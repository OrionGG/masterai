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302654514"/>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EE418C" w:rsidRDefault="00120931" w:rsidP="00120931">
      <w:pPr>
        <w:pStyle w:val="PageHeading"/>
        <w:rPr>
          <w:lang w:val="es-ES"/>
        </w:rPr>
      </w:pPr>
      <w:bookmarkStart w:id="9" w:name="_Toc302654515"/>
      <w:r w:rsidRPr="00EE418C">
        <w:rPr>
          <w:lang w:val="es-ES"/>
        </w:rPr>
        <w:lastRenderedPageBreak/>
        <w:t>Resumen en castellano</w:t>
      </w:r>
      <w:bookmarkEnd w:id="9"/>
    </w:p>
    <w:p w14:paraId="660EBB71" w14:textId="01608600" w:rsidR="00B869D0" w:rsidRDefault="00B869D0" w:rsidP="00B869D0">
      <w:pPr>
        <w:spacing w:after="120"/>
        <w:jc w:val="both"/>
      </w:pPr>
      <w:r>
        <w:t>La importancia del transporte aéreo genera crecientes necesidades de estudiar y comprender sus distintas facetas. En esta tarea cabe destacar el papel clave de las simulaciones. Éstas han ayudado tanto a la hora de saber cuáles son los factores claves que intervienen en este transporte</w:t>
      </w:r>
      <w:r w:rsidR="00BD674C">
        <w:t xml:space="preserve"> y en qué modo</w:t>
      </w:r>
      <w:r>
        <w:t xml:space="preserve">, como en la aplicación de nuevas </w:t>
      </w:r>
      <w:r w:rsidR="00BD674C">
        <w:t>técnicas, estrategias y</w:t>
      </w:r>
      <w:r>
        <w:t xml:space="preserve"> tecnologías para su mejora.</w:t>
      </w:r>
    </w:p>
    <w:p w14:paraId="1F0A016D" w14:textId="40E29E01" w:rsidR="005E7CE4" w:rsidRDefault="007A55EF" w:rsidP="007A55EF">
      <w:pPr>
        <w:spacing w:before="240" w:after="120"/>
        <w:ind w:firstLine="284"/>
        <w:jc w:val="both"/>
      </w:pPr>
      <w:r>
        <w:t xml:space="preserve">Dada la cantidad y complejidad de </w:t>
      </w:r>
      <w:r w:rsidR="00F04F40">
        <w:t xml:space="preserve">los </w:t>
      </w:r>
      <w:r>
        <w:t>factores involucrados, las simulaciones suelen centrarse en algunos aspectos particulares del transporte aéreo:</w:t>
      </w:r>
      <w:r w:rsidR="00B869D0">
        <w:t xml:space="preserve"> el vuelo de aeronaves individuales, la gestión del vuelo de múltiples aeronaves y la interacción entre las personas participantes. </w:t>
      </w:r>
      <w:r w:rsidR="00F04F40">
        <w:t>Esta parcelación hace que las simulaciones frecuentemente simplifiquen en exceso algunos aspectos en los que no se centran. Además,</w:t>
      </w:r>
      <w:r>
        <w:t xml:space="preserve"> la constante evolución del transporte aéreo hace necesario </w:t>
      </w:r>
      <w:r w:rsidR="00F04F40">
        <w:t>adaptar estas simulaciones a los nuevos escenarios que surgen.</w:t>
      </w:r>
      <w:r>
        <w:t xml:space="preserve"> </w:t>
      </w:r>
      <w:r w:rsidR="00F04F40">
        <w:t>Aquí hay que destacar por su novedad y potencial impacto los esfuerzos para</w:t>
      </w:r>
      <w:r w:rsidR="005E7CE4">
        <w:t xml:space="preserve"> introducir aviones comerciales no tripulados en el espacio aéreo actual.</w:t>
      </w:r>
    </w:p>
    <w:p w14:paraId="5DE58551" w14:textId="5D1BD257" w:rsidR="005E7CE4" w:rsidRDefault="005E7CE4" w:rsidP="00B869D0">
      <w:pPr>
        <w:spacing w:before="240" w:after="120"/>
        <w:ind w:firstLine="284"/>
        <w:jc w:val="both"/>
      </w:pPr>
      <w:r>
        <w:t xml:space="preserve">Para intentar </w:t>
      </w:r>
      <w:r w:rsidR="00F04F40">
        <w:t xml:space="preserve">abordar </w:t>
      </w:r>
      <w:r>
        <w:t xml:space="preserve">algunas de </w:t>
      </w:r>
      <w:r w:rsidR="00F04F40">
        <w:t>est</w:t>
      </w:r>
      <w:r>
        <w:t xml:space="preserve">as carencias, este trabajo </w:t>
      </w:r>
      <w:r w:rsidR="00F04F40">
        <w:t xml:space="preserve">considera la utilización de aproximaciones basadas en agentes software y </w:t>
      </w:r>
      <w:r w:rsidR="004B73D9">
        <w:t xml:space="preserve">de </w:t>
      </w:r>
      <w:r w:rsidR="00F04F40">
        <w:t xml:space="preserve">desarrollo dirigido por modelos para estas simulaciones. </w:t>
      </w:r>
      <w:r>
        <w:t xml:space="preserve">Los agentes software permiten implementar sistemas muy modulares donde es sencillo representar comportamientos, estados e interacciones </w:t>
      </w:r>
      <w:r w:rsidR="00A859D0">
        <w:t>mediante</w:t>
      </w:r>
      <w:r w:rsidR="007425E2">
        <w:t xml:space="preserve"> metáforas de grupos de personas</w:t>
      </w:r>
      <w:r>
        <w:t xml:space="preserve">. </w:t>
      </w:r>
      <w:r w:rsidR="004B73D9">
        <w:t>Por ello facilitan</w:t>
      </w:r>
      <w:r>
        <w:t xml:space="preserve"> estudiar la influencia que tienen sobre l</w:t>
      </w:r>
      <w:r w:rsidR="004B73D9">
        <w:t>o</w:t>
      </w:r>
      <w:r>
        <w:t xml:space="preserve">s </w:t>
      </w:r>
      <w:r w:rsidR="004B73D9">
        <w:t xml:space="preserve">participantes </w:t>
      </w:r>
      <w:r w:rsidR="00CB5565">
        <w:t xml:space="preserve">en este transporte </w:t>
      </w:r>
      <w:r>
        <w:t>el entorno físico</w:t>
      </w:r>
      <w:r w:rsidR="004B73D9">
        <w:t xml:space="preserve"> y</w:t>
      </w:r>
      <w:r>
        <w:t xml:space="preserve"> social</w:t>
      </w:r>
      <w:r w:rsidR="004B73D9">
        <w:t>,</w:t>
      </w:r>
      <w:r w:rsidR="0081251E">
        <w:t xml:space="preserve"> </w:t>
      </w:r>
      <w:r w:rsidR="004B73D9">
        <w:t xml:space="preserve">así como </w:t>
      </w:r>
      <w:r>
        <w:t>los distintos comportamientos y estado</w:t>
      </w:r>
      <w:r w:rsidR="0081251E">
        <w:t>s</w:t>
      </w:r>
      <w:r>
        <w:t xml:space="preserve"> emocional</w:t>
      </w:r>
      <w:r w:rsidR="0081251E">
        <w:t>es</w:t>
      </w:r>
      <w:r w:rsidR="004B73D9">
        <w:t xml:space="preserve"> tanto propios como de las personas que les rodean</w:t>
      </w:r>
      <w:r>
        <w:t>.</w:t>
      </w:r>
      <w:r w:rsidR="00CB5565">
        <w:t xml:space="preserve"> El desarrollo dirigido por modelos permite </w:t>
      </w:r>
      <w:r w:rsidR="00A859D0">
        <w:t>generar</w:t>
      </w:r>
      <w:r w:rsidR="00CB5565">
        <w:t xml:space="preserve"> las simulaciones de forma </w:t>
      </w:r>
      <w:proofErr w:type="spellStart"/>
      <w:r w:rsidR="00CB5565">
        <w:t>semi</w:t>
      </w:r>
      <w:proofErr w:type="spellEnd"/>
      <w:r w:rsidR="00CB5565">
        <w:t>-automatizada a partir de esos modelos.</w:t>
      </w:r>
    </w:p>
    <w:p w14:paraId="06B70EE9" w14:textId="2913E332" w:rsidR="005A7A95" w:rsidRPr="0099362F" w:rsidRDefault="005A7A95" w:rsidP="00B869D0">
      <w:pPr>
        <w:spacing w:before="240" w:after="120"/>
        <w:ind w:firstLine="284"/>
        <w:jc w:val="both"/>
      </w:pPr>
      <w:r>
        <w:t xml:space="preserve">La aproximación </w:t>
      </w:r>
      <w:r w:rsidR="00A859D0">
        <w:t xml:space="preserve">propuesta </w:t>
      </w:r>
      <w:r>
        <w:t>se ilustra con el desarrollo de los modelos para estudiar las interacciones piloto-aeronave y piloto-controlador</w:t>
      </w:r>
      <w:r w:rsidR="00CB5565">
        <w:t>, y un sistema basado en ellos</w:t>
      </w:r>
      <w:r>
        <w:t xml:space="preserve">. Se presta especial atención a los intercambios de información </w:t>
      </w:r>
      <w:r w:rsidR="00CB5565">
        <w:t xml:space="preserve">entre los participantes </w:t>
      </w:r>
      <w:r>
        <w:t xml:space="preserve">y </w:t>
      </w:r>
      <w:r w:rsidR="00CB5565">
        <w:t xml:space="preserve">a </w:t>
      </w:r>
      <w:r>
        <w:t xml:space="preserve">la influencia </w:t>
      </w:r>
      <w:r w:rsidR="00CB5565">
        <w:t>en su comportamiento de su</w:t>
      </w:r>
      <w:r>
        <w:t xml:space="preserve"> estado. Este caso de estudio muestra la viabilidad y flexibilidad de la propuesta para hacer explícito el conocimiento del dominio empleado y adaptarlo a nuevos requisitos.</w:t>
      </w:r>
    </w:p>
    <w:p w14:paraId="0A5D3A5C" w14:textId="77777777" w:rsidR="005E7CE4" w:rsidRPr="00B869D0" w:rsidRDefault="005E7CE4" w:rsidP="00120931">
      <w:pPr>
        <w:pStyle w:val="BodyText"/>
      </w:pPr>
    </w:p>
    <w:p w14:paraId="45D41DF4" w14:textId="77777777" w:rsidR="00120931" w:rsidRPr="00B869D0" w:rsidRDefault="00120931" w:rsidP="00120931">
      <w:pPr>
        <w:pStyle w:val="PageHeading"/>
        <w:rPr>
          <w:lang w:val="es-ES"/>
        </w:rPr>
      </w:pPr>
      <w:bookmarkStart w:id="10" w:name="_Toc302654516"/>
      <w:r w:rsidRPr="00B869D0">
        <w:rPr>
          <w:lang w:val="es-ES"/>
        </w:rPr>
        <w:t>Palabras clave</w:t>
      </w:r>
      <w:bookmarkEnd w:id="10"/>
    </w:p>
    <w:p w14:paraId="675015A1" w14:textId="4B7B4273" w:rsidR="005E7CE4" w:rsidRPr="0099362F" w:rsidRDefault="005E7CE4" w:rsidP="00B869D0">
      <w:pPr>
        <w:spacing w:after="120"/>
        <w:jc w:val="both"/>
      </w:pPr>
      <w:r>
        <w:t>Tráfico aéreo, Simulación, Simulación Basada en Agentes, Comportamiento, Piloto, Avión, Controlador Aéreo, Factores Humanos</w:t>
      </w:r>
      <w:r w:rsidR="004D6059">
        <w:t>, Agentes Software</w:t>
      </w:r>
      <w:r>
        <w:t>.</w:t>
      </w:r>
    </w:p>
    <w:p w14:paraId="758DEFF4" w14:textId="77777777" w:rsidR="00120931" w:rsidRPr="00B869D0" w:rsidRDefault="00120931" w:rsidP="00120931">
      <w:pPr>
        <w:pStyle w:val="BodyText"/>
      </w:pPr>
    </w:p>
    <w:p w14:paraId="613B6D6F" w14:textId="59540C6F" w:rsidR="00120931" w:rsidRDefault="00120931" w:rsidP="00120931">
      <w:pPr>
        <w:pStyle w:val="PageHeading"/>
      </w:pPr>
      <w:r w:rsidRPr="0071153F">
        <w:rPr>
          <w:b w:val="0"/>
        </w:rPr>
        <w:br w:type="page"/>
      </w:r>
      <w:bookmarkStart w:id="11" w:name="_Toc302654517"/>
      <w:proofErr w:type="spellStart"/>
      <w:r>
        <w:lastRenderedPageBreak/>
        <w:t>Resumen</w:t>
      </w:r>
      <w:proofErr w:type="spellEnd"/>
      <w:r>
        <w:t xml:space="preserve"> en </w:t>
      </w:r>
      <w:proofErr w:type="spellStart"/>
      <w:r>
        <w:t>inglés</w:t>
      </w:r>
      <w:bookmarkEnd w:id="11"/>
      <w:proofErr w:type="spellEnd"/>
    </w:p>
    <w:p w14:paraId="3A262A62" w14:textId="7A468E9C" w:rsidR="000C376B" w:rsidRDefault="000C376B" w:rsidP="00B869D0">
      <w:pPr>
        <w:pStyle w:val="BodyText"/>
        <w:jc w:val="both"/>
        <w:rPr>
          <w:lang w:val="en-GB"/>
        </w:rPr>
      </w:pPr>
      <w:r w:rsidRPr="000C376B">
        <w:rPr>
          <w:lang w:val="en-US"/>
        </w:rPr>
        <w:t xml:space="preserve">The </w:t>
      </w:r>
      <w:r w:rsidR="00AB16ED">
        <w:rPr>
          <w:lang w:val="en-US"/>
        </w:rPr>
        <w:t xml:space="preserve">relevance of </w:t>
      </w:r>
      <w:r w:rsidRPr="000C376B">
        <w:rPr>
          <w:lang w:val="en-US"/>
        </w:rPr>
        <w:t xml:space="preserve">air </w:t>
      </w:r>
      <w:r w:rsidR="00A859D0">
        <w:rPr>
          <w:lang w:val="en-US"/>
        </w:rPr>
        <w:t xml:space="preserve">transport </w:t>
      </w:r>
      <w:r w:rsidR="00AB16ED">
        <w:rPr>
          <w:lang w:val="en-US"/>
        </w:rPr>
        <w:t>generates a growing need to study and understand its different aspects</w:t>
      </w:r>
      <w:r>
        <w:rPr>
          <w:lang w:val="en-US"/>
        </w:rPr>
        <w:t xml:space="preserve">. Simulations </w:t>
      </w:r>
      <w:r w:rsidR="00AB16ED">
        <w:rPr>
          <w:lang w:val="en-US"/>
        </w:rPr>
        <w:t>play</w:t>
      </w:r>
      <w:r w:rsidRPr="001857ED">
        <w:rPr>
          <w:lang w:val="en-GB"/>
        </w:rPr>
        <w:t xml:space="preserve"> a key </w:t>
      </w:r>
      <w:r w:rsidR="00AB16ED">
        <w:rPr>
          <w:lang w:val="en-GB"/>
        </w:rPr>
        <w:t>role for this task</w:t>
      </w:r>
      <w:r>
        <w:rPr>
          <w:lang w:val="en-GB"/>
        </w:rPr>
        <w:t>. The</w:t>
      </w:r>
      <w:r w:rsidR="00AB16ED">
        <w:rPr>
          <w:lang w:val="en-GB"/>
        </w:rPr>
        <w:t>y support researchers to know what the key aspects involved in this transport are</w:t>
      </w:r>
      <w:r w:rsidR="00A859D0">
        <w:rPr>
          <w:lang w:val="en-GB"/>
        </w:rPr>
        <w:t xml:space="preserve"> and how they affect it</w:t>
      </w:r>
      <w:r w:rsidR="00AB16ED">
        <w:rPr>
          <w:lang w:val="en-GB"/>
        </w:rPr>
        <w:t xml:space="preserve">, as well as to discover and apply </w:t>
      </w:r>
      <w:r>
        <w:rPr>
          <w:lang w:val="en-GB"/>
        </w:rPr>
        <w:t xml:space="preserve">new techniques, strategies </w:t>
      </w:r>
      <w:r w:rsidR="00C85625">
        <w:rPr>
          <w:lang w:val="en-GB"/>
        </w:rPr>
        <w:t xml:space="preserve">and </w:t>
      </w:r>
      <w:r>
        <w:rPr>
          <w:lang w:val="en-GB"/>
        </w:rPr>
        <w:t xml:space="preserve">technologies to </w:t>
      </w:r>
      <w:r w:rsidR="00AB16ED">
        <w:rPr>
          <w:lang w:val="en-GB"/>
        </w:rPr>
        <w:t>improve it</w:t>
      </w:r>
      <w:r>
        <w:rPr>
          <w:lang w:val="en-GB"/>
        </w:rPr>
        <w:t>.</w:t>
      </w:r>
    </w:p>
    <w:p w14:paraId="7391E76C" w14:textId="0B8D85E9" w:rsidR="00803C40" w:rsidRPr="00EE418C" w:rsidRDefault="00AB16ED" w:rsidP="00EE418C">
      <w:pPr>
        <w:spacing w:before="240" w:after="120"/>
        <w:ind w:firstLine="284"/>
        <w:jc w:val="both"/>
        <w:rPr>
          <w:lang w:val="en-US"/>
        </w:rPr>
      </w:pPr>
      <w:r w:rsidRPr="00EE418C">
        <w:rPr>
          <w:lang w:val="en-US"/>
        </w:rPr>
        <w:t xml:space="preserve">Given the number and complexity of the involved factors, simulations tend to focus on particular aspects of air transport: the flight of an individual aircraft, the </w:t>
      </w:r>
      <w:r>
        <w:rPr>
          <w:lang w:val="en-US"/>
        </w:rPr>
        <w:t xml:space="preserve">traffic </w:t>
      </w:r>
      <w:r w:rsidRPr="00EE418C">
        <w:rPr>
          <w:lang w:val="en-US"/>
        </w:rPr>
        <w:t xml:space="preserve">management in the airspace </w:t>
      </w:r>
      <w:r>
        <w:rPr>
          <w:lang w:val="en-US"/>
        </w:rPr>
        <w:t xml:space="preserve">of multiple flights, and the interactions between participants. This fragmentation </w:t>
      </w:r>
      <w:r w:rsidR="007425E2">
        <w:rPr>
          <w:lang w:val="en-US"/>
        </w:rPr>
        <w:t xml:space="preserve">makes that simulations frequently over-simplify those aspects outside their focus. In addition, the ever evolving air transport demands from simulations their </w:t>
      </w:r>
      <w:r w:rsidR="00A859D0">
        <w:rPr>
          <w:lang w:val="en-US"/>
        </w:rPr>
        <w:t>continuous</w:t>
      </w:r>
      <w:r w:rsidR="007425E2">
        <w:rPr>
          <w:lang w:val="en-US"/>
        </w:rPr>
        <w:t xml:space="preserve"> adaptation to the new scenarios that arise. Here are notable for their novelty and potential impact the efforts</w:t>
      </w:r>
      <w:r w:rsidR="0095345B" w:rsidRPr="00EE418C">
        <w:rPr>
          <w:lang w:val="en-US"/>
        </w:rPr>
        <w:t xml:space="preserve"> to introduce unmanned commercial aircraft</w:t>
      </w:r>
      <w:r w:rsidR="007425E2">
        <w:rPr>
          <w:lang w:val="en-US"/>
        </w:rPr>
        <w:t>s</w:t>
      </w:r>
      <w:r w:rsidR="0095345B" w:rsidRPr="00EE418C">
        <w:rPr>
          <w:lang w:val="en-US"/>
        </w:rPr>
        <w:t xml:space="preserve"> in the airspace.</w:t>
      </w:r>
    </w:p>
    <w:p w14:paraId="3A1D2124" w14:textId="4F56EBE6" w:rsidR="007425E2" w:rsidRDefault="0095345B" w:rsidP="00EE418C">
      <w:pPr>
        <w:spacing w:before="240" w:after="120"/>
        <w:ind w:firstLine="284"/>
        <w:jc w:val="both"/>
        <w:rPr>
          <w:lang w:val="en-US"/>
        </w:rPr>
      </w:pPr>
      <w:r w:rsidRPr="007425E2">
        <w:rPr>
          <w:lang w:val="en-US"/>
        </w:rPr>
        <w:t xml:space="preserve">In order to </w:t>
      </w:r>
      <w:r w:rsidR="007425E2">
        <w:rPr>
          <w:lang w:val="en-US"/>
        </w:rPr>
        <w:t xml:space="preserve">address some of these shortcomings, this paper considers the use of </w:t>
      </w:r>
      <w:r w:rsidR="00CB5565">
        <w:rPr>
          <w:lang w:val="en-US"/>
        </w:rPr>
        <w:t xml:space="preserve">approaches based on software </w:t>
      </w:r>
      <w:r w:rsidR="007425E2">
        <w:rPr>
          <w:lang w:val="en-US"/>
        </w:rPr>
        <w:t>agent</w:t>
      </w:r>
      <w:r w:rsidR="00CB5565">
        <w:rPr>
          <w:lang w:val="en-US"/>
        </w:rPr>
        <w:t>s</w:t>
      </w:r>
      <w:r w:rsidR="007425E2">
        <w:rPr>
          <w:lang w:val="en-US"/>
        </w:rPr>
        <w:t xml:space="preserve"> and model-driven </w:t>
      </w:r>
      <w:r w:rsidR="00CB5565">
        <w:rPr>
          <w:lang w:val="en-US"/>
        </w:rPr>
        <w:t xml:space="preserve">processes to </w:t>
      </w:r>
      <w:r w:rsidR="007425E2">
        <w:rPr>
          <w:lang w:val="en-US"/>
        </w:rPr>
        <w:t>develop these simulations. Agents are useful to develop highly modular systems where it is easy to represent behaviors, state and interactio</w:t>
      </w:r>
      <w:r w:rsidR="00CB5565">
        <w:rPr>
          <w:lang w:val="en-US"/>
        </w:rPr>
        <w:t>n</w:t>
      </w:r>
      <w:r w:rsidR="007425E2">
        <w:rPr>
          <w:lang w:val="en-US"/>
        </w:rPr>
        <w:t>s</w:t>
      </w:r>
      <w:r w:rsidR="00CB5565">
        <w:rPr>
          <w:lang w:val="en-US"/>
        </w:rPr>
        <w:t xml:space="preserve"> with metaphor of groups of people</w:t>
      </w:r>
      <w:r w:rsidR="007425E2">
        <w:rPr>
          <w:lang w:val="en-US"/>
        </w:rPr>
        <w:t>.</w:t>
      </w:r>
      <w:r w:rsidR="007425E2" w:rsidRPr="007425E2">
        <w:rPr>
          <w:lang w:val="en-US"/>
        </w:rPr>
        <w:t xml:space="preserve"> </w:t>
      </w:r>
      <w:r w:rsidR="007425E2">
        <w:rPr>
          <w:lang w:val="en-US"/>
        </w:rPr>
        <w:t xml:space="preserve">Therefore, </w:t>
      </w:r>
      <w:r w:rsidR="00CB5565">
        <w:rPr>
          <w:lang w:val="en-US"/>
        </w:rPr>
        <w:t>they facilitate</w:t>
      </w:r>
      <w:r w:rsidR="007425E2">
        <w:rPr>
          <w:lang w:val="en-US"/>
        </w:rPr>
        <w:t xml:space="preserve"> study</w:t>
      </w:r>
      <w:r w:rsidR="00CB5565">
        <w:rPr>
          <w:lang w:val="en-US"/>
        </w:rPr>
        <w:t>ing</w:t>
      </w:r>
      <w:r w:rsidR="007425E2">
        <w:rPr>
          <w:lang w:val="en-US"/>
        </w:rPr>
        <w:t xml:space="preserve"> the influence on participants of the physical and social environment, </w:t>
      </w:r>
      <w:r w:rsidR="00CB5565">
        <w:rPr>
          <w:lang w:val="en-US"/>
        </w:rPr>
        <w:t>and</w:t>
      </w:r>
      <w:r w:rsidR="007425E2">
        <w:rPr>
          <w:lang w:val="en-US"/>
        </w:rPr>
        <w:t xml:space="preserve"> the different behaviors and emotional states, both </w:t>
      </w:r>
      <w:r w:rsidR="00CB5565">
        <w:rPr>
          <w:lang w:val="en-US"/>
        </w:rPr>
        <w:t>their</w:t>
      </w:r>
      <w:r w:rsidR="007425E2">
        <w:rPr>
          <w:lang w:val="en-US"/>
        </w:rPr>
        <w:t xml:space="preserve"> own and </w:t>
      </w:r>
      <w:r w:rsidR="00CB5565">
        <w:rPr>
          <w:lang w:val="en-US"/>
        </w:rPr>
        <w:t xml:space="preserve">those of </w:t>
      </w:r>
      <w:r w:rsidR="007425E2">
        <w:rPr>
          <w:lang w:val="en-US"/>
        </w:rPr>
        <w:t>people around them.</w:t>
      </w:r>
      <w:r w:rsidR="004D29FA">
        <w:rPr>
          <w:lang w:val="en-US"/>
        </w:rPr>
        <w:t xml:space="preserve"> The model-driven development facilitates the semi-automated generation of simulations from these models.</w:t>
      </w:r>
    </w:p>
    <w:p w14:paraId="5F8C3B57" w14:textId="715AA0A8" w:rsidR="00120931" w:rsidRPr="00CB5565" w:rsidRDefault="007425E2" w:rsidP="00EE418C">
      <w:pPr>
        <w:spacing w:before="240" w:after="120"/>
        <w:ind w:firstLine="284"/>
        <w:jc w:val="both"/>
        <w:rPr>
          <w:lang w:val="en-US"/>
        </w:rPr>
      </w:pPr>
      <w:r>
        <w:rPr>
          <w:lang w:val="en"/>
        </w:rPr>
        <w:t>Th</w:t>
      </w:r>
      <w:r w:rsidR="00CB5565">
        <w:rPr>
          <w:lang w:val="en"/>
        </w:rPr>
        <w:t>is</w:t>
      </w:r>
      <w:r>
        <w:rPr>
          <w:lang w:val="en"/>
        </w:rPr>
        <w:t xml:space="preserve"> approach is illustrated </w:t>
      </w:r>
      <w:r w:rsidR="00790D72">
        <w:rPr>
          <w:lang w:val="en"/>
        </w:rPr>
        <w:t>with</w:t>
      </w:r>
      <w:r>
        <w:rPr>
          <w:lang w:val="en"/>
        </w:rPr>
        <w:t xml:space="preserve"> the development of models to study the interactions aircraft pilot and pilot-controller</w:t>
      </w:r>
      <w:r w:rsidR="00CB5565">
        <w:rPr>
          <w:lang w:val="en"/>
        </w:rPr>
        <w:t>, and a system based on them</w:t>
      </w:r>
      <w:r>
        <w:rPr>
          <w:lang w:val="en"/>
        </w:rPr>
        <w:t xml:space="preserve">. </w:t>
      </w:r>
      <w:r w:rsidR="00CB5565">
        <w:rPr>
          <w:lang w:val="en"/>
        </w:rPr>
        <w:t>The study pays particular</w:t>
      </w:r>
      <w:r>
        <w:rPr>
          <w:lang w:val="en"/>
        </w:rPr>
        <w:t xml:space="preserve"> attention to the exchange of information </w:t>
      </w:r>
      <w:r w:rsidR="00CB5565">
        <w:rPr>
          <w:lang w:val="en"/>
        </w:rPr>
        <w:t xml:space="preserve">among participants </w:t>
      </w:r>
      <w:r>
        <w:rPr>
          <w:lang w:val="en"/>
        </w:rPr>
        <w:t xml:space="preserve">and </w:t>
      </w:r>
      <w:r w:rsidR="00CB5565">
        <w:rPr>
          <w:lang w:val="en"/>
        </w:rPr>
        <w:t xml:space="preserve">the </w:t>
      </w:r>
      <w:r>
        <w:rPr>
          <w:lang w:val="en"/>
        </w:rPr>
        <w:t>influence of participants</w:t>
      </w:r>
      <w:r w:rsidR="00CB5565">
        <w:rPr>
          <w:lang w:val="en"/>
        </w:rPr>
        <w:t>’ state in their behavior</w:t>
      </w:r>
      <w:r>
        <w:rPr>
          <w:lang w:val="en"/>
        </w:rPr>
        <w:t xml:space="preserve">. This case study shows the feasibility and flexibility of the proposal to make </w:t>
      </w:r>
      <w:r w:rsidR="00CB5565">
        <w:rPr>
          <w:lang w:val="en"/>
        </w:rPr>
        <w:t xml:space="preserve">explicit the applied </w:t>
      </w:r>
      <w:r>
        <w:rPr>
          <w:lang w:val="en"/>
        </w:rPr>
        <w:t xml:space="preserve">domain knowledge and adapt </w:t>
      </w:r>
      <w:r w:rsidR="00CB5565">
        <w:rPr>
          <w:lang w:val="en"/>
        </w:rPr>
        <w:t xml:space="preserve">it </w:t>
      </w:r>
      <w:r>
        <w:rPr>
          <w:lang w:val="en"/>
        </w:rPr>
        <w:t>to new requirements.</w:t>
      </w:r>
    </w:p>
    <w:p w14:paraId="21CD72AA" w14:textId="77777777" w:rsidR="00120931" w:rsidRPr="00B869D0" w:rsidRDefault="00120931" w:rsidP="00120931">
      <w:pPr>
        <w:pStyle w:val="PageHeading"/>
      </w:pPr>
      <w:bookmarkStart w:id="12" w:name="_Toc302654518"/>
      <w:r w:rsidRPr="00B869D0">
        <w:t>Keywords</w:t>
      </w:r>
      <w:bookmarkEnd w:id="12"/>
    </w:p>
    <w:p w14:paraId="61B4B979" w14:textId="3CD2394E" w:rsidR="00120931" w:rsidRDefault="003270DC" w:rsidP="00120931">
      <w:pPr>
        <w:pStyle w:val="BodyText"/>
        <w:rPr>
          <w:lang w:val="en-US"/>
        </w:rPr>
      </w:pPr>
      <w:r>
        <w:rPr>
          <w:lang w:val="en-US"/>
        </w:rPr>
        <w:t xml:space="preserve">Air traffic, Simulation, Agent based simulation, Behavior, Pilot, Plane, Air Controller, Human Factors, </w:t>
      </w:r>
      <w:proofErr w:type="gramStart"/>
      <w:r>
        <w:rPr>
          <w:lang w:val="en-US"/>
        </w:rPr>
        <w:t>Software</w:t>
      </w:r>
      <w:proofErr w:type="gramEnd"/>
      <w:r>
        <w:rPr>
          <w:lang w:val="en-US"/>
        </w:rPr>
        <w:t xml:space="preserve"> Agents.</w:t>
      </w:r>
    </w:p>
    <w:p w14:paraId="6D3C4F5D" w14:textId="77777777" w:rsidR="00120931" w:rsidRPr="00B869D0" w:rsidRDefault="00120931" w:rsidP="00120931">
      <w:pPr>
        <w:pStyle w:val="BodyText"/>
        <w:rPr>
          <w:lang w:val="en-US"/>
        </w:rPr>
      </w:pPr>
    </w:p>
    <w:p w14:paraId="3DBD9F04" w14:textId="77777777" w:rsidR="00120931" w:rsidRPr="00B869D0" w:rsidRDefault="00120931" w:rsidP="00120931">
      <w:pPr>
        <w:pStyle w:val="BodyText"/>
        <w:rPr>
          <w:lang w:val="en-US"/>
        </w:rPr>
      </w:pPr>
    </w:p>
    <w:p w14:paraId="2E8A3C96" w14:textId="77777777" w:rsidR="00120931" w:rsidRPr="00B869D0" w:rsidRDefault="00120931" w:rsidP="00120931">
      <w:pPr>
        <w:rPr>
          <w:lang w:val="en-US"/>
        </w:rPr>
        <w:sectPr w:rsidR="00120931" w:rsidRPr="00B869D0">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13" w:name="_Toc302654519"/>
      <w:proofErr w:type="spellStart"/>
      <w:r>
        <w:lastRenderedPageBreak/>
        <w:t>Índice</w:t>
      </w:r>
      <w:proofErr w:type="spellEnd"/>
      <w:r>
        <w:t xml:space="preserve"> de </w:t>
      </w:r>
      <w:proofErr w:type="spellStart"/>
      <w:r>
        <w:t>contenidos</w:t>
      </w:r>
      <w:bookmarkEnd w:id="13"/>
      <w:proofErr w:type="spellEnd"/>
    </w:p>
    <w:p w14:paraId="6096F779" w14:textId="77777777" w:rsidR="004F487F" w:rsidRDefault="00120931">
      <w:pPr>
        <w:pStyle w:val="TOC1"/>
        <w:rPr>
          <w:ins w:id="14" w:author="Orion" w:date="2011-09-01T15:33: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15" w:author="Orion" w:date="2011-09-01T15:33:00Z">
        <w:r w:rsidR="004F487F" w:rsidRPr="00F12C7B">
          <w:rPr>
            <w:rStyle w:val="Hyperlink"/>
            <w:noProof/>
          </w:rPr>
          <w:fldChar w:fldCharType="begin"/>
        </w:r>
        <w:r w:rsidR="004F487F" w:rsidRPr="00F12C7B">
          <w:rPr>
            <w:rStyle w:val="Hyperlink"/>
            <w:noProof/>
          </w:rPr>
          <w:instrText xml:space="preserve"> </w:instrText>
        </w:r>
        <w:r w:rsidR="004F487F">
          <w:rPr>
            <w:noProof/>
          </w:rPr>
          <w:instrText>HYPERLINK \l "_Toc302654514"</w:instrText>
        </w:r>
        <w:r w:rsidR="004F487F" w:rsidRPr="00F12C7B">
          <w:rPr>
            <w:rStyle w:val="Hyperlink"/>
            <w:noProof/>
          </w:rPr>
          <w:instrText xml:space="preserve"> </w:instrText>
        </w:r>
        <w:r w:rsidR="004F487F" w:rsidRPr="00F12C7B">
          <w:rPr>
            <w:rStyle w:val="Hyperlink"/>
            <w:noProof/>
          </w:rPr>
          <w:fldChar w:fldCharType="separate"/>
        </w:r>
        <w:r w:rsidR="004F487F" w:rsidRPr="00F12C7B">
          <w:rPr>
            <w:rStyle w:val="Hyperlink"/>
            <w:noProof/>
            <w:lang w:val="es-ES"/>
          </w:rPr>
          <w:t>Autorización de Difusión</w:t>
        </w:r>
        <w:r w:rsidR="004F487F">
          <w:rPr>
            <w:noProof/>
            <w:webHidden/>
          </w:rPr>
          <w:tab/>
        </w:r>
        <w:r w:rsidR="004F487F">
          <w:rPr>
            <w:noProof/>
            <w:webHidden/>
          </w:rPr>
          <w:fldChar w:fldCharType="begin"/>
        </w:r>
        <w:r w:rsidR="004F487F">
          <w:rPr>
            <w:noProof/>
            <w:webHidden/>
          </w:rPr>
          <w:instrText xml:space="preserve"> PAGEREF _Toc302654514 \h </w:instrText>
        </w:r>
      </w:ins>
      <w:r w:rsidR="004F487F">
        <w:rPr>
          <w:noProof/>
          <w:webHidden/>
        </w:rPr>
      </w:r>
      <w:r w:rsidR="004F487F">
        <w:rPr>
          <w:noProof/>
          <w:webHidden/>
        </w:rPr>
        <w:fldChar w:fldCharType="separate"/>
      </w:r>
      <w:ins w:id="16" w:author="Orion" w:date="2011-09-21T08:27:00Z">
        <w:r w:rsidR="0071153F">
          <w:rPr>
            <w:noProof/>
            <w:webHidden/>
          </w:rPr>
          <w:t>iii</w:t>
        </w:r>
      </w:ins>
      <w:ins w:id="17" w:author="Orion" w:date="2011-09-01T15:33:00Z">
        <w:r w:rsidR="004F487F">
          <w:rPr>
            <w:noProof/>
            <w:webHidden/>
          </w:rPr>
          <w:fldChar w:fldCharType="end"/>
        </w:r>
        <w:r w:rsidR="004F487F" w:rsidRPr="00F12C7B">
          <w:rPr>
            <w:rStyle w:val="Hyperlink"/>
            <w:noProof/>
          </w:rPr>
          <w:fldChar w:fldCharType="end"/>
        </w:r>
      </w:ins>
    </w:p>
    <w:p w14:paraId="1AA0BBBE" w14:textId="77777777" w:rsidR="004F487F" w:rsidRDefault="004F487F">
      <w:pPr>
        <w:pStyle w:val="TOC1"/>
        <w:rPr>
          <w:ins w:id="18" w:author="Orion" w:date="2011-09-01T15:33:00Z"/>
          <w:rFonts w:asciiTheme="minorHAnsi" w:eastAsiaTheme="minorEastAsia" w:hAnsiTheme="minorHAnsi" w:cstheme="minorBidi"/>
          <w:noProof/>
          <w:sz w:val="22"/>
          <w:szCs w:val="22"/>
          <w:lang w:val="es-ES" w:eastAsia="es-ES"/>
        </w:rPr>
      </w:pPr>
      <w:ins w:id="1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"_Toc302654515"</w:instrText>
        </w:r>
        <w:r w:rsidRPr="00F12C7B">
          <w:rPr>
            <w:rStyle w:val="Hyperlink"/>
            <w:noProof/>
          </w:rPr>
          <w:instrText xml:space="preserve"> </w:instrText>
        </w:r>
        <w:r w:rsidRPr="00F12C7B">
          <w:rPr>
            <w:rStyle w:val="Hyperlink"/>
            <w:noProof/>
          </w:rPr>
          <w:fldChar w:fldCharType="separate"/>
        </w:r>
        <w:r w:rsidRPr="00F12C7B">
          <w:rPr>
            <w:rStyle w:val="Hyperlink"/>
            <w:noProof/>
            <w:lang w:val="es-ES"/>
          </w:rPr>
          <w:t>Resumen en castellano</w:t>
        </w:r>
        <w:r>
          <w:rPr>
            <w:noProof/>
            <w:webHidden/>
          </w:rPr>
          <w:tab/>
        </w:r>
        <w:r>
          <w:rPr>
            <w:noProof/>
            <w:webHidden/>
          </w:rPr>
          <w:fldChar w:fldCharType="begin"/>
        </w:r>
        <w:r>
          <w:rPr>
            <w:noProof/>
            <w:webHidden/>
          </w:rPr>
          <w:instrText xml:space="preserve"> PAGEREF _Toc302654515 \h </w:instrText>
        </w:r>
      </w:ins>
      <w:r>
        <w:rPr>
          <w:noProof/>
          <w:webHidden/>
        </w:rPr>
      </w:r>
      <w:r>
        <w:rPr>
          <w:noProof/>
          <w:webHidden/>
        </w:rPr>
        <w:fldChar w:fldCharType="separate"/>
      </w:r>
      <w:ins w:id="20" w:author="Orion" w:date="2011-09-21T08:27:00Z">
        <w:r w:rsidR="0071153F">
          <w:rPr>
            <w:noProof/>
            <w:webHidden/>
          </w:rPr>
          <w:t>v</w:t>
        </w:r>
      </w:ins>
      <w:ins w:id="21" w:author="Orion" w:date="2011-09-01T15:33:00Z">
        <w:r>
          <w:rPr>
            <w:noProof/>
            <w:webHidden/>
          </w:rPr>
          <w:fldChar w:fldCharType="end"/>
        </w:r>
        <w:r w:rsidRPr="00F12C7B">
          <w:rPr>
            <w:rStyle w:val="Hyperlink"/>
            <w:noProof/>
          </w:rPr>
          <w:fldChar w:fldCharType="end"/>
        </w:r>
      </w:ins>
    </w:p>
    <w:p w14:paraId="234F393F" w14:textId="77777777" w:rsidR="004F487F" w:rsidRDefault="004F487F">
      <w:pPr>
        <w:pStyle w:val="TOC1"/>
        <w:rPr>
          <w:ins w:id="22" w:author="Orion" w:date="2011-09-01T15:33:00Z"/>
          <w:rFonts w:asciiTheme="minorHAnsi" w:eastAsiaTheme="minorEastAsia" w:hAnsiTheme="minorHAnsi" w:cstheme="minorBidi"/>
          <w:noProof/>
          <w:sz w:val="22"/>
          <w:szCs w:val="22"/>
          <w:lang w:val="es-ES" w:eastAsia="es-ES"/>
        </w:rPr>
      </w:pPr>
      <w:ins w:id="2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"_Toc302654516"</w:instrText>
        </w:r>
        <w:r w:rsidRPr="00F12C7B">
          <w:rPr>
            <w:rStyle w:val="Hyperlink"/>
            <w:noProof/>
          </w:rPr>
          <w:instrText xml:space="preserve"> </w:instrText>
        </w:r>
        <w:r w:rsidRPr="00F12C7B">
          <w:rPr>
            <w:rStyle w:val="Hyperlink"/>
            <w:noProof/>
          </w:rPr>
          <w:fldChar w:fldCharType="separate"/>
        </w:r>
        <w:r w:rsidRPr="00F12C7B">
          <w:rPr>
            <w:rStyle w:val="Hyperlink"/>
            <w:noProof/>
            <w:lang w:val="es-ES"/>
          </w:rPr>
          <w:t>Palabras clave</w:t>
        </w:r>
        <w:r>
          <w:rPr>
            <w:noProof/>
            <w:webHidden/>
          </w:rPr>
          <w:tab/>
        </w:r>
        <w:r>
          <w:rPr>
            <w:noProof/>
            <w:webHidden/>
          </w:rPr>
          <w:fldChar w:fldCharType="begin"/>
        </w:r>
        <w:r>
          <w:rPr>
            <w:noProof/>
            <w:webHidden/>
          </w:rPr>
          <w:instrText xml:space="preserve"> PAGEREF _Toc302654516 \h </w:instrText>
        </w:r>
      </w:ins>
      <w:r>
        <w:rPr>
          <w:noProof/>
          <w:webHidden/>
        </w:rPr>
      </w:r>
      <w:r>
        <w:rPr>
          <w:noProof/>
          <w:webHidden/>
        </w:rPr>
        <w:fldChar w:fldCharType="separate"/>
      </w:r>
      <w:ins w:id="24" w:author="Orion" w:date="2011-09-21T08:27:00Z">
        <w:r w:rsidR="0071153F">
          <w:rPr>
            <w:noProof/>
            <w:webHidden/>
          </w:rPr>
          <w:t>v</w:t>
        </w:r>
      </w:ins>
      <w:ins w:id="25" w:author="Orion" w:date="2011-09-01T15:33:00Z">
        <w:r>
          <w:rPr>
            <w:noProof/>
            <w:webHidden/>
          </w:rPr>
          <w:fldChar w:fldCharType="end"/>
        </w:r>
        <w:r w:rsidRPr="00F12C7B">
          <w:rPr>
            <w:rStyle w:val="Hyperlink"/>
            <w:noProof/>
          </w:rPr>
          <w:fldChar w:fldCharType="end"/>
        </w:r>
      </w:ins>
    </w:p>
    <w:p w14:paraId="3153FBD5" w14:textId="77777777" w:rsidR="004F487F" w:rsidRDefault="004F487F">
      <w:pPr>
        <w:pStyle w:val="TOC1"/>
        <w:rPr>
          <w:ins w:id="26" w:author="Orion" w:date="2011-09-01T15:33:00Z"/>
          <w:rFonts w:asciiTheme="minorHAnsi" w:eastAsiaTheme="minorEastAsia" w:hAnsiTheme="minorHAnsi" w:cstheme="minorBidi"/>
          <w:noProof/>
          <w:sz w:val="22"/>
          <w:szCs w:val="22"/>
          <w:lang w:val="es-ES" w:eastAsia="es-ES"/>
        </w:rPr>
      </w:pPr>
      <w:ins w:id="2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"_Toc302654517"</w:instrText>
        </w:r>
        <w:r w:rsidRPr="00F12C7B">
          <w:rPr>
            <w:rStyle w:val="Hyperlink"/>
            <w:noProof/>
          </w:rPr>
          <w:instrText xml:space="preserve"> </w:instrText>
        </w:r>
        <w:r w:rsidRPr="00F12C7B">
          <w:rPr>
            <w:rStyle w:val="Hyperlink"/>
            <w:noProof/>
          </w:rPr>
          <w:fldChar w:fldCharType="separate"/>
        </w:r>
        <w:r w:rsidRPr="00F12C7B">
          <w:rPr>
            <w:rStyle w:val="Hyperlink"/>
            <w:noProof/>
          </w:rPr>
          <w:t>Resumen en inglés</w:t>
        </w:r>
        <w:r>
          <w:rPr>
            <w:noProof/>
            <w:webHidden/>
          </w:rPr>
          <w:tab/>
        </w:r>
        <w:r>
          <w:rPr>
            <w:noProof/>
            <w:webHidden/>
          </w:rPr>
          <w:fldChar w:fldCharType="begin"/>
        </w:r>
        <w:r>
          <w:rPr>
            <w:noProof/>
            <w:webHidden/>
          </w:rPr>
          <w:instrText xml:space="preserve"> PAGEREF _Toc302654517 \h </w:instrText>
        </w:r>
      </w:ins>
      <w:r>
        <w:rPr>
          <w:noProof/>
          <w:webHidden/>
        </w:rPr>
      </w:r>
      <w:r>
        <w:rPr>
          <w:noProof/>
          <w:webHidden/>
        </w:rPr>
        <w:fldChar w:fldCharType="separate"/>
      </w:r>
      <w:ins w:id="28" w:author="Orion" w:date="2011-09-21T08:27:00Z">
        <w:r w:rsidR="0071153F">
          <w:rPr>
            <w:noProof/>
            <w:webHidden/>
          </w:rPr>
          <w:t>vi</w:t>
        </w:r>
      </w:ins>
      <w:ins w:id="29" w:author="Orion" w:date="2011-09-01T15:33:00Z">
        <w:r>
          <w:rPr>
            <w:noProof/>
            <w:webHidden/>
          </w:rPr>
          <w:fldChar w:fldCharType="end"/>
        </w:r>
        <w:r w:rsidRPr="00F12C7B">
          <w:rPr>
            <w:rStyle w:val="Hyperlink"/>
            <w:noProof/>
          </w:rPr>
          <w:fldChar w:fldCharType="end"/>
        </w:r>
      </w:ins>
    </w:p>
    <w:p w14:paraId="7DF0DAF7" w14:textId="77777777" w:rsidR="004F487F" w:rsidRDefault="004F487F">
      <w:pPr>
        <w:pStyle w:val="TOC1"/>
        <w:rPr>
          <w:ins w:id="30" w:author="Orion" w:date="2011-09-01T15:33:00Z"/>
          <w:rFonts w:asciiTheme="minorHAnsi" w:eastAsiaTheme="minorEastAsia" w:hAnsiTheme="minorHAnsi" w:cstheme="minorBidi"/>
          <w:noProof/>
          <w:sz w:val="22"/>
          <w:szCs w:val="22"/>
          <w:lang w:val="es-ES" w:eastAsia="es-ES"/>
        </w:rPr>
      </w:pPr>
      <w:ins w:id="3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"_Toc302654518"</w:instrText>
        </w:r>
        <w:r w:rsidRPr="00F12C7B">
          <w:rPr>
            <w:rStyle w:val="Hyperlink"/>
            <w:noProof/>
          </w:rPr>
          <w:instrText xml:space="preserve"> </w:instrText>
        </w:r>
        <w:r w:rsidRPr="00F12C7B">
          <w:rPr>
            <w:rStyle w:val="Hyperlink"/>
            <w:noProof/>
          </w:rPr>
          <w:fldChar w:fldCharType="separate"/>
        </w:r>
        <w:r w:rsidRPr="00F12C7B">
          <w:rPr>
            <w:rStyle w:val="Hyperlink"/>
            <w:noProof/>
          </w:rPr>
          <w:t>Keywords</w:t>
        </w:r>
        <w:r>
          <w:rPr>
            <w:noProof/>
            <w:webHidden/>
          </w:rPr>
          <w:tab/>
        </w:r>
        <w:r>
          <w:rPr>
            <w:noProof/>
            <w:webHidden/>
          </w:rPr>
          <w:fldChar w:fldCharType="begin"/>
        </w:r>
        <w:r>
          <w:rPr>
            <w:noProof/>
            <w:webHidden/>
          </w:rPr>
          <w:instrText xml:space="preserve"> PAGEREF _Toc302654518 \h </w:instrText>
        </w:r>
      </w:ins>
      <w:r>
        <w:rPr>
          <w:noProof/>
          <w:webHidden/>
        </w:rPr>
      </w:r>
      <w:r>
        <w:rPr>
          <w:noProof/>
          <w:webHidden/>
        </w:rPr>
        <w:fldChar w:fldCharType="separate"/>
      </w:r>
      <w:ins w:id="32" w:author="Orion" w:date="2011-09-21T08:27:00Z">
        <w:r w:rsidR="0071153F">
          <w:rPr>
            <w:noProof/>
            <w:webHidden/>
          </w:rPr>
          <w:t>vi</w:t>
        </w:r>
      </w:ins>
      <w:ins w:id="33" w:author="Orion" w:date="2011-09-01T15:33:00Z">
        <w:r>
          <w:rPr>
            <w:noProof/>
            <w:webHidden/>
          </w:rPr>
          <w:fldChar w:fldCharType="end"/>
        </w:r>
        <w:r w:rsidRPr="00F12C7B">
          <w:rPr>
            <w:rStyle w:val="Hyperlink"/>
            <w:noProof/>
          </w:rPr>
          <w:fldChar w:fldCharType="end"/>
        </w:r>
      </w:ins>
    </w:p>
    <w:p w14:paraId="1C0D259A" w14:textId="77777777" w:rsidR="004F487F" w:rsidRDefault="004F487F">
      <w:pPr>
        <w:pStyle w:val="TOC1"/>
        <w:rPr>
          <w:ins w:id="34" w:author="Orion" w:date="2011-09-01T15:33:00Z"/>
          <w:rFonts w:asciiTheme="minorHAnsi" w:eastAsiaTheme="minorEastAsia" w:hAnsiTheme="minorHAnsi" w:cstheme="minorBidi"/>
          <w:noProof/>
          <w:sz w:val="22"/>
          <w:szCs w:val="22"/>
          <w:lang w:val="es-ES" w:eastAsia="es-ES"/>
        </w:rPr>
      </w:pPr>
      <w:ins w:id="3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"_Toc302654519"</w:instrText>
        </w:r>
        <w:r w:rsidRPr="00F12C7B">
          <w:rPr>
            <w:rStyle w:val="Hyperlink"/>
            <w:noProof/>
          </w:rPr>
          <w:instrText xml:space="preserve"> </w:instrText>
        </w:r>
        <w:r w:rsidRPr="00F12C7B">
          <w:rPr>
            <w:rStyle w:val="Hyperlink"/>
            <w:noProof/>
          </w:rPr>
          <w:fldChar w:fldCharType="separate"/>
        </w:r>
        <w:r w:rsidRPr="00F12C7B">
          <w:rPr>
            <w:rStyle w:val="Hyperlink"/>
            <w:noProof/>
          </w:rPr>
          <w:t>Índice de contenidos</w:t>
        </w:r>
        <w:r>
          <w:rPr>
            <w:noProof/>
            <w:webHidden/>
          </w:rPr>
          <w:tab/>
        </w:r>
        <w:r>
          <w:rPr>
            <w:noProof/>
            <w:webHidden/>
          </w:rPr>
          <w:fldChar w:fldCharType="begin"/>
        </w:r>
        <w:r>
          <w:rPr>
            <w:noProof/>
            <w:webHidden/>
          </w:rPr>
          <w:instrText xml:space="preserve"> PAGEREF _Toc302654519 \h </w:instrText>
        </w:r>
      </w:ins>
      <w:r>
        <w:rPr>
          <w:noProof/>
          <w:webHidden/>
        </w:rPr>
      </w:r>
      <w:r>
        <w:rPr>
          <w:noProof/>
          <w:webHidden/>
        </w:rPr>
        <w:fldChar w:fldCharType="separate"/>
      </w:r>
      <w:ins w:id="36" w:author="Orion" w:date="2011-09-21T08:27:00Z">
        <w:r w:rsidR="0071153F">
          <w:rPr>
            <w:noProof/>
            <w:webHidden/>
          </w:rPr>
          <w:t>7</w:t>
        </w:r>
      </w:ins>
      <w:ins w:id="37" w:author="Orion" w:date="2011-09-01T15:33:00Z">
        <w:r>
          <w:rPr>
            <w:noProof/>
            <w:webHidden/>
          </w:rPr>
          <w:fldChar w:fldCharType="end"/>
        </w:r>
        <w:r w:rsidRPr="00F12C7B">
          <w:rPr>
            <w:rStyle w:val="Hyperlink"/>
            <w:noProof/>
          </w:rPr>
          <w:fldChar w:fldCharType="end"/>
        </w:r>
      </w:ins>
    </w:p>
    <w:p w14:paraId="3F683FC4" w14:textId="77777777" w:rsidR="004F487F" w:rsidRDefault="004F487F">
      <w:pPr>
        <w:pStyle w:val="TOC1"/>
        <w:rPr>
          <w:ins w:id="38" w:author="Orion" w:date="2011-09-01T15:33:00Z"/>
          <w:rFonts w:asciiTheme="minorHAnsi" w:eastAsiaTheme="minorEastAsia" w:hAnsiTheme="minorHAnsi" w:cstheme="minorBidi"/>
          <w:noProof/>
          <w:sz w:val="22"/>
          <w:szCs w:val="22"/>
          <w:lang w:val="es-ES" w:eastAsia="es-ES"/>
        </w:rPr>
      </w:pPr>
      <w:ins w:id="3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"_Toc302654520"</w:instrText>
        </w:r>
        <w:r w:rsidRPr="00F12C7B">
          <w:rPr>
            <w:rStyle w:val="Hyperlink"/>
            <w:noProof/>
          </w:rPr>
          <w:instrText xml:space="preserve"> </w:instrText>
        </w:r>
        <w:r w:rsidRPr="00F12C7B">
          <w:rPr>
            <w:rStyle w:val="Hyperlink"/>
            <w:noProof/>
          </w:rPr>
          <w:fldChar w:fldCharType="separate"/>
        </w:r>
        <w:r w:rsidRPr="00F12C7B">
          <w:rPr>
            <w:rStyle w:val="Hyperlink"/>
            <w:noProof/>
          </w:rPr>
          <w:t>Tabla de Figuras</w:t>
        </w:r>
        <w:r>
          <w:rPr>
            <w:noProof/>
            <w:webHidden/>
          </w:rPr>
          <w:tab/>
        </w:r>
        <w:r>
          <w:rPr>
            <w:noProof/>
            <w:webHidden/>
          </w:rPr>
          <w:fldChar w:fldCharType="begin"/>
        </w:r>
        <w:r>
          <w:rPr>
            <w:noProof/>
            <w:webHidden/>
          </w:rPr>
          <w:instrText xml:space="preserve"> PAGEREF _Toc302654520 \h </w:instrText>
        </w:r>
      </w:ins>
      <w:r>
        <w:rPr>
          <w:noProof/>
          <w:webHidden/>
        </w:rPr>
      </w:r>
      <w:r>
        <w:rPr>
          <w:noProof/>
          <w:webHidden/>
        </w:rPr>
        <w:fldChar w:fldCharType="separate"/>
      </w:r>
      <w:ins w:id="40" w:author="Orion" w:date="2011-09-21T08:27:00Z">
        <w:r w:rsidR="0071153F">
          <w:rPr>
            <w:noProof/>
            <w:webHidden/>
          </w:rPr>
          <w:t>13</w:t>
        </w:r>
      </w:ins>
      <w:ins w:id="41" w:author="Orion" w:date="2011-09-01T15:33:00Z">
        <w:r>
          <w:rPr>
            <w:noProof/>
            <w:webHidden/>
          </w:rPr>
          <w:fldChar w:fldCharType="end"/>
        </w:r>
        <w:r w:rsidRPr="00F12C7B">
          <w:rPr>
            <w:rStyle w:val="Hyperlink"/>
            <w:noProof/>
          </w:rPr>
          <w:fldChar w:fldCharType="end"/>
        </w:r>
      </w:ins>
    </w:p>
    <w:p w14:paraId="1D630C3C" w14:textId="77777777" w:rsidR="004F487F" w:rsidRDefault="004F487F">
      <w:pPr>
        <w:pStyle w:val="TOC1"/>
        <w:rPr>
          <w:ins w:id="42" w:author="Orion" w:date="2011-09-01T15:33:00Z"/>
          <w:rFonts w:asciiTheme="minorHAnsi" w:eastAsiaTheme="minorEastAsia" w:hAnsiTheme="minorHAnsi" w:cstheme="minorBidi"/>
          <w:noProof/>
          <w:sz w:val="22"/>
          <w:szCs w:val="22"/>
          <w:lang w:val="es-ES" w:eastAsia="es-ES"/>
        </w:rPr>
      </w:pPr>
      <w:ins w:id="4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"_Toc302654521"</w:instrText>
        </w:r>
        <w:r w:rsidRPr="00F12C7B">
          <w:rPr>
            <w:rStyle w:val="Hyperlink"/>
            <w:noProof/>
          </w:rPr>
          <w:instrText xml:space="preserve"> </w:instrText>
        </w:r>
        <w:r w:rsidRPr="00F12C7B">
          <w:rPr>
            <w:rStyle w:val="Hyperlink"/>
            <w:noProof/>
          </w:rPr>
          <w:fldChar w:fldCharType="separate"/>
        </w:r>
        <w:r w:rsidRPr="00F12C7B">
          <w:rPr>
            <w:rStyle w:val="Hyperlink"/>
            <w:noProof/>
            <w:lang w:val="es-ES"/>
          </w:rPr>
          <w:t>Agradecimientos</w:t>
        </w:r>
        <w:r>
          <w:rPr>
            <w:noProof/>
            <w:webHidden/>
          </w:rPr>
          <w:tab/>
        </w:r>
        <w:r>
          <w:rPr>
            <w:noProof/>
            <w:webHidden/>
          </w:rPr>
          <w:fldChar w:fldCharType="begin"/>
        </w:r>
        <w:r>
          <w:rPr>
            <w:noProof/>
            <w:webHidden/>
          </w:rPr>
          <w:instrText xml:space="preserve"> PAGEREF _Toc302654521 \h </w:instrText>
        </w:r>
      </w:ins>
      <w:r>
        <w:rPr>
          <w:noProof/>
          <w:webHidden/>
        </w:rPr>
      </w:r>
      <w:r>
        <w:rPr>
          <w:noProof/>
          <w:webHidden/>
        </w:rPr>
        <w:fldChar w:fldCharType="separate"/>
      </w:r>
      <w:ins w:id="44" w:author="Orion" w:date="2011-09-21T08:27:00Z">
        <w:r w:rsidR="0071153F">
          <w:rPr>
            <w:noProof/>
            <w:webHidden/>
          </w:rPr>
          <w:t>16</w:t>
        </w:r>
      </w:ins>
      <w:ins w:id="45" w:author="Orion" w:date="2011-09-01T15:33:00Z">
        <w:r>
          <w:rPr>
            <w:noProof/>
            <w:webHidden/>
          </w:rPr>
          <w:fldChar w:fldCharType="end"/>
        </w:r>
        <w:r w:rsidRPr="00F12C7B">
          <w:rPr>
            <w:rStyle w:val="Hyperlink"/>
            <w:noProof/>
          </w:rPr>
          <w:fldChar w:fldCharType="end"/>
        </w:r>
      </w:ins>
    </w:p>
    <w:p w14:paraId="7BD91EF4" w14:textId="77777777" w:rsidR="004F487F" w:rsidRDefault="004F487F">
      <w:pPr>
        <w:pStyle w:val="TOC1"/>
        <w:rPr>
          <w:ins w:id="46" w:author="Orion" w:date="2011-09-01T15:33:00Z"/>
          <w:rFonts w:asciiTheme="minorHAnsi" w:eastAsiaTheme="minorEastAsia" w:hAnsiTheme="minorHAnsi" w:cstheme="minorBidi"/>
          <w:noProof/>
          <w:sz w:val="22"/>
          <w:szCs w:val="22"/>
          <w:lang w:val="es-ES" w:eastAsia="es-ES"/>
        </w:rPr>
      </w:pPr>
      <w:ins w:id="4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"_Toc302654523"</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1.</w:t>
        </w:r>
        <w:r>
          <w:rPr>
            <w:rFonts w:asciiTheme="minorHAnsi" w:eastAsiaTheme="minorEastAsia" w:hAnsiTheme="minorHAnsi" w:cstheme="minorBidi"/>
            <w:noProof/>
            <w:sz w:val="22"/>
            <w:szCs w:val="22"/>
            <w:lang w:val="es-ES" w:eastAsia="es-ES"/>
          </w:rPr>
          <w:tab/>
        </w:r>
        <w:r w:rsidRPr="00F12C7B">
          <w:rPr>
            <w:rStyle w:val="Hyperlink"/>
            <w:noProof/>
            <w:lang w:bidi="hi-IN"/>
          </w:rPr>
          <w:t>Introducción</w:t>
        </w:r>
        <w:r>
          <w:rPr>
            <w:noProof/>
            <w:webHidden/>
          </w:rPr>
          <w:tab/>
        </w:r>
        <w:r>
          <w:rPr>
            <w:noProof/>
            <w:webHidden/>
          </w:rPr>
          <w:fldChar w:fldCharType="begin"/>
        </w:r>
        <w:r>
          <w:rPr>
            <w:noProof/>
            <w:webHidden/>
          </w:rPr>
          <w:instrText xml:space="preserve"> PAGEREF _Toc302654523 \h </w:instrText>
        </w:r>
      </w:ins>
      <w:r>
        <w:rPr>
          <w:noProof/>
          <w:webHidden/>
        </w:rPr>
      </w:r>
      <w:r>
        <w:rPr>
          <w:noProof/>
          <w:webHidden/>
        </w:rPr>
        <w:fldChar w:fldCharType="separate"/>
      </w:r>
      <w:ins w:id="48" w:author="Orion" w:date="2011-09-21T08:27:00Z">
        <w:r w:rsidR="0071153F">
          <w:rPr>
            <w:noProof/>
            <w:webHidden/>
          </w:rPr>
          <w:t>17</w:t>
        </w:r>
      </w:ins>
      <w:ins w:id="49" w:author="Orion" w:date="2011-09-01T15:33:00Z">
        <w:r>
          <w:rPr>
            <w:noProof/>
            <w:webHidden/>
          </w:rPr>
          <w:fldChar w:fldCharType="end"/>
        </w:r>
        <w:r w:rsidRPr="00F12C7B">
          <w:rPr>
            <w:rStyle w:val="Hyperlink"/>
            <w:noProof/>
          </w:rPr>
          <w:fldChar w:fldCharType="end"/>
        </w:r>
      </w:ins>
    </w:p>
    <w:p w14:paraId="53856994" w14:textId="77777777" w:rsidR="004F487F" w:rsidRDefault="004F487F">
      <w:pPr>
        <w:pStyle w:val="TOC1"/>
        <w:rPr>
          <w:ins w:id="50" w:author="Orion" w:date="2011-09-01T15:33:00Z"/>
          <w:rFonts w:asciiTheme="minorHAnsi" w:eastAsiaTheme="minorEastAsia" w:hAnsiTheme="minorHAnsi" w:cstheme="minorBidi"/>
          <w:noProof/>
          <w:sz w:val="22"/>
          <w:szCs w:val="22"/>
          <w:lang w:val="es-ES" w:eastAsia="es-ES"/>
        </w:rPr>
      </w:pPr>
      <w:ins w:id="5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"_Toc302654524"</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2.</w:t>
        </w:r>
        <w:r>
          <w:rPr>
            <w:rFonts w:asciiTheme="minorHAnsi" w:eastAsiaTheme="minorEastAsia" w:hAnsiTheme="minorHAnsi" w:cstheme="minorBidi"/>
            <w:noProof/>
            <w:sz w:val="22"/>
            <w:szCs w:val="22"/>
            <w:lang w:val="es-ES" w:eastAsia="es-ES"/>
          </w:rPr>
          <w:tab/>
        </w:r>
        <w:r w:rsidRPr="00F12C7B">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_Toc302654524 \h </w:instrText>
        </w:r>
      </w:ins>
      <w:r>
        <w:rPr>
          <w:noProof/>
          <w:webHidden/>
        </w:rPr>
      </w:r>
      <w:r>
        <w:rPr>
          <w:noProof/>
          <w:webHidden/>
        </w:rPr>
        <w:fldChar w:fldCharType="separate"/>
      </w:r>
      <w:ins w:id="52" w:author="Orion" w:date="2011-09-21T08:27:00Z">
        <w:r w:rsidR="0071153F">
          <w:rPr>
            <w:noProof/>
            <w:webHidden/>
          </w:rPr>
          <w:t>21</w:t>
        </w:r>
      </w:ins>
      <w:ins w:id="53" w:author="Orion" w:date="2011-09-01T15:33:00Z">
        <w:r>
          <w:rPr>
            <w:noProof/>
            <w:webHidden/>
          </w:rPr>
          <w:fldChar w:fldCharType="end"/>
        </w:r>
        <w:r w:rsidRPr="00F12C7B">
          <w:rPr>
            <w:rStyle w:val="Hyperlink"/>
            <w:noProof/>
          </w:rPr>
          <w:fldChar w:fldCharType="end"/>
        </w:r>
      </w:ins>
    </w:p>
    <w:p w14:paraId="4030452E" w14:textId="77777777" w:rsidR="004F487F" w:rsidRDefault="004F487F">
      <w:pPr>
        <w:pStyle w:val="TOC1"/>
        <w:rPr>
          <w:ins w:id="54" w:author="Orion" w:date="2011-09-01T15:33:00Z"/>
          <w:rFonts w:asciiTheme="minorHAnsi" w:eastAsiaTheme="minorEastAsia" w:hAnsiTheme="minorHAnsi" w:cstheme="minorBidi"/>
          <w:noProof/>
          <w:sz w:val="22"/>
          <w:szCs w:val="22"/>
          <w:lang w:val="es-ES" w:eastAsia="es-ES"/>
        </w:rPr>
      </w:pPr>
      <w:ins w:id="5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"_Toc302654525"</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3.</w:t>
        </w:r>
        <w:r>
          <w:rPr>
            <w:rFonts w:asciiTheme="minorHAnsi" w:eastAsiaTheme="minorEastAsia" w:hAnsiTheme="minorHAnsi" w:cstheme="minorBidi"/>
            <w:noProof/>
            <w:sz w:val="22"/>
            <w:szCs w:val="22"/>
            <w:lang w:val="es-ES" w:eastAsia="es-ES"/>
          </w:rPr>
          <w:tab/>
        </w:r>
        <w:r w:rsidRPr="00F12C7B">
          <w:rPr>
            <w:rStyle w:val="Hyperlink"/>
            <w:noProof/>
            <w:lang w:bidi="hi-IN"/>
          </w:rPr>
          <w:t>Estado del arte</w:t>
        </w:r>
        <w:r>
          <w:rPr>
            <w:noProof/>
            <w:webHidden/>
          </w:rPr>
          <w:tab/>
        </w:r>
        <w:r>
          <w:rPr>
            <w:noProof/>
            <w:webHidden/>
          </w:rPr>
          <w:fldChar w:fldCharType="begin"/>
        </w:r>
        <w:r>
          <w:rPr>
            <w:noProof/>
            <w:webHidden/>
          </w:rPr>
          <w:instrText xml:space="preserve"> PAGEREF _Toc302654525 \h </w:instrText>
        </w:r>
      </w:ins>
      <w:r>
        <w:rPr>
          <w:noProof/>
          <w:webHidden/>
        </w:rPr>
      </w:r>
      <w:r>
        <w:rPr>
          <w:noProof/>
          <w:webHidden/>
        </w:rPr>
        <w:fldChar w:fldCharType="separate"/>
      </w:r>
      <w:ins w:id="56" w:author="Orion" w:date="2011-09-21T08:27:00Z">
        <w:r w:rsidR="0071153F">
          <w:rPr>
            <w:noProof/>
            <w:webHidden/>
          </w:rPr>
          <w:t>25</w:t>
        </w:r>
      </w:ins>
      <w:ins w:id="57" w:author="Orion" w:date="2011-09-01T15:33:00Z">
        <w:r>
          <w:rPr>
            <w:noProof/>
            <w:webHidden/>
          </w:rPr>
          <w:fldChar w:fldCharType="end"/>
        </w:r>
        <w:r w:rsidRPr="00F12C7B">
          <w:rPr>
            <w:rStyle w:val="Hyperlink"/>
            <w:noProof/>
          </w:rPr>
          <w:fldChar w:fldCharType="end"/>
        </w:r>
      </w:ins>
    </w:p>
    <w:p w14:paraId="16DADD90" w14:textId="77777777" w:rsidR="004F487F" w:rsidRDefault="004F487F">
      <w:pPr>
        <w:pStyle w:val="TOC1"/>
        <w:rPr>
          <w:ins w:id="58" w:author="Orion" w:date="2011-09-01T15:33:00Z"/>
          <w:rFonts w:asciiTheme="minorHAnsi" w:eastAsiaTheme="minorEastAsia" w:hAnsiTheme="minorHAnsi" w:cstheme="minorBidi"/>
          <w:noProof/>
          <w:sz w:val="22"/>
          <w:szCs w:val="22"/>
          <w:lang w:val="es-ES" w:eastAsia="es-ES"/>
        </w:rPr>
      </w:pPr>
      <w:ins w:id="5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"_Toc302654526"</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3.1.</w:t>
        </w:r>
        <w:r>
          <w:rPr>
            <w:rFonts w:asciiTheme="minorHAnsi" w:eastAsiaTheme="minorEastAsia" w:hAnsiTheme="minorHAnsi" w:cstheme="minorBidi"/>
            <w:noProof/>
            <w:sz w:val="22"/>
            <w:szCs w:val="22"/>
            <w:lang w:val="es-ES" w:eastAsia="es-ES"/>
          </w:rPr>
          <w:tab/>
        </w:r>
        <w:r w:rsidRPr="00F12C7B">
          <w:rPr>
            <w:rStyle w:val="Hyperlink"/>
            <w:noProof/>
            <w:lang w:bidi="hi-IN"/>
          </w:rPr>
          <w:t>Factores humanos en aviación</w:t>
        </w:r>
        <w:r>
          <w:rPr>
            <w:noProof/>
            <w:webHidden/>
          </w:rPr>
          <w:tab/>
        </w:r>
        <w:r>
          <w:rPr>
            <w:noProof/>
            <w:webHidden/>
          </w:rPr>
          <w:fldChar w:fldCharType="begin"/>
        </w:r>
        <w:r>
          <w:rPr>
            <w:noProof/>
            <w:webHidden/>
          </w:rPr>
          <w:instrText xml:space="preserve"> PAGEREF _Toc302654526 \h </w:instrText>
        </w:r>
      </w:ins>
      <w:r>
        <w:rPr>
          <w:noProof/>
          <w:webHidden/>
        </w:rPr>
      </w:r>
      <w:r>
        <w:rPr>
          <w:noProof/>
          <w:webHidden/>
        </w:rPr>
        <w:fldChar w:fldCharType="separate"/>
      </w:r>
      <w:ins w:id="60" w:author="Orion" w:date="2011-09-21T08:27:00Z">
        <w:r w:rsidR="0071153F">
          <w:rPr>
            <w:noProof/>
            <w:webHidden/>
          </w:rPr>
          <w:t>25</w:t>
        </w:r>
      </w:ins>
      <w:ins w:id="61" w:author="Orion" w:date="2011-09-01T15:33:00Z">
        <w:r>
          <w:rPr>
            <w:noProof/>
            <w:webHidden/>
          </w:rPr>
          <w:fldChar w:fldCharType="end"/>
        </w:r>
        <w:r w:rsidRPr="00F12C7B">
          <w:rPr>
            <w:rStyle w:val="Hyperlink"/>
            <w:noProof/>
          </w:rPr>
          <w:fldChar w:fldCharType="end"/>
        </w:r>
      </w:ins>
    </w:p>
    <w:p w14:paraId="6572ADB5" w14:textId="77777777" w:rsidR="004F487F" w:rsidRDefault="004F487F">
      <w:pPr>
        <w:pStyle w:val="TOC1"/>
        <w:rPr>
          <w:ins w:id="62" w:author="Orion" w:date="2011-09-01T15:33:00Z"/>
          <w:rFonts w:asciiTheme="minorHAnsi" w:eastAsiaTheme="minorEastAsia" w:hAnsiTheme="minorHAnsi" w:cstheme="minorBidi"/>
          <w:noProof/>
          <w:sz w:val="22"/>
          <w:szCs w:val="22"/>
          <w:lang w:val="es-ES" w:eastAsia="es-ES"/>
        </w:rPr>
      </w:pPr>
      <w:ins w:id="6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"_Toc302654527"</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3.2.</w:t>
        </w:r>
        <w:r>
          <w:rPr>
            <w:rFonts w:asciiTheme="minorHAnsi" w:eastAsiaTheme="minorEastAsia" w:hAnsiTheme="minorHAnsi" w:cstheme="minorBidi"/>
            <w:noProof/>
            <w:sz w:val="22"/>
            <w:szCs w:val="22"/>
            <w:lang w:val="es-ES" w:eastAsia="es-ES"/>
          </w:rPr>
          <w:tab/>
        </w:r>
        <w:r w:rsidRPr="00F12C7B">
          <w:rPr>
            <w:rStyle w:val="Hyperlink"/>
            <w:noProof/>
            <w:lang w:bidi="hi-IN"/>
          </w:rPr>
          <w:t>UAVs</w:t>
        </w:r>
        <w:r>
          <w:rPr>
            <w:noProof/>
            <w:webHidden/>
          </w:rPr>
          <w:tab/>
        </w:r>
        <w:r>
          <w:rPr>
            <w:noProof/>
            <w:webHidden/>
          </w:rPr>
          <w:fldChar w:fldCharType="begin"/>
        </w:r>
        <w:r>
          <w:rPr>
            <w:noProof/>
            <w:webHidden/>
          </w:rPr>
          <w:instrText xml:space="preserve"> PAGEREF _Toc302654527 \h </w:instrText>
        </w:r>
      </w:ins>
      <w:r>
        <w:rPr>
          <w:noProof/>
          <w:webHidden/>
        </w:rPr>
      </w:r>
      <w:r>
        <w:rPr>
          <w:noProof/>
          <w:webHidden/>
        </w:rPr>
        <w:fldChar w:fldCharType="separate"/>
      </w:r>
      <w:ins w:id="64" w:author="Orion" w:date="2011-09-21T08:27:00Z">
        <w:r w:rsidR="0071153F">
          <w:rPr>
            <w:noProof/>
            <w:webHidden/>
          </w:rPr>
          <w:t>26</w:t>
        </w:r>
      </w:ins>
      <w:ins w:id="65" w:author="Orion" w:date="2011-09-01T15:33:00Z">
        <w:r>
          <w:rPr>
            <w:noProof/>
            <w:webHidden/>
          </w:rPr>
          <w:fldChar w:fldCharType="end"/>
        </w:r>
        <w:r w:rsidRPr="00F12C7B">
          <w:rPr>
            <w:rStyle w:val="Hyperlink"/>
            <w:noProof/>
          </w:rPr>
          <w:fldChar w:fldCharType="end"/>
        </w:r>
      </w:ins>
    </w:p>
    <w:p w14:paraId="7B7EF522" w14:textId="77777777" w:rsidR="004F487F" w:rsidRDefault="004F487F">
      <w:pPr>
        <w:pStyle w:val="TOC1"/>
        <w:rPr>
          <w:ins w:id="66" w:author="Orion" w:date="2011-09-01T15:33:00Z"/>
          <w:rFonts w:asciiTheme="minorHAnsi" w:eastAsiaTheme="minorEastAsia" w:hAnsiTheme="minorHAnsi" w:cstheme="minorBidi"/>
          <w:noProof/>
          <w:sz w:val="22"/>
          <w:szCs w:val="22"/>
          <w:lang w:val="es-ES" w:eastAsia="es-ES"/>
        </w:rPr>
      </w:pPr>
      <w:ins w:id="6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"_Toc302654528"</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3.3.</w:t>
        </w:r>
        <w:r>
          <w:rPr>
            <w:rFonts w:asciiTheme="minorHAnsi" w:eastAsiaTheme="minorEastAsia" w:hAnsiTheme="minorHAnsi" w:cstheme="minorBidi"/>
            <w:noProof/>
            <w:sz w:val="22"/>
            <w:szCs w:val="22"/>
            <w:lang w:val="es-ES" w:eastAsia="es-ES"/>
          </w:rPr>
          <w:tab/>
        </w:r>
        <w:r w:rsidRPr="00F12C7B">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_Toc302654528 \h </w:instrText>
        </w:r>
      </w:ins>
      <w:r>
        <w:rPr>
          <w:noProof/>
          <w:webHidden/>
        </w:rPr>
      </w:r>
      <w:r>
        <w:rPr>
          <w:noProof/>
          <w:webHidden/>
        </w:rPr>
        <w:fldChar w:fldCharType="separate"/>
      </w:r>
      <w:ins w:id="68" w:author="Orion" w:date="2011-09-21T08:27:00Z">
        <w:r w:rsidR="0071153F">
          <w:rPr>
            <w:noProof/>
            <w:webHidden/>
          </w:rPr>
          <w:t>27</w:t>
        </w:r>
      </w:ins>
      <w:ins w:id="69" w:author="Orion" w:date="2011-09-01T15:33:00Z">
        <w:r>
          <w:rPr>
            <w:noProof/>
            <w:webHidden/>
          </w:rPr>
          <w:fldChar w:fldCharType="end"/>
        </w:r>
        <w:r w:rsidRPr="00F12C7B">
          <w:rPr>
            <w:rStyle w:val="Hyperlink"/>
            <w:noProof/>
          </w:rPr>
          <w:fldChar w:fldCharType="end"/>
        </w:r>
      </w:ins>
    </w:p>
    <w:p w14:paraId="508F0745" w14:textId="77777777" w:rsidR="004F487F" w:rsidRDefault="004F487F">
      <w:pPr>
        <w:pStyle w:val="TOC1"/>
        <w:tabs>
          <w:tab w:val="left" w:pos="880"/>
        </w:tabs>
        <w:rPr>
          <w:ins w:id="70" w:author="Orion" w:date="2011-09-01T15:33:00Z"/>
          <w:rFonts w:asciiTheme="minorHAnsi" w:eastAsiaTheme="minorEastAsia" w:hAnsiTheme="minorHAnsi" w:cstheme="minorBidi"/>
          <w:noProof/>
          <w:sz w:val="22"/>
          <w:szCs w:val="22"/>
          <w:lang w:val="es-ES" w:eastAsia="es-ES"/>
        </w:rPr>
      </w:pPr>
      <w:ins w:id="7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"_Toc302654529"</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3.3.1.</w:t>
        </w:r>
        <w:r>
          <w:rPr>
            <w:rFonts w:asciiTheme="minorHAnsi" w:eastAsiaTheme="minorEastAsia" w:hAnsiTheme="minorHAnsi" w:cstheme="minorBidi"/>
            <w:noProof/>
            <w:sz w:val="22"/>
            <w:szCs w:val="22"/>
            <w:lang w:val="es-ES" w:eastAsia="es-ES"/>
          </w:rPr>
          <w:tab/>
        </w:r>
        <w:r w:rsidRPr="00F12C7B">
          <w:rPr>
            <w:rStyle w:val="Hyperlink"/>
            <w:noProof/>
            <w:lang w:bidi="hi-IN"/>
          </w:rPr>
          <w:t>Dinámica del vuelo</w:t>
        </w:r>
        <w:r>
          <w:rPr>
            <w:noProof/>
            <w:webHidden/>
          </w:rPr>
          <w:tab/>
        </w:r>
        <w:r>
          <w:rPr>
            <w:noProof/>
            <w:webHidden/>
          </w:rPr>
          <w:fldChar w:fldCharType="begin"/>
        </w:r>
        <w:r>
          <w:rPr>
            <w:noProof/>
            <w:webHidden/>
          </w:rPr>
          <w:instrText xml:space="preserve"> PAGEREF _Toc302654529 \h </w:instrText>
        </w:r>
      </w:ins>
      <w:r>
        <w:rPr>
          <w:noProof/>
          <w:webHidden/>
        </w:rPr>
      </w:r>
      <w:r>
        <w:rPr>
          <w:noProof/>
          <w:webHidden/>
        </w:rPr>
        <w:fldChar w:fldCharType="separate"/>
      </w:r>
      <w:ins w:id="72" w:author="Orion" w:date="2011-09-21T08:27:00Z">
        <w:r w:rsidR="0071153F">
          <w:rPr>
            <w:noProof/>
            <w:webHidden/>
          </w:rPr>
          <w:t>28</w:t>
        </w:r>
      </w:ins>
      <w:ins w:id="73" w:author="Orion" w:date="2011-09-01T15:33:00Z">
        <w:r>
          <w:rPr>
            <w:noProof/>
            <w:webHidden/>
          </w:rPr>
          <w:fldChar w:fldCharType="end"/>
        </w:r>
        <w:r w:rsidRPr="00F12C7B">
          <w:rPr>
            <w:rStyle w:val="Hyperlink"/>
            <w:noProof/>
          </w:rPr>
          <w:fldChar w:fldCharType="end"/>
        </w:r>
      </w:ins>
    </w:p>
    <w:p w14:paraId="1A16CDE4" w14:textId="77777777" w:rsidR="004F487F" w:rsidRDefault="004F487F">
      <w:pPr>
        <w:pStyle w:val="TOC1"/>
        <w:tabs>
          <w:tab w:val="left" w:pos="880"/>
        </w:tabs>
        <w:rPr>
          <w:ins w:id="74" w:author="Orion" w:date="2011-09-01T15:33:00Z"/>
          <w:rFonts w:asciiTheme="minorHAnsi" w:eastAsiaTheme="minorEastAsia" w:hAnsiTheme="minorHAnsi" w:cstheme="minorBidi"/>
          <w:noProof/>
          <w:sz w:val="22"/>
          <w:szCs w:val="22"/>
          <w:lang w:val="es-ES" w:eastAsia="es-ES"/>
        </w:rPr>
      </w:pPr>
      <w:ins w:id="7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"_Toc302654530"</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3.3.2.</w:t>
        </w:r>
        <w:r>
          <w:rPr>
            <w:rFonts w:asciiTheme="minorHAnsi" w:eastAsiaTheme="minorEastAsia" w:hAnsiTheme="minorHAnsi" w:cstheme="minorBidi"/>
            <w:noProof/>
            <w:sz w:val="22"/>
            <w:szCs w:val="22"/>
            <w:lang w:val="es-ES" w:eastAsia="es-ES"/>
          </w:rPr>
          <w:tab/>
        </w:r>
        <w:r w:rsidRPr="00F12C7B">
          <w:rPr>
            <w:rStyle w:val="Hyperlink"/>
            <w:noProof/>
            <w:lang w:bidi="hi-IN"/>
          </w:rPr>
          <w:t>Navegación aérea</w:t>
        </w:r>
        <w:r>
          <w:rPr>
            <w:noProof/>
            <w:webHidden/>
          </w:rPr>
          <w:tab/>
        </w:r>
        <w:r>
          <w:rPr>
            <w:noProof/>
            <w:webHidden/>
          </w:rPr>
          <w:fldChar w:fldCharType="begin"/>
        </w:r>
        <w:r>
          <w:rPr>
            <w:noProof/>
            <w:webHidden/>
          </w:rPr>
          <w:instrText xml:space="preserve"> PAGEREF _Toc302654530 \h </w:instrText>
        </w:r>
      </w:ins>
      <w:r>
        <w:rPr>
          <w:noProof/>
          <w:webHidden/>
        </w:rPr>
      </w:r>
      <w:r>
        <w:rPr>
          <w:noProof/>
          <w:webHidden/>
        </w:rPr>
        <w:fldChar w:fldCharType="separate"/>
      </w:r>
      <w:ins w:id="76" w:author="Orion" w:date="2011-09-21T08:27:00Z">
        <w:r w:rsidR="0071153F">
          <w:rPr>
            <w:noProof/>
            <w:webHidden/>
          </w:rPr>
          <w:t>29</w:t>
        </w:r>
      </w:ins>
      <w:ins w:id="77" w:author="Orion" w:date="2011-09-01T15:33:00Z">
        <w:r>
          <w:rPr>
            <w:noProof/>
            <w:webHidden/>
          </w:rPr>
          <w:fldChar w:fldCharType="end"/>
        </w:r>
        <w:r w:rsidRPr="00F12C7B">
          <w:rPr>
            <w:rStyle w:val="Hyperlink"/>
            <w:noProof/>
          </w:rPr>
          <w:fldChar w:fldCharType="end"/>
        </w:r>
      </w:ins>
    </w:p>
    <w:p w14:paraId="77E565E9" w14:textId="77777777" w:rsidR="004F487F" w:rsidRDefault="004F487F">
      <w:pPr>
        <w:pStyle w:val="TOC1"/>
        <w:tabs>
          <w:tab w:val="left" w:pos="880"/>
        </w:tabs>
        <w:rPr>
          <w:ins w:id="78" w:author="Orion" w:date="2011-09-01T15:33:00Z"/>
          <w:rFonts w:asciiTheme="minorHAnsi" w:eastAsiaTheme="minorEastAsia" w:hAnsiTheme="minorHAnsi" w:cstheme="minorBidi"/>
          <w:noProof/>
          <w:sz w:val="22"/>
          <w:szCs w:val="22"/>
          <w:lang w:val="es-ES" w:eastAsia="es-ES"/>
        </w:rPr>
      </w:pPr>
      <w:ins w:id="7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"_Toc302654531"</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3.3.3.</w:t>
        </w:r>
        <w:r>
          <w:rPr>
            <w:rFonts w:asciiTheme="minorHAnsi" w:eastAsiaTheme="minorEastAsia" w:hAnsiTheme="minorHAnsi" w:cstheme="minorBidi"/>
            <w:noProof/>
            <w:sz w:val="22"/>
            <w:szCs w:val="22"/>
            <w:lang w:val="es-ES" w:eastAsia="es-ES"/>
          </w:rPr>
          <w:tab/>
        </w:r>
        <w:r w:rsidRPr="00F12C7B">
          <w:rPr>
            <w:rStyle w:val="Hyperlink"/>
            <w:noProof/>
            <w:lang w:bidi="hi-IN"/>
          </w:rPr>
          <w:t>Factores humanos</w:t>
        </w:r>
        <w:r>
          <w:rPr>
            <w:noProof/>
            <w:webHidden/>
          </w:rPr>
          <w:tab/>
        </w:r>
        <w:r>
          <w:rPr>
            <w:noProof/>
            <w:webHidden/>
          </w:rPr>
          <w:fldChar w:fldCharType="begin"/>
        </w:r>
        <w:r>
          <w:rPr>
            <w:noProof/>
            <w:webHidden/>
          </w:rPr>
          <w:instrText xml:space="preserve"> PAGEREF _Toc302654531 \h </w:instrText>
        </w:r>
      </w:ins>
      <w:r>
        <w:rPr>
          <w:noProof/>
          <w:webHidden/>
        </w:rPr>
      </w:r>
      <w:r>
        <w:rPr>
          <w:noProof/>
          <w:webHidden/>
        </w:rPr>
        <w:fldChar w:fldCharType="separate"/>
      </w:r>
      <w:ins w:id="80" w:author="Orion" w:date="2011-09-21T08:27:00Z">
        <w:r w:rsidR="0071153F">
          <w:rPr>
            <w:noProof/>
            <w:webHidden/>
          </w:rPr>
          <w:t>31</w:t>
        </w:r>
      </w:ins>
      <w:ins w:id="81" w:author="Orion" w:date="2011-09-01T15:33:00Z">
        <w:r>
          <w:rPr>
            <w:noProof/>
            <w:webHidden/>
          </w:rPr>
          <w:fldChar w:fldCharType="end"/>
        </w:r>
        <w:r w:rsidRPr="00F12C7B">
          <w:rPr>
            <w:rStyle w:val="Hyperlink"/>
            <w:noProof/>
          </w:rPr>
          <w:fldChar w:fldCharType="end"/>
        </w:r>
      </w:ins>
    </w:p>
    <w:p w14:paraId="3683A3CA" w14:textId="77777777" w:rsidR="004F487F" w:rsidRDefault="004F487F">
      <w:pPr>
        <w:pStyle w:val="TOC1"/>
        <w:tabs>
          <w:tab w:val="left" w:pos="880"/>
        </w:tabs>
        <w:rPr>
          <w:ins w:id="82" w:author="Orion" w:date="2011-09-01T15:33:00Z"/>
          <w:rFonts w:asciiTheme="minorHAnsi" w:eastAsiaTheme="minorEastAsia" w:hAnsiTheme="minorHAnsi" w:cstheme="minorBidi"/>
          <w:noProof/>
          <w:sz w:val="22"/>
          <w:szCs w:val="22"/>
          <w:lang w:val="es-ES" w:eastAsia="es-ES"/>
        </w:rPr>
      </w:pPr>
      <w:ins w:id="8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"_Toc302654532"</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3.3.4.</w:t>
        </w:r>
        <w:r>
          <w:rPr>
            <w:rFonts w:asciiTheme="minorHAnsi" w:eastAsiaTheme="minorEastAsia" w:hAnsiTheme="minorHAnsi" w:cstheme="minorBidi"/>
            <w:noProof/>
            <w:sz w:val="22"/>
            <w:szCs w:val="22"/>
            <w:lang w:val="es-ES" w:eastAsia="es-ES"/>
          </w:rPr>
          <w:tab/>
        </w:r>
        <w:r w:rsidRPr="00F12C7B">
          <w:rPr>
            <w:rStyle w:val="Hyperlink"/>
            <w:noProof/>
            <w:lang w:bidi="hi-IN"/>
          </w:rPr>
          <w:t>UAVs</w:t>
        </w:r>
        <w:r>
          <w:rPr>
            <w:noProof/>
            <w:webHidden/>
          </w:rPr>
          <w:tab/>
        </w:r>
        <w:r>
          <w:rPr>
            <w:noProof/>
            <w:webHidden/>
          </w:rPr>
          <w:fldChar w:fldCharType="begin"/>
        </w:r>
        <w:r>
          <w:rPr>
            <w:noProof/>
            <w:webHidden/>
          </w:rPr>
          <w:instrText xml:space="preserve"> PAGEREF _Toc302654532 \h </w:instrText>
        </w:r>
      </w:ins>
      <w:r>
        <w:rPr>
          <w:noProof/>
          <w:webHidden/>
        </w:rPr>
      </w:r>
      <w:r>
        <w:rPr>
          <w:noProof/>
          <w:webHidden/>
        </w:rPr>
        <w:fldChar w:fldCharType="separate"/>
      </w:r>
      <w:ins w:id="84" w:author="Orion" w:date="2011-09-21T08:27:00Z">
        <w:r w:rsidR="0071153F">
          <w:rPr>
            <w:noProof/>
            <w:webHidden/>
          </w:rPr>
          <w:t>31</w:t>
        </w:r>
      </w:ins>
      <w:ins w:id="85" w:author="Orion" w:date="2011-09-01T15:33:00Z">
        <w:r>
          <w:rPr>
            <w:noProof/>
            <w:webHidden/>
          </w:rPr>
          <w:fldChar w:fldCharType="end"/>
        </w:r>
        <w:r w:rsidRPr="00F12C7B">
          <w:rPr>
            <w:rStyle w:val="Hyperlink"/>
            <w:noProof/>
          </w:rPr>
          <w:fldChar w:fldCharType="end"/>
        </w:r>
      </w:ins>
    </w:p>
    <w:p w14:paraId="732F57DE" w14:textId="77777777" w:rsidR="004F487F" w:rsidRDefault="004F487F">
      <w:pPr>
        <w:pStyle w:val="TOC1"/>
        <w:rPr>
          <w:ins w:id="86" w:author="Orion" w:date="2011-09-01T15:33:00Z"/>
          <w:rFonts w:asciiTheme="minorHAnsi" w:eastAsiaTheme="minorEastAsia" w:hAnsiTheme="minorHAnsi" w:cstheme="minorBidi"/>
          <w:noProof/>
          <w:sz w:val="22"/>
          <w:szCs w:val="22"/>
          <w:lang w:val="es-ES" w:eastAsia="es-ES"/>
        </w:rPr>
      </w:pPr>
      <w:ins w:id="8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"_Toc302654533"</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4.</w:t>
        </w:r>
        <w:r>
          <w:rPr>
            <w:rFonts w:asciiTheme="minorHAnsi" w:eastAsiaTheme="minorEastAsia" w:hAnsiTheme="minorHAnsi" w:cstheme="minorBidi"/>
            <w:noProof/>
            <w:sz w:val="22"/>
            <w:szCs w:val="22"/>
            <w:lang w:val="es-ES" w:eastAsia="es-ES"/>
          </w:rPr>
          <w:tab/>
        </w:r>
        <w:r w:rsidRPr="00F12C7B">
          <w:rPr>
            <w:rStyle w:val="Hyperlink"/>
            <w:noProof/>
            <w:lang w:bidi="hi-IN"/>
          </w:rPr>
          <w:t>Requisitos del Sistema</w:t>
        </w:r>
        <w:r>
          <w:rPr>
            <w:noProof/>
            <w:webHidden/>
          </w:rPr>
          <w:tab/>
        </w:r>
        <w:r>
          <w:rPr>
            <w:noProof/>
            <w:webHidden/>
          </w:rPr>
          <w:fldChar w:fldCharType="begin"/>
        </w:r>
        <w:r>
          <w:rPr>
            <w:noProof/>
            <w:webHidden/>
          </w:rPr>
          <w:instrText xml:space="preserve"> PAGEREF _Toc302654533 \h </w:instrText>
        </w:r>
      </w:ins>
      <w:r>
        <w:rPr>
          <w:noProof/>
          <w:webHidden/>
        </w:rPr>
      </w:r>
      <w:r>
        <w:rPr>
          <w:noProof/>
          <w:webHidden/>
        </w:rPr>
        <w:fldChar w:fldCharType="separate"/>
      </w:r>
      <w:ins w:id="88" w:author="Orion" w:date="2011-09-21T08:27:00Z">
        <w:r w:rsidR="0071153F">
          <w:rPr>
            <w:noProof/>
            <w:webHidden/>
          </w:rPr>
          <w:t>33</w:t>
        </w:r>
      </w:ins>
      <w:ins w:id="89" w:author="Orion" w:date="2011-09-01T15:33:00Z">
        <w:r>
          <w:rPr>
            <w:noProof/>
            <w:webHidden/>
          </w:rPr>
          <w:fldChar w:fldCharType="end"/>
        </w:r>
        <w:r w:rsidRPr="00F12C7B">
          <w:rPr>
            <w:rStyle w:val="Hyperlink"/>
            <w:noProof/>
          </w:rPr>
          <w:fldChar w:fldCharType="end"/>
        </w:r>
      </w:ins>
    </w:p>
    <w:p w14:paraId="7A4AD788" w14:textId="77777777" w:rsidR="004F487F" w:rsidRDefault="004F487F">
      <w:pPr>
        <w:pStyle w:val="TOC1"/>
        <w:rPr>
          <w:ins w:id="90" w:author="Orion" w:date="2011-09-01T15:33:00Z"/>
          <w:rFonts w:asciiTheme="minorHAnsi" w:eastAsiaTheme="minorEastAsia" w:hAnsiTheme="minorHAnsi" w:cstheme="minorBidi"/>
          <w:noProof/>
          <w:sz w:val="22"/>
          <w:szCs w:val="22"/>
          <w:lang w:val="es-ES" w:eastAsia="es-ES"/>
        </w:rPr>
      </w:pPr>
      <w:ins w:id="9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"_Toc302654534"</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4.1.</w:t>
        </w:r>
        <w:r>
          <w:rPr>
            <w:rFonts w:asciiTheme="minorHAnsi" w:eastAsiaTheme="minorEastAsia" w:hAnsiTheme="minorHAnsi" w:cstheme="minorBidi"/>
            <w:noProof/>
            <w:sz w:val="22"/>
            <w:szCs w:val="22"/>
            <w:lang w:val="es-ES" w:eastAsia="es-ES"/>
          </w:rPr>
          <w:tab/>
        </w:r>
        <w:r w:rsidRPr="00F12C7B">
          <w:rPr>
            <w:rStyle w:val="Hyperlink"/>
            <w:noProof/>
            <w:lang w:bidi="hi-IN"/>
          </w:rPr>
          <w:t>Aspectos del tráfico aéreo</w:t>
        </w:r>
        <w:r>
          <w:rPr>
            <w:noProof/>
            <w:webHidden/>
          </w:rPr>
          <w:tab/>
        </w:r>
        <w:r>
          <w:rPr>
            <w:noProof/>
            <w:webHidden/>
          </w:rPr>
          <w:fldChar w:fldCharType="begin"/>
        </w:r>
        <w:r>
          <w:rPr>
            <w:noProof/>
            <w:webHidden/>
          </w:rPr>
          <w:instrText xml:space="preserve"> PAGEREF _Toc302654534 \h </w:instrText>
        </w:r>
      </w:ins>
      <w:r>
        <w:rPr>
          <w:noProof/>
          <w:webHidden/>
        </w:rPr>
      </w:r>
      <w:r>
        <w:rPr>
          <w:noProof/>
          <w:webHidden/>
        </w:rPr>
        <w:fldChar w:fldCharType="separate"/>
      </w:r>
      <w:ins w:id="92" w:author="Orion" w:date="2011-09-21T08:27:00Z">
        <w:r w:rsidR="0071153F">
          <w:rPr>
            <w:noProof/>
            <w:webHidden/>
          </w:rPr>
          <w:t>33</w:t>
        </w:r>
      </w:ins>
      <w:ins w:id="93" w:author="Orion" w:date="2011-09-01T15:33:00Z">
        <w:r>
          <w:rPr>
            <w:noProof/>
            <w:webHidden/>
          </w:rPr>
          <w:fldChar w:fldCharType="end"/>
        </w:r>
        <w:r w:rsidRPr="00F12C7B">
          <w:rPr>
            <w:rStyle w:val="Hyperlink"/>
            <w:noProof/>
          </w:rPr>
          <w:fldChar w:fldCharType="end"/>
        </w:r>
      </w:ins>
    </w:p>
    <w:p w14:paraId="243B6E39" w14:textId="77777777" w:rsidR="004F487F" w:rsidRDefault="004F487F">
      <w:pPr>
        <w:pStyle w:val="TOC1"/>
        <w:tabs>
          <w:tab w:val="left" w:pos="880"/>
        </w:tabs>
        <w:rPr>
          <w:ins w:id="94" w:author="Orion" w:date="2011-09-01T15:33:00Z"/>
          <w:rFonts w:asciiTheme="minorHAnsi" w:eastAsiaTheme="minorEastAsia" w:hAnsiTheme="minorHAnsi" w:cstheme="minorBidi"/>
          <w:noProof/>
          <w:sz w:val="22"/>
          <w:szCs w:val="22"/>
          <w:lang w:val="es-ES" w:eastAsia="es-ES"/>
        </w:rPr>
      </w:pPr>
      <w:ins w:id="9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"_Toc302654535"</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4.1.1.</w:t>
        </w:r>
        <w:r>
          <w:rPr>
            <w:rFonts w:asciiTheme="minorHAnsi" w:eastAsiaTheme="minorEastAsia" w:hAnsiTheme="minorHAnsi" w:cstheme="minorBidi"/>
            <w:noProof/>
            <w:sz w:val="22"/>
            <w:szCs w:val="22"/>
            <w:lang w:val="es-ES" w:eastAsia="es-ES"/>
          </w:rPr>
          <w:tab/>
        </w:r>
        <w:r w:rsidRPr="00F12C7B">
          <w:rPr>
            <w:rStyle w:val="Hyperlink"/>
            <w:noProof/>
            <w:lang w:bidi="hi-IN"/>
          </w:rPr>
          <w:t>Vuelo</w:t>
        </w:r>
        <w:r>
          <w:rPr>
            <w:noProof/>
            <w:webHidden/>
          </w:rPr>
          <w:tab/>
        </w:r>
        <w:r>
          <w:rPr>
            <w:noProof/>
            <w:webHidden/>
          </w:rPr>
          <w:fldChar w:fldCharType="begin"/>
        </w:r>
        <w:r>
          <w:rPr>
            <w:noProof/>
            <w:webHidden/>
          </w:rPr>
          <w:instrText xml:space="preserve"> PAGEREF _Toc302654535 \h </w:instrText>
        </w:r>
      </w:ins>
      <w:r>
        <w:rPr>
          <w:noProof/>
          <w:webHidden/>
        </w:rPr>
      </w:r>
      <w:r>
        <w:rPr>
          <w:noProof/>
          <w:webHidden/>
        </w:rPr>
        <w:fldChar w:fldCharType="separate"/>
      </w:r>
      <w:ins w:id="96" w:author="Orion" w:date="2011-09-21T08:27:00Z">
        <w:r w:rsidR="0071153F">
          <w:rPr>
            <w:noProof/>
            <w:webHidden/>
          </w:rPr>
          <w:t>33</w:t>
        </w:r>
      </w:ins>
      <w:ins w:id="97" w:author="Orion" w:date="2011-09-01T15:33:00Z">
        <w:r>
          <w:rPr>
            <w:noProof/>
            <w:webHidden/>
          </w:rPr>
          <w:fldChar w:fldCharType="end"/>
        </w:r>
        <w:r w:rsidRPr="00F12C7B">
          <w:rPr>
            <w:rStyle w:val="Hyperlink"/>
            <w:noProof/>
          </w:rPr>
          <w:fldChar w:fldCharType="end"/>
        </w:r>
      </w:ins>
    </w:p>
    <w:p w14:paraId="17005741" w14:textId="77777777" w:rsidR="004F487F" w:rsidRDefault="004F487F">
      <w:pPr>
        <w:pStyle w:val="TOC1"/>
        <w:tabs>
          <w:tab w:val="left" w:pos="880"/>
        </w:tabs>
        <w:rPr>
          <w:ins w:id="98" w:author="Orion" w:date="2011-09-01T15:33:00Z"/>
          <w:rFonts w:asciiTheme="minorHAnsi" w:eastAsiaTheme="minorEastAsia" w:hAnsiTheme="minorHAnsi" w:cstheme="minorBidi"/>
          <w:noProof/>
          <w:sz w:val="22"/>
          <w:szCs w:val="22"/>
          <w:lang w:val="es-ES" w:eastAsia="es-ES"/>
        </w:rPr>
      </w:pPr>
      <w:ins w:id="9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"_Toc302654536"</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4.1.2.</w:t>
        </w:r>
        <w:r>
          <w:rPr>
            <w:rFonts w:asciiTheme="minorHAnsi" w:eastAsiaTheme="minorEastAsia" w:hAnsiTheme="minorHAnsi" w:cstheme="minorBidi"/>
            <w:noProof/>
            <w:sz w:val="22"/>
            <w:szCs w:val="22"/>
            <w:lang w:val="es-ES" w:eastAsia="es-ES"/>
          </w:rPr>
          <w:tab/>
        </w:r>
        <w:r w:rsidRPr="00F12C7B">
          <w:rPr>
            <w:rStyle w:val="Hyperlink"/>
            <w:noProof/>
            <w:lang w:bidi="hi-IN"/>
          </w:rPr>
          <w:t>Aeronaves</w:t>
        </w:r>
        <w:r>
          <w:rPr>
            <w:noProof/>
            <w:webHidden/>
          </w:rPr>
          <w:tab/>
        </w:r>
        <w:r>
          <w:rPr>
            <w:noProof/>
            <w:webHidden/>
          </w:rPr>
          <w:fldChar w:fldCharType="begin"/>
        </w:r>
        <w:r>
          <w:rPr>
            <w:noProof/>
            <w:webHidden/>
          </w:rPr>
          <w:instrText xml:space="preserve"> PAGEREF _Toc302654536 \h </w:instrText>
        </w:r>
      </w:ins>
      <w:r>
        <w:rPr>
          <w:noProof/>
          <w:webHidden/>
        </w:rPr>
      </w:r>
      <w:r>
        <w:rPr>
          <w:noProof/>
          <w:webHidden/>
        </w:rPr>
        <w:fldChar w:fldCharType="separate"/>
      </w:r>
      <w:ins w:id="100" w:author="Orion" w:date="2011-09-21T08:27:00Z">
        <w:r w:rsidR="0071153F">
          <w:rPr>
            <w:noProof/>
            <w:webHidden/>
          </w:rPr>
          <w:t>34</w:t>
        </w:r>
      </w:ins>
      <w:ins w:id="101" w:author="Orion" w:date="2011-09-01T15:33:00Z">
        <w:r>
          <w:rPr>
            <w:noProof/>
            <w:webHidden/>
          </w:rPr>
          <w:fldChar w:fldCharType="end"/>
        </w:r>
        <w:r w:rsidRPr="00F12C7B">
          <w:rPr>
            <w:rStyle w:val="Hyperlink"/>
            <w:noProof/>
          </w:rPr>
          <w:fldChar w:fldCharType="end"/>
        </w:r>
      </w:ins>
    </w:p>
    <w:p w14:paraId="0320043A" w14:textId="77777777" w:rsidR="004F487F" w:rsidRDefault="004F487F">
      <w:pPr>
        <w:pStyle w:val="TOC1"/>
        <w:tabs>
          <w:tab w:val="left" w:pos="880"/>
        </w:tabs>
        <w:rPr>
          <w:ins w:id="102" w:author="Orion" w:date="2011-09-01T15:33:00Z"/>
          <w:rFonts w:asciiTheme="minorHAnsi" w:eastAsiaTheme="minorEastAsia" w:hAnsiTheme="minorHAnsi" w:cstheme="minorBidi"/>
          <w:noProof/>
          <w:sz w:val="22"/>
          <w:szCs w:val="22"/>
          <w:lang w:val="es-ES" w:eastAsia="es-ES"/>
        </w:rPr>
      </w:pPr>
      <w:ins w:id="10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"_Toc302654537"</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4.1.3.</w:t>
        </w:r>
        <w:r>
          <w:rPr>
            <w:rFonts w:asciiTheme="minorHAnsi" w:eastAsiaTheme="minorEastAsia" w:hAnsiTheme="minorHAnsi" w:cstheme="minorBidi"/>
            <w:noProof/>
            <w:sz w:val="22"/>
            <w:szCs w:val="22"/>
            <w:lang w:val="es-ES" w:eastAsia="es-ES"/>
          </w:rPr>
          <w:tab/>
        </w:r>
        <w:r w:rsidRPr="00F12C7B">
          <w:rPr>
            <w:rStyle w:val="Hyperlink"/>
            <w:noProof/>
            <w:lang w:bidi="hi-IN"/>
          </w:rPr>
          <w:t>Pilotos</w:t>
        </w:r>
        <w:r>
          <w:rPr>
            <w:noProof/>
            <w:webHidden/>
          </w:rPr>
          <w:tab/>
        </w:r>
        <w:r>
          <w:rPr>
            <w:noProof/>
            <w:webHidden/>
          </w:rPr>
          <w:fldChar w:fldCharType="begin"/>
        </w:r>
        <w:r>
          <w:rPr>
            <w:noProof/>
            <w:webHidden/>
          </w:rPr>
          <w:instrText xml:space="preserve"> PAGEREF _Toc302654537 \h </w:instrText>
        </w:r>
      </w:ins>
      <w:r>
        <w:rPr>
          <w:noProof/>
          <w:webHidden/>
        </w:rPr>
      </w:r>
      <w:r>
        <w:rPr>
          <w:noProof/>
          <w:webHidden/>
        </w:rPr>
        <w:fldChar w:fldCharType="separate"/>
      </w:r>
      <w:ins w:id="104" w:author="Orion" w:date="2011-09-21T08:27:00Z">
        <w:r w:rsidR="0071153F">
          <w:rPr>
            <w:noProof/>
            <w:webHidden/>
          </w:rPr>
          <w:t>35</w:t>
        </w:r>
      </w:ins>
      <w:ins w:id="105" w:author="Orion" w:date="2011-09-01T15:33:00Z">
        <w:r>
          <w:rPr>
            <w:noProof/>
            <w:webHidden/>
          </w:rPr>
          <w:fldChar w:fldCharType="end"/>
        </w:r>
        <w:r w:rsidRPr="00F12C7B">
          <w:rPr>
            <w:rStyle w:val="Hyperlink"/>
            <w:noProof/>
          </w:rPr>
          <w:fldChar w:fldCharType="end"/>
        </w:r>
      </w:ins>
    </w:p>
    <w:p w14:paraId="7E4ECD9A" w14:textId="77777777" w:rsidR="004F487F" w:rsidRDefault="004F487F">
      <w:pPr>
        <w:pStyle w:val="TOC1"/>
        <w:tabs>
          <w:tab w:val="left" w:pos="880"/>
        </w:tabs>
        <w:rPr>
          <w:ins w:id="106" w:author="Orion" w:date="2011-09-01T15:33:00Z"/>
          <w:rFonts w:asciiTheme="minorHAnsi" w:eastAsiaTheme="minorEastAsia" w:hAnsiTheme="minorHAnsi" w:cstheme="minorBidi"/>
          <w:noProof/>
          <w:sz w:val="22"/>
          <w:szCs w:val="22"/>
          <w:lang w:val="es-ES" w:eastAsia="es-ES"/>
        </w:rPr>
      </w:pPr>
      <w:ins w:id="10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"_Toc302654538"</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4.1.4.</w:t>
        </w:r>
        <w:r>
          <w:rPr>
            <w:rFonts w:asciiTheme="minorHAnsi" w:eastAsiaTheme="minorEastAsia" w:hAnsiTheme="minorHAnsi" w:cstheme="minorBidi"/>
            <w:noProof/>
            <w:sz w:val="22"/>
            <w:szCs w:val="22"/>
            <w:lang w:val="es-ES" w:eastAsia="es-ES"/>
          </w:rPr>
          <w:tab/>
        </w:r>
        <w:r w:rsidRPr="00F12C7B">
          <w:rPr>
            <w:rStyle w:val="Hyperlink"/>
            <w:noProof/>
            <w:lang w:bidi="hi-IN"/>
          </w:rPr>
          <w:t>Controladores</w:t>
        </w:r>
        <w:r>
          <w:rPr>
            <w:noProof/>
            <w:webHidden/>
          </w:rPr>
          <w:tab/>
        </w:r>
        <w:r>
          <w:rPr>
            <w:noProof/>
            <w:webHidden/>
          </w:rPr>
          <w:fldChar w:fldCharType="begin"/>
        </w:r>
        <w:r>
          <w:rPr>
            <w:noProof/>
            <w:webHidden/>
          </w:rPr>
          <w:instrText xml:space="preserve"> PAGEREF _Toc302654538 \h </w:instrText>
        </w:r>
      </w:ins>
      <w:r>
        <w:rPr>
          <w:noProof/>
          <w:webHidden/>
        </w:rPr>
      </w:r>
      <w:r>
        <w:rPr>
          <w:noProof/>
          <w:webHidden/>
        </w:rPr>
        <w:fldChar w:fldCharType="separate"/>
      </w:r>
      <w:ins w:id="108" w:author="Orion" w:date="2011-09-21T08:27:00Z">
        <w:r w:rsidR="0071153F">
          <w:rPr>
            <w:noProof/>
            <w:webHidden/>
          </w:rPr>
          <w:t>35</w:t>
        </w:r>
      </w:ins>
      <w:ins w:id="109" w:author="Orion" w:date="2011-09-01T15:33:00Z">
        <w:r>
          <w:rPr>
            <w:noProof/>
            <w:webHidden/>
          </w:rPr>
          <w:fldChar w:fldCharType="end"/>
        </w:r>
        <w:r w:rsidRPr="00F12C7B">
          <w:rPr>
            <w:rStyle w:val="Hyperlink"/>
            <w:noProof/>
          </w:rPr>
          <w:fldChar w:fldCharType="end"/>
        </w:r>
      </w:ins>
    </w:p>
    <w:p w14:paraId="3032976B" w14:textId="77777777" w:rsidR="004F487F" w:rsidRDefault="004F487F">
      <w:pPr>
        <w:pStyle w:val="TOC1"/>
        <w:rPr>
          <w:ins w:id="110" w:author="Orion" w:date="2011-09-01T15:33:00Z"/>
          <w:rFonts w:asciiTheme="minorHAnsi" w:eastAsiaTheme="minorEastAsia" w:hAnsiTheme="minorHAnsi" w:cstheme="minorBidi"/>
          <w:noProof/>
          <w:sz w:val="22"/>
          <w:szCs w:val="22"/>
          <w:lang w:val="es-ES" w:eastAsia="es-ES"/>
        </w:rPr>
      </w:pPr>
      <w:ins w:id="11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"_Toc302654539"</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4.2.</w:t>
        </w:r>
        <w:r>
          <w:rPr>
            <w:rFonts w:asciiTheme="minorHAnsi" w:eastAsiaTheme="minorEastAsia" w:hAnsiTheme="minorHAnsi" w:cstheme="minorBidi"/>
            <w:noProof/>
            <w:sz w:val="22"/>
            <w:szCs w:val="22"/>
            <w:lang w:val="es-ES" w:eastAsia="es-ES"/>
          </w:rPr>
          <w:tab/>
        </w:r>
        <w:r w:rsidRPr="00F12C7B">
          <w:rPr>
            <w:rStyle w:val="Hyperlink"/>
            <w:noProof/>
            <w:lang w:bidi="hi-IN"/>
          </w:rPr>
          <w:t>Desarrollo</w:t>
        </w:r>
        <w:r>
          <w:rPr>
            <w:noProof/>
            <w:webHidden/>
          </w:rPr>
          <w:tab/>
        </w:r>
        <w:r>
          <w:rPr>
            <w:noProof/>
            <w:webHidden/>
          </w:rPr>
          <w:fldChar w:fldCharType="begin"/>
        </w:r>
        <w:r>
          <w:rPr>
            <w:noProof/>
            <w:webHidden/>
          </w:rPr>
          <w:instrText xml:space="preserve"> PAGEREF _Toc302654539 \h </w:instrText>
        </w:r>
      </w:ins>
      <w:r>
        <w:rPr>
          <w:noProof/>
          <w:webHidden/>
        </w:rPr>
      </w:r>
      <w:r>
        <w:rPr>
          <w:noProof/>
          <w:webHidden/>
        </w:rPr>
        <w:fldChar w:fldCharType="separate"/>
      </w:r>
      <w:ins w:id="112" w:author="Orion" w:date="2011-09-21T08:27:00Z">
        <w:r w:rsidR="0071153F">
          <w:rPr>
            <w:noProof/>
            <w:webHidden/>
          </w:rPr>
          <w:t>35</w:t>
        </w:r>
      </w:ins>
      <w:ins w:id="113" w:author="Orion" w:date="2011-09-01T15:33:00Z">
        <w:r>
          <w:rPr>
            <w:noProof/>
            <w:webHidden/>
          </w:rPr>
          <w:fldChar w:fldCharType="end"/>
        </w:r>
        <w:r w:rsidRPr="00F12C7B">
          <w:rPr>
            <w:rStyle w:val="Hyperlink"/>
            <w:noProof/>
          </w:rPr>
          <w:fldChar w:fldCharType="end"/>
        </w:r>
      </w:ins>
    </w:p>
    <w:p w14:paraId="1FE7A1D7" w14:textId="77777777" w:rsidR="004F487F" w:rsidRDefault="004F487F">
      <w:pPr>
        <w:pStyle w:val="TOC1"/>
        <w:rPr>
          <w:ins w:id="114" w:author="Orion" w:date="2011-09-01T15:33:00Z"/>
          <w:rFonts w:asciiTheme="minorHAnsi" w:eastAsiaTheme="minorEastAsia" w:hAnsiTheme="minorHAnsi" w:cstheme="minorBidi"/>
          <w:noProof/>
          <w:sz w:val="22"/>
          <w:szCs w:val="22"/>
          <w:lang w:val="es-ES" w:eastAsia="es-ES"/>
        </w:rPr>
      </w:pPr>
      <w:ins w:id="11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"_Toc302654540"</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w:t>
        </w:r>
        <w:r>
          <w:rPr>
            <w:rFonts w:asciiTheme="minorHAnsi" w:eastAsiaTheme="minorEastAsia" w:hAnsiTheme="minorHAnsi" w:cstheme="minorBidi"/>
            <w:noProof/>
            <w:sz w:val="22"/>
            <w:szCs w:val="22"/>
            <w:lang w:val="es-ES" w:eastAsia="es-ES"/>
          </w:rPr>
          <w:tab/>
        </w:r>
        <w:r w:rsidRPr="00F12C7B">
          <w:rPr>
            <w:rStyle w:val="Hyperlink"/>
            <w:noProof/>
            <w:lang w:bidi="hi-IN"/>
          </w:rPr>
          <w:t>Entorno de simulación</w:t>
        </w:r>
        <w:r>
          <w:rPr>
            <w:noProof/>
            <w:webHidden/>
          </w:rPr>
          <w:tab/>
        </w:r>
        <w:r>
          <w:rPr>
            <w:noProof/>
            <w:webHidden/>
          </w:rPr>
          <w:fldChar w:fldCharType="begin"/>
        </w:r>
        <w:r>
          <w:rPr>
            <w:noProof/>
            <w:webHidden/>
          </w:rPr>
          <w:instrText xml:space="preserve"> PAGEREF _Toc302654540 \h </w:instrText>
        </w:r>
      </w:ins>
      <w:r>
        <w:rPr>
          <w:noProof/>
          <w:webHidden/>
        </w:rPr>
      </w:r>
      <w:r>
        <w:rPr>
          <w:noProof/>
          <w:webHidden/>
        </w:rPr>
        <w:fldChar w:fldCharType="separate"/>
      </w:r>
      <w:ins w:id="116" w:author="Orion" w:date="2011-09-21T08:27:00Z">
        <w:r w:rsidR="0071153F">
          <w:rPr>
            <w:noProof/>
            <w:webHidden/>
          </w:rPr>
          <w:t>39</w:t>
        </w:r>
      </w:ins>
      <w:ins w:id="117" w:author="Orion" w:date="2011-09-01T15:33:00Z">
        <w:r>
          <w:rPr>
            <w:noProof/>
            <w:webHidden/>
          </w:rPr>
          <w:fldChar w:fldCharType="end"/>
        </w:r>
        <w:r w:rsidRPr="00F12C7B">
          <w:rPr>
            <w:rStyle w:val="Hyperlink"/>
            <w:noProof/>
          </w:rPr>
          <w:fldChar w:fldCharType="end"/>
        </w:r>
      </w:ins>
    </w:p>
    <w:p w14:paraId="143870E7" w14:textId="77777777" w:rsidR="004F487F" w:rsidRDefault="004F487F">
      <w:pPr>
        <w:pStyle w:val="TOC1"/>
        <w:rPr>
          <w:ins w:id="118" w:author="Orion" w:date="2011-09-01T15:33:00Z"/>
          <w:rFonts w:asciiTheme="minorHAnsi" w:eastAsiaTheme="minorEastAsia" w:hAnsiTheme="minorHAnsi" w:cstheme="minorBidi"/>
          <w:noProof/>
          <w:sz w:val="22"/>
          <w:szCs w:val="22"/>
          <w:lang w:val="es-ES" w:eastAsia="es-ES"/>
        </w:rPr>
      </w:pPr>
      <w:ins w:id="11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"_Toc302654541"</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w:t>
        </w:r>
        <w:r>
          <w:rPr>
            <w:rFonts w:asciiTheme="minorHAnsi" w:eastAsiaTheme="minorEastAsia" w:hAnsiTheme="minorHAnsi" w:cstheme="minorBidi"/>
            <w:noProof/>
            <w:sz w:val="22"/>
            <w:szCs w:val="22"/>
            <w:lang w:val="es-ES" w:eastAsia="es-ES"/>
          </w:rPr>
          <w:tab/>
        </w:r>
        <w:r w:rsidRPr="00F12C7B">
          <w:rPr>
            <w:rStyle w:val="Hyperlink"/>
            <w:noProof/>
            <w:lang w:bidi="hi-IN"/>
          </w:rPr>
          <w:t>Especificación</w:t>
        </w:r>
        <w:r>
          <w:rPr>
            <w:noProof/>
            <w:webHidden/>
          </w:rPr>
          <w:tab/>
        </w:r>
        <w:r>
          <w:rPr>
            <w:noProof/>
            <w:webHidden/>
          </w:rPr>
          <w:fldChar w:fldCharType="begin"/>
        </w:r>
        <w:r>
          <w:rPr>
            <w:noProof/>
            <w:webHidden/>
          </w:rPr>
          <w:instrText xml:space="preserve"> PAGEREF _Toc302654541 \h </w:instrText>
        </w:r>
      </w:ins>
      <w:r>
        <w:rPr>
          <w:noProof/>
          <w:webHidden/>
        </w:rPr>
      </w:r>
      <w:r>
        <w:rPr>
          <w:noProof/>
          <w:webHidden/>
        </w:rPr>
        <w:fldChar w:fldCharType="separate"/>
      </w:r>
      <w:ins w:id="120" w:author="Orion" w:date="2011-09-21T08:27:00Z">
        <w:r w:rsidR="0071153F">
          <w:rPr>
            <w:noProof/>
            <w:webHidden/>
          </w:rPr>
          <w:t>39</w:t>
        </w:r>
      </w:ins>
      <w:ins w:id="121" w:author="Orion" w:date="2011-09-01T15:33:00Z">
        <w:r>
          <w:rPr>
            <w:noProof/>
            <w:webHidden/>
          </w:rPr>
          <w:fldChar w:fldCharType="end"/>
        </w:r>
        <w:r w:rsidRPr="00F12C7B">
          <w:rPr>
            <w:rStyle w:val="Hyperlink"/>
            <w:noProof/>
          </w:rPr>
          <w:fldChar w:fldCharType="end"/>
        </w:r>
      </w:ins>
    </w:p>
    <w:p w14:paraId="544FFF72" w14:textId="77777777" w:rsidR="004F487F" w:rsidRDefault="004F487F">
      <w:pPr>
        <w:pStyle w:val="TOC1"/>
        <w:tabs>
          <w:tab w:val="left" w:pos="880"/>
        </w:tabs>
        <w:rPr>
          <w:ins w:id="122" w:author="Orion" w:date="2011-09-01T15:33:00Z"/>
          <w:rFonts w:asciiTheme="minorHAnsi" w:eastAsiaTheme="minorEastAsia" w:hAnsiTheme="minorHAnsi" w:cstheme="minorBidi"/>
          <w:noProof/>
          <w:sz w:val="22"/>
          <w:szCs w:val="22"/>
          <w:lang w:val="es-ES" w:eastAsia="es-ES"/>
        </w:rPr>
      </w:pPr>
      <w:ins w:id="12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"_Toc302654542"</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5.1.1.</w:t>
        </w:r>
        <w:r>
          <w:rPr>
            <w:rFonts w:asciiTheme="minorHAnsi" w:eastAsiaTheme="minorEastAsia" w:hAnsiTheme="minorHAnsi" w:cstheme="minorBidi"/>
            <w:noProof/>
            <w:sz w:val="22"/>
            <w:szCs w:val="22"/>
            <w:lang w:val="es-ES" w:eastAsia="es-ES"/>
          </w:rPr>
          <w:tab/>
        </w:r>
        <w:r w:rsidRPr="00F12C7B">
          <w:rPr>
            <w:rStyle w:val="Hyperlink"/>
            <w:noProof/>
            <w:lang w:bidi="hi-IN"/>
          </w:rPr>
          <w:t>Casos de uso</w:t>
        </w:r>
        <w:r>
          <w:rPr>
            <w:noProof/>
            <w:webHidden/>
          </w:rPr>
          <w:tab/>
        </w:r>
        <w:r>
          <w:rPr>
            <w:noProof/>
            <w:webHidden/>
          </w:rPr>
          <w:fldChar w:fldCharType="begin"/>
        </w:r>
        <w:r>
          <w:rPr>
            <w:noProof/>
            <w:webHidden/>
          </w:rPr>
          <w:instrText xml:space="preserve"> PAGEREF _Toc302654542 \h </w:instrText>
        </w:r>
      </w:ins>
      <w:r>
        <w:rPr>
          <w:noProof/>
          <w:webHidden/>
        </w:rPr>
      </w:r>
      <w:r>
        <w:rPr>
          <w:noProof/>
          <w:webHidden/>
        </w:rPr>
        <w:fldChar w:fldCharType="separate"/>
      </w:r>
      <w:ins w:id="124" w:author="Orion" w:date="2011-09-21T08:27:00Z">
        <w:r w:rsidR="0071153F">
          <w:rPr>
            <w:noProof/>
            <w:webHidden/>
          </w:rPr>
          <w:t>39</w:t>
        </w:r>
      </w:ins>
      <w:ins w:id="125" w:author="Orion" w:date="2011-09-01T15:33:00Z">
        <w:r>
          <w:rPr>
            <w:noProof/>
            <w:webHidden/>
          </w:rPr>
          <w:fldChar w:fldCharType="end"/>
        </w:r>
        <w:r w:rsidRPr="00F12C7B">
          <w:rPr>
            <w:rStyle w:val="Hyperlink"/>
            <w:noProof/>
          </w:rPr>
          <w:fldChar w:fldCharType="end"/>
        </w:r>
      </w:ins>
    </w:p>
    <w:p w14:paraId="1C0794BA" w14:textId="77777777" w:rsidR="004F487F" w:rsidRDefault="004F487F">
      <w:pPr>
        <w:pStyle w:val="TOC1"/>
        <w:tabs>
          <w:tab w:val="left" w:pos="880"/>
        </w:tabs>
        <w:rPr>
          <w:ins w:id="126" w:author="Orion" w:date="2011-09-01T15:33:00Z"/>
          <w:rFonts w:asciiTheme="minorHAnsi" w:eastAsiaTheme="minorEastAsia" w:hAnsiTheme="minorHAnsi" w:cstheme="minorBidi"/>
          <w:noProof/>
          <w:sz w:val="22"/>
          <w:szCs w:val="22"/>
          <w:lang w:val="es-ES" w:eastAsia="es-ES"/>
        </w:rPr>
      </w:pPr>
      <w:ins w:id="12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"_Toc302654543"</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5.1.2.</w:t>
        </w:r>
        <w:r>
          <w:rPr>
            <w:rFonts w:asciiTheme="minorHAnsi" w:eastAsiaTheme="minorEastAsia" w:hAnsiTheme="minorHAnsi" w:cstheme="minorBidi"/>
            <w:noProof/>
            <w:sz w:val="22"/>
            <w:szCs w:val="22"/>
            <w:lang w:val="es-ES" w:eastAsia="es-ES"/>
          </w:rPr>
          <w:tab/>
        </w:r>
        <w:r w:rsidRPr="00F12C7B">
          <w:rPr>
            <w:rStyle w:val="Hyperlink"/>
            <w:noProof/>
            <w:lang w:bidi="hi-IN"/>
          </w:rPr>
          <w:t>Objetivos principales del sistema</w:t>
        </w:r>
        <w:r>
          <w:rPr>
            <w:noProof/>
            <w:webHidden/>
          </w:rPr>
          <w:tab/>
        </w:r>
        <w:r>
          <w:rPr>
            <w:noProof/>
            <w:webHidden/>
          </w:rPr>
          <w:fldChar w:fldCharType="begin"/>
        </w:r>
        <w:r>
          <w:rPr>
            <w:noProof/>
            <w:webHidden/>
          </w:rPr>
          <w:instrText xml:space="preserve"> PAGEREF _Toc302654543 \h </w:instrText>
        </w:r>
      </w:ins>
      <w:r>
        <w:rPr>
          <w:noProof/>
          <w:webHidden/>
        </w:rPr>
      </w:r>
      <w:r>
        <w:rPr>
          <w:noProof/>
          <w:webHidden/>
        </w:rPr>
        <w:fldChar w:fldCharType="separate"/>
      </w:r>
      <w:ins w:id="128" w:author="Orion" w:date="2011-09-21T08:27:00Z">
        <w:r w:rsidR="0071153F">
          <w:rPr>
            <w:noProof/>
            <w:webHidden/>
          </w:rPr>
          <w:t>40</w:t>
        </w:r>
      </w:ins>
      <w:ins w:id="129" w:author="Orion" w:date="2011-09-01T15:33:00Z">
        <w:r>
          <w:rPr>
            <w:noProof/>
            <w:webHidden/>
          </w:rPr>
          <w:fldChar w:fldCharType="end"/>
        </w:r>
        <w:r w:rsidRPr="00F12C7B">
          <w:rPr>
            <w:rStyle w:val="Hyperlink"/>
            <w:noProof/>
          </w:rPr>
          <w:fldChar w:fldCharType="end"/>
        </w:r>
      </w:ins>
    </w:p>
    <w:p w14:paraId="69E17504" w14:textId="77777777" w:rsidR="004F487F" w:rsidRDefault="004F487F">
      <w:pPr>
        <w:pStyle w:val="TOC1"/>
        <w:tabs>
          <w:tab w:val="left" w:pos="880"/>
        </w:tabs>
        <w:rPr>
          <w:ins w:id="130" w:author="Orion" w:date="2011-09-01T15:33:00Z"/>
          <w:rFonts w:asciiTheme="minorHAnsi" w:eastAsiaTheme="minorEastAsia" w:hAnsiTheme="minorHAnsi" w:cstheme="minorBidi"/>
          <w:noProof/>
          <w:sz w:val="22"/>
          <w:szCs w:val="22"/>
          <w:lang w:val="es-ES" w:eastAsia="es-ES"/>
        </w:rPr>
      </w:pPr>
      <w:ins w:id="13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"_Toc302654544"</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5.1.3.</w:t>
        </w:r>
        <w:r>
          <w:rPr>
            <w:rFonts w:asciiTheme="minorHAnsi" w:eastAsiaTheme="minorEastAsia" w:hAnsiTheme="minorHAnsi" w:cstheme="minorBidi"/>
            <w:noProof/>
            <w:sz w:val="22"/>
            <w:szCs w:val="22"/>
            <w:lang w:val="es-ES" w:eastAsia="es-ES"/>
          </w:rPr>
          <w:tab/>
        </w:r>
        <w:r w:rsidRPr="00F12C7B">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_Toc302654544 \h </w:instrText>
        </w:r>
      </w:ins>
      <w:r>
        <w:rPr>
          <w:noProof/>
          <w:webHidden/>
        </w:rPr>
      </w:r>
      <w:r>
        <w:rPr>
          <w:noProof/>
          <w:webHidden/>
        </w:rPr>
        <w:fldChar w:fldCharType="separate"/>
      </w:r>
      <w:ins w:id="132" w:author="Orion" w:date="2011-09-21T08:27:00Z">
        <w:r w:rsidR="0071153F">
          <w:rPr>
            <w:noProof/>
            <w:webHidden/>
          </w:rPr>
          <w:t>41</w:t>
        </w:r>
      </w:ins>
      <w:ins w:id="133" w:author="Orion" w:date="2011-09-01T15:33:00Z">
        <w:r>
          <w:rPr>
            <w:noProof/>
            <w:webHidden/>
          </w:rPr>
          <w:fldChar w:fldCharType="end"/>
        </w:r>
        <w:r w:rsidRPr="00F12C7B">
          <w:rPr>
            <w:rStyle w:val="Hyperlink"/>
            <w:noProof/>
          </w:rPr>
          <w:fldChar w:fldCharType="end"/>
        </w:r>
      </w:ins>
    </w:p>
    <w:p w14:paraId="0953054E" w14:textId="77777777" w:rsidR="004F487F" w:rsidRDefault="004F487F">
      <w:pPr>
        <w:pStyle w:val="TOC1"/>
        <w:tabs>
          <w:tab w:val="left" w:pos="880"/>
        </w:tabs>
        <w:rPr>
          <w:ins w:id="134" w:author="Orion" w:date="2011-09-01T15:33:00Z"/>
          <w:rFonts w:asciiTheme="minorHAnsi" w:eastAsiaTheme="minorEastAsia" w:hAnsiTheme="minorHAnsi" w:cstheme="minorBidi"/>
          <w:noProof/>
          <w:sz w:val="22"/>
          <w:szCs w:val="22"/>
          <w:lang w:val="es-ES" w:eastAsia="es-ES"/>
        </w:rPr>
      </w:pPr>
      <w:ins w:id="13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"_Toc302654545"</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5.1.4.</w:t>
        </w:r>
        <w:r>
          <w:rPr>
            <w:rFonts w:asciiTheme="minorHAnsi" w:eastAsiaTheme="minorEastAsia" w:hAnsiTheme="minorHAnsi" w:cstheme="minorBidi"/>
            <w:noProof/>
            <w:sz w:val="22"/>
            <w:szCs w:val="22"/>
            <w:lang w:val="es-ES" w:eastAsia="es-ES"/>
          </w:rPr>
          <w:tab/>
        </w:r>
        <w:r w:rsidRPr="00F12C7B">
          <w:rPr>
            <w:rStyle w:val="Hyperlink"/>
            <w:noProof/>
            <w:lang w:bidi="hi-IN"/>
          </w:rPr>
          <w:t>Seguimiento del plan de vuelo</w:t>
        </w:r>
        <w:r>
          <w:rPr>
            <w:noProof/>
            <w:webHidden/>
          </w:rPr>
          <w:tab/>
        </w:r>
        <w:r>
          <w:rPr>
            <w:noProof/>
            <w:webHidden/>
          </w:rPr>
          <w:fldChar w:fldCharType="begin"/>
        </w:r>
        <w:r>
          <w:rPr>
            <w:noProof/>
            <w:webHidden/>
          </w:rPr>
          <w:instrText xml:space="preserve"> PAGEREF _Toc302654545 \h </w:instrText>
        </w:r>
      </w:ins>
      <w:r>
        <w:rPr>
          <w:noProof/>
          <w:webHidden/>
        </w:rPr>
      </w:r>
      <w:r>
        <w:rPr>
          <w:noProof/>
          <w:webHidden/>
        </w:rPr>
        <w:fldChar w:fldCharType="separate"/>
      </w:r>
      <w:ins w:id="136" w:author="Orion" w:date="2011-09-21T08:27:00Z">
        <w:r w:rsidR="0071153F">
          <w:rPr>
            <w:noProof/>
            <w:webHidden/>
          </w:rPr>
          <w:t>43</w:t>
        </w:r>
      </w:ins>
      <w:ins w:id="137" w:author="Orion" w:date="2011-09-01T15:33:00Z">
        <w:r>
          <w:rPr>
            <w:noProof/>
            <w:webHidden/>
          </w:rPr>
          <w:fldChar w:fldCharType="end"/>
        </w:r>
        <w:r w:rsidRPr="00F12C7B">
          <w:rPr>
            <w:rStyle w:val="Hyperlink"/>
            <w:noProof/>
          </w:rPr>
          <w:fldChar w:fldCharType="end"/>
        </w:r>
      </w:ins>
    </w:p>
    <w:p w14:paraId="50FF358F" w14:textId="77777777" w:rsidR="004F487F" w:rsidRDefault="004F487F">
      <w:pPr>
        <w:pStyle w:val="TOC1"/>
        <w:tabs>
          <w:tab w:val="left" w:pos="1100"/>
        </w:tabs>
        <w:rPr>
          <w:ins w:id="138" w:author="Orion" w:date="2011-09-01T15:33:00Z"/>
          <w:rFonts w:asciiTheme="minorHAnsi" w:eastAsiaTheme="minorEastAsia" w:hAnsiTheme="minorHAnsi" w:cstheme="minorBidi"/>
          <w:noProof/>
          <w:sz w:val="22"/>
          <w:szCs w:val="22"/>
          <w:lang w:val="es-ES" w:eastAsia="es-ES"/>
        </w:rPr>
      </w:pPr>
      <w:ins w:id="13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"_Toc302654546"</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5.1.4.1.</w:t>
        </w:r>
        <w:r>
          <w:rPr>
            <w:rFonts w:asciiTheme="minorHAnsi" w:eastAsiaTheme="minorEastAsia" w:hAnsiTheme="minorHAnsi" w:cstheme="minorBidi"/>
            <w:noProof/>
            <w:sz w:val="22"/>
            <w:szCs w:val="22"/>
            <w:lang w:val="es-ES" w:eastAsia="es-ES"/>
          </w:rPr>
          <w:tab/>
        </w:r>
        <w:r w:rsidRPr="00F12C7B">
          <w:rPr>
            <w:rStyle w:val="Hyperlink"/>
            <w:noProof/>
            <w:lang w:bidi="hi-IN"/>
          </w:rPr>
          <w:t>Arranque del avión</w:t>
        </w:r>
        <w:r>
          <w:rPr>
            <w:noProof/>
            <w:webHidden/>
          </w:rPr>
          <w:tab/>
        </w:r>
        <w:r>
          <w:rPr>
            <w:noProof/>
            <w:webHidden/>
          </w:rPr>
          <w:fldChar w:fldCharType="begin"/>
        </w:r>
        <w:r>
          <w:rPr>
            <w:noProof/>
            <w:webHidden/>
          </w:rPr>
          <w:instrText xml:space="preserve"> PAGEREF _Toc302654546 \h </w:instrText>
        </w:r>
      </w:ins>
      <w:r>
        <w:rPr>
          <w:noProof/>
          <w:webHidden/>
        </w:rPr>
      </w:r>
      <w:r>
        <w:rPr>
          <w:noProof/>
          <w:webHidden/>
        </w:rPr>
        <w:fldChar w:fldCharType="separate"/>
      </w:r>
      <w:ins w:id="140" w:author="Orion" w:date="2011-09-21T08:27:00Z">
        <w:r w:rsidR="0071153F">
          <w:rPr>
            <w:noProof/>
            <w:webHidden/>
          </w:rPr>
          <w:t>44</w:t>
        </w:r>
      </w:ins>
      <w:ins w:id="141" w:author="Orion" w:date="2011-09-01T15:33:00Z">
        <w:r>
          <w:rPr>
            <w:noProof/>
            <w:webHidden/>
          </w:rPr>
          <w:fldChar w:fldCharType="end"/>
        </w:r>
        <w:r w:rsidRPr="00F12C7B">
          <w:rPr>
            <w:rStyle w:val="Hyperlink"/>
            <w:noProof/>
          </w:rPr>
          <w:fldChar w:fldCharType="end"/>
        </w:r>
      </w:ins>
    </w:p>
    <w:p w14:paraId="69B69FF0" w14:textId="77777777" w:rsidR="004F487F" w:rsidRDefault="004F487F">
      <w:pPr>
        <w:pStyle w:val="TOC1"/>
        <w:tabs>
          <w:tab w:val="left" w:pos="1100"/>
        </w:tabs>
        <w:rPr>
          <w:ins w:id="142" w:author="Orion" w:date="2011-09-01T15:33:00Z"/>
          <w:rFonts w:asciiTheme="minorHAnsi" w:eastAsiaTheme="minorEastAsia" w:hAnsiTheme="minorHAnsi" w:cstheme="minorBidi"/>
          <w:noProof/>
          <w:sz w:val="22"/>
          <w:szCs w:val="22"/>
          <w:lang w:val="es-ES" w:eastAsia="es-ES"/>
        </w:rPr>
      </w:pPr>
      <w:ins w:id="14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"_Toc302654547"</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5.1.4.2.</w:t>
        </w:r>
        <w:r>
          <w:rPr>
            <w:rFonts w:asciiTheme="minorHAnsi" w:eastAsiaTheme="minorEastAsia" w:hAnsiTheme="minorHAnsi" w:cstheme="minorBidi"/>
            <w:noProof/>
            <w:sz w:val="22"/>
            <w:szCs w:val="22"/>
            <w:lang w:val="es-ES" w:eastAsia="es-ES"/>
          </w:rPr>
          <w:tab/>
        </w:r>
        <w:r w:rsidRPr="00F12C7B">
          <w:rPr>
            <w:rStyle w:val="Hyperlink"/>
            <w:noProof/>
            <w:lang w:bidi="hi-IN"/>
          </w:rPr>
          <w:t>Descomposición del plan de vuelo</w:t>
        </w:r>
        <w:r>
          <w:rPr>
            <w:noProof/>
            <w:webHidden/>
          </w:rPr>
          <w:tab/>
        </w:r>
        <w:r>
          <w:rPr>
            <w:noProof/>
            <w:webHidden/>
          </w:rPr>
          <w:fldChar w:fldCharType="begin"/>
        </w:r>
        <w:r>
          <w:rPr>
            <w:noProof/>
            <w:webHidden/>
          </w:rPr>
          <w:instrText xml:space="preserve"> PAGEREF _Toc302654547 \h </w:instrText>
        </w:r>
      </w:ins>
      <w:r>
        <w:rPr>
          <w:noProof/>
          <w:webHidden/>
        </w:rPr>
      </w:r>
      <w:r>
        <w:rPr>
          <w:noProof/>
          <w:webHidden/>
        </w:rPr>
        <w:fldChar w:fldCharType="separate"/>
      </w:r>
      <w:ins w:id="144" w:author="Orion" w:date="2011-09-21T08:27:00Z">
        <w:r w:rsidR="0071153F">
          <w:rPr>
            <w:noProof/>
            <w:webHidden/>
          </w:rPr>
          <w:t>46</w:t>
        </w:r>
      </w:ins>
      <w:ins w:id="145" w:author="Orion" w:date="2011-09-01T15:33:00Z">
        <w:r>
          <w:rPr>
            <w:noProof/>
            <w:webHidden/>
          </w:rPr>
          <w:fldChar w:fldCharType="end"/>
        </w:r>
        <w:r w:rsidRPr="00F12C7B">
          <w:rPr>
            <w:rStyle w:val="Hyperlink"/>
            <w:noProof/>
          </w:rPr>
          <w:fldChar w:fldCharType="end"/>
        </w:r>
      </w:ins>
    </w:p>
    <w:p w14:paraId="1E22B718" w14:textId="77777777" w:rsidR="004F487F" w:rsidRDefault="004F487F">
      <w:pPr>
        <w:pStyle w:val="TOC1"/>
        <w:tabs>
          <w:tab w:val="left" w:pos="1100"/>
        </w:tabs>
        <w:rPr>
          <w:ins w:id="146" w:author="Orion" w:date="2011-09-01T15:33:00Z"/>
          <w:rFonts w:asciiTheme="minorHAnsi" w:eastAsiaTheme="minorEastAsia" w:hAnsiTheme="minorHAnsi" w:cstheme="minorBidi"/>
          <w:noProof/>
          <w:sz w:val="22"/>
          <w:szCs w:val="22"/>
          <w:lang w:val="es-ES" w:eastAsia="es-ES"/>
        </w:rPr>
      </w:pPr>
      <w:ins w:id="147" w:author="Orion" w:date="2011-09-01T15:33:00Z">
        <w:r w:rsidRPr="00F12C7B">
          <w:rPr>
            <w:rStyle w:val="Hyperlink"/>
            <w:noProof/>
          </w:rPr>
          <w:lastRenderedPageBreak/>
          <w:fldChar w:fldCharType="begin"/>
        </w:r>
        <w:r w:rsidRPr="00F12C7B">
          <w:rPr>
            <w:rStyle w:val="Hyperlink"/>
            <w:noProof/>
          </w:rPr>
          <w:instrText xml:space="preserve"> </w:instrText>
        </w:r>
        <w:r>
          <w:rPr>
            <w:noProof/>
          </w:rPr>
          <w:instrText>HYPERLINK \l "_Toc302654548"</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5.1.4.3.</w:t>
        </w:r>
        <w:r>
          <w:rPr>
            <w:rFonts w:asciiTheme="minorHAnsi" w:eastAsiaTheme="minorEastAsia" w:hAnsiTheme="minorHAnsi" w:cstheme="minorBidi"/>
            <w:noProof/>
            <w:sz w:val="22"/>
            <w:szCs w:val="22"/>
            <w:lang w:val="es-ES" w:eastAsia="es-ES"/>
          </w:rPr>
          <w:tab/>
        </w:r>
        <w:r w:rsidRPr="00F12C7B">
          <w:rPr>
            <w:rStyle w:val="Hyperlink"/>
            <w:noProof/>
            <w:lang w:bidi="hi-IN"/>
          </w:rPr>
          <w:t>Toma de decisiones en un tramo</w:t>
        </w:r>
        <w:r>
          <w:rPr>
            <w:noProof/>
            <w:webHidden/>
          </w:rPr>
          <w:tab/>
        </w:r>
        <w:r>
          <w:rPr>
            <w:noProof/>
            <w:webHidden/>
          </w:rPr>
          <w:fldChar w:fldCharType="begin"/>
        </w:r>
        <w:r>
          <w:rPr>
            <w:noProof/>
            <w:webHidden/>
          </w:rPr>
          <w:instrText xml:space="preserve"> PAGEREF _Toc302654548 \h </w:instrText>
        </w:r>
      </w:ins>
      <w:r>
        <w:rPr>
          <w:noProof/>
          <w:webHidden/>
        </w:rPr>
      </w:r>
      <w:r>
        <w:rPr>
          <w:noProof/>
          <w:webHidden/>
        </w:rPr>
        <w:fldChar w:fldCharType="separate"/>
      </w:r>
      <w:ins w:id="148" w:author="Orion" w:date="2011-09-21T08:27:00Z">
        <w:r w:rsidR="0071153F">
          <w:rPr>
            <w:noProof/>
            <w:webHidden/>
          </w:rPr>
          <w:t>46</w:t>
        </w:r>
      </w:ins>
      <w:ins w:id="149" w:author="Orion" w:date="2011-09-01T15:33:00Z">
        <w:r>
          <w:rPr>
            <w:noProof/>
            <w:webHidden/>
          </w:rPr>
          <w:fldChar w:fldCharType="end"/>
        </w:r>
        <w:r w:rsidRPr="00F12C7B">
          <w:rPr>
            <w:rStyle w:val="Hyperlink"/>
            <w:noProof/>
          </w:rPr>
          <w:fldChar w:fldCharType="end"/>
        </w:r>
      </w:ins>
    </w:p>
    <w:p w14:paraId="34D6E5B1" w14:textId="77777777" w:rsidR="004F487F" w:rsidRDefault="004F487F">
      <w:pPr>
        <w:pStyle w:val="TOC1"/>
        <w:tabs>
          <w:tab w:val="left" w:pos="1100"/>
        </w:tabs>
        <w:rPr>
          <w:ins w:id="150" w:author="Orion" w:date="2011-09-01T15:33:00Z"/>
          <w:rFonts w:asciiTheme="minorHAnsi" w:eastAsiaTheme="minorEastAsia" w:hAnsiTheme="minorHAnsi" w:cstheme="minorBidi"/>
          <w:noProof/>
          <w:sz w:val="22"/>
          <w:szCs w:val="22"/>
          <w:lang w:val="es-ES" w:eastAsia="es-ES"/>
        </w:rPr>
      </w:pPr>
      <w:ins w:id="15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"_Toc302654550"</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5.1.4.4.</w:t>
        </w:r>
        <w:r>
          <w:rPr>
            <w:rFonts w:asciiTheme="minorHAnsi" w:eastAsiaTheme="minorEastAsia" w:hAnsiTheme="minorHAnsi" w:cstheme="minorBidi"/>
            <w:noProof/>
            <w:sz w:val="22"/>
            <w:szCs w:val="22"/>
            <w:lang w:val="es-ES" w:eastAsia="es-ES"/>
          </w:rPr>
          <w:tab/>
        </w:r>
        <w:r w:rsidRPr="00F12C7B">
          <w:rPr>
            <w:rStyle w:val="Hyperlink"/>
            <w:noProof/>
            <w:lang w:bidi="hi-IN"/>
          </w:rPr>
          <w:t>Ejecución de maniobras</w:t>
        </w:r>
        <w:r>
          <w:rPr>
            <w:noProof/>
            <w:webHidden/>
          </w:rPr>
          <w:tab/>
        </w:r>
        <w:r>
          <w:rPr>
            <w:noProof/>
            <w:webHidden/>
          </w:rPr>
          <w:fldChar w:fldCharType="begin"/>
        </w:r>
        <w:r>
          <w:rPr>
            <w:noProof/>
            <w:webHidden/>
          </w:rPr>
          <w:instrText xml:space="preserve"> PAGEREF _Toc302654550 \h </w:instrText>
        </w:r>
      </w:ins>
      <w:r>
        <w:rPr>
          <w:noProof/>
          <w:webHidden/>
        </w:rPr>
      </w:r>
      <w:r>
        <w:rPr>
          <w:noProof/>
          <w:webHidden/>
        </w:rPr>
        <w:fldChar w:fldCharType="separate"/>
      </w:r>
      <w:ins w:id="152" w:author="Orion" w:date="2011-09-21T08:27:00Z">
        <w:r w:rsidR="0071153F">
          <w:rPr>
            <w:noProof/>
            <w:webHidden/>
          </w:rPr>
          <w:t>48</w:t>
        </w:r>
      </w:ins>
      <w:ins w:id="153" w:author="Orion" w:date="2011-09-01T15:33:00Z">
        <w:r>
          <w:rPr>
            <w:noProof/>
            <w:webHidden/>
          </w:rPr>
          <w:fldChar w:fldCharType="end"/>
        </w:r>
        <w:r w:rsidRPr="00F12C7B">
          <w:rPr>
            <w:rStyle w:val="Hyperlink"/>
            <w:noProof/>
          </w:rPr>
          <w:fldChar w:fldCharType="end"/>
        </w:r>
      </w:ins>
    </w:p>
    <w:p w14:paraId="33368634" w14:textId="77777777" w:rsidR="004F487F" w:rsidRDefault="004F487F">
      <w:pPr>
        <w:pStyle w:val="TOC1"/>
        <w:tabs>
          <w:tab w:val="left" w:pos="1100"/>
        </w:tabs>
        <w:rPr>
          <w:ins w:id="154" w:author="Orion" w:date="2011-09-01T15:33:00Z"/>
          <w:rFonts w:asciiTheme="minorHAnsi" w:eastAsiaTheme="minorEastAsia" w:hAnsiTheme="minorHAnsi" w:cstheme="minorBidi"/>
          <w:noProof/>
          <w:sz w:val="22"/>
          <w:szCs w:val="22"/>
          <w:lang w:val="es-ES" w:eastAsia="es-ES"/>
        </w:rPr>
      </w:pPr>
      <w:ins w:id="15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"_Toc302654551"</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5.1.4.5.</w:t>
        </w:r>
        <w:r>
          <w:rPr>
            <w:rFonts w:asciiTheme="minorHAnsi" w:eastAsiaTheme="minorEastAsia" w:hAnsiTheme="minorHAnsi" w:cstheme="minorBidi"/>
            <w:noProof/>
            <w:sz w:val="22"/>
            <w:szCs w:val="22"/>
            <w:lang w:val="es-ES" w:eastAsia="es-ES"/>
          </w:rPr>
          <w:tab/>
        </w:r>
        <w:r w:rsidRPr="00F12C7B">
          <w:rPr>
            <w:rStyle w:val="Hyperlink"/>
            <w:noProof/>
            <w:lang w:bidi="hi-IN"/>
          </w:rPr>
          <w:t>Comprobaciones tras la maniobra</w:t>
        </w:r>
        <w:r>
          <w:rPr>
            <w:noProof/>
            <w:webHidden/>
          </w:rPr>
          <w:tab/>
        </w:r>
        <w:r>
          <w:rPr>
            <w:noProof/>
            <w:webHidden/>
          </w:rPr>
          <w:fldChar w:fldCharType="begin"/>
        </w:r>
        <w:r>
          <w:rPr>
            <w:noProof/>
            <w:webHidden/>
          </w:rPr>
          <w:instrText xml:space="preserve"> PAGEREF _Toc302654551 \h </w:instrText>
        </w:r>
      </w:ins>
      <w:r>
        <w:rPr>
          <w:noProof/>
          <w:webHidden/>
        </w:rPr>
      </w:r>
      <w:r>
        <w:rPr>
          <w:noProof/>
          <w:webHidden/>
        </w:rPr>
        <w:fldChar w:fldCharType="separate"/>
      </w:r>
      <w:ins w:id="156" w:author="Orion" w:date="2011-09-21T08:27:00Z">
        <w:r w:rsidR="0071153F">
          <w:rPr>
            <w:noProof/>
            <w:webHidden/>
          </w:rPr>
          <w:t>50</w:t>
        </w:r>
      </w:ins>
      <w:ins w:id="157" w:author="Orion" w:date="2011-09-01T15:33:00Z">
        <w:r>
          <w:rPr>
            <w:noProof/>
            <w:webHidden/>
          </w:rPr>
          <w:fldChar w:fldCharType="end"/>
        </w:r>
        <w:r w:rsidRPr="00F12C7B">
          <w:rPr>
            <w:rStyle w:val="Hyperlink"/>
            <w:noProof/>
          </w:rPr>
          <w:fldChar w:fldCharType="end"/>
        </w:r>
      </w:ins>
    </w:p>
    <w:p w14:paraId="4DC736A2" w14:textId="77777777" w:rsidR="004F487F" w:rsidRDefault="004F487F">
      <w:pPr>
        <w:pStyle w:val="TOC1"/>
        <w:tabs>
          <w:tab w:val="left" w:pos="880"/>
        </w:tabs>
        <w:rPr>
          <w:ins w:id="158" w:author="Orion" w:date="2011-09-01T15:33:00Z"/>
          <w:rFonts w:asciiTheme="minorHAnsi" w:eastAsiaTheme="minorEastAsia" w:hAnsiTheme="minorHAnsi" w:cstheme="minorBidi"/>
          <w:noProof/>
          <w:sz w:val="22"/>
          <w:szCs w:val="22"/>
          <w:lang w:val="es-ES" w:eastAsia="es-ES"/>
        </w:rPr>
      </w:pPr>
      <w:ins w:id="15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"_Toc302654552"</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5.1.5.</w:t>
        </w:r>
        <w:r>
          <w:rPr>
            <w:rFonts w:asciiTheme="minorHAnsi" w:eastAsiaTheme="minorEastAsia" w:hAnsiTheme="minorHAnsi" w:cstheme="minorBidi"/>
            <w:noProof/>
            <w:sz w:val="22"/>
            <w:szCs w:val="22"/>
            <w:lang w:val="es-ES" w:eastAsia="es-ES"/>
          </w:rPr>
          <w:tab/>
        </w:r>
        <w:r w:rsidRPr="00F12C7B">
          <w:rPr>
            <w:rStyle w:val="Hyperlink"/>
            <w:noProof/>
            <w:lang w:bidi="hi-IN"/>
          </w:rPr>
          <w:t>Gestión de conflictos</w:t>
        </w:r>
        <w:r>
          <w:rPr>
            <w:noProof/>
            <w:webHidden/>
          </w:rPr>
          <w:tab/>
        </w:r>
        <w:r>
          <w:rPr>
            <w:noProof/>
            <w:webHidden/>
          </w:rPr>
          <w:fldChar w:fldCharType="begin"/>
        </w:r>
        <w:r>
          <w:rPr>
            <w:noProof/>
            <w:webHidden/>
          </w:rPr>
          <w:instrText xml:space="preserve"> PAGEREF _Toc302654552 \h </w:instrText>
        </w:r>
      </w:ins>
      <w:r>
        <w:rPr>
          <w:noProof/>
          <w:webHidden/>
        </w:rPr>
      </w:r>
      <w:r>
        <w:rPr>
          <w:noProof/>
          <w:webHidden/>
        </w:rPr>
        <w:fldChar w:fldCharType="separate"/>
      </w:r>
      <w:ins w:id="160" w:author="Orion" w:date="2011-09-21T08:27:00Z">
        <w:r w:rsidR="0071153F">
          <w:rPr>
            <w:noProof/>
            <w:webHidden/>
          </w:rPr>
          <w:t>51</w:t>
        </w:r>
      </w:ins>
      <w:ins w:id="161" w:author="Orion" w:date="2011-09-01T15:33:00Z">
        <w:r>
          <w:rPr>
            <w:noProof/>
            <w:webHidden/>
          </w:rPr>
          <w:fldChar w:fldCharType="end"/>
        </w:r>
        <w:r w:rsidRPr="00F12C7B">
          <w:rPr>
            <w:rStyle w:val="Hyperlink"/>
            <w:noProof/>
          </w:rPr>
          <w:fldChar w:fldCharType="end"/>
        </w:r>
      </w:ins>
    </w:p>
    <w:p w14:paraId="6E87B21A" w14:textId="77777777" w:rsidR="004F487F" w:rsidRDefault="004F487F">
      <w:pPr>
        <w:pStyle w:val="TOC1"/>
        <w:tabs>
          <w:tab w:val="left" w:pos="1100"/>
        </w:tabs>
        <w:rPr>
          <w:ins w:id="162" w:author="Orion" w:date="2011-09-01T15:33:00Z"/>
          <w:rFonts w:asciiTheme="minorHAnsi" w:eastAsiaTheme="minorEastAsia" w:hAnsiTheme="minorHAnsi" w:cstheme="minorBidi"/>
          <w:noProof/>
          <w:sz w:val="22"/>
          <w:szCs w:val="22"/>
          <w:lang w:val="es-ES" w:eastAsia="es-ES"/>
        </w:rPr>
      </w:pPr>
      <w:ins w:id="16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"_Toc302654553"</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5.1.5.1.</w:t>
        </w:r>
        <w:r>
          <w:rPr>
            <w:rFonts w:asciiTheme="minorHAnsi" w:eastAsiaTheme="minorEastAsia" w:hAnsiTheme="minorHAnsi" w:cstheme="minorBidi"/>
            <w:noProof/>
            <w:sz w:val="22"/>
            <w:szCs w:val="22"/>
            <w:lang w:val="es-ES" w:eastAsia="es-ES"/>
          </w:rPr>
          <w:tab/>
        </w:r>
        <w:r w:rsidRPr="00F12C7B">
          <w:rPr>
            <w:rStyle w:val="Hyperlink"/>
            <w:noProof/>
            <w:lang w:bidi="hi-IN"/>
          </w:rPr>
          <w:t>Detección de conflictos</w:t>
        </w:r>
        <w:r>
          <w:rPr>
            <w:noProof/>
            <w:webHidden/>
          </w:rPr>
          <w:tab/>
        </w:r>
        <w:r>
          <w:rPr>
            <w:noProof/>
            <w:webHidden/>
          </w:rPr>
          <w:fldChar w:fldCharType="begin"/>
        </w:r>
        <w:r>
          <w:rPr>
            <w:noProof/>
            <w:webHidden/>
          </w:rPr>
          <w:instrText xml:space="preserve"> PAGEREF _Toc302654553 \h </w:instrText>
        </w:r>
      </w:ins>
      <w:r>
        <w:rPr>
          <w:noProof/>
          <w:webHidden/>
        </w:rPr>
      </w:r>
      <w:r>
        <w:rPr>
          <w:noProof/>
          <w:webHidden/>
        </w:rPr>
        <w:fldChar w:fldCharType="separate"/>
      </w:r>
      <w:ins w:id="164" w:author="Orion" w:date="2011-09-21T08:27:00Z">
        <w:r w:rsidR="0071153F">
          <w:rPr>
            <w:noProof/>
            <w:webHidden/>
          </w:rPr>
          <w:t>53</w:t>
        </w:r>
      </w:ins>
      <w:ins w:id="165" w:author="Orion" w:date="2011-09-01T15:33:00Z">
        <w:r>
          <w:rPr>
            <w:noProof/>
            <w:webHidden/>
          </w:rPr>
          <w:fldChar w:fldCharType="end"/>
        </w:r>
        <w:r w:rsidRPr="00F12C7B">
          <w:rPr>
            <w:rStyle w:val="Hyperlink"/>
            <w:noProof/>
          </w:rPr>
          <w:fldChar w:fldCharType="end"/>
        </w:r>
      </w:ins>
    </w:p>
    <w:p w14:paraId="66C873B3" w14:textId="77777777" w:rsidR="004F487F" w:rsidRDefault="004F487F">
      <w:pPr>
        <w:pStyle w:val="TOC1"/>
        <w:tabs>
          <w:tab w:val="left" w:pos="1100"/>
        </w:tabs>
        <w:rPr>
          <w:ins w:id="166" w:author="Orion" w:date="2011-09-01T15:33:00Z"/>
          <w:rFonts w:asciiTheme="minorHAnsi" w:eastAsiaTheme="minorEastAsia" w:hAnsiTheme="minorHAnsi" w:cstheme="minorBidi"/>
          <w:noProof/>
          <w:sz w:val="22"/>
          <w:szCs w:val="22"/>
          <w:lang w:val="es-ES" w:eastAsia="es-ES"/>
        </w:rPr>
      </w:pPr>
      <w:ins w:id="16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"_Toc302654555"</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5.1.5.2.</w:t>
        </w:r>
        <w:r>
          <w:rPr>
            <w:rFonts w:asciiTheme="minorHAnsi" w:eastAsiaTheme="minorEastAsia" w:hAnsiTheme="minorHAnsi" w:cstheme="minorBidi"/>
            <w:noProof/>
            <w:sz w:val="22"/>
            <w:szCs w:val="22"/>
            <w:lang w:val="es-ES" w:eastAsia="es-ES"/>
          </w:rPr>
          <w:tab/>
        </w:r>
        <w:r w:rsidRPr="00F12C7B">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_Toc302654555 \h </w:instrText>
        </w:r>
      </w:ins>
      <w:r>
        <w:rPr>
          <w:noProof/>
          <w:webHidden/>
        </w:rPr>
      </w:r>
      <w:r>
        <w:rPr>
          <w:noProof/>
          <w:webHidden/>
        </w:rPr>
        <w:fldChar w:fldCharType="separate"/>
      </w:r>
      <w:ins w:id="168" w:author="Orion" w:date="2011-09-21T08:27:00Z">
        <w:r w:rsidR="0071153F">
          <w:rPr>
            <w:noProof/>
            <w:webHidden/>
          </w:rPr>
          <w:t>54</w:t>
        </w:r>
      </w:ins>
      <w:ins w:id="169" w:author="Orion" w:date="2011-09-01T15:33:00Z">
        <w:r>
          <w:rPr>
            <w:noProof/>
            <w:webHidden/>
          </w:rPr>
          <w:fldChar w:fldCharType="end"/>
        </w:r>
        <w:r w:rsidRPr="00F12C7B">
          <w:rPr>
            <w:rStyle w:val="Hyperlink"/>
            <w:noProof/>
          </w:rPr>
          <w:fldChar w:fldCharType="end"/>
        </w:r>
      </w:ins>
    </w:p>
    <w:p w14:paraId="330B755E" w14:textId="77777777" w:rsidR="004F487F" w:rsidRDefault="004F487F">
      <w:pPr>
        <w:pStyle w:val="TOC1"/>
        <w:tabs>
          <w:tab w:val="left" w:pos="1100"/>
        </w:tabs>
        <w:rPr>
          <w:ins w:id="170" w:author="Orion" w:date="2011-09-01T15:33:00Z"/>
          <w:rFonts w:asciiTheme="minorHAnsi" w:eastAsiaTheme="minorEastAsia" w:hAnsiTheme="minorHAnsi" w:cstheme="minorBidi"/>
          <w:noProof/>
          <w:sz w:val="22"/>
          <w:szCs w:val="22"/>
          <w:lang w:val="es-ES" w:eastAsia="es-ES"/>
        </w:rPr>
      </w:pPr>
      <w:ins w:id="17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"_Toc302654556"</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5.1.5.3.</w:t>
        </w:r>
        <w:r>
          <w:rPr>
            <w:rFonts w:asciiTheme="minorHAnsi" w:eastAsiaTheme="minorEastAsia" w:hAnsiTheme="minorHAnsi" w:cstheme="minorBidi"/>
            <w:noProof/>
            <w:sz w:val="22"/>
            <w:szCs w:val="22"/>
            <w:lang w:val="es-ES" w:eastAsia="es-ES"/>
          </w:rPr>
          <w:tab/>
        </w:r>
        <w:r w:rsidRPr="00F12C7B">
          <w:rPr>
            <w:rStyle w:val="Hyperlink"/>
            <w:noProof/>
            <w:lang w:bidi="hi-IN"/>
          </w:rPr>
          <w:t>Ejecución de órdenes</w:t>
        </w:r>
        <w:r>
          <w:rPr>
            <w:noProof/>
            <w:webHidden/>
          </w:rPr>
          <w:tab/>
        </w:r>
        <w:r>
          <w:rPr>
            <w:noProof/>
            <w:webHidden/>
          </w:rPr>
          <w:fldChar w:fldCharType="begin"/>
        </w:r>
        <w:r>
          <w:rPr>
            <w:noProof/>
            <w:webHidden/>
          </w:rPr>
          <w:instrText xml:space="preserve"> PAGEREF _Toc302654556 \h </w:instrText>
        </w:r>
      </w:ins>
      <w:r>
        <w:rPr>
          <w:noProof/>
          <w:webHidden/>
        </w:rPr>
      </w:r>
      <w:r>
        <w:rPr>
          <w:noProof/>
          <w:webHidden/>
        </w:rPr>
        <w:fldChar w:fldCharType="separate"/>
      </w:r>
      <w:ins w:id="172" w:author="Orion" w:date="2011-09-21T08:27:00Z">
        <w:r w:rsidR="0071153F">
          <w:rPr>
            <w:noProof/>
            <w:webHidden/>
          </w:rPr>
          <w:t>56</w:t>
        </w:r>
      </w:ins>
      <w:ins w:id="173" w:author="Orion" w:date="2011-09-01T15:33:00Z">
        <w:r>
          <w:rPr>
            <w:noProof/>
            <w:webHidden/>
          </w:rPr>
          <w:fldChar w:fldCharType="end"/>
        </w:r>
        <w:r w:rsidRPr="00F12C7B">
          <w:rPr>
            <w:rStyle w:val="Hyperlink"/>
            <w:noProof/>
          </w:rPr>
          <w:fldChar w:fldCharType="end"/>
        </w:r>
      </w:ins>
    </w:p>
    <w:p w14:paraId="59A25ABC" w14:textId="77777777" w:rsidR="004F487F" w:rsidRDefault="004F487F">
      <w:pPr>
        <w:pStyle w:val="TOC1"/>
        <w:rPr>
          <w:ins w:id="174" w:author="Orion" w:date="2011-09-01T15:33:00Z"/>
          <w:rFonts w:asciiTheme="minorHAnsi" w:eastAsiaTheme="minorEastAsia" w:hAnsiTheme="minorHAnsi" w:cstheme="minorBidi"/>
          <w:noProof/>
          <w:sz w:val="22"/>
          <w:szCs w:val="22"/>
          <w:lang w:val="es-ES" w:eastAsia="es-ES"/>
        </w:rPr>
      </w:pPr>
      <w:ins w:id="17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"_Toc302654557"</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5.2.</w:t>
        </w:r>
        <w:r>
          <w:rPr>
            <w:rFonts w:asciiTheme="minorHAnsi" w:eastAsiaTheme="minorEastAsia" w:hAnsiTheme="minorHAnsi" w:cstheme="minorBidi"/>
            <w:noProof/>
            <w:sz w:val="22"/>
            <w:szCs w:val="22"/>
            <w:lang w:val="es-ES" w:eastAsia="es-ES"/>
          </w:rPr>
          <w:tab/>
        </w:r>
        <w:r w:rsidRPr="00F12C7B">
          <w:rPr>
            <w:rStyle w:val="Hyperlink"/>
            <w:noProof/>
            <w:lang w:bidi="hi-IN"/>
          </w:rPr>
          <w:t>Simulación</w:t>
        </w:r>
        <w:r>
          <w:rPr>
            <w:noProof/>
            <w:webHidden/>
          </w:rPr>
          <w:tab/>
        </w:r>
        <w:r>
          <w:rPr>
            <w:noProof/>
            <w:webHidden/>
          </w:rPr>
          <w:fldChar w:fldCharType="begin"/>
        </w:r>
        <w:r>
          <w:rPr>
            <w:noProof/>
            <w:webHidden/>
          </w:rPr>
          <w:instrText xml:space="preserve"> PAGEREF _Toc302654557 \h </w:instrText>
        </w:r>
      </w:ins>
      <w:r>
        <w:rPr>
          <w:noProof/>
          <w:webHidden/>
        </w:rPr>
      </w:r>
      <w:r>
        <w:rPr>
          <w:noProof/>
          <w:webHidden/>
        </w:rPr>
        <w:fldChar w:fldCharType="separate"/>
      </w:r>
      <w:ins w:id="176" w:author="Orion" w:date="2011-09-21T08:27:00Z">
        <w:r w:rsidR="0071153F">
          <w:rPr>
            <w:noProof/>
            <w:webHidden/>
          </w:rPr>
          <w:t>58</w:t>
        </w:r>
      </w:ins>
      <w:ins w:id="177" w:author="Orion" w:date="2011-09-01T15:33:00Z">
        <w:r>
          <w:rPr>
            <w:noProof/>
            <w:webHidden/>
          </w:rPr>
          <w:fldChar w:fldCharType="end"/>
        </w:r>
        <w:r w:rsidRPr="00F12C7B">
          <w:rPr>
            <w:rStyle w:val="Hyperlink"/>
            <w:noProof/>
          </w:rPr>
          <w:fldChar w:fldCharType="end"/>
        </w:r>
      </w:ins>
    </w:p>
    <w:p w14:paraId="447FB1FE" w14:textId="77777777" w:rsidR="004F487F" w:rsidRDefault="004F487F">
      <w:pPr>
        <w:pStyle w:val="TOC1"/>
        <w:tabs>
          <w:tab w:val="left" w:pos="880"/>
        </w:tabs>
        <w:rPr>
          <w:ins w:id="178" w:author="Orion" w:date="2011-09-01T15:33:00Z"/>
          <w:rFonts w:asciiTheme="minorHAnsi" w:eastAsiaTheme="minorEastAsia" w:hAnsiTheme="minorHAnsi" w:cstheme="minorBidi"/>
          <w:noProof/>
          <w:sz w:val="22"/>
          <w:szCs w:val="22"/>
          <w:lang w:val="es-ES" w:eastAsia="es-ES"/>
        </w:rPr>
      </w:pPr>
      <w:ins w:id="17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"_Toc302654558"</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5.2.1.</w:t>
        </w:r>
        <w:r>
          <w:rPr>
            <w:rFonts w:asciiTheme="minorHAnsi" w:eastAsiaTheme="minorEastAsia" w:hAnsiTheme="minorHAnsi" w:cstheme="minorBidi"/>
            <w:noProof/>
            <w:sz w:val="22"/>
            <w:szCs w:val="22"/>
            <w:lang w:val="es-ES" w:eastAsia="es-ES"/>
          </w:rPr>
          <w:tab/>
        </w:r>
        <w:r w:rsidRPr="00F12C7B">
          <w:rPr>
            <w:rStyle w:val="Hyperlink"/>
            <w:noProof/>
            <w:lang w:bidi="hi-IN"/>
          </w:rPr>
          <w:t>Módulo de lógica</w:t>
        </w:r>
        <w:r>
          <w:rPr>
            <w:noProof/>
            <w:webHidden/>
          </w:rPr>
          <w:tab/>
        </w:r>
        <w:r>
          <w:rPr>
            <w:noProof/>
            <w:webHidden/>
          </w:rPr>
          <w:fldChar w:fldCharType="begin"/>
        </w:r>
        <w:r>
          <w:rPr>
            <w:noProof/>
            <w:webHidden/>
          </w:rPr>
          <w:instrText xml:space="preserve"> PAGEREF _Toc302654558 \h </w:instrText>
        </w:r>
      </w:ins>
      <w:r>
        <w:rPr>
          <w:noProof/>
          <w:webHidden/>
        </w:rPr>
      </w:r>
      <w:r>
        <w:rPr>
          <w:noProof/>
          <w:webHidden/>
        </w:rPr>
        <w:fldChar w:fldCharType="separate"/>
      </w:r>
      <w:ins w:id="180" w:author="Orion" w:date="2011-09-21T08:27:00Z">
        <w:r w:rsidR="0071153F">
          <w:rPr>
            <w:noProof/>
            <w:webHidden/>
          </w:rPr>
          <w:t>59</w:t>
        </w:r>
      </w:ins>
      <w:ins w:id="181" w:author="Orion" w:date="2011-09-01T15:33:00Z">
        <w:r>
          <w:rPr>
            <w:noProof/>
            <w:webHidden/>
          </w:rPr>
          <w:fldChar w:fldCharType="end"/>
        </w:r>
        <w:r w:rsidRPr="00F12C7B">
          <w:rPr>
            <w:rStyle w:val="Hyperlink"/>
            <w:noProof/>
          </w:rPr>
          <w:fldChar w:fldCharType="end"/>
        </w:r>
      </w:ins>
    </w:p>
    <w:p w14:paraId="71DC32FD" w14:textId="77777777" w:rsidR="004F487F" w:rsidRDefault="004F487F">
      <w:pPr>
        <w:pStyle w:val="TOC1"/>
        <w:tabs>
          <w:tab w:val="left" w:pos="880"/>
        </w:tabs>
        <w:rPr>
          <w:ins w:id="182" w:author="Orion" w:date="2011-09-01T15:33:00Z"/>
          <w:rFonts w:asciiTheme="minorHAnsi" w:eastAsiaTheme="minorEastAsia" w:hAnsiTheme="minorHAnsi" w:cstheme="minorBidi"/>
          <w:noProof/>
          <w:sz w:val="22"/>
          <w:szCs w:val="22"/>
          <w:lang w:val="es-ES" w:eastAsia="es-ES"/>
        </w:rPr>
      </w:pPr>
      <w:ins w:id="18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"_Toc302654559"</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5.2.2.</w:t>
        </w:r>
        <w:r>
          <w:rPr>
            <w:rFonts w:asciiTheme="minorHAnsi" w:eastAsiaTheme="minorEastAsia" w:hAnsiTheme="minorHAnsi" w:cstheme="minorBidi"/>
            <w:noProof/>
            <w:sz w:val="22"/>
            <w:szCs w:val="22"/>
            <w:lang w:val="es-ES" w:eastAsia="es-ES"/>
          </w:rPr>
          <w:tab/>
        </w:r>
        <w:r w:rsidRPr="00F12C7B">
          <w:rPr>
            <w:rStyle w:val="Hyperlink"/>
            <w:noProof/>
            <w:lang w:bidi="hi-IN"/>
          </w:rPr>
          <w:t>Visualización</w:t>
        </w:r>
        <w:r>
          <w:rPr>
            <w:noProof/>
            <w:webHidden/>
          </w:rPr>
          <w:tab/>
        </w:r>
        <w:r>
          <w:rPr>
            <w:noProof/>
            <w:webHidden/>
          </w:rPr>
          <w:fldChar w:fldCharType="begin"/>
        </w:r>
        <w:r>
          <w:rPr>
            <w:noProof/>
            <w:webHidden/>
          </w:rPr>
          <w:instrText xml:space="preserve"> PAGEREF _Toc302654559 \h </w:instrText>
        </w:r>
      </w:ins>
      <w:r>
        <w:rPr>
          <w:noProof/>
          <w:webHidden/>
        </w:rPr>
      </w:r>
      <w:r>
        <w:rPr>
          <w:noProof/>
          <w:webHidden/>
        </w:rPr>
        <w:fldChar w:fldCharType="separate"/>
      </w:r>
      <w:ins w:id="184" w:author="Orion" w:date="2011-09-21T08:27:00Z">
        <w:r w:rsidR="0071153F">
          <w:rPr>
            <w:noProof/>
            <w:webHidden/>
          </w:rPr>
          <w:t>59</w:t>
        </w:r>
      </w:ins>
      <w:ins w:id="185" w:author="Orion" w:date="2011-09-01T15:33:00Z">
        <w:r>
          <w:rPr>
            <w:noProof/>
            <w:webHidden/>
          </w:rPr>
          <w:fldChar w:fldCharType="end"/>
        </w:r>
        <w:r w:rsidRPr="00F12C7B">
          <w:rPr>
            <w:rStyle w:val="Hyperlink"/>
            <w:noProof/>
          </w:rPr>
          <w:fldChar w:fldCharType="end"/>
        </w:r>
      </w:ins>
    </w:p>
    <w:p w14:paraId="279D0C52" w14:textId="77777777" w:rsidR="004F487F" w:rsidRDefault="004F487F">
      <w:pPr>
        <w:pStyle w:val="TOC1"/>
        <w:tabs>
          <w:tab w:val="left" w:pos="880"/>
        </w:tabs>
        <w:rPr>
          <w:ins w:id="186" w:author="Orion" w:date="2011-09-01T15:33:00Z"/>
          <w:rFonts w:asciiTheme="minorHAnsi" w:eastAsiaTheme="minorEastAsia" w:hAnsiTheme="minorHAnsi" w:cstheme="minorBidi"/>
          <w:noProof/>
          <w:sz w:val="22"/>
          <w:szCs w:val="22"/>
          <w:lang w:val="es-ES" w:eastAsia="es-ES"/>
        </w:rPr>
      </w:pPr>
      <w:ins w:id="18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"_Toc302654560"</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5.2.3.</w:t>
        </w:r>
        <w:r>
          <w:rPr>
            <w:rFonts w:asciiTheme="minorHAnsi" w:eastAsiaTheme="minorEastAsia" w:hAnsiTheme="minorHAnsi" w:cstheme="minorBidi"/>
            <w:noProof/>
            <w:sz w:val="22"/>
            <w:szCs w:val="22"/>
            <w:lang w:val="es-ES" w:eastAsia="es-ES"/>
          </w:rPr>
          <w:tab/>
        </w:r>
        <w:r w:rsidRPr="00F12C7B">
          <w:rPr>
            <w:rStyle w:val="Hyperlink"/>
            <w:noProof/>
            <w:lang w:bidi="hi-IN"/>
          </w:rPr>
          <w:t>Controlador</w:t>
        </w:r>
        <w:r>
          <w:rPr>
            <w:noProof/>
            <w:webHidden/>
          </w:rPr>
          <w:tab/>
        </w:r>
        <w:r>
          <w:rPr>
            <w:noProof/>
            <w:webHidden/>
          </w:rPr>
          <w:fldChar w:fldCharType="begin"/>
        </w:r>
        <w:r>
          <w:rPr>
            <w:noProof/>
            <w:webHidden/>
          </w:rPr>
          <w:instrText xml:space="preserve"> PAGEREF _Toc302654560 \h </w:instrText>
        </w:r>
      </w:ins>
      <w:r>
        <w:rPr>
          <w:noProof/>
          <w:webHidden/>
        </w:rPr>
      </w:r>
      <w:r>
        <w:rPr>
          <w:noProof/>
          <w:webHidden/>
        </w:rPr>
        <w:fldChar w:fldCharType="separate"/>
      </w:r>
      <w:ins w:id="188" w:author="Orion" w:date="2011-09-21T08:27:00Z">
        <w:r w:rsidR="0071153F">
          <w:rPr>
            <w:noProof/>
            <w:webHidden/>
          </w:rPr>
          <w:t>62</w:t>
        </w:r>
      </w:ins>
      <w:ins w:id="189" w:author="Orion" w:date="2011-09-01T15:33:00Z">
        <w:r>
          <w:rPr>
            <w:noProof/>
            <w:webHidden/>
          </w:rPr>
          <w:fldChar w:fldCharType="end"/>
        </w:r>
        <w:r w:rsidRPr="00F12C7B">
          <w:rPr>
            <w:rStyle w:val="Hyperlink"/>
            <w:noProof/>
          </w:rPr>
          <w:fldChar w:fldCharType="end"/>
        </w:r>
      </w:ins>
    </w:p>
    <w:p w14:paraId="4EEE7BBB" w14:textId="77777777" w:rsidR="004F487F" w:rsidRDefault="004F487F">
      <w:pPr>
        <w:pStyle w:val="TOC1"/>
        <w:rPr>
          <w:ins w:id="190" w:author="Orion" w:date="2011-09-01T15:33:00Z"/>
          <w:rFonts w:asciiTheme="minorHAnsi" w:eastAsiaTheme="minorEastAsia" w:hAnsiTheme="minorHAnsi" w:cstheme="minorBidi"/>
          <w:noProof/>
          <w:sz w:val="22"/>
          <w:szCs w:val="22"/>
          <w:lang w:val="es-ES" w:eastAsia="es-ES"/>
        </w:rPr>
      </w:pPr>
      <w:ins w:id="19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"_Toc302654561"</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6.</w:t>
        </w:r>
        <w:r>
          <w:rPr>
            <w:rFonts w:asciiTheme="minorHAnsi" w:eastAsiaTheme="minorEastAsia" w:hAnsiTheme="minorHAnsi" w:cstheme="minorBidi"/>
            <w:noProof/>
            <w:sz w:val="22"/>
            <w:szCs w:val="22"/>
            <w:lang w:val="es-ES" w:eastAsia="es-ES"/>
          </w:rPr>
          <w:tab/>
        </w:r>
        <w:r w:rsidRPr="00F12C7B">
          <w:rPr>
            <w:rStyle w:val="Hyperlink"/>
            <w:noProof/>
            <w:lang w:bidi="hi-IN"/>
          </w:rPr>
          <w:t>Casos de estudio</w:t>
        </w:r>
        <w:r>
          <w:rPr>
            <w:noProof/>
            <w:webHidden/>
          </w:rPr>
          <w:tab/>
        </w:r>
        <w:r>
          <w:rPr>
            <w:noProof/>
            <w:webHidden/>
          </w:rPr>
          <w:fldChar w:fldCharType="begin"/>
        </w:r>
        <w:r>
          <w:rPr>
            <w:noProof/>
            <w:webHidden/>
          </w:rPr>
          <w:instrText xml:space="preserve"> PAGEREF _Toc302654561 \h </w:instrText>
        </w:r>
      </w:ins>
      <w:r>
        <w:rPr>
          <w:noProof/>
          <w:webHidden/>
        </w:rPr>
      </w:r>
      <w:r>
        <w:rPr>
          <w:noProof/>
          <w:webHidden/>
        </w:rPr>
        <w:fldChar w:fldCharType="separate"/>
      </w:r>
      <w:ins w:id="192" w:author="Orion" w:date="2011-09-21T08:27:00Z">
        <w:r w:rsidR="0071153F">
          <w:rPr>
            <w:noProof/>
            <w:webHidden/>
          </w:rPr>
          <w:t>65</w:t>
        </w:r>
      </w:ins>
      <w:ins w:id="193" w:author="Orion" w:date="2011-09-01T15:33:00Z">
        <w:r>
          <w:rPr>
            <w:noProof/>
            <w:webHidden/>
          </w:rPr>
          <w:fldChar w:fldCharType="end"/>
        </w:r>
        <w:r w:rsidRPr="00F12C7B">
          <w:rPr>
            <w:rStyle w:val="Hyperlink"/>
            <w:noProof/>
          </w:rPr>
          <w:fldChar w:fldCharType="end"/>
        </w:r>
      </w:ins>
    </w:p>
    <w:p w14:paraId="2E0D9BE3" w14:textId="77777777" w:rsidR="004F487F" w:rsidRDefault="004F487F">
      <w:pPr>
        <w:pStyle w:val="TOC1"/>
        <w:rPr>
          <w:ins w:id="194" w:author="Orion" w:date="2011-09-01T15:33:00Z"/>
          <w:rFonts w:asciiTheme="minorHAnsi" w:eastAsiaTheme="minorEastAsia" w:hAnsiTheme="minorHAnsi" w:cstheme="minorBidi"/>
          <w:noProof/>
          <w:sz w:val="22"/>
          <w:szCs w:val="22"/>
          <w:lang w:val="es-ES" w:eastAsia="es-ES"/>
        </w:rPr>
      </w:pPr>
      <w:ins w:id="19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"_Toc302654562"</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6.1.</w:t>
        </w:r>
        <w:r>
          <w:rPr>
            <w:rFonts w:asciiTheme="minorHAnsi" w:eastAsiaTheme="minorEastAsia" w:hAnsiTheme="minorHAnsi" w:cstheme="minorBidi"/>
            <w:noProof/>
            <w:sz w:val="22"/>
            <w:szCs w:val="22"/>
            <w:lang w:val="es-ES" w:eastAsia="es-ES"/>
          </w:rPr>
          <w:tab/>
        </w:r>
        <w:r w:rsidRPr="00F12C7B">
          <w:rPr>
            <w:rStyle w:val="Hyperlink"/>
            <w:noProof/>
            <w:lang w:bidi="hi-IN"/>
          </w:rPr>
          <w:t>Caso básico: dos aviones</w:t>
        </w:r>
        <w:r>
          <w:rPr>
            <w:noProof/>
            <w:webHidden/>
          </w:rPr>
          <w:tab/>
        </w:r>
        <w:r>
          <w:rPr>
            <w:noProof/>
            <w:webHidden/>
          </w:rPr>
          <w:fldChar w:fldCharType="begin"/>
        </w:r>
        <w:r>
          <w:rPr>
            <w:noProof/>
            <w:webHidden/>
          </w:rPr>
          <w:instrText xml:space="preserve"> PAGEREF _Toc302654562 \h </w:instrText>
        </w:r>
      </w:ins>
      <w:r>
        <w:rPr>
          <w:noProof/>
          <w:webHidden/>
        </w:rPr>
      </w:r>
      <w:r>
        <w:rPr>
          <w:noProof/>
          <w:webHidden/>
        </w:rPr>
        <w:fldChar w:fldCharType="separate"/>
      </w:r>
      <w:ins w:id="196" w:author="Orion" w:date="2011-09-21T08:27:00Z">
        <w:r w:rsidR="0071153F">
          <w:rPr>
            <w:noProof/>
            <w:webHidden/>
          </w:rPr>
          <w:t>65</w:t>
        </w:r>
      </w:ins>
      <w:ins w:id="197" w:author="Orion" w:date="2011-09-01T15:33:00Z">
        <w:r>
          <w:rPr>
            <w:noProof/>
            <w:webHidden/>
          </w:rPr>
          <w:fldChar w:fldCharType="end"/>
        </w:r>
        <w:r w:rsidRPr="00F12C7B">
          <w:rPr>
            <w:rStyle w:val="Hyperlink"/>
            <w:noProof/>
          </w:rPr>
          <w:fldChar w:fldCharType="end"/>
        </w:r>
      </w:ins>
    </w:p>
    <w:p w14:paraId="5B221CF8" w14:textId="77777777" w:rsidR="004F487F" w:rsidRDefault="004F487F">
      <w:pPr>
        <w:pStyle w:val="TOC1"/>
        <w:tabs>
          <w:tab w:val="left" w:pos="880"/>
        </w:tabs>
        <w:rPr>
          <w:ins w:id="198" w:author="Orion" w:date="2011-09-01T15:33:00Z"/>
          <w:rFonts w:asciiTheme="minorHAnsi" w:eastAsiaTheme="minorEastAsia" w:hAnsiTheme="minorHAnsi" w:cstheme="minorBidi"/>
          <w:noProof/>
          <w:sz w:val="22"/>
          <w:szCs w:val="22"/>
          <w:lang w:val="es-ES" w:eastAsia="es-ES"/>
        </w:rPr>
      </w:pPr>
      <w:ins w:id="19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"_Toc302654563"</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6.1.1.</w:t>
        </w:r>
        <w:r>
          <w:rPr>
            <w:rFonts w:asciiTheme="minorHAnsi" w:eastAsiaTheme="minorEastAsia" w:hAnsiTheme="minorHAnsi" w:cstheme="minorBidi"/>
            <w:noProof/>
            <w:sz w:val="22"/>
            <w:szCs w:val="22"/>
            <w:lang w:val="es-ES" w:eastAsia="es-ES"/>
          </w:rPr>
          <w:tab/>
        </w:r>
        <w:r w:rsidRPr="00F12C7B">
          <w:rPr>
            <w:rStyle w:val="Hyperlink"/>
            <w:noProof/>
            <w:lang w:bidi="hi-IN"/>
          </w:rPr>
          <w:t>Dos aviones sin puntos de paso</w:t>
        </w:r>
        <w:r>
          <w:rPr>
            <w:noProof/>
            <w:webHidden/>
          </w:rPr>
          <w:tab/>
        </w:r>
        <w:r>
          <w:rPr>
            <w:noProof/>
            <w:webHidden/>
          </w:rPr>
          <w:fldChar w:fldCharType="begin"/>
        </w:r>
        <w:r>
          <w:rPr>
            <w:noProof/>
            <w:webHidden/>
          </w:rPr>
          <w:instrText xml:space="preserve"> PAGEREF _Toc302654563 \h </w:instrText>
        </w:r>
      </w:ins>
      <w:r>
        <w:rPr>
          <w:noProof/>
          <w:webHidden/>
        </w:rPr>
      </w:r>
      <w:r>
        <w:rPr>
          <w:noProof/>
          <w:webHidden/>
        </w:rPr>
        <w:fldChar w:fldCharType="separate"/>
      </w:r>
      <w:ins w:id="200" w:author="Orion" w:date="2011-09-21T08:27:00Z">
        <w:r w:rsidR="0071153F">
          <w:rPr>
            <w:noProof/>
            <w:webHidden/>
          </w:rPr>
          <w:t>65</w:t>
        </w:r>
      </w:ins>
      <w:ins w:id="201" w:author="Orion" w:date="2011-09-01T15:33:00Z">
        <w:r>
          <w:rPr>
            <w:noProof/>
            <w:webHidden/>
          </w:rPr>
          <w:fldChar w:fldCharType="end"/>
        </w:r>
        <w:r w:rsidRPr="00F12C7B">
          <w:rPr>
            <w:rStyle w:val="Hyperlink"/>
            <w:noProof/>
          </w:rPr>
          <w:fldChar w:fldCharType="end"/>
        </w:r>
      </w:ins>
    </w:p>
    <w:p w14:paraId="46BE3733" w14:textId="77777777" w:rsidR="004F487F" w:rsidRDefault="004F487F">
      <w:pPr>
        <w:pStyle w:val="TOC1"/>
        <w:tabs>
          <w:tab w:val="left" w:pos="880"/>
        </w:tabs>
        <w:rPr>
          <w:ins w:id="202" w:author="Orion" w:date="2011-09-01T15:33:00Z"/>
          <w:rFonts w:asciiTheme="minorHAnsi" w:eastAsiaTheme="minorEastAsia" w:hAnsiTheme="minorHAnsi" w:cstheme="minorBidi"/>
          <w:noProof/>
          <w:sz w:val="22"/>
          <w:szCs w:val="22"/>
          <w:lang w:val="es-ES" w:eastAsia="es-ES"/>
        </w:rPr>
      </w:pPr>
      <w:ins w:id="20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"_Toc302654566"</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6.1.2.</w:t>
        </w:r>
        <w:r>
          <w:rPr>
            <w:rFonts w:asciiTheme="minorHAnsi" w:eastAsiaTheme="minorEastAsia" w:hAnsiTheme="minorHAnsi" w:cstheme="minorBidi"/>
            <w:noProof/>
            <w:sz w:val="22"/>
            <w:szCs w:val="22"/>
            <w:lang w:val="es-ES" w:eastAsia="es-ES"/>
          </w:rPr>
          <w:tab/>
        </w:r>
        <w:r w:rsidRPr="00F12C7B">
          <w:rPr>
            <w:rStyle w:val="Hyperlink"/>
            <w:noProof/>
            <w:lang w:bidi="hi-IN"/>
          </w:rPr>
          <w:t>Dos aviones con puntos de paso</w:t>
        </w:r>
        <w:r>
          <w:rPr>
            <w:noProof/>
            <w:webHidden/>
          </w:rPr>
          <w:tab/>
        </w:r>
        <w:r>
          <w:rPr>
            <w:noProof/>
            <w:webHidden/>
          </w:rPr>
          <w:fldChar w:fldCharType="begin"/>
        </w:r>
        <w:r>
          <w:rPr>
            <w:noProof/>
            <w:webHidden/>
          </w:rPr>
          <w:instrText xml:space="preserve"> PAGEREF _Toc302654566 \h </w:instrText>
        </w:r>
      </w:ins>
      <w:r>
        <w:rPr>
          <w:noProof/>
          <w:webHidden/>
        </w:rPr>
      </w:r>
      <w:r>
        <w:rPr>
          <w:noProof/>
          <w:webHidden/>
        </w:rPr>
        <w:fldChar w:fldCharType="separate"/>
      </w:r>
      <w:ins w:id="204" w:author="Orion" w:date="2011-09-21T08:27:00Z">
        <w:r w:rsidR="0071153F">
          <w:rPr>
            <w:noProof/>
            <w:webHidden/>
          </w:rPr>
          <w:t>72</w:t>
        </w:r>
      </w:ins>
      <w:ins w:id="205" w:author="Orion" w:date="2011-09-01T15:33:00Z">
        <w:r>
          <w:rPr>
            <w:noProof/>
            <w:webHidden/>
          </w:rPr>
          <w:fldChar w:fldCharType="end"/>
        </w:r>
        <w:r w:rsidRPr="00F12C7B">
          <w:rPr>
            <w:rStyle w:val="Hyperlink"/>
            <w:noProof/>
          </w:rPr>
          <w:fldChar w:fldCharType="end"/>
        </w:r>
      </w:ins>
    </w:p>
    <w:p w14:paraId="0A5888F4" w14:textId="77777777" w:rsidR="004F487F" w:rsidRDefault="004F487F">
      <w:pPr>
        <w:pStyle w:val="TOC1"/>
        <w:rPr>
          <w:ins w:id="206" w:author="Orion" w:date="2011-09-01T15:33:00Z"/>
          <w:rFonts w:asciiTheme="minorHAnsi" w:eastAsiaTheme="minorEastAsia" w:hAnsiTheme="minorHAnsi" w:cstheme="minorBidi"/>
          <w:noProof/>
          <w:sz w:val="22"/>
          <w:szCs w:val="22"/>
          <w:lang w:val="es-ES" w:eastAsia="es-ES"/>
        </w:rPr>
      </w:pPr>
      <w:ins w:id="20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"_Toc302654567"</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6.2.</w:t>
        </w:r>
        <w:r>
          <w:rPr>
            <w:rFonts w:asciiTheme="minorHAnsi" w:eastAsiaTheme="minorEastAsia" w:hAnsiTheme="minorHAnsi" w:cstheme="minorBidi"/>
            <w:noProof/>
            <w:sz w:val="22"/>
            <w:szCs w:val="22"/>
            <w:lang w:val="es-ES" w:eastAsia="es-ES"/>
          </w:rPr>
          <w:tab/>
        </w:r>
        <w:r w:rsidRPr="00F12C7B">
          <w:rPr>
            <w:rStyle w:val="Hyperlink"/>
            <w:noProof/>
            <w:lang w:bidi="hi-IN"/>
          </w:rPr>
          <w:t>Caso avanzado: varios aviones</w:t>
        </w:r>
        <w:r>
          <w:rPr>
            <w:noProof/>
            <w:webHidden/>
          </w:rPr>
          <w:tab/>
        </w:r>
        <w:r>
          <w:rPr>
            <w:noProof/>
            <w:webHidden/>
          </w:rPr>
          <w:fldChar w:fldCharType="begin"/>
        </w:r>
        <w:r>
          <w:rPr>
            <w:noProof/>
            <w:webHidden/>
          </w:rPr>
          <w:instrText xml:space="preserve"> PAGEREF _Toc302654567 \h </w:instrText>
        </w:r>
      </w:ins>
      <w:r>
        <w:rPr>
          <w:noProof/>
          <w:webHidden/>
        </w:rPr>
      </w:r>
      <w:r>
        <w:rPr>
          <w:noProof/>
          <w:webHidden/>
        </w:rPr>
        <w:fldChar w:fldCharType="separate"/>
      </w:r>
      <w:ins w:id="208" w:author="Orion" w:date="2011-09-21T08:27:00Z">
        <w:r w:rsidR="0071153F">
          <w:rPr>
            <w:noProof/>
            <w:webHidden/>
          </w:rPr>
          <w:t>74</w:t>
        </w:r>
      </w:ins>
      <w:ins w:id="209" w:author="Orion" w:date="2011-09-01T15:33:00Z">
        <w:r>
          <w:rPr>
            <w:noProof/>
            <w:webHidden/>
          </w:rPr>
          <w:fldChar w:fldCharType="end"/>
        </w:r>
        <w:r w:rsidRPr="00F12C7B">
          <w:rPr>
            <w:rStyle w:val="Hyperlink"/>
            <w:noProof/>
          </w:rPr>
          <w:fldChar w:fldCharType="end"/>
        </w:r>
      </w:ins>
    </w:p>
    <w:p w14:paraId="018AC1ED" w14:textId="77777777" w:rsidR="004F487F" w:rsidRDefault="004F487F">
      <w:pPr>
        <w:pStyle w:val="TOC1"/>
        <w:tabs>
          <w:tab w:val="left" w:pos="880"/>
        </w:tabs>
        <w:rPr>
          <w:ins w:id="210" w:author="Orion" w:date="2011-09-01T15:33:00Z"/>
          <w:rFonts w:asciiTheme="minorHAnsi" w:eastAsiaTheme="minorEastAsia" w:hAnsiTheme="minorHAnsi" w:cstheme="minorBidi"/>
          <w:noProof/>
          <w:sz w:val="22"/>
          <w:szCs w:val="22"/>
          <w:lang w:val="es-ES" w:eastAsia="es-ES"/>
        </w:rPr>
      </w:pPr>
      <w:ins w:id="21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"_Toc302654568"</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6.2.1.</w:t>
        </w:r>
        <w:r>
          <w:rPr>
            <w:rFonts w:asciiTheme="minorHAnsi" w:eastAsiaTheme="minorEastAsia" w:hAnsiTheme="minorHAnsi" w:cstheme="minorBidi"/>
            <w:noProof/>
            <w:sz w:val="22"/>
            <w:szCs w:val="22"/>
            <w:lang w:val="es-ES" w:eastAsia="es-ES"/>
          </w:rPr>
          <w:tab/>
        </w:r>
        <w:r w:rsidRPr="00F12C7B">
          <w:rPr>
            <w:rStyle w:val="Hyperlink"/>
            <w:noProof/>
            <w:lang w:bidi="hi-IN"/>
          </w:rPr>
          <w:t>Varios  aviones sin puntos de paso</w:t>
        </w:r>
        <w:r>
          <w:rPr>
            <w:noProof/>
            <w:webHidden/>
          </w:rPr>
          <w:tab/>
        </w:r>
        <w:r>
          <w:rPr>
            <w:noProof/>
            <w:webHidden/>
          </w:rPr>
          <w:fldChar w:fldCharType="begin"/>
        </w:r>
        <w:r>
          <w:rPr>
            <w:noProof/>
            <w:webHidden/>
          </w:rPr>
          <w:instrText xml:space="preserve"> PAGEREF _Toc302654568 \h </w:instrText>
        </w:r>
      </w:ins>
      <w:r>
        <w:rPr>
          <w:noProof/>
          <w:webHidden/>
        </w:rPr>
      </w:r>
      <w:r>
        <w:rPr>
          <w:noProof/>
          <w:webHidden/>
        </w:rPr>
        <w:fldChar w:fldCharType="separate"/>
      </w:r>
      <w:ins w:id="212" w:author="Orion" w:date="2011-09-21T08:27:00Z">
        <w:r w:rsidR="0071153F">
          <w:rPr>
            <w:noProof/>
            <w:webHidden/>
          </w:rPr>
          <w:t>75</w:t>
        </w:r>
      </w:ins>
      <w:ins w:id="213" w:author="Orion" w:date="2011-09-01T15:33:00Z">
        <w:r>
          <w:rPr>
            <w:noProof/>
            <w:webHidden/>
          </w:rPr>
          <w:fldChar w:fldCharType="end"/>
        </w:r>
        <w:r w:rsidRPr="00F12C7B">
          <w:rPr>
            <w:rStyle w:val="Hyperlink"/>
            <w:noProof/>
          </w:rPr>
          <w:fldChar w:fldCharType="end"/>
        </w:r>
      </w:ins>
    </w:p>
    <w:p w14:paraId="433E46F0" w14:textId="77777777" w:rsidR="004F487F" w:rsidRDefault="004F487F">
      <w:pPr>
        <w:pStyle w:val="TOC1"/>
        <w:tabs>
          <w:tab w:val="left" w:pos="880"/>
        </w:tabs>
        <w:rPr>
          <w:ins w:id="214" w:author="Orion" w:date="2011-09-01T15:33:00Z"/>
          <w:rFonts w:asciiTheme="minorHAnsi" w:eastAsiaTheme="minorEastAsia" w:hAnsiTheme="minorHAnsi" w:cstheme="minorBidi"/>
          <w:noProof/>
          <w:sz w:val="22"/>
          <w:szCs w:val="22"/>
          <w:lang w:val="es-ES" w:eastAsia="es-ES"/>
        </w:rPr>
      </w:pPr>
      <w:ins w:id="21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"_Toc302654569"</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6.2.2.</w:t>
        </w:r>
        <w:r>
          <w:rPr>
            <w:rFonts w:asciiTheme="minorHAnsi" w:eastAsiaTheme="minorEastAsia" w:hAnsiTheme="minorHAnsi" w:cstheme="minorBidi"/>
            <w:noProof/>
            <w:sz w:val="22"/>
            <w:szCs w:val="22"/>
            <w:lang w:val="es-ES" w:eastAsia="es-ES"/>
          </w:rPr>
          <w:tab/>
        </w:r>
        <w:r w:rsidRPr="00F12C7B">
          <w:rPr>
            <w:rStyle w:val="Hyperlink"/>
            <w:noProof/>
            <w:lang w:bidi="hi-IN"/>
          </w:rPr>
          <w:t>Varios aviones con puntos de paso</w:t>
        </w:r>
        <w:r>
          <w:rPr>
            <w:noProof/>
            <w:webHidden/>
          </w:rPr>
          <w:tab/>
        </w:r>
        <w:r>
          <w:rPr>
            <w:noProof/>
            <w:webHidden/>
          </w:rPr>
          <w:fldChar w:fldCharType="begin"/>
        </w:r>
        <w:r>
          <w:rPr>
            <w:noProof/>
            <w:webHidden/>
          </w:rPr>
          <w:instrText xml:space="preserve"> PAGEREF _Toc302654569 \h </w:instrText>
        </w:r>
      </w:ins>
      <w:r>
        <w:rPr>
          <w:noProof/>
          <w:webHidden/>
        </w:rPr>
      </w:r>
      <w:r>
        <w:rPr>
          <w:noProof/>
          <w:webHidden/>
        </w:rPr>
        <w:fldChar w:fldCharType="separate"/>
      </w:r>
      <w:ins w:id="216" w:author="Orion" w:date="2011-09-21T08:27:00Z">
        <w:r w:rsidR="0071153F">
          <w:rPr>
            <w:noProof/>
            <w:webHidden/>
          </w:rPr>
          <w:t>78</w:t>
        </w:r>
      </w:ins>
      <w:ins w:id="217" w:author="Orion" w:date="2011-09-01T15:33:00Z">
        <w:r>
          <w:rPr>
            <w:noProof/>
            <w:webHidden/>
          </w:rPr>
          <w:fldChar w:fldCharType="end"/>
        </w:r>
        <w:r w:rsidRPr="00F12C7B">
          <w:rPr>
            <w:rStyle w:val="Hyperlink"/>
            <w:noProof/>
          </w:rPr>
          <w:fldChar w:fldCharType="end"/>
        </w:r>
      </w:ins>
    </w:p>
    <w:p w14:paraId="4734349D" w14:textId="77777777" w:rsidR="004F487F" w:rsidRDefault="004F487F">
      <w:pPr>
        <w:pStyle w:val="TOC1"/>
        <w:rPr>
          <w:ins w:id="218" w:author="Orion" w:date="2011-09-01T15:33:00Z"/>
          <w:rFonts w:asciiTheme="minorHAnsi" w:eastAsiaTheme="minorEastAsia" w:hAnsiTheme="minorHAnsi" w:cstheme="minorBidi"/>
          <w:noProof/>
          <w:sz w:val="22"/>
          <w:szCs w:val="22"/>
          <w:lang w:val="es-ES" w:eastAsia="es-ES"/>
        </w:rPr>
      </w:pPr>
      <w:ins w:id="21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"_Toc302654570"</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6.3.</w:t>
        </w:r>
        <w:r>
          <w:rPr>
            <w:rFonts w:asciiTheme="minorHAnsi" w:eastAsiaTheme="minorEastAsia" w:hAnsiTheme="minorHAnsi" w:cstheme="minorBidi"/>
            <w:noProof/>
            <w:sz w:val="22"/>
            <w:szCs w:val="22"/>
            <w:lang w:val="es-ES" w:eastAsia="es-ES"/>
          </w:rPr>
          <w:tab/>
        </w:r>
        <w:r w:rsidRPr="00F12C7B">
          <w:rPr>
            <w:rStyle w:val="Hyperlink"/>
            <w:noProof/>
            <w:lang w:bidi="hi-IN"/>
          </w:rPr>
          <w:t>Discusión</w:t>
        </w:r>
        <w:r>
          <w:rPr>
            <w:noProof/>
            <w:webHidden/>
          </w:rPr>
          <w:tab/>
        </w:r>
        <w:r>
          <w:rPr>
            <w:noProof/>
            <w:webHidden/>
          </w:rPr>
          <w:fldChar w:fldCharType="begin"/>
        </w:r>
        <w:r>
          <w:rPr>
            <w:noProof/>
            <w:webHidden/>
          </w:rPr>
          <w:instrText xml:space="preserve"> PAGEREF _Toc302654570 \h </w:instrText>
        </w:r>
      </w:ins>
      <w:r>
        <w:rPr>
          <w:noProof/>
          <w:webHidden/>
        </w:rPr>
      </w:r>
      <w:r>
        <w:rPr>
          <w:noProof/>
          <w:webHidden/>
        </w:rPr>
        <w:fldChar w:fldCharType="separate"/>
      </w:r>
      <w:ins w:id="220" w:author="Orion" w:date="2011-09-21T08:27:00Z">
        <w:r w:rsidR="0071153F">
          <w:rPr>
            <w:noProof/>
            <w:webHidden/>
          </w:rPr>
          <w:t>79</w:t>
        </w:r>
      </w:ins>
      <w:ins w:id="221" w:author="Orion" w:date="2011-09-01T15:33:00Z">
        <w:r>
          <w:rPr>
            <w:noProof/>
            <w:webHidden/>
          </w:rPr>
          <w:fldChar w:fldCharType="end"/>
        </w:r>
        <w:r w:rsidRPr="00F12C7B">
          <w:rPr>
            <w:rStyle w:val="Hyperlink"/>
            <w:noProof/>
          </w:rPr>
          <w:fldChar w:fldCharType="end"/>
        </w:r>
      </w:ins>
    </w:p>
    <w:p w14:paraId="38D33EA8" w14:textId="77777777" w:rsidR="004F487F" w:rsidRDefault="004F487F">
      <w:pPr>
        <w:pStyle w:val="TOC1"/>
        <w:rPr>
          <w:ins w:id="222" w:author="Orion" w:date="2011-09-01T15:33:00Z"/>
          <w:rFonts w:asciiTheme="minorHAnsi" w:eastAsiaTheme="minorEastAsia" w:hAnsiTheme="minorHAnsi" w:cstheme="minorBidi"/>
          <w:noProof/>
          <w:sz w:val="22"/>
          <w:szCs w:val="22"/>
          <w:lang w:val="es-ES" w:eastAsia="es-ES"/>
        </w:rPr>
      </w:pPr>
      <w:ins w:id="22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"_Toc302654571"</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7.</w:t>
        </w:r>
        <w:r>
          <w:rPr>
            <w:rFonts w:asciiTheme="minorHAnsi" w:eastAsiaTheme="minorEastAsia" w:hAnsiTheme="minorHAnsi" w:cstheme="minorBidi"/>
            <w:noProof/>
            <w:sz w:val="22"/>
            <w:szCs w:val="22"/>
            <w:lang w:val="es-ES" w:eastAsia="es-ES"/>
          </w:rPr>
          <w:tab/>
        </w:r>
        <w:r w:rsidRPr="00F12C7B">
          <w:rPr>
            <w:rStyle w:val="Hyperlink"/>
            <w:noProof/>
            <w:lang w:bidi="hi-IN"/>
          </w:rPr>
          <w:t>Conclusiones y trabajo futuro</w:t>
        </w:r>
        <w:r>
          <w:rPr>
            <w:noProof/>
            <w:webHidden/>
          </w:rPr>
          <w:tab/>
        </w:r>
        <w:r>
          <w:rPr>
            <w:noProof/>
            <w:webHidden/>
          </w:rPr>
          <w:fldChar w:fldCharType="begin"/>
        </w:r>
        <w:r>
          <w:rPr>
            <w:noProof/>
            <w:webHidden/>
          </w:rPr>
          <w:instrText xml:space="preserve"> PAGEREF _Toc302654571 \h </w:instrText>
        </w:r>
      </w:ins>
      <w:r>
        <w:rPr>
          <w:noProof/>
          <w:webHidden/>
        </w:rPr>
      </w:r>
      <w:r>
        <w:rPr>
          <w:noProof/>
          <w:webHidden/>
        </w:rPr>
        <w:fldChar w:fldCharType="separate"/>
      </w:r>
      <w:ins w:id="224" w:author="Orion" w:date="2011-09-21T08:27:00Z">
        <w:r w:rsidR="0071153F">
          <w:rPr>
            <w:noProof/>
            <w:webHidden/>
          </w:rPr>
          <w:t>81</w:t>
        </w:r>
      </w:ins>
      <w:ins w:id="225" w:author="Orion" w:date="2011-09-01T15:33:00Z">
        <w:r>
          <w:rPr>
            <w:noProof/>
            <w:webHidden/>
          </w:rPr>
          <w:fldChar w:fldCharType="end"/>
        </w:r>
        <w:r w:rsidRPr="00F12C7B">
          <w:rPr>
            <w:rStyle w:val="Hyperlink"/>
            <w:noProof/>
          </w:rPr>
          <w:fldChar w:fldCharType="end"/>
        </w:r>
      </w:ins>
    </w:p>
    <w:p w14:paraId="1B1781C9" w14:textId="77777777" w:rsidR="004F487F" w:rsidRDefault="004F487F">
      <w:pPr>
        <w:pStyle w:val="TOC1"/>
        <w:rPr>
          <w:ins w:id="226" w:author="Orion" w:date="2011-09-01T15:33:00Z"/>
          <w:rFonts w:asciiTheme="minorHAnsi" w:eastAsiaTheme="minorEastAsia" w:hAnsiTheme="minorHAnsi" w:cstheme="minorBidi"/>
          <w:noProof/>
          <w:sz w:val="22"/>
          <w:szCs w:val="22"/>
          <w:lang w:val="es-ES" w:eastAsia="es-ES"/>
        </w:rPr>
      </w:pPr>
      <w:ins w:id="22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"_Toc302654572"</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7.1.</w:t>
        </w:r>
        <w:r>
          <w:rPr>
            <w:rFonts w:asciiTheme="minorHAnsi" w:eastAsiaTheme="minorEastAsia" w:hAnsiTheme="minorHAnsi" w:cstheme="minorBidi"/>
            <w:noProof/>
            <w:sz w:val="22"/>
            <w:szCs w:val="22"/>
            <w:lang w:val="es-ES" w:eastAsia="es-ES"/>
          </w:rPr>
          <w:tab/>
        </w:r>
        <w:r w:rsidRPr="00F12C7B">
          <w:rPr>
            <w:rStyle w:val="Hyperlink"/>
            <w:noProof/>
            <w:lang w:bidi="hi-IN"/>
          </w:rPr>
          <w:t>Conclusiones</w:t>
        </w:r>
        <w:r>
          <w:rPr>
            <w:noProof/>
            <w:webHidden/>
          </w:rPr>
          <w:tab/>
        </w:r>
        <w:r>
          <w:rPr>
            <w:noProof/>
            <w:webHidden/>
          </w:rPr>
          <w:fldChar w:fldCharType="begin"/>
        </w:r>
        <w:r>
          <w:rPr>
            <w:noProof/>
            <w:webHidden/>
          </w:rPr>
          <w:instrText xml:space="preserve"> PAGEREF _Toc302654572 \h </w:instrText>
        </w:r>
      </w:ins>
      <w:r>
        <w:rPr>
          <w:noProof/>
          <w:webHidden/>
        </w:rPr>
      </w:r>
      <w:r>
        <w:rPr>
          <w:noProof/>
          <w:webHidden/>
        </w:rPr>
        <w:fldChar w:fldCharType="separate"/>
      </w:r>
      <w:ins w:id="228" w:author="Orion" w:date="2011-09-21T08:27:00Z">
        <w:r w:rsidR="0071153F">
          <w:rPr>
            <w:noProof/>
            <w:webHidden/>
          </w:rPr>
          <w:t>81</w:t>
        </w:r>
      </w:ins>
      <w:ins w:id="229" w:author="Orion" w:date="2011-09-01T15:33:00Z">
        <w:r>
          <w:rPr>
            <w:noProof/>
            <w:webHidden/>
          </w:rPr>
          <w:fldChar w:fldCharType="end"/>
        </w:r>
        <w:r w:rsidRPr="00F12C7B">
          <w:rPr>
            <w:rStyle w:val="Hyperlink"/>
            <w:noProof/>
          </w:rPr>
          <w:fldChar w:fldCharType="end"/>
        </w:r>
      </w:ins>
    </w:p>
    <w:p w14:paraId="6FDAABD2" w14:textId="77777777" w:rsidR="004F487F" w:rsidRDefault="004F487F">
      <w:pPr>
        <w:pStyle w:val="TOC1"/>
        <w:rPr>
          <w:ins w:id="230" w:author="Orion" w:date="2011-09-01T15:33:00Z"/>
          <w:rFonts w:asciiTheme="minorHAnsi" w:eastAsiaTheme="minorEastAsia" w:hAnsiTheme="minorHAnsi" w:cstheme="minorBidi"/>
          <w:noProof/>
          <w:sz w:val="22"/>
          <w:szCs w:val="22"/>
          <w:lang w:val="es-ES" w:eastAsia="es-ES"/>
        </w:rPr>
      </w:pPr>
      <w:ins w:id="23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"_Toc302654573"</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7.2.</w:t>
        </w:r>
        <w:r>
          <w:rPr>
            <w:rFonts w:asciiTheme="minorHAnsi" w:eastAsiaTheme="minorEastAsia" w:hAnsiTheme="minorHAnsi" w:cstheme="minorBidi"/>
            <w:noProof/>
            <w:sz w:val="22"/>
            <w:szCs w:val="22"/>
            <w:lang w:val="es-ES" w:eastAsia="es-ES"/>
          </w:rPr>
          <w:tab/>
        </w:r>
        <w:r w:rsidRPr="00F12C7B">
          <w:rPr>
            <w:rStyle w:val="Hyperlink"/>
            <w:noProof/>
            <w:lang w:bidi="hi-IN"/>
          </w:rPr>
          <w:t>Trabajo Futuro</w:t>
        </w:r>
        <w:r>
          <w:rPr>
            <w:noProof/>
            <w:webHidden/>
          </w:rPr>
          <w:tab/>
        </w:r>
        <w:r>
          <w:rPr>
            <w:noProof/>
            <w:webHidden/>
          </w:rPr>
          <w:fldChar w:fldCharType="begin"/>
        </w:r>
        <w:r>
          <w:rPr>
            <w:noProof/>
            <w:webHidden/>
          </w:rPr>
          <w:instrText xml:space="preserve"> PAGEREF _Toc302654573 \h </w:instrText>
        </w:r>
      </w:ins>
      <w:r>
        <w:rPr>
          <w:noProof/>
          <w:webHidden/>
        </w:rPr>
      </w:r>
      <w:r>
        <w:rPr>
          <w:noProof/>
          <w:webHidden/>
        </w:rPr>
        <w:fldChar w:fldCharType="separate"/>
      </w:r>
      <w:ins w:id="232" w:author="Orion" w:date="2011-09-21T08:27:00Z">
        <w:r w:rsidR="0071153F">
          <w:rPr>
            <w:noProof/>
            <w:webHidden/>
          </w:rPr>
          <w:t>82</w:t>
        </w:r>
      </w:ins>
      <w:ins w:id="233" w:author="Orion" w:date="2011-09-01T15:33:00Z">
        <w:r>
          <w:rPr>
            <w:noProof/>
            <w:webHidden/>
          </w:rPr>
          <w:fldChar w:fldCharType="end"/>
        </w:r>
        <w:r w:rsidRPr="00F12C7B">
          <w:rPr>
            <w:rStyle w:val="Hyperlink"/>
            <w:noProof/>
          </w:rPr>
          <w:fldChar w:fldCharType="end"/>
        </w:r>
      </w:ins>
    </w:p>
    <w:p w14:paraId="32FE9326" w14:textId="77777777" w:rsidR="004F487F" w:rsidRDefault="004F487F">
      <w:pPr>
        <w:pStyle w:val="TOC1"/>
        <w:rPr>
          <w:ins w:id="234" w:author="Orion" w:date="2011-09-01T15:33:00Z"/>
          <w:rFonts w:asciiTheme="minorHAnsi" w:eastAsiaTheme="minorEastAsia" w:hAnsiTheme="minorHAnsi" w:cstheme="minorBidi"/>
          <w:noProof/>
          <w:sz w:val="22"/>
          <w:szCs w:val="22"/>
          <w:lang w:val="es-ES" w:eastAsia="es-ES"/>
        </w:rPr>
      </w:pPr>
      <w:ins w:id="23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"_Toc302654574"</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Bibliografía</w:t>
        </w:r>
        <w:r>
          <w:rPr>
            <w:noProof/>
            <w:webHidden/>
          </w:rPr>
          <w:tab/>
        </w:r>
        <w:r>
          <w:rPr>
            <w:noProof/>
            <w:webHidden/>
          </w:rPr>
          <w:fldChar w:fldCharType="begin"/>
        </w:r>
        <w:r>
          <w:rPr>
            <w:noProof/>
            <w:webHidden/>
          </w:rPr>
          <w:instrText xml:space="preserve"> PAGEREF _Toc302654574 \h </w:instrText>
        </w:r>
      </w:ins>
      <w:r>
        <w:rPr>
          <w:noProof/>
          <w:webHidden/>
        </w:rPr>
      </w:r>
      <w:r>
        <w:rPr>
          <w:noProof/>
          <w:webHidden/>
        </w:rPr>
        <w:fldChar w:fldCharType="separate"/>
      </w:r>
      <w:ins w:id="236" w:author="Orion" w:date="2011-09-21T08:27:00Z">
        <w:r w:rsidR="0071153F">
          <w:rPr>
            <w:noProof/>
            <w:webHidden/>
          </w:rPr>
          <w:t>83</w:t>
        </w:r>
      </w:ins>
      <w:ins w:id="237" w:author="Orion" w:date="2011-09-01T15:33:00Z">
        <w:r>
          <w:rPr>
            <w:noProof/>
            <w:webHidden/>
          </w:rPr>
          <w:fldChar w:fldCharType="end"/>
        </w:r>
        <w:r w:rsidRPr="00F12C7B">
          <w:rPr>
            <w:rStyle w:val="Hyperlink"/>
            <w:noProof/>
          </w:rPr>
          <w:fldChar w:fldCharType="end"/>
        </w:r>
      </w:ins>
    </w:p>
    <w:p w14:paraId="6B5FD605" w14:textId="77777777" w:rsidR="004F487F" w:rsidRDefault="004F487F">
      <w:pPr>
        <w:pStyle w:val="TOC1"/>
        <w:rPr>
          <w:ins w:id="238" w:author="Orion" w:date="2011-09-01T15:33:00Z"/>
          <w:rFonts w:asciiTheme="minorHAnsi" w:eastAsiaTheme="minorEastAsia" w:hAnsiTheme="minorHAnsi" w:cstheme="minorBidi"/>
          <w:noProof/>
          <w:sz w:val="22"/>
          <w:szCs w:val="22"/>
          <w:lang w:val="es-ES" w:eastAsia="es-ES"/>
        </w:rPr>
      </w:pPr>
      <w:ins w:id="23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"_Toc302654575"</w:instrText>
        </w:r>
        <w:r w:rsidRPr="00F12C7B">
          <w:rPr>
            <w:rStyle w:val="Hyperlink"/>
            <w:noProof/>
          </w:rPr>
          <w:instrText xml:space="preserve"> </w:instrText>
        </w:r>
        <w:r w:rsidRPr="00F12C7B">
          <w:rPr>
            <w:rStyle w:val="Hyperlink"/>
            <w:noProof/>
          </w:rPr>
          <w:fldChar w:fldCharType="separate"/>
        </w:r>
        <w:r w:rsidRPr="00F12C7B">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_Toc302654575 \h </w:instrText>
        </w:r>
      </w:ins>
      <w:r>
        <w:rPr>
          <w:noProof/>
          <w:webHidden/>
        </w:rPr>
      </w:r>
      <w:r>
        <w:rPr>
          <w:noProof/>
          <w:webHidden/>
        </w:rPr>
        <w:fldChar w:fldCharType="separate"/>
      </w:r>
      <w:ins w:id="240" w:author="Orion" w:date="2011-09-21T08:27:00Z">
        <w:r w:rsidR="0071153F">
          <w:rPr>
            <w:noProof/>
            <w:webHidden/>
          </w:rPr>
          <w:t>87</w:t>
        </w:r>
      </w:ins>
      <w:ins w:id="241" w:author="Orion" w:date="2011-09-01T15:33:00Z">
        <w:r>
          <w:rPr>
            <w:noProof/>
            <w:webHidden/>
          </w:rPr>
          <w:fldChar w:fldCharType="end"/>
        </w:r>
        <w:r w:rsidRPr="00F12C7B">
          <w:rPr>
            <w:rStyle w:val="Hyperlink"/>
            <w:noProof/>
          </w:rPr>
          <w:fldChar w:fldCharType="end"/>
        </w:r>
      </w:ins>
    </w:p>
    <w:p w14:paraId="56A26704" w14:textId="77777777" w:rsidR="004F487F" w:rsidRDefault="004F487F">
      <w:pPr>
        <w:pStyle w:val="TOC1"/>
        <w:rPr>
          <w:ins w:id="242" w:author="Orion" w:date="2011-09-01T15:33:00Z"/>
          <w:rFonts w:asciiTheme="minorHAnsi" w:eastAsiaTheme="minorEastAsia" w:hAnsiTheme="minorHAnsi" w:cstheme="minorBidi"/>
          <w:noProof/>
          <w:sz w:val="22"/>
          <w:szCs w:val="22"/>
          <w:lang w:val="es-ES" w:eastAsia="es-ES"/>
        </w:rPr>
      </w:pPr>
      <w:ins w:id="24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"_Toc302654576"</w:instrText>
        </w:r>
        <w:r w:rsidRPr="00F12C7B">
          <w:rPr>
            <w:rStyle w:val="Hyperlink"/>
            <w:noProof/>
          </w:rPr>
          <w:instrText xml:space="preserve"> </w:instrText>
        </w:r>
        <w:r w:rsidRPr="00F12C7B">
          <w:rPr>
            <w:rStyle w:val="Hyperlink"/>
            <w:noProof/>
          </w:rPr>
          <w:fldChar w:fldCharType="separate"/>
        </w:r>
        <w:r w:rsidRPr="00F12C7B">
          <w:rPr>
            <w:rStyle w:val="Hyperlink"/>
            <w:bCs/>
            <w:noProof/>
            <w:lang w:bidi="hi-IN"/>
          </w:rPr>
          <w:t>Apéndice A:</w:t>
        </w:r>
        <w:r>
          <w:rPr>
            <w:noProof/>
            <w:webHidden/>
          </w:rPr>
          <w:tab/>
        </w:r>
        <w:r>
          <w:rPr>
            <w:noProof/>
            <w:webHidden/>
          </w:rPr>
          <w:fldChar w:fldCharType="begin"/>
        </w:r>
        <w:r>
          <w:rPr>
            <w:noProof/>
            <w:webHidden/>
          </w:rPr>
          <w:instrText xml:space="preserve"> PAGEREF _Toc302654576 \h </w:instrText>
        </w:r>
      </w:ins>
      <w:r>
        <w:rPr>
          <w:noProof/>
          <w:webHidden/>
        </w:rPr>
      </w:r>
      <w:r>
        <w:rPr>
          <w:noProof/>
          <w:webHidden/>
        </w:rPr>
        <w:fldChar w:fldCharType="separate"/>
      </w:r>
      <w:ins w:id="244" w:author="Orion" w:date="2011-09-21T08:27:00Z">
        <w:r w:rsidR="0071153F">
          <w:rPr>
            <w:noProof/>
            <w:webHidden/>
          </w:rPr>
          <w:t>89</w:t>
        </w:r>
      </w:ins>
      <w:ins w:id="245" w:author="Orion" w:date="2011-09-01T15:33:00Z">
        <w:r>
          <w:rPr>
            <w:noProof/>
            <w:webHidden/>
          </w:rPr>
          <w:fldChar w:fldCharType="end"/>
        </w:r>
        <w:r w:rsidRPr="00F12C7B">
          <w:rPr>
            <w:rStyle w:val="Hyperlink"/>
            <w:noProof/>
          </w:rPr>
          <w:fldChar w:fldCharType="end"/>
        </w:r>
      </w:ins>
    </w:p>
    <w:p w14:paraId="2F56DF31" w14:textId="77777777" w:rsidR="004F487F" w:rsidRDefault="004F487F">
      <w:pPr>
        <w:pStyle w:val="TOC1"/>
        <w:rPr>
          <w:ins w:id="246" w:author="Orion" w:date="2011-09-01T15:33:00Z"/>
          <w:rFonts w:asciiTheme="minorHAnsi" w:eastAsiaTheme="minorEastAsia" w:hAnsiTheme="minorHAnsi" w:cstheme="minorBidi"/>
          <w:noProof/>
          <w:sz w:val="22"/>
          <w:szCs w:val="22"/>
          <w:lang w:val="es-ES" w:eastAsia="es-ES"/>
        </w:rPr>
      </w:pPr>
      <w:ins w:id="24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"_Toc302654577"</w:instrText>
        </w:r>
        <w:r w:rsidRPr="00F12C7B">
          <w:rPr>
            <w:rStyle w:val="Hyperlink"/>
            <w:noProof/>
          </w:rPr>
          <w:instrText xml:space="preserve"> </w:instrText>
        </w:r>
        <w:r w:rsidRPr="00F12C7B">
          <w:rPr>
            <w:rStyle w:val="Hyperlink"/>
            <w:noProof/>
          </w:rPr>
          <w:fldChar w:fldCharType="separate"/>
        </w:r>
        <w:r w:rsidRPr="00F12C7B">
          <w:rPr>
            <w:rStyle w:val="Hyperlink"/>
            <w:rFonts w:eastAsia="SimSun"/>
            <w:bCs/>
            <w:noProof/>
            <w:kern w:val="1"/>
            <w:lang w:bidi="hi-IN"/>
          </w:rPr>
          <w:t>Tabla de identificadores de puntos de paso en la Península Ibérica</w:t>
        </w:r>
        <w:r>
          <w:rPr>
            <w:noProof/>
            <w:webHidden/>
          </w:rPr>
          <w:tab/>
        </w:r>
        <w:r>
          <w:rPr>
            <w:noProof/>
            <w:webHidden/>
          </w:rPr>
          <w:fldChar w:fldCharType="begin"/>
        </w:r>
        <w:r>
          <w:rPr>
            <w:noProof/>
            <w:webHidden/>
          </w:rPr>
          <w:instrText xml:space="preserve"> PAGEREF _Toc302654577 \h </w:instrText>
        </w:r>
      </w:ins>
      <w:r>
        <w:rPr>
          <w:noProof/>
          <w:webHidden/>
        </w:rPr>
      </w:r>
      <w:r>
        <w:rPr>
          <w:noProof/>
          <w:webHidden/>
        </w:rPr>
        <w:fldChar w:fldCharType="separate"/>
      </w:r>
      <w:ins w:id="248" w:author="Orion" w:date="2011-09-21T08:27:00Z">
        <w:r w:rsidR="0071153F">
          <w:rPr>
            <w:noProof/>
            <w:webHidden/>
          </w:rPr>
          <w:t>89</w:t>
        </w:r>
      </w:ins>
      <w:ins w:id="249" w:author="Orion" w:date="2011-09-01T15:33:00Z">
        <w:r>
          <w:rPr>
            <w:noProof/>
            <w:webHidden/>
          </w:rPr>
          <w:fldChar w:fldCharType="end"/>
        </w:r>
        <w:r w:rsidRPr="00F12C7B">
          <w:rPr>
            <w:rStyle w:val="Hyperlink"/>
            <w:noProof/>
          </w:rPr>
          <w:fldChar w:fldCharType="end"/>
        </w:r>
      </w:ins>
    </w:p>
    <w:p w14:paraId="4DDDDA3C" w14:textId="77777777" w:rsidR="00E4134F" w:rsidDel="004F487F" w:rsidRDefault="00E4134F">
      <w:pPr>
        <w:pStyle w:val="TOC1"/>
        <w:rPr>
          <w:ins w:id="250" w:author="IO" w:date="2011-08-31T17:40:00Z"/>
          <w:del w:id="251" w:author="Orion" w:date="2011-09-01T15:33:00Z"/>
          <w:rFonts w:asciiTheme="minorHAnsi" w:eastAsiaTheme="minorEastAsia" w:hAnsiTheme="minorHAnsi" w:cstheme="minorBidi"/>
          <w:noProof/>
          <w:sz w:val="22"/>
          <w:szCs w:val="22"/>
          <w:lang w:val="es-ES" w:eastAsia="es-ES"/>
        </w:rPr>
      </w:pPr>
      <w:ins w:id="252" w:author="IO" w:date="2011-08-31T17:40:00Z">
        <w:del w:id="253" w:author="Orion" w:date="2011-09-01T15:33:00Z">
          <w:r w:rsidRPr="004F487F" w:rsidDel="004F487F">
            <w:rPr>
              <w:rStyle w:val="Hyperlink"/>
              <w:noProof/>
              <w:lang w:val="es-ES"/>
            </w:rPr>
            <w:delText>Autorización de Difusión</w:delText>
          </w:r>
          <w:r w:rsidDel="004F487F">
            <w:rPr>
              <w:noProof/>
              <w:webHidden/>
            </w:rPr>
            <w:tab/>
            <w:delText>iii</w:delText>
          </w:r>
        </w:del>
      </w:ins>
    </w:p>
    <w:p w14:paraId="530A1F5D" w14:textId="77777777" w:rsidR="00E4134F" w:rsidDel="004F487F" w:rsidRDefault="00E4134F">
      <w:pPr>
        <w:pStyle w:val="TOC1"/>
        <w:rPr>
          <w:ins w:id="254" w:author="IO" w:date="2011-08-31T17:40:00Z"/>
          <w:del w:id="255" w:author="Orion" w:date="2011-09-01T15:33:00Z"/>
          <w:rFonts w:asciiTheme="minorHAnsi" w:eastAsiaTheme="minorEastAsia" w:hAnsiTheme="minorHAnsi" w:cstheme="minorBidi"/>
          <w:noProof/>
          <w:sz w:val="22"/>
          <w:szCs w:val="22"/>
          <w:lang w:val="es-ES" w:eastAsia="es-ES"/>
        </w:rPr>
      </w:pPr>
      <w:ins w:id="256" w:author="IO" w:date="2011-08-31T17:40:00Z">
        <w:del w:id="257" w:author="Orion" w:date="2011-09-01T15:33:00Z">
          <w:r w:rsidRPr="004F487F" w:rsidDel="004F487F">
            <w:rPr>
              <w:rStyle w:val="Hyperlink"/>
              <w:noProof/>
              <w:lang w:val="es-ES"/>
            </w:rPr>
            <w:delText>Resumen en castellano</w:delText>
          </w:r>
          <w:r w:rsidDel="004F487F">
            <w:rPr>
              <w:noProof/>
              <w:webHidden/>
            </w:rPr>
            <w:tab/>
            <w:delText>v</w:delText>
          </w:r>
        </w:del>
      </w:ins>
    </w:p>
    <w:p w14:paraId="46621E62" w14:textId="77777777" w:rsidR="00E4134F" w:rsidDel="004F487F" w:rsidRDefault="00E4134F">
      <w:pPr>
        <w:pStyle w:val="TOC1"/>
        <w:rPr>
          <w:ins w:id="258" w:author="IO" w:date="2011-08-31T17:40:00Z"/>
          <w:del w:id="259" w:author="Orion" w:date="2011-09-01T15:33:00Z"/>
          <w:rFonts w:asciiTheme="minorHAnsi" w:eastAsiaTheme="minorEastAsia" w:hAnsiTheme="minorHAnsi" w:cstheme="minorBidi"/>
          <w:noProof/>
          <w:sz w:val="22"/>
          <w:szCs w:val="22"/>
          <w:lang w:val="es-ES" w:eastAsia="es-ES"/>
        </w:rPr>
      </w:pPr>
      <w:ins w:id="260" w:author="IO" w:date="2011-08-31T17:40:00Z">
        <w:del w:id="261" w:author="Orion" w:date="2011-09-01T15:33:00Z">
          <w:r w:rsidRPr="004F487F" w:rsidDel="004F487F">
            <w:rPr>
              <w:rStyle w:val="Hyperlink"/>
              <w:noProof/>
              <w:lang w:val="es-ES"/>
            </w:rPr>
            <w:delText>Palabras clave</w:delText>
          </w:r>
          <w:r w:rsidDel="004F487F">
            <w:rPr>
              <w:noProof/>
              <w:webHidden/>
            </w:rPr>
            <w:tab/>
            <w:delText>v</w:delText>
          </w:r>
        </w:del>
      </w:ins>
    </w:p>
    <w:p w14:paraId="3D346926" w14:textId="77777777" w:rsidR="00E4134F" w:rsidDel="004F487F" w:rsidRDefault="00E4134F">
      <w:pPr>
        <w:pStyle w:val="TOC1"/>
        <w:rPr>
          <w:ins w:id="262" w:author="IO" w:date="2011-08-31T17:40:00Z"/>
          <w:del w:id="263" w:author="Orion" w:date="2011-09-01T15:33:00Z"/>
          <w:rFonts w:asciiTheme="minorHAnsi" w:eastAsiaTheme="minorEastAsia" w:hAnsiTheme="minorHAnsi" w:cstheme="minorBidi"/>
          <w:noProof/>
          <w:sz w:val="22"/>
          <w:szCs w:val="22"/>
          <w:lang w:val="es-ES" w:eastAsia="es-ES"/>
        </w:rPr>
      </w:pPr>
      <w:ins w:id="264" w:author="IO" w:date="2011-08-31T17:40:00Z">
        <w:del w:id="265" w:author="Orion" w:date="2011-09-01T15:33:00Z">
          <w:r w:rsidRPr="004F487F" w:rsidDel="004F487F">
            <w:rPr>
              <w:rStyle w:val="Hyperlink"/>
              <w:noProof/>
            </w:rPr>
            <w:delText>Resumen en inglés</w:delText>
          </w:r>
          <w:r w:rsidDel="004F487F">
            <w:rPr>
              <w:noProof/>
              <w:webHidden/>
            </w:rPr>
            <w:tab/>
            <w:delText>vi</w:delText>
          </w:r>
        </w:del>
      </w:ins>
    </w:p>
    <w:p w14:paraId="1EB29E97" w14:textId="77777777" w:rsidR="00E4134F" w:rsidDel="004F487F" w:rsidRDefault="00E4134F">
      <w:pPr>
        <w:pStyle w:val="TOC1"/>
        <w:rPr>
          <w:ins w:id="266" w:author="IO" w:date="2011-08-31T17:40:00Z"/>
          <w:del w:id="267" w:author="Orion" w:date="2011-09-01T15:33:00Z"/>
          <w:rFonts w:asciiTheme="minorHAnsi" w:eastAsiaTheme="minorEastAsia" w:hAnsiTheme="minorHAnsi" w:cstheme="minorBidi"/>
          <w:noProof/>
          <w:sz w:val="22"/>
          <w:szCs w:val="22"/>
          <w:lang w:val="es-ES" w:eastAsia="es-ES"/>
        </w:rPr>
      </w:pPr>
      <w:ins w:id="268" w:author="IO" w:date="2011-08-31T17:40:00Z">
        <w:del w:id="269" w:author="Orion" w:date="2011-09-01T15:33:00Z">
          <w:r w:rsidRPr="004F487F" w:rsidDel="004F487F">
            <w:rPr>
              <w:rStyle w:val="Hyperlink"/>
              <w:noProof/>
            </w:rPr>
            <w:delText>Keywords</w:delText>
          </w:r>
          <w:r w:rsidDel="004F487F">
            <w:rPr>
              <w:noProof/>
              <w:webHidden/>
            </w:rPr>
            <w:tab/>
            <w:delText>vi</w:delText>
          </w:r>
        </w:del>
      </w:ins>
    </w:p>
    <w:p w14:paraId="457ABAC8" w14:textId="77777777" w:rsidR="00E4134F" w:rsidDel="004F487F" w:rsidRDefault="00E4134F">
      <w:pPr>
        <w:pStyle w:val="TOC1"/>
        <w:rPr>
          <w:ins w:id="270" w:author="IO" w:date="2011-08-31T17:40:00Z"/>
          <w:del w:id="271" w:author="Orion" w:date="2011-09-01T15:33:00Z"/>
          <w:rFonts w:asciiTheme="minorHAnsi" w:eastAsiaTheme="minorEastAsia" w:hAnsiTheme="minorHAnsi" w:cstheme="minorBidi"/>
          <w:noProof/>
          <w:sz w:val="22"/>
          <w:szCs w:val="22"/>
          <w:lang w:val="es-ES" w:eastAsia="es-ES"/>
        </w:rPr>
      </w:pPr>
      <w:ins w:id="272" w:author="IO" w:date="2011-08-31T17:40:00Z">
        <w:del w:id="273" w:author="Orion" w:date="2011-09-01T15:33:00Z">
          <w:r w:rsidRPr="004F487F" w:rsidDel="004F487F">
            <w:rPr>
              <w:rStyle w:val="Hyperlink"/>
              <w:noProof/>
            </w:rPr>
            <w:delText>Índice de contenidos</w:delText>
          </w:r>
          <w:r w:rsidDel="004F487F">
            <w:rPr>
              <w:noProof/>
              <w:webHidden/>
            </w:rPr>
            <w:tab/>
            <w:delText>7</w:delText>
          </w:r>
        </w:del>
      </w:ins>
    </w:p>
    <w:p w14:paraId="105C5FC7" w14:textId="77777777" w:rsidR="00E4134F" w:rsidDel="004F487F" w:rsidRDefault="00E4134F">
      <w:pPr>
        <w:pStyle w:val="TOC1"/>
        <w:rPr>
          <w:ins w:id="274" w:author="IO" w:date="2011-08-31T17:40:00Z"/>
          <w:del w:id="275" w:author="Orion" w:date="2011-09-01T15:33:00Z"/>
          <w:rFonts w:asciiTheme="minorHAnsi" w:eastAsiaTheme="minorEastAsia" w:hAnsiTheme="minorHAnsi" w:cstheme="minorBidi"/>
          <w:noProof/>
          <w:sz w:val="22"/>
          <w:szCs w:val="22"/>
          <w:lang w:val="es-ES" w:eastAsia="es-ES"/>
        </w:rPr>
      </w:pPr>
      <w:ins w:id="276" w:author="IO" w:date="2011-08-31T17:40:00Z">
        <w:del w:id="277" w:author="Orion" w:date="2011-09-01T15:33:00Z">
          <w:r w:rsidRPr="004F487F" w:rsidDel="004F487F">
            <w:rPr>
              <w:rStyle w:val="Hyperlink"/>
              <w:noProof/>
            </w:rPr>
            <w:delText>Tabla de Figuras</w:delText>
          </w:r>
          <w:r w:rsidDel="004F487F">
            <w:rPr>
              <w:noProof/>
              <w:webHidden/>
            </w:rPr>
            <w:tab/>
            <w:delText>9</w:delText>
          </w:r>
        </w:del>
      </w:ins>
    </w:p>
    <w:p w14:paraId="42D315F5" w14:textId="77777777" w:rsidR="00E4134F" w:rsidDel="004F487F" w:rsidRDefault="00E4134F">
      <w:pPr>
        <w:pStyle w:val="TOC1"/>
        <w:rPr>
          <w:ins w:id="278" w:author="IO" w:date="2011-08-31T17:40:00Z"/>
          <w:del w:id="279" w:author="Orion" w:date="2011-09-01T15:33:00Z"/>
          <w:rFonts w:asciiTheme="minorHAnsi" w:eastAsiaTheme="minorEastAsia" w:hAnsiTheme="minorHAnsi" w:cstheme="minorBidi"/>
          <w:noProof/>
          <w:sz w:val="22"/>
          <w:szCs w:val="22"/>
          <w:lang w:val="es-ES" w:eastAsia="es-ES"/>
        </w:rPr>
      </w:pPr>
      <w:ins w:id="280" w:author="IO" w:date="2011-08-31T17:40:00Z">
        <w:del w:id="281" w:author="Orion" w:date="2011-09-01T15:33:00Z">
          <w:r w:rsidRPr="004F487F" w:rsidDel="004F487F">
            <w:rPr>
              <w:rStyle w:val="Hyperlink"/>
              <w:noProof/>
              <w:lang w:val="es-ES"/>
            </w:rPr>
            <w:delText>Agradecimientos</w:delText>
          </w:r>
          <w:r w:rsidDel="004F487F">
            <w:rPr>
              <w:noProof/>
              <w:webHidden/>
            </w:rPr>
            <w:tab/>
            <w:delText>10</w:delText>
          </w:r>
        </w:del>
      </w:ins>
    </w:p>
    <w:p w14:paraId="36FE287A" w14:textId="77777777" w:rsidR="00E4134F" w:rsidDel="004F487F" w:rsidRDefault="00E4134F">
      <w:pPr>
        <w:pStyle w:val="TOC1"/>
        <w:rPr>
          <w:ins w:id="282" w:author="IO" w:date="2011-08-31T17:40:00Z"/>
          <w:del w:id="283" w:author="Orion" w:date="2011-09-01T15:33:00Z"/>
          <w:rFonts w:asciiTheme="minorHAnsi" w:eastAsiaTheme="minorEastAsia" w:hAnsiTheme="minorHAnsi" w:cstheme="minorBidi"/>
          <w:noProof/>
          <w:sz w:val="22"/>
          <w:szCs w:val="22"/>
          <w:lang w:val="es-ES" w:eastAsia="es-ES"/>
        </w:rPr>
      </w:pPr>
      <w:ins w:id="284" w:author="IO" w:date="2011-08-31T17:40:00Z">
        <w:del w:id="285" w:author="Orion" w:date="2011-09-01T15:33:00Z">
          <w:r w:rsidRPr="004F487F" w:rsidDel="004F487F">
            <w:rPr>
              <w:rStyle w:val="Hyperlink"/>
              <w:noProof/>
              <w:lang w:bidi="hi-IN"/>
            </w:rPr>
            <w:delText>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Introducción</w:delText>
          </w:r>
          <w:r w:rsidDel="004F487F">
            <w:rPr>
              <w:noProof/>
              <w:webHidden/>
            </w:rPr>
            <w:tab/>
            <w:delText>11</w:delText>
          </w:r>
        </w:del>
      </w:ins>
    </w:p>
    <w:p w14:paraId="4F63AD4E" w14:textId="77777777" w:rsidR="00E4134F" w:rsidDel="004F487F" w:rsidRDefault="00E4134F">
      <w:pPr>
        <w:pStyle w:val="TOC1"/>
        <w:rPr>
          <w:ins w:id="286" w:author="IO" w:date="2011-08-31T17:40:00Z"/>
          <w:del w:id="287" w:author="Orion" w:date="2011-09-01T15:33:00Z"/>
          <w:rFonts w:asciiTheme="minorHAnsi" w:eastAsiaTheme="minorEastAsia" w:hAnsiTheme="minorHAnsi" w:cstheme="minorBidi"/>
          <w:noProof/>
          <w:sz w:val="22"/>
          <w:szCs w:val="22"/>
          <w:lang w:val="es-ES" w:eastAsia="es-ES"/>
        </w:rPr>
      </w:pPr>
      <w:ins w:id="288" w:author="IO" w:date="2011-08-31T17:40:00Z">
        <w:del w:id="289" w:author="Orion" w:date="2011-09-01T15:33:00Z">
          <w:r w:rsidRPr="004F487F" w:rsidDel="004F487F">
            <w:rPr>
              <w:rStyle w:val="Hyperlink"/>
              <w:noProof/>
              <w:lang w:bidi="hi-IN"/>
            </w:rPr>
            <w:lastRenderedPageBreak/>
            <w:delText>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Conceptos básicos de navegación aérea</w:delText>
          </w:r>
          <w:r w:rsidDel="004F487F">
            <w:rPr>
              <w:noProof/>
              <w:webHidden/>
            </w:rPr>
            <w:tab/>
            <w:delText>15</w:delText>
          </w:r>
        </w:del>
      </w:ins>
    </w:p>
    <w:p w14:paraId="3DFC7323" w14:textId="77777777" w:rsidR="00E4134F" w:rsidDel="004F487F" w:rsidRDefault="00E4134F">
      <w:pPr>
        <w:pStyle w:val="TOC1"/>
        <w:rPr>
          <w:ins w:id="290" w:author="IO" w:date="2011-08-31T17:40:00Z"/>
          <w:del w:id="291" w:author="Orion" w:date="2011-09-01T15:33:00Z"/>
          <w:rFonts w:asciiTheme="minorHAnsi" w:eastAsiaTheme="minorEastAsia" w:hAnsiTheme="minorHAnsi" w:cstheme="minorBidi"/>
          <w:noProof/>
          <w:sz w:val="22"/>
          <w:szCs w:val="22"/>
          <w:lang w:val="es-ES" w:eastAsia="es-ES"/>
        </w:rPr>
      </w:pPr>
      <w:ins w:id="292" w:author="IO" w:date="2011-08-31T17:40:00Z">
        <w:del w:id="293" w:author="Orion" w:date="2011-09-01T15:33:00Z">
          <w:r w:rsidRPr="004F487F" w:rsidDel="004F487F">
            <w:rPr>
              <w:rStyle w:val="Hyperlink"/>
              <w:noProof/>
              <w:lang w:bidi="hi-IN"/>
            </w:rPr>
            <w:delText>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Estado del arte</w:delText>
          </w:r>
          <w:r w:rsidDel="004F487F">
            <w:rPr>
              <w:noProof/>
              <w:webHidden/>
            </w:rPr>
            <w:tab/>
            <w:delText>19</w:delText>
          </w:r>
        </w:del>
      </w:ins>
    </w:p>
    <w:p w14:paraId="18D9CB7A" w14:textId="77777777" w:rsidR="00E4134F" w:rsidDel="004F487F" w:rsidRDefault="00E4134F">
      <w:pPr>
        <w:pStyle w:val="TOC1"/>
        <w:rPr>
          <w:ins w:id="294" w:author="IO" w:date="2011-08-31T17:40:00Z"/>
          <w:del w:id="295" w:author="Orion" w:date="2011-09-01T15:33:00Z"/>
          <w:rFonts w:asciiTheme="minorHAnsi" w:eastAsiaTheme="minorEastAsia" w:hAnsiTheme="minorHAnsi" w:cstheme="minorBidi"/>
          <w:noProof/>
          <w:sz w:val="22"/>
          <w:szCs w:val="22"/>
          <w:lang w:val="es-ES" w:eastAsia="es-ES"/>
        </w:rPr>
      </w:pPr>
      <w:ins w:id="296" w:author="IO" w:date="2011-08-31T17:40:00Z">
        <w:del w:id="297" w:author="Orion" w:date="2011-09-01T15:33:00Z">
          <w:r w:rsidRPr="004F487F" w:rsidDel="004F487F">
            <w:rPr>
              <w:rStyle w:val="Hyperlink"/>
              <w:noProof/>
              <w:lang w:bidi="hi-IN"/>
            </w:rPr>
            <w:delText>3.1.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Factores humanos en aviación</w:delText>
          </w:r>
          <w:r w:rsidDel="004F487F">
            <w:rPr>
              <w:noProof/>
              <w:webHidden/>
            </w:rPr>
            <w:tab/>
            <w:delText>19</w:delText>
          </w:r>
        </w:del>
      </w:ins>
    </w:p>
    <w:p w14:paraId="765FBEEA" w14:textId="77777777" w:rsidR="00E4134F" w:rsidDel="004F487F" w:rsidRDefault="00E4134F">
      <w:pPr>
        <w:pStyle w:val="TOC1"/>
        <w:rPr>
          <w:ins w:id="298" w:author="IO" w:date="2011-08-31T17:40:00Z"/>
          <w:del w:id="299" w:author="Orion" w:date="2011-09-01T15:33:00Z"/>
          <w:rFonts w:asciiTheme="minorHAnsi" w:eastAsiaTheme="minorEastAsia" w:hAnsiTheme="minorHAnsi" w:cstheme="minorBidi"/>
          <w:noProof/>
          <w:sz w:val="22"/>
          <w:szCs w:val="22"/>
          <w:lang w:val="es-ES" w:eastAsia="es-ES"/>
        </w:rPr>
      </w:pPr>
      <w:ins w:id="300" w:author="IO" w:date="2011-08-31T17:40:00Z">
        <w:del w:id="301" w:author="Orion" w:date="2011-09-01T15:33:00Z">
          <w:r w:rsidRPr="004F487F" w:rsidDel="004F487F">
            <w:rPr>
              <w:rStyle w:val="Hyperlink"/>
              <w:noProof/>
              <w:lang w:bidi="hi-IN"/>
            </w:rPr>
            <w:delText>3.2.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UAVs</w:delText>
          </w:r>
          <w:r w:rsidDel="004F487F">
            <w:rPr>
              <w:noProof/>
              <w:webHidden/>
            </w:rPr>
            <w:tab/>
            <w:delText>20</w:delText>
          </w:r>
        </w:del>
      </w:ins>
    </w:p>
    <w:p w14:paraId="522C0EAB" w14:textId="77777777" w:rsidR="00E4134F" w:rsidDel="004F487F" w:rsidRDefault="00E4134F">
      <w:pPr>
        <w:pStyle w:val="TOC1"/>
        <w:rPr>
          <w:ins w:id="302" w:author="IO" w:date="2011-08-31T17:40:00Z"/>
          <w:del w:id="303" w:author="Orion" w:date="2011-09-01T15:33:00Z"/>
          <w:rFonts w:asciiTheme="minorHAnsi" w:eastAsiaTheme="minorEastAsia" w:hAnsiTheme="minorHAnsi" w:cstheme="minorBidi"/>
          <w:noProof/>
          <w:sz w:val="22"/>
          <w:szCs w:val="22"/>
          <w:lang w:val="es-ES" w:eastAsia="es-ES"/>
        </w:rPr>
      </w:pPr>
      <w:ins w:id="304" w:author="IO" w:date="2011-08-31T17:40:00Z">
        <w:del w:id="305" w:author="Orion" w:date="2011-09-01T15:33:00Z">
          <w:r w:rsidRPr="004F487F" w:rsidDel="004F487F">
            <w:rPr>
              <w:rStyle w:val="Hyperlink"/>
              <w:noProof/>
              <w:lang w:bidi="hi-IN"/>
            </w:rPr>
            <w:delText>3.3.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Simulación y Gestión de Tráfico Aéreo</w:delText>
          </w:r>
          <w:r w:rsidDel="004F487F">
            <w:rPr>
              <w:noProof/>
              <w:webHidden/>
            </w:rPr>
            <w:tab/>
            <w:delText>21</w:delText>
          </w:r>
        </w:del>
      </w:ins>
    </w:p>
    <w:p w14:paraId="7F3B931B" w14:textId="77777777" w:rsidR="00E4134F" w:rsidDel="004F487F" w:rsidRDefault="00E4134F">
      <w:pPr>
        <w:pStyle w:val="TOC1"/>
        <w:tabs>
          <w:tab w:val="left" w:pos="880"/>
        </w:tabs>
        <w:rPr>
          <w:ins w:id="306" w:author="IO" w:date="2011-08-31T17:40:00Z"/>
          <w:del w:id="307" w:author="Orion" w:date="2011-09-01T15:33:00Z"/>
          <w:rFonts w:asciiTheme="minorHAnsi" w:eastAsiaTheme="minorEastAsia" w:hAnsiTheme="minorHAnsi" w:cstheme="minorBidi"/>
          <w:noProof/>
          <w:sz w:val="22"/>
          <w:szCs w:val="22"/>
          <w:lang w:val="es-ES" w:eastAsia="es-ES"/>
        </w:rPr>
      </w:pPr>
      <w:ins w:id="308" w:author="IO" w:date="2011-08-31T17:40:00Z">
        <w:del w:id="309" w:author="Orion" w:date="2011-09-01T15:33:00Z">
          <w:r w:rsidRPr="004F487F" w:rsidDel="004F487F">
            <w:rPr>
              <w:rStyle w:val="Hyperlink"/>
              <w:noProof/>
              <w:lang w:bidi="hi-IN"/>
            </w:rPr>
            <w:delText>3.3.1.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Dinámica del vuelo</w:delText>
          </w:r>
          <w:r w:rsidDel="004F487F">
            <w:rPr>
              <w:noProof/>
              <w:webHidden/>
            </w:rPr>
            <w:tab/>
            <w:delText>22</w:delText>
          </w:r>
        </w:del>
      </w:ins>
    </w:p>
    <w:p w14:paraId="2B875C9C" w14:textId="77777777" w:rsidR="00E4134F" w:rsidDel="004F487F" w:rsidRDefault="00E4134F">
      <w:pPr>
        <w:pStyle w:val="TOC1"/>
        <w:tabs>
          <w:tab w:val="left" w:pos="880"/>
        </w:tabs>
        <w:rPr>
          <w:ins w:id="310" w:author="IO" w:date="2011-08-31T17:40:00Z"/>
          <w:del w:id="311" w:author="Orion" w:date="2011-09-01T15:33:00Z"/>
          <w:rFonts w:asciiTheme="minorHAnsi" w:eastAsiaTheme="minorEastAsia" w:hAnsiTheme="minorHAnsi" w:cstheme="minorBidi"/>
          <w:noProof/>
          <w:sz w:val="22"/>
          <w:szCs w:val="22"/>
          <w:lang w:val="es-ES" w:eastAsia="es-ES"/>
        </w:rPr>
      </w:pPr>
      <w:ins w:id="312" w:author="IO" w:date="2011-08-31T17:40:00Z">
        <w:del w:id="313" w:author="Orion" w:date="2011-09-01T15:33:00Z">
          <w:r w:rsidRPr="004F487F" w:rsidDel="004F487F">
            <w:rPr>
              <w:rStyle w:val="Hyperlink"/>
              <w:noProof/>
              <w:lang w:bidi="hi-IN"/>
            </w:rPr>
            <w:delText>3.3.2.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Navegación aérea</w:delText>
          </w:r>
          <w:r w:rsidDel="004F487F">
            <w:rPr>
              <w:noProof/>
              <w:webHidden/>
            </w:rPr>
            <w:tab/>
            <w:delText>23</w:delText>
          </w:r>
        </w:del>
      </w:ins>
    </w:p>
    <w:p w14:paraId="02F8926F" w14:textId="77777777" w:rsidR="00E4134F" w:rsidDel="004F487F" w:rsidRDefault="00E4134F">
      <w:pPr>
        <w:pStyle w:val="TOC1"/>
        <w:tabs>
          <w:tab w:val="left" w:pos="880"/>
        </w:tabs>
        <w:rPr>
          <w:ins w:id="314" w:author="IO" w:date="2011-08-31T17:40:00Z"/>
          <w:del w:id="315" w:author="Orion" w:date="2011-09-01T15:33:00Z"/>
          <w:rFonts w:asciiTheme="minorHAnsi" w:eastAsiaTheme="minorEastAsia" w:hAnsiTheme="minorHAnsi" w:cstheme="minorBidi"/>
          <w:noProof/>
          <w:sz w:val="22"/>
          <w:szCs w:val="22"/>
          <w:lang w:val="es-ES" w:eastAsia="es-ES"/>
        </w:rPr>
      </w:pPr>
      <w:ins w:id="316" w:author="IO" w:date="2011-08-31T17:40:00Z">
        <w:del w:id="317" w:author="Orion" w:date="2011-09-01T15:33:00Z">
          <w:r w:rsidRPr="004F487F" w:rsidDel="004F487F">
            <w:rPr>
              <w:rStyle w:val="Hyperlink"/>
              <w:noProof/>
              <w:lang w:bidi="hi-IN"/>
            </w:rPr>
            <w:delText>3.3.3.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Factores h</w:delText>
          </w:r>
          <w:r w:rsidRPr="00932A45" w:rsidDel="004F487F">
            <w:rPr>
              <w:rStyle w:val="Hyperlink"/>
              <w:noProof/>
              <w:lang w:bidi="hi-IN"/>
            </w:rPr>
            <w:delText>umanos</w:delText>
          </w:r>
          <w:r w:rsidDel="004F487F">
            <w:rPr>
              <w:noProof/>
              <w:webHidden/>
            </w:rPr>
            <w:tab/>
            <w:delText>25</w:delText>
          </w:r>
        </w:del>
      </w:ins>
    </w:p>
    <w:p w14:paraId="151663ED" w14:textId="77777777" w:rsidR="00E4134F" w:rsidDel="004F487F" w:rsidRDefault="00E4134F">
      <w:pPr>
        <w:pStyle w:val="TOC1"/>
        <w:tabs>
          <w:tab w:val="left" w:pos="880"/>
        </w:tabs>
        <w:rPr>
          <w:ins w:id="318" w:author="IO" w:date="2011-08-31T17:40:00Z"/>
          <w:del w:id="319" w:author="Orion" w:date="2011-09-01T15:33:00Z"/>
          <w:rFonts w:asciiTheme="minorHAnsi" w:eastAsiaTheme="minorEastAsia" w:hAnsiTheme="minorHAnsi" w:cstheme="minorBidi"/>
          <w:noProof/>
          <w:sz w:val="22"/>
          <w:szCs w:val="22"/>
          <w:lang w:val="es-ES" w:eastAsia="es-ES"/>
        </w:rPr>
      </w:pPr>
      <w:ins w:id="320" w:author="IO" w:date="2011-08-31T17:40:00Z">
        <w:del w:id="321" w:author="Orion" w:date="2011-09-01T15:33:00Z">
          <w:r w:rsidRPr="004F487F" w:rsidDel="004F487F">
            <w:rPr>
              <w:rStyle w:val="Hyperlink"/>
              <w:noProof/>
              <w:lang w:bidi="hi-IN"/>
            </w:rPr>
            <w:delText>3.3.4.</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UAVs</w:delText>
          </w:r>
          <w:r w:rsidDel="004F487F">
            <w:rPr>
              <w:noProof/>
              <w:webHidden/>
            </w:rPr>
            <w:tab/>
            <w:delText>25</w:delText>
          </w:r>
        </w:del>
      </w:ins>
    </w:p>
    <w:p w14:paraId="17042609" w14:textId="77777777" w:rsidR="00E4134F" w:rsidDel="004F487F" w:rsidRDefault="00E4134F">
      <w:pPr>
        <w:pStyle w:val="TOC1"/>
        <w:rPr>
          <w:ins w:id="322" w:author="IO" w:date="2011-08-31T17:40:00Z"/>
          <w:del w:id="323" w:author="Orion" w:date="2011-09-01T15:33:00Z"/>
          <w:rFonts w:asciiTheme="minorHAnsi" w:eastAsiaTheme="minorEastAsia" w:hAnsiTheme="minorHAnsi" w:cstheme="minorBidi"/>
          <w:noProof/>
          <w:sz w:val="22"/>
          <w:szCs w:val="22"/>
          <w:lang w:val="es-ES" w:eastAsia="es-ES"/>
        </w:rPr>
      </w:pPr>
      <w:ins w:id="324" w:author="IO" w:date="2011-08-31T17:40:00Z">
        <w:del w:id="325" w:author="Orion" w:date="2011-09-01T15:33:00Z">
          <w:r w:rsidRPr="004F487F" w:rsidDel="004F487F">
            <w:rPr>
              <w:rStyle w:val="Hyperlink"/>
              <w:noProof/>
              <w:lang w:bidi="hi-IN"/>
            </w:rPr>
            <w:delText>4.</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Requisitos del Sistema</w:delText>
          </w:r>
          <w:r w:rsidDel="004F487F">
            <w:rPr>
              <w:noProof/>
              <w:webHidden/>
            </w:rPr>
            <w:tab/>
            <w:delText>27</w:delText>
          </w:r>
        </w:del>
      </w:ins>
    </w:p>
    <w:p w14:paraId="1533F4D3" w14:textId="77777777" w:rsidR="00E4134F" w:rsidDel="004F487F" w:rsidRDefault="00E4134F">
      <w:pPr>
        <w:pStyle w:val="TOC1"/>
        <w:rPr>
          <w:ins w:id="326" w:author="IO" w:date="2011-08-31T17:40:00Z"/>
          <w:del w:id="327" w:author="Orion" w:date="2011-09-01T15:33:00Z"/>
          <w:rFonts w:asciiTheme="minorHAnsi" w:eastAsiaTheme="minorEastAsia" w:hAnsiTheme="minorHAnsi" w:cstheme="minorBidi"/>
          <w:noProof/>
          <w:sz w:val="22"/>
          <w:szCs w:val="22"/>
          <w:lang w:val="es-ES" w:eastAsia="es-ES"/>
        </w:rPr>
      </w:pPr>
      <w:ins w:id="328" w:author="IO" w:date="2011-08-31T17:40:00Z">
        <w:del w:id="329" w:author="Orion" w:date="2011-09-01T15:33:00Z">
          <w:r w:rsidRPr="004F487F" w:rsidDel="004F487F">
            <w:rPr>
              <w:rStyle w:val="Hyperlink"/>
              <w:noProof/>
              <w:lang w:bidi="hi-IN"/>
            </w:rPr>
            <w:delText>4.1.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Aspectos</w:delText>
          </w:r>
          <w:r w:rsidRPr="00932A45" w:rsidDel="004F487F">
            <w:rPr>
              <w:rStyle w:val="Hyperlink"/>
              <w:noProof/>
              <w:lang w:bidi="hi-IN"/>
            </w:rPr>
            <w:delText xml:space="preserve"> del tráfico aéreo</w:delText>
          </w:r>
          <w:r w:rsidDel="004F487F">
            <w:rPr>
              <w:noProof/>
              <w:webHidden/>
            </w:rPr>
            <w:tab/>
            <w:delText>27</w:delText>
          </w:r>
        </w:del>
      </w:ins>
    </w:p>
    <w:p w14:paraId="0543F60F" w14:textId="77777777" w:rsidR="00E4134F" w:rsidDel="004F487F" w:rsidRDefault="00E4134F">
      <w:pPr>
        <w:pStyle w:val="TOC1"/>
        <w:tabs>
          <w:tab w:val="left" w:pos="880"/>
        </w:tabs>
        <w:rPr>
          <w:ins w:id="330" w:author="IO" w:date="2011-08-31T17:40:00Z"/>
          <w:del w:id="331" w:author="Orion" w:date="2011-09-01T15:33:00Z"/>
          <w:rFonts w:asciiTheme="minorHAnsi" w:eastAsiaTheme="minorEastAsia" w:hAnsiTheme="minorHAnsi" w:cstheme="minorBidi"/>
          <w:noProof/>
          <w:sz w:val="22"/>
          <w:szCs w:val="22"/>
          <w:lang w:val="es-ES" w:eastAsia="es-ES"/>
        </w:rPr>
      </w:pPr>
      <w:ins w:id="332" w:author="IO" w:date="2011-08-31T17:40:00Z">
        <w:del w:id="333" w:author="Orion" w:date="2011-09-01T15:33:00Z">
          <w:r w:rsidRPr="004F487F" w:rsidDel="004F487F">
            <w:rPr>
              <w:rStyle w:val="Hyperlink"/>
              <w:noProof/>
              <w:lang w:bidi="hi-IN"/>
            </w:rPr>
            <w:delText>4.1.1.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Vuelo</w:delText>
          </w:r>
          <w:r w:rsidDel="004F487F">
            <w:rPr>
              <w:noProof/>
              <w:webHidden/>
            </w:rPr>
            <w:tab/>
            <w:delText>27</w:delText>
          </w:r>
        </w:del>
      </w:ins>
    </w:p>
    <w:p w14:paraId="1B4341CB" w14:textId="77777777" w:rsidR="00E4134F" w:rsidDel="004F487F" w:rsidRDefault="00E4134F">
      <w:pPr>
        <w:pStyle w:val="TOC1"/>
        <w:tabs>
          <w:tab w:val="left" w:pos="880"/>
        </w:tabs>
        <w:rPr>
          <w:ins w:id="334" w:author="IO" w:date="2011-08-31T17:40:00Z"/>
          <w:del w:id="335" w:author="Orion" w:date="2011-09-01T15:33:00Z"/>
          <w:rFonts w:asciiTheme="minorHAnsi" w:eastAsiaTheme="minorEastAsia" w:hAnsiTheme="minorHAnsi" w:cstheme="minorBidi"/>
          <w:noProof/>
          <w:sz w:val="22"/>
          <w:szCs w:val="22"/>
          <w:lang w:val="es-ES" w:eastAsia="es-ES"/>
        </w:rPr>
      </w:pPr>
      <w:ins w:id="336" w:author="IO" w:date="2011-08-31T17:40:00Z">
        <w:del w:id="337" w:author="Orion" w:date="2011-09-01T15:33:00Z">
          <w:r w:rsidRPr="004F487F" w:rsidDel="004F487F">
            <w:rPr>
              <w:rStyle w:val="Hyperlink"/>
              <w:noProof/>
              <w:lang w:bidi="hi-IN"/>
            </w:rPr>
            <w:delText>4.1.2.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Aeronaves</w:delText>
          </w:r>
          <w:r w:rsidDel="004F487F">
            <w:rPr>
              <w:noProof/>
              <w:webHidden/>
            </w:rPr>
            <w:tab/>
            <w:delText>28</w:delText>
          </w:r>
        </w:del>
      </w:ins>
    </w:p>
    <w:p w14:paraId="7E3FBFE4" w14:textId="77777777" w:rsidR="00E4134F" w:rsidDel="004F487F" w:rsidRDefault="00E4134F">
      <w:pPr>
        <w:pStyle w:val="TOC1"/>
        <w:tabs>
          <w:tab w:val="left" w:pos="880"/>
        </w:tabs>
        <w:rPr>
          <w:ins w:id="338" w:author="IO" w:date="2011-08-31T17:40:00Z"/>
          <w:del w:id="339" w:author="Orion" w:date="2011-09-01T15:33:00Z"/>
          <w:rFonts w:asciiTheme="minorHAnsi" w:eastAsiaTheme="minorEastAsia" w:hAnsiTheme="minorHAnsi" w:cstheme="minorBidi"/>
          <w:noProof/>
          <w:sz w:val="22"/>
          <w:szCs w:val="22"/>
          <w:lang w:val="es-ES" w:eastAsia="es-ES"/>
        </w:rPr>
      </w:pPr>
      <w:ins w:id="340" w:author="IO" w:date="2011-08-31T17:40:00Z">
        <w:del w:id="341" w:author="Orion" w:date="2011-09-01T15:33:00Z">
          <w:r w:rsidRPr="004F487F" w:rsidDel="004F487F">
            <w:rPr>
              <w:rStyle w:val="Hyperlink"/>
              <w:noProof/>
              <w:lang w:bidi="hi-IN"/>
            </w:rPr>
            <w:delText>4.1.3.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Pi</w:delText>
          </w:r>
          <w:r w:rsidRPr="00932A45" w:rsidDel="004F487F">
            <w:rPr>
              <w:rStyle w:val="Hyperlink"/>
              <w:noProof/>
              <w:lang w:bidi="hi-IN"/>
            </w:rPr>
            <w:delText>lotos</w:delText>
          </w:r>
          <w:r w:rsidDel="004F487F">
            <w:rPr>
              <w:noProof/>
              <w:webHidden/>
            </w:rPr>
            <w:tab/>
            <w:delText>29</w:delText>
          </w:r>
        </w:del>
      </w:ins>
    </w:p>
    <w:p w14:paraId="6EB1820A" w14:textId="77777777" w:rsidR="00E4134F" w:rsidDel="004F487F" w:rsidRDefault="00E4134F">
      <w:pPr>
        <w:pStyle w:val="TOC1"/>
        <w:tabs>
          <w:tab w:val="left" w:pos="880"/>
        </w:tabs>
        <w:rPr>
          <w:ins w:id="342" w:author="IO" w:date="2011-08-31T17:40:00Z"/>
          <w:del w:id="343" w:author="Orion" w:date="2011-09-01T15:33:00Z"/>
          <w:rFonts w:asciiTheme="minorHAnsi" w:eastAsiaTheme="minorEastAsia" w:hAnsiTheme="minorHAnsi" w:cstheme="minorBidi"/>
          <w:noProof/>
          <w:sz w:val="22"/>
          <w:szCs w:val="22"/>
          <w:lang w:val="es-ES" w:eastAsia="es-ES"/>
        </w:rPr>
      </w:pPr>
      <w:ins w:id="344" w:author="IO" w:date="2011-08-31T17:40:00Z">
        <w:del w:id="345" w:author="Orion" w:date="2011-09-01T15:33:00Z">
          <w:r w:rsidRPr="004F487F" w:rsidDel="004F487F">
            <w:rPr>
              <w:rStyle w:val="Hyperlink"/>
              <w:noProof/>
              <w:lang w:bidi="hi-IN"/>
            </w:rPr>
            <w:delText>4.1.4.</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Controladores</w:delText>
          </w:r>
          <w:r w:rsidDel="004F487F">
            <w:rPr>
              <w:noProof/>
              <w:webHidden/>
            </w:rPr>
            <w:tab/>
            <w:delText>29</w:delText>
          </w:r>
        </w:del>
      </w:ins>
    </w:p>
    <w:p w14:paraId="2AD6AF59" w14:textId="77777777" w:rsidR="00E4134F" w:rsidDel="004F487F" w:rsidRDefault="00E4134F">
      <w:pPr>
        <w:pStyle w:val="TOC1"/>
        <w:rPr>
          <w:ins w:id="346" w:author="IO" w:date="2011-08-31T17:40:00Z"/>
          <w:del w:id="347" w:author="Orion" w:date="2011-09-01T15:33:00Z"/>
          <w:rFonts w:asciiTheme="minorHAnsi" w:eastAsiaTheme="minorEastAsia" w:hAnsiTheme="minorHAnsi" w:cstheme="minorBidi"/>
          <w:noProof/>
          <w:sz w:val="22"/>
          <w:szCs w:val="22"/>
          <w:lang w:val="es-ES" w:eastAsia="es-ES"/>
        </w:rPr>
      </w:pPr>
      <w:ins w:id="348" w:author="IO" w:date="2011-08-31T17:40:00Z">
        <w:del w:id="349" w:author="Orion" w:date="2011-09-01T15:33:00Z">
          <w:r w:rsidRPr="004F487F" w:rsidDel="004F487F">
            <w:rPr>
              <w:rStyle w:val="Hyperlink"/>
              <w:noProof/>
              <w:lang w:bidi="hi-IN"/>
            </w:rPr>
            <w:delText>4.2.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Desarrollo</w:delText>
          </w:r>
          <w:r w:rsidDel="004F487F">
            <w:rPr>
              <w:noProof/>
              <w:webHidden/>
            </w:rPr>
            <w:tab/>
            <w:delText>29</w:delText>
          </w:r>
        </w:del>
      </w:ins>
    </w:p>
    <w:p w14:paraId="0911AA99" w14:textId="77777777" w:rsidR="00E4134F" w:rsidDel="004F487F" w:rsidRDefault="00E4134F">
      <w:pPr>
        <w:pStyle w:val="TOC1"/>
        <w:rPr>
          <w:ins w:id="350" w:author="IO" w:date="2011-08-31T17:40:00Z"/>
          <w:del w:id="351" w:author="Orion" w:date="2011-09-01T15:33:00Z"/>
          <w:rFonts w:asciiTheme="minorHAnsi" w:eastAsiaTheme="minorEastAsia" w:hAnsiTheme="minorHAnsi" w:cstheme="minorBidi"/>
          <w:noProof/>
          <w:sz w:val="22"/>
          <w:szCs w:val="22"/>
          <w:lang w:val="es-ES" w:eastAsia="es-ES"/>
        </w:rPr>
      </w:pPr>
      <w:ins w:id="352" w:author="IO" w:date="2011-08-31T17:40:00Z">
        <w:del w:id="353" w:author="Orion" w:date="2011-09-01T15:33:00Z">
          <w:r w:rsidRPr="004F487F" w:rsidDel="004F487F">
            <w:rPr>
              <w:rStyle w:val="Hyperlink"/>
              <w:noProof/>
              <w:lang w:bidi="hi-IN"/>
            </w:rPr>
            <w:delText>5.</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Entorno de s</w:delText>
          </w:r>
          <w:r w:rsidRPr="00932A45" w:rsidDel="004F487F">
            <w:rPr>
              <w:rStyle w:val="Hyperlink"/>
              <w:noProof/>
              <w:lang w:bidi="hi-IN"/>
            </w:rPr>
            <w:delText>imulación</w:delText>
          </w:r>
          <w:r w:rsidDel="004F487F">
            <w:rPr>
              <w:noProof/>
              <w:webHidden/>
            </w:rPr>
            <w:tab/>
            <w:delText>33</w:delText>
          </w:r>
        </w:del>
      </w:ins>
    </w:p>
    <w:p w14:paraId="05CA6B14" w14:textId="77777777" w:rsidR="00E4134F" w:rsidDel="004F487F" w:rsidRDefault="00E4134F">
      <w:pPr>
        <w:pStyle w:val="TOC1"/>
        <w:rPr>
          <w:ins w:id="354" w:author="IO" w:date="2011-08-31T17:40:00Z"/>
          <w:del w:id="355" w:author="Orion" w:date="2011-09-01T15:33:00Z"/>
          <w:rFonts w:asciiTheme="minorHAnsi" w:eastAsiaTheme="minorEastAsia" w:hAnsiTheme="minorHAnsi" w:cstheme="minorBidi"/>
          <w:noProof/>
          <w:sz w:val="22"/>
          <w:szCs w:val="22"/>
          <w:lang w:val="es-ES" w:eastAsia="es-ES"/>
        </w:rPr>
      </w:pPr>
      <w:ins w:id="356" w:author="IO" w:date="2011-08-31T17:40:00Z">
        <w:del w:id="357" w:author="Orion" w:date="2011-09-01T15:33:00Z">
          <w:r w:rsidRPr="004F487F" w:rsidDel="004F487F">
            <w:rPr>
              <w:rStyle w:val="Hyperlink"/>
              <w:noProof/>
              <w:lang w:bidi="hi-IN"/>
            </w:rPr>
            <w:delText>5.1.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Especificación</w:delText>
          </w:r>
          <w:r w:rsidDel="004F487F">
            <w:rPr>
              <w:noProof/>
              <w:webHidden/>
            </w:rPr>
            <w:tab/>
            <w:delText>33</w:delText>
          </w:r>
        </w:del>
      </w:ins>
    </w:p>
    <w:p w14:paraId="417A9A49" w14:textId="77777777" w:rsidR="00E4134F" w:rsidDel="004F487F" w:rsidRDefault="00E4134F">
      <w:pPr>
        <w:pStyle w:val="TOC1"/>
        <w:tabs>
          <w:tab w:val="left" w:pos="880"/>
        </w:tabs>
        <w:rPr>
          <w:ins w:id="358" w:author="IO" w:date="2011-08-31T17:40:00Z"/>
          <w:del w:id="359" w:author="Orion" w:date="2011-09-01T15:33:00Z"/>
          <w:rFonts w:asciiTheme="minorHAnsi" w:eastAsiaTheme="minorEastAsia" w:hAnsiTheme="minorHAnsi" w:cstheme="minorBidi"/>
          <w:noProof/>
          <w:sz w:val="22"/>
          <w:szCs w:val="22"/>
          <w:lang w:val="es-ES" w:eastAsia="es-ES"/>
        </w:rPr>
      </w:pPr>
      <w:ins w:id="360" w:author="IO" w:date="2011-08-31T17:40:00Z">
        <w:del w:id="361" w:author="Orion" w:date="2011-09-01T15:33:00Z">
          <w:r w:rsidRPr="004F487F" w:rsidDel="004F487F">
            <w:rPr>
              <w:rStyle w:val="Hyperlink"/>
              <w:noProof/>
              <w:lang w:bidi="hi-IN"/>
            </w:rPr>
            <w:delText>5.1.1.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Casos de uso</w:delText>
          </w:r>
          <w:r w:rsidDel="004F487F">
            <w:rPr>
              <w:noProof/>
              <w:webHidden/>
            </w:rPr>
            <w:tab/>
            <w:delText>33</w:delText>
          </w:r>
        </w:del>
      </w:ins>
    </w:p>
    <w:p w14:paraId="177DA8F4" w14:textId="77777777" w:rsidR="00E4134F" w:rsidDel="004F487F" w:rsidRDefault="00E4134F">
      <w:pPr>
        <w:pStyle w:val="TOC1"/>
        <w:tabs>
          <w:tab w:val="left" w:pos="880"/>
        </w:tabs>
        <w:rPr>
          <w:ins w:id="362" w:author="IO" w:date="2011-08-31T17:40:00Z"/>
          <w:del w:id="363" w:author="Orion" w:date="2011-09-01T15:33:00Z"/>
          <w:rFonts w:asciiTheme="minorHAnsi" w:eastAsiaTheme="minorEastAsia" w:hAnsiTheme="minorHAnsi" w:cstheme="minorBidi"/>
          <w:noProof/>
          <w:sz w:val="22"/>
          <w:szCs w:val="22"/>
          <w:lang w:val="es-ES" w:eastAsia="es-ES"/>
        </w:rPr>
      </w:pPr>
      <w:ins w:id="364" w:author="IO" w:date="2011-08-31T17:40:00Z">
        <w:del w:id="365" w:author="Orion" w:date="2011-09-01T15:33:00Z">
          <w:r w:rsidRPr="004F487F" w:rsidDel="004F487F">
            <w:rPr>
              <w:rStyle w:val="Hyperlink"/>
              <w:noProof/>
              <w:lang w:bidi="hi-IN"/>
            </w:rPr>
            <w:delText>5.1.2.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O</w:delText>
          </w:r>
          <w:r w:rsidRPr="00932A45" w:rsidDel="004F487F">
            <w:rPr>
              <w:rStyle w:val="Hyperlink"/>
              <w:noProof/>
              <w:lang w:bidi="hi-IN"/>
            </w:rPr>
            <w:delText>bjetivos principales del sistema</w:delText>
          </w:r>
          <w:r w:rsidDel="004F487F">
            <w:rPr>
              <w:noProof/>
              <w:webHidden/>
            </w:rPr>
            <w:tab/>
            <w:delText>34</w:delText>
          </w:r>
        </w:del>
      </w:ins>
    </w:p>
    <w:p w14:paraId="4AC76897" w14:textId="77777777" w:rsidR="00E4134F" w:rsidDel="004F487F" w:rsidRDefault="00E4134F">
      <w:pPr>
        <w:pStyle w:val="TOC1"/>
        <w:tabs>
          <w:tab w:val="left" w:pos="880"/>
        </w:tabs>
        <w:rPr>
          <w:ins w:id="366" w:author="IO" w:date="2011-08-31T17:40:00Z"/>
          <w:del w:id="367" w:author="Orion" w:date="2011-09-01T15:33:00Z"/>
          <w:rFonts w:asciiTheme="minorHAnsi" w:eastAsiaTheme="minorEastAsia" w:hAnsiTheme="minorHAnsi" w:cstheme="minorBidi"/>
          <w:noProof/>
          <w:sz w:val="22"/>
          <w:szCs w:val="22"/>
          <w:lang w:val="es-ES" w:eastAsia="es-ES"/>
        </w:rPr>
      </w:pPr>
      <w:ins w:id="368" w:author="IO" w:date="2011-08-31T17:40:00Z">
        <w:del w:id="369" w:author="Orion" w:date="2011-09-01T15:33:00Z">
          <w:r w:rsidRPr="004F487F" w:rsidDel="004F487F">
            <w:rPr>
              <w:rStyle w:val="Hyperlink"/>
              <w:noProof/>
              <w:lang w:bidi="hi-IN"/>
            </w:rPr>
            <w:delText>5.1.3.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Generación y obtención del plan de vuelo</w:delText>
          </w:r>
          <w:r w:rsidDel="004F487F">
            <w:rPr>
              <w:noProof/>
              <w:webHidden/>
            </w:rPr>
            <w:tab/>
            <w:delText>35</w:delText>
          </w:r>
        </w:del>
      </w:ins>
    </w:p>
    <w:p w14:paraId="5F043B6D" w14:textId="77777777" w:rsidR="00E4134F" w:rsidDel="004F487F" w:rsidRDefault="00E4134F">
      <w:pPr>
        <w:pStyle w:val="TOC1"/>
        <w:tabs>
          <w:tab w:val="left" w:pos="880"/>
        </w:tabs>
        <w:rPr>
          <w:ins w:id="370" w:author="IO" w:date="2011-08-31T17:40:00Z"/>
          <w:del w:id="371" w:author="Orion" w:date="2011-09-01T15:33:00Z"/>
          <w:rFonts w:asciiTheme="minorHAnsi" w:eastAsiaTheme="minorEastAsia" w:hAnsiTheme="minorHAnsi" w:cstheme="minorBidi"/>
          <w:noProof/>
          <w:sz w:val="22"/>
          <w:szCs w:val="22"/>
          <w:lang w:val="es-ES" w:eastAsia="es-ES"/>
        </w:rPr>
      </w:pPr>
      <w:ins w:id="372" w:author="IO" w:date="2011-08-31T17:40:00Z">
        <w:del w:id="373" w:author="Orion" w:date="2011-09-01T15:33:00Z">
          <w:r w:rsidRPr="004F487F" w:rsidDel="004F487F">
            <w:rPr>
              <w:rStyle w:val="Hyperlink"/>
              <w:noProof/>
              <w:lang w:bidi="hi-IN"/>
            </w:rPr>
            <w:delText>5.1.4.</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Seguimiento del plan de vuelo</w:delText>
          </w:r>
          <w:r w:rsidDel="004F487F">
            <w:rPr>
              <w:noProof/>
              <w:webHidden/>
            </w:rPr>
            <w:tab/>
            <w:delText>37</w:delText>
          </w:r>
        </w:del>
      </w:ins>
    </w:p>
    <w:p w14:paraId="4068A4E1" w14:textId="77777777" w:rsidR="00E4134F" w:rsidDel="004F487F" w:rsidRDefault="00E4134F">
      <w:pPr>
        <w:pStyle w:val="TOC1"/>
        <w:tabs>
          <w:tab w:val="left" w:pos="1100"/>
        </w:tabs>
        <w:rPr>
          <w:ins w:id="374" w:author="IO" w:date="2011-08-31T17:40:00Z"/>
          <w:del w:id="375" w:author="Orion" w:date="2011-09-01T15:33:00Z"/>
          <w:rFonts w:asciiTheme="minorHAnsi" w:eastAsiaTheme="minorEastAsia" w:hAnsiTheme="minorHAnsi" w:cstheme="minorBidi"/>
          <w:noProof/>
          <w:sz w:val="22"/>
          <w:szCs w:val="22"/>
          <w:lang w:val="es-ES" w:eastAsia="es-ES"/>
        </w:rPr>
      </w:pPr>
      <w:ins w:id="376" w:author="IO" w:date="2011-08-31T17:40:00Z">
        <w:del w:id="377" w:author="Orion" w:date="2011-09-01T15:33:00Z">
          <w:r w:rsidRPr="004F487F" w:rsidDel="004F487F">
            <w:rPr>
              <w:rStyle w:val="Hyperlink"/>
              <w:noProof/>
              <w:lang w:bidi="hi-IN"/>
            </w:rPr>
            <w:delText>5.1.4.1.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Arranque del avión</w:delText>
          </w:r>
          <w:r w:rsidDel="004F487F">
            <w:rPr>
              <w:noProof/>
              <w:webHidden/>
            </w:rPr>
            <w:tab/>
            <w:delText>38</w:delText>
          </w:r>
        </w:del>
      </w:ins>
    </w:p>
    <w:p w14:paraId="098A353E" w14:textId="77777777" w:rsidR="00E4134F" w:rsidDel="004F487F" w:rsidRDefault="00E4134F">
      <w:pPr>
        <w:pStyle w:val="TOC1"/>
        <w:tabs>
          <w:tab w:val="left" w:pos="1100"/>
        </w:tabs>
        <w:rPr>
          <w:ins w:id="378" w:author="IO" w:date="2011-08-31T17:40:00Z"/>
          <w:del w:id="379" w:author="Orion" w:date="2011-09-01T15:33:00Z"/>
          <w:rFonts w:asciiTheme="minorHAnsi" w:eastAsiaTheme="minorEastAsia" w:hAnsiTheme="minorHAnsi" w:cstheme="minorBidi"/>
          <w:noProof/>
          <w:sz w:val="22"/>
          <w:szCs w:val="22"/>
          <w:lang w:val="es-ES" w:eastAsia="es-ES"/>
        </w:rPr>
      </w:pPr>
      <w:ins w:id="380" w:author="IO" w:date="2011-08-31T17:40:00Z">
        <w:del w:id="381" w:author="Orion" w:date="2011-09-01T15:33:00Z">
          <w:r w:rsidRPr="004F487F" w:rsidDel="004F487F">
            <w:rPr>
              <w:rStyle w:val="Hyperlink"/>
              <w:noProof/>
              <w:lang w:bidi="hi-IN"/>
            </w:rPr>
            <w:delText>5.1.4.2.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Descomposición del plan de vuelo</w:delText>
          </w:r>
          <w:r w:rsidDel="004F487F">
            <w:rPr>
              <w:noProof/>
              <w:webHidden/>
            </w:rPr>
            <w:tab/>
            <w:delText>40</w:delText>
          </w:r>
        </w:del>
      </w:ins>
    </w:p>
    <w:p w14:paraId="16293569" w14:textId="77777777" w:rsidR="00E4134F" w:rsidDel="004F487F" w:rsidRDefault="00E4134F">
      <w:pPr>
        <w:pStyle w:val="TOC1"/>
        <w:tabs>
          <w:tab w:val="left" w:pos="1100"/>
        </w:tabs>
        <w:rPr>
          <w:ins w:id="382" w:author="IO" w:date="2011-08-31T17:40:00Z"/>
          <w:del w:id="383" w:author="Orion" w:date="2011-09-01T15:33:00Z"/>
          <w:rFonts w:asciiTheme="minorHAnsi" w:eastAsiaTheme="minorEastAsia" w:hAnsiTheme="minorHAnsi" w:cstheme="minorBidi"/>
          <w:noProof/>
          <w:sz w:val="22"/>
          <w:szCs w:val="22"/>
          <w:lang w:val="es-ES" w:eastAsia="es-ES"/>
        </w:rPr>
      </w:pPr>
      <w:ins w:id="384" w:author="IO" w:date="2011-08-31T17:40:00Z">
        <w:del w:id="385" w:author="Orion" w:date="2011-09-01T15:33:00Z">
          <w:r w:rsidRPr="004F487F" w:rsidDel="004F487F">
            <w:rPr>
              <w:rStyle w:val="Hyperlink"/>
              <w:noProof/>
              <w:lang w:bidi="hi-IN"/>
            </w:rPr>
            <w:delText>5.1.4.3.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Toma de decisiones en un tramo</w:delText>
          </w:r>
          <w:r w:rsidDel="004F487F">
            <w:rPr>
              <w:noProof/>
              <w:webHidden/>
            </w:rPr>
            <w:tab/>
            <w:delText>40</w:delText>
          </w:r>
        </w:del>
      </w:ins>
    </w:p>
    <w:p w14:paraId="45F2C53A" w14:textId="77777777" w:rsidR="00E4134F" w:rsidDel="004F487F" w:rsidRDefault="00E4134F">
      <w:pPr>
        <w:pStyle w:val="TOC1"/>
        <w:tabs>
          <w:tab w:val="left" w:pos="1100"/>
        </w:tabs>
        <w:rPr>
          <w:ins w:id="386" w:author="IO" w:date="2011-08-31T17:40:00Z"/>
          <w:del w:id="387" w:author="Orion" w:date="2011-09-01T15:33:00Z"/>
          <w:rFonts w:asciiTheme="minorHAnsi" w:eastAsiaTheme="minorEastAsia" w:hAnsiTheme="minorHAnsi" w:cstheme="minorBidi"/>
          <w:noProof/>
          <w:sz w:val="22"/>
          <w:szCs w:val="22"/>
          <w:lang w:val="es-ES" w:eastAsia="es-ES"/>
        </w:rPr>
      </w:pPr>
      <w:ins w:id="388" w:author="IO" w:date="2011-08-31T17:40:00Z">
        <w:del w:id="389" w:author="Orion" w:date="2011-09-01T15:33:00Z">
          <w:r w:rsidRPr="004F487F" w:rsidDel="004F487F">
            <w:rPr>
              <w:rStyle w:val="Hyperlink"/>
              <w:noProof/>
              <w:lang w:bidi="hi-IN"/>
            </w:rPr>
            <w:delText>5.1.4.4.</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Ejecución de maniobras</w:delText>
          </w:r>
          <w:r w:rsidDel="004F487F">
            <w:rPr>
              <w:noProof/>
              <w:webHidden/>
            </w:rPr>
            <w:tab/>
            <w:delText>42</w:delText>
          </w:r>
        </w:del>
      </w:ins>
    </w:p>
    <w:p w14:paraId="0D8511DF" w14:textId="77777777" w:rsidR="00E4134F" w:rsidDel="004F487F" w:rsidRDefault="00E4134F">
      <w:pPr>
        <w:pStyle w:val="TOC1"/>
        <w:tabs>
          <w:tab w:val="left" w:pos="1100"/>
        </w:tabs>
        <w:rPr>
          <w:ins w:id="390" w:author="IO" w:date="2011-08-31T17:40:00Z"/>
          <w:del w:id="391" w:author="Orion" w:date="2011-09-01T15:33:00Z"/>
          <w:rFonts w:asciiTheme="minorHAnsi" w:eastAsiaTheme="minorEastAsia" w:hAnsiTheme="minorHAnsi" w:cstheme="minorBidi"/>
          <w:noProof/>
          <w:sz w:val="22"/>
          <w:szCs w:val="22"/>
          <w:lang w:val="es-ES" w:eastAsia="es-ES"/>
        </w:rPr>
      </w:pPr>
      <w:ins w:id="392" w:author="IO" w:date="2011-08-31T17:40:00Z">
        <w:del w:id="393" w:author="Orion" w:date="2011-09-01T15:33:00Z">
          <w:r w:rsidRPr="004F487F" w:rsidDel="004F487F">
            <w:rPr>
              <w:rStyle w:val="Hyperlink"/>
              <w:noProof/>
              <w:lang w:bidi="hi-IN"/>
            </w:rPr>
            <w:delText>5.1.4.5.</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Comprobaciones tras la maniobra</w:delText>
          </w:r>
          <w:r w:rsidDel="004F487F">
            <w:rPr>
              <w:noProof/>
              <w:webHidden/>
            </w:rPr>
            <w:tab/>
            <w:delText>43</w:delText>
          </w:r>
        </w:del>
      </w:ins>
    </w:p>
    <w:p w14:paraId="450B5CA5" w14:textId="77777777" w:rsidR="00E4134F" w:rsidDel="004F487F" w:rsidRDefault="00E4134F">
      <w:pPr>
        <w:pStyle w:val="TOC1"/>
        <w:tabs>
          <w:tab w:val="left" w:pos="880"/>
        </w:tabs>
        <w:rPr>
          <w:ins w:id="394" w:author="IO" w:date="2011-08-31T17:40:00Z"/>
          <w:del w:id="395" w:author="Orion" w:date="2011-09-01T15:33:00Z"/>
          <w:rFonts w:asciiTheme="minorHAnsi" w:eastAsiaTheme="minorEastAsia" w:hAnsiTheme="minorHAnsi" w:cstheme="minorBidi"/>
          <w:noProof/>
          <w:sz w:val="22"/>
          <w:szCs w:val="22"/>
          <w:lang w:val="es-ES" w:eastAsia="es-ES"/>
        </w:rPr>
      </w:pPr>
      <w:ins w:id="396" w:author="IO" w:date="2011-08-31T17:40:00Z">
        <w:del w:id="397" w:author="Orion" w:date="2011-09-01T15:33:00Z">
          <w:r w:rsidRPr="004F487F" w:rsidDel="004F487F">
            <w:rPr>
              <w:rStyle w:val="Hyperlink"/>
              <w:noProof/>
              <w:lang w:bidi="hi-IN"/>
            </w:rPr>
            <w:delText>5.1.5.</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Gestión de conflictos</w:delText>
          </w:r>
          <w:r w:rsidDel="004F487F">
            <w:rPr>
              <w:noProof/>
              <w:webHidden/>
            </w:rPr>
            <w:tab/>
            <w:delText>44</w:delText>
          </w:r>
        </w:del>
      </w:ins>
    </w:p>
    <w:p w14:paraId="5FEE0E77" w14:textId="77777777" w:rsidR="00E4134F" w:rsidDel="004F487F" w:rsidRDefault="00E4134F">
      <w:pPr>
        <w:pStyle w:val="TOC1"/>
        <w:tabs>
          <w:tab w:val="left" w:pos="1100"/>
        </w:tabs>
        <w:rPr>
          <w:ins w:id="398" w:author="IO" w:date="2011-08-31T17:40:00Z"/>
          <w:del w:id="399" w:author="Orion" w:date="2011-09-01T15:33:00Z"/>
          <w:rFonts w:asciiTheme="minorHAnsi" w:eastAsiaTheme="minorEastAsia" w:hAnsiTheme="minorHAnsi" w:cstheme="minorBidi"/>
          <w:noProof/>
          <w:sz w:val="22"/>
          <w:szCs w:val="22"/>
          <w:lang w:val="es-ES" w:eastAsia="es-ES"/>
        </w:rPr>
      </w:pPr>
      <w:ins w:id="400" w:author="IO" w:date="2011-08-31T17:40:00Z">
        <w:del w:id="401" w:author="Orion" w:date="2011-09-01T15:33:00Z">
          <w:r w:rsidRPr="004F487F" w:rsidDel="004F487F">
            <w:rPr>
              <w:rStyle w:val="Hyperlink"/>
              <w:noProof/>
              <w:lang w:bidi="hi-IN"/>
            </w:rPr>
            <w:delText>5.1.5.1.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Detección de conflictos</w:delText>
          </w:r>
          <w:r w:rsidDel="004F487F">
            <w:rPr>
              <w:noProof/>
              <w:webHidden/>
            </w:rPr>
            <w:tab/>
            <w:delText>46</w:delText>
          </w:r>
        </w:del>
      </w:ins>
    </w:p>
    <w:p w14:paraId="4AADD3FB" w14:textId="77777777" w:rsidR="00E4134F" w:rsidDel="004F487F" w:rsidRDefault="00E4134F">
      <w:pPr>
        <w:pStyle w:val="TOC1"/>
        <w:tabs>
          <w:tab w:val="left" w:pos="1100"/>
        </w:tabs>
        <w:rPr>
          <w:ins w:id="402" w:author="IO" w:date="2011-08-31T17:40:00Z"/>
          <w:del w:id="403" w:author="Orion" w:date="2011-09-01T15:33:00Z"/>
          <w:rFonts w:asciiTheme="minorHAnsi" w:eastAsiaTheme="minorEastAsia" w:hAnsiTheme="minorHAnsi" w:cstheme="minorBidi"/>
          <w:noProof/>
          <w:sz w:val="22"/>
          <w:szCs w:val="22"/>
          <w:lang w:val="es-ES" w:eastAsia="es-ES"/>
        </w:rPr>
      </w:pPr>
      <w:ins w:id="404" w:author="IO" w:date="2011-08-31T17:40:00Z">
        <w:del w:id="405" w:author="Orion" w:date="2011-09-01T15:33:00Z">
          <w:r w:rsidRPr="004F487F" w:rsidDel="004F487F">
            <w:rPr>
              <w:rStyle w:val="Hyperlink"/>
              <w:noProof/>
              <w:lang w:bidi="hi-IN"/>
            </w:rPr>
            <w:delText>5</w:delText>
          </w:r>
          <w:r w:rsidRPr="00932A45" w:rsidDel="004F487F">
            <w:rPr>
              <w:rStyle w:val="Hyperlink"/>
              <w:noProof/>
              <w:lang w:bidi="hi-IN"/>
            </w:rPr>
            <w:delText>.1.5.2.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Generación y comunicación de órdenes</w:delText>
          </w:r>
          <w:r w:rsidDel="004F487F">
            <w:rPr>
              <w:noProof/>
              <w:webHidden/>
            </w:rPr>
            <w:tab/>
            <w:delText>46</w:delText>
          </w:r>
        </w:del>
      </w:ins>
    </w:p>
    <w:p w14:paraId="09AA1B7B" w14:textId="77777777" w:rsidR="00E4134F" w:rsidDel="004F487F" w:rsidRDefault="00E4134F">
      <w:pPr>
        <w:pStyle w:val="TOC1"/>
        <w:tabs>
          <w:tab w:val="left" w:pos="1100"/>
        </w:tabs>
        <w:rPr>
          <w:ins w:id="406" w:author="IO" w:date="2011-08-31T17:40:00Z"/>
          <w:del w:id="407" w:author="Orion" w:date="2011-09-01T15:33:00Z"/>
          <w:rFonts w:asciiTheme="minorHAnsi" w:eastAsiaTheme="minorEastAsia" w:hAnsiTheme="minorHAnsi" w:cstheme="minorBidi"/>
          <w:noProof/>
          <w:sz w:val="22"/>
          <w:szCs w:val="22"/>
          <w:lang w:val="es-ES" w:eastAsia="es-ES"/>
        </w:rPr>
      </w:pPr>
      <w:ins w:id="408" w:author="IO" w:date="2011-08-31T17:40:00Z">
        <w:del w:id="409" w:author="Orion" w:date="2011-09-01T15:33:00Z">
          <w:r w:rsidRPr="004F487F" w:rsidDel="004F487F">
            <w:rPr>
              <w:rStyle w:val="Hyperlink"/>
              <w:noProof/>
              <w:lang w:bidi="hi-IN"/>
            </w:rPr>
            <w:delText>5.1.5.3.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Ejecución de órdenes</w:delText>
          </w:r>
          <w:r w:rsidDel="004F487F">
            <w:rPr>
              <w:noProof/>
              <w:webHidden/>
            </w:rPr>
            <w:tab/>
            <w:delText>48</w:delText>
          </w:r>
        </w:del>
      </w:ins>
    </w:p>
    <w:p w14:paraId="5DECE23F" w14:textId="77777777" w:rsidR="00E4134F" w:rsidDel="004F487F" w:rsidRDefault="00E4134F">
      <w:pPr>
        <w:pStyle w:val="TOC1"/>
        <w:rPr>
          <w:ins w:id="410" w:author="IO" w:date="2011-08-31T17:40:00Z"/>
          <w:del w:id="411" w:author="Orion" w:date="2011-09-01T15:33:00Z"/>
          <w:rFonts w:asciiTheme="minorHAnsi" w:eastAsiaTheme="minorEastAsia" w:hAnsiTheme="minorHAnsi" w:cstheme="minorBidi"/>
          <w:noProof/>
          <w:sz w:val="22"/>
          <w:szCs w:val="22"/>
          <w:lang w:val="es-ES" w:eastAsia="es-ES"/>
        </w:rPr>
      </w:pPr>
      <w:ins w:id="412" w:author="IO" w:date="2011-08-31T17:40:00Z">
        <w:del w:id="413" w:author="Orion" w:date="2011-09-01T15:33:00Z">
          <w:r w:rsidRPr="004F487F" w:rsidDel="004F487F">
            <w:rPr>
              <w:rStyle w:val="Hyperlink"/>
              <w:noProof/>
              <w:lang w:bidi="hi-IN"/>
            </w:rPr>
            <w:delText>5.2.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Simulación</w:delText>
          </w:r>
          <w:r w:rsidDel="004F487F">
            <w:rPr>
              <w:noProof/>
              <w:webHidden/>
            </w:rPr>
            <w:tab/>
            <w:delText>50</w:delText>
          </w:r>
        </w:del>
      </w:ins>
    </w:p>
    <w:p w14:paraId="63B07D4D" w14:textId="77777777" w:rsidR="00E4134F" w:rsidDel="004F487F" w:rsidRDefault="00E4134F">
      <w:pPr>
        <w:pStyle w:val="TOC1"/>
        <w:tabs>
          <w:tab w:val="left" w:pos="880"/>
        </w:tabs>
        <w:rPr>
          <w:ins w:id="414" w:author="IO" w:date="2011-08-31T17:40:00Z"/>
          <w:del w:id="415" w:author="Orion" w:date="2011-09-01T15:33:00Z"/>
          <w:rFonts w:asciiTheme="minorHAnsi" w:eastAsiaTheme="minorEastAsia" w:hAnsiTheme="minorHAnsi" w:cstheme="minorBidi"/>
          <w:noProof/>
          <w:sz w:val="22"/>
          <w:szCs w:val="22"/>
          <w:lang w:val="es-ES" w:eastAsia="es-ES"/>
        </w:rPr>
      </w:pPr>
      <w:ins w:id="416" w:author="IO" w:date="2011-08-31T17:40:00Z">
        <w:del w:id="417" w:author="Orion" w:date="2011-09-01T15:33:00Z">
          <w:r w:rsidRPr="004F487F" w:rsidDel="004F487F">
            <w:rPr>
              <w:rStyle w:val="Hyperlink"/>
              <w:noProof/>
              <w:lang w:bidi="hi-IN"/>
            </w:rPr>
            <w:delText>5.2.1.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Módulo de lógica</w:delText>
          </w:r>
          <w:r w:rsidDel="004F487F">
            <w:rPr>
              <w:noProof/>
              <w:webHidden/>
            </w:rPr>
            <w:tab/>
            <w:delText>50</w:delText>
          </w:r>
        </w:del>
      </w:ins>
    </w:p>
    <w:p w14:paraId="04C3DAD4" w14:textId="77777777" w:rsidR="00E4134F" w:rsidDel="004F487F" w:rsidRDefault="00E4134F">
      <w:pPr>
        <w:pStyle w:val="TOC1"/>
        <w:tabs>
          <w:tab w:val="left" w:pos="880"/>
        </w:tabs>
        <w:rPr>
          <w:ins w:id="418" w:author="IO" w:date="2011-08-31T17:40:00Z"/>
          <w:del w:id="419" w:author="Orion" w:date="2011-09-01T15:33:00Z"/>
          <w:rFonts w:asciiTheme="minorHAnsi" w:eastAsiaTheme="minorEastAsia" w:hAnsiTheme="minorHAnsi" w:cstheme="minorBidi"/>
          <w:noProof/>
          <w:sz w:val="22"/>
          <w:szCs w:val="22"/>
          <w:lang w:val="es-ES" w:eastAsia="es-ES"/>
        </w:rPr>
      </w:pPr>
      <w:ins w:id="420" w:author="IO" w:date="2011-08-31T17:40:00Z">
        <w:del w:id="421" w:author="Orion" w:date="2011-09-01T15:33:00Z">
          <w:r w:rsidRPr="004F487F" w:rsidDel="004F487F">
            <w:rPr>
              <w:rStyle w:val="Hyperlink"/>
              <w:noProof/>
              <w:lang w:bidi="hi-IN"/>
            </w:rPr>
            <w:delText>5.2.2.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Visualización</w:delText>
          </w:r>
          <w:r w:rsidDel="004F487F">
            <w:rPr>
              <w:noProof/>
              <w:webHidden/>
            </w:rPr>
            <w:tab/>
            <w:delText>51</w:delText>
          </w:r>
        </w:del>
      </w:ins>
    </w:p>
    <w:p w14:paraId="68AEA10C" w14:textId="77777777" w:rsidR="00E4134F" w:rsidDel="004F487F" w:rsidRDefault="00E4134F">
      <w:pPr>
        <w:pStyle w:val="TOC1"/>
        <w:tabs>
          <w:tab w:val="left" w:pos="880"/>
        </w:tabs>
        <w:rPr>
          <w:ins w:id="422" w:author="IO" w:date="2011-08-31T17:40:00Z"/>
          <w:del w:id="423" w:author="Orion" w:date="2011-09-01T15:33:00Z"/>
          <w:rFonts w:asciiTheme="minorHAnsi" w:eastAsiaTheme="minorEastAsia" w:hAnsiTheme="minorHAnsi" w:cstheme="minorBidi"/>
          <w:noProof/>
          <w:sz w:val="22"/>
          <w:szCs w:val="22"/>
          <w:lang w:val="es-ES" w:eastAsia="es-ES"/>
        </w:rPr>
      </w:pPr>
      <w:ins w:id="424" w:author="IO" w:date="2011-08-31T17:40:00Z">
        <w:del w:id="425" w:author="Orion" w:date="2011-09-01T15:33:00Z">
          <w:r w:rsidRPr="004F487F" w:rsidDel="004F487F">
            <w:rPr>
              <w:rStyle w:val="Hyperlink"/>
              <w:noProof/>
              <w:lang w:bidi="hi-IN"/>
            </w:rPr>
            <w:delText>5.2.3.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Controlador</w:delText>
          </w:r>
          <w:r w:rsidDel="004F487F">
            <w:rPr>
              <w:noProof/>
              <w:webHidden/>
            </w:rPr>
            <w:tab/>
            <w:delText>54</w:delText>
          </w:r>
        </w:del>
      </w:ins>
    </w:p>
    <w:p w14:paraId="0E6545BE" w14:textId="77777777" w:rsidR="00E4134F" w:rsidDel="004F487F" w:rsidRDefault="00E4134F">
      <w:pPr>
        <w:pStyle w:val="TOC1"/>
        <w:rPr>
          <w:ins w:id="426" w:author="IO" w:date="2011-08-31T17:40:00Z"/>
          <w:del w:id="427" w:author="Orion" w:date="2011-09-01T15:33:00Z"/>
          <w:rFonts w:asciiTheme="minorHAnsi" w:eastAsiaTheme="minorEastAsia" w:hAnsiTheme="minorHAnsi" w:cstheme="minorBidi"/>
          <w:noProof/>
          <w:sz w:val="22"/>
          <w:szCs w:val="22"/>
          <w:lang w:val="es-ES" w:eastAsia="es-ES"/>
        </w:rPr>
      </w:pPr>
      <w:ins w:id="428" w:author="IO" w:date="2011-08-31T17:40:00Z">
        <w:del w:id="429" w:author="Orion" w:date="2011-09-01T15:33:00Z">
          <w:r w:rsidRPr="004F487F" w:rsidDel="004F487F">
            <w:rPr>
              <w:rStyle w:val="Hyperlink"/>
              <w:noProof/>
              <w:lang w:bidi="hi-IN"/>
            </w:rPr>
            <w:lastRenderedPageBreak/>
            <w:delText>6.</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Casos de estudio</w:delText>
          </w:r>
          <w:r w:rsidDel="004F487F">
            <w:rPr>
              <w:noProof/>
              <w:webHidden/>
            </w:rPr>
            <w:tab/>
            <w:delText>55</w:delText>
          </w:r>
        </w:del>
      </w:ins>
    </w:p>
    <w:p w14:paraId="5E315194" w14:textId="77777777" w:rsidR="00E4134F" w:rsidDel="004F487F" w:rsidRDefault="00E4134F">
      <w:pPr>
        <w:pStyle w:val="TOC1"/>
        <w:rPr>
          <w:ins w:id="430" w:author="IO" w:date="2011-08-31T17:40:00Z"/>
          <w:del w:id="431" w:author="Orion" w:date="2011-09-01T15:33:00Z"/>
          <w:rFonts w:asciiTheme="minorHAnsi" w:eastAsiaTheme="minorEastAsia" w:hAnsiTheme="minorHAnsi" w:cstheme="minorBidi"/>
          <w:noProof/>
          <w:sz w:val="22"/>
          <w:szCs w:val="22"/>
          <w:lang w:val="es-ES" w:eastAsia="es-ES"/>
        </w:rPr>
      </w:pPr>
      <w:ins w:id="432" w:author="IO" w:date="2011-08-31T17:40:00Z">
        <w:del w:id="433" w:author="Orion" w:date="2011-09-01T15:33:00Z">
          <w:r w:rsidRPr="004F487F" w:rsidDel="004F487F">
            <w:rPr>
              <w:rStyle w:val="Hyperlink"/>
              <w:noProof/>
              <w:lang w:bidi="hi-IN"/>
            </w:rPr>
            <w:delText>6.1.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Caso básico: dos aviones</w:delText>
          </w:r>
          <w:r w:rsidDel="004F487F">
            <w:rPr>
              <w:noProof/>
              <w:webHidden/>
            </w:rPr>
            <w:tab/>
            <w:delText>55</w:delText>
          </w:r>
        </w:del>
      </w:ins>
    </w:p>
    <w:p w14:paraId="25138684" w14:textId="77777777" w:rsidR="00E4134F" w:rsidDel="004F487F" w:rsidRDefault="00E4134F">
      <w:pPr>
        <w:pStyle w:val="TOC1"/>
        <w:tabs>
          <w:tab w:val="left" w:pos="880"/>
        </w:tabs>
        <w:rPr>
          <w:ins w:id="434" w:author="IO" w:date="2011-08-31T17:40:00Z"/>
          <w:del w:id="435" w:author="Orion" w:date="2011-09-01T15:33:00Z"/>
          <w:rFonts w:asciiTheme="minorHAnsi" w:eastAsiaTheme="minorEastAsia" w:hAnsiTheme="minorHAnsi" w:cstheme="minorBidi"/>
          <w:noProof/>
          <w:sz w:val="22"/>
          <w:szCs w:val="22"/>
          <w:lang w:val="es-ES" w:eastAsia="es-ES"/>
        </w:rPr>
      </w:pPr>
      <w:ins w:id="436" w:author="IO" w:date="2011-08-31T17:40:00Z">
        <w:del w:id="437" w:author="Orion" w:date="2011-09-01T15:33:00Z">
          <w:r w:rsidRPr="004F487F" w:rsidDel="004F487F">
            <w:rPr>
              <w:rStyle w:val="Hyperlink"/>
              <w:noProof/>
              <w:lang w:bidi="hi-IN"/>
            </w:rPr>
            <w:delText>6.1.1.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Dos aviones sin puntos de pa</w:delText>
          </w:r>
          <w:r w:rsidRPr="00932A45" w:rsidDel="004F487F">
            <w:rPr>
              <w:rStyle w:val="Hyperlink"/>
              <w:noProof/>
              <w:lang w:bidi="hi-IN"/>
            </w:rPr>
            <w:delText>so</w:delText>
          </w:r>
          <w:r w:rsidDel="004F487F">
            <w:rPr>
              <w:noProof/>
              <w:webHidden/>
            </w:rPr>
            <w:tab/>
            <w:delText>55</w:delText>
          </w:r>
        </w:del>
      </w:ins>
    </w:p>
    <w:p w14:paraId="791C3112" w14:textId="77777777" w:rsidR="00E4134F" w:rsidDel="004F487F" w:rsidRDefault="00E4134F">
      <w:pPr>
        <w:pStyle w:val="TOC1"/>
        <w:tabs>
          <w:tab w:val="left" w:pos="880"/>
        </w:tabs>
        <w:rPr>
          <w:ins w:id="438" w:author="IO" w:date="2011-08-31T17:40:00Z"/>
          <w:del w:id="439" w:author="Orion" w:date="2011-09-01T15:33:00Z"/>
          <w:rFonts w:asciiTheme="minorHAnsi" w:eastAsiaTheme="minorEastAsia" w:hAnsiTheme="minorHAnsi" w:cstheme="minorBidi"/>
          <w:noProof/>
          <w:sz w:val="22"/>
          <w:szCs w:val="22"/>
          <w:lang w:val="es-ES" w:eastAsia="es-ES"/>
        </w:rPr>
      </w:pPr>
      <w:ins w:id="440" w:author="IO" w:date="2011-08-31T17:40:00Z">
        <w:del w:id="441" w:author="Orion" w:date="2011-09-01T15:33:00Z">
          <w:r w:rsidRPr="004F487F" w:rsidDel="004F487F">
            <w:rPr>
              <w:rStyle w:val="Hyperlink"/>
              <w:noProof/>
              <w:lang w:bidi="hi-IN"/>
            </w:rPr>
            <w:delText>6.1.2.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Dos aviones con puntos de paso</w:delText>
          </w:r>
          <w:r w:rsidDel="004F487F">
            <w:rPr>
              <w:noProof/>
              <w:webHidden/>
            </w:rPr>
            <w:tab/>
            <w:delText>62</w:delText>
          </w:r>
        </w:del>
      </w:ins>
    </w:p>
    <w:p w14:paraId="49936571" w14:textId="77777777" w:rsidR="00E4134F" w:rsidDel="004F487F" w:rsidRDefault="00E4134F">
      <w:pPr>
        <w:pStyle w:val="TOC1"/>
        <w:rPr>
          <w:ins w:id="442" w:author="IO" w:date="2011-08-31T17:40:00Z"/>
          <w:del w:id="443" w:author="Orion" w:date="2011-09-01T15:33:00Z"/>
          <w:rFonts w:asciiTheme="minorHAnsi" w:eastAsiaTheme="minorEastAsia" w:hAnsiTheme="minorHAnsi" w:cstheme="minorBidi"/>
          <w:noProof/>
          <w:sz w:val="22"/>
          <w:szCs w:val="22"/>
          <w:lang w:val="es-ES" w:eastAsia="es-ES"/>
        </w:rPr>
      </w:pPr>
      <w:ins w:id="444" w:author="IO" w:date="2011-08-31T17:40:00Z">
        <w:del w:id="445" w:author="Orion" w:date="2011-09-01T15:33:00Z">
          <w:r w:rsidRPr="004F487F" w:rsidDel="004F487F">
            <w:rPr>
              <w:rStyle w:val="Hyperlink"/>
              <w:noProof/>
              <w:lang w:bidi="hi-IN"/>
            </w:rPr>
            <w:delText>6.2.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Caso avanzado: varios aviones</w:delText>
          </w:r>
          <w:r w:rsidDel="004F487F">
            <w:rPr>
              <w:noProof/>
              <w:webHidden/>
            </w:rPr>
            <w:tab/>
            <w:delText>64</w:delText>
          </w:r>
        </w:del>
      </w:ins>
    </w:p>
    <w:p w14:paraId="36A77B17" w14:textId="77777777" w:rsidR="00E4134F" w:rsidDel="004F487F" w:rsidRDefault="00E4134F">
      <w:pPr>
        <w:pStyle w:val="TOC1"/>
        <w:tabs>
          <w:tab w:val="left" w:pos="880"/>
        </w:tabs>
        <w:rPr>
          <w:ins w:id="446" w:author="IO" w:date="2011-08-31T17:40:00Z"/>
          <w:del w:id="447" w:author="Orion" w:date="2011-09-01T15:33:00Z"/>
          <w:rFonts w:asciiTheme="minorHAnsi" w:eastAsiaTheme="minorEastAsia" w:hAnsiTheme="minorHAnsi" w:cstheme="minorBidi"/>
          <w:noProof/>
          <w:sz w:val="22"/>
          <w:szCs w:val="22"/>
          <w:lang w:val="es-ES" w:eastAsia="es-ES"/>
        </w:rPr>
      </w:pPr>
      <w:ins w:id="448" w:author="IO" w:date="2011-08-31T17:40:00Z">
        <w:del w:id="449" w:author="Orion" w:date="2011-09-01T15:33:00Z">
          <w:r w:rsidRPr="004F487F" w:rsidDel="004F487F">
            <w:rPr>
              <w:rStyle w:val="Hyperlink"/>
              <w:noProof/>
              <w:lang w:bidi="hi-IN"/>
            </w:rPr>
            <w:delText>6.2.1.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Varios  aviones sin puntos de paso</w:delText>
          </w:r>
          <w:r w:rsidDel="004F487F">
            <w:rPr>
              <w:noProof/>
              <w:webHidden/>
            </w:rPr>
            <w:tab/>
            <w:delText>65</w:delText>
          </w:r>
        </w:del>
      </w:ins>
    </w:p>
    <w:p w14:paraId="5229EF6E" w14:textId="77777777" w:rsidR="00E4134F" w:rsidDel="004F487F" w:rsidRDefault="00E4134F">
      <w:pPr>
        <w:pStyle w:val="TOC1"/>
        <w:tabs>
          <w:tab w:val="left" w:pos="880"/>
        </w:tabs>
        <w:rPr>
          <w:ins w:id="450" w:author="IO" w:date="2011-08-31T17:40:00Z"/>
          <w:del w:id="451" w:author="Orion" w:date="2011-09-01T15:33:00Z"/>
          <w:rFonts w:asciiTheme="minorHAnsi" w:eastAsiaTheme="minorEastAsia" w:hAnsiTheme="minorHAnsi" w:cstheme="minorBidi"/>
          <w:noProof/>
          <w:sz w:val="22"/>
          <w:szCs w:val="22"/>
          <w:lang w:val="es-ES" w:eastAsia="es-ES"/>
        </w:rPr>
      </w:pPr>
      <w:ins w:id="452" w:author="IO" w:date="2011-08-31T17:40:00Z">
        <w:del w:id="453" w:author="Orion" w:date="2011-09-01T15:33:00Z">
          <w:r w:rsidRPr="004F487F" w:rsidDel="004F487F">
            <w:rPr>
              <w:rStyle w:val="Hyperlink"/>
              <w:noProof/>
              <w:lang w:bidi="hi-IN"/>
            </w:rPr>
            <w:delText>6.2.2.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Varios aviones con puntos de paso</w:delText>
          </w:r>
          <w:r w:rsidDel="004F487F">
            <w:rPr>
              <w:noProof/>
              <w:webHidden/>
            </w:rPr>
            <w:tab/>
            <w:delText>68</w:delText>
          </w:r>
        </w:del>
      </w:ins>
    </w:p>
    <w:p w14:paraId="2DD33324" w14:textId="77777777" w:rsidR="00E4134F" w:rsidDel="004F487F" w:rsidRDefault="00E4134F">
      <w:pPr>
        <w:pStyle w:val="TOC1"/>
        <w:rPr>
          <w:ins w:id="454" w:author="IO" w:date="2011-08-31T17:40:00Z"/>
          <w:del w:id="455" w:author="Orion" w:date="2011-09-01T15:33:00Z"/>
          <w:rFonts w:asciiTheme="minorHAnsi" w:eastAsiaTheme="minorEastAsia" w:hAnsiTheme="minorHAnsi" w:cstheme="minorBidi"/>
          <w:noProof/>
          <w:sz w:val="22"/>
          <w:szCs w:val="22"/>
          <w:lang w:val="es-ES" w:eastAsia="es-ES"/>
        </w:rPr>
      </w:pPr>
      <w:ins w:id="456" w:author="IO" w:date="2011-08-31T17:40:00Z">
        <w:del w:id="457" w:author="Orion" w:date="2011-09-01T15:33:00Z">
          <w:r w:rsidRPr="004F487F" w:rsidDel="004F487F">
            <w:rPr>
              <w:rStyle w:val="Hyperlink"/>
              <w:noProof/>
              <w:lang w:bidi="hi-IN"/>
            </w:rPr>
            <w:delText>6.3.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Discusión</w:delText>
          </w:r>
          <w:r w:rsidDel="004F487F">
            <w:rPr>
              <w:noProof/>
              <w:webHidden/>
            </w:rPr>
            <w:tab/>
            <w:delText>69</w:delText>
          </w:r>
        </w:del>
      </w:ins>
    </w:p>
    <w:p w14:paraId="1A5DC04D" w14:textId="77777777" w:rsidR="00E4134F" w:rsidDel="004F487F" w:rsidRDefault="00E4134F">
      <w:pPr>
        <w:pStyle w:val="TOC1"/>
        <w:rPr>
          <w:ins w:id="458" w:author="IO" w:date="2011-08-31T17:40:00Z"/>
          <w:del w:id="459" w:author="Orion" w:date="2011-09-01T15:33:00Z"/>
          <w:rFonts w:asciiTheme="minorHAnsi" w:eastAsiaTheme="minorEastAsia" w:hAnsiTheme="minorHAnsi" w:cstheme="minorBidi"/>
          <w:noProof/>
          <w:sz w:val="22"/>
          <w:szCs w:val="22"/>
          <w:lang w:val="es-ES" w:eastAsia="es-ES"/>
        </w:rPr>
      </w:pPr>
      <w:ins w:id="460" w:author="IO" w:date="2011-08-31T17:40:00Z">
        <w:del w:id="461" w:author="Orion" w:date="2011-09-01T15:33:00Z">
          <w:r w:rsidRPr="004F487F" w:rsidDel="004F487F">
            <w:rPr>
              <w:rStyle w:val="Hyperlink"/>
              <w:noProof/>
              <w:lang w:bidi="hi-IN"/>
            </w:rPr>
            <w:delText>7.</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Conclusiones y trabajo futuro</w:delText>
          </w:r>
          <w:r w:rsidDel="004F487F">
            <w:rPr>
              <w:noProof/>
              <w:webHidden/>
            </w:rPr>
            <w:tab/>
            <w:delText>71</w:delText>
          </w:r>
        </w:del>
      </w:ins>
    </w:p>
    <w:p w14:paraId="19A703BF" w14:textId="77777777" w:rsidR="00E4134F" w:rsidDel="004F487F" w:rsidRDefault="00E4134F">
      <w:pPr>
        <w:pStyle w:val="TOC1"/>
        <w:rPr>
          <w:ins w:id="462" w:author="IO" w:date="2011-08-31T17:40:00Z"/>
          <w:del w:id="463" w:author="Orion" w:date="2011-09-01T15:33:00Z"/>
          <w:rFonts w:asciiTheme="minorHAnsi" w:eastAsiaTheme="minorEastAsia" w:hAnsiTheme="minorHAnsi" w:cstheme="minorBidi"/>
          <w:noProof/>
          <w:sz w:val="22"/>
          <w:szCs w:val="22"/>
          <w:lang w:val="es-ES" w:eastAsia="es-ES"/>
        </w:rPr>
      </w:pPr>
      <w:ins w:id="464" w:author="IO" w:date="2011-08-31T17:40:00Z">
        <w:del w:id="465" w:author="Orion" w:date="2011-09-01T15:33:00Z">
          <w:r w:rsidRPr="004F487F" w:rsidDel="004F487F">
            <w:rPr>
              <w:rStyle w:val="Hyperlink"/>
              <w:noProof/>
              <w:lang w:bidi="hi-IN"/>
            </w:rPr>
            <w:delText>7.1.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Conclusión</w:delText>
          </w:r>
          <w:r w:rsidDel="004F487F">
            <w:rPr>
              <w:noProof/>
              <w:webHidden/>
            </w:rPr>
            <w:tab/>
            <w:delText>71</w:delText>
          </w:r>
        </w:del>
      </w:ins>
    </w:p>
    <w:p w14:paraId="37476B96" w14:textId="77777777" w:rsidR="00E4134F" w:rsidDel="004F487F" w:rsidRDefault="00E4134F">
      <w:pPr>
        <w:pStyle w:val="TOC1"/>
        <w:rPr>
          <w:ins w:id="466" w:author="IO" w:date="2011-08-31T17:40:00Z"/>
          <w:del w:id="467" w:author="Orion" w:date="2011-09-01T15:33:00Z"/>
          <w:rFonts w:asciiTheme="minorHAnsi" w:eastAsiaTheme="minorEastAsia" w:hAnsiTheme="minorHAnsi" w:cstheme="minorBidi"/>
          <w:noProof/>
          <w:sz w:val="22"/>
          <w:szCs w:val="22"/>
          <w:lang w:val="es-ES" w:eastAsia="es-ES"/>
        </w:rPr>
      </w:pPr>
      <w:ins w:id="468" w:author="IO" w:date="2011-08-31T17:40:00Z">
        <w:del w:id="469" w:author="Orion" w:date="2011-09-01T15:33:00Z">
          <w:r w:rsidRPr="004F487F" w:rsidDel="004F487F">
            <w:rPr>
              <w:rStyle w:val="Hyperlink"/>
              <w:noProof/>
              <w:lang w:bidi="hi-IN"/>
            </w:rPr>
            <w:delText>7.2.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Trabajo Futu</w:delText>
          </w:r>
          <w:r w:rsidRPr="00932A45" w:rsidDel="004F487F">
            <w:rPr>
              <w:rStyle w:val="Hyperlink"/>
              <w:noProof/>
              <w:lang w:bidi="hi-IN"/>
            </w:rPr>
            <w:delText>ro</w:delText>
          </w:r>
          <w:r w:rsidDel="004F487F">
            <w:rPr>
              <w:noProof/>
              <w:webHidden/>
            </w:rPr>
            <w:tab/>
            <w:delText>72</w:delText>
          </w:r>
        </w:del>
      </w:ins>
    </w:p>
    <w:p w14:paraId="49F731FB" w14:textId="77777777" w:rsidR="00E4134F" w:rsidDel="004F487F" w:rsidRDefault="00E4134F">
      <w:pPr>
        <w:pStyle w:val="TOC1"/>
        <w:rPr>
          <w:ins w:id="470" w:author="IO" w:date="2011-08-31T17:40:00Z"/>
          <w:del w:id="471" w:author="Orion" w:date="2011-09-01T15:33:00Z"/>
          <w:rFonts w:asciiTheme="minorHAnsi" w:eastAsiaTheme="minorEastAsia" w:hAnsiTheme="minorHAnsi" w:cstheme="minorBidi"/>
          <w:noProof/>
          <w:sz w:val="22"/>
          <w:szCs w:val="22"/>
          <w:lang w:val="es-ES" w:eastAsia="es-ES"/>
        </w:rPr>
      </w:pPr>
      <w:ins w:id="472" w:author="IO" w:date="2011-08-31T17:40:00Z">
        <w:del w:id="473" w:author="Orion" w:date="2011-09-01T15:33:00Z">
          <w:r w:rsidRPr="004F487F" w:rsidDel="004F487F">
            <w:rPr>
              <w:rStyle w:val="Hyperlink"/>
              <w:noProof/>
              <w:lang w:bidi="hi-IN"/>
            </w:rPr>
            <w:delText>Bibliografía</w:delText>
          </w:r>
          <w:r w:rsidDel="004F487F">
            <w:rPr>
              <w:noProof/>
              <w:webHidden/>
            </w:rPr>
            <w:tab/>
            <w:delText>73</w:delText>
          </w:r>
        </w:del>
      </w:ins>
    </w:p>
    <w:p w14:paraId="2B4557E1" w14:textId="77777777" w:rsidR="00E4134F" w:rsidDel="004F487F" w:rsidRDefault="00E4134F">
      <w:pPr>
        <w:pStyle w:val="TOC1"/>
        <w:rPr>
          <w:ins w:id="474" w:author="IO" w:date="2011-08-31T17:40:00Z"/>
          <w:del w:id="475" w:author="Orion" w:date="2011-09-01T15:33:00Z"/>
          <w:rFonts w:asciiTheme="minorHAnsi" w:eastAsiaTheme="minorEastAsia" w:hAnsiTheme="minorHAnsi" w:cstheme="minorBidi"/>
          <w:noProof/>
          <w:sz w:val="22"/>
          <w:szCs w:val="22"/>
          <w:lang w:val="es-ES" w:eastAsia="es-ES"/>
        </w:rPr>
      </w:pPr>
      <w:ins w:id="476" w:author="IO" w:date="2011-08-31T17:40:00Z">
        <w:del w:id="477" w:author="Orion" w:date="2011-09-01T15:33:00Z">
          <w:r w:rsidRPr="004F487F" w:rsidDel="004F487F">
            <w:rPr>
              <w:rStyle w:val="Hyperlink"/>
              <w:rFonts w:eastAsia="SimSun"/>
              <w:bCs/>
              <w:noProof/>
              <w:kern w:val="1"/>
              <w:lang w:bidi="hi-IN"/>
            </w:rPr>
            <w:delText>Glosario</w:delText>
          </w:r>
          <w:r w:rsidDel="004F487F">
            <w:rPr>
              <w:noProof/>
              <w:webHidden/>
            </w:rPr>
            <w:tab/>
            <w:delText>77</w:delText>
          </w:r>
        </w:del>
      </w:ins>
    </w:p>
    <w:p w14:paraId="1E492995" w14:textId="77777777" w:rsidR="00E4134F" w:rsidDel="004F487F" w:rsidRDefault="00E4134F">
      <w:pPr>
        <w:pStyle w:val="TOC1"/>
        <w:rPr>
          <w:ins w:id="478" w:author="IO" w:date="2011-08-31T17:40:00Z"/>
          <w:del w:id="479" w:author="Orion" w:date="2011-09-01T15:33:00Z"/>
          <w:rFonts w:asciiTheme="minorHAnsi" w:eastAsiaTheme="minorEastAsia" w:hAnsiTheme="minorHAnsi" w:cstheme="minorBidi"/>
          <w:noProof/>
          <w:sz w:val="22"/>
          <w:szCs w:val="22"/>
          <w:lang w:val="es-ES" w:eastAsia="es-ES"/>
        </w:rPr>
      </w:pPr>
      <w:ins w:id="480" w:author="IO" w:date="2011-08-31T17:40:00Z">
        <w:del w:id="481" w:author="Orion" w:date="2011-09-01T15:33:00Z">
          <w:r w:rsidRPr="004F487F" w:rsidDel="004F487F">
            <w:rPr>
              <w:rStyle w:val="Hyperlink"/>
              <w:noProof/>
              <w:lang w:bidi="hi-IN"/>
            </w:rPr>
            <w:delText>Apéndice A</w:delText>
          </w:r>
          <w:r w:rsidDel="004F487F">
            <w:rPr>
              <w:noProof/>
              <w:webHidden/>
            </w:rPr>
            <w:tab/>
            <w:delText>79</w:delText>
          </w:r>
        </w:del>
      </w:ins>
    </w:p>
    <w:p w14:paraId="10BB66DB" w14:textId="77777777" w:rsidR="00791C29" w:rsidDel="004F487F" w:rsidRDefault="00791C29">
      <w:pPr>
        <w:pStyle w:val="TOC1"/>
        <w:rPr>
          <w:del w:id="482" w:author="Orion" w:date="2011-09-01T15:33:00Z"/>
          <w:rFonts w:asciiTheme="minorHAnsi" w:eastAsiaTheme="minorEastAsia" w:hAnsiTheme="minorHAnsi" w:cstheme="minorBidi"/>
          <w:noProof/>
          <w:sz w:val="22"/>
          <w:szCs w:val="22"/>
          <w:lang w:val="es-ES" w:eastAsia="es-ES"/>
        </w:rPr>
      </w:pPr>
      <w:del w:id="483" w:author="Orion" w:date="2011-09-01T15:33:00Z">
        <w:r w:rsidRPr="001F6D33" w:rsidDel="004F487F">
          <w:rPr>
            <w:rStyle w:val="Hyperlink"/>
            <w:noProof/>
            <w:lang w:val="es-ES"/>
          </w:rPr>
          <w:delText>Autorización de Difusión</w:delText>
        </w:r>
        <w:r w:rsidDel="004F487F">
          <w:rPr>
            <w:noProof/>
            <w:webHidden/>
          </w:rPr>
          <w:tab/>
          <w:delText>iii</w:delText>
        </w:r>
      </w:del>
    </w:p>
    <w:p w14:paraId="0065A998" w14:textId="77777777" w:rsidR="00791C29" w:rsidDel="004F487F" w:rsidRDefault="00791C29">
      <w:pPr>
        <w:pStyle w:val="TOC1"/>
        <w:rPr>
          <w:del w:id="484" w:author="Orion" w:date="2011-09-01T15:33:00Z"/>
          <w:rFonts w:asciiTheme="minorHAnsi" w:eastAsiaTheme="minorEastAsia" w:hAnsiTheme="minorHAnsi" w:cstheme="minorBidi"/>
          <w:noProof/>
          <w:sz w:val="22"/>
          <w:szCs w:val="22"/>
          <w:lang w:val="es-ES" w:eastAsia="es-ES"/>
        </w:rPr>
      </w:pPr>
      <w:del w:id="485" w:author="Orion" w:date="2011-09-01T15:33:00Z">
        <w:r w:rsidRPr="001F6D33" w:rsidDel="004F487F">
          <w:rPr>
            <w:rStyle w:val="Hyperlink"/>
            <w:noProof/>
          </w:rPr>
          <w:delText>Resumen en castellano</w:delText>
        </w:r>
        <w:r w:rsidDel="004F487F">
          <w:rPr>
            <w:noProof/>
            <w:webHidden/>
          </w:rPr>
          <w:tab/>
          <w:delText>v</w:delText>
        </w:r>
      </w:del>
    </w:p>
    <w:p w14:paraId="5727CB03" w14:textId="77777777" w:rsidR="00791C29" w:rsidDel="004F487F" w:rsidRDefault="00791C29">
      <w:pPr>
        <w:pStyle w:val="TOC1"/>
        <w:rPr>
          <w:del w:id="486" w:author="Orion" w:date="2011-09-01T15:33:00Z"/>
          <w:rFonts w:asciiTheme="minorHAnsi" w:eastAsiaTheme="minorEastAsia" w:hAnsiTheme="minorHAnsi" w:cstheme="minorBidi"/>
          <w:noProof/>
          <w:sz w:val="22"/>
          <w:szCs w:val="22"/>
          <w:lang w:val="es-ES" w:eastAsia="es-ES"/>
        </w:rPr>
      </w:pPr>
      <w:del w:id="487" w:author="Orion" w:date="2011-09-01T15:33:00Z">
        <w:r w:rsidRPr="001F6D33" w:rsidDel="004F487F">
          <w:rPr>
            <w:rStyle w:val="Hyperlink"/>
            <w:noProof/>
            <w:lang w:val="es-ES"/>
          </w:rPr>
          <w:delText>Palabras clave</w:delText>
        </w:r>
        <w:r w:rsidDel="004F487F">
          <w:rPr>
            <w:noProof/>
            <w:webHidden/>
          </w:rPr>
          <w:tab/>
          <w:delText>v</w:delText>
        </w:r>
      </w:del>
    </w:p>
    <w:p w14:paraId="2CA42508" w14:textId="77777777" w:rsidR="00791C29" w:rsidDel="004F487F" w:rsidRDefault="00791C29">
      <w:pPr>
        <w:pStyle w:val="TOC1"/>
        <w:rPr>
          <w:del w:id="488" w:author="Orion" w:date="2011-09-01T15:33:00Z"/>
          <w:rFonts w:asciiTheme="minorHAnsi" w:eastAsiaTheme="minorEastAsia" w:hAnsiTheme="minorHAnsi" w:cstheme="minorBidi"/>
          <w:noProof/>
          <w:sz w:val="22"/>
          <w:szCs w:val="22"/>
          <w:lang w:val="es-ES" w:eastAsia="es-ES"/>
        </w:rPr>
      </w:pPr>
      <w:del w:id="489" w:author="Orion" w:date="2011-09-01T15:33:00Z">
        <w:r w:rsidRPr="001F6D33" w:rsidDel="004F487F">
          <w:rPr>
            <w:rStyle w:val="Hyperlink"/>
            <w:noProof/>
          </w:rPr>
          <w:delText>Resumen en inglés</w:delText>
        </w:r>
        <w:r w:rsidDel="004F487F">
          <w:rPr>
            <w:noProof/>
            <w:webHidden/>
          </w:rPr>
          <w:tab/>
          <w:delText>vi</w:delText>
        </w:r>
      </w:del>
    </w:p>
    <w:p w14:paraId="302D7E32" w14:textId="77777777" w:rsidR="00791C29" w:rsidDel="004F487F" w:rsidRDefault="00791C29">
      <w:pPr>
        <w:pStyle w:val="TOC1"/>
        <w:rPr>
          <w:del w:id="490" w:author="Orion" w:date="2011-09-01T15:33:00Z"/>
          <w:rFonts w:asciiTheme="minorHAnsi" w:eastAsiaTheme="minorEastAsia" w:hAnsiTheme="minorHAnsi" w:cstheme="minorBidi"/>
          <w:noProof/>
          <w:sz w:val="22"/>
          <w:szCs w:val="22"/>
          <w:lang w:val="es-ES" w:eastAsia="es-ES"/>
        </w:rPr>
      </w:pPr>
      <w:del w:id="491" w:author="Orion" w:date="2011-09-01T15:33:00Z">
        <w:r w:rsidRPr="001F6D33" w:rsidDel="004F487F">
          <w:rPr>
            <w:rStyle w:val="Hyperlink"/>
            <w:noProof/>
          </w:rPr>
          <w:delText>Keywords</w:delText>
        </w:r>
        <w:r w:rsidDel="004F487F">
          <w:rPr>
            <w:noProof/>
            <w:webHidden/>
          </w:rPr>
          <w:tab/>
          <w:delText>vi</w:delText>
        </w:r>
      </w:del>
    </w:p>
    <w:p w14:paraId="5C4F1948" w14:textId="77777777" w:rsidR="00791C29" w:rsidDel="004F487F" w:rsidRDefault="00791C29">
      <w:pPr>
        <w:pStyle w:val="TOC1"/>
        <w:rPr>
          <w:del w:id="492" w:author="Orion" w:date="2011-09-01T15:33:00Z"/>
          <w:rFonts w:asciiTheme="minorHAnsi" w:eastAsiaTheme="minorEastAsia" w:hAnsiTheme="minorHAnsi" w:cstheme="minorBidi"/>
          <w:noProof/>
          <w:sz w:val="22"/>
          <w:szCs w:val="22"/>
          <w:lang w:val="es-ES" w:eastAsia="es-ES"/>
        </w:rPr>
      </w:pPr>
      <w:del w:id="493" w:author="Orion" w:date="2011-09-01T15:33:00Z">
        <w:r w:rsidRPr="001F6D33" w:rsidDel="004F487F">
          <w:rPr>
            <w:rStyle w:val="Hyperlink"/>
            <w:noProof/>
          </w:rPr>
          <w:delText>Índice de contenidos</w:delText>
        </w:r>
        <w:r w:rsidDel="004F487F">
          <w:rPr>
            <w:noProof/>
            <w:webHidden/>
          </w:rPr>
          <w:tab/>
          <w:delText>7</w:delText>
        </w:r>
      </w:del>
    </w:p>
    <w:p w14:paraId="6189C62E" w14:textId="77777777" w:rsidR="00791C29" w:rsidDel="004F487F" w:rsidRDefault="00791C29">
      <w:pPr>
        <w:pStyle w:val="TOC1"/>
        <w:rPr>
          <w:del w:id="494" w:author="Orion" w:date="2011-09-01T15:33:00Z"/>
          <w:rFonts w:asciiTheme="minorHAnsi" w:eastAsiaTheme="minorEastAsia" w:hAnsiTheme="minorHAnsi" w:cstheme="minorBidi"/>
          <w:noProof/>
          <w:sz w:val="22"/>
          <w:szCs w:val="22"/>
          <w:lang w:val="es-ES" w:eastAsia="es-ES"/>
        </w:rPr>
      </w:pPr>
      <w:del w:id="495" w:author="Orion" w:date="2011-09-01T15:33:00Z">
        <w:r w:rsidRPr="001F6D33" w:rsidDel="004F487F">
          <w:rPr>
            <w:rStyle w:val="Hyperlink"/>
            <w:noProof/>
            <w:lang w:val="es-ES"/>
          </w:rPr>
          <w:delText>Tabla de Figuras</w:delText>
        </w:r>
        <w:r w:rsidDel="004F487F">
          <w:rPr>
            <w:noProof/>
            <w:webHidden/>
          </w:rPr>
          <w:tab/>
          <w:delText>9</w:delText>
        </w:r>
      </w:del>
    </w:p>
    <w:p w14:paraId="7D84C98B" w14:textId="77777777" w:rsidR="00791C29" w:rsidDel="004F487F" w:rsidRDefault="00791C29">
      <w:pPr>
        <w:pStyle w:val="TOC1"/>
        <w:rPr>
          <w:del w:id="496" w:author="Orion" w:date="2011-09-01T15:33:00Z"/>
          <w:rFonts w:asciiTheme="minorHAnsi" w:eastAsiaTheme="minorEastAsia" w:hAnsiTheme="minorHAnsi" w:cstheme="minorBidi"/>
          <w:noProof/>
          <w:sz w:val="22"/>
          <w:szCs w:val="22"/>
          <w:lang w:val="es-ES" w:eastAsia="es-ES"/>
        </w:rPr>
      </w:pPr>
      <w:del w:id="497" w:author="Orion" w:date="2011-09-01T15:33:00Z">
        <w:r w:rsidRPr="001F6D33" w:rsidDel="004F487F">
          <w:rPr>
            <w:rStyle w:val="Hyperlink"/>
            <w:noProof/>
            <w:lang w:val="es-ES"/>
          </w:rPr>
          <w:delText>Agradecimientos</w:delText>
        </w:r>
        <w:r w:rsidDel="004F487F">
          <w:rPr>
            <w:noProof/>
            <w:webHidden/>
          </w:rPr>
          <w:tab/>
          <w:delText>11</w:delText>
        </w:r>
      </w:del>
    </w:p>
    <w:p w14:paraId="6A34DCD8" w14:textId="77777777" w:rsidR="00791C29" w:rsidDel="004F487F" w:rsidRDefault="00791C29">
      <w:pPr>
        <w:pStyle w:val="TOC1"/>
        <w:rPr>
          <w:del w:id="498" w:author="Orion" w:date="2011-09-01T15:33:00Z"/>
          <w:rFonts w:asciiTheme="minorHAnsi" w:eastAsiaTheme="minorEastAsia" w:hAnsiTheme="minorHAnsi" w:cstheme="minorBidi"/>
          <w:noProof/>
          <w:sz w:val="22"/>
          <w:szCs w:val="22"/>
          <w:lang w:val="es-ES" w:eastAsia="es-ES"/>
        </w:rPr>
      </w:pPr>
      <w:del w:id="499" w:author="Orion" w:date="2011-09-01T15:33:00Z">
        <w:r w:rsidRPr="001F6D33" w:rsidDel="004F487F">
          <w:rPr>
            <w:rStyle w:val="Hyperlink"/>
            <w:noProof/>
            <w:lang w:bidi="hi-IN"/>
          </w:rPr>
          <w:delText>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Introducción</w:delText>
        </w:r>
        <w:r w:rsidDel="004F487F">
          <w:rPr>
            <w:noProof/>
            <w:webHidden/>
          </w:rPr>
          <w:tab/>
          <w:delText>13</w:delText>
        </w:r>
      </w:del>
    </w:p>
    <w:p w14:paraId="09093459" w14:textId="77777777" w:rsidR="00791C29" w:rsidDel="004F487F" w:rsidRDefault="00791C29">
      <w:pPr>
        <w:pStyle w:val="TOC1"/>
        <w:rPr>
          <w:del w:id="500" w:author="Orion" w:date="2011-09-01T15:33:00Z"/>
          <w:rFonts w:asciiTheme="minorHAnsi" w:eastAsiaTheme="minorEastAsia" w:hAnsiTheme="minorHAnsi" w:cstheme="minorBidi"/>
          <w:noProof/>
          <w:sz w:val="22"/>
          <w:szCs w:val="22"/>
          <w:lang w:val="es-ES" w:eastAsia="es-ES"/>
        </w:rPr>
      </w:pPr>
      <w:del w:id="501" w:author="Orion" w:date="2011-09-01T15:33:00Z">
        <w:r w:rsidRPr="001F6D33" w:rsidDel="004F487F">
          <w:rPr>
            <w:rStyle w:val="Hyperlink"/>
            <w:noProof/>
            <w:lang w:bidi="hi-IN"/>
          </w:rPr>
          <w:delText>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Conceptos básicos de navegación aérea</w:delText>
        </w:r>
        <w:r w:rsidDel="004F487F">
          <w:rPr>
            <w:noProof/>
            <w:webHidden/>
          </w:rPr>
          <w:tab/>
          <w:delText>17</w:delText>
        </w:r>
      </w:del>
    </w:p>
    <w:p w14:paraId="4129E0B2" w14:textId="77777777" w:rsidR="00791C29" w:rsidDel="004F487F" w:rsidRDefault="00791C29">
      <w:pPr>
        <w:pStyle w:val="TOC1"/>
        <w:rPr>
          <w:del w:id="502" w:author="Orion" w:date="2011-09-01T15:33:00Z"/>
          <w:rFonts w:asciiTheme="minorHAnsi" w:eastAsiaTheme="minorEastAsia" w:hAnsiTheme="minorHAnsi" w:cstheme="minorBidi"/>
          <w:noProof/>
          <w:sz w:val="22"/>
          <w:szCs w:val="22"/>
          <w:lang w:val="es-ES" w:eastAsia="es-ES"/>
        </w:rPr>
      </w:pPr>
      <w:del w:id="503" w:author="Orion" w:date="2011-09-01T15:33:00Z">
        <w:r w:rsidRPr="001F6D33" w:rsidDel="004F487F">
          <w:rPr>
            <w:rStyle w:val="Hyperlink"/>
            <w:noProof/>
            <w:lang w:bidi="hi-IN"/>
          </w:rPr>
          <w:delText>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Estado del arte</w:delText>
        </w:r>
        <w:r w:rsidDel="004F487F">
          <w:rPr>
            <w:noProof/>
            <w:webHidden/>
          </w:rPr>
          <w:tab/>
          <w:delText>21</w:delText>
        </w:r>
      </w:del>
    </w:p>
    <w:p w14:paraId="7E9DE680" w14:textId="77777777" w:rsidR="00791C29" w:rsidDel="004F487F" w:rsidRDefault="00791C29">
      <w:pPr>
        <w:pStyle w:val="TOC1"/>
        <w:rPr>
          <w:del w:id="504" w:author="Orion" w:date="2011-09-01T15:33:00Z"/>
          <w:rFonts w:asciiTheme="minorHAnsi" w:eastAsiaTheme="minorEastAsia" w:hAnsiTheme="minorHAnsi" w:cstheme="minorBidi"/>
          <w:noProof/>
          <w:sz w:val="22"/>
          <w:szCs w:val="22"/>
          <w:lang w:val="es-ES" w:eastAsia="es-ES"/>
        </w:rPr>
      </w:pPr>
      <w:del w:id="505" w:author="Orion" w:date="2011-09-01T15:33:00Z">
        <w:r w:rsidRPr="001F6D33" w:rsidDel="004F487F">
          <w:rPr>
            <w:rStyle w:val="Hyperlink"/>
            <w:noProof/>
            <w:lang w:bidi="hi-IN"/>
          </w:rPr>
          <w:delText>3.1.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Factores humanos en aviación</w:delText>
        </w:r>
        <w:r w:rsidDel="004F487F">
          <w:rPr>
            <w:noProof/>
            <w:webHidden/>
          </w:rPr>
          <w:tab/>
          <w:delText>21</w:delText>
        </w:r>
      </w:del>
    </w:p>
    <w:p w14:paraId="0AA0B48A" w14:textId="77777777" w:rsidR="00791C29" w:rsidDel="004F487F" w:rsidRDefault="00791C29">
      <w:pPr>
        <w:pStyle w:val="TOC1"/>
        <w:rPr>
          <w:del w:id="506" w:author="Orion" w:date="2011-09-01T15:33:00Z"/>
          <w:rFonts w:asciiTheme="minorHAnsi" w:eastAsiaTheme="minorEastAsia" w:hAnsiTheme="minorHAnsi" w:cstheme="minorBidi"/>
          <w:noProof/>
          <w:sz w:val="22"/>
          <w:szCs w:val="22"/>
          <w:lang w:val="es-ES" w:eastAsia="es-ES"/>
        </w:rPr>
      </w:pPr>
      <w:del w:id="507" w:author="Orion" w:date="2011-09-01T15:33:00Z">
        <w:r w:rsidRPr="001F6D33" w:rsidDel="004F487F">
          <w:rPr>
            <w:rStyle w:val="Hyperlink"/>
            <w:noProof/>
            <w:lang w:bidi="hi-IN"/>
          </w:rPr>
          <w:delText>3.2.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UAVs</w:delText>
        </w:r>
        <w:r w:rsidDel="004F487F">
          <w:rPr>
            <w:noProof/>
            <w:webHidden/>
          </w:rPr>
          <w:tab/>
          <w:delText>22</w:delText>
        </w:r>
      </w:del>
    </w:p>
    <w:p w14:paraId="523AC54F" w14:textId="77777777" w:rsidR="00791C29" w:rsidDel="004F487F" w:rsidRDefault="00791C29">
      <w:pPr>
        <w:pStyle w:val="TOC1"/>
        <w:rPr>
          <w:del w:id="508" w:author="Orion" w:date="2011-09-01T15:33:00Z"/>
          <w:rFonts w:asciiTheme="minorHAnsi" w:eastAsiaTheme="minorEastAsia" w:hAnsiTheme="minorHAnsi" w:cstheme="minorBidi"/>
          <w:noProof/>
          <w:sz w:val="22"/>
          <w:szCs w:val="22"/>
          <w:lang w:val="es-ES" w:eastAsia="es-ES"/>
        </w:rPr>
      </w:pPr>
      <w:del w:id="509" w:author="Orion" w:date="2011-09-01T15:33:00Z">
        <w:r w:rsidRPr="001F6D33" w:rsidDel="004F487F">
          <w:rPr>
            <w:rStyle w:val="Hyperlink"/>
            <w:noProof/>
            <w:lang w:bidi="hi-IN"/>
          </w:rPr>
          <w:delText>3.3.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Simulación y Gestión de Tráfico Aéreo</w:delText>
        </w:r>
        <w:r w:rsidDel="004F487F">
          <w:rPr>
            <w:noProof/>
            <w:webHidden/>
          </w:rPr>
          <w:tab/>
          <w:delText>23</w:delText>
        </w:r>
      </w:del>
    </w:p>
    <w:p w14:paraId="33B043DD" w14:textId="77777777" w:rsidR="00791C29" w:rsidDel="004F487F" w:rsidRDefault="00791C29">
      <w:pPr>
        <w:pStyle w:val="TOC1"/>
        <w:tabs>
          <w:tab w:val="left" w:pos="880"/>
        </w:tabs>
        <w:rPr>
          <w:del w:id="510" w:author="Orion" w:date="2011-09-01T15:33:00Z"/>
          <w:rFonts w:asciiTheme="minorHAnsi" w:eastAsiaTheme="minorEastAsia" w:hAnsiTheme="minorHAnsi" w:cstheme="minorBidi"/>
          <w:noProof/>
          <w:sz w:val="22"/>
          <w:szCs w:val="22"/>
          <w:lang w:val="es-ES" w:eastAsia="es-ES"/>
        </w:rPr>
      </w:pPr>
      <w:del w:id="511" w:author="Orion" w:date="2011-09-01T15:33:00Z">
        <w:r w:rsidRPr="001F6D33" w:rsidDel="004F487F">
          <w:rPr>
            <w:rStyle w:val="Hyperlink"/>
            <w:noProof/>
            <w:lang w:bidi="hi-IN"/>
          </w:rPr>
          <w:delText>3.3.1.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Dinámica del vuelo</w:delText>
        </w:r>
        <w:r w:rsidDel="004F487F">
          <w:rPr>
            <w:noProof/>
            <w:webHidden/>
          </w:rPr>
          <w:tab/>
          <w:delText>23</w:delText>
        </w:r>
      </w:del>
    </w:p>
    <w:p w14:paraId="0C2838CD" w14:textId="77777777" w:rsidR="00791C29" w:rsidDel="004F487F" w:rsidRDefault="00791C29">
      <w:pPr>
        <w:pStyle w:val="TOC1"/>
        <w:tabs>
          <w:tab w:val="left" w:pos="880"/>
        </w:tabs>
        <w:rPr>
          <w:del w:id="512" w:author="Orion" w:date="2011-09-01T15:33:00Z"/>
          <w:rFonts w:asciiTheme="minorHAnsi" w:eastAsiaTheme="minorEastAsia" w:hAnsiTheme="minorHAnsi" w:cstheme="minorBidi"/>
          <w:noProof/>
          <w:sz w:val="22"/>
          <w:szCs w:val="22"/>
          <w:lang w:val="es-ES" w:eastAsia="es-ES"/>
        </w:rPr>
      </w:pPr>
      <w:del w:id="513" w:author="Orion" w:date="2011-09-01T15:33:00Z">
        <w:r w:rsidRPr="001F6D33" w:rsidDel="004F487F">
          <w:rPr>
            <w:rStyle w:val="Hyperlink"/>
            <w:noProof/>
            <w:lang w:bidi="hi-IN"/>
          </w:rPr>
          <w:delText>3.3.2.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Navegación aérea</w:delText>
        </w:r>
        <w:r w:rsidDel="004F487F">
          <w:rPr>
            <w:noProof/>
            <w:webHidden/>
          </w:rPr>
          <w:tab/>
          <w:delText>25</w:delText>
        </w:r>
      </w:del>
    </w:p>
    <w:p w14:paraId="7E17B6D5" w14:textId="77777777" w:rsidR="00791C29" w:rsidDel="004F487F" w:rsidRDefault="00791C29">
      <w:pPr>
        <w:pStyle w:val="TOC1"/>
        <w:tabs>
          <w:tab w:val="left" w:pos="880"/>
        </w:tabs>
        <w:rPr>
          <w:del w:id="514" w:author="Orion" w:date="2011-09-01T15:33:00Z"/>
          <w:rFonts w:asciiTheme="minorHAnsi" w:eastAsiaTheme="minorEastAsia" w:hAnsiTheme="minorHAnsi" w:cstheme="minorBidi"/>
          <w:noProof/>
          <w:sz w:val="22"/>
          <w:szCs w:val="22"/>
          <w:lang w:val="es-ES" w:eastAsia="es-ES"/>
        </w:rPr>
      </w:pPr>
      <w:del w:id="515" w:author="Orion" w:date="2011-09-01T15:33:00Z">
        <w:r w:rsidRPr="001F6D33" w:rsidDel="004F487F">
          <w:rPr>
            <w:rStyle w:val="Hyperlink"/>
            <w:noProof/>
            <w:lang w:bidi="hi-IN"/>
          </w:rPr>
          <w:delText>3.3.3.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Factores humanos</w:delText>
        </w:r>
        <w:r w:rsidDel="004F487F">
          <w:rPr>
            <w:noProof/>
            <w:webHidden/>
          </w:rPr>
          <w:tab/>
          <w:delText>27</w:delText>
        </w:r>
      </w:del>
    </w:p>
    <w:p w14:paraId="6ECE0994" w14:textId="77777777" w:rsidR="00791C29" w:rsidDel="004F487F" w:rsidRDefault="00791C29">
      <w:pPr>
        <w:pStyle w:val="TOC1"/>
        <w:tabs>
          <w:tab w:val="left" w:pos="880"/>
        </w:tabs>
        <w:rPr>
          <w:del w:id="516" w:author="Orion" w:date="2011-09-01T15:33:00Z"/>
          <w:rFonts w:asciiTheme="minorHAnsi" w:eastAsiaTheme="minorEastAsia" w:hAnsiTheme="minorHAnsi" w:cstheme="minorBidi"/>
          <w:noProof/>
          <w:sz w:val="22"/>
          <w:szCs w:val="22"/>
          <w:lang w:val="es-ES" w:eastAsia="es-ES"/>
        </w:rPr>
      </w:pPr>
      <w:del w:id="517" w:author="Orion" w:date="2011-09-01T15:33:00Z">
        <w:r w:rsidRPr="001F6D33" w:rsidDel="004F487F">
          <w:rPr>
            <w:rStyle w:val="Hyperlink"/>
            <w:noProof/>
            <w:lang w:bidi="hi-IN"/>
          </w:rPr>
          <w:delText>3.3.4.</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UAVs</w:delText>
        </w:r>
        <w:r w:rsidDel="004F487F">
          <w:rPr>
            <w:noProof/>
            <w:webHidden/>
          </w:rPr>
          <w:tab/>
          <w:delText>27</w:delText>
        </w:r>
      </w:del>
    </w:p>
    <w:p w14:paraId="71526ADF" w14:textId="77777777" w:rsidR="00791C29" w:rsidDel="004F487F" w:rsidRDefault="00791C29">
      <w:pPr>
        <w:pStyle w:val="TOC1"/>
        <w:rPr>
          <w:del w:id="518" w:author="Orion" w:date="2011-09-01T15:33:00Z"/>
          <w:rFonts w:asciiTheme="minorHAnsi" w:eastAsiaTheme="minorEastAsia" w:hAnsiTheme="minorHAnsi" w:cstheme="minorBidi"/>
          <w:noProof/>
          <w:sz w:val="22"/>
          <w:szCs w:val="22"/>
          <w:lang w:val="es-ES" w:eastAsia="es-ES"/>
        </w:rPr>
      </w:pPr>
      <w:del w:id="519" w:author="Orion" w:date="2011-09-01T15:33:00Z">
        <w:r w:rsidRPr="001F6D33" w:rsidDel="004F487F">
          <w:rPr>
            <w:rStyle w:val="Hyperlink"/>
            <w:noProof/>
            <w:lang w:bidi="hi-IN"/>
          </w:rPr>
          <w:delText>4.</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Requisitos del Sistema</w:delText>
        </w:r>
        <w:r w:rsidDel="004F487F">
          <w:rPr>
            <w:noProof/>
            <w:webHidden/>
          </w:rPr>
          <w:tab/>
          <w:delText>29</w:delText>
        </w:r>
      </w:del>
    </w:p>
    <w:p w14:paraId="01DAF3D0" w14:textId="77777777" w:rsidR="00791C29" w:rsidDel="004F487F" w:rsidRDefault="00791C29">
      <w:pPr>
        <w:pStyle w:val="TOC1"/>
        <w:rPr>
          <w:del w:id="520" w:author="Orion" w:date="2011-09-01T15:33:00Z"/>
          <w:rFonts w:asciiTheme="minorHAnsi" w:eastAsiaTheme="minorEastAsia" w:hAnsiTheme="minorHAnsi" w:cstheme="minorBidi"/>
          <w:noProof/>
          <w:sz w:val="22"/>
          <w:szCs w:val="22"/>
          <w:lang w:val="es-ES" w:eastAsia="es-ES"/>
        </w:rPr>
      </w:pPr>
      <w:del w:id="521" w:author="Orion" w:date="2011-09-01T15:33:00Z">
        <w:r w:rsidRPr="001F6D33" w:rsidDel="004F487F">
          <w:rPr>
            <w:rStyle w:val="Hyperlink"/>
            <w:noProof/>
            <w:lang w:bidi="hi-IN"/>
          </w:rPr>
          <w:delText>4.1.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Aspectos del tráfico aéreo</w:delText>
        </w:r>
        <w:r w:rsidDel="004F487F">
          <w:rPr>
            <w:noProof/>
            <w:webHidden/>
          </w:rPr>
          <w:tab/>
          <w:delText>29</w:delText>
        </w:r>
      </w:del>
    </w:p>
    <w:p w14:paraId="47C81D59" w14:textId="77777777" w:rsidR="00791C29" w:rsidDel="004F487F" w:rsidRDefault="00791C29">
      <w:pPr>
        <w:pStyle w:val="TOC1"/>
        <w:tabs>
          <w:tab w:val="left" w:pos="880"/>
        </w:tabs>
        <w:rPr>
          <w:del w:id="522" w:author="Orion" w:date="2011-09-01T15:33:00Z"/>
          <w:rFonts w:asciiTheme="minorHAnsi" w:eastAsiaTheme="minorEastAsia" w:hAnsiTheme="minorHAnsi" w:cstheme="minorBidi"/>
          <w:noProof/>
          <w:sz w:val="22"/>
          <w:szCs w:val="22"/>
          <w:lang w:val="es-ES" w:eastAsia="es-ES"/>
        </w:rPr>
      </w:pPr>
      <w:del w:id="523" w:author="Orion" w:date="2011-09-01T15:33:00Z">
        <w:r w:rsidRPr="001F6D33" w:rsidDel="004F487F">
          <w:rPr>
            <w:rStyle w:val="Hyperlink"/>
            <w:noProof/>
            <w:lang w:bidi="hi-IN"/>
          </w:rPr>
          <w:delText>4.1.1.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Vuelo</w:delText>
        </w:r>
        <w:r w:rsidDel="004F487F">
          <w:rPr>
            <w:noProof/>
            <w:webHidden/>
          </w:rPr>
          <w:tab/>
          <w:delText>29</w:delText>
        </w:r>
      </w:del>
    </w:p>
    <w:p w14:paraId="631AAE4F" w14:textId="77777777" w:rsidR="00791C29" w:rsidDel="004F487F" w:rsidRDefault="00791C29">
      <w:pPr>
        <w:pStyle w:val="TOC1"/>
        <w:tabs>
          <w:tab w:val="left" w:pos="880"/>
        </w:tabs>
        <w:rPr>
          <w:del w:id="524" w:author="Orion" w:date="2011-09-01T15:33:00Z"/>
          <w:rFonts w:asciiTheme="minorHAnsi" w:eastAsiaTheme="minorEastAsia" w:hAnsiTheme="minorHAnsi" w:cstheme="minorBidi"/>
          <w:noProof/>
          <w:sz w:val="22"/>
          <w:szCs w:val="22"/>
          <w:lang w:val="es-ES" w:eastAsia="es-ES"/>
        </w:rPr>
      </w:pPr>
      <w:del w:id="525" w:author="Orion" w:date="2011-09-01T15:33:00Z">
        <w:r w:rsidRPr="001F6D33" w:rsidDel="004F487F">
          <w:rPr>
            <w:rStyle w:val="Hyperlink"/>
            <w:noProof/>
            <w:lang w:bidi="hi-IN"/>
          </w:rPr>
          <w:lastRenderedPageBreak/>
          <w:delText>4.1.2.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Aeronaves</w:delText>
        </w:r>
        <w:r w:rsidDel="004F487F">
          <w:rPr>
            <w:noProof/>
            <w:webHidden/>
          </w:rPr>
          <w:tab/>
          <w:delText>30</w:delText>
        </w:r>
      </w:del>
    </w:p>
    <w:p w14:paraId="119DE86A" w14:textId="77777777" w:rsidR="00791C29" w:rsidDel="004F487F" w:rsidRDefault="00791C29">
      <w:pPr>
        <w:pStyle w:val="TOC1"/>
        <w:tabs>
          <w:tab w:val="left" w:pos="880"/>
        </w:tabs>
        <w:rPr>
          <w:del w:id="526" w:author="Orion" w:date="2011-09-01T15:33:00Z"/>
          <w:rFonts w:asciiTheme="minorHAnsi" w:eastAsiaTheme="minorEastAsia" w:hAnsiTheme="minorHAnsi" w:cstheme="minorBidi"/>
          <w:noProof/>
          <w:sz w:val="22"/>
          <w:szCs w:val="22"/>
          <w:lang w:val="es-ES" w:eastAsia="es-ES"/>
        </w:rPr>
      </w:pPr>
      <w:del w:id="527" w:author="Orion" w:date="2011-09-01T15:33:00Z">
        <w:r w:rsidRPr="001F6D33" w:rsidDel="004F487F">
          <w:rPr>
            <w:rStyle w:val="Hyperlink"/>
            <w:noProof/>
            <w:lang w:bidi="hi-IN"/>
          </w:rPr>
          <w:delText>4.1.3.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Pilotos</w:delText>
        </w:r>
        <w:r w:rsidDel="004F487F">
          <w:rPr>
            <w:noProof/>
            <w:webHidden/>
          </w:rPr>
          <w:tab/>
          <w:delText>31</w:delText>
        </w:r>
      </w:del>
    </w:p>
    <w:p w14:paraId="71E9EA92" w14:textId="77777777" w:rsidR="00791C29" w:rsidDel="004F487F" w:rsidRDefault="00791C29">
      <w:pPr>
        <w:pStyle w:val="TOC1"/>
        <w:tabs>
          <w:tab w:val="left" w:pos="880"/>
        </w:tabs>
        <w:rPr>
          <w:del w:id="528" w:author="Orion" w:date="2011-09-01T15:33:00Z"/>
          <w:rFonts w:asciiTheme="minorHAnsi" w:eastAsiaTheme="minorEastAsia" w:hAnsiTheme="minorHAnsi" w:cstheme="minorBidi"/>
          <w:noProof/>
          <w:sz w:val="22"/>
          <w:szCs w:val="22"/>
          <w:lang w:val="es-ES" w:eastAsia="es-ES"/>
        </w:rPr>
      </w:pPr>
      <w:del w:id="529" w:author="Orion" w:date="2011-09-01T15:33:00Z">
        <w:r w:rsidRPr="001F6D33" w:rsidDel="004F487F">
          <w:rPr>
            <w:rStyle w:val="Hyperlink"/>
            <w:noProof/>
            <w:lang w:bidi="hi-IN"/>
          </w:rPr>
          <w:delText>4.1.4.</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Controladores</w:delText>
        </w:r>
        <w:r w:rsidDel="004F487F">
          <w:rPr>
            <w:noProof/>
            <w:webHidden/>
          </w:rPr>
          <w:tab/>
          <w:delText>31</w:delText>
        </w:r>
      </w:del>
    </w:p>
    <w:p w14:paraId="35D8C87E" w14:textId="77777777" w:rsidR="00791C29" w:rsidDel="004F487F" w:rsidRDefault="00791C29">
      <w:pPr>
        <w:pStyle w:val="TOC1"/>
        <w:rPr>
          <w:del w:id="530" w:author="Orion" w:date="2011-09-01T15:33:00Z"/>
          <w:rFonts w:asciiTheme="minorHAnsi" w:eastAsiaTheme="minorEastAsia" w:hAnsiTheme="minorHAnsi" w:cstheme="minorBidi"/>
          <w:noProof/>
          <w:sz w:val="22"/>
          <w:szCs w:val="22"/>
          <w:lang w:val="es-ES" w:eastAsia="es-ES"/>
        </w:rPr>
      </w:pPr>
      <w:del w:id="531" w:author="Orion" w:date="2011-09-01T15:33:00Z">
        <w:r w:rsidRPr="001F6D33" w:rsidDel="004F487F">
          <w:rPr>
            <w:rStyle w:val="Hyperlink"/>
            <w:noProof/>
            <w:lang w:bidi="hi-IN"/>
          </w:rPr>
          <w:delText>4.2.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Desarrollo</w:delText>
        </w:r>
        <w:r w:rsidDel="004F487F">
          <w:rPr>
            <w:noProof/>
            <w:webHidden/>
          </w:rPr>
          <w:tab/>
          <w:delText>31</w:delText>
        </w:r>
      </w:del>
    </w:p>
    <w:p w14:paraId="58906183" w14:textId="77777777" w:rsidR="00791C29" w:rsidDel="004F487F" w:rsidRDefault="00791C29">
      <w:pPr>
        <w:pStyle w:val="TOC1"/>
        <w:rPr>
          <w:del w:id="532" w:author="Orion" w:date="2011-09-01T15:33:00Z"/>
          <w:rFonts w:asciiTheme="minorHAnsi" w:eastAsiaTheme="minorEastAsia" w:hAnsiTheme="minorHAnsi" w:cstheme="minorBidi"/>
          <w:noProof/>
          <w:sz w:val="22"/>
          <w:szCs w:val="22"/>
          <w:lang w:val="es-ES" w:eastAsia="es-ES"/>
        </w:rPr>
      </w:pPr>
      <w:del w:id="533" w:author="Orion" w:date="2011-09-01T15:33:00Z">
        <w:r w:rsidRPr="001F6D33" w:rsidDel="004F487F">
          <w:rPr>
            <w:rStyle w:val="Hyperlink"/>
            <w:noProof/>
            <w:lang w:bidi="hi-IN"/>
          </w:rPr>
          <w:delText>5.</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Entorno de simulación</w:delText>
        </w:r>
        <w:r w:rsidDel="004F487F">
          <w:rPr>
            <w:noProof/>
            <w:webHidden/>
          </w:rPr>
          <w:tab/>
          <w:delText>35</w:delText>
        </w:r>
      </w:del>
    </w:p>
    <w:p w14:paraId="35F9D354" w14:textId="77777777" w:rsidR="00791C29" w:rsidDel="004F487F" w:rsidRDefault="00791C29">
      <w:pPr>
        <w:pStyle w:val="TOC1"/>
        <w:rPr>
          <w:del w:id="534" w:author="Orion" w:date="2011-09-01T15:33:00Z"/>
          <w:rFonts w:asciiTheme="minorHAnsi" w:eastAsiaTheme="minorEastAsia" w:hAnsiTheme="minorHAnsi" w:cstheme="minorBidi"/>
          <w:noProof/>
          <w:sz w:val="22"/>
          <w:szCs w:val="22"/>
          <w:lang w:val="es-ES" w:eastAsia="es-ES"/>
        </w:rPr>
      </w:pPr>
      <w:del w:id="535" w:author="Orion" w:date="2011-09-01T15:33:00Z">
        <w:r w:rsidRPr="001F6D33" w:rsidDel="004F487F">
          <w:rPr>
            <w:rStyle w:val="Hyperlink"/>
            <w:noProof/>
            <w:lang w:bidi="hi-IN"/>
          </w:rPr>
          <w:delText>5.1.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Especificación</w:delText>
        </w:r>
        <w:r w:rsidDel="004F487F">
          <w:rPr>
            <w:noProof/>
            <w:webHidden/>
          </w:rPr>
          <w:tab/>
          <w:delText>35</w:delText>
        </w:r>
      </w:del>
    </w:p>
    <w:p w14:paraId="4C2D1734" w14:textId="77777777" w:rsidR="00791C29" w:rsidDel="004F487F" w:rsidRDefault="00791C29">
      <w:pPr>
        <w:pStyle w:val="TOC1"/>
        <w:tabs>
          <w:tab w:val="left" w:pos="880"/>
        </w:tabs>
        <w:rPr>
          <w:del w:id="536" w:author="Orion" w:date="2011-09-01T15:33:00Z"/>
          <w:rFonts w:asciiTheme="minorHAnsi" w:eastAsiaTheme="minorEastAsia" w:hAnsiTheme="minorHAnsi" w:cstheme="minorBidi"/>
          <w:noProof/>
          <w:sz w:val="22"/>
          <w:szCs w:val="22"/>
          <w:lang w:val="es-ES" w:eastAsia="es-ES"/>
        </w:rPr>
      </w:pPr>
      <w:del w:id="537" w:author="Orion" w:date="2011-09-01T15:33:00Z">
        <w:r w:rsidRPr="001F6D33" w:rsidDel="004F487F">
          <w:rPr>
            <w:rStyle w:val="Hyperlink"/>
            <w:noProof/>
            <w:lang w:bidi="hi-IN"/>
          </w:rPr>
          <w:delText>5.1.1.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Casos de uso</w:delText>
        </w:r>
        <w:r w:rsidDel="004F487F">
          <w:rPr>
            <w:noProof/>
            <w:webHidden/>
          </w:rPr>
          <w:tab/>
          <w:delText>35</w:delText>
        </w:r>
      </w:del>
    </w:p>
    <w:p w14:paraId="78E00FFC" w14:textId="77777777" w:rsidR="00791C29" w:rsidDel="004F487F" w:rsidRDefault="00791C29">
      <w:pPr>
        <w:pStyle w:val="TOC1"/>
        <w:tabs>
          <w:tab w:val="left" w:pos="880"/>
        </w:tabs>
        <w:rPr>
          <w:del w:id="538" w:author="Orion" w:date="2011-09-01T15:33:00Z"/>
          <w:rFonts w:asciiTheme="minorHAnsi" w:eastAsiaTheme="minorEastAsia" w:hAnsiTheme="minorHAnsi" w:cstheme="minorBidi"/>
          <w:noProof/>
          <w:sz w:val="22"/>
          <w:szCs w:val="22"/>
          <w:lang w:val="es-ES" w:eastAsia="es-ES"/>
        </w:rPr>
      </w:pPr>
      <w:del w:id="539" w:author="Orion" w:date="2011-09-01T15:33:00Z">
        <w:r w:rsidRPr="001F6D33" w:rsidDel="004F487F">
          <w:rPr>
            <w:rStyle w:val="Hyperlink"/>
            <w:noProof/>
            <w:lang w:bidi="hi-IN"/>
          </w:rPr>
          <w:delText>5.1.2.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Objetivos principales del sistema</w:delText>
        </w:r>
        <w:r w:rsidDel="004F487F">
          <w:rPr>
            <w:noProof/>
            <w:webHidden/>
          </w:rPr>
          <w:tab/>
          <w:delText>36</w:delText>
        </w:r>
      </w:del>
    </w:p>
    <w:p w14:paraId="46D23E8B" w14:textId="77777777" w:rsidR="00791C29" w:rsidDel="004F487F" w:rsidRDefault="00791C29">
      <w:pPr>
        <w:pStyle w:val="TOC1"/>
        <w:tabs>
          <w:tab w:val="left" w:pos="880"/>
        </w:tabs>
        <w:rPr>
          <w:del w:id="540" w:author="Orion" w:date="2011-09-01T15:33:00Z"/>
          <w:rFonts w:asciiTheme="minorHAnsi" w:eastAsiaTheme="minorEastAsia" w:hAnsiTheme="minorHAnsi" w:cstheme="minorBidi"/>
          <w:noProof/>
          <w:sz w:val="22"/>
          <w:szCs w:val="22"/>
          <w:lang w:val="es-ES" w:eastAsia="es-ES"/>
        </w:rPr>
      </w:pPr>
      <w:del w:id="541" w:author="Orion" w:date="2011-09-01T15:33:00Z">
        <w:r w:rsidRPr="001F6D33" w:rsidDel="004F487F">
          <w:rPr>
            <w:rStyle w:val="Hyperlink"/>
            <w:noProof/>
            <w:lang w:bidi="hi-IN"/>
          </w:rPr>
          <w:delText>5.1.3.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Generación y obtención del plan de vuelo</w:delText>
        </w:r>
        <w:r w:rsidDel="004F487F">
          <w:rPr>
            <w:noProof/>
            <w:webHidden/>
          </w:rPr>
          <w:tab/>
          <w:delText>37</w:delText>
        </w:r>
      </w:del>
    </w:p>
    <w:p w14:paraId="0AB6280D" w14:textId="77777777" w:rsidR="00791C29" w:rsidDel="004F487F" w:rsidRDefault="00791C29">
      <w:pPr>
        <w:pStyle w:val="TOC1"/>
        <w:tabs>
          <w:tab w:val="left" w:pos="880"/>
        </w:tabs>
        <w:rPr>
          <w:del w:id="542" w:author="Orion" w:date="2011-09-01T15:33:00Z"/>
          <w:rFonts w:asciiTheme="minorHAnsi" w:eastAsiaTheme="minorEastAsia" w:hAnsiTheme="minorHAnsi" w:cstheme="minorBidi"/>
          <w:noProof/>
          <w:sz w:val="22"/>
          <w:szCs w:val="22"/>
          <w:lang w:val="es-ES" w:eastAsia="es-ES"/>
        </w:rPr>
      </w:pPr>
      <w:del w:id="543" w:author="Orion" w:date="2011-09-01T15:33:00Z">
        <w:r w:rsidRPr="001F6D33" w:rsidDel="004F487F">
          <w:rPr>
            <w:rStyle w:val="Hyperlink"/>
            <w:noProof/>
            <w:lang w:bidi="hi-IN"/>
          </w:rPr>
          <w:delText>5.1.4.</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Seguimiento del plan de vuelo</w:delText>
        </w:r>
        <w:r w:rsidDel="004F487F">
          <w:rPr>
            <w:noProof/>
            <w:webHidden/>
          </w:rPr>
          <w:tab/>
          <w:delText>39</w:delText>
        </w:r>
      </w:del>
    </w:p>
    <w:p w14:paraId="092B2E21" w14:textId="77777777" w:rsidR="00791C29" w:rsidDel="004F487F" w:rsidRDefault="00791C29">
      <w:pPr>
        <w:pStyle w:val="TOC1"/>
        <w:tabs>
          <w:tab w:val="left" w:pos="1100"/>
        </w:tabs>
        <w:rPr>
          <w:del w:id="544" w:author="Orion" w:date="2011-09-01T15:33:00Z"/>
          <w:rFonts w:asciiTheme="minorHAnsi" w:eastAsiaTheme="minorEastAsia" w:hAnsiTheme="minorHAnsi" w:cstheme="minorBidi"/>
          <w:noProof/>
          <w:sz w:val="22"/>
          <w:szCs w:val="22"/>
          <w:lang w:val="es-ES" w:eastAsia="es-ES"/>
        </w:rPr>
      </w:pPr>
      <w:del w:id="545" w:author="Orion" w:date="2011-09-01T15:33:00Z">
        <w:r w:rsidRPr="001F6D33" w:rsidDel="004F487F">
          <w:rPr>
            <w:rStyle w:val="Hyperlink"/>
            <w:noProof/>
            <w:lang w:bidi="hi-IN"/>
          </w:rPr>
          <w:delText>5.1.4.1.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Arranque del avión</w:delText>
        </w:r>
        <w:r w:rsidDel="004F487F">
          <w:rPr>
            <w:noProof/>
            <w:webHidden/>
          </w:rPr>
          <w:tab/>
          <w:delText>40</w:delText>
        </w:r>
      </w:del>
    </w:p>
    <w:p w14:paraId="58954C54" w14:textId="77777777" w:rsidR="00791C29" w:rsidDel="004F487F" w:rsidRDefault="00791C29">
      <w:pPr>
        <w:pStyle w:val="TOC1"/>
        <w:tabs>
          <w:tab w:val="left" w:pos="1100"/>
        </w:tabs>
        <w:rPr>
          <w:del w:id="546" w:author="Orion" w:date="2011-09-01T15:33:00Z"/>
          <w:rFonts w:asciiTheme="minorHAnsi" w:eastAsiaTheme="minorEastAsia" w:hAnsiTheme="minorHAnsi" w:cstheme="minorBidi"/>
          <w:noProof/>
          <w:sz w:val="22"/>
          <w:szCs w:val="22"/>
          <w:lang w:val="es-ES" w:eastAsia="es-ES"/>
        </w:rPr>
      </w:pPr>
      <w:del w:id="547" w:author="Orion" w:date="2011-09-01T15:33:00Z">
        <w:r w:rsidRPr="001F6D33" w:rsidDel="004F487F">
          <w:rPr>
            <w:rStyle w:val="Hyperlink"/>
            <w:noProof/>
            <w:lang w:bidi="hi-IN"/>
          </w:rPr>
          <w:delText>5.1.4.2.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Descomposición del plan de vuelo</w:delText>
        </w:r>
        <w:r w:rsidDel="004F487F">
          <w:rPr>
            <w:noProof/>
            <w:webHidden/>
          </w:rPr>
          <w:tab/>
          <w:delText>42</w:delText>
        </w:r>
      </w:del>
    </w:p>
    <w:p w14:paraId="729E1006" w14:textId="77777777" w:rsidR="00791C29" w:rsidDel="004F487F" w:rsidRDefault="00791C29">
      <w:pPr>
        <w:pStyle w:val="TOC1"/>
        <w:tabs>
          <w:tab w:val="left" w:pos="1100"/>
        </w:tabs>
        <w:rPr>
          <w:del w:id="548" w:author="Orion" w:date="2011-09-01T15:33:00Z"/>
          <w:rFonts w:asciiTheme="minorHAnsi" w:eastAsiaTheme="minorEastAsia" w:hAnsiTheme="minorHAnsi" w:cstheme="minorBidi"/>
          <w:noProof/>
          <w:sz w:val="22"/>
          <w:szCs w:val="22"/>
          <w:lang w:val="es-ES" w:eastAsia="es-ES"/>
        </w:rPr>
      </w:pPr>
      <w:del w:id="549" w:author="Orion" w:date="2011-09-01T15:33:00Z">
        <w:r w:rsidRPr="001F6D33" w:rsidDel="004F487F">
          <w:rPr>
            <w:rStyle w:val="Hyperlink"/>
            <w:noProof/>
            <w:lang w:bidi="hi-IN"/>
          </w:rPr>
          <w:delText>5.1.4.3.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Toma de decisiones en un tramo</w:delText>
        </w:r>
        <w:r w:rsidDel="004F487F">
          <w:rPr>
            <w:noProof/>
            <w:webHidden/>
          </w:rPr>
          <w:tab/>
          <w:delText>42</w:delText>
        </w:r>
      </w:del>
    </w:p>
    <w:p w14:paraId="34D9AA65" w14:textId="77777777" w:rsidR="00791C29" w:rsidDel="004F487F" w:rsidRDefault="00791C29">
      <w:pPr>
        <w:pStyle w:val="TOC1"/>
        <w:tabs>
          <w:tab w:val="left" w:pos="1100"/>
        </w:tabs>
        <w:rPr>
          <w:del w:id="550" w:author="Orion" w:date="2011-09-01T15:33:00Z"/>
          <w:rFonts w:asciiTheme="minorHAnsi" w:eastAsiaTheme="minorEastAsia" w:hAnsiTheme="minorHAnsi" w:cstheme="minorBidi"/>
          <w:noProof/>
          <w:sz w:val="22"/>
          <w:szCs w:val="22"/>
          <w:lang w:val="es-ES" w:eastAsia="es-ES"/>
        </w:rPr>
      </w:pPr>
      <w:del w:id="551" w:author="Orion" w:date="2011-09-01T15:33:00Z">
        <w:r w:rsidRPr="001F6D33" w:rsidDel="004F487F">
          <w:rPr>
            <w:rStyle w:val="Hyperlink"/>
            <w:noProof/>
            <w:lang w:bidi="hi-IN"/>
          </w:rPr>
          <w:delText>5.1.4.4.</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Ejecución de maniobras</w:delText>
        </w:r>
        <w:r w:rsidDel="004F487F">
          <w:rPr>
            <w:noProof/>
            <w:webHidden/>
          </w:rPr>
          <w:tab/>
          <w:delText>44</w:delText>
        </w:r>
      </w:del>
    </w:p>
    <w:p w14:paraId="1D6AB40B" w14:textId="77777777" w:rsidR="00791C29" w:rsidDel="004F487F" w:rsidRDefault="00791C29">
      <w:pPr>
        <w:pStyle w:val="TOC1"/>
        <w:tabs>
          <w:tab w:val="left" w:pos="1100"/>
        </w:tabs>
        <w:rPr>
          <w:del w:id="552" w:author="Orion" w:date="2011-09-01T15:33:00Z"/>
          <w:rFonts w:asciiTheme="minorHAnsi" w:eastAsiaTheme="minorEastAsia" w:hAnsiTheme="minorHAnsi" w:cstheme="minorBidi"/>
          <w:noProof/>
          <w:sz w:val="22"/>
          <w:szCs w:val="22"/>
          <w:lang w:val="es-ES" w:eastAsia="es-ES"/>
        </w:rPr>
      </w:pPr>
      <w:del w:id="553" w:author="Orion" w:date="2011-09-01T15:33:00Z">
        <w:r w:rsidRPr="001F6D33" w:rsidDel="004F487F">
          <w:rPr>
            <w:rStyle w:val="Hyperlink"/>
            <w:noProof/>
            <w:lang w:bidi="hi-IN"/>
          </w:rPr>
          <w:delText>5.1.4.5.</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Comprobaciones tras la maniobra</w:delText>
        </w:r>
        <w:r w:rsidDel="004F487F">
          <w:rPr>
            <w:noProof/>
            <w:webHidden/>
          </w:rPr>
          <w:tab/>
          <w:delText>45</w:delText>
        </w:r>
      </w:del>
    </w:p>
    <w:p w14:paraId="2189CB30" w14:textId="77777777" w:rsidR="00791C29" w:rsidDel="004F487F" w:rsidRDefault="00791C29">
      <w:pPr>
        <w:pStyle w:val="TOC1"/>
        <w:tabs>
          <w:tab w:val="left" w:pos="880"/>
        </w:tabs>
        <w:rPr>
          <w:del w:id="554" w:author="Orion" w:date="2011-09-01T15:33:00Z"/>
          <w:rFonts w:asciiTheme="minorHAnsi" w:eastAsiaTheme="minorEastAsia" w:hAnsiTheme="minorHAnsi" w:cstheme="minorBidi"/>
          <w:noProof/>
          <w:sz w:val="22"/>
          <w:szCs w:val="22"/>
          <w:lang w:val="es-ES" w:eastAsia="es-ES"/>
        </w:rPr>
      </w:pPr>
      <w:del w:id="555" w:author="Orion" w:date="2011-09-01T15:33:00Z">
        <w:r w:rsidRPr="001F6D33" w:rsidDel="004F487F">
          <w:rPr>
            <w:rStyle w:val="Hyperlink"/>
            <w:noProof/>
            <w:lang w:bidi="hi-IN"/>
          </w:rPr>
          <w:delText>5.1.5.</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Gestión de conflictos</w:delText>
        </w:r>
        <w:r w:rsidDel="004F487F">
          <w:rPr>
            <w:noProof/>
            <w:webHidden/>
          </w:rPr>
          <w:tab/>
          <w:delText>46</w:delText>
        </w:r>
      </w:del>
    </w:p>
    <w:p w14:paraId="3E44A4F6" w14:textId="77777777" w:rsidR="00791C29" w:rsidDel="004F487F" w:rsidRDefault="00791C29">
      <w:pPr>
        <w:pStyle w:val="TOC1"/>
        <w:tabs>
          <w:tab w:val="left" w:pos="1100"/>
        </w:tabs>
        <w:rPr>
          <w:del w:id="556" w:author="Orion" w:date="2011-09-01T15:33:00Z"/>
          <w:rFonts w:asciiTheme="minorHAnsi" w:eastAsiaTheme="minorEastAsia" w:hAnsiTheme="minorHAnsi" w:cstheme="minorBidi"/>
          <w:noProof/>
          <w:sz w:val="22"/>
          <w:szCs w:val="22"/>
          <w:lang w:val="es-ES" w:eastAsia="es-ES"/>
        </w:rPr>
      </w:pPr>
      <w:del w:id="557" w:author="Orion" w:date="2011-09-01T15:33:00Z">
        <w:r w:rsidRPr="001F6D33" w:rsidDel="004F487F">
          <w:rPr>
            <w:rStyle w:val="Hyperlink"/>
            <w:noProof/>
            <w:lang w:bidi="hi-IN"/>
          </w:rPr>
          <w:delText>5.1.5.1.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Detección de conflictos</w:delText>
        </w:r>
        <w:r w:rsidDel="004F487F">
          <w:rPr>
            <w:noProof/>
            <w:webHidden/>
          </w:rPr>
          <w:tab/>
          <w:delText>48</w:delText>
        </w:r>
      </w:del>
    </w:p>
    <w:p w14:paraId="6A7957DE" w14:textId="77777777" w:rsidR="00791C29" w:rsidDel="004F487F" w:rsidRDefault="00791C29">
      <w:pPr>
        <w:pStyle w:val="TOC1"/>
        <w:tabs>
          <w:tab w:val="left" w:pos="1100"/>
        </w:tabs>
        <w:rPr>
          <w:del w:id="558" w:author="Orion" w:date="2011-09-01T15:33:00Z"/>
          <w:rFonts w:asciiTheme="minorHAnsi" w:eastAsiaTheme="minorEastAsia" w:hAnsiTheme="minorHAnsi" w:cstheme="minorBidi"/>
          <w:noProof/>
          <w:sz w:val="22"/>
          <w:szCs w:val="22"/>
          <w:lang w:val="es-ES" w:eastAsia="es-ES"/>
        </w:rPr>
      </w:pPr>
      <w:del w:id="559" w:author="Orion" w:date="2011-09-01T15:33:00Z">
        <w:r w:rsidRPr="001F6D33" w:rsidDel="004F487F">
          <w:rPr>
            <w:rStyle w:val="Hyperlink"/>
            <w:noProof/>
            <w:lang w:bidi="hi-IN"/>
          </w:rPr>
          <w:delText>5.1.5.2.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Generación y comunicación de órdenes</w:delText>
        </w:r>
        <w:r w:rsidDel="004F487F">
          <w:rPr>
            <w:noProof/>
            <w:webHidden/>
          </w:rPr>
          <w:tab/>
          <w:delText>48</w:delText>
        </w:r>
      </w:del>
    </w:p>
    <w:p w14:paraId="4C2CCC12" w14:textId="77777777" w:rsidR="00791C29" w:rsidDel="004F487F" w:rsidRDefault="00791C29">
      <w:pPr>
        <w:pStyle w:val="TOC1"/>
        <w:tabs>
          <w:tab w:val="left" w:pos="1100"/>
        </w:tabs>
        <w:rPr>
          <w:del w:id="560" w:author="Orion" w:date="2011-09-01T15:33:00Z"/>
          <w:rFonts w:asciiTheme="minorHAnsi" w:eastAsiaTheme="minorEastAsia" w:hAnsiTheme="minorHAnsi" w:cstheme="minorBidi"/>
          <w:noProof/>
          <w:sz w:val="22"/>
          <w:szCs w:val="22"/>
          <w:lang w:val="es-ES" w:eastAsia="es-ES"/>
        </w:rPr>
      </w:pPr>
      <w:del w:id="561" w:author="Orion" w:date="2011-09-01T15:33:00Z">
        <w:r w:rsidRPr="001F6D33" w:rsidDel="004F487F">
          <w:rPr>
            <w:rStyle w:val="Hyperlink"/>
            <w:noProof/>
            <w:lang w:bidi="hi-IN"/>
          </w:rPr>
          <w:delText>5.1.5.3.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Ejecución de órdenes</w:delText>
        </w:r>
        <w:r w:rsidDel="004F487F">
          <w:rPr>
            <w:noProof/>
            <w:webHidden/>
          </w:rPr>
          <w:tab/>
          <w:delText>49</w:delText>
        </w:r>
      </w:del>
    </w:p>
    <w:p w14:paraId="6D9DA202" w14:textId="77777777" w:rsidR="00791C29" w:rsidDel="004F487F" w:rsidRDefault="00791C29">
      <w:pPr>
        <w:pStyle w:val="TOC1"/>
        <w:rPr>
          <w:del w:id="562" w:author="Orion" w:date="2011-09-01T15:33:00Z"/>
          <w:rFonts w:asciiTheme="minorHAnsi" w:eastAsiaTheme="minorEastAsia" w:hAnsiTheme="minorHAnsi" w:cstheme="minorBidi"/>
          <w:noProof/>
          <w:sz w:val="22"/>
          <w:szCs w:val="22"/>
          <w:lang w:val="es-ES" w:eastAsia="es-ES"/>
        </w:rPr>
      </w:pPr>
      <w:del w:id="563" w:author="Orion" w:date="2011-09-01T15:33:00Z">
        <w:r w:rsidRPr="001F6D33" w:rsidDel="004F487F">
          <w:rPr>
            <w:rStyle w:val="Hyperlink"/>
            <w:noProof/>
            <w:lang w:bidi="hi-IN"/>
          </w:rPr>
          <w:delText>5.2.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Simulación</w:delText>
        </w:r>
        <w:r w:rsidDel="004F487F">
          <w:rPr>
            <w:noProof/>
            <w:webHidden/>
          </w:rPr>
          <w:tab/>
          <w:delText>53</w:delText>
        </w:r>
      </w:del>
    </w:p>
    <w:p w14:paraId="535D0DE7" w14:textId="77777777" w:rsidR="00791C29" w:rsidDel="004F487F" w:rsidRDefault="00791C29">
      <w:pPr>
        <w:pStyle w:val="TOC1"/>
        <w:tabs>
          <w:tab w:val="left" w:pos="880"/>
        </w:tabs>
        <w:rPr>
          <w:del w:id="564" w:author="Orion" w:date="2011-09-01T15:33:00Z"/>
          <w:rFonts w:asciiTheme="minorHAnsi" w:eastAsiaTheme="minorEastAsia" w:hAnsiTheme="minorHAnsi" w:cstheme="minorBidi"/>
          <w:noProof/>
          <w:sz w:val="22"/>
          <w:szCs w:val="22"/>
          <w:lang w:val="es-ES" w:eastAsia="es-ES"/>
        </w:rPr>
      </w:pPr>
      <w:del w:id="565" w:author="Orion" w:date="2011-09-01T15:33:00Z">
        <w:r w:rsidRPr="001F6D33" w:rsidDel="004F487F">
          <w:rPr>
            <w:rStyle w:val="Hyperlink"/>
            <w:noProof/>
            <w:lang w:bidi="hi-IN"/>
          </w:rPr>
          <w:delText>5.2.1.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Módulo de lógica</w:delText>
        </w:r>
        <w:r w:rsidDel="004F487F">
          <w:rPr>
            <w:noProof/>
            <w:webHidden/>
          </w:rPr>
          <w:tab/>
          <w:delText>53</w:delText>
        </w:r>
      </w:del>
    </w:p>
    <w:p w14:paraId="33EB3567" w14:textId="77777777" w:rsidR="00791C29" w:rsidDel="004F487F" w:rsidRDefault="00791C29">
      <w:pPr>
        <w:pStyle w:val="TOC1"/>
        <w:tabs>
          <w:tab w:val="left" w:pos="880"/>
        </w:tabs>
        <w:rPr>
          <w:del w:id="566" w:author="Orion" w:date="2011-09-01T15:33:00Z"/>
          <w:rFonts w:asciiTheme="minorHAnsi" w:eastAsiaTheme="minorEastAsia" w:hAnsiTheme="minorHAnsi" w:cstheme="minorBidi"/>
          <w:noProof/>
          <w:sz w:val="22"/>
          <w:szCs w:val="22"/>
          <w:lang w:val="es-ES" w:eastAsia="es-ES"/>
        </w:rPr>
      </w:pPr>
      <w:del w:id="567" w:author="Orion" w:date="2011-09-01T15:33:00Z">
        <w:r w:rsidRPr="001F6D33" w:rsidDel="004F487F">
          <w:rPr>
            <w:rStyle w:val="Hyperlink"/>
            <w:noProof/>
            <w:lang w:bidi="hi-IN"/>
          </w:rPr>
          <w:delText>5.2.2.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Visualización</w:delText>
        </w:r>
        <w:r w:rsidDel="004F487F">
          <w:rPr>
            <w:noProof/>
            <w:webHidden/>
          </w:rPr>
          <w:tab/>
          <w:delText>53</w:delText>
        </w:r>
      </w:del>
    </w:p>
    <w:p w14:paraId="616C8C21" w14:textId="77777777" w:rsidR="00791C29" w:rsidDel="004F487F" w:rsidRDefault="00791C29">
      <w:pPr>
        <w:pStyle w:val="TOC1"/>
        <w:tabs>
          <w:tab w:val="left" w:pos="880"/>
        </w:tabs>
        <w:rPr>
          <w:del w:id="568" w:author="Orion" w:date="2011-09-01T15:33:00Z"/>
          <w:rFonts w:asciiTheme="minorHAnsi" w:eastAsiaTheme="minorEastAsia" w:hAnsiTheme="minorHAnsi" w:cstheme="minorBidi"/>
          <w:noProof/>
          <w:sz w:val="22"/>
          <w:szCs w:val="22"/>
          <w:lang w:val="es-ES" w:eastAsia="es-ES"/>
        </w:rPr>
      </w:pPr>
      <w:del w:id="569" w:author="Orion" w:date="2011-09-01T15:33:00Z">
        <w:r w:rsidRPr="001F6D33" w:rsidDel="004F487F">
          <w:rPr>
            <w:rStyle w:val="Hyperlink"/>
            <w:noProof/>
            <w:lang w:bidi="hi-IN"/>
          </w:rPr>
          <w:delText>5.2.3.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Controlador</w:delText>
        </w:r>
        <w:r w:rsidDel="004F487F">
          <w:rPr>
            <w:noProof/>
            <w:webHidden/>
          </w:rPr>
          <w:tab/>
          <w:delText>57</w:delText>
        </w:r>
      </w:del>
    </w:p>
    <w:p w14:paraId="1C48B46B" w14:textId="77777777" w:rsidR="00791C29" w:rsidDel="004F487F" w:rsidRDefault="00791C29">
      <w:pPr>
        <w:pStyle w:val="TOC1"/>
        <w:rPr>
          <w:del w:id="570" w:author="Orion" w:date="2011-09-01T15:33:00Z"/>
          <w:rFonts w:asciiTheme="minorHAnsi" w:eastAsiaTheme="minorEastAsia" w:hAnsiTheme="minorHAnsi" w:cstheme="minorBidi"/>
          <w:noProof/>
          <w:sz w:val="22"/>
          <w:szCs w:val="22"/>
          <w:lang w:val="es-ES" w:eastAsia="es-ES"/>
        </w:rPr>
      </w:pPr>
      <w:del w:id="571" w:author="Orion" w:date="2011-09-01T15:33:00Z">
        <w:r w:rsidRPr="001F6D33" w:rsidDel="004F487F">
          <w:rPr>
            <w:rStyle w:val="Hyperlink"/>
            <w:noProof/>
            <w:lang w:bidi="hi-IN"/>
          </w:rPr>
          <w:delText>6.</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Casos de estudio</w:delText>
        </w:r>
        <w:r w:rsidDel="004F487F">
          <w:rPr>
            <w:noProof/>
            <w:webHidden/>
          </w:rPr>
          <w:tab/>
          <w:delText>59</w:delText>
        </w:r>
      </w:del>
    </w:p>
    <w:p w14:paraId="2C3E2BF6" w14:textId="77777777" w:rsidR="00791C29" w:rsidDel="004F487F" w:rsidRDefault="00791C29">
      <w:pPr>
        <w:pStyle w:val="TOC1"/>
        <w:rPr>
          <w:del w:id="572" w:author="Orion" w:date="2011-09-01T15:33:00Z"/>
          <w:rFonts w:asciiTheme="minorHAnsi" w:eastAsiaTheme="minorEastAsia" w:hAnsiTheme="minorHAnsi" w:cstheme="minorBidi"/>
          <w:noProof/>
          <w:sz w:val="22"/>
          <w:szCs w:val="22"/>
          <w:lang w:val="es-ES" w:eastAsia="es-ES"/>
        </w:rPr>
      </w:pPr>
      <w:del w:id="573" w:author="Orion" w:date="2011-09-01T15:33:00Z">
        <w:r w:rsidRPr="001F6D33" w:rsidDel="004F487F">
          <w:rPr>
            <w:rStyle w:val="Hyperlink"/>
            <w:noProof/>
            <w:lang w:bidi="hi-IN"/>
          </w:rPr>
          <w:delText>6.1.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Caso básico: dos aviones</w:delText>
        </w:r>
        <w:r w:rsidDel="004F487F">
          <w:rPr>
            <w:noProof/>
            <w:webHidden/>
          </w:rPr>
          <w:tab/>
          <w:delText>59</w:delText>
        </w:r>
      </w:del>
    </w:p>
    <w:p w14:paraId="682953F5" w14:textId="77777777" w:rsidR="00791C29" w:rsidDel="004F487F" w:rsidRDefault="00791C29">
      <w:pPr>
        <w:pStyle w:val="TOC1"/>
        <w:tabs>
          <w:tab w:val="left" w:pos="880"/>
        </w:tabs>
        <w:rPr>
          <w:del w:id="574" w:author="Orion" w:date="2011-09-01T15:33:00Z"/>
          <w:rFonts w:asciiTheme="minorHAnsi" w:eastAsiaTheme="minorEastAsia" w:hAnsiTheme="minorHAnsi" w:cstheme="minorBidi"/>
          <w:noProof/>
          <w:sz w:val="22"/>
          <w:szCs w:val="22"/>
          <w:lang w:val="es-ES" w:eastAsia="es-ES"/>
        </w:rPr>
      </w:pPr>
      <w:del w:id="575" w:author="Orion" w:date="2011-09-01T15:33:00Z">
        <w:r w:rsidRPr="001F6D33" w:rsidDel="004F487F">
          <w:rPr>
            <w:rStyle w:val="Hyperlink"/>
            <w:noProof/>
            <w:lang w:bidi="hi-IN"/>
          </w:rPr>
          <w:delText>6.1.1.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Dos aviones sin puntos de paso</w:delText>
        </w:r>
        <w:r w:rsidDel="004F487F">
          <w:rPr>
            <w:noProof/>
            <w:webHidden/>
          </w:rPr>
          <w:tab/>
          <w:delText>59</w:delText>
        </w:r>
      </w:del>
    </w:p>
    <w:p w14:paraId="1486C4CF" w14:textId="77777777" w:rsidR="00791C29" w:rsidDel="004F487F" w:rsidRDefault="00791C29">
      <w:pPr>
        <w:pStyle w:val="TOC1"/>
        <w:tabs>
          <w:tab w:val="left" w:pos="880"/>
        </w:tabs>
        <w:rPr>
          <w:del w:id="576" w:author="Orion" w:date="2011-09-01T15:33:00Z"/>
          <w:rFonts w:asciiTheme="minorHAnsi" w:eastAsiaTheme="minorEastAsia" w:hAnsiTheme="minorHAnsi" w:cstheme="minorBidi"/>
          <w:noProof/>
          <w:sz w:val="22"/>
          <w:szCs w:val="22"/>
          <w:lang w:val="es-ES" w:eastAsia="es-ES"/>
        </w:rPr>
      </w:pPr>
      <w:del w:id="577" w:author="Orion" w:date="2011-09-01T15:33:00Z">
        <w:r w:rsidRPr="001F6D33" w:rsidDel="004F487F">
          <w:rPr>
            <w:rStyle w:val="Hyperlink"/>
            <w:noProof/>
            <w:lang w:bidi="hi-IN"/>
          </w:rPr>
          <w:delText>6.1.2.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Dos aviones con puntos de paso</w:delText>
        </w:r>
        <w:r w:rsidDel="004F487F">
          <w:rPr>
            <w:noProof/>
            <w:webHidden/>
          </w:rPr>
          <w:tab/>
          <w:delText>66</w:delText>
        </w:r>
      </w:del>
    </w:p>
    <w:p w14:paraId="1138F4C5" w14:textId="77777777" w:rsidR="00791C29" w:rsidDel="004F487F" w:rsidRDefault="00791C29">
      <w:pPr>
        <w:pStyle w:val="TOC1"/>
        <w:rPr>
          <w:del w:id="578" w:author="Orion" w:date="2011-09-01T15:33:00Z"/>
          <w:rFonts w:asciiTheme="minorHAnsi" w:eastAsiaTheme="minorEastAsia" w:hAnsiTheme="minorHAnsi" w:cstheme="minorBidi"/>
          <w:noProof/>
          <w:sz w:val="22"/>
          <w:szCs w:val="22"/>
          <w:lang w:val="es-ES" w:eastAsia="es-ES"/>
        </w:rPr>
      </w:pPr>
      <w:del w:id="579" w:author="Orion" w:date="2011-09-01T15:33:00Z">
        <w:r w:rsidRPr="001F6D33" w:rsidDel="004F487F">
          <w:rPr>
            <w:rStyle w:val="Hyperlink"/>
            <w:noProof/>
            <w:lang w:bidi="hi-IN"/>
          </w:rPr>
          <w:delText>6.2.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Caso avanzado: varios aviones</w:delText>
        </w:r>
        <w:r w:rsidDel="004F487F">
          <w:rPr>
            <w:noProof/>
            <w:webHidden/>
          </w:rPr>
          <w:tab/>
          <w:delText>68</w:delText>
        </w:r>
      </w:del>
    </w:p>
    <w:p w14:paraId="5112EC8D" w14:textId="77777777" w:rsidR="00791C29" w:rsidDel="004F487F" w:rsidRDefault="00791C29">
      <w:pPr>
        <w:pStyle w:val="TOC1"/>
        <w:tabs>
          <w:tab w:val="left" w:pos="880"/>
        </w:tabs>
        <w:rPr>
          <w:del w:id="580" w:author="Orion" w:date="2011-09-01T15:33:00Z"/>
          <w:rFonts w:asciiTheme="minorHAnsi" w:eastAsiaTheme="minorEastAsia" w:hAnsiTheme="minorHAnsi" w:cstheme="minorBidi"/>
          <w:noProof/>
          <w:sz w:val="22"/>
          <w:szCs w:val="22"/>
          <w:lang w:val="es-ES" w:eastAsia="es-ES"/>
        </w:rPr>
      </w:pPr>
      <w:del w:id="581" w:author="Orion" w:date="2011-09-01T15:33:00Z">
        <w:r w:rsidRPr="001F6D33" w:rsidDel="004F487F">
          <w:rPr>
            <w:rStyle w:val="Hyperlink"/>
            <w:noProof/>
            <w:lang w:bidi="hi-IN"/>
          </w:rPr>
          <w:delText>6.2.1.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Varios  aviones sin puntos de paso</w:delText>
        </w:r>
        <w:r w:rsidDel="004F487F">
          <w:rPr>
            <w:noProof/>
            <w:webHidden/>
          </w:rPr>
          <w:tab/>
          <w:delText>69</w:delText>
        </w:r>
      </w:del>
    </w:p>
    <w:p w14:paraId="5E09C5E5" w14:textId="77777777" w:rsidR="00791C29" w:rsidDel="004F487F" w:rsidRDefault="00791C29">
      <w:pPr>
        <w:pStyle w:val="TOC1"/>
        <w:tabs>
          <w:tab w:val="left" w:pos="880"/>
        </w:tabs>
        <w:rPr>
          <w:del w:id="582" w:author="Orion" w:date="2011-09-01T15:33:00Z"/>
          <w:rFonts w:asciiTheme="minorHAnsi" w:eastAsiaTheme="minorEastAsia" w:hAnsiTheme="minorHAnsi" w:cstheme="minorBidi"/>
          <w:noProof/>
          <w:sz w:val="22"/>
          <w:szCs w:val="22"/>
          <w:lang w:val="es-ES" w:eastAsia="es-ES"/>
        </w:rPr>
      </w:pPr>
      <w:del w:id="583" w:author="Orion" w:date="2011-09-01T15:33:00Z">
        <w:r w:rsidRPr="001F6D33" w:rsidDel="004F487F">
          <w:rPr>
            <w:rStyle w:val="Hyperlink"/>
            <w:noProof/>
            <w:lang w:bidi="hi-IN"/>
          </w:rPr>
          <w:delText>6.2.2.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Varios aviones con puntos de paso</w:delText>
        </w:r>
        <w:r w:rsidDel="004F487F">
          <w:rPr>
            <w:noProof/>
            <w:webHidden/>
          </w:rPr>
          <w:tab/>
          <w:delText>72</w:delText>
        </w:r>
      </w:del>
    </w:p>
    <w:p w14:paraId="37F9D8E1" w14:textId="77777777" w:rsidR="00791C29" w:rsidDel="004F487F" w:rsidRDefault="00791C29">
      <w:pPr>
        <w:pStyle w:val="TOC1"/>
        <w:rPr>
          <w:del w:id="584" w:author="Orion" w:date="2011-09-01T15:33:00Z"/>
          <w:rFonts w:asciiTheme="minorHAnsi" w:eastAsiaTheme="minorEastAsia" w:hAnsiTheme="minorHAnsi" w:cstheme="minorBidi"/>
          <w:noProof/>
          <w:sz w:val="22"/>
          <w:szCs w:val="22"/>
          <w:lang w:val="es-ES" w:eastAsia="es-ES"/>
        </w:rPr>
      </w:pPr>
      <w:del w:id="585" w:author="Orion" w:date="2011-09-01T15:33:00Z">
        <w:r w:rsidRPr="001F6D33" w:rsidDel="004F487F">
          <w:rPr>
            <w:rStyle w:val="Hyperlink"/>
            <w:noProof/>
            <w:lang w:bidi="hi-IN"/>
          </w:rPr>
          <w:delText>6.3.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Discusión</w:delText>
        </w:r>
        <w:r w:rsidDel="004F487F">
          <w:rPr>
            <w:noProof/>
            <w:webHidden/>
          </w:rPr>
          <w:tab/>
          <w:delText>75</w:delText>
        </w:r>
      </w:del>
    </w:p>
    <w:p w14:paraId="0701FECB" w14:textId="77777777" w:rsidR="00791C29" w:rsidDel="004F487F" w:rsidRDefault="00791C29">
      <w:pPr>
        <w:pStyle w:val="TOC1"/>
        <w:rPr>
          <w:del w:id="586" w:author="Orion" w:date="2011-09-01T15:33:00Z"/>
          <w:rFonts w:asciiTheme="minorHAnsi" w:eastAsiaTheme="minorEastAsia" w:hAnsiTheme="minorHAnsi" w:cstheme="minorBidi"/>
          <w:noProof/>
          <w:sz w:val="22"/>
          <w:szCs w:val="22"/>
          <w:lang w:val="es-ES" w:eastAsia="es-ES"/>
        </w:rPr>
      </w:pPr>
      <w:del w:id="587" w:author="Orion" w:date="2011-09-01T15:33:00Z">
        <w:r w:rsidRPr="001F6D33" w:rsidDel="004F487F">
          <w:rPr>
            <w:rStyle w:val="Hyperlink"/>
            <w:noProof/>
            <w:lang w:bidi="hi-IN"/>
          </w:rPr>
          <w:delText>7.</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Conclusiones y trabajo futuro</w:delText>
        </w:r>
        <w:r w:rsidDel="004F487F">
          <w:rPr>
            <w:noProof/>
            <w:webHidden/>
          </w:rPr>
          <w:tab/>
          <w:delText>77</w:delText>
        </w:r>
      </w:del>
    </w:p>
    <w:p w14:paraId="7298570F" w14:textId="77777777" w:rsidR="00791C29" w:rsidDel="004F487F" w:rsidRDefault="00791C29">
      <w:pPr>
        <w:pStyle w:val="TOC1"/>
        <w:rPr>
          <w:del w:id="588" w:author="Orion" w:date="2011-09-01T15:33:00Z"/>
          <w:rFonts w:asciiTheme="minorHAnsi" w:eastAsiaTheme="minorEastAsia" w:hAnsiTheme="minorHAnsi" w:cstheme="minorBidi"/>
          <w:noProof/>
          <w:sz w:val="22"/>
          <w:szCs w:val="22"/>
          <w:lang w:val="es-ES" w:eastAsia="es-ES"/>
        </w:rPr>
      </w:pPr>
      <w:del w:id="589" w:author="Orion" w:date="2011-09-01T15:33:00Z">
        <w:r w:rsidRPr="001F6D33" w:rsidDel="004F487F">
          <w:rPr>
            <w:rStyle w:val="Hyperlink"/>
            <w:noProof/>
            <w:lang w:bidi="hi-IN"/>
          </w:rPr>
          <w:delText>7.1.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Conclusión</w:delText>
        </w:r>
        <w:r w:rsidDel="004F487F">
          <w:rPr>
            <w:noProof/>
            <w:webHidden/>
          </w:rPr>
          <w:tab/>
          <w:delText>77</w:delText>
        </w:r>
      </w:del>
    </w:p>
    <w:p w14:paraId="5950C5D2" w14:textId="77777777" w:rsidR="00791C29" w:rsidDel="004F487F" w:rsidRDefault="00791C29">
      <w:pPr>
        <w:pStyle w:val="TOC1"/>
        <w:rPr>
          <w:del w:id="590" w:author="Orion" w:date="2011-09-01T15:33:00Z"/>
          <w:rFonts w:asciiTheme="minorHAnsi" w:eastAsiaTheme="minorEastAsia" w:hAnsiTheme="minorHAnsi" w:cstheme="minorBidi"/>
          <w:noProof/>
          <w:sz w:val="22"/>
          <w:szCs w:val="22"/>
          <w:lang w:val="es-ES" w:eastAsia="es-ES"/>
        </w:rPr>
      </w:pPr>
      <w:del w:id="591" w:author="Orion" w:date="2011-09-01T15:33:00Z">
        <w:r w:rsidRPr="001F6D33" w:rsidDel="004F487F">
          <w:rPr>
            <w:rStyle w:val="Hyperlink"/>
            <w:noProof/>
            <w:lang w:bidi="hi-IN"/>
          </w:rPr>
          <w:delText>7.2.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Trabajo Futuro</w:delText>
        </w:r>
        <w:r w:rsidDel="004F487F">
          <w:rPr>
            <w:noProof/>
            <w:webHidden/>
          </w:rPr>
          <w:tab/>
          <w:delText>78</w:delText>
        </w:r>
      </w:del>
    </w:p>
    <w:p w14:paraId="0AC1EE5F" w14:textId="77777777" w:rsidR="00791C29" w:rsidDel="004F487F" w:rsidRDefault="00791C29">
      <w:pPr>
        <w:pStyle w:val="TOC1"/>
        <w:rPr>
          <w:del w:id="592" w:author="Orion" w:date="2011-09-01T15:33:00Z"/>
          <w:rFonts w:asciiTheme="minorHAnsi" w:eastAsiaTheme="minorEastAsia" w:hAnsiTheme="minorHAnsi" w:cstheme="minorBidi"/>
          <w:noProof/>
          <w:sz w:val="22"/>
          <w:szCs w:val="22"/>
          <w:lang w:val="es-ES" w:eastAsia="es-ES"/>
        </w:rPr>
      </w:pPr>
      <w:del w:id="593" w:author="Orion" w:date="2011-09-01T15:33:00Z">
        <w:r w:rsidRPr="001F6D33" w:rsidDel="004F487F">
          <w:rPr>
            <w:rStyle w:val="Hyperlink"/>
            <w:noProof/>
            <w:lang w:bidi="hi-IN"/>
          </w:rPr>
          <w:delText>Bibliografía</w:delText>
        </w:r>
        <w:r w:rsidDel="004F487F">
          <w:rPr>
            <w:noProof/>
            <w:webHidden/>
          </w:rPr>
          <w:tab/>
          <w:delText>79</w:delText>
        </w:r>
      </w:del>
    </w:p>
    <w:p w14:paraId="4CE26743" w14:textId="77777777" w:rsidR="00791C29" w:rsidDel="004F487F" w:rsidRDefault="00791C29">
      <w:pPr>
        <w:pStyle w:val="TOC1"/>
        <w:rPr>
          <w:del w:id="594" w:author="Orion" w:date="2011-09-01T15:33:00Z"/>
          <w:rFonts w:asciiTheme="minorHAnsi" w:eastAsiaTheme="minorEastAsia" w:hAnsiTheme="minorHAnsi" w:cstheme="minorBidi"/>
          <w:noProof/>
          <w:sz w:val="22"/>
          <w:szCs w:val="22"/>
          <w:lang w:val="es-ES" w:eastAsia="es-ES"/>
        </w:rPr>
      </w:pPr>
      <w:del w:id="595" w:author="Orion" w:date="2011-09-01T15:33:00Z">
        <w:r w:rsidRPr="001F6D33" w:rsidDel="004F487F">
          <w:rPr>
            <w:rStyle w:val="Hyperlink"/>
            <w:rFonts w:eastAsia="SimSun"/>
            <w:bCs/>
            <w:noProof/>
            <w:kern w:val="1"/>
            <w:lang w:bidi="hi-IN"/>
          </w:rPr>
          <w:lastRenderedPageBreak/>
          <w:delText>Glosario</w:delText>
        </w:r>
        <w:r w:rsidDel="004F487F">
          <w:rPr>
            <w:noProof/>
            <w:webHidden/>
          </w:rPr>
          <w:tab/>
          <w:delText>83</w:delText>
        </w:r>
      </w:del>
    </w:p>
    <w:p w14:paraId="24A04A63" w14:textId="77777777" w:rsidR="00791C29" w:rsidDel="004F487F" w:rsidRDefault="00791C29">
      <w:pPr>
        <w:pStyle w:val="TOC1"/>
        <w:rPr>
          <w:del w:id="596" w:author="Orion" w:date="2011-09-01T15:33:00Z"/>
          <w:rFonts w:asciiTheme="minorHAnsi" w:eastAsiaTheme="minorEastAsia" w:hAnsiTheme="minorHAnsi" w:cstheme="minorBidi"/>
          <w:noProof/>
          <w:sz w:val="22"/>
          <w:szCs w:val="22"/>
          <w:lang w:val="es-ES" w:eastAsia="es-ES"/>
        </w:rPr>
      </w:pPr>
      <w:del w:id="597" w:author="Orion" w:date="2011-09-01T15:33:00Z">
        <w:r w:rsidRPr="001F6D33" w:rsidDel="004F487F">
          <w:rPr>
            <w:rStyle w:val="Hyperlink"/>
            <w:noProof/>
            <w:lang w:bidi="hi-IN"/>
          </w:rPr>
          <w:delText>Apéndice A</w:delText>
        </w:r>
        <w:r w:rsidDel="004F487F">
          <w:rPr>
            <w:noProof/>
            <w:webHidden/>
          </w:rPr>
          <w:tab/>
          <w:delText>85</w:delText>
        </w:r>
      </w:del>
    </w:p>
    <w:p w14:paraId="58807DF3" w14:textId="62367566" w:rsidR="00E026E0" w:rsidRDefault="00120931">
      <w:pPr>
        <w:pStyle w:val="TableofFigures"/>
        <w:tabs>
          <w:tab w:val="right" w:leader="dot" w:pos="9628"/>
        </w:tabs>
      </w:pPr>
      <w:r>
        <w:fldChar w:fldCharType="end"/>
      </w:r>
      <w:r>
        <w:br w:type="page"/>
      </w:r>
      <w:bookmarkStart w:id="598" w:name="Acknowledgements"/>
    </w:p>
    <w:p w14:paraId="7B8005D3" w14:textId="52E8B544" w:rsidR="00B24539" w:rsidRPr="00FB105D" w:rsidRDefault="00BC3639" w:rsidP="00B869D0">
      <w:pPr>
        <w:pStyle w:val="PageHeading"/>
      </w:pPr>
      <w:bookmarkStart w:id="599" w:name="_Toc302654520"/>
      <w:proofErr w:type="spellStart"/>
      <w:r w:rsidRPr="00790D72">
        <w:rPr>
          <w:rPrChange w:id="600" w:author="IO" w:date="2011-08-29T18:24:00Z">
            <w:rPr>
              <w:b w:val="0"/>
              <w:lang w:val="es-ES"/>
            </w:rPr>
          </w:rPrChange>
        </w:rPr>
        <w:lastRenderedPageBreak/>
        <w:t>Tabla</w:t>
      </w:r>
      <w:proofErr w:type="spellEnd"/>
      <w:r w:rsidRPr="00790D72">
        <w:rPr>
          <w:rPrChange w:id="601" w:author="IO" w:date="2011-08-29T18:24:00Z">
            <w:rPr>
              <w:b w:val="0"/>
              <w:lang w:val="es-ES"/>
            </w:rPr>
          </w:rPrChange>
        </w:rPr>
        <w:t xml:space="preserve"> de </w:t>
      </w:r>
      <w:proofErr w:type="spellStart"/>
      <w:r w:rsidRPr="00790D72">
        <w:rPr>
          <w:rPrChange w:id="602" w:author="IO" w:date="2011-08-29T18:24:00Z">
            <w:rPr>
              <w:b w:val="0"/>
              <w:lang w:val="es-ES"/>
            </w:rPr>
          </w:rPrChange>
        </w:rPr>
        <w:t>Figuras</w:t>
      </w:r>
      <w:bookmarkEnd w:id="599"/>
      <w:proofErr w:type="spellEnd"/>
    </w:p>
    <w:p w14:paraId="3BF1FA0F" w14:textId="77777777" w:rsidR="000F6CBE" w:rsidRDefault="00282C13">
      <w:pPr>
        <w:pStyle w:val="TableofFigures"/>
        <w:tabs>
          <w:tab w:val="right" w:leader="dot" w:pos="9628"/>
        </w:tabs>
        <w:rPr>
          <w:ins w:id="603" w:author="Orion" w:date="2011-09-01T15:19:00Z"/>
          <w:rFonts w:eastAsiaTheme="minorEastAsia" w:cstheme="minorBidi"/>
          <w:i w:val="0"/>
          <w:iCs w:val="0"/>
          <w:noProof/>
          <w:kern w:val="0"/>
          <w:sz w:val="22"/>
          <w:szCs w:val="22"/>
          <w:lang w:eastAsia="es-ES" w:bidi="ar-SA"/>
        </w:rPr>
      </w:pPr>
      <w:r>
        <w:fldChar w:fldCharType="begin"/>
      </w:r>
      <w:r>
        <w:instrText xml:space="preserve"> TOC \h \z \c "Figura" </w:instrText>
      </w:r>
      <w:r>
        <w:fldChar w:fldCharType="separate"/>
      </w:r>
      <w:ins w:id="604" w:author="Orion" w:date="2011-09-01T15:19:00Z">
        <w:r w:rsidR="000F6CBE" w:rsidRPr="00930143">
          <w:rPr>
            <w:rStyle w:val="Hyperlink"/>
            <w:noProof/>
          </w:rPr>
          <w:fldChar w:fldCharType="begin"/>
        </w:r>
        <w:r w:rsidR="000F6CBE" w:rsidRPr="00930143">
          <w:rPr>
            <w:rStyle w:val="Hyperlink"/>
            <w:noProof/>
          </w:rPr>
          <w:instrText xml:space="preserve"> </w:instrText>
        </w:r>
        <w:r w:rsidR="000F6CBE">
          <w:rPr>
            <w:noProof/>
          </w:rPr>
          <w:instrText>HYPERLINK \l "_Toc302653707"</w:instrText>
        </w:r>
        <w:r w:rsidR="000F6CBE" w:rsidRPr="00930143">
          <w:rPr>
            <w:rStyle w:val="Hyperlink"/>
            <w:noProof/>
          </w:rPr>
          <w:instrText xml:space="preserve"> </w:instrText>
        </w:r>
        <w:r w:rsidR="000F6CBE" w:rsidRPr="00930143">
          <w:rPr>
            <w:rStyle w:val="Hyperlink"/>
            <w:noProof/>
          </w:rPr>
          <w:fldChar w:fldCharType="separate"/>
        </w:r>
        <w:r w:rsidR="000F6CBE" w:rsidRPr="00930143">
          <w:rPr>
            <w:rStyle w:val="Hyperlink"/>
            <w:noProof/>
          </w:rPr>
          <w:t>Figura 1: División del espacio aéreo</w:t>
        </w:r>
        <w:r w:rsidR="000F6CBE" w:rsidRPr="00930143">
          <w:rPr>
            <w:rStyle w:val="Hyperlink"/>
            <w:rFonts w:cs="Times New Roman"/>
            <w:noProof/>
          </w:rPr>
          <w:t xml:space="preserve"> [27].</w:t>
        </w:r>
        <w:r w:rsidR="000F6CBE">
          <w:rPr>
            <w:noProof/>
            <w:webHidden/>
          </w:rPr>
          <w:tab/>
        </w:r>
        <w:r w:rsidR="000F6CBE">
          <w:rPr>
            <w:noProof/>
            <w:webHidden/>
          </w:rPr>
          <w:fldChar w:fldCharType="begin"/>
        </w:r>
        <w:r w:rsidR="000F6CBE">
          <w:rPr>
            <w:noProof/>
            <w:webHidden/>
          </w:rPr>
          <w:instrText xml:space="preserve"> PAGEREF _Toc302653707 \h </w:instrText>
        </w:r>
      </w:ins>
      <w:r w:rsidR="000F6CBE">
        <w:rPr>
          <w:noProof/>
          <w:webHidden/>
        </w:rPr>
      </w:r>
      <w:r w:rsidR="000F6CBE">
        <w:rPr>
          <w:noProof/>
          <w:webHidden/>
        </w:rPr>
        <w:fldChar w:fldCharType="separate"/>
      </w:r>
      <w:ins w:id="605" w:author="Orion" w:date="2011-09-21T08:27:00Z">
        <w:r w:rsidR="0071153F">
          <w:rPr>
            <w:noProof/>
            <w:webHidden/>
          </w:rPr>
          <w:t>21</w:t>
        </w:r>
      </w:ins>
      <w:ins w:id="606" w:author="Orion" w:date="2011-09-01T15:19:00Z">
        <w:r w:rsidR="000F6CBE">
          <w:rPr>
            <w:noProof/>
            <w:webHidden/>
          </w:rPr>
          <w:fldChar w:fldCharType="end"/>
        </w:r>
        <w:r w:rsidR="000F6CBE" w:rsidRPr="00930143">
          <w:rPr>
            <w:rStyle w:val="Hyperlink"/>
            <w:noProof/>
          </w:rPr>
          <w:fldChar w:fldCharType="end"/>
        </w:r>
      </w:ins>
    </w:p>
    <w:p w14:paraId="4D12DF86" w14:textId="77777777" w:rsidR="000F6CBE" w:rsidRDefault="000F6CBE">
      <w:pPr>
        <w:pStyle w:val="TableofFigures"/>
        <w:tabs>
          <w:tab w:val="right" w:leader="dot" w:pos="9628"/>
        </w:tabs>
        <w:rPr>
          <w:ins w:id="607" w:author="Orion" w:date="2011-09-01T15:19:00Z"/>
          <w:rFonts w:eastAsiaTheme="minorEastAsia" w:cstheme="minorBidi"/>
          <w:i w:val="0"/>
          <w:iCs w:val="0"/>
          <w:noProof/>
          <w:kern w:val="0"/>
          <w:sz w:val="22"/>
          <w:szCs w:val="22"/>
          <w:lang w:eastAsia="es-ES" w:bidi="ar-SA"/>
        </w:rPr>
      </w:pPr>
      <w:ins w:id="60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"_Toc302653708"</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 Casos de Uso.</w:t>
        </w:r>
        <w:r>
          <w:rPr>
            <w:noProof/>
            <w:webHidden/>
          </w:rPr>
          <w:tab/>
        </w:r>
        <w:r>
          <w:rPr>
            <w:noProof/>
            <w:webHidden/>
          </w:rPr>
          <w:fldChar w:fldCharType="begin"/>
        </w:r>
        <w:r>
          <w:rPr>
            <w:noProof/>
            <w:webHidden/>
          </w:rPr>
          <w:instrText xml:space="preserve"> PAGEREF _Toc302653708 \h </w:instrText>
        </w:r>
      </w:ins>
      <w:r>
        <w:rPr>
          <w:noProof/>
          <w:webHidden/>
        </w:rPr>
      </w:r>
      <w:r>
        <w:rPr>
          <w:noProof/>
          <w:webHidden/>
        </w:rPr>
        <w:fldChar w:fldCharType="separate"/>
      </w:r>
      <w:ins w:id="609" w:author="Orion" w:date="2011-09-21T08:27:00Z">
        <w:r w:rsidR="0071153F">
          <w:rPr>
            <w:noProof/>
            <w:webHidden/>
          </w:rPr>
          <w:t>40</w:t>
        </w:r>
      </w:ins>
      <w:ins w:id="610" w:author="Orion" w:date="2011-09-01T15:19:00Z">
        <w:r>
          <w:rPr>
            <w:noProof/>
            <w:webHidden/>
          </w:rPr>
          <w:fldChar w:fldCharType="end"/>
        </w:r>
        <w:r w:rsidRPr="00930143">
          <w:rPr>
            <w:rStyle w:val="Hyperlink"/>
            <w:noProof/>
          </w:rPr>
          <w:fldChar w:fldCharType="end"/>
        </w:r>
      </w:ins>
    </w:p>
    <w:p w14:paraId="6815FBDB" w14:textId="77777777" w:rsidR="000F6CBE" w:rsidRDefault="000F6CBE">
      <w:pPr>
        <w:pStyle w:val="TableofFigures"/>
        <w:tabs>
          <w:tab w:val="right" w:leader="dot" w:pos="9628"/>
        </w:tabs>
        <w:rPr>
          <w:ins w:id="611" w:author="Orion" w:date="2011-09-01T15:19:00Z"/>
          <w:rFonts w:eastAsiaTheme="minorEastAsia" w:cstheme="minorBidi"/>
          <w:i w:val="0"/>
          <w:iCs w:val="0"/>
          <w:noProof/>
          <w:kern w:val="0"/>
          <w:sz w:val="22"/>
          <w:szCs w:val="22"/>
          <w:lang w:eastAsia="es-ES" w:bidi="ar-SA"/>
        </w:rPr>
      </w:pPr>
      <w:ins w:id="61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"_Toc302653709"</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3: Diagrama de Objetivos.</w:t>
        </w:r>
        <w:r>
          <w:rPr>
            <w:noProof/>
            <w:webHidden/>
          </w:rPr>
          <w:tab/>
        </w:r>
        <w:r>
          <w:rPr>
            <w:noProof/>
            <w:webHidden/>
          </w:rPr>
          <w:fldChar w:fldCharType="begin"/>
        </w:r>
        <w:r>
          <w:rPr>
            <w:noProof/>
            <w:webHidden/>
          </w:rPr>
          <w:instrText xml:space="preserve"> PAGEREF _Toc302653709 \h </w:instrText>
        </w:r>
      </w:ins>
      <w:r>
        <w:rPr>
          <w:noProof/>
          <w:webHidden/>
        </w:rPr>
      </w:r>
      <w:r>
        <w:rPr>
          <w:noProof/>
          <w:webHidden/>
        </w:rPr>
        <w:fldChar w:fldCharType="separate"/>
      </w:r>
      <w:ins w:id="613" w:author="Orion" w:date="2011-09-21T08:27:00Z">
        <w:r w:rsidR="0071153F">
          <w:rPr>
            <w:noProof/>
            <w:webHidden/>
          </w:rPr>
          <w:t>41</w:t>
        </w:r>
      </w:ins>
      <w:ins w:id="614" w:author="Orion" w:date="2011-09-01T15:19:00Z">
        <w:r>
          <w:rPr>
            <w:noProof/>
            <w:webHidden/>
          </w:rPr>
          <w:fldChar w:fldCharType="end"/>
        </w:r>
        <w:r w:rsidRPr="00930143">
          <w:rPr>
            <w:rStyle w:val="Hyperlink"/>
            <w:noProof/>
          </w:rPr>
          <w:fldChar w:fldCharType="end"/>
        </w:r>
      </w:ins>
    </w:p>
    <w:p w14:paraId="2E6BFB25" w14:textId="77777777" w:rsidR="000F6CBE" w:rsidRDefault="000F6CBE">
      <w:pPr>
        <w:pStyle w:val="TableofFigures"/>
        <w:tabs>
          <w:tab w:val="right" w:leader="dot" w:pos="9628"/>
        </w:tabs>
        <w:rPr>
          <w:ins w:id="615" w:author="Orion" w:date="2011-09-01T15:19:00Z"/>
          <w:rFonts w:eastAsiaTheme="minorEastAsia" w:cstheme="minorBidi"/>
          <w:i w:val="0"/>
          <w:iCs w:val="0"/>
          <w:noProof/>
          <w:kern w:val="0"/>
          <w:sz w:val="22"/>
          <w:szCs w:val="22"/>
          <w:lang w:eastAsia="es-ES" w:bidi="ar-SA"/>
        </w:rPr>
      </w:pPr>
      <w:ins w:id="61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"_Toc302653710"</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4: Estado Mental inicial del agente “FlightPlanner”.</w:t>
        </w:r>
        <w:r>
          <w:rPr>
            <w:noProof/>
            <w:webHidden/>
          </w:rPr>
          <w:tab/>
        </w:r>
        <w:r>
          <w:rPr>
            <w:noProof/>
            <w:webHidden/>
          </w:rPr>
          <w:fldChar w:fldCharType="begin"/>
        </w:r>
        <w:r>
          <w:rPr>
            <w:noProof/>
            <w:webHidden/>
          </w:rPr>
          <w:instrText xml:space="preserve"> PAGEREF _Toc302653710 \h </w:instrText>
        </w:r>
      </w:ins>
      <w:r>
        <w:rPr>
          <w:noProof/>
          <w:webHidden/>
        </w:rPr>
      </w:r>
      <w:r>
        <w:rPr>
          <w:noProof/>
          <w:webHidden/>
        </w:rPr>
        <w:fldChar w:fldCharType="separate"/>
      </w:r>
      <w:ins w:id="617" w:author="Orion" w:date="2011-09-21T08:27:00Z">
        <w:r w:rsidR="0071153F">
          <w:rPr>
            <w:noProof/>
            <w:webHidden/>
          </w:rPr>
          <w:t>41</w:t>
        </w:r>
      </w:ins>
      <w:ins w:id="618" w:author="Orion" w:date="2011-09-01T15:19:00Z">
        <w:r>
          <w:rPr>
            <w:noProof/>
            <w:webHidden/>
          </w:rPr>
          <w:fldChar w:fldCharType="end"/>
        </w:r>
        <w:r w:rsidRPr="00930143">
          <w:rPr>
            <w:rStyle w:val="Hyperlink"/>
            <w:noProof/>
          </w:rPr>
          <w:fldChar w:fldCharType="end"/>
        </w:r>
      </w:ins>
    </w:p>
    <w:p w14:paraId="7F8E7435" w14:textId="77777777" w:rsidR="000F6CBE" w:rsidRDefault="000F6CBE">
      <w:pPr>
        <w:pStyle w:val="TableofFigures"/>
        <w:tabs>
          <w:tab w:val="right" w:leader="dot" w:pos="9628"/>
        </w:tabs>
        <w:rPr>
          <w:ins w:id="619" w:author="Orion" w:date="2011-09-01T15:19:00Z"/>
          <w:rFonts w:eastAsiaTheme="minorEastAsia" w:cstheme="minorBidi"/>
          <w:i w:val="0"/>
          <w:iCs w:val="0"/>
          <w:noProof/>
          <w:kern w:val="0"/>
          <w:sz w:val="22"/>
          <w:szCs w:val="22"/>
          <w:lang w:eastAsia="es-ES" w:bidi="ar-SA"/>
        </w:rPr>
      </w:pPr>
      <w:ins w:id="62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"_Toc302653711"</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5: Tarea de Crear Planes de Vuelo.</w:t>
        </w:r>
        <w:r>
          <w:rPr>
            <w:noProof/>
            <w:webHidden/>
          </w:rPr>
          <w:tab/>
        </w:r>
        <w:r>
          <w:rPr>
            <w:noProof/>
            <w:webHidden/>
          </w:rPr>
          <w:fldChar w:fldCharType="begin"/>
        </w:r>
        <w:r>
          <w:rPr>
            <w:noProof/>
            <w:webHidden/>
          </w:rPr>
          <w:instrText xml:space="preserve"> PAGEREF _Toc302653711 \h </w:instrText>
        </w:r>
      </w:ins>
      <w:r>
        <w:rPr>
          <w:noProof/>
          <w:webHidden/>
        </w:rPr>
      </w:r>
      <w:r>
        <w:rPr>
          <w:noProof/>
          <w:webHidden/>
        </w:rPr>
        <w:fldChar w:fldCharType="separate"/>
      </w:r>
      <w:ins w:id="621" w:author="Orion" w:date="2011-09-21T08:27:00Z">
        <w:r w:rsidR="0071153F">
          <w:rPr>
            <w:noProof/>
            <w:webHidden/>
          </w:rPr>
          <w:t>41</w:t>
        </w:r>
      </w:ins>
      <w:ins w:id="622" w:author="Orion" w:date="2011-09-01T15:19:00Z">
        <w:r>
          <w:rPr>
            <w:noProof/>
            <w:webHidden/>
          </w:rPr>
          <w:fldChar w:fldCharType="end"/>
        </w:r>
        <w:r w:rsidRPr="00930143">
          <w:rPr>
            <w:rStyle w:val="Hyperlink"/>
            <w:noProof/>
          </w:rPr>
          <w:fldChar w:fldCharType="end"/>
        </w:r>
      </w:ins>
    </w:p>
    <w:p w14:paraId="170D172F" w14:textId="77777777" w:rsidR="000F6CBE" w:rsidRDefault="000F6CBE">
      <w:pPr>
        <w:pStyle w:val="TableofFigures"/>
        <w:tabs>
          <w:tab w:val="right" w:leader="dot" w:pos="9628"/>
        </w:tabs>
        <w:rPr>
          <w:ins w:id="623" w:author="Orion" w:date="2011-09-01T15:19:00Z"/>
          <w:rFonts w:eastAsiaTheme="minorEastAsia" w:cstheme="minorBidi"/>
          <w:i w:val="0"/>
          <w:iCs w:val="0"/>
          <w:noProof/>
          <w:kern w:val="0"/>
          <w:sz w:val="22"/>
          <w:szCs w:val="22"/>
          <w:lang w:eastAsia="es-ES" w:bidi="ar-SA"/>
        </w:rPr>
      </w:pPr>
      <w:ins w:id="62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"_Toc302653712"</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6: Diagrama de Interacción Para Recibir el Plan de Vuelo Inicial.</w:t>
        </w:r>
        <w:r>
          <w:rPr>
            <w:noProof/>
            <w:webHidden/>
          </w:rPr>
          <w:tab/>
        </w:r>
        <w:r>
          <w:rPr>
            <w:noProof/>
            <w:webHidden/>
          </w:rPr>
          <w:fldChar w:fldCharType="begin"/>
        </w:r>
        <w:r>
          <w:rPr>
            <w:noProof/>
            <w:webHidden/>
          </w:rPr>
          <w:instrText xml:space="preserve"> PAGEREF _Toc302653712 \h </w:instrText>
        </w:r>
      </w:ins>
      <w:r>
        <w:rPr>
          <w:noProof/>
          <w:webHidden/>
        </w:rPr>
      </w:r>
      <w:r>
        <w:rPr>
          <w:noProof/>
          <w:webHidden/>
        </w:rPr>
        <w:fldChar w:fldCharType="separate"/>
      </w:r>
      <w:ins w:id="625" w:author="Orion" w:date="2011-09-21T08:27:00Z">
        <w:r w:rsidR="0071153F">
          <w:rPr>
            <w:noProof/>
            <w:webHidden/>
          </w:rPr>
          <w:t>42</w:t>
        </w:r>
      </w:ins>
      <w:ins w:id="626" w:author="Orion" w:date="2011-09-01T15:19:00Z">
        <w:r>
          <w:rPr>
            <w:noProof/>
            <w:webHidden/>
          </w:rPr>
          <w:fldChar w:fldCharType="end"/>
        </w:r>
        <w:r w:rsidRPr="00930143">
          <w:rPr>
            <w:rStyle w:val="Hyperlink"/>
            <w:noProof/>
          </w:rPr>
          <w:fldChar w:fldCharType="end"/>
        </w:r>
      </w:ins>
    </w:p>
    <w:p w14:paraId="6C3F1859" w14:textId="77777777" w:rsidR="000F6CBE" w:rsidRDefault="000F6CBE">
      <w:pPr>
        <w:pStyle w:val="TableofFigures"/>
        <w:tabs>
          <w:tab w:val="right" w:leader="dot" w:pos="9628"/>
        </w:tabs>
        <w:rPr>
          <w:ins w:id="627" w:author="Orion" w:date="2011-09-01T15:19:00Z"/>
          <w:rFonts w:eastAsiaTheme="minorEastAsia" w:cstheme="minorBidi"/>
          <w:i w:val="0"/>
          <w:iCs w:val="0"/>
          <w:noProof/>
          <w:kern w:val="0"/>
          <w:sz w:val="22"/>
          <w:szCs w:val="22"/>
          <w:lang w:eastAsia="es-ES" w:bidi="ar-SA"/>
        </w:rPr>
      </w:pPr>
      <w:ins w:id="62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"_Toc302653713"</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7: Creación del Estado Mental Inicial del Piloto.</w:t>
        </w:r>
        <w:r>
          <w:rPr>
            <w:noProof/>
            <w:webHidden/>
          </w:rPr>
          <w:tab/>
        </w:r>
        <w:r>
          <w:rPr>
            <w:noProof/>
            <w:webHidden/>
          </w:rPr>
          <w:fldChar w:fldCharType="begin"/>
        </w:r>
        <w:r>
          <w:rPr>
            <w:noProof/>
            <w:webHidden/>
          </w:rPr>
          <w:instrText xml:space="preserve"> PAGEREF _Toc302653713 \h </w:instrText>
        </w:r>
      </w:ins>
      <w:r>
        <w:rPr>
          <w:noProof/>
          <w:webHidden/>
        </w:rPr>
      </w:r>
      <w:r>
        <w:rPr>
          <w:noProof/>
          <w:webHidden/>
        </w:rPr>
        <w:fldChar w:fldCharType="separate"/>
      </w:r>
      <w:ins w:id="629" w:author="Orion" w:date="2011-09-21T08:27:00Z">
        <w:r w:rsidR="0071153F">
          <w:rPr>
            <w:noProof/>
            <w:webHidden/>
          </w:rPr>
          <w:t>43</w:t>
        </w:r>
      </w:ins>
      <w:ins w:id="630" w:author="Orion" w:date="2011-09-01T15:19:00Z">
        <w:r>
          <w:rPr>
            <w:noProof/>
            <w:webHidden/>
          </w:rPr>
          <w:fldChar w:fldCharType="end"/>
        </w:r>
        <w:r w:rsidRPr="00930143">
          <w:rPr>
            <w:rStyle w:val="Hyperlink"/>
            <w:noProof/>
          </w:rPr>
          <w:fldChar w:fldCharType="end"/>
        </w:r>
      </w:ins>
    </w:p>
    <w:p w14:paraId="4B9609F7" w14:textId="77777777" w:rsidR="000F6CBE" w:rsidRDefault="000F6CBE">
      <w:pPr>
        <w:pStyle w:val="TableofFigures"/>
        <w:tabs>
          <w:tab w:val="right" w:leader="dot" w:pos="9628"/>
        </w:tabs>
        <w:rPr>
          <w:ins w:id="631" w:author="Orion" w:date="2011-09-01T15:19:00Z"/>
          <w:rFonts w:eastAsiaTheme="minorEastAsia" w:cstheme="minorBidi"/>
          <w:i w:val="0"/>
          <w:iCs w:val="0"/>
          <w:noProof/>
          <w:kern w:val="0"/>
          <w:sz w:val="22"/>
          <w:szCs w:val="22"/>
          <w:lang w:eastAsia="es-ES" w:bidi="ar-SA"/>
        </w:rPr>
      </w:pPr>
      <w:ins w:id="63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"_Toc302653714"</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8: Diagrama de Actividades General.</w:t>
        </w:r>
        <w:r>
          <w:rPr>
            <w:noProof/>
            <w:webHidden/>
          </w:rPr>
          <w:tab/>
        </w:r>
        <w:r>
          <w:rPr>
            <w:noProof/>
            <w:webHidden/>
          </w:rPr>
          <w:fldChar w:fldCharType="begin"/>
        </w:r>
        <w:r>
          <w:rPr>
            <w:noProof/>
            <w:webHidden/>
          </w:rPr>
          <w:instrText xml:space="preserve"> PAGEREF _Toc302653714 \h </w:instrText>
        </w:r>
      </w:ins>
      <w:r>
        <w:rPr>
          <w:noProof/>
          <w:webHidden/>
        </w:rPr>
      </w:r>
      <w:r>
        <w:rPr>
          <w:noProof/>
          <w:webHidden/>
        </w:rPr>
        <w:fldChar w:fldCharType="separate"/>
      </w:r>
      <w:ins w:id="633" w:author="Orion" w:date="2011-09-21T08:27:00Z">
        <w:r w:rsidR="0071153F">
          <w:rPr>
            <w:noProof/>
            <w:webHidden/>
          </w:rPr>
          <w:t>44</w:t>
        </w:r>
      </w:ins>
      <w:ins w:id="634" w:author="Orion" w:date="2011-09-01T15:19:00Z">
        <w:r>
          <w:rPr>
            <w:noProof/>
            <w:webHidden/>
          </w:rPr>
          <w:fldChar w:fldCharType="end"/>
        </w:r>
        <w:r w:rsidRPr="00930143">
          <w:rPr>
            <w:rStyle w:val="Hyperlink"/>
            <w:noProof/>
          </w:rPr>
          <w:fldChar w:fldCharType="end"/>
        </w:r>
      </w:ins>
    </w:p>
    <w:p w14:paraId="5609177B" w14:textId="77777777" w:rsidR="000F6CBE" w:rsidRDefault="000F6CBE">
      <w:pPr>
        <w:pStyle w:val="TableofFigures"/>
        <w:tabs>
          <w:tab w:val="right" w:leader="dot" w:pos="9628"/>
        </w:tabs>
        <w:rPr>
          <w:ins w:id="635" w:author="Orion" w:date="2011-09-01T15:19:00Z"/>
          <w:rFonts w:eastAsiaTheme="minorEastAsia" w:cstheme="minorBidi"/>
          <w:i w:val="0"/>
          <w:iCs w:val="0"/>
          <w:noProof/>
          <w:kern w:val="0"/>
          <w:sz w:val="22"/>
          <w:szCs w:val="22"/>
          <w:lang w:eastAsia="es-ES" w:bidi="ar-SA"/>
        </w:rPr>
      </w:pPr>
      <w:ins w:id="63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"_Toc302653715"</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9: Comprobación de la Hora de Salida del Vuelo.</w:t>
        </w:r>
        <w:r>
          <w:rPr>
            <w:noProof/>
            <w:webHidden/>
          </w:rPr>
          <w:tab/>
        </w:r>
        <w:r>
          <w:rPr>
            <w:noProof/>
            <w:webHidden/>
          </w:rPr>
          <w:fldChar w:fldCharType="begin"/>
        </w:r>
        <w:r>
          <w:rPr>
            <w:noProof/>
            <w:webHidden/>
          </w:rPr>
          <w:instrText xml:space="preserve"> PAGEREF _Toc302653715 \h </w:instrText>
        </w:r>
      </w:ins>
      <w:r>
        <w:rPr>
          <w:noProof/>
          <w:webHidden/>
        </w:rPr>
      </w:r>
      <w:r>
        <w:rPr>
          <w:noProof/>
          <w:webHidden/>
        </w:rPr>
        <w:fldChar w:fldCharType="separate"/>
      </w:r>
      <w:ins w:id="637" w:author="Orion" w:date="2011-09-21T08:27:00Z">
        <w:r w:rsidR="0071153F">
          <w:rPr>
            <w:noProof/>
            <w:webHidden/>
          </w:rPr>
          <w:t>45</w:t>
        </w:r>
      </w:ins>
      <w:ins w:id="638" w:author="Orion" w:date="2011-09-01T15:19:00Z">
        <w:r>
          <w:rPr>
            <w:noProof/>
            <w:webHidden/>
          </w:rPr>
          <w:fldChar w:fldCharType="end"/>
        </w:r>
        <w:r w:rsidRPr="00930143">
          <w:rPr>
            <w:rStyle w:val="Hyperlink"/>
            <w:noProof/>
          </w:rPr>
          <w:fldChar w:fldCharType="end"/>
        </w:r>
      </w:ins>
    </w:p>
    <w:p w14:paraId="35D69FDA" w14:textId="77777777" w:rsidR="000F6CBE" w:rsidRDefault="000F6CBE">
      <w:pPr>
        <w:pStyle w:val="TableofFigures"/>
        <w:tabs>
          <w:tab w:val="right" w:leader="dot" w:pos="9628"/>
        </w:tabs>
        <w:rPr>
          <w:ins w:id="639" w:author="Orion" w:date="2011-09-01T15:19:00Z"/>
          <w:rFonts w:eastAsiaTheme="minorEastAsia" w:cstheme="minorBidi"/>
          <w:i w:val="0"/>
          <w:iCs w:val="0"/>
          <w:noProof/>
          <w:kern w:val="0"/>
          <w:sz w:val="22"/>
          <w:szCs w:val="22"/>
          <w:lang w:eastAsia="es-ES" w:bidi="ar-SA"/>
        </w:rPr>
      </w:pPr>
      <w:ins w:id="64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"_Toc302653716"</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10: Interacción para Arrancar el Avión.</w:t>
        </w:r>
        <w:r>
          <w:rPr>
            <w:noProof/>
            <w:webHidden/>
          </w:rPr>
          <w:tab/>
        </w:r>
        <w:r>
          <w:rPr>
            <w:noProof/>
            <w:webHidden/>
          </w:rPr>
          <w:fldChar w:fldCharType="begin"/>
        </w:r>
        <w:r>
          <w:rPr>
            <w:noProof/>
            <w:webHidden/>
          </w:rPr>
          <w:instrText xml:space="preserve"> PAGEREF _Toc302653716 \h </w:instrText>
        </w:r>
      </w:ins>
      <w:r>
        <w:rPr>
          <w:noProof/>
          <w:webHidden/>
        </w:rPr>
      </w:r>
      <w:r>
        <w:rPr>
          <w:noProof/>
          <w:webHidden/>
        </w:rPr>
        <w:fldChar w:fldCharType="separate"/>
      </w:r>
      <w:ins w:id="641" w:author="Orion" w:date="2011-09-21T08:27:00Z">
        <w:r w:rsidR="0071153F">
          <w:rPr>
            <w:noProof/>
            <w:webHidden/>
          </w:rPr>
          <w:t>45</w:t>
        </w:r>
      </w:ins>
      <w:ins w:id="642" w:author="Orion" w:date="2011-09-01T15:19:00Z">
        <w:r>
          <w:rPr>
            <w:noProof/>
            <w:webHidden/>
          </w:rPr>
          <w:fldChar w:fldCharType="end"/>
        </w:r>
        <w:r w:rsidRPr="00930143">
          <w:rPr>
            <w:rStyle w:val="Hyperlink"/>
            <w:noProof/>
          </w:rPr>
          <w:fldChar w:fldCharType="end"/>
        </w:r>
      </w:ins>
    </w:p>
    <w:p w14:paraId="05BF43B1" w14:textId="77777777" w:rsidR="000F6CBE" w:rsidRDefault="000F6CBE">
      <w:pPr>
        <w:pStyle w:val="TableofFigures"/>
        <w:tabs>
          <w:tab w:val="right" w:leader="dot" w:pos="9628"/>
        </w:tabs>
        <w:rPr>
          <w:ins w:id="643" w:author="Orion" w:date="2011-09-01T15:19:00Z"/>
          <w:rFonts w:eastAsiaTheme="minorEastAsia" w:cstheme="minorBidi"/>
          <w:i w:val="0"/>
          <w:iCs w:val="0"/>
          <w:noProof/>
          <w:kern w:val="0"/>
          <w:sz w:val="22"/>
          <w:szCs w:val="22"/>
          <w:lang w:eastAsia="es-ES" w:bidi="ar-SA"/>
        </w:rPr>
      </w:pPr>
      <w:ins w:id="64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"_Toc302653717"</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11: Descomposición del Plan de Vuelo.</w:t>
        </w:r>
        <w:r>
          <w:rPr>
            <w:noProof/>
            <w:webHidden/>
          </w:rPr>
          <w:tab/>
        </w:r>
        <w:r>
          <w:rPr>
            <w:noProof/>
            <w:webHidden/>
          </w:rPr>
          <w:fldChar w:fldCharType="begin"/>
        </w:r>
        <w:r>
          <w:rPr>
            <w:noProof/>
            <w:webHidden/>
          </w:rPr>
          <w:instrText xml:space="preserve"> PAGEREF _Toc302653717 \h </w:instrText>
        </w:r>
      </w:ins>
      <w:r>
        <w:rPr>
          <w:noProof/>
          <w:webHidden/>
        </w:rPr>
      </w:r>
      <w:r>
        <w:rPr>
          <w:noProof/>
          <w:webHidden/>
        </w:rPr>
        <w:fldChar w:fldCharType="separate"/>
      </w:r>
      <w:ins w:id="645" w:author="Orion" w:date="2011-09-21T08:27:00Z">
        <w:r w:rsidR="0071153F">
          <w:rPr>
            <w:noProof/>
            <w:webHidden/>
          </w:rPr>
          <w:t>46</w:t>
        </w:r>
      </w:ins>
      <w:ins w:id="646" w:author="Orion" w:date="2011-09-01T15:19:00Z">
        <w:r>
          <w:rPr>
            <w:noProof/>
            <w:webHidden/>
          </w:rPr>
          <w:fldChar w:fldCharType="end"/>
        </w:r>
        <w:r w:rsidRPr="00930143">
          <w:rPr>
            <w:rStyle w:val="Hyperlink"/>
            <w:noProof/>
          </w:rPr>
          <w:fldChar w:fldCharType="end"/>
        </w:r>
      </w:ins>
    </w:p>
    <w:p w14:paraId="15949A72" w14:textId="77777777" w:rsidR="000F6CBE" w:rsidRDefault="000F6CBE">
      <w:pPr>
        <w:pStyle w:val="TableofFigures"/>
        <w:tabs>
          <w:tab w:val="right" w:leader="dot" w:pos="9628"/>
        </w:tabs>
        <w:rPr>
          <w:ins w:id="647" w:author="Orion" w:date="2011-09-01T15:19:00Z"/>
          <w:rFonts w:eastAsiaTheme="minorEastAsia" w:cstheme="minorBidi"/>
          <w:i w:val="0"/>
          <w:iCs w:val="0"/>
          <w:noProof/>
          <w:kern w:val="0"/>
          <w:sz w:val="22"/>
          <w:szCs w:val="22"/>
          <w:lang w:eastAsia="es-ES" w:bidi="ar-SA"/>
        </w:rPr>
      </w:pPr>
      <w:ins w:id="64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"_Toc302653718"</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12: Tiempo de Creación de las Decisiones.</w:t>
        </w:r>
        <w:r>
          <w:rPr>
            <w:noProof/>
            <w:webHidden/>
          </w:rPr>
          <w:tab/>
        </w:r>
        <w:r>
          <w:rPr>
            <w:noProof/>
            <w:webHidden/>
          </w:rPr>
          <w:fldChar w:fldCharType="begin"/>
        </w:r>
        <w:r>
          <w:rPr>
            <w:noProof/>
            <w:webHidden/>
          </w:rPr>
          <w:instrText xml:space="preserve"> PAGEREF _Toc302653718 \h </w:instrText>
        </w:r>
      </w:ins>
      <w:r>
        <w:rPr>
          <w:noProof/>
          <w:webHidden/>
        </w:rPr>
      </w:r>
      <w:r>
        <w:rPr>
          <w:noProof/>
          <w:webHidden/>
        </w:rPr>
        <w:fldChar w:fldCharType="separate"/>
      </w:r>
      <w:ins w:id="649" w:author="Orion" w:date="2011-09-21T08:27:00Z">
        <w:r w:rsidR="0071153F">
          <w:rPr>
            <w:noProof/>
            <w:webHidden/>
          </w:rPr>
          <w:t>47</w:t>
        </w:r>
      </w:ins>
      <w:ins w:id="650" w:author="Orion" w:date="2011-09-01T15:19:00Z">
        <w:r>
          <w:rPr>
            <w:noProof/>
            <w:webHidden/>
          </w:rPr>
          <w:fldChar w:fldCharType="end"/>
        </w:r>
        <w:r w:rsidRPr="00930143">
          <w:rPr>
            <w:rStyle w:val="Hyperlink"/>
            <w:noProof/>
          </w:rPr>
          <w:fldChar w:fldCharType="end"/>
        </w:r>
      </w:ins>
    </w:p>
    <w:p w14:paraId="00F5C349" w14:textId="77777777" w:rsidR="000F6CBE" w:rsidRDefault="000F6CBE">
      <w:pPr>
        <w:pStyle w:val="TableofFigures"/>
        <w:tabs>
          <w:tab w:val="right" w:leader="dot" w:pos="9628"/>
        </w:tabs>
        <w:rPr>
          <w:ins w:id="651" w:author="Orion" w:date="2011-09-01T15:19:00Z"/>
          <w:rFonts w:eastAsiaTheme="minorEastAsia" w:cstheme="minorBidi"/>
          <w:i w:val="0"/>
          <w:iCs w:val="0"/>
          <w:noProof/>
          <w:kern w:val="0"/>
          <w:sz w:val="22"/>
          <w:szCs w:val="22"/>
          <w:lang w:eastAsia="es-ES" w:bidi="ar-SA"/>
        </w:rPr>
      </w:pPr>
      <w:ins w:id="65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"_Toc302653719"</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13: Creación de las Decisiones.</w:t>
        </w:r>
        <w:r>
          <w:rPr>
            <w:noProof/>
            <w:webHidden/>
          </w:rPr>
          <w:tab/>
        </w:r>
        <w:r>
          <w:rPr>
            <w:noProof/>
            <w:webHidden/>
          </w:rPr>
          <w:fldChar w:fldCharType="begin"/>
        </w:r>
        <w:r>
          <w:rPr>
            <w:noProof/>
            <w:webHidden/>
          </w:rPr>
          <w:instrText xml:space="preserve"> PAGEREF _Toc302653719 \h </w:instrText>
        </w:r>
      </w:ins>
      <w:r>
        <w:rPr>
          <w:noProof/>
          <w:webHidden/>
        </w:rPr>
      </w:r>
      <w:r>
        <w:rPr>
          <w:noProof/>
          <w:webHidden/>
        </w:rPr>
        <w:fldChar w:fldCharType="separate"/>
      </w:r>
      <w:ins w:id="653" w:author="Orion" w:date="2011-09-21T08:27:00Z">
        <w:r w:rsidR="0071153F">
          <w:rPr>
            <w:noProof/>
            <w:webHidden/>
          </w:rPr>
          <w:t>47</w:t>
        </w:r>
      </w:ins>
      <w:ins w:id="654" w:author="Orion" w:date="2011-09-01T15:19:00Z">
        <w:r>
          <w:rPr>
            <w:noProof/>
            <w:webHidden/>
          </w:rPr>
          <w:fldChar w:fldCharType="end"/>
        </w:r>
        <w:r w:rsidRPr="00930143">
          <w:rPr>
            <w:rStyle w:val="Hyperlink"/>
            <w:noProof/>
          </w:rPr>
          <w:fldChar w:fldCharType="end"/>
        </w:r>
      </w:ins>
    </w:p>
    <w:p w14:paraId="6F518003" w14:textId="77777777" w:rsidR="000F6CBE" w:rsidRDefault="000F6CBE">
      <w:pPr>
        <w:pStyle w:val="TableofFigures"/>
        <w:tabs>
          <w:tab w:val="right" w:leader="dot" w:pos="9628"/>
        </w:tabs>
        <w:rPr>
          <w:ins w:id="655" w:author="Orion" w:date="2011-09-01T15:19:00Z"/>
          <w:rFonts w:eastAsiaTheme="minorEastAsia" w:cstheme="minorBidi"/>
          <w:i w:val="0"/>
          <w:iCs w:val="0"/>
          <w:noProof/>
          <w:kern w:val="0"/>
          <w:sz w:val="22"/>
          <w:szCs w:val="22"/>
          <w:lang w:eastAsia="es-ES" w:bidi="ar-SA"/>
        </w:rPr>
      </w:pPr>
      <w:ins w:id="65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"_Toc302653720"</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14: Descomposición de Decisiones.</w:t>
        </w:r>
        <w:r>
          <w:rPr>
            <w:noProof/>
            <w:webHidden/>
          </w:rPr>
          <w:tab/>
        </w:r>
        <w:r>
          <w:rPr>
            <w:noProof/>
            <w:webHidden/>
          </w:rPr>
          <w:fldChar w:fldCharType="begin"/>
        </w:r>
        <w:r>
          <w:rPr>
            <w:noProof/>
            <w:webHidden/>
          </w:rPr>
          <w:instrText xml:space="preserve"> PAGEREF _Toc302653720 \h </w:instrText>
        </w:r>
      </w:ins>
      <w:r>
        <w:rPr>
          <w:noProof/>
          <w:webHidden/>
        </w:rPr>
      </w:r>
      <w:r>
        <w:rPr>
          <w:noProof/>
          <w:webHidden/>
        </w:rPr>
        <w:fldChar w:fldCharType="separate"/>
      </w:r>
      <w:ins w:id="657" w:author="Orion" w:date="2011-09-21T08:27:00Z">
        <w:r w:rsidR="0071153F">
          <w:rPr>
            <w:noProof/>
            <w:webHidden/>
          </w:rPr>
          <w:t>48</w:t>
        </w:r>
      </w:ins>
      <w:ins w:id="658" w:author="Orion" w:date="2011-09-01T15:19:00Z">
        <w:r>
          <w:rPr>
            <w:noProof/>
            <w:webHidden/>
          </w:rPr>
          <w:fldChar w:fldCharType="end"/>
        </w:r>
        <w:r w:rsidRPr="00930143">
          <w:rPr>
            <w:rStyle w:val="Hyperlink"/>
            <w:noProof/>
          </w:rPr>
          <w:fldChar w:fldCharType="end"/>
        </w:r>
      </w:ins>
    </w:p>
    <w:p w14:paraId="24A8F1A6" w14:textId="77777777" w:rsidR="000F6CBE" w:rsidRDefault="000F6CBE">
      <w:pPr>
        <w:pStyle w:val="TableofFigures"/>
        <w:tabs>
          <w:tab w:val="right" w:leader="dot" w:pos="9628"/>
        </w:tabs>
        <w:rPr>
          <w:ins w:id="659" w:author="Orion" w:date="2011-09-01T15:19:00Z"/>
          <w:rFonts w:eastAsiaTheme="minorEastAsia" w:cstheme="minorBidi"/>
          <w:i w:val="0"/>
          <w:iCs w:val="0"/>
          <w:noProof/>
          <w:kern w:val="0"/>
          <w:sz w:val="22"/>
          <w:szCs w:val="22"/>
          <w:lang w:eastAsia="es-ES" w:bidi="ar-SA"/>
        </w:rPr>
      </w:pPr>
      <w:ins w:id="66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"_Toc302653721"</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15: Interacción Piloto-Avión: Ejecución Maniobra.</w:t>
        </w:r>
        <w:r>
          <w:rPr>
            <w:noProof/>
            <w:webHidden/>
          </w:rPr>
          <w:tab/>
        </w:r>
        <w:r>
          <w:rPr>
            <w:noProof/>
            <w:webHidden/>
          </w:rPr>
          <w:fldChar w:fldCharType="begin"/>
        </w:r>
        <w:r>
          <w:rPr>
            <w:noProof/>
            <w:webHidden/>
          </w:rPr>
          <w:instrText xml:space="preserve"> PAGEREF _Toc302653721 \h </w:instrText>
        </w:r>
      </w:ins>
      <w:r>
        <w:rPr>
          <w:noProof/>
          <w:webHidden/>
        </w:rPr>
      </w:r>
      <w:r>
        <w:rPr>
          <w:noProof/>
          <w:webHidden/>
        </w:rPr>
        <w:fldChar w:fldCharType="separate"/>
      </w:r>
      <w:ins w:id="661" w:author="Orion" w:date="2011-09-21T08:27:00Z">
        <w:r w:rsidR="0071153F">
          <w:rPr>
            <w:noProof/>
            <w:webHidden/>
          </w:rPr>
          <w:t>50</w:t>
        </w:r>
      </w:ins>
      <w:ins w:id="662" w:author="Orion" w:date="2011-09-01T15:19:00Z">
        <w:r>
          <w:rPr>
            <w:noProof/>
            <w:webHidden/>
          </w:rPr>
          <w:fldChar w:fldCharType="end"/>
        </w:r>
        <w:r w:rsidRPr="00930143">
          <w:rPr>
            <w:rStyle w:val="Hyperlink"/>
            <w:noProof/>
          </w:rPr>
          <w:fldChar w:fldCharType="end"/>
        </w:r>
      </w:ins>
    </w:p>
    <w:p w14:paraId="004B2462" w14:textId="77777777" w:rsidR="000F6CBE" w:rsidRDefault="000F6CBE">
      <w:pPr>
        <w:pStyle w:val="TableofFigures"/>
        <w:tabs>
          <w:tab w:val="right" w:leader="dot" w:pos="9628"/>
        </w:tabs>
        <w:rPr>
          <w:ins w:id="663" w:author="Orion" w:date="2011-09-01T15:19:00Z"/>
          <w:rFonts w:eastAsiaTheme="minorEastAsia" w:cstheme="minorBidi"/>
          <w:i w:val="0"/>
          <w:iCs w:val="0"/>
          <w:noProof/>
          <w:kern w:val="0"/>
          <w:sz w:val="22"/>
          <w:szCs w:val="22"/>
          <w:lang w:eastAsia="es-ES" w:bidi="ar-SA"/>
        </w:rPr>
      </w:pPr>
      <w:ins w:id="66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"_Toc302653722"</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16: Aplicación que Comprueba la Finalización del Tramo.</w:t>
        </w:r>
        <w:r>
          <w:rPr>
            <w:noProof/>
            <w:webHidden/>
          </w:rPr>
          <w:tab/>
        </w:r>
        <w:r>
          <w:rPr>
            <w:noProof/>
            <w:webHidden/>
          </w:rPr>
          <w:fldChar w:fldCharType="begin"/>
        </w:r>
        <w:r>
          <w:rPr>
            <w:noProof/>
            <w:webHidden/>
          </w:rPr>
          <w:instrText xml:space="preserve"> PAGEREF _Toc302653722 \h </w:instrText>
        </w:r>
      </w:ins>
      <w:r>
        <w:rPr>
          <w:noProof/>
          <w:webHidden/>
        </w:rPr>
      </w:r>
      <w:r>
        <w:rPr>
          <w:noProof/>
          <w:webHidden/>
        </w:rPr>
        <w:fldChar w:fldCharType="separate"/>
      </w:r>
      <w:ins w:id="665" w:author="Orion" w:date="2011-09-21T08:27:00Z">
        <w:r w:rsidR="0071153F">
          <w:rPr>
            <w:noProof/>
            <w:webHidden/>
          </w:rPr>
          <w:t>51</w:t>
        </w:r>
      </w:ins>
      <w:ins w:id="666" w:author="Orion" w:date="2011-09-01T15:19:00Z">
        <w:r>
          <w:rPr>
            <w:noProof/>
            <w:webHidden/>
          </w:rPr>
          <w:fldChar w:fldCharType="end"/>
        </w:r>
        <w:r w:rsidRPr="00930143">
          <w:rPr>
            <w:rStyle w:val="Hyperlink"/>
            <w:noProof/>
          </w:rPr>
          <w:fldChar w:fldCharType="end"/>
        </w:r>
      </w:ins>
    </w:p>
    <w:p w14:paraId="5DBF641E" w14:textId="77777777" w:rsidR="000F6CBE" w:rsidRDefault="000F6CBE">
      <w:pPr>
        <w:pStyle w:val="TableofFigures"/>
        <w:tabs>
          <w:tab w:val="right" w:leader="dot" w:pos="9628"/>
        </w:tabs>
        <w:rPr>
          <w:ins w:id="667" w:author="Orion" w:date="2011-09-01T15:19:00Z"/>
          <w:rFonts w:eastAsiaTheme="minorEastAsia" w:cstheme="minorBidi"/>
          <w:i w:val="0"/>
          <w:iCs w:val="0"/>
          <w:noProof/>
          <w:kern w:val="0"/>
          <w:sz w:val="22"/>
          <w:szCs w:val="22"/>
          <w:lang w:eastAsia="es-ES" w:bidi="ar-SA"/>
        </w:rPr>
      </w:pPr>
      <w:ins w:id="66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"_Toc302653723"</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17: Diagrama para  Ir al Siguiente Tramo.</w:t>
        </w:r>
        <w:r>
          <w:rPr>
            <w:noProof/>
            <w:webHidden/>
          </w:rPr>
          <w:tab/>
        </w:r>
        <w:r>
          <w:rPr>
            <w:noProof/>
            <w:webHidden/>
          </w:rPr>
          <w:fldChar w:fldCharType="begin"/>
        </w:r>
        <w:r>
          <w:rPr>
            <w:noProof/>
            <w:webHidden/>
          </w:rPr>
          <w:instrText xml:space="preserve"> PAGEREF _Toc302653723 \h </w:instrText>
        </w:r>
      </w:ins>
      <w:r>
        <w:rPr>
          <w:noProof/>
          <w:webHidden/>
        </w:rPr>
      </w:r>
      <w:r>
        <w:rPr>
          <w:noProof/>
          <w:webHidden/>
        </w:rPr>
        <w:fldChar w:fldCharType="separate"/>
      </w:r>
      <w:ins w:id="669" w:author="Orion" w:date="2011-09-21T08:27:00Z">
        <w:r w:rsidR="0071153F">
          <w:rPr>
            <w:noProof/>
            <w:webHidden/>
          </w:rPr>
          <w:t>51</w:t>
        </w:r>
      </w:ins>
      <w:ins w:id="670" w:author="Orion" w:date="2011-09-01T15:19:00Z">
        <w:r>
          <w:rPr>
            <w:noProof/>
            <w:webHidden/>
          </w:rPr>
          <w:fldChar w:fldCharType="end"/>
        </w:r>
        <w:r w:rsidRPr="00930143">
          <w:rPr>
            <w:rStyle w:val="Hyperlink"/>
            <w:noProof/>
          </w:rPr>
          <w:fldChar w:fldCharType="end"/>
        </w:r>
      </w:ins>
    </w:p>
    <w:p w14:paraId="1270CCA9" w14:textId="77777777" w:rsidR="000F6CBE" w:rsidRDefault="000F6CBE">
      <w:pPr>
        <w:pStyle w:val="TableofFigures"/>
        <w:tabs>
          <w:tab w:val="right" w:leader="dot" w:pos="9628"/>
        </w:tabs>
        <w:rPr>
          <w:ins w:id="671" w:author="Orion" w:date="2011-09-01T15:19:00Z"/>
          <w:rFonts w:eastAsiaTheme="minorEastAsia" w:cstheme="minorBidi"/>
          <w:i w:val="0"/>
          <w:iCs w:val="0"/>
          <w:noProof/>
          <w:kern w:val="0"/>
          <w:sz w:val="22"/>
          <w:szCs w:val="22"/>
          <w:lang w:eastAsia="es-ES" w:bidi="ar-SA"/>
        </w:rPr>
      </w:pPr>
      <w:ins w:id="67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"_Toc302653724"</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18: Diagrama de Actividad Evitar Conflicto.</w:t>
        </w:r>
        <w:r>
          <w:rPr>
            <w:noProof/>
            <w:webHidden/>
          </w:rPr>
          <w:tab/>
        </w:r>
        <w:r>
          <w:rPr>
            <w:noProof/>
            <w:webHidden/>
          </w:rPr>
          <w:fldChar w:fldCharType="begin"/>
        </w:r>
        <w:r>
          <w:rPr>
            <w:noProof/>
            <w:webHidden/>
          </w:rPr>
          <w:instrText xml:space="preserve"> PAGEREF _Toc302653724 \h </w:instrText>
        </w:r>
      </w:ins>
      <w:r>
        <w:rPr>
          <w:noProof/>
          <w:webHidden/>
        </w:rPr>
      </w:r>
      <w:r>
        <w:rPr>
          <w:noProof/>
          <w:webHidden/>
        </w:rPr>
        <w:fldChar w:fldCharType="separate"/>
      </w:r>
      <w:ins w:id="673" w:author="Orion" w:date="2011-09-21T08:27:00Z">
        <w:r w:rsidR="0071153F">
          <w:rPr>
            <w:noProof/>
            <w:webHidden/>
          </w:rPr>
          <w:t>52</w:t>
        </w:r>
      </w:ins>
      <w:ins w:id="674" w:author="Orion" w:date="2011-09-01T15:19:00Z">
        <w:r>
          <w:rPr>
            <w:noProof/>
            <w:webHidden/>
          </w:rPr>
          <w:fldChar w:fldCharType="end"/>
        </w:r>
        <w:r w:rsidRPr="00930143">
          <w:rPr>
            <w:rStyle w:val="Hyperlink"/>
            <w:noProof/>
          </w:rPr>
          <w:fldChar w:fldCharType="end"/>
        </w:r>
      </w:ins>
    </w:p>
    <w:p w14:paraId="0C6837A1" w14:textId="77777777" w:rsidR="000F6CBE" w:rsidRDefault="000F6CBE">
      <w:pPr>
        <w:pStyle w:val="TableofFigures"/>
        <w:tabs>
          <w:tab w:val="right" w:leader="dot" w:pos="9628"/>
        </w:tabs>
        <w:rPr>
          <w:ins w:id="675" w:author="Orion" w:date="2011-09-01T15:19:00Z"/>
          <w:rFonts w:eastAsiaTheme="minorEastAsia" w:cstheme="minorBidi"/>
          <w:i w:val="0"/>
          <w:iCs w:val="0"/>
          <w:noProof/>
          <w:kern w:val="0"/>
          <w:sz w:val="22"/>
          <w:szCs w:val="22"/>
          <w:lang w:eastAsia="es-ES" w:bidi="ar-SA"/>
        </w:rPr>
      </w:pPr>
      <w:ins w:id="67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"_Toc302653725"</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19: Comprobación de Nuevo Conflicto.</w:t>
        </w:r>
        <w:r>
          <w:rPr>
            <w:noProof/>
            <w:webHidden/>
          </w:rPr>
          <w:tab/>
        </w:r>
        <w:r>
          <w:rPr>
            <w:noProof/>
            <w:webHidden/>
          </w:rPr>
          <w:fldChar w:fldCharType="begin"/>
        </w:r>
        <w:r>
          <w:rPr>
            <w:noProof/>
            <w:webHidden/>
          </w:rPr>
          <w:instrText xml:space="preserve"> PAGEREF _Toc302653725 \h </w:instrText>
        </w:r>
      </w:ins>
      <w:r>
        <w:rPr>
          <w:noProof/>
          <w:webHidden/>
        </w:rPr>
      </w:r>
      <w:r>
        <w:rPr>
          <w:noProof/>
          <w:webHidden/>
        </w:rPr>
        <w:fldChar w:fldCharType="separate"/>
      </w:r>
      <w:ins w:id="677" w:author="Orion" w:date="2011-09-21T08:27:00Z">
        <w:r w:rsidR="0071153F">
          <w:rPr>
            <w:noProof/>
            <w:webHidden/>
          </w:rPr>
          <w:t>54</w:t>
        </w:r>
      </w:ins>
      <w:ins w:id="678" w:author="Orion" w:date="2011-09-01T15:19:00Z">
        <w:r>
          <w:rPr>
            <w:noProof/>
            <w:webHidden/>
          </w:rPr>
          <w:fldChar w:fldCharType="end"/>
        </w:r>
        <w:r w:rsidRPr="00930143">
          <w:rPr>
            <w:rStyle w:val="Hyperlink"/>
            <w:noProof/>
          </w:rPr>
          <w:fldChar w:fldCharType="end"/>
        </w:r>
      </w:ins>
    </w:p>
    <w:p w14:paraId="152AD2DD" w14:textId="77777777" w:rsidR="000F6CBE" w:rsidRDefault="000F6CBE">
      <w:pPr>
        <w:pStyle w:val="TableofFigures"/>
        <w:tabs>
          <w:tab w:val="right" w:leader="dot" w:pos="9628"/>
        </w:tabs>
        <w:rPr>
          <w:ins w:id="679" w:author="Orion" w:date="2011-09-01T15:19:00Z"/>
          <w:rFonts w:eastAsiaTheme="minorEastAsia" w:cstheme="minorBidi"/>
          <w:i w:val="0"/>
          <w:iCs w:val="0"/>
          <w:noProof/>
          <w:kern w:val="0"/>
          <w:sz w:val="22"/>
          <w:szCs w:val="22"/>
          <w:lang w:eastAsia="es-ES" w:bidi="ar-SA"/>
        </w:rPr>
      </w:pPr>
      <w:ins w:id="68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"_Toc302653726"</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21: Interacción Controlador-Piloto traspaso de Ordenes.</w:t>
        </w:r>
        <w:r>
          <w:rPr>
            <w:noProof/>
            <w:webHidden/>
          </w:rPr>
          <w:tab/>
        </w:r>
        <w:r>
          <w:rPr>
            <w:noProof/>
            <w:webHidden/>
          </w:rPr>
          <w:fldChar w:fldCharType="begin"/>
        </w:r>
        <w:r>
          <w:rPr>
            <w:noProof/>
            <w:webHidden/>
          </w:rPr>
          <w:instrText xml:space="preserve"> PAGEREF _Toc302653726 \h </w:instrText>
        </w:r>
      </w:ins>
      <w:r>
        <w:rPr>
          <w:noProof/>
          <w:webHidden/>
        </w:rPr>
      </w:r>
      <w:r>
        <w:rPr>
          <w:noProof/>
          <w:webHidden/>
        </w:rPr>
        <w:fldChar w:fldCharType="separate"/>
      </w:r>
      <w:ins w:id="681" w:author="Orion" w:date="2011-09-21T08:27:00Z">
        <w:r w:rsidR="0071153F">
          <w:rPr>
            <w:noProof/>
            <w:webHidden/>
          </w:rPr>
          <w:t>55</w:t>
        </w:r>
      </w:ins>
      <w:ins w:id="682" w:author="Orion" w:date="2011-09-01T15:19:00Z">
        <w:r>
          <w:rPr>
            <w:noProof/>
            <w:webHidden/>
          </w:rPr>
          <w:fldChar w:fldCharType="end"/>
        </w:r>
        <w:r w:rsidRPr="00930143">
          <w:rPr>
            <w:rStyle w:val="Hyperlink"/>
            <w:noProof/>
          </w:rPr>
          <w:fldChar w:fldCharType="end"/>
        </w:r>
      </w:ins>
    </w:p>
    <w:p w14:paraId="26E824AE" w14:textId="77777777" w:rsidR="000F6CBE" w:rsidRDefault="000F6CBE">
      <w:pPr>
        <w:pStyle w:val="TableofFigures"/>
        <w:tabs>
          <w:tab w:val="right" w:leader="dot" w:pos="9628"/>
        </w:tabs>
        <w:rPr>
          <w:ins w:id="683" w:author="Orion" w:date="2011-09-01T15:19:00Z"/>
          <w:rFonts w:eastAsiaTheme="minorEastAsia" w:cstheme="minorBidi"/>
          <w:i w:val="0"/>
          <w:iCs w:val="0"/>
          <w:noProof/>
          <w:kern w:val="0"/>
          <w:sz w:val="22"/>
          <w:szCs w:val="22"/>
          <w:lang w:eastAsia="es-ES" w:bidi="ar-SA"/>
        </w:rPr>
      </w:pPr>
      <w:ins w:id="68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"_Toc302653727"</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22: Piloto Obedeciendo una Orden.</w:t>
        </w:r>
        <w:r>
          <w:rPr>
            <w:noProof/>
            <w:webHidden/>
          </w:rPr>
          <w:tab/>
        </w:r>
        <w:r>
          <w:rPr>
            <w:noProof/>
            <w:webHidden/>
          </w:rPr>
          <w:fldChar w:fldCharType="begin"/>
        </w:r>
        <w:r>
          <w:rPr>
            <w:noProof/>
            <w:webHidden/>
          </w:rPr>
          <w:instrText xml:space="preserve"> PAGEREF _Toc302653727 \h </w:instrText>
        </w:r>
      </w:ins>
      <w:r>
        <w:rPr>
          <w:noProof/>
          <w:webHidden/>
        </w:rPr>
      </w:r>
      <w:r>
        <w:rPr>
          <w:noProof/>
          <w:webHidden/>
        </w:rPr>
        <w:fldChar w:fldCharType="separate"/>
      </w:r>
      <w:ins w:id="685" w:author="Orion" w:date="2011-09-21T08:27:00Z">
        <w:r w:rsidR="0071153F">
          <w:rPr>
            <w:noProof/>
            <w:webHidden/>
          </w:rPr>
          <w:t>56</w:t>
        </w:r>
      </w:ins>
      <w:ins w:id="686" w:author="Orion" w:date="2011-09-01T15:19:00Z">
        <w:r>
          <w:rPr>
            <w:noProof/>
            <w:webHidden/>
          </w:rPr>
          <w:fldChar w:fldCharType="end"/>
        </w:r>
        <w:r w:rsidRPr="00930143">
          <w:rPr>
            <w:rStyle w:val="Hyperlink"/>
            <w:noProof/>
          </w:rPr>
          <w:fldChar w:fldCharType="end"/>
        </w:r>
      </w:ins>
    </w:p>
    <w:p w14:paraId="32D3EA1F" w14:textId="77777777" w:rsidR="000F6CBE" w:rsidRDefault="000F6CBE">
      <w:pPr>
        <w:pStyle w:val="TableofFigures"/>
        <w:tabs>
          <w:tab w:val="right" w:leader="dot" w:pos="9628"/>
        </w:tabs>
        <w:rPr>
          <w:ins w:id="687" w:author="Orion" w:date="2011-09-01T15:19:00Z"/>
          <w:rFonts w:eastAsiaTheme="minorEastAsia" w:cstheme="minorBidi"/>
          <w:i w:val="0"/>
          <w:iCs w:val="0"/>
          <w:noProof/>
          <w:kern w:val="0"/>
          <w:sz w:val="22"/>
          <w:szCs w:val="22"/>
          <w:lang w:eastAsia="es-ES" w:bidi="ar-SA"/>
        </w:rPr>
      </w:pPr>
      <w:ins w:id="68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"_Toc302653728"</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23: Conflicto Finalizado por Lejanía entre Aviones.</w:t>
        </w:r>
        <w:r>
          <w:rPr>
            <w:noProof/>
            <w:webHidden/>
          </w:rPr>
          <w:tab/>
        </w:r>
        <w:r>
          <w:rPr>
            <w:noProof/>
            <w:webHidden/>
          </w:rPr>
          <w:fldChar w:fldCharType="begin"/>
        </w:r>
        <w:r>
          <w:rPr>
            <w:noProof/>
            <w:webHidden/>
          </w:rPr>
          <w:instrText xml:space="preserve"> PAGEREF _Toc302653728 \h </w:instrText>
        </w:r>
      </w:ins>
      <w:r>
        <w:rPr>
          <w:noProof/>
          <w:webHidden/>
        </w:rPr>
      </w:r>
      <w:r>
        <w:rPr>
          <w:noProof/>
          <w:webHidden/>
        </w:rPr>
        <w:fldChar w:fldCharType="separate"/>
      </w:r>
      <w:ins w:id="689" w:author="Orion" w:date="2011-09-21T08:27:00Z">
        <w:r w:rsidR="0071153F">
          <w:rPr>
            <w:noProof/>
            <w:webHidden/>
          </w:rPr>
          <w:t>57</w:t>
        </w:r>
      </w:ins>
      <w:ins w:id="690" w:author="Orion" w:date="2011-09-01T15:19:00Z">
        <w:r>
          <w:rPr>
            <w:noProof/>
            <w:webHidden/>
          </w:rPr>
          <w:fldChar w:fldCharType="end"/>
        </w:r>
        <w:r w:rsidRPr="00930143">
          <w:rPr>
            <w:rStyle w:val="Hyperlink"/>
            <w:noProof/>
          </w:rPr>
          <w:fldChar w:fldCharType="end"/>
        </w:r>
      </w:ins>
    </w:p>
    <w:p w14:paraId="06C988F9" w14:textId="77777777" w:rsidR="000F6CBE" w:rsidRDefault="000F6CBE">
      <w:pPr>
        <w:pStyle w:val="TableofFigures"/>
        <w:tabs>
          <w:tab w:val="right" w:leader="dot" w:pos="9628"/>
        </w:tabs>
        <w:rPr>
          <w:ins w:id="691" w:author="Orion" w:date="2011-09-01T15:19:00Z"/>
          <w:rFonts w:eastAsiaTheme="minorEastAsia" w:cstheme="minorBidi"/>
          <w:i w:val="0"/>
          <w:iCs w:val="0"/>
          <w:noProof/>
          <w:kern w:val="0"/>
          <w:sz w:val="22"/>
          <w:szCs w:val="22"/>
          <w:lang w:eastAsia="es-ES" w:bidi="ar-SA"/>
        </w:rPr>
      </w:pPr>
      <w:ins w:id="69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"_Toc302653729"</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24: Ir al Siguiente Tramo Con Conflicto.</w:t>
        </w:r>
        <w:r>
          <w:rPr>
            <w:noProof/>
            <w:webHidden/>
          </w:rPr>
          <w:tab/>
        </w:r>
        <w:r>
          <w:rPr>
            <w:noProof/>
            <w:webHidden/>
          </w:rPr>
          <w:fldChar w:fldCharType="begin"/>
        </w:r>
        <w:r>
          <w:rPr>
            <w:noProof/>
            <w:webHidden/>
          </w:rPr>
          <w:instrText xml:space="preserve"> PAGEREF _Toc302653729 \h </w:instrText>
        </w:r>
      </w:ins>
      <w:r>
        <w:rPr>
          <w:noProof/>
          <w:webHidden/>
        </w:rPr>
      </w:r>
      <w:r>
        <w:rPr>
          <w:noProof/>
          <w:webHidden/>
        </w:rPr>
        <w:fldChar w:fldCharType="separate"/>
      </w:r>
      <w:ins w:id="693" w:author="Orion" w:date="2011-09-21T08:27:00Z">
        <w:r w:rsidR="0071153F">
          <w:rPr>
            <w:noProof/>
            <w:webHidden/>
          </w:rPr>
          <w:t>58</w:t>
        </w:r>
      </w:ins>
      <w:ins w:id="694" w:author="Orion" w:date="2011-09-01T15:19:00Z">
        <w:r>
          <w:rPr>
            <w:noProof/>
            <w:webHidden/>
          </w:rPr>
          <w:fldChar w:fldCharType="end"/>
        </w:r>
        <w:r w:rsidRPr="00930143">
          <w:rPr>
            <w:rStyle w:val="Hyperlink"/>
            <w:noProof/>
          </w:rPr>
          <w:fldChar w:fldCharType="end"/>
        </w:r>
      </w:ins>
    </w:p>
    <w:p w14:paraId="7C986689" w14:textId="77777777" w:rsidR="000F6CBE" w:rsidRDefault="000F6CBE">
      <w:pPr>
        <w:pStyle w:val="TableofFigures"/>
        <w:tabs>
          <w:tab w:val="right" w:leader="dot" w:pos="9628"/>
        </w:tabs>
        <w:rPr>
          <w:ins w:id="695" w:author="Orion" w:date="2011-09-01T15:19:00Z"/>
          <w:rFonts w:eastAsiaTheme="minorEastAsia" w:cstheme="minorBidi"/>
          <w:i w:val="0"/>
          <w:iCs w:val="0"/>
          <w:noProof/>
          <w:kern w:val="0"/>
          <w:sz w:val="22"/>
          <w:szCs w:val="22"/>
          <w:lang w:eastAsia="es-ES" w:bidi="ar-SA"/>
        </w:rPr>
      </w:pPr>
      <w:ins w:id="69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"_Toc302653730"</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25: IAF Estado Mental.</w:t>
        </w:r>
        <w:r>
          <w:rPr>
            <w:noProof/>
            <w:webHidden/>
          </w:rPr>
          <w:tab/>
        </w:r>
        <w:r>
          <w:rPr>
            <w:noProof/>
            <w:webHidden/>
          </w:rPr>
          <w:fldChar w:fldCharType="begin"/>
        </w:r>
        <w:r>
          <w:rPr>
            <w:noProof/>
            <w:webHidden/>
          </w:rPr>
          <w:instrText xml:space="preserve"> PAGEREF _Toc302653730 \h </w:instrText>
        </w:r>
      </w:ins>
      <w:r>
        <w:rPr>
          <w:noProof/>
          <w:webHidden/>
        </w:rPr>
      </w:r>
      <w:r>
        <w:rPr>
          <w:noProof/>
          <w:webHidden/>
        </w:rPr>
        <w:fldChar w:fldCharType="separate"/>
      </w:r>
      <w:ins w:id="697" w:author="Orion" w:date="2011-09-21T08:27:00Z">
        <w:r w:rsidR="0071153F">
          <w:rPr>
            <w:noProof/>
            <w:webHidden/>
          </w:rPr>
          <w:t>60</w:t>
        </w:r>
      </w:ins>
      <w:ins w:id="698" w:author="Orion" w:date="2011-09-01T15:19:00Z">
        <w:r>
          <w:rPr>
            <w:noProof/>
            <w:webHidden/>
          </w:rPr>
          <w:fldChar w:fldCharType="end"/>
        </w:r>
        <w:r w:rsidRPr="00930143">
          <w:rPr>
            <w:rStyle w:val="Hyperlink"/>
            <w:noProof/>
          </w:rPr>
          <w:fldChar w:fldCharType="end"/>
        </w:r>
      </w:ins>
    </w:p>
    <w:p w14:paraId="7DA28ACE" w14:textId="77777777" w:rsidR="000F6CBE" w:rsidRDefault="000F6CBE">
      <w:pPr>
        <w:pStyle w:val="TableofFigures"/>
        <w:tabs>
          <w:tab w:val="right" w:leader="dot" w:pos="9628"/>
        </w:tabs>
        <w:rPr>
          <w:ins w:id="699" w:author="Orion" w:date="2011-09-01T15:19:00Z"/>
          <w:rFonts w:eastAsiaTheme="minorEastAsia" w:cstheme="minorBidi"/>
          <w:i w:val="0"/>
          <w:iCs w:val="0"/>
          <w:noProof/>
          <w:kern w:val="0"/>
          <w:sz w:val="22"/>
          <w:szCs w:val="22"/>
          <w:lang w:eastAsia="es-ES" w:bidi="ar-SA"/>
        </w:rPr>
      </w:pPr>
      <w:ins w:id="70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"_Toc302653731"</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26: IAF Interacciones.</w:t>
        </w:r>
        <w:r>
          <w:rPr>
            <w:noProof/>
            <w:webHidden/>
          </w:rPr>
          <w:tab/>
        </w:r>
        <w:r>
          <w:rPr>
            <w:noProof/>
            <w:webHidden/>
          </w:rPr>
          <w:fldChar w:fldCharType="begin"/>
        </w:r>
        <w:r>
          <w:rPr>
            <w:noProof/>
            <w:webHidden/>
          </w:rPr>
          <w:instrText xml:space="preserve"> PAGEREF _Toc302653731 \h </w:instrText>
        </w:r>
      </w:ins>
      <w:r>
        <w:rPr>
          <w:noProof/>
          <w:webHidden/>
        </w:rPr>
      </w:r>
      <w:r>
        <w:rPr>
          <w:noProof/>
          <w:webHidden/>
        </w:rPr>
        <w:fldChar w:fldCharType="separate"/>
      </w:r>
      <w:ins w:id="701" w:author="Orion" w:date="2011-09-21T08:27:00Z">
        <w:r w:rsidR="0071153F">
          <w:rPr>
            <w:noProof/>
            <w:webHidden/>
          </w:rPr>
          <w:t>61</w:t>
        </w:r>
      </w:ins>
      <w:ins w:id="702" w:author="Orion" w:date="2011-09-01T15:19:00Z">
        <w:r>
          <w:rPr>
            <w:noProof/>
            <w:webHidden/>
          </w:rPr>
          <w:fldChar w:fldCharType="end"/>
        </w:r>
        <w:r w:rsidRPr="00930143">
          <w:rPr>
            <w:rStyle w:val="Hyperlink"/>
            <w:noProof/>
          </w:rPr>
          <w:fldChar w:fldCharType="end"/>
        </w:r>
      </w:ins>
    </w:p>
    <w:p w14:paraId="5FB3F68C" w14:textId="77777777" w:rsidR="000F6CBE" w:rsidRDefault="000F6CBE">
      <w:pPr>
        <w:pStyle w:val="TableofFigures"/>
        <w:tabs>
          <w:tab w:val="right" w:leader="dot" w:pos="9628"/>
        </w:tabs>
        <w:rPr>
          <w:ins w:id="703" w:author="Orion" w:date="2011-09-01T15:19:00Z"/>
          <w:rFonts w:eastAsiaTheme="minorEastAsia" w:cstheme="minorBidi"/>
          <w:i w:val="0"/>
          <w:iCs w:val="0"/>
          <w:noProof/>
          <w:kern w:val="0"/>
          <w:sz w:val="22"/>
          <w:szCs w:val="22"/>
          <w:lang w:eastAsia="es-ES" w:bidi="ar-SA"/>
        </w:rPr>
      </w:pPr>
      <w:ins w:id="70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"_Toc302653732"</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27: IAF Logs.</w:t>
        </w:r>
        <w:r>
          <w:rPr>
            <w:noProof/>
            <w:webHidden/>
          </w:rPr>
          <w:tab/>
        </w:r>
        <w:r>
          <w:rPr>
            <w:noProof/>
            <w:webHidden/>
          </w:rPr>
          <w:fldChar w:fldCharType="begin"/>
        </w:r>
        <w:r>
          <w:rPr>
            <w:noProof/>
            <w:webHidden/>
          </w:rPr>
          <w:instrText xml:space="preserve"> PAGEREF _Toc302653732 \h </w:instrText>
        </w:r>
      </w:ins>
      <w:r>
        <w:rPr>
          <w:noProof/>
          <w:webHidden/>
        </w:rPr>
      </w:r>
      <w:r>
        <w:rPr>
          <w:noProof/>
          <w:webHidden/>
        </w:rPr>
        <w:fldChar w:fldCharType="separate"/>
      </w:r>
      <w:ins w:id="705" w:author="Orion" w:date="2011-09-21T08:27:00Z">
        <w:r w:rsidR="0071153F">
          <w:rPr>
            <w:noProof/>
            <w:webHidden/>
          </w:rPr>
          <w:t>61</w:t>
        </w:r>
      </w:ins>
      <w:ins w:id="706" w:author="Orion" w:date="2011-09-01T15:19:00Z">
        <w:r>
          <w:rPr>
            <w:noProof/>
            <w:webHidden/>
          </w:rPr>
          <w:fldChar w:fldCharType="end"/>
        </w:r>
        <w:r w:rsidRPr="00930143">
          <w:rPr>
            <w:rStyle w:val="Hyperlink"/>
            <w:noProof/>
          </w:rPr>
          <w:fldChar w:fldCharType="end"/>
        </w:r>
      </w:ins>
    </w:p>
    <w:p w14:paraId="1606407D" w14:textId="77777777" w:rsidR="000F6CBE" w:rsidRDefault="000F6CBE">
      <w:pPr>
        <w:pStyle w:val="TableofFigures"/>
        <w:tabs>
          <w:tab w:val="right" w:leader="dot" w:pos="9628"/>
        </w:tabs>
        <w:rPr>
          <w:ins w:id="707" w:author="Orion" w:date="2011-09-01T15:19:00Z"/>
          <w:rFonts w:eastAsiaTheme="minorEastAsia" w:cstheme="minorBidi"/>
          <w:i w:val="0"/>
          <w:iCs w:val="0"/>
          <w:noProof/>
          <w:kern w:val="0"/>
          <w:sz w:val="22"/>
          <w:szCs w:val="22"/>
          <w:lang w:eastAsia="es-ES" w:bidi="ar-SA"/>
        </w:rPr>
      </w:pPr>
      <w:ins w:id="70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"_Toc302653733"</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28. Aplicación de visualización.</w:t>
        </w:r>
        <w:r>
          <w:rPr>
            <w:noProof/>
            <w:webHidden/>
          </w:rPr>
          <w:tab/>
        </w:r>
        <w:r>
          <w:rPr>
            <w:noProof/>
            <w:webHidden/>
          </w:rPr>
          <w:fldChar w:fldCharType="begin"/>
        </w:r>
        <w:r>
          <w:rPr>
            <w:noProof/>
            <w:webHidden/>
          </w:rPr>
          <w:instrText xml:space="preserve"> PAGEREF _Toc302653733 \h </w:instrText>
        </w:r>
      </w:ins>
      <w:r>
        <w:rPr>
          <w:noProof/>
          <w:webHidden/>
        </w:rPr>
      </w:r>
      <w:r>
        <w:rPr>
          <w:noProof/>
          <w:webHidden/>
        </w:rPr>
        <w:fldChar w:fldCharType="separate"/>
      </w:r>
      <w:ins w:id="709" w:author="Orion" w:date="2011-09-21T08:27:00Z">
        <w:r w:rsidR="0071153F">
          <w:rPr>
            <w:noProof/>
            <w:webHidden/>
          </w:rPr>
          <w:t>61</w:t>
        </w:r>
      </w:ins>
      <w:ins w:id="710" w:author="Orion" w:date="2011-09-01T15:19:00Z">
        <w:r>
          <w:rPr>
            <w:noProof/>
            <w:webHidden/>
          </w:rPr>
          <w:fldChar w:fldCharType="end"/>
        </w:r>
        <w:r w:rsidRPr="00930143">
          <w:rPr>
            <w:rStyle w:val="Hyperlink"/>
            <w:noProof/>
          </w:rPr>
          <w:fldChar w:fldCharType="end"/>
        </w:r>
      </w:ins>
    </w:p>
    <w:p w14:paraId="08E4B6E8" w14:textId="77777777" w:rsidR="000F6CBE" w:rsidRDefault="000F6CBE">
      <w:pPr>
        <w:pStyle w:val="TableofFigures"/>
        <w:tabs>
          <w:tab w:val="right" w:leader="dot" w:pos="9628"/>
        </w:tabs>
        <w:rPr>
          <w:ins w:id="711" w:author="Orion" w:date="2011-09-01T15:19:00Z"/>
          <w:rFonts w:eastAsiaTheme="minorEastAsia" w:cstheme="minorBidi"/>
          <w:i w:val="0"/>
          <w:iCs w:val="0"/>
          <w:noProof/>
          <w:kern w:val="0"/>
          <w:sz w:val="22"/>
          <w:szCs w:val="22"/>
          <w:lang w:eastAsia="es-ES" w:bidi="ar-SA"/>
        </w:rPr>
      </w:pPr>
      <w:ins w:id="71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"_Toc302653734"</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29: Despliegue dos aviones.</w:t>
        </w:r>
        <w:r>
          <w:rPr>
            <w:noProof/>
            <w:webHidden/>
          </w:rPr>
          <w:tab/>
        </w:r>
        <w:r>
          <w:rPr>
            <w:noProof/>
            <w:webHidden/>
          </w:rPr>
          <w:fldChar w:fldCharType="begin"/>
        </w:r>
        <w:r>
          <w:rPr>
            <w:noProof/>
            <w:webHidden/>
          </w:rPr>
          <w:instrText xml:space="preserve"> PAGEREF _Toc302653734 \h </w:instrText>
        </w:r>
      </w:ins>
      <w:r>
        <w:rPr>
          <w:noProof/>
          <w:webHidden/>
        </w:rPr>
      </w:r>
      <w:r>
        <w:rPr>
          <w:noProof/>
          <w:webHidden/>
        </w:rPr>
        <w:fldChar w:fldCharType="separate"/>
      </w:r>
      <w:ins w:id="713" w:author="Orion" w:date="2011-09-21T08:27:00Z">
        <w:r w:rsidR="0071153F">
          <w:rPr>
            <w:noProof/>
            <w:webHidden/>
          </w:rPr>
          <w:t>65</w:t>
        </w:r>
      </w:ins>
      <w:ins w:id="714" w:author="Orion" w:date="2011-09-01T15:19:00Z">
        <w:r>
          <w:rPr>
            <w:noProof/>
            <w:webHidden/>
          </w:rPr>
          <w:fldChar w:fldCharType="end"/>
        </w:r>
        <w:r w:rsidRPr="00930143">
          <w:rPr>
            <w:rStyle w:val="Hyperlink"/>
            <w:noProof/>
          </w:rPr>
          <w:fldChar w:fldCharType="end"/>
        </w:r>
      </w:ins>
    </w:p>
    <w:p w14:paraId="49499E4C" w14:textId="77777777" w:rsidR="000F6CBE" w:rsidRDefault="000F6CBE">
      <w:pPr>
        <w:pStyle w:val="TableofFigures"/>
        <w:tabs>
          <w:tab w:val="right" w:leader="dot" w:pos="9628"/>
        </w:tabs>
        <w:rPr>
          <w:ins w:id="715" w:author="Orion" w:date="2011-09-01T15:19:00Z"/>
          <w:rFonts w:eastAsiaTheme="minorEastAsia" w:cstheme="minorBidi"/>
          <w:i w:val="0"/>
          <w:iCs w:val="0"/>
          <w:noProof/>
          <w:kern w:val="0"/>
          <w:sz w:val="22"/>
          <w:szCs w:val="22"/>
          <w:lang w:eastAsia="es-ES" w:bidi="ar-SA"/>
        </w:rPr>
      </w:pPr>
      <w:ins w:id="71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"_Toc302653735"</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30: Resolución de conflicto entre dos aviones volando rutas sin puntos de paso especificados.</w:t>
        </w:r>
        <w:r>
          <w:rPr>
            <w:noProof/>
            <w:webHidden/>
          </w:rPr>
          <w:tab/>
        </w:r>
        <w:r>
          <w:rPr>
            <w:noProof/>
            <w:webHidden/>
          </w:rPr>
          <w:fldChar w:fldCharType="begin"/>
        </w:r>
        <w:r>
          <w:rPr>
            <w:noProof/>
            <w:webHidden/>
          </w:rPr>
          <w:instrText xml:space="preserve"> PAGEREF _Toc302653735 \h </w:instrText>
        </w:r>
      </w:ins>
      <w:r>
        <w:rPr>
          <w:noProof/>
          <w:webHidden/>
        </w:rPr>
      </w:r>
      <w:r>
        <w:rPr>
          <w:noProof/>
          <w:webHidden/>
        </w:rPr>
        <w:fldChar w:fldCharType="separate"/>
      </w:r>
      <w:ins w:id="717" w:author="Orion" w:date="2011-09-21T08:27:00Z">
        <w:r w:rsidR="0071153F">
          <w:rPr>
            <w:noProof/>
            <w:webHidden/>
          </w:rPr>
          <w:t>66</w:t>
        </w:r>
      </w:ins>
      <w:ins w:id="718" w:author="Orion" w:date="2011-09-01T15:19:00Z">
        <w:r>
          <w:rPr>
            <w:noProof/>
            <w:webHidden/>
          </w:rPr>
          <w:fldChar w:fldCharType="end"/>
        </w:r>
        <w:r w:rsidRPr="00930143">
          <w:rPr>
            <w:rStyle w:val="Hyperlink"/>
            <w:noProof/>
          </w:rPr>
          <w:fldChar w:fldCharType="end"/>
        </w:r>
      </w:ins>
    </w:p>
    <w:p w14:paraId="284AB668" w14:textId="77777777" w:rsidR="000F6CBE" w:rsidRDefault="000F6CBE">
      <w:pPr>
        <w:pStyle w:val="TableofFigures"/>
        <w:tabs>
          <w:tab w:val="right" w:leader="dot" w:pos="9628"/>
        </w:tabs>
        <w:rPr>
          <w:ins w:id="719" w:author="Orion" w:date="2011-09-01T15:19:00Z"/>
          <w:rFonts w:eastAsiaTheme="minorEastAsia" w:cstheme="minorBidi"/>
          <w:i w:val="0"/>
          <w:iCs w:val="0"/>
          <w:noProof/>
          <w:kern w:val="0"/>
          <w:sz w:val="22"/>
          <w:szCs w:val="22"/>
          <w:lang w:eastAsia="es-ES" w:bidi="ar-SA"/>
        </w:rPr>
      </w:pPr>
      <w:ins w:id="72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"_Toc302653736"</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32: Alto riesgo de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_Toc302653736 \h </w:instrText>
        </w:r>
      </w:ins>
      <w:r>
        <w:rPr>
          <w:noProof/>
          <w:webHidden/>
        </w:rPr>
      </w:r>
      <w:r>
        <w:rPr>
          <w:noProof/>
          <w:webHidden/>
        </w:rPr>
        <w:fldChar w:fldCharType="separate"/>
      </w:r>
      <w:ins w:id="721" w:author="Orion" w:date="2011-09-21T08:27:00Z">
        <w:r w:rsidR="0071153F">
          <w:rPr>
            <w:noProof/>
            <w:webHidden/>
          </w:rPr>
          <w:t>67</w:t>
        </w:r>
      </w:ins>
      <w:ins w:id="722" w:author="Orion" w:date="2011-09-01T15:19:00Z">
        <w:r>
          <w:rPr>
            <w:noProof/>
            <w:webHidden/>
          </w:rPr>
          <w:fldChar w:fldCharType="end"/>
        </w:r>
        <w:r w:rsidRPr="00930143">
          <w:rPr>
            <w:rStyle w:val="Hyperlink"/>
            <w:noProof/>
          </w:rPr>
          <w:fldChar w:fldCharType="end"/>
        </w:r>
      </w:ins>
    </w:p>
    <w:p w14:paraId="554483BB" w14:textId="77777777" w:rsidR="000F6CBE" w:rsidRDefault="000F6CBE">
      <w:pPr>
        <w:pStyle w:val="TableofFigures"/>
        <w:tabs>
          <w:tab w:val="right" w:leader="dot" w:pos="9628"/>
        </w:tabs>
        <w:rPr>
          <w:ins w:id="723" w:author="Orion" w:date="2011-09-01T15:19:00Z"/>
          <w:rFonts w:eastAsiaTheme="minorEastAsia" w:cstheme="minorBidi"/>
          <w:i w:val="0"/>
          <w:iCs w:val="0"/>
          <w:noProof/>
          <w:kern w:val="0"/>
          <w:sz w:val="22"/>
          <w:szCs w:val="22"/>
          <w:lang w:eastAsia="es-ES" w:bidi="ar-SA"/>
        </w:rPr>
      </w:pPr>
      <w:ins w:id="72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"_Toc302653737"</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33: Dos aviones volando rutas sin puntos de paso especificados, tripulados por pilotos con altos valores de estrés y fatiga, y poca experiencia, cambiando el tramo actual.</w:t>
        </w:r>
        <w:r>
          <w:rPr>
            <w:noProof/>
            <w:webHidden/>
          </w:rPr>
          <w:tab/>
        </w:r>
        <w:r>
          <w:rPr>
            <w:noProof/>
            <w:webHidden/>
          </w:rPr>
          <w:fldChar w:fldCharType="begin"/>
        </w:r>
        <w:r>
          <w:rPr>
            <w:noProof/>
            <w:webHidden/>
          </w:rPr>
          <w:instrText xml:space="preserve"> PAGEREF _Toc302653737 \h </w:instrText>
        </w:r>
      </w:ins>
      <w:r>
        <w:rPr>
          <w:noProof/>
          <w:webHidden/>
        </w:rPr>
      </w:r>
      <w:r>
        <w:rPr>
          <w:noProof/>
          <w:webHidden/>
        </w:rPr>
        <w:fldChar w:fldCharType="separate"/>
      </w:r>
      <w:ins w:id="725" w:author="Orion" w:date="2011-09-21T08:27:00Z">
        <w:r w:rsidR="0071153F">
          <w:rPr>
            <w:noProof/>
            <w:webHidden/>
          </w:rPr>
          <w:t>68</w:t>
        </w:r>
      </w:ins>
      <w:ins w:id="726" w:author="Orion" w:date="2011-09-01T15:19:00Z">
        <w:r>
          <w:rPr>
            <w:noProof/>
            <w:webHidden/>
          </w:rPr>
          <w:fldChar w:fldCharType="end"/>
        </w:r>
        <w:r w:rsidRPr="00930143">
          <w:rPr>
            <w:rStyle w:val="Hyperlink"/>
            <w:noProof/>
          </w:rPr>
          <w:fldChar w:fldCharType="end"/>
        </w:r>
      </w:ins>
    </w:p>
    <w:p w14:paraId="407E6F81" w14:textId="77777777" w:rsidR="000F6CBE" w:rsidRDefault="000F6CBE">
      <w:pPr>
        <w:pStyle w:val="TableofFigures"/>
        <w:tabs>
          <w:tab w:val="right" w:leader="dot" w:pos="9628"/>
        </w:tabs>
        <w:rPr>
          <w:ins w:id="727" w:author="Orion" w:date="2011-09-01T15:19:00Z"/>
          <w:rFonts w:eastAsiaTheme="minorEastAsia" w:cstheme="minorBidi"/>
          <w:i w:val="0"/>
          <w:iCs w:val="0"/>
          <w:noProof/>
          <w:kern w:val="0"/>
          <w:sz w:val="22"/>
          <w:szCs w:val="22"/>
          <w:lang w:eastAsia="es-ES" w:bidi="ar-SA"/>
        </w:rPr>
      </w:pPr>
      <w:ins w:id="72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"_Toc302653738"</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35: Conflicto entre dos aviones volando rutas sin puntos de paso especificados, tripulados por pilotos con valores medios de estrés, fatiga y experiencia.</w:t>
        </w:r>
        <w:r>
          <w:rPr>
            <w:noProof/>
            <w:webHidden/>
          </w:rPr>
          <w:tab/>
        </w:r>
        <w:r>
          <w:rPr>
            <w:noProof/>
            <w:webHidden/>
          </w:rPr>
          <w:fldChar w:fldCharType="begin"/>
        </w:r>
        <w:r>
          <w:rPr>
            <w:noProof/>
            <w:webHidden/>
          </w:rPr>
          <w:instrText xml:space="preserve"> PAGEREF _Toc302653738 \h </w:instrText>
        </w:r>
      </w:ins>
      <w:r>
        <w:rPr>
          <w:noProof/>
          <w:webHidden/>
        </w:rPr>
      </w:r>
      <w:r>
        <w:rPr>
          <w:noProof/>
          <w:webHidden/>
        </w:rPr>
        <w:fldChar w:fldCharType="separate"/>
      </w:r>
      <w:ins w:id="729" w:author="Orion" w:date="2011-09-21T08:27:00Z">
        <w:r w:rsidR="0071153F">
          <w:rPr>
            <w:noProof/>
            <w:webHidden/>
          </w:rPr>
          <w:t>70</w:t>
        </w:r>
      </w:ins>
      <w:ins w:id="730" w:author="Orion" w:date="2011-09-01T15:19:00Z">
        <w:r>
          <w:rPr>
            <w:noProof/>
            <w:webHidden/>
          </w:rPr>
          <w:fldChar w:fldCharType="end"/>
        </w:r>
        <w:r w:rsidRPr="00930143">
          <w:rPr>
            <w:rStyle w:val="Hyperlink"/>
            <w:noProof/>
          </w:rPr>
          <w:fldChar w:fldCharType="end"/>
        </w:r>
      </w:ins>
    </w:p>
    <w:p w14:paraId="4D888825" w14:textId="77777777" w:rsidR="000F6CBE" w:rsidRDefault="000F6CBE">
      <w:pPr>
        <w:pStyle w:val="TableofFigures"/>
        <w:tabs>
          <w:tab w:val="right" w:leader="dot" w:pos="9628"/>
        </w:tabs>
        <w:rPr>
          <w:ins w:id="731" w:author="Orion" w:date="2011-09-01T15:19:00Z"/>
          <w:rFonts w:eastAsiaTheme="minorEastAsia" w:cstheme="minorBidi"/>
          <w:i w:val="0"/>
          <w:iCs w:val="0"/>
          <w:noProof/>
          <w:kern w:val="0"/>
          <w:sz w:val="22"/>
          <w:szCs w:val="22"/>
          <w:lang w:eastAsia="es-ES" w:bidi="ar-SA"/>
        </w:rPr>
      </w:pPr>
      <w:ins w:id="73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"_Toc302653739"</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37: Conflicto entre dos aviones volando rutas sin puntos de paso especificados, tripulados por pilotos con valores bajos  de estrés, fatiga y bastante experiencia.</w:t>
        </w:r>
        <w:r>
          <w:rPr>
            <w:noProof/>
            <w:webHidden/>
          </w:rPr>
          <w:tab/>
        </w:r>
        <w:r>
          <w:rPr>
            <w:noProof/>
            <w:webHidden/>
          </w:rPr>
          <w:fldChar w:fldCharType="begin"/>
        </w:r>
        <w:r>
          <w:rPr>
            <w:noProof/>
            <w:webHidden/>
          </w:rPr>
          <w:instrText xml:space="preserve"> PAGEREF _Toc302653739 \h </w:instrText>
        </w:r>
      </w:ins>
      <w:r>
        <w:rPr>
          <w:noProof/>
          <w:webHidden/>
        </w:rPr>
      </w:r>
      <w:r>
        <w:rPr>
          <w:noProof/>
          <w:webHidden/>
        </w:rPr>
        <w:fldChar w:fldCharType="separate"/>
      </w:r>
      <w:ins w:id="733" w:author="Orion" w:date="2011-09-21T08:27:00Z">
        <w:r w:rsidR="0071153F">
          <w:rPr>
            <w:noProof/>
            <w:webHidden/>
          </w:rPr>
          <w:t>71</w:t>
        </w:r>
      </w:ins>
      <w:ins w:id="734" w:author="Orion" w:date="2011-09-01T15:19:00Z">
        <w:r>
          <w:rPr>
            <w:noProof/>
            <w:webHidden/>
          </w:rPr>
          <w:fldChar w:fldCharType="end"/>
        </w:r>
        <w:r w:rsidRPr="00930143">
          <w:rPr>
            <w:rStyle w:val="Hyperlink"/>
            <w:noProof/>
          </w:rPr>
          <w:fldChar w:fldCharType="end"/>
        </w:r>
      </w:ins>
    </w:p>
    <w:p w14:paraId="09DBDCF2" w14:textId="77777777" w:rsidR="000F6CBE" w:rsidRDefault="000F6CBE">
      <w:pPr>
        <w:pStyle w:val="TableofFigures"/>
        <w:tabs>
          <w:tab w:val="right" w:leader="dot" w:pos="9628"/>
        </w:tabs>
        <w:rPr>
          <w:ins w:id="735" w:author="Orion" w:date="2011-09-01T15:19:00Z"/>
          <w:rFonts w:eastAsiaTheme="minorEastAsia" w:cstheme="minorBidi"/>
          <w:i w:val="0"/>
          <w:iCs w:val="0"/>
          <w:noProof/>
          <w:kern w:val="0"/>
          <w:sz w:val="22"/>
          <w:szCs w:val="22"/>
          <w:lang w:eastAsia="es-ES" w:bidi="ar-SA"/>
        </w:rPr>
      </w:pPr>
      <w:ins w:id="73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"_Toc302653740"</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39: Dos aviones volando rutas con puntos de paso especificados, tripulados por pilotos con valores altos de estrés, fatiga y  poca experiencia, finalizando conflicto.</w:t>
        </w:r>
        <w:r>
          <w:rPr>
            <w:noProof/>
            <w:webHidden/>
          </w:rPr>
          <w:tab/>
        </w:r>
        <w:r>
          <w:rPr>
            <w:noProof/>
            <w:webHidden/>
          </w:rPr>
          <w:fldChar w:fldCharType="begin"/>
        </w:r>
        <w:r>
          <w:rPr>
            <w:noProof/>
            <w:webHidden/>
          </w:rPr>
          <w:instrText xml:space="preserve"> PAGEREF _Toc302653740 \h </w:instrText>
        </w:r>
      </w:ins>
      <w:r>
        <w:rPr>
          <w:noProof/>
          <w:webHidden/>
        </w:rPr>
      </w:r>
      <w:r>
        <w:rPr>
          <w:noProof/>
          <w:webHidden/>
        </w:rPr>
        <w:fldChar w:fldCharType="separate"/>
      </w:r>
      <w:ins w:id="737" w:author="Orion" w:date="2011-09-21T08:27:00Z">
        <w:r w:rsidR="0071153F">
          <w:rPr>
            <w:noProof/>
            <w:webHidden/>
          </w:rPr>
          <w:t>73</w:t>
        </w:r>
      </w:ins>
      <w:ins w:id="738" w:author="Orion" w:date="2011-09-01T15:19:00Z">
        <w:r>
          <w:rPr>
            <w:noProof/>
            <w:webHidden/>
          </w:rPr>
          <w:fldChar w:fldCharType="end"/>
        </w:r>
        <w:r w:rsidRPr="00930143">
          <w:rPr>
            <w:rStyle w:val="Hyperlink"/>
            <w:noProof/>
          </w:rPr>
          <w:fldChar w:fldCharType="end"/>
        </w:r>
      </w:ins>
    </w:p>
    <w:p w14:paraId="52B7D9CC" w14:textId="77777777" w:rsidR="000F6CBE" w:rsidRDefault="000F6CBE">
      <w:pPr>
        <w:pStyle w:val="TableofFigures"/>
        <w:tabs>
          <w:tab w:val="right" w:leader="dot" w:pos="9628"/>
        </w:tabs>
        <w:rPr>
          <w:ins w:id="739" w:author="Orion" w:date="2011-09-01T15:19:00Z"/>
          <w:rFonts w:eastAsiaTheme="minorEastAsia" w:cstheme="minorBidi"/>
          <w:i w:val="0"/>
          <w:iCs w:val="0"/>
          <w:noProof/>
          <w:kern w:val="0"/>
          <w:sz w:val="22"/>
          <w:szCs w:val="22"/>
          <w:lang w:eastAsia="es-ES" w:bidi="ar-SA"/>
        </w:rPr>
      </w:pPr>
      <w:ins w:id="74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"_Toc302653741"</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40: Dos aviones volando rutas con puntos de paso especificados, tripulados por pilotos con valores altos de estrés, fatiga y poca experiencia, llegando al destino.</w:t>
        </w:r>
        <w:r>
          <w:rPr>
            <w:noProof/>
            <w:webHidden/>
          </w:rPr>
          <w:tab/>
        </w:r>
        <w:r>
          <w:rPr>
            <w:noProof/>
            <w:webHidden/>
          </w:rPr>
          <w:fldChar w:fldCharType="begin"/>
        </w:r>
        <w:r>
          <w:rPr>
            <w:noProof/>
            <w:webHidden/>
          </w:rPr>
          <w:instrText xml:space="preserve"> PAGEREF _Toc302653741 \h </w:instrText>
        </w:r>
      </w:ins>
      <w:r>
        <w:rPr>
          <w:noProof/>
          <w:webHidden/>
        </w:rPr>
      </w:r>
      <w:r>
        <w:rPr>
          <w:noProof/>
          <w:webHidden/>
        </w:rPr>
        <w:fldChar w:fldCharType="separate"/>
      </w:r>
      <w:ins w:id="741" w:author="Orion" w:date="2011-09-21T08:27:00Z">
        <w:r w:rsidR="0071153F">
          <w:rPr>
            <w:noProof/>
            <w:webHidden/>
          </w:rPr>
          <w:t>73</w:t>
        </w:r>
      </w:ins>
      <w:ins w:id="742" w:author="Orion" w:date="2011-09-01T15:19:00Z">
        <w:r>
          <w:rPr>
            <w:noProof/>
            <w:webHidden/>
          </w:rPr>
          <w:fldChar w:fldCharType="end"/>
        </w:r>
        <w:r w:rsidRPr="00930143">
          <w:rPr>
            <w:rStyle w:val="Hyperlink"/>
            <w:noProof/>
          </w:rPr>
          <w:fldChar w:fldCharType="end"/>
        </w:r>
      </w:ins>
    </w:p>
    <w:p w14:paraId="722B558D" w14:textId="77777777" w:rsidR="000F6CBE" w:rsidRDefault="000F6CBE">
      <w:pPr>
        <w:pStyle w:val="TableofFigures"/>
        <w:tabs>
          <w:tab w:val="right" w:leader="dot" w:pos="9628"/>
        </w:tabs>
        <w:rPr>
          <w:ins w:id="743" w:author="Orion" w:date="2011-09-01T15:19:00Z"/>
          <w:rFonts w:eastAsiaTheme="minorEastAsia" w:cstheme="minorBidi"/>
          <w:i w:val="0"/>
          <w:iCs w:val="0"/>
          <w:noProof/>
          <w:kern w:val="0"/>
          <w:sz w:val="22"/>
          <w:szCs w:val="22"/>
          <w:lang w:eastAsia="es-ES" w:bidi="ar-SA"/>
        </w:rPr>
      </w:pPr>
      <w:ins w:id="74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"_Toc302653742"</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42: Despliegue seis aviones.</w:t>
        </w:r>
        <w:r>
          <w:rPr>
            <w:noProof/>
            <w:webHidden/>
          </w:rPr>
          <w:tab/>
        </w:r>
        <w:r>
          <w:rPr>
            <w:noProof/>
            <w:webHidden/>
          </w:rPr>
          <w:fldChar w:fldCharType="begin"/>
        </w:r>
        <w:r>
          <w:rPr>
            <w:noProof/>
            <w:webHidden/>
          </w:rPr>
          <w:instrText xml:space="preserve"> PAGEREF _Toc302653742 \h </w:instrText>
        </w:r>
      </w:ins>
      <w:r>
        <w:rPr>
          <w:noProof/>
          <w:webHidden/>
        </w:rPr>
      </w:r>
      <w:r>
        <w:rPr>
          <w:noProof/>
          <w:webHidden/>
        </w:rPr>
        <w:fldChar w:fldCharType="separate"/>
      </w:r>
      <w:ins w:id="745" w:author="Orion" w:date="2011-09-21T08:27:00Z">
        <w:r w:rsidR="0071153F">
          <w:rPr>
            <w:noProof/>
            <w:webHidden/>
          </w:rPr>
          <w:t>75</w:t>
        </w:r>
      </w:ins>
      <w:ins w:id="746" w:author="Orion" w:date="2011-09-01T15:19:00Z">
        <w:r>
          <w:rPr>
            <w:noProof/>
            <w:webHidden/>
          </w:rPr>
          <w:fldChar w:fldCharType="end"/>
        </w:r>
        <w:r w:rsidRPr="00930143">
          <w:rPr>
            <w:rStyle w:val="Hyperlink"/>
            <w:noProof/>
          </w:rPr>
          <w:fldChar w:fldCharType="end"/>
        </w:r>
      </w:ins>
    </w:p>
    <w:p w14:paraId="037DF863" w14:textId="77777777" w:rsidR="000F6CBE" w:rsidRDefault="000F6CBE">
      <w:pPr>
        <w:pStyle w:val="TableofFigures"/>
        <w:tabs>
          <w:tab w:val="right" w:leader="dot" w:pos="9628"/>
        </w:tabs>
        <w:rPr>
          <w:ins w:id="747" w:author="Orion" w:date="2011-09-01T15:19:00Z"/>
          <w:rFonts w:eastAsiaTheme="minorEastAsia" w:cstheme="minorBidi"/>
          <w:i w:val="0"/>
          <w:iCs w:val="0"/>
          <w:noProof/>
          <w:kern w:val="0"/>
          <w:sz w:val="22"/>
          <w:szCs w:val="22"/>
          <w:lang w:eastAsia="es-ES" w:bidi="ar-SA"/>
        </w:rPr>
      </w:pPr>
      <w:ins w:id="74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"_Toc302653743"</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43: Alto riesgo de conflicto entre varios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_Toc302653743 \h </w:instrText>
        </w:r>
      </w:ins>
      <w:r>
        <w:rPr>
          <w:noProof/>
          <w:webHidden/>
        </w:rPr>
      </w:r>
      <w:r>
        <w:rPr>
          <w:noProof/>
          <w:webHidden/>
        </w:rPr>
        <w:fldChar w:fldCharType="separate"/>
      </w:r>
      <w:ins w:id="749" w:author="Orion" w:date="2011-09-21T08:27:00Z">
        <w:r w:rsidR="0071153F">
          <w:rPr>
            <w:noProof/>
            <w:webHidden/>
          </w:rPr>
          <w:t>76</w:t>
        </w:r>
      </w:ins>
      <w:ins w:id="750" w:author="Orion" w:date="2011-09-01T15:19:00Z">
        <w:r>
          <w:rPr>
            <w:noProof/>
            <w:webHidden/>
          </w:rPr>
          <w:fldChar w:fldCharType="end"/>
        </w:r>
        <w:r w:rsidRPr="00930143">
          <w:rPr>
            <w:rStyle w:val="Hyperlink"/>
            <w:noProof/>
          </w:rPr>
          <w:fldChar w:fldCharType="end"/>
        </w:r>
      </w:ins>
    </w:p>
    <w:p w14:paraId="12AEB2AD" w14:textId="77777777" w:rsidR="000F6CBE" w:rsidRDefault="000F6CBE">
      <w:pPr>
        <w:pStyle w:val="TableofFigures"/>
        <w:tabs>
          <w:tab w:val="right" w:leader="dot" w:pos="9628"/>
        </w:tabs>
        <w:rPr>
          <w:ins w:id="751" w:author="Orion" w:date="2011-09-01T15:19:00Z"/>
          <w:rFonts w:eastAsiaTheme="minorEastAsia" w:cstheme="minorBidi"/>
          <w:i w:val="0"/>
          <w:iCs w:val="0"/>
          <w:noProof/>
          <w:kern w:val="0"/>
          <w:sz w:val="22"/>
          <w:szCs w:val="22"/>
          <w:lang w:eastAsia="es-ES" w:bidi="ar-SA"/>
        </w:rPr>
      </w:pPr>
      <w:ins w:id="75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"_Toc302653744"</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45: Varios  aviones volando rutas sin puntos de paso especificados, tripulados por pilotos con bajos  valores de estrés y fatiga, y bastante experiencia gestionando conflictos.</w:t>
        </w:r>
        <w:r>
          <w:rPr>
            <w:noProof/>
            <w:webHidden/>
          </w:rPr>
          <w:tab/>
        </w:r>
        <w:r>
          <w:rPr>
            <w:noProof/>
            <w:webHidden/>
          </w:rPr>
          <w:fldChar w:fldCharType="begin"/>
        </w:r>
        <w:r>
          <w:rPr>
            <w:noProof/>
            <w:webHidden/>
          </w:rPr>
          <w:instrText xml:space="preserve"> PAGEREF _Toc302653744 \h </w:instrText>
        </w:r>
      </w:ins>
      <w:r>
        <w:rPr>
          <w:noProof/>
          <w:webHidden/>
        </w:rPr>
      </w:r>
      <w:r>
        <w:rPr>
          <w:noProof/>
          <w:webHidden/>
        </w:rPr>
        <w:fldChar w:fldCharType="separate"/>
      </w:r>
      <w:ins w:id="753" w:author="Orion" w:date="2011-09-21T08:27:00Z">
        <w:r w:rsidR="0071153F">
          <w:rPr>
            <w:noProof/>
            <w:webHidden/>
          </w:rPr>
          <w:t>77</w:t>
        </w:r>
      </w:ins>
      <w:ins w:id="754" w:author="Orion" w:date="2011-09-01T15:19:00Z">
        <w:r>
          <w:rPr>
            <w:noProof/>
            <w:webHidden/>
          </w:rPr>
          <w:fldChar w:fldCharType="end"/>
        </w:r>
        <w:r w:rsidRPr="00930143">
          <w:rPr>
            <w:rStyle w:val="Hyperlink"/>
            <w:noProof/>
          </w:rPr>
          <w:fldChar w:fldCharType="end"/>
        </w:r>
      </w:ins>
    </w:p>
    <w:p w14:paraId="53095FFA" w14:textId="77777777" w:rsidR="000F6CBE" w:rsidRDefault="000F6CBE">
      <w:pPr>
        <w:pStyle w:val="TableofFigures"/>
        <w:tabs>
          <w:tab w:val="right" w:leader="dot" w:pos="9628"/>
        </w:tabs>
        <w:rPr>
          <w:ins w:id="755" w:author="Orion" w:date="2011-09-01T15:19:00Z"/>
          <w:rFonts w:eastAsiaTheme="minorEastAsia" w:cstheme="minorBidi"/>
          <w:i w:val="0"/>
          <w:iCs w:val="0"/>
          <w:noProof/>
          <w:kern w:val="0"/>
          <w:sz w:val="22"/>
          <w:szCs w:val="22"/>
          <w:lang w:eastAsia="es-ES" w:bidi="ar-SA"/>
        </w:rPr>
      </w:pPr>
      <w:ins w:id="75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"_Toc302653745"</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46: Varios  aviones volando rutas sin puntos de paso especificados, tripulados por pilotos con bajos  valores de estrés y fatiga, y bastante experiencia finalizando conflictos.</w:t>
        </w:r>
        <w:r>
          <w:rPr>
            <w:noProof/>
            <w:webHidden/>
          </w:rPr>
          <w:tab/>
        </w:r>
        <w:r>
          <w:rPr>
            <w:noProof/>
            <w:webHidden/>
          </w:rPr>
          <w:fldChar w:fldCharType="begin"/>
        </w:r>
        <w:r>
          <w:rPr>
            <w:noProof/>
            <w:webHidden/>
          </w:rPr>
          <w:instrText xml:space="preserve"> PAGEREF _Toc302653745 \h </w:instrText>
        </w:r>
      </w:ins>
      <w:r>
        <w:rPr>
          <w:noProof/>
          <w:webHidden/>
        </w:rPr>
      </w:r>
      <w:r>
        <w:rPr>
          <w:noProof/>
          <w:webHidden/>
        </w:rPr>
        <w:fldChar w:fldCharType="separate"/>
      </w:r>
      <w:ins w:id="757" w:author="Orion" w:date="2011-09-21T08:27:00Z">
        <w:r w:rsidR="0071153F">
          <w:rPr>
            <w:noProof/>
            <w:webHidden/>
          </w:rPr>
          <w:t>77</w:t>
        </w:r>
      </w:ins>
      <w:ins w:id="758" w:author="Orion" w:date="2011-09-01T15:19:00Z">
        <w:r>
          <w:rPr>
            <w:noProof/>
            <w:webHidden/>
          </w:rPr>
          <w:fldChar w:fldCharType="end"/>
        </w:r>
        <w:r w:rsidRPr="00930143">
          <w:rPr>
            <w:rStyle w:val="Hyperlink"/>
            <w:noProof/>
          </w:rPr>
          <w:fldChar w:fldCharType="end"/>
        </w:r>
      </w:ins>
    </w:p>
    <w:p w14:paraId="29B3DE73" w14:textId="77777777" w:rsidR="000F6CBE" w:rsidRDefault="000F6CBE">
      <w:pPr>
        <w:pStyle w:val="TableofFigures"/>
        <w:tabs>
          <w:tab w:val="right" w:leader="dot" w:pos="9628"/>
        </w:tabs>
        <w:rPr>
          <w:ins w:id="759" w:author="Orion" w:date="2011-09-01T15:19:00Z"/>
          <w:rFonts w:eastAsiaTheme="minorEastAsia" w:cstheme="minorBidi"/>
          <w:i w:val="0"/>
          <w:iCs w:val="0"/>
          <w:noProof/>
          <w:kern w:val="0"/>
          <w:sz w:val="22"/>
          <w:szCs w:val="22"/>
          <w:lang w:eastAsia="es-ES" w:bidi="ar-SA"/>
        </w:rPr>
      </w:pPr>
      <w:ins w:id="76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"_Toc302653746"</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47: Varios  aviones volando rutas con puntos de paso especificados, tripulados por pilotos con  distintos  valores de estrés, fatiga y experiencia gestionando conflictos.</w:t>
        </w:r>
        <w:r>
          <w:rPr>
            <w:noProof/>
            <w:webHidden/>
          </w:rPr>
          <w:tab/>
        </w:r>
        <w:r>
          <w:rPr>
            <w:noProof/>
            <w:webHidden/>
          </w:rPr>
          <w:fldChar w:fldCharType="begin"/>
        </w:r>
        <w:r>
          <w:rPr>
            <w:noProof/>
            <w:webHidden/>
          </w:rPr>
          <w:instrText xml:space="preserve"> PAGEREF _Toc302653746 \h </w:instrText>
        </w:r>
      </w:ins>
      <w:r>
        <w:rPr>
          <w:noProof/>
          <w:webHidden/>
        </w:rPr>
      </w:r>
      <w:r>
        <w:rPr>
          <w:noProof/>
          <w:webHidden/>
        </w:rPr>
        <w:fldChar w:fldCharType="separate"/>
      </w:r>
      <w:ins w:id="761" w:author="Orion" w:date="2011-09-21T08:27:00Z">
        <w:r w:rsidR="0071153F">
          <w:rPr>
            <w:noProof/>
            <w:webHidden/>
          </w:rPr>
          <w:t>79</w:t>
        </w:r>
      </w:ins>
      <w:ins w:id="762" w:author="Orion" w:date="2011-09-01T15:19:00Z">
        <w:r>
          <w:rPr>
            <w:noProof/>
            <w:webHidden/>
          </w:rPr>
          <w:fldChar w:fldCharType="end"/>
        </w:r>
        <w:r w:rsidRPr="00930143">
          <w:rPr>
            <w:rStyle w:val="Hyperlink"/>
            <w:noProof/>
          </w:rPr>
          <w:fldChar w:fldCharType="end"/>
        </w:r>
      </w:ins>
    </w:p>
    <w:p w14:paraId="4C6480EB" w14:textId="77777777" w:rsidR="00E4134F" w:rsidDel="00C43B9C" w:rsidRDefault="00E4134F">
      <w:pPr>
        <w:pStyle w:val="TableofFigures"/>
        <w:tabs>
          <w:tab w:val="right" w:leader="dot" w:pos="9628"/>
        </w:tabs>
        <w:rPr>
          <w:ins w:id="763" w:author="IO" w:date="2011-08-31T17:40:00Z"/>
          <w:del w:id="764" w:author="Orion" w:date="2011-09-01T15:17:00Z"/>
          <w:rFonts w:eastAsiaTheme="minorEastAsia" w:cstheme="minorBidi"/>
          <w:i w:val="0"/>
          <w:iCs w:val="0"/>
          <w:noProof/>
          <w:kern w:val="0"/>
          <w:sz w:val="22"/>
          <w:szCs w:val="22"/>
          <w:lang w:eastAsia="es-ES" w:bidi="ar-SA"/>
        </w:rPr>
      </w:pPr>
      <w:ins w:id="765" w:author="IO" w:date="2011-08-31T17:40:00Z">
        <w:del w:id="766" w:author="Orion" w:date="2011-09-01T15:17:00Z">
          <w:r w:rsidRPr="00C43B9C" w:rsidDel="00C43B9C">
            <w:rPr>
              <w:rStyle w:val="Hyperlink"/>
              <w:noProof/>
            </w:rPr>
            <w:delText>Figura 1: División del espacio aéreo</w:delText>
          </w:r>
          <w:r w:rsidRPr="00C43B9C" w:rsidDel="00C43B9C">
            <w:rPr>
              <w:rStyle w:val="Hyperlink"/>
              <w:rFonts w:cs="Times New Roman"/>
              <w:noProof/>
            </w:rPr>
            <w:delText xml:space="preserve"> (27).</w:delText>
          </w:r>
          <w:r w:rsidDel="00C43B9C">
            <w:rPr>
              <w:noProof/>
              <w:webHidden/>
            </w:rPr>
            <w:tab/>
            <w:delText>15</w:delText>
          </w:r>
        </w:del>
      </w:ins>
    </w:p>
    <w:p w14:paraId="46B28D04" w14:textId="77777777" w:rsidR="00E4134F" w:rsidDel="00C43B9C" w:rsidRDefault="00E4134F">
      <w:pPr>
        <w:pStyle w:val="TableofFigures"/>
        <w:tabs>
          <w:tab w:val="right" w:leader="dot" w:pos="9628"/>
        </w:tabs>
        <w:rPr>
          <w:ins w:id="767" w:author="IO" w:date="2011-08-31T17:40:00Z"/>
          <w:del w:id="768" w:author="Orion" w:date="2011-09-01T15:17:00Z"/>
          <w:rFonts w:eastAsiaTheme="minorEastAsia" w:cstheme="minorBidi"/>
          <w:i w:val="0"/>
          <w:iCs w:val="0"/>
          <w:noProof/>
          <w:kern w:val="0"/>
          <w:sz w:val="22"/>
          <w:szCs w:val="22"/>
          <w:lang w:eastAsia="es-ES" w:bidi="ar-SA"/>
        </w:rPr>
      </w:pPr>
      <w:ins w:id="769" w:author="IO" w:date="2011-08-31T17:40:00Z">
        <w:del w:id="770" w:author="Orion" w:date="2011-09-01T15:17:00Z">
          <w:r w:rsidRPr="00C43B9C" w:rsidDel="00C43B9C">
            <w:rPr>
              <w:rStyle w:val="Hyperlink"/>
              <w:noProof/>
            </w:rPr>
            <w:delText>Figura 2: Casos de Uso.</w:delText>
          </w:r>
          <w:r w:rsidDel="00C43B9C">
            <w:rPr>
              <w:noProof/>
              <w:webHidden/>
            </w:rPr>
            <w:tab/>
            <w:delText>34</w:delText>
          </w:r>
        </w:del>
      </w:ins>
    </w:p>
    <w:p w14:paraId="4AD8ABEB" w14:textId="77777777" w:rsidR="00E4134F" w:rsidDel="00C43B9C" w:rsidRDefault="00E4134F">
      <w:pPr>
        <w:pStyle w:val="TableofFigures"/>
        <w:tabs>
          <w:tab w:val="right" w:leader="dot" w:pos="9628"/>
        </w:tabs>
        <w:rPr>
          <w:ins w:id="771" w:author="IO" w:date="2011-08-31T17:40:00Z"/>
          <w:del w:id="772" w:author="Orion" w:date="2011-09-01T15:17:00Z"/>
          <w:rFonts w:eastAsiaTheme="minorEastAsia" w:cstheme="minorBidi"/>
          <w:i w:val="0"/>
          <w:iCs w:val="0"/>
          <w:noProof/>
          <w:kern w:val="0"/>
          <w:sz w:val="22"/>
          <w:szCs w:val="22"/>
          <w:lang w:eastAsia="es-ES" w:bidi="ar-SA"/>
        </w:rPr>
      </w:pPr>
      <w:ins w:id="773" w:author="IO" w:date="2011-08-31T17:40:00Z">
        <w:del w:id="774" w:author="Orion" w:date="2011-09-01T15:17:00Z">
          <w:r w:rsidRPr="00C43B9C" w:rsidDel="00C43B9C">
            <w:rPr>
              <w:rStyle w:val="Hyperlink"/>
              <w:noProof/>
            </w:rPr>
            <w:delText>Figura 3: Diagrama de Objetivos.</w:delText>
          </w:r>
          <w:r w:rsidDel="00C43B9C">
            <w:rPr>
              <w:noProof/>
              <w:webHidden/>
            </w:rPr>
            <w:tab/>
            <w:delText>35</w:delText>
          </w:r>
        </w:del>
      </w:ins>
    </w:p>
    <w:p w14:paraId="75482B90" w14:textId="77777777" w:rsidR="00E4134F" w:rsidDel="00C43B9C" w:rsidRDefault="00E4134F">
      <w:pPr>
        <w:pStyle w:val="TableofFigures"/>
        <w:tabs>
          <w:tab w:val="right" w:leader="dot" w:pos="9628"/>
        </w:tabs>
        <w:rPr>
          <w:ins w:id="775" w:author="IO" w:date="2011-08-31T17:40:00Z"/>
          <w:del w:id="776" w:author="Orion" w:date="2011-09-01T15:17:00Z"/>
          <w:rFonts w:eastAsiaTheme="minorEastAsia" w:cstheme="minorBidi"/>
          <w:i w:val="0"/>
          <w:iCs w:val="0"/>
          <w:noProof/>
          <w:kern w:val="0"/>
          <w:sz w:val="22"/>
          <w:szCs w:val="22"/>
          <w:lang w:eastAsia="es-ES" w:bidi="ar-SA"/>
        </w:rPr>
      </w:pPr>
      <w:ins w:id="777" w:author="IO" w:date="2011-08-31T17:40:00Z">
        <w:del w:id="778" w:author="Orion" w:date="2011-09-01T15:17:00Z">
          <w:r w:rsidRPr="00C43B9C" w:rsidDel="00C43B9C">
            <w:rPr>
              <w:rStyle w:val="Hyperlink"/>
              <w:noProof/>
            </w:rPr>
            <w:delText>Figura 4: Estado Mental inicial del agente “FlightPlanner”.</w:delText>
          </w:r>
          <w:r w:rsidDel="00C43B9C">
            <w:rPr>
              <w:noProof/>
              <w:webHidden/>
            </w:rPr>
            <w:tab/>
            <w:delText>35</w:delText>
          </w:r>
        </w:del>
      </w:ins>
    </w:p>
    <w:p w14:paraId="6CBC214E" w14:textId="77777777" w:rsidR="00E4134F" w:rsidDel="00C43B9C" w:rsidRDefault="00E4134F">
      <w:pPr>
        <w:pStyle w:val="TableofFigures"/>
        <w:tabs>
          <w:tab w:val="right" w:leader="dot" w:pos="9628"/>
        </w:tabs>
        <w:rPr>
          <w:ins w:id="779" w:author="IO" w:date="2011-08-31T17:40:00Z"/>
          <w:del w:id="780" w:author="Orion" w:date="2011-09-01T15:17:00Z"/>
          <w:rFonts w:eastAsiaTheme="minorEastAsia" w:cstheme="minorBidi"/>
          <w:i w:val="0"/>
          <w:iCs w:val="0"/>
          <w:noProof/>
          <w:kern w:val="0"/>
          <w:sz w:val="22"/>
          <w:szCs w:val="22"/>
          <w:lang w:eastAsia="es-ES" w:bidi="ar-SA"/>
        </w:rPr>
      </w:pPr>
      <w:ins w:id="781" w:author="IO" w:date="2011-08-31T17:40:00Z">
        <w:del w:id="782" w:author="Orion" w:date="2011-09-01T15:17:00Z">
          <w:r w:rsidRPr="00C43B9C" w:rsidDel="00C43B9C">
            <w:rPr>
              <w:rStyle w:val="Hyperlink"/>
              <w:noProof/>
            </w:rPr>
            <w:delText>Figura 5: Tarea de Crear Planes de Vuelo.</w:delText>
          </w:r>
          <w:r w:rsidDel="00C43B9C">
            <w:rPr>
              <w:noProof/>
              <w:webHidden/>
            </w:rPr>
            <w:tab/>
            <w:delText>35</w:delText>
          </w:r>
        </w:del>
      </w:ins>
    </w:p>
    <w:p w14:paraId="0856A00E" w14:textId="77777777" w:rsidR="00E4134F" w:rsidDel="00C43B9C" w:rsidRDefault="00E4134F">
      <w:pPr>
        <w:pStyle w:val="TableofFigures"/>
        <w:tabs>
          <w:tab w:val="right" w:leader="dot" w:pos="9628"/>
        </w:tabs>
        <w:rPr>
          <w:ins w:id="783" w:author="IO" w:date="2011-08-31T17:40:00Z"/>
          <w:del w:id="784" w:author="Orion" w:date="2011-09-01T15:17:00Z"/>
          <w:rFonts w:eastAsiaTheme="minorEastAsia" w:cstheme="minorBidi"/>
          <w:i w:val="0"/>
          <w:iCs w:val="0"/>
          <w:noProof/>
          <w:kern w:val="0"/>
          <w:sz w:val="22"/>
          <w:szCs w:val="22"/>
          <w:lang w:eastAsia="es-ES" w:bidi="ar-SA"/>
        </w:rPr>
      </w:pPr>
      <w:ins w:id="785" w:author="IO" w:date="2011-08-31T17:40:00Z">
        <w:del w:id="786" w:author="Orion" w:date="2011-09-01T15:17:00Z">
          <w:r w:rsidRPr="00C43B9C" w:rsidDel="00C43B9C">
            <w:rPr>
              <w:rStyle w:val="Hyperlink"/>
              <w:noProof/>
            </w:rPr>
            <w:lastRenderedPageBreak/>
            <w:delText>Figura 6: Diagrama de Inter</w:delText>
          </w:r>
          <w:r w:rsidRPr="000F6CBE" w:rsidDel="00C43B9C">
            <w:rPr>
              <w:rStyle w:val="Hyperlink"/>
              <w:noProof/>
            </w:rPr>
            <w:delText>acción Para Recibir el Plan de Vuelo Inicial.</w:delText>
          </w:r>
          <w:r w:rsidDel="00C43B9C">
            <w:rPr>
              <w:noProof/>
              <w:webHidden/>
            </w:rPr>
            <w:tab/>
            <w:delText>36</w:delText>
          </w:r>
        </w:del>
      </w:ins>
    </w:p>
    <w:p w14:paraId="7E46F028" w14:textId="77777777" w:rsidR="00E4134F" w:rsidDel="00C43B9C" w:rsidRDefault="00E4134F">
      <w:pPr>
        <w:pStyle w:val="TableofFigures"/>
        <w:tabs>
          <w:tab w:val="right" w:leader="dot" w:pos="9628"/>
        </w:tabs>
        <w:rPr>
          <w:ins w:id="787" w:author="IO" w:date="2011-08-31T17:40:00Z"/>
          <w:del w:id="788" w:author="Orion" w:date="2011-09-01T15:17:00Z"/>
          <w:rFonts w:eastAsiaTheme="minorEastAsia" w:cstheme="minorBidi"/>
          <w:i w:val="0"/>
          <w:iCs w:val="0"/>
          <w:noProof/>
          <w:kern w:val="0"/>
          <w:sz w:val="22"/>
          <w:szCs w:val="22"/>
          <w:lang w:eastAsia="es-ES" w:bidi="ar-SA"/>
        </w:rPr>
      </w:pPr>
      <w:ins w:id="789" w:author="IO" w:date="2011-08-31T17:40:00Z">
        <w:del w:id="790" w:author="Orion" w:date="2011-09-01T15:17:00Z">
          <w:r w:rsidRPr="00C43B9C" w:rsidDel="00C43B9C">
            <w:rPr>
              <w:rStyle w:val="Hyperlink"/>
              <w:noProof/>
            </w:rPr>
            <w:delText>Figura 7: Creación del Estado Mental Inicial del Piloto.</w:delText>
          </w:r>
          <w:r w:rsidDel="00C43B9C">
            <w:rPr>
              <w:noProof/>
              <w:webHidden/>
            </w:rPr>
            <w:tab/>
            <w:delText>37</w:delText>
          </w:r>
        </w:del>
      </w:ins>
    </w:p>
    <w:p w14:paraId="02781BC8" w14:textId="77777777" w:rsidR="00E4134F" w:rsidDel="00C43B9C" w:rsidRDefault="00E4134F">
      <w:pPr>
        <w:pStyle w:val="TableofFigures"/>
        <w:tabs>
          <w:tab w:val="right" w:leader="dot" w:pos="9628"/>
        </w:tabs>
        <w:rPr>
          <w:ins w:id="791" w:author="IO" w:date="2011-08-31T17:40:00Z"/>
          <w:del w:id="792" w:author="Orion" w:date="2011-09-01T15:17:00Z"/>
          <w:rFonts w:eastAsiaTheme="minorEastAsia" w:cstheme="minorBidi"/>
          <w:i w:val="0"/>
          <w:iCs w:val="0"/>
          <w:noProof/>
          <w:kern w:val="0"/>
          <w:sz w:val="22"/>
          <w:szCs w:val="22"/>
          <w:lang w:eastAsia="es-ES" w:bidi="ar-SA"/>
        </w:rPr>
      </w:pPr>
      <w:ins w:id="793" w:author="IO" w:date="2011-08-31T17:40:00Z">
        <w:del w:id="794" w:author="Orion" w:date="2011-09-01T15:17:00Z">
          <w:r w:rsidRPr="00C43B9C" w:rsidDel="00C43B9C">
            <w:rPr>
              <w:rStyle w:val="Hyperlink"/>
              <w:noProof/>
            </w:rPr>
            <w:delText>Figura 8: Diagrama de</w:delText>
          </w:r>
          <w:r w:rsidRPr="000F6CBE" w:rsidDel="00C43B9C">
            <w:rPr>
              <w:rStyle w:val="Hyperlink"/>
              <w:noProof/>
            </w:rPr>
            <w:delText xml:space="preserve"> Actividades General.</w:delText>
          </w:r>
          <w:r w:rsidDel="00C43B9C">
            <w:rPr>
              <w:noProof/>
              <w:webHidden/>
            </w:rPr>
            <w:tab/>
            <w:delText>38</w:delText>
          </w:r>
        </w:del>
      </w:ins>
    </w:p>
    <w:p w14:paraId="54CE74B0" w14:textId="77777777" w:rsidR="00E4134F" w:rsidDel="00C43B9C" w:rsidRDefault="00E4134F">
      <w:pPr>
        <w:pStyle w:val="TableofFigures"/>
        <w:tabs>
          <w:tab w:val="right" w:leader="dot" w:pos="9628"/>
        </w:tabs>
        <w:rPr>
          <w:ins w:id="795" w:author="IO" w:date="2011-08-31T17:40:00Z"/>
          <w:del w:id="796" w:author="Orion" w:date="2011-09-01T15:17:00Z"/>
          <w:rFonts w:eastAsiaTheme="minorEastAsia" w:cstheme="minorBidi"/>
          <w:i w:val="0"/>
          <w:iCs w:val="0"/>
          <w:noProof/>
          <w:kern w:val="0"/>
          <w:sz w:val="22"/>
          <w:szCs w:val="22"/>
          <w:lang w:eastAsia="es-ES" w:bidi="ar-SA"/>
        </w:rPr>
      </w:pPr>
      <w:ins w:id="797" w:author="IO" w:date="2011-08-31T17:40:00Z">
        <w:del w:id="798" w:author="Orion" w:date="2011-09-01T15:17:00Z">
          <w:r w:rsidRPr="00C43B9C" w:rsidDel="00C43B9C">
            <w:rPr>
              <w:rStyle w:val="Hyperlink"/>
              <w:noProof/>
            </w:rPr>
            <w:delText>Figura 9: Comprobación de la Hora de Salida del Vuelo.</w:delText>
          </w:r>
          <w:r w:rsidDel="00C43B9C">
            <w:rPr>
              <w:noProof/>
              <w:webHidden/>
            </w:rPr>
            <w:tab/>
            <w:delText>39</w:delText>
          </w:r>
        </w:del>
      </w:ins>
    </w:p>
    <w:p w14:paraId="0F5F6427" w14:textId="77777777" w:rsidR="00E4134F" w:rsidDel="00C43B9C" w:rsidRDefault="00E4134F">
      <w:pPr>
        <w:pStyle w:val="TableofFigures"/>
        <w:tabs>
          <w:tab w:val="right" w:leader="dot" w:pos="9628"/>
        </w:tabs>
        <w:rPr>
          <w:ins w:id="799" w:author="IO" w:date="2011-08-31T17:40:00Z"/>
          <w:del w:id="800" w:author="Orion" w:date="2011-09-01T15:17:00Z"/>
          <w:rFonts w:eastAsiaTheme="minorEastAsia" w:cstheme="minorBidi"/>
          <w:i w:val="0"/>
          <w:iCs w:val="0"/>
          <w:noProof/>
          <w:kern w:val="0"/>
          <w:sz w:val="22"/>
          <w:szCs w:val="22"/>
          <w:lang w:eastAsia="es-ES" w:bidi="ar-SA"/>
        </w:rPr>
      </w:pPr>
      <w:ins w:id="801" w:author="IO" w:date="2011-08-31T17:40:00Z">
        <w:del w:id="802" w:author="Orion" w:date="2011-09-01T15:17:00Z">
          <w:r w:rsidRPr="00C43B9C" w:rsidDel="00C43B9C">
            <w:rPr>
              <w:rStyle w:val="Hyperlink"/>
              <w:noProof/>
            </w:rPr>
            <w:delText>Figura 10: Interacción para Arrancar el Avión.</w:delText>
          </w:r>
          <w:r w:rsidDel="00C43B9C">
            <w:rPr>
              <w:noProof/>
              <w:webHidden/>
            </w:rPr>
            <w:tab/>
            <w:delText>39</w:delText>
          </w:r>
        </w:del>
      </w:ins>
    </w:p>
    <w:p w14:paraId="5991D8F9" w14:textId="77777777" w:rsidR="00E4134F" w:rsidDel="00C43B9C" w:rsidRDefault="00E4134F">
      <w:pPr>
        <w:pStyle w:val="TableofFigures"/>
        <w:tabs>
          <w:tab w:val="right" w:leader="dot" w:pos="9628"/>
        </w:tabs>
        <w:rPr>
          <w:ins w:id="803" w:author="IO" w:date="2011-08-31T17:40:00Z"/>
          <w:del w:id="804" w:author="Orion" w:date="2011-09-01T15:17:00Z"/>
          <w:rFonts w:eastAsiaTheme="minorEastAsia" w:cstheme="minorBidi"/>
          <w:i w:val="0"/>
          <w:iCs w:val="0"/>
          <w:noProof/>
          <w:kern w:val="0"/>
          <w:sz w:val="22"/>
          <w:szCs w:val="22"/>
          <w:lang w:eastAsia="es-ES" w:bidi="ar-SA"/>
        </w:rPr>
      </w:pPr>
      <w:ins w:id="805" w:author="IO" w:date="2011-08-31T17:40:00Z">
        <w:del w:id="806" w:author="Orion" w:date="2011-09-01T15:17:00Z">
          <w:r w:rsidRPr="00C43B9C" w:rsidDel="00C43B9C">
            <w:rPr>
              <w:rStyle w:val="Hyperlink"/>
              <w:noProof/>
            </w:rPr>
            <w:delText>Figura 11: Descomposición del Plan de Vuelo.</w:delText>
          </w:r>
          <w:r w:rsidDel="00C43B9C">
            <w:rPr>
              <w:noProof/>
              <w:webHidden/>
            </w:rPr>
            <w:tab/>
            <w:delText>40</w:delText>
          </w:r>
        </w:del>
      </w:ins>
    </w:p>
    <w:p w14:paraId="4B3DBA1F" w14:textId="77777777" w:rsidR="00E4134F" w:rsidDel="00C43B9C" w:rsidRDefault="00E4134F">
      <w:pPr>
        <w:pStyle w:val="TableofFigures"/>
        <w:tabs>
          <w:tab w:val="right" w:leader="dot" w:pos="9628"/>
        </w:tabs>
        <w:rPr>
          <w:ins w:id="807" w:author="IO" w:date="2011-08-31T17:40:00Z"/>
          <w:del w:id="808" w:author="Orion" w:date="2011-09-01T15:17:00Z"/>
          <w:rFonts w:eastAsiaTheme="minorEastAsia" w:cstheme="minorBidi"/>
          <w:i w:val="0"/>
          <w:iCs w:val="0"/>
          <w:noProof/>
          <w:kern w:val="0"/>
          <w:sz w:val="22"/>
          <w:szCs w:val="22"/>
          <w:lang w:eastAsia="es-ES" w:bidi="ar-SA"/>
        </w:rPr>
      </w:pPr>
      <w:ins w:id="809" w:author="IO" w:date="2011-08-31T17:40:00Z">
        <w:del w:id="810" w:author="Orion" w:date="2011-09-01T15:17:00Z">
          <w:r w:rsidRPr="00C43B9C" w:rsidDel="00C43B9C">
            <w:rPr>
              <w:rStyle w:val="Hyperlink"/>
              <w:noProof/>
            </w:rPr>
            <w:delText>Figura 12: Tiempo de Creación de las Decisiones.</w:delText>
          </w:r>
          <w:r w:rsidDel="00C43B9C">
            <w:rPr>
              <w:noProof/>
              <w:webHidden/>
            </w:rPr>
            <w:tab/>
            <w:delText>41</w:delText>
          </w:r>
        </w:del>
      </w:ins>
    </w:p>
    <w:p w14:paraId="1A1A2629" w14:textId="77777777" w:rsidR="00E4134F" w:rsidDel="00C43B9C" w:rsidRDefault="00E4134F">
      <w:pPr>
        <w:pStyle w:val="TableofFigures"/>
        <w:tabs>
          <w:tab w:val="right" w:leader="dot" w:pos="9628"/>
        </w:tabs>
        <w:rPr>
          <w:ins w:id="811" w:author="IO" w:date="2011-08-31T17:40:00Z"/>
          <w:del w:id="812" w:author="Orion" w:date="2011-09-01T15:17:00Z"/>
          <w:rFonts w:eastAsiaTheme="minorEastAsia" w:cstheme="minorBidi"/>
          <w:i w:val="0"/>
          <w:iCs w:val="0"/>
          <w:noProof/>
          <w:kern w:val="0"/>
          <w:sz w:val="22"/>
          <w:szCs w:val="22"/>
          <w:lang w:eastAsia="es-ES" w:bidi="ar-SA"/>
        </w:rPr>
      </w:pPr>
      <w:ins w:id="813" w:author="IO" w:date="2011-08-31T17:40:00Z">
        <w:del w:id="814" w:author="Orion" w:date="2011-09-01T15:17:00Z">
          <w:r w:rsidRPr="00C43B9C" w:rsidDel="00C43B9C">
            <w:rPr>
              <w:rStyle w:val="Hyperlink"/>
              <w:noProof/>
            </w:rPr>
            <w:delText>Figura 13: Creación de las Decisiones.</w:delText>
          </w:r>
          <w:r w:rsidDel="00C43B9C">
            <w:rPr>
              <w:noProof/>
              <w:webHidden/>
            </w:rPr>
            <w:tab/>
            <w:delText>41</w:delText>
          </w:r>
        </w:del>
      </w:ins>
    </w:p>
    <w:p w14:paraId="78369FC6" w14:textId="77777777" w:rsidR="00E4134F" w:rsidDel="00C43B9C" w:rsidRDefault="00E4134F">
      <w:pPr>
        <w:pStyle w:val="TableofFigures"/>
        <w:tabs>
          <w:tab w:val="right" w:leader="dot" w:pos="9628"/>
        </w:tabs>
        <w:rPr>
          <w:ins w:id="815" w:author="IO" w:date="2011-08-31T17:40:00Z"/>
          <w:del w:id="816" w:author="Orion" w:date="2011-09-01T15:17:00Z"/>
          <w:rFonts w:eastAsiaTheme="minorEastAsia" w:cstheme="minorBidi"/>
          <w:i w:val="0"/>
          <w:iCs w:val="0"/>
          <w:noProof/>
          <w:kern w:val="0"/>
          <w:sz w:val="22"/>
          <w:szCs w:val="22"/>
          <w:lang w:eastAsia="es-ES" w:bidi="ar-SA"/>
        </w:rPr>
      </w:pPr>
      <w:ins w:id="817" w:author="IO" w:date="2011-08-31T17:40:00Z">
        <w:del w:id="818" w:author="Orion" w:date="2011-09-01T15:17:00Z">
          <w:r w:rsidRPr="00C43B9C" w:rsidDel="00C43B9C">
            <w:rPr>
              <w:rStyle w:val="Hyperlink"/>
              <w:noProof/>
            </w:rPr>
            <w:delText>Figura 14: Descomposición de Decisiones.</w:delText>
          </w:r>
          <w:r w:rsidDel="00C43B9C">
            <w:rPr>
              <w:noProof/>
              <w:webHidden/>
            </w:rPr>
            <w:tab/>
            <w:delText>42</w:delText>
          </w:r>
        </w:del>
      </w:ins>
    </w:p>
    <w:p w14:paraId="629C6790" w14:textId="77777777" w:rsidR="00E4134F" w:rsidDel="00C43B9C" w:rsidRDefault="00E4134F">
      <w:pPr>
        <w:pStyle w:val="TableofFigures"/>
        <w:tabs>
          <w:tab w:val="right" w:leader="dot" w:pos="9628"/>
        </w:tabs>
        <w:rPr>
          <w:ins w:id="819" w:author="IO" w:date="2011-08-31T17:40:00Z"/>
          <w:del w:id="820" w:author="Orion" w:date="2011-09-01T15:17:00Z"/>
          <w:rFonts w:eastAsiaTheme="minorEastAsia" w:cstheme="minorBidi"/>
          <w:i w:val="0"/>
          <w:iCs w:val="0"/>
          <w:noProof/>
          <w:kern w:val="0"/>
          <w:sz w:val="22"/>
          <w:szCs w:val="22"/>
          <w:lang w:eastAsia="es-ES" w:bidi="ar-SA"/>
        </w:rPr>
      </w:pPr>
      <w:ins w:id="821" w:author="IO" w:date="2011-08-31T17:40:00Z">
        <w:del w:id="822" w:author="Orion" w:date="2011-09-01T15:17:00Z">
          <w:r w:rsidRPr="00C43B9C" w:rsidDel="00C43B9C">
            <w:rPr>
              <w:rStyle w:val="Hyperlink"/>
              <w:noProof/>
            </w:rPr>
            <w:delText>Figura 1</w:delText>
          </w:r>
          <w:r w:rsidRPr="000F6CBE" w:rsidDel="00C43B9C">
            <w:rPr>
              <w:rStyle w:val="Hyperlink"/>
              <w:noProof/>
            </w:rPr>
            <w:delText>5: Interacción Piloto-Avión: Ejecución Maniobra.</w:delText>
          </w:r>
          <w:r w:rsidDel="00C43B9C">
            <w:rPr>
              <w:noProof/>
              <w:webHidden/>
            </w:rPr>
            <w:tab/>
            <w:delText>43</w:delText>
          </w:r>
        </w:del>
      </w:ins>
    </w:p>
    <w:p w14:paraId="253DEA16" w14:textId="77777777" w:rsidR="00E4134F" w:rsidDel="00C43B9C" w:rsidRDefault="00E4134F">
      <w:pPr>
        <w:pStyle w:val="TableofFigures"/>
        <w:tabs>
          <w:tab w:val="right" w:leader="dot" w:pos="9628"/>
        </w:tabs>
        <w:rPr>
          <w:ins w:id="823" w:author="IO" w:date="2011-08-31T17:40:00Z"/>
          <w:del w:id="824" w:author="Orion" w:date="2011-09-01T15:17:00Z"/>
          <w:rFonts w:eastAsiaTheme="minorEastAsia" w:cstheme="minorBidi"/>
          <w:i w:val="0"/>
          <w:iCs w:val="0"/>
          <w:noProof/>
          <w:kern w:val="0"/>
          <w:sz w:val="22"/>
          <w:szCs w:val="22"/>
          <w:lang w:eastAsia="es-ES" w:bidi="ar-SA"/>
        </w:rPr>
      </w:pPr>
      <w:ins w:id="825" w:author="IO" w:date="2011-08-31T17:40:00Z">
        <w:del w:id="826" w:author="Orion" w:date="2011-09-01T15:17:00Z">
          <w:r w:rsidRPr="00C43B9C" w:rsidDel="00C43B9C">
            <w:rPr>
              <w:rStyle w:val="Hyperlink"/>
              <w:noProof/>
            </w:rPr>
            <w:delText>Figura 16: Aplicación que Comprueba la Finalización del Tramo.</w:delText>
          </w:r>
          <w:r w:rsidDel="00C43B9C">
            <w:rPr>
              <w:noProof/>
              <w:webHidden/>
            </w:rPr>
            <w:tab/>
            <w:delText>44</w:delText>
          </w:r>
        </w:del>
      </w:ins>
    </w:p>
    <w:p w14:paraId="534A219C" w14:textId="77777777" w:rsidR="00E4134F" w:rsidDel="00C43B9C" w:rsidRDefault="00E4134F">
      <w:pPr>
        <w:pStyle w:val="TableofFigures"/>
        <w:tabs>
          <w:tab w:val="right" w:leader="dot" w:pos="9628"/>
        </w:tabs>
        <w:rPr>
          <w:ins w:id="827" w:author="IO" w:date="2011-08-31T17:40:00Z"/>
          <w:del w:id="828" w:author="Orion" w:date="2011-09-01T15:17:00Z"/>
          <w:rFonts w:eastAsiaTheme="minorEastAsia" w:cstheme="minorBidi"/>
          <w:i w:val="0"/>
          <w:iCs w:val="0"/>
          <w:noProof/>
          <w:kern w:val="0"/>
          <w:sz w:val="22"/>
          <w:szCs w:val="22"/>
          <w:lang w:eastAsia="es-ES" w:bidi="ar-SA"/>
        </w:rPr>
      </w:pPr>
      <w:ins w:id="829" w:author="IO" w:date="2011-08-31T17:40:00Z">
        <w:del w:id="830" w:author="Orion" w:date="2011-09-01T15:17:00Z">
          <w:r w:rsidRPr="00C43B9C" w:rsidDel="00C43B9C">
            <w:rPr>
              <w:rStyle w:val="Hyperlink"/>
              <w:noProof/>
            </w:rPr>
            <w:delText>Figura 17: D</w:delText>
          </w:r>
          <w:r w:rsidRPr="000F6CBE" w:rsidDel="00C43B9C">
            <w:rPr>
              <w:rStyle w:val="Hyperlink"/>
              <w:noProof/>
            </w:rPr>
            <w:delText>iagrama para  Ir al Siguiente Tramo.</w:delText>
          </w:r>
          <w:r w:rsidDel="00C43B9C">
            <w:rPr>
              <w:noProof/>
              <w:webHidden/>
            </w:rPr>
            <w:tab/>
            <w:delText>44</w:delText>
          </w:r>
        </w:del>
      </w:ins>
    </w:p>
    <w:p w14:paraId="5DF852C9" w14:textId="77777777" w:rsidR="00E4134F" w:rsidDel="00C43B9C" w:rsidRDefault="00E4134F">
      <w:pPr>
        <w:pStyle w:val="TableofFigures"/>
        <w:tabs>
          <w:tab w:val="right" w:leader="dot" w:pos="9628"/>
        </w:tabs>
        <w:rPr>
          <w:ins w:id="831" w:author="IO" w:date="2011-08-31T17:40:00Z"/>
          <w:del w:id="832" w:author="Orion" w:date="2011-09-01T15:17:00Z"/>
          <w:rFonts w:eastAsiaTheme="minorEastAsia" w:cstheme="minorBidi"/>
          <w:i w:val="0"/>
          <w:iCs w:val="0"/>
          <w:noProof/>
          <w:kern w:val="0"/>
          <w:sz w:val="22"/>
          <w:szCs w:val="22"/>
          <w:lang w:eastAsia="es-ES" w:bidi="ar-SA"/>
        </w:rPr>
      </w:pPr>
      <w:ins w:id="833" w:author="IO" w:date="2011-08-31T17:40:00Z">
        <w:del w:id="834" w:author="Orion" w:date="2011-09-01T15:17:00Z">
          <w:r w:rsidRPr="00C43B9C" w:rsidDel="00C43B9C">
            <w:rPr>
              <w:rStyle w:val="Hyperlink"/>
              <w:noProof/>
            </w:rPr>
            <w:delText>Figura 18: Diagrama de Actividad Evitar Conflicto.</w:delText>
          </w:r>
          <w:r w:rsidDel="00C43B9C">
            <w:rPr>
              <w:noProof/>
              <w:webHidden/>
            </w:rPr>
            <w:tab/>
            <w:delText>45</w:delText>
          </w:r>
        </w:del>
      </w:ins>
    </w:p>
    <w:p w14:paraId="1A8CBF31" w14:textId="77777777" w:rsidR="00E4134F" w:rsidDel="00C43B9C" w:rsidRDefault="00E4134F">
      <w:pPr>
        <w:pStyle w:val="TableofFigures"/>
        <w:tabs>
          <w:tab w:val="right" w:leader="dot" w:pos="9628"/>
        </w:tabs>
        <w:rPr>
          <w:ins w:id="835" w:author="IO" w:date="2011-08-31T17:40:00Z"/>
          <w:del w:id="836" w:author="Orion" w:date="2011-09-01T15:17:00Z"/>
          <w:rFonts w:eastAsiaTheme="minorEastAsia" w:cstheme="minorBidi"/>
          <w:i w:val="0"/>
          <w:iCs w:val="0"/>
          <w:noProof/>
          <w:kern w:val="0"/>
          <w:sz w:val="22"/>
          <w:szCs w:val="22"/>
          <w:lang w:eastAsia="es-ES" w:bidi="ar-SA"/>
        </w:rPr>
      </w:pPr>
      <w:ins w:id="837" w:author="IO" w:date="2011-08-31T17:40:00Z">
        <w:del w:id="838" w:author="Orion" w:date="2011-09-01T15:17:00Z">
          <w:r w:rsidRPr="00C43B9C" w:rsidDel="00C43B9C">
            <w:rPr>
              <w:rStyle w:val="Hyperlink"/>
              <w:noProof/>
            </w:rPr>
            <w:delText>Figura 19: Comprobación de Nuevo Con</w:delText>
          </w:r>
          <w:r w:rsidRPr="000F6CBE" w:rsidDel="00C43B9C">
            <w:rPr>
              <w:rStyle w:val="Hyperlink"/>
              <w:noProof/>
            </w:rPr>
            <w:delText>flicto.</w:delText>
          </w:r>
          <w:r w:rsidDel="00C43B9C">
            <w:rPr>
              <w:noProof/>
              <w:webHidden/>
            </w:rPr>
            <w:tab/>
            <w:delText>46</w:delText>
          </w:r>
        </w:del>
      </w:ins>
    </w:p>
    <w:p w14:paraId="248F69EF" w14:textId="77777777" w:rsidR="00E4134F" w:rsidDel="00C43B9C" w:rsidRDefault="00E4134F">
      <w:pPr>
        <w:pStyle w:val="TableofFigures"/>
        <w:tabs>
          <w:tab w:val="right" w:leader="dot" w:pos="9628"/>
        </w:tabs>
        <w:rPr>
          <w:ins w:id="839" w:author="IO" w:date="2011-08-31T17:40:00Z"/>
          <w:del w:id="840" w:author="Orion" w:date="2011-09-01T15:17:00Z"/>
          <w:rFonts w:eastAsiaTheme="minorEastAsia" w:cstheme="minorBidi"/>
          <w:i w:val="0"/>
          <w:iCs w:val="0"/>
          <w:noProof/>
          <w:kern w:val="0"/>
          <w:sz w:val="22"/>
          <w:szCs w:val="22"/>
          <w:lang w:eastAsia="es-ES" w:bidi="ar-SA"/>
        </w:rPr>
      </w:pPr>
      <w:ins w:id="841" w:author="IO" w:date="2011-08-31T17:40:00Z">
        <w:del w:id="842" w:author="Orion" w:date="2011-09-01T15:17:00Z">
          <w:r w:rsidRPr="00C43B9C" w:rsidDel="00C43B9C">
            <w:rPr>
              <w:rStyle w:val="Hyperlink"/>
              <w:noProof/>
            </w:rPr>
            <w:delText>Figura 21: Interacción Controlador-Piloto traspaso de Ordenes.</w:delText>
          </w:r>
          <w:r w:rsidDel="00C43B9C">
            <w:rPr>
              <w:noProof/>
              <w:webHidden/>
            </w:rPr>
            <w:tab/>
            <w:delText>47</w:delText>
          </w:r>
        </w:del>
      </w:ins>
    </w:p>
    <w:p w14:paraId="2CDFB2F8" w14:textId="77777777" w:rsidR="00E4134F" w:rsidDel="00C43B9C" w:rsidRDefault="00E4134F">
      <w:pPr>
        <w:pStyle w:val="TableofFigures"/>
        <w:tabs>
          <w:tab w:val="right" w:leader="dot" w:pos="9628"/>
        </w:tabs>
        <w:rPr>
          <w:ins w:id="843" w:author="IO" w:date="2011-08-31T17:40:00Z"/>
          <w:del w:id="844" w:author="Orion" w:date="2011-09-01T15:17:00Z"/>
          <w:rFonts w:eastAsiaTheme="minorEastAsia" w:cstheme="minorBidi"/>
          <w:i w:val="0"/>
          <w:iCs w:val="0"/>
          <w:noProof/>
          <w:kern w:val="0"/>
          <w:sz w:val="22"/>
          <w:szCs w:val="22"/>
          <w:lang w:eastAsia="es-ES" w:bidi="ar-SA"/>
        </w:rPr>
      </w:pPr>
      <w:ins w:id="845" w:author="IO" w:date="2011-08-31T17:40:00Z">
        <w:del w:id="846" w:author="Orion" w:date="2011-09-01T15:17:00Z">
          <w:r w:rsidDel="00C43B9C">
            <w:rPr>
              <w:noProof/>
              <w:webHidden/>
            </w:rPr>
            <w:tab/>
            <w:delText>48</w:delText>
          </w:r>
        </w:del>
      </w:ins>
    </w:p>
    <w:p w14:paraId="1CE18FF7" w14:textId="77777777" w:rsidR="00E4134F" w:rsidDel="00C43B9C" w:rsidRDefault="00E4134F">
      <w:pPr>
        <w:pStyle w:val="TableofFigures"/>
        <w:tabs>
          <w:tab w:val="right" w:leader="dot" w:pos="9628"/>
        </w:tabs>
        <w:rPr>
          <w:ins w:id="847" w:author="IO" w:date="2011-08-31T17:40:00Z"/>
          <w:del w:id="848" w:author="Orion" w:date="2011-09-01T15:17:00Z"/>
          <w:rFonts w:eastAsiaTheme="minorEastAsia" w:cstheme="minorBidi"/>
          <w:i w:val="0"/>
          <w:iCs w:val="0"/>
          <w:noProof/>
          <w:kern w:val="0"/>
          <w:sz w:val="22"/>
          <w:szCs w:val="22"/>
          <w:lang w:eastAsia="es-ES" w:bidi="ar-SA"/>
        </w:rPr>
      </w:pPr>
      <w:ins w:id="849" w:author="IO" w:date="2011-08-31T17:40:00Z">
        <w:del w:id="850" w:author="Orion" w:date="2011-09-01T15:17:00Z">
          <w:r w:rsidRPr="00C43B9C" w:rsidDel="00C43B9C">
            <w:rPr>
              <w:rStyle w:val="Hyperlink"/>
              <w:noProof/>
            </w:rPr>
            <w:delText>Figura 22: Piloto Obedeciendo una Orden.</w:delText>
          </w:r>
          <w:r w:rsidDel="00C43B9C">
            <w:rPr>
              <w:noProof/>
              <w:webHidden/>
            </w:rPr>
            <w:tab/>
            <w:delText>48</w:delText>
          </w:r>
        </w:del>
      </w:ins>
    </w:p>
    <w:p w14:paraId="145CAF3B" w14:textId="77777777" w:rsidR="00E4134F" w:rsidDel="00C43B9C" w:rsidRDefault="00E4134F">
      <w:pPr>
        <w:pStyle w:val="TableofFigures"/>
        <w:tabs>
          <w:tab w:val="right" w:leader="dot" w:pos="9628"/>
        </w:tabs>
        <w:rPr>
          <w:ins w:id="851" w:author="IO" w:date="2011-08-31T17:40:00Z"/>
          <w:del w:id="852" w:author="Orion" w:date="2011-09-01T15:17:00Z"/>
          <w:rFonts w:eastAsiaTheme="minorEastAsia" w:cstheme="minorBidi"/>
          <w:i w:val="0"/>
          <w:iCs w:val="0"/>
          <w:noProof/>
          <w:kern w:val="0"/>
          <w:sz w:val="22"/>
          <w:szCs w:val="22"/>
          <w:lang w:eastAsia="es-ES" w:bidi="ar-SA"/>
        </w:rPr>
      </w:pPr>
      <w:ins w:id="853" w:author="IO" w:date="2011-08-31T17:40:00Z">
        <w:del w:id="854" w:author="Orion" w:date="2011-09-01T15:17:00Z">
          <w:r w:rsidRPr="00C43B9C" w:rsidDel="00C43B9C">
            <w:rPr>
              <w:rStyle w:val="Hyperlink"/>
              <w:noProof/>
            </w:rPr>
            <w:delText>Figura 23: Conflicto Finalizado por Lejanía entre Aviones.</w:delText>
          </w:r>
          <w:r w:rsidDel="00C43B9C">
            <w:rPr>
              <w:noProof/>
              <w:webHidden/>
            </w:rPr>
            <w:tab/>
            <w:delText>49</w:delText>
          </w:r>
        </w:del>
      </w:ins>
    </w:p>
    <w:p w14:paraId="42BB1C43" w14:textId="77777777" w:rsidR="00E4134F" w:rsidDel="00C43B9C" w:rsidRDefault="00E4134F">
      <w:pPr>
        <w:pStyle w:val="TableofFigures"/>
        <w:tabs>
          <w:tab w:val="right" w:leader="dot" w:pos="9628"/>
        </w:tabs>
        <w:rPr>
          <w:ins w:id="855" w:author="IO" w:date="2011-08-31T17:40:00Z"/>
          <w:del w:id="856" w:author="Orion" w:date="2011-09-01T15:17:00Z"/>
          <w:rFonts w:eastAsiaTheme="minorEastAsia" w:cstheme="minorBidi"/>
          <w:i w:val="0"/>
          <w:iCs w:val="0"/>
          <w:noProof/>
          <w:kern w:val="0"/>
          <w:sz w:val="22"/>
          <w:szCs w:val="22"/>
          <w:lang w:eastAsia="es-ES" w:bidi="ar-SA"/>
        </w:rPr>
      </w:pPr>
      <w:ins w:id="857" w:author="IO" w:date="2011-08-31T17:40:00Z">
        <w:del w:id="858" w:author="Orion" w:date="2011-09-01T15:17:00Z">
          <w:r w:rsidRPr="00C43B9C" w:rsidDel="00C43B9C">
            <w:rPr>
              <w:rStyle w:val="Hyperlink"/>
              <w:noProof/>
            </w:rPr>
            <w:delText>Figura 24:</w:delText>
          </w:r>
          <w:r w:rsidRPr="000F6CBE" w:rsidDel="00C43B9C">
            <w:rPr>
              <w:rStyle w:val="Hyperlink"/>
              <w:noProof/>
            </w:rPr>
            <w:delText xml:space="preserve"> Ir al Siguiente Tramo Con Conflicto.</w:delText>
          </w:r>
          <w:r w:rsidDel="00C43B9C">
            <w:rPr>
              <w:noProof/>
              <w:webHidden/>
            </w:rPr>
            <w:tab/>
            <w:delText>50</w:delText>
          </w:r>
        </w:del>
      </w:ins>
    </w:p>
    <w:p w14:paraId="1F38082A" w14:textId="77777777" w:rsidR="00E4134F" w:rsidDel="00C43B9C" w:rsidRDefault="00E4134F">
      <w:pPr>
        <w:pStyle w:val="TableofFigures"/>
        <w:tabs>
          <w:tab w:val="right" w:leader="dot" w:pos="9628"/>
        </w:tabs>
        <w:rPr>
          <w:ins w:id="859" w:author="IO" w:date="2011-08-31T17:40:00Z"/>
          <w:del w:id="860" w:author="Orion" w:date="2011-09-01T15:17:00Z"/>
          <w:rFonts w:eastAsiaTheme="minorEastAsia" w:cstheme="minorBidi"/>
          <w:i w:val="0"/>
          <w:iCs w:val="0"/>
          <w:noProof/>
          <w:kern w:val="0"/>
          <w:sz w:val="22"/>
          <w:szCs w:val="22"/>
          <w:lang w:eastAsia="es-ES" w:bidi="ar-SA"/>
        </w:rPr>
      </w:pPr>
      <w:ins w:id="861" w:author="IO" w:date="2011-08-31T17:40:00Z">
        <w:del w:id="862" w:author="Orion" w:date="2011-09-01T15:17:00Z">
          <w:r w:rsidRPr="00C43B9C" w:rsidDel="00C43B9C">
            <w:rPr>
              <w:rStyle w:val="Hyperlink"/>
              <w:noProof/>
            </w:rPr>
            <w:delText>Figura 25: IAF Estado Mental.</w:delText>
          </w:r>
          <w:r w:rsidDel="00C43B9C">
            <w:rPr>
              <w:noProof/>
              <w:webHidden/>
            </w:rPr>
            <w:tab/>
            <w:delText>51</w:delText>
          </w:r>
        </w:del>
      </w:ins>
    </w:p>
    <w:p w14:paraId="439DF439" w14:textId="77777777" w:rsidR="00E4134F" w:rsidDel="00C43B9C" w:rsidRDefault="00E4134F">
      <w:pPr>
        <w:pStyle w:val="TableofFigures"/>
        <w:tabs>
          <w:tab w:val="right" w:leader="dot" w:pos="9628"/>
        </w:tabs>
        <w:rPr>
          <w:ins w:id="863" w:author="IO" w:date="2011-08-31T17:40:00Z"/>
          <w:del w:id="864" w:author="Orion" w:date="2011-09-01T15:17:00Z"/>
          <w:rFonts w:eastAsiaTheme="minorEastAsia" w:cstheme="minorBidi"/>
          <w:i w:val="0"/>
          <w:iCs w:val="0"/>
          <w:noProof/>
          <w:kern w:val="0"/>
          <w:sz w:val="22"/>
          <w:szCs w:val="22"/>
          <w:lang w:eastAsia="es-ES" w:bidi="ar-SA"/>
        </w:rPr>
      </w:pPr>
      <w:ins w:id="865" w:author="IO" w:date="2011-08-31T17:40:00Z">
        <w:del w:id="866" w:author="Orion" w:date="2011-09-01T15:17:00Z">
          <w:r w:rsidRPr="00C43B9C" w:rsidDel="00C43B9C">
            <w:rPr>
              <w:rStyle w:val="Hyperlink"/>
              <w:noProof/>
            </w:rPr>
            <w:delText>Figura 26: IAF Interacciones.</w:delText>
          </w:r>
          <w:r w:rsidDel="00C43B9C">
            <w:rPr>
              <w:noProof/>
              <w:webHidden/>
            </w:rPr>
            <w:tab/>
            <w:delText>52</w:delText>
          </w:r>
        </w:del>
      </w:ins>
    </w:p>
    <w:p w14:paraId="1DAEF4B1" w14:textId="77777777" w:rsidR="00E4134F" w:rsidDel="00C43B9C" w:rsidRDefault="00E4134F">
      <w:pPr>
        <w:pStyle w:val="TableofFigures"/>
        <w:tabs>
          <w:tab w:val="right" w:leader="dot" w:pos="9628"/>
        </w:tabs>
        <w:rPr>
          <w:ins w:id="867" w:author="IO" w:date="2011-08-31T17:40:00Z"/>
          <w:del w:id="868" w:author="Orion" w:date="2011-09-01T15:17:00Z"/>
          <w:rFonts w:eastAsiaTheme="minorEastAsia" w:cstheme="minorBidi"/>
          <w:i w:val="0"/>
          <w:iCs w:val="0"/>
          <w:noProof/>
          <w:kern w:val="0"/>
          <w:sz w:val="22"/>
          <w:szCs w:val="22"/>
          <w:lang w:eastAsia="es-ES" w:bidi="ar-SA"/>
        </w:rPr>
      </w:pPr>
      <w:ins w:id="869" w:author="IO" w:date="2011-08-31T17:40:00Z">
        <w:del w:id="870" w:author="Orion" w:date="2011-09-01T15:17:00Z">
          <w:r w:rsidRPr="00C43B9C" w:rsidDel="00C43B9C">
            <w:rPr>
              <w:rStyle w:val="Hyperlink"/>
              <w:noProof/>
            </w:rPr>
            <w:delText>Figura 27: IAF Logs.</w:delText>
          </w:r>
          <w:r w:rsidDel="00C43B9C">
            <w:rPr>
              <w:noProof/>
              <w:webHidden/>
            </w:rPr>
            <w:tab/>
            <w:delText>52</w:delText>
          </w:r>
        </w:del>
      </w:ins>
    </w:p>
    <w:p w14:paraId="5BEDF6CD" w14:textId="77777777" w:rsidR="00E4134F" w:rsidDel="00C43B9C" w:rsidRDefault="00E4134F">
      <w:pPr>
        <w:pStyle w:val="TableofFigures"/>
        <w:tabs>
          <w:tab w:val="right" w:leader="dot" w:pos="9628"/>
        </w:tabs>
        <w:rPr>
          <w:ins w:id="871" w:author="IO" w:date="2011-08-31T17:40:00Z"/>
          <w:del w:id="872" w:author="Orion" w:date="2011-09-01T15:17:00Z"/>
          <w:rFonts w:eastAsiaTheme="minorEastAsia" w:cstheme="minorBidi"/>
          <w:i w:val="0"/>
          <w:iCs w:val="0"/>
          <w:noProof/>
          <w:kern w:val="0"/>
          <w:sz w:val="22"/>
          <w:szCs w:val="22"/>
          <w:lang w:eastAsia="es-ES" w:bidi="ar-SA"/>
        </w:rPr>
      </w:pPr>
      <w:ins w:id="873" w:author="IO" w:date="2011-08-31T17:40:00Z">
        <w:del w:id="874" w:author="Orion" w:date="2011-09-01T15:17:00Z">
          <w:r w:rsidRPr="00C43B9C" w:rsidDel="00C43B9C">
            <w:rPr>
              <w:rStyle w:val="Hyperlink"/>
              <w:noProof/>
            </w:rPr>
            <w:delText>Figura 28. Aplicación de visualización.</w:delText>
          </w:r>
          <w:r w:rsidDel="00C43B9C">
            <w:rPr>
              <w:noProof/>
              <w:webHidden/>
            </w:rPr>
            <w:tab/>
            <w:delText>53</w:delText>
          </w:r>
        </w:del>
      </w:ins>
    </w:p>
    <w:p w14:paraId="532201C5" w14:textId="77777777" w:rsidR="00E4134F" w:rsidDel="00C43B9C" w:rsidRDefault="00E4134F">
      <w:pPr>
        <w:pStyle w:val="TableofFigures"/>
        <w:tabs>
          <w:tab w:val="right" w:leader="dot" w:pos="9628"/>
        </w:tabs>
        <w:rPr>
          <w:ins w:id="875" w:author="IO" w:date="2011-08-31T17:40:00Z"/>
          <w:del w:id="876" w:author="Orion" w:date="2011-09-01T15:17:00Z"/>
          <w:rFonts w:eastAsiaTheme="minorEastAsia" w:cstheme="minorBidi"/>
          <w:i w:val="0"/>
          <w:iCs w:val="0"/>
          <w:noProof/>
          <w:kern w:val="0"/>
          <w:sz w:val="22"/>
          <w:szCs w:val="22"/>
          <w:lang w:eastAsia="es-ES" w:bidi="ar-SA"/>
        </w:rPr>
      </w:pPr>
      <w:ins w:id="877" w:author="IO" w:date="2011-08-31T17:40:00Z">
        <w:del w:id="878" w:author="Orion" w:date="2011-09-01T15:17:00Z">
          <w:r w:rsidRPr="00C43B9C" w:rsidDel="00C43B9C">
            <w:rPr>
              <w:rStyle w:val="Hyperlink"/>
              <w:noProof/>
            </w:rPr>
            <w:delText>Figura 29: Despliegue d</w:delText>
          </w:r>
          <w:r w:rsidRPr="000F6CBE" w:rsidDel="00C43B9C">
            <w:rPr>
              <w:rStyle w:val="Hyperlink"/>
              <w:noProof/>
            </w:rPr>
            <w:delText>os aviones.</w:delText>
          </w:r>
          <w:r w:rsidDel="00C43B9C">
            <w:rPr>
              <w:noProof/>
              <w:webHidden/>
            </w:rPr>
            <w:tab/>
            <w:delText>55</w:delText>
          </w:r>
        </w:del>
      </w:ins>
    </w:p>
    <w:p w14:paraId="5AAAC09A" w14:textId="77777777" w:rsidR="00E4134F" w:rsidDel="00C43B9C" w:rsidRDefault="00E4134F">
      <w:pPr>
        <w:pStyle w:val="TableofFigures"/>
        <w:tabs>
          <w:tab w:val="right" w:leader="dot" w:pos="9628"/>
        </w:tabs>
        <w:rPr>
          <w:ins w:id="879" w:author="IO" w:date="2011-08-31T17:40:00Z"/>
          <w:del w:id="880" w:author="Orion" w:date="2011-09-01T15:17:00Z"/>
          <w:rFonts w:eastAsiaTheme="minorEastAsia" w:cstheme="minorBidi"/>
          <w:i w:val="0"/>
          <w:iCs w:val="0"/>
          <w:noProof/>
          <w:kern w:val="0"/>
          <w:sz w:val="22"/>
          <w:szCs w:val="22"/>
          <w:lang w:eastAsia="es-ES" w:bidi="ar-SA"/>
        </w:rPr>
      </w:pPr>
      <w:ins w:id="881" w:author="IO" w:date="2011-08-31T17:40:00Z">
        <w:del w:id="882" w:author="Orion" w:date="2011-09-01T15:17:00Z">
          <w:r w:rsidRPr="00C43B9C" w:rsidDel="00C43B9C">
            <w:rPr>
              <w:rStyle w:val="Hyperlink"/>
              <w:noProof/>
            </w:rPr>
            <w:delText>Figura 30: Resolución de conflicto entre dos aviones volando rutas sin puntos de paso especificados.</w:delText>
          </w:r>
          <w:r w:rsidDel="00C43B9C">
            <w:rPr>
              <w:noProof/>
              <w:webHidden/>
            </w:rPr>
            <w:tab/>
            <w:delText>56</w:delText>
          </w:r>
        </w:del>
      </w:ins>
    </w:p>
    <w:p w14:paraId="63ABAC36" w14:textId="77777777" w:rsidR="00E4134F" w:rsidDel="00C43B9C" w:rsidRDefault="00E4134F">
      <w:pPr>
        <w:pStyle w:val="TableofFigures"/>
        <w:tabs>
          <w:tab w:val="right" w:leader="dot" w:pos="9628"/>
        </w:tabs>
        <w:rPr>
          <w:ins w:id="883" w:author="IO" w:date="2011-08-31T17:40:00Z"/>
          <w:del w:id="884" w:author="Orion" w:date="2011-09-01T15:17:00Z"/>
          <w:rFonts w:eastAsiaTheme="minorEastAsia" w:cstheme="minorBidi"/>
          <w:i w:val="0"/>
          <w:iCs w:val="0"/>
          <w:noProof/>
          <w:kern w:val="0"/>
          <w:sz w:val="22"/>
          <w:szCs w:val="22"/>
          <w:lang w:eastAsia="es-ES" w:bidi="ar-SA"/>
        </w:rPr>
      </w:pPr>
      <w:ins w:id="885" w:author="IO" w:date="2011-08-31T17:40:00Z">
        <w:del w:id="886" w:author="Orion" w:date="2011-09-01T15:17:00Z">
          <w:r w:rsidRPr="00C43B9C" w:rsidDel="00C43B9C">
            <w:rPr>
              <w:rStyle w:val="Hyperlink"/>
              <w:noProof/>
            </w:rPr>
            <w:delText xml:space="preserve">Figura 32: </w:delText>
          </w:r>
          <w:r w:rsidRPr="000F6CBE" w:rsidDel="00C43B9C">
            <w:rPr>
              <w:rStyle w:val="Hyperlink"/>
              <w:noProof/>
            </w:rPr>
            <w:delText>Alto riesgo de conflicto entre dos aviones volando rutas sin puntos de paso especificados, tripulados por pilotos con altos valores de estrés y fatiga, y poca experiencia.</w:delText>
          </w:r>
          <w:r w:rsidDel="00C43B9C">
            <w:rPr>
              <w:noProof/>
              <w:webHidden/>
            </w:rPr>
            <w:tab/>
            <w:delText>57</w:delText>
          </w:r>
        </w:del>
      </w:ins>
    </w:p>
    <w:p w14:paraId="4BFA6C68" w14:textId="77777777" w:rsidR="00E4134F" w:rsidDel="00C43B9C" w:rsidRDefault="00E4134F">
      <w:pPr>
        <w:pStyle w:val="TableofFigures"/>
        <w:tabs>
          <w:tab w:val="right" w:leader="dot" w:pos="9628"/>
        </w:tabs>
        <w:rPr>
          <w:ins w:id="887" w:author="IO" w:date="2011-08-31T17:40:00Z"/>
          <w:del w:id="888" w:author="Orion" w:date="2011-09-01T15:17:00Z"/>
          <w:rFonts w:eastAsiaTheme="minorEastAsia" w:cstheme="minorBidi"/>
          <w:i w:val="0"/>
          <w:iCs w:val="0"/>
          <w:noProof/>
          <w:kern w:val="0"/>
          <w:sz w:val="22"/>
          <w:szCs w:val="22"/>
          <w:lang w:eastAsia="es-ES" w:bidi="ar-SA"/>
        </w:rPr>
      </w:pPr>
      <w:ins w:id="889" w:author="IO" w:date="2011-08-31T17:40:00Z">
        <w:del w:id="890" w:author="Orion" w:date="2011-09-01T15:17:00Z">
          <w:r w:rsidRPr="00C43B9C" w:rsidDel="00C43B9C">
            <w:rPr>
              <w:rStyle w:val="Hyperlink"/>
              <w:noProof/>
            </w:rPr>
            <w:delText>Figura 33: Dos avi</w:delText>
          </w:r>
          <w:r w:rsidRPr="000F6CBE" w:rsidDel="00C43B9C">
            <w:rPr>
              <w:rStyle w:val="Hyperlink"/>
              <w:noProof/>
            </w:rPr>
            <w:delText>ones volando rutas sin puntos de paso especificados, tripulados por pilotos con altos valores de estrés y fatiga, y poca experiencia, cambiando el tramo actual.</w:delText>
          </w:r>
          <w:r w:rsidDel="00C43B9C">
            <w:rPr>
              <w:noProof/>
              <w:webHidden/>
            </w:rPr>
            <w:tab/>
            <w:delText>58</w:delText>
          </w:r>
        </w:del>
      </w:ins>
    </w:p>
    <w:p w14:paraId="611DB4FC" w14:textId="77777777" w:rsidR="00E4134F" w:rsidDel="00C43B9C" w:rsidRDefault="00E4134F">
      <w:pPr>
        <w:pStyle w:val="TableofFigures"/>
        <w:tabs>
          <w:tab w:val="right" w:leader="dot" w:pos="9628"/>
        </w:tabs>
        <w:rPr>
          <w:ins w:id="891" w:author="IO" w:date="2011-08-31T17:40:00Z"/>
          <w:del w:id="892" w:author="Orion" w:date="2011-09-01T15:17:00Z"/>
          <w:rFonts w:eastAsiaTheme="minorEastAsia" w:cstheme="minorBidi"/>
          <w:i w:val="0"/>
          <w:iCs w:val="0"/>
          <w:noProof/>
          <w:kern w:val="0"/>
          <w:sz w:val="22"/>
          <w:szCs w:val="22"/>
          <w:lang w:eastAsia="es-ES" w:bidi="ar-SA"/>
        </w:rPr>
      </w:pPr>
      <w:ins w:id="893" w:author="IO" w:date="2011-08-31T17:40:00Z">
        <w:del w:id="894" w:author="Orion" w:date="2011-09-01T15:17:00Z">
          <w:r w:rsidRPr="00C43B9C" w:rsidDel="00C43B9C">
            <w:rPr>
              <w:rStyle w:val="Hyperlink"/>
              <w:noProof/>
            </w:rPr>
            <w:delText>Figura 35: Conflicto entre do</w:delText>
          </w:r>
          <w:r w:rsidRPr="000F6CBE" w:rsidDel="00C43B9C">
            <w:rPr>
              <w:rStyle w:val="Hyperlink"/>
              <w:noProof/>
            </w:rPr>
            <w:delText>s aviones volando rutas sin puntos de paso especificados, tripulados por pilotos con valores medios de estrés, fatiga y experiencia.</w:delText>
          </w:r>
          <w:r w:rsidDel="00C43B9C">
            <w:rPr>
              <w:noProof/>
              <w:webHidden/>
            </w:rPr>
            <w:tab/>
            <w:delText>60</w:delText>
          </w:r>
        </w:del>
      </w:ins>
    </w:p>
    <w:p w14:paraId="4BB51444" w14:textId="77777777" w:rsidR="00E4134F" w:rsidDel="00C43B9C" w:rsidRDefault="00E4134F">
      <w:pPr>
        <w:pStyle w:val="TableofFigures"/>
        <w:tabs>
          <w:tab w:val="right" w:leader="dot" w:pos="9628"/>
        </w:tabs>
        <w:rPr>
          <w:ins w:id="895" w:author="IO" w:date="2011-08-31T17:40:00Z"/>
          <w:del w:id="896" w:author="Orion" w:date="2011-09-01T15:17:00Z"/>
          <w:rFonts w:eastAsiaTheme="minorEastAsia" w:cstheme="minorBidi"/>
          <w:i w:val="0"/>
          <w:iCs w:val="0"/>
          <w:noProof/>
          <w:kern w:val="0"/>
          <w:sz w:val="22"/>
          <w:szCs w:val="22"/>
          <w:lang w:eastAsia="es-ES" w:bidi="ar-SA"/>
        </w:rPr>
      </w:pPr>
      <w:ins w:id="897" w:author="IO" w:date="2011-08-31T17:40:00Z">
        <w:del w:id="898" w:author="Orion" w:date="2011-09-01T15:17:00Z">
          <w:r w:rsidRPr="00C43B9C" w:rsidDel="00C43B9C">
            <w:rPr>
              <w:rStyle w:val="Hyperlink"/>
              <w:noProof/>
            </w:rPr>
            <w:delText xml:space="preserve">Figura 37: Conflicto entre dos aviones volando rutas sin </w:delText>
          </w:r>
          <w:r w:rsidRPr="000F6CBE" w:rsidDel="00C43B9C">
            <w:rPr>
              <w:rStyle w:val="Hyperlink"/>
              <w:noProof/>
            </w:rPr>
            <w:delText>puntos de paso especificados, tripulados por pilotos con valores bajos  de estrés, fatiga y bastante experiencia.</w:delText>
          </w:r>
          <w:r w:rsidDel="00C43B9C">
            <w:rPr>
              <w:noProof/>
              <w:webHidden/>
            </w:rPr>
            <w:tab/>
            <w:delText>61</w:delText>
          </w:r>
        </w:del>
      </w:ins>
    </w:p>
    <w:p w14:paraId="7CD7640B" w14:textId="77777777" w:rsidR="00E4134F" w:rsidDel="00C43B9C" w:rsidRDefault="00E4134F">
      <w:pPr>
        <w:pStyle w:val="TableofFigures"/>
        <w:tabs>
          <w:tab w:val="right" w:leader="dot" w:pos="9628"/>
        </w:tabs>
        <w:rPr>
          <w:ins w:id="899" w:author="IO" w:date="2011-08-31T17:40:00Z"/>
          <w:del w:id="900" w:author="Orion" w:date="2011-09-01T15:17:00Z"/>
          <w:rFonts w:eastAsiaTheme="minorEastAsia" w:cstheme="minorBidi"/>
          <w:i w:val="0"/>
          <w:iCs w:val="0"/>
          <w:noProof/>
          <w:kern w:val="0"/>
          <w:sz w:val="22"/>
          <w:szCs w:val="22"/>
          <w:lang w:eastAsia="es-ES" w:bidi="ar-SA"/>
        </w:rPr>
      </w:pPr>
      <w:ins w:id="901" w:author="IO" w:date="2011-08-31T17:40:00Z">
        <w:del w:id="902" w:author="Orion" w:date="2011-09-01T15:17:00Z">
          <w:r w:rsidRPr="00C43B9C" w:rsidDel="00C43B9C">
            <w:rPr>
              <w:rStyle w:val="Hyperlink"/>
              <w:noProof/>
            </w:rPr>
            <w:delText>Figura 39: Dos aviones volando rutas con puntos de paso especificados, tripu</w:delText>
          </w:r>
          <w:r w:rsidRPr="000F6CBE" w:rsidDel="00C43B9C">
            <w:rPr>
              <w:rStyle w:val="Hyperlink"/>
              <w:noProof/>
            </w:rPr>
            <w:delText>lados por pilotos con valores altos de estrés, fatiga y  poca experiencia, finalizando conflicto.</w:delText>
          </w:r>
          <w:r w:rsidDel="00C43B9C">
            <w:rPr>
              <w:noProof/>
              <w:webHidden/>
            </w:rPr>
            <w:tab/>
            <w:delText>63</w:delText>
          </w:r>
        </w:del>
      </w:ins>
    </w:p>
    <w:p w14:paraId="6E25F70D" w14:textId="77777777" w:rsidR="00E4134F" w:rsidDel="00C43B9C" w:rsidRDefault="00E4134F">
      <w:pPr>
        <w:pStyle w:val="TableofFigures"/>
        <w:tabs>
          <w:tab w:val="right" w:leader="dot" w:pos="9628"/>
        </w:tabs>
        <w:rPr>
          <w:ins w:id="903" w:author="IO" w:date="2011-08-31T17:40:00Z"/>
          <w:del w:id="904" w:author="Orion" w:date="2011-09-01T15:17:00Z"/>
          <w:rFonts w:eastAsiaTheme="minorEastAsia" w:cstheme="minorBidi"/>
          <w:i w:val="0"/>
          <w:iCs w:val="0"/>
          <w:noProof/>
          <w:kern w:val="0"/>
          <w:sz w:val="22"/>
          <w:szCs w:val="22"/>
          <w:lang w:eastAsia="es-ES" w:bidi="ar-SA"/>
        </w:rPr>
      </w:pPr>
      <w:ins w:id="905" w:author="IO" w:date="2011-08-31T17:40:00Z">
        <w:del w:id="906" w:author="Orion" w:date="2011-09-01T15:17:00Z">
          <w:r w:rsidRPr="00C43B9C" w:rsidDel="00C43B9C">
            <w:rPr>
              <w:rStyle w:val="Hyperlink"/>
              <w:noProof/>
            </w:rPr>
            <w:delText>Figura 40: Dos aviones volando rutas con puntos de paso especificados, tripulados por piloto</w:delText>
          </w:r>
          <w:r w:rsidRPr="000F6CBE" w:rsidDel="00C43B9C">
            <w:rPr>
              <w:rStyle w:val="Hyperlink"/>
              <w:noProof/>
            </w:rPr>
            <w:delText>s con valores altos de estrés, fatiga y poca experiencia, llegando al destino.</w:delText>
          </w:r>
          <w:r w:rsidDel="00C43B9C">
            <w:rPr>
              <w:noProof/>
              <w:webHidden/>
            </w:rPr>
            <w:tab/>
            <w:delText>63</w:delText>
          </w:r>
        </w:del>
      </w:ins>
    </w:p>
    <w:p w14:paraId="41838DB5" w14:textId="77777777" w:rsidR="00E4134F" w:rsidDel="00C43B9C" w:rsidRDefault="00E4134F">
      <w:pPr>
        <w:pStyle w:val="TableofFigures"/>
        <w:tabs>
          <w:tab w:val="right" w:leader="dot" w:pos="9628"/>
        </w:tabs>
        <w:rPr>
          <w:ins w:id="907" w:author="IO" w:date="2011-08-31T17:40:00Z"/>
          <w:del w:id="908" w:author="Orion" w:date="2011-09-01T15:17:00Z"/>
          <w:rFonts w:eastAsiaTheme="minorEastAsia" w:cstheme="minorBidi"/>
          <w:i w:val="0"/>
          <w:iCs w:val="0"/>
          <w:noProof/>
          <w:kern w:val="0"/>
          <w:sz w:val="22"/>
          <w:szCs w:val="22"/>
          <w:lang w:eastAsia="es-ES" w:bidi="ar-SA"/>
        </w:rPr>
      </w:pPr>
      <w:ins w:id="909" w:author="IO" w:date="2011-08-31T17:40:00Z">
        <w:del w:id="910" w:author="Orion" w:date="2011-09-01T15:17:00Z">
          <w:r w:rsidRPr="00C43B9C" w:rsidDel="00C43B9C">
            <w:rPr>
              <w:rStyle w:val="Hyperlink"/>
              <w:noProof/>
            </w:rPr>
            <w:delText>Figura 42: Despliegue seis aviones.</w:delText>
          </w:r>
          <w:r w:rsidDel="00C43B9C">
            <w:rPr>
              <w:noProof/>
              <w:webHidden/>
            </w:rPr>
            <w:tab/>
            <w:delText>65</w:delText>
          </w:r>
        </w:del>
      </w:ins>
    </w:p>
    <w:p w14:paraId="6EE02674" w14:textId="77777777" w:rsidR="00E4134F" w:rsidDel="00C43B9C" w:rsidRDefault="00E4134F">
      <w:pPr>
        <w:pStyle w:val="TableofFigures"/>
        <w:tabs>
          <w:tab w:val="right" w:leader="dot" w:pos="9628"/>
        </w:tabs>
        <w:rPr>
          <w:ins w:id="911" w:author="IO" w:date="2011-08-31T17:40:00Z"/>
          <w:del w:id="912" w:author="Orion" w:date="2011-09-01T15:17:00Z"/>
          <w:rFonts w:eastAsiaTheme="minorEastAsia" w:cstheme="minorBidi"/>
          <w:i w:val="0"/>
          <w:iCs w:val="0"/>
          <w:noProof/>
          <w:kern w:val="0"/>
          <w:sz w:val="22"/>
          <w:szCs w:val="22"/>
          <w:lang w:eastAsia="es-ES" w:bidi="ar-SA"/>
        </w:rPr>
      </w:pPr>
      <w:ins w:id="913" w:author="IO" w:date="2011-08-31T17:40:00Z">
        <w:del w:id="914" w:author="Orion" w:date="2011-09-01T15:17:00Z">
          <w:r w:rsidRPr="00C43B9C" w:rsidDel="00C43B9C">
            <w:rPr>
              <w:rStyle w:val="Hyperlink"/>
              <w:noProof/>
            </w:rPr>
            <w:delText>Figura 43</w:delText>
          </w:r>
          <w:r w:rsidRPr="000F6CBE" w:rsidDel="00C43B9C">
            <w:rPr>
              <w:rStyle w:val="Hyperlink"/>
              <w:noProof/>
            </w:rPr>
            <w:delText>: Alto riesgo de conflicto entre varios aviones volando rutas con puntos de paso especificados, tripulados por pilotos con altos valores de estrés y fatiga, y poca experiencia.</w:delText>
          </w:r>
          <w:r w:rsidDel="00C43B9C">
            <w:rPr>
              <w:noProof/>
              <w:webHidden/>
            </w:rPr>
            <w:tab/>
            <w:delText>66</w:delText>
          </w:r>
        </w:del>
      </w:ins>
    </w:p>
    <w:p w14:paraId="283017D8" w14:textId="77777777" w:rsidR="00E4134F" w:rsidDel="00C43B9C" w:rsidRDefault="00E4134F">
      <w:pPr>
        <w:pStyle w:val="TableofFigures"/>
        <w:tabs>
          <w:tab w:val="right" w:leader="dot" w:pos="9628"/>
        </w:tabs>
        <w:rPr>
          <w:ins w:id="915" w:author="IO" w:date="2011-08-31T17:40:00Z"/>
          <w:del w:id="916" w:author="Orion" w:date="2011-09-01T15:17:00Z"/>
          <w:rFonts w:eastAsiaTheme="minorEastAsia" w:cstheme="minorBidi"/>
          <w:i w:val="0"/>
          <w:iCs w:val="0"/>
          <w:noProof/>
          <w:kern w:val="0"/>
          <w:sz w:val="22"/>
          <w:szCs w:val="22"/>
          <w:lang w:eastAsia="es-ES" w:bidi="ar-SA"/>
        </w:rPr>
      </w:pPr>
      <w:ins w:id="917" w:author="IO" w:date="2011-08-31T17:40:00Z">
        <w:del w:id="918" w:author="Orion" w:date="2011-09-01T15:17:00Z">
          <w:r w:rsidRPr="00C43B9C" w:rsidDel="00C43B9C">
            <w:rPr>
              <w:rStyle w:val="Hyperlink"/>
              <w:noProof/>
            </w:rPr>
            <w:delText>Figura 45: Va</w:delText>
          </w:r>
          <w:r w:rsidRPr="000F6CBE" w:rsidDel="00C43B9C">
            <w:rPr>
              <w:rStyle w:val="Hyperlink"/>
              <w:noProof/>
            </w:rPr>
            <w:delText>rios  aviones volando rutas con puntos de paso especificados, tripulados por pilotos con bajos  valores de estrés y fatiga, y bastante experiencia gestionando conflictos.</w:delText>
          </w:r>
          <w:r w:rsidDel="00C43B9C">
            <w:rPr>
              <w:noProof/>
              <w:webHidden/>
            </w:rPr>
            <w:tab/>
            <w:delText>67</w:delText>
          </w:r>
        </w:del>
      </w:ins>
    </w:p>
    <w:p w14:paraId="580F7BEE" w14:textId="77777777" w:rsidR="00E4134F" w:rsidDel="00C43B9C" w:rsidRDefault="00E4134F">
      <w:pPr>
        <w:pStyle w:val="TableofFigures"/>
        <w:tabs>
          <w:tab w:val="right" w:leader="dot" w:pos="9628"/>
        </w:tabs>
        <w:rPr>
          <w:ins w:id="919" w:author="IO" w:date="2011-08-31T17:40:00Z"/>
          <w:del w:id="920" w:author="Orion" w:date="2011-09-01T15:17:00Z"/>
          <w:rFonts w:eastAsiaTheme="minorEastAsia" w:cstheme="minorBidi"/>
          <w:i w:val="0"/>
          <w:iCs w:val="0"/>
          <w:noProof/>
          <w:kern w:val="0"/>
          <w:sz w:val="22"/>
          <w:szCs w:val="22"/>
          <w:lang w:eastAsia="es-ES" w:bidi="ar-SA"/>
        </w:rPr>
      </w:pPr>
      <w:ins w:id="921" w:author="IO" w:date="2011-08-31T17:40:00Z">
        <w:del w:id="922" w:author="Orion" w:date="2011-09-01T15:17:00Z">
          <w:r w:rsidRPr="00C43B9C" w:rsidDel="00C43B9C">
            <w:rPr>
              <w:rStyle w:val="Hyperlink"/>
              <w:noProof/>
            </w:rPr>
            <w:delText xml:space="preserve">Figura 46: Varios  </w:delText>
          </w:r>
          <w:r w:rsidRPr="000F6CBE" w:rsidDel="00C43B9C">
            <w:rPr>
              <w:rStyle w:val="Hyperlink"/>
              <w:noProof/>
            </w:rPr>
            <w:delText>aviones volando rutas con puntos de paso especificados, tripulados por pilotos con bajos  valores de estrés y fatiga, y bastante experiencia finalizando conflictos.</w:delText>
          </w:r>
          <w:r w:rsidDel="00C43B9C">
            <w:rPr>
              <w:noProof/>
              <w:webHidden/>
            </w:rPr>
            <w:tab/>
            <w:delText>67</w:delText>
          </w:r>
        </w:del>
      </w:ins>
    </w:p>
    <w:p w14:paraId="651237B8" w14:textId="77777777" w:rsidR="00E4134F" w:rsidDel="00C43B9C" w:rsidRDefault="00E4134F">
      <w:pPr>
        <w:pStyle w:val="TableofFigures"/>
        <w:tabs>
          <w:tab w:val="right" w:leader="dot" w:pos="9628"/>
        </w:tabs>
        <w:rPr>
          <w:ins w:id="923" w:author="IO" w:date="2011-08-31T17:40:00Z"/>
          <w:del w:id="924" w:author="Orion" w:date="2011-09-01T15:17:00Z"/>
          <w:rFonts w:eastAsiaTheme="minorEastAsia" w:cstheme="minorBidi"/>
          <w:i w:val="0"/>
          <w:iCs w:val="0"/>
          <w:noProof/>
          <w:kern w:val="0"/>
          <w:sz w:val="22"/>
          <w:szCs w:val="22"/>
          <w:lang w:eastAsia="es-ES" w:bidi="ar-SA"/>
        </w:rPr>
      </w:pPr>
      <w:ins w:id="925" w:author="IO" w:date="2011-08-31T17:40:00Z">
        <w:del w:id="926" w:author="Orion" w:date="2011-09-01T15:17:00Z">
          <w:r w:rsidRPr="00C43B9C" w:rsidDel="00C43B9C">
            <w:rPr>
              <w:rStyle w:val="Hyperlink"/>
              <w:noProof/>
            </w:rPr>
            <w:delText>Figura 47: Varios  avione</w:delText>
          </w:r>
          <w:r w:rsidRPr="000F6CBE" w:rsidDel="00C43B9C">
            <w:rPr>
              <w:rStyle w:val="Hyperlink"/>
              <w:noProof/>
            </w:rPr>
            <w:delText>s volando rutas con puntos de paso especificados, tripulados por pilotos con  distintos  valores de estrés, fatiga y experiencia gestionando conflictos.</w:delText>
          </w:r>
          <w:r w:rsidDel="00C43B9C">
            <w:rPr>
              <w:noProof/>
              <w:webHidden/>
            </w:rPr>
            <w:tab/>
            <w:delText>69</w:delText>
          </w:r>
        </w:del>
      </w:ins>
    </w:p>
    <w:p w14:paraId="7A2D0978" w14:textId="77777777" w:rsidR="004A59D6" w:rsidDel="00C43B9C" w:rsidRDefault="004A59D6">
      <w:pPr>
        <w:pStyle w:val="TableofFigures"/>
        <w:tabs>
          <w:tab w:val="right" w:leader="dot" w:pos="9628"/>
        </w:tabs>
        <w:rPr>
          <w:del w:id="927" w:author="Orion" w:date="2011-09-01T15:17:00Z"/>
          <w:rFonts w:eastAsiaTheme="minorEastAsia" w:cstheme="minorBidi"/>
          <w:i w:val="0"/>
          <w:iCs w:val="0"/>
          <w:noProof/>
          <w:kern w:val="0"/>
          <w:sz w:val="22"/>
          <w:szCs w:val="22"/>
          <w:lang w:eastAsia="es-ES" w:bidi="ar-SA"/>
        </w:rPr>
      </w:pPr>
      <w:del w:id="928" w:author="Orion" w:date="2011-09-01T15:17:00Z">
        <w:r w:rsidRPr="001F6D33" w:rsidDel="00C43B9C">
          <w:rPr>
            <w:rStyle w:val="Hyperlink"/>
            <w:noProof/>
          </w:rPr>
          <w:delText>Figura 1: División del espacio aéreo</w:delText>
        </w:r>
        <w:r w:rsidDel="00C43B9C">
          <w:rPr>
            <w:noProof/>
            <w:webHidden/>
          </w:rPr>
          <w:tab/>
          <w:delText>17</w:delText>
        </w:r>
      </w:del>
    </w:p>
    <w:p w14:paraId="2CD14A63" w14:textId="77777777" w:rsidR="004A59D6" w:rsidDel="00C43B9C" w:rsidRDefault="004A59D6">
      <w:pPr>
        <w:pStyle w:val="TableofFigures"/>
        <w:tabs>
          <w:tab w:val="right" w:leader="dot" w:pos="9628"/>
        </w:tabs>
        <w:rPr>
          <w:del w:id="929" w:author="Orion" w:date="2011-09-01T15:17:00Z"/>
          <w:rFonts w:eastAsiaTheme="minorEastAsia" w:cstheme="minorBidi"/>
          <w:i w:val="0"/>
          <w:iCs w:val="0"/>
          <w:noProof/>
          <w:kern w:val="0"/>
          <w:sz w:val="22"/>
          <w:szCs w:val="22"/>
          <w:lang w:eastAsia="es-ES" w:bidi="ar-SA"/>
        </w:rPr>
      </w:pPr>
      <w:del w:id="930" w:author="Orion" w:date="2011-09-01T15:17:00Z">
        <w:r w:rsidRPr="001F6D33" w:rsidDel="00C43B9C">
          <w:rPr>
            <w:rStyle w:val="Hyperlink"/>
            <w:noProof/>
          </w:rPr>
          <w:delText>Figura 2: Casos de Uso.</w:delText>
        </w:r>
        <w:r w:rsidDel="00C43B9C">
          <w:rPr>
            <w:noProof/>
            <w:webHidden/>
          </w:rPr>
          <w:tab/>
          <w:delText>36</w:delText>
        </w:r>
      </w:del>
    </w:p>
    <w:p w14:paraId="741F934D" w14:textId="77777777" w:rsidR="004A59D6" w:rsidDel="00C43B9C" w:rsidRDefault="004A59D6">
      <w:pPr>
        <w:pStyle w:val="TableofFigures"/>
        <w:tabs>
          <w:tab w:val="right" w:leader="dot" w:pos="9628"/>
        </w:tabs>
        <w:rPr>
          <w:del w:id="931" w:author="Orion" w:date="2011-09-01T15:17:00Z"/>
          <w:rFonts w:eastAsiaTheme="minorEastAsia" w:cstheme="minorBidi"/>
          <w:i w:val="0"/>
          <w:iCs w:val="0"/>
          <w:noProof/>
          <w:kern w:val="0"/>
          <w:sz w:val="22"/>
          <w:szCs w:val="22"/>
          <w:lang w:eastAsia="es-ES" w:bidi="ar-SA"/>
        </w:rPr>
      </w:pPr>
      <w:del w:id="932" w:author="Orion" w:date="2011-09-01T15:17:00Z">
        <w:r w:rsidRPr="001F6D33" w:rsidDel="00C43B9C">
          <w:rPr>
            <w:rStyle w:val="Hyperlink"/>
            <w:noProof/>
          </w:rPr>
          <w:delText>Figura 3: Diagrama de Objetivos.</w:delText>
        </w:r>
        <w:r w:rsidDel="00C43B9C">
          <w:rPr>
            <w:noProof/>
            <w:webHidden/>
          </w:rPr>
          <w:tab/>
          <w:delText>37</w:delText>
        </w:r>
      </w:del>
    </w:p>
    <w:p w14:paraId="7A62DAEB" w14:textId="77777777" w:rsidR="004A59D6" w:rsidDel="00C43B9C" w:rsidRDefault="004A59D6">
      <w:pPr>
        <w:pStyle w:val="TableofFigures"/>
        <w:tabs>
          <w:tab w:val="right" w:leader="dot" w:pos="9628"/>
        </w:tabs>
        <w:rPr>
          <w:del w:id="933" w:author="Orion" w:date="2011-09-01T15:17:00Z"/>
          <w:rFonts w:eastAsiaTheme="minorEastAsia" w:cstheme="minorBidi"/>
          <w:i w:val="0"/>
          <w:iCs w:val="0"/>
          <w:noProof/>
          <w:kern w:val="0"/>
          <w:sz w:val="22"/>
          <w:szCs w:val="22"/>
          <w:lang w:eastAsia="es-ES" w:bidi="ar-SA"/>
        </w:rPr>
      </w:pPr>
      <w:del w:id="934" w:author="Orion" w:date="2011-09-01T15:17:00Z">
        <w:r w:rsidRPr="001F6D33" w:rsidDel="00C43B9C">
          <w:rPr>
            <w:rStyle w:val="Hyperlink"/>
            <w:noProof/>
          </w:rPr>
          <w:delText>Figura 4: Estado Mental "FlightPlanner"</w:delText>
        </w:r>
        <w:r w:rsidDel="00C43B9C">
          <w:rPr>
            <w:noProof/>
            <w:webHidden/>
          </w:rPr>
          <w:tab/>
          <w:delText>37</w:delText>
        </w:r>
      </w:del>
    </w:p>
    <w:p w14:paraId="3D756394" w14:textId="77777777" w:rsidR="004A59D6" w:rsidDel="00C43B9C" w:rsidRDefault="004A59D6">
      <w:pPr>
        <w:pStyle w:val="TableofFigures"/>
        <w:tabs>
          <w:tab w:val="right" w:leader="dot" w:pos="9628"/>
        </w:tabs>
        <w:rPr>
          <w:del w:id="935" w:author="Orion" w:date="2011-09-01T15:17:00Z"/>
          <w:rFonts w:eastAsiaTheme="minorEastAsia" w:cstheme="minorBidi"/>
          <w:i w:val="0"/>
          <w:iCs w:val="0"/>
          <w:noProof/>
          <w:kern w:val="0"/>
          <w:sz w:val="22"/>
          <w:szCs w:val="22"/>
          <w:lang w:eastAsia="es-ES" w:bidi="ar-SA"/>
        </w:rPr>
      </w:pPr>
      <w:del w:id="936" w:author="Orion" w:date="2011-09-01T15:17:00Z">
        <w:r w:rsidRPr="001F6D33" w:rsidDel="00C43B9C">
          <w:rPr>
            <w:rStyle w:val="Hyperlink"/>
            <w:noProof/>
          </w:rPr>
          <w:delText>Figura 5: Tarea de Crear Planes de Vuelo.</w:delText>
        </w:r>
        <w:r w:rsidDel="00C43B9C">
          <w:rPr>
            <w:noProof/>
            <w:webHidden/>
          </w:rPr>
          <w:tab/>
          <w:delText>37</w:delText>
        </w:r>
      </w:del>
    </w:p>
    <w:p w14:paraId="5B7A087E" w14:textId="77777777" w:rsidR="004A59D6" w:rsidDel="00C43B9C" w:rsidRDefault="004A59D6">
      <w:pPr>
        <w:pStyle w:val="TableofFigures"/>
        <w:tabs>
          <w:tab w:val="right" w:leader="dot" w:pos="9628"/>
        </w:tabs>
        <w:rPr>
          <w:del w:id="937" w:author="Orion" w:date="2011-09-01T15:17:00Z"/>
          <w:rFonts w:eastAsiaTheme="minorEastAsia" w:cstheme="minorBidi"/>
          <w:i w:val="0"/>
          <w:iCs w:val="0"/>
          <w:noProof/>
          <w:kern w:val="0"/>
          <w:sz w:val="22"/>
          <w:szCs w:val="22"/>
          <w:lang w:eastAsia="es-ES" w:bidi="ar-SA"/>
        </w:rPr>
      </w:pPr>
      <w:del w:id="938" w:author="Orion" w:date="2011-09-01T15:17:00Z">
        <w:r w:rsidRPr="001F6D33" w:rsidDel="00C43B9C">
          <w:rPr>
            <w:rStyle w:val="Hyperlink"/>
            <w:noProof/>
          </w:rPr>
          <w:delText>Figura 6: Diagrama de Interacción Para Recibir el Plan de Vuelo Inicial.</w:delText>
        </w:r>
        <w:r w:rsidDel="00C43B9C">
          <w:rPr>
            <w:noProof/>
            <w:webHidden/>
          </w:rPr>
          <w:tab/>
          <w:delText>38</w:delText>
        </w:r>
      </w:del>
    </w:p>
    <w:p w14:paraId="73A4C0E8" w14:textId="77777777" w:rsidR="004A59D6" w:rsidDel="00C43B9C" w:rsidRDefault="004A59D6">
      <w:pPr>
        <w:pStyle w:val="TableofFigures"/>
        <w:tabs>
          <w:tab w:val="right" w:leader="dot" w:pos="9628"/>
        </w:tabs>
        <w:rPr>
          <w:del w:id="939" w:author="Orion" w:date="2011-09-01T15:17:00Z"/>
          <w:rFonts w:eastAsiaTheme="minorEastAsia" w:cstheme="minorBidi"/>
          <w:i w:val="0"/>
          <w:iCs w:val="0"/>
          <w:noProof/>
          <w:kern w:val="0"/>
          <w:sz w:val="22"/>
          <w:szCs w:val="22"/>
          <w:lang w:eastAsia="es-ES" w:bidi="ar-SA"/>
        </w:rPr>
      </w:pPr>
      <w:del w:id="940" w:author="Orion" w:date="2011-09-01T15:17:00Z">
        <w:r w:rsidRPr="001F6D33" w:rsidDel="00C43B9C">
          <w:rPr>
            <w:rStyle w:val="Hyperlink"/>
            <w:noProof/>
          </w:rPr>
          <w:delText>Figura 7: Creación del Estado Mental Inicial del Piloto.</w:delText>
        </w:r>
        <w:r w:rsidDel="00C43B9C">
          <w:rPr>
            <w:noProof/>
            <w:webHidden/>
          </w:rPr>
          <w:tab/>
          <w:delText>39</w:delText>
        </w:r>
      </w:del>
    </w:p>
    <w:p w14:paraId="12897D25" w14:textId="77777777" w:rsidR="004A59D6" w:rsidDel="00C43B9C" w:rsidRDefault="004A59D6">
      <w:pPr>
        <w:pStyle w:val="TableofFigures"/>
        <w:tabs>
          <w:tab w:val="right" w:leader="dot" w:pos="9628"/>
        </w:tabs>
        <w:rPr>
          <w:del w:id="941" w:author="Orion" w:date="2011-09-01T15:17:00Z"/>
          <w:rFonts w:eastAsiaTheme="minorEastAsia" w:cstheme="minorBidi"/>
          <w:i w:val="0"/>
          <w:iCs w:val="0"/>
          <w:noProof/>
          <w:kern w:val="0"/>
          <w:sz w:val="22"/>
          <w:szCs w:val="22"/>
          <w:lang w:eastAsia="es-ES" w:bidi="ar-SA"/>
        </w:rPr>
      </w:pPr>
      <w:del w:id="942" w:author="Orion" w:date="2011-09-01T15:17:00Z">
        <w:r w:rsidRPr="001F6D33" w:rsidDel="00C43B9C">
          <w:rPr>
            <w:rStyle w:val="Hyperlink"/>
            <w:noProof/>
          </w:rPr>
          <w:delText>Figura 8: Diagrama de Actividades General.</w:delText>
        </w:r>
        <w:r w:rsidDel="00C43B9C">
          <w:rPr>
            <w:noProof/>
            <w:webHidden/>
          </w:rPr>
          <w:tab/>
          <w:delText>40</w:delText>
        </w:r>
      </w:del>
    </w:p>
    <w:p w14:paraId="3F92A778" w14:textId="77777777" w:rsidR="004A59D6" w:rsidDel="00C43B9C" w:rsidRDefault="004A59D6">
      <w:pPr>
        <w:pStyle w:val="TableofFigures"/>
        <w:tabs>
          <w:tab w:val="right" w:leader="dot" w:pos="9628"/>
        </w:tabs>
        <w:rPr>
          <w:del w:id="943" w:author="Orion" w:date="2011-09-01T15:17:00Z"/>
          <w:rFonts w:eastAsiaTheme="minorEastAsia" w:cstheme="minorBidi"/>
          <w:i w:val="0"/>
          <w:iCs w:val="0"/>
          <w:noProof/>
          <w:kern w:val="0"/>
          <w:sz w:val="22"/>
          <w:szCs w:val="22"/>
          <w:lang w:eastAsia="es-ES" w:bidi="ar-SA"/>
        </w:rPr>
      </w:pPr>
      <w:del w:id="944" w:author="Orion" w:date="2011-09-01T15:17:00Z">
        <w:r w:rsidRPr="001F6D33" w:rsidDel="00C43B9C">
          <w:rPr>
            <w:rStyle w:val="Hyperlink"/>
            <w:noProof/>
          </w:rPr>
          <w:delText>Figura 9: Comprobación de la Hora de Salida del Vuelo.</w:delText>
        </w:r>
        <w:r w:rsidDel="00C43B9C">
          <w:rPr>
            <w:noProof/>
            <w:webHidden/>
          </w:rPr>
          <w:tab/>
          <w:delText>41</w:delText>
        </w:r>
      </w:del>
    </w:p>
    <w:p w14:paraId="782F74D1" w14:textId="77777777" w:rsidR="004A59D6" w:rsidDel="00C43B9C" w:rsidRDefault="004A59D6">
      <w:pPr>
        <w:pStyle w:val="TableofFigures"/>
        <w:tabs>
          <w:tab w:val="right" w:leader="dot" w:pos="9628"/>
        </w:tabs>
        <w:rPr>
          <w:del w:id="945" w:author="Orion" w:date="2011-09-01T15:17:00Z"/>
          <w:rFonts w:eastAsiaTheme="minorEastAsia" w:cstheme="minorBidi"/>
          <w:i w:val="0"/>
          <w:iCs w:val="0"/>
          <w:noProof/>
          <w:kern w:val="0"/>
          <w:sz w:val="22"/>
          <w:szCs w:val="22"/>
          <w:lang w:eastAsia="es-ES" w:bidi="ar-SA"/>
        </w:rPr>
      </w:pPr>
      <w:del w:id="946" w:author="Orion" w:date="2011-09-01T15:17:00Z">
        <w:r w:rsidRPr="001F6D33" w:rsidDel="00C43B9C">
          <w:rPr>
            <w:rStyle w:val="Hyperlink"/>
            <w:noProof/>
          </w:rPr>
          <w:delText>Figura 10: Interacción para Arrancar el Avión.</w:delText>
        </w:r>
        <w:r w:rsidDel="00C43B9C">
          <w:rPr>
            <w:noProof/>
            <w:webHidden/>
          </w:rPr>
          <w:tab/>
          <w:delText>41</w:delText>
        </w:r>
      </w:del>
    </w:p>
    <w:p w14:paraId="4FA1680A" w14:textId="77777777" w:rsidR="004A59D6" w:rsidDel="00C43B9C" w:rsidRDefault="004A59D6">
      <w:pPr>
        <w:pStyle w:val="TableofFigures"/>
        <w:tabs>
          <w:tab w:val="right" w:leader="dot" w:pos="9628"/>
        </w:tabs>
        <w:rPr>
          <w:del w:id="947" w:author="Orion" w:date="2011-09-01T15:17:00Z"/>
          <w:rFonts w:eastAsiaTheme="minorEastAsia" w:cstheme="minorBidi"/>
          <w:i w:val="0"/>
          <w:iCs w:val="0"/>
          <w:noProof/>
          <w:kern w:val="0"/>
          <w:sz w:val="22"/>
          <w:szCs w:val="22"/>
          <w:lang w:eastAsia="es-ES" w:bidi="ar-SA"/>
        </w:rPr>
      </w:pPr>
      <w:del w:id="948" w:author="Orion" w:date="2011-09-01T15:17:00Z">
        <w:r w:rsidRPr="001F6D33" w:rsidDel="00C43B9C">
          <w:rPr>
            <w:rStyle w:val="Hyperlink"/>
            <w:noProof/>
          </w:rPr>
          <w:delText>Figura 11: Descomposición del Plan de Vuelo.</w:delText>
        </w:r>
        <w:r w:rsidDel="00C43B9C">
          <w:rPr>
            <w:noProof/>
            <w:webHidden/>
          </w:rPr>
          <w:tab/>
          <w:delText>42</w:delText>
        </w:r>
      </w:del>
    </w:p>
    <w:p w14:paraId="7E213A0B" w14:textId="77777777" w:rsidR="004A59D6" w:rsidDel="00C43B9C" w:rsidRDefault="004A59D6">
      <w:pPr>
        <w:pStyle w:val="TableofFigures"/>
        <w:tabs>
          <w:tab w:val="right" w:leader="dot" w:pos="9628"/>
        </w:tabs>
        <w:rPr>
          <w:del w:id="949" w:author="Orion" w:date="2011-09-01T15:17:00Z"/>
          <w:rFonts w:eastAsiaTheme="minorEastAsia" w:cstheme="minorBidi"/>
          <w:i w:val="0"/>
          <w:iCs w:val="0"/>
          <w:noProof/>
          <w:kern w:val="0"/>
          <w:sz w:val="22"/>
          <w:szCs w:val="22"/>
          <w:lang w:eastAsia="es-ES" w:bidi="ar-SA"/>
        </w:rPr>
      </w:pPr>
      <w:del w:id="950" w:author="Orion" w:date="2011-09-01T15:17:00Z">
        <w:r w:rsidRPr="001F6D33" w:rsidDel="00C43B9C">
          <w:rPr>
            <w:rStyle w:val="Hyperlink"/>
            <w:noProof/>
          </w:rPr>
          <w:delText>Figura 12: Tiempo de Creación de las Decisiones.</w:delText>
        </w:r>
        <w:r w:rsidDel="00C43B9C">
          <w:rPr>
            <w:noProof/>
            <w:webHidden/>
          </w:rPr>
          <w:tab/>
          <w:delText>43</w:delText>
        </w:r>
      </w:del>
    </w:p>
    <w:p w14:paraId="5BBCC635" w14:textId="77777777" w:rsidR="004A59D6" w:rsidDel="00C43B9C" w:rsidRDefault="004A59D6">
      <w:pPr>
        <w:pStyle w:val="TableofFigures"/>
        <w:tabs>
          <w:tab w:val="right" w:leader="dot" w:pos="9628"/>
        </w:tabs>
        <w:rPr>
          <w:del w:id="951" w:author="Orion" w:date="2011-09-01T15:17:00Z"/>
          <w:rFonts w:eastAsiaTheme="minorEastAsia" w:cstheme="minorBidi"/>
          <w:i w:val="0"/>
          <w:iCs w:val="0"/>
          <w:noProof/>
          <w:kern w:val="0"/>
          <w:sz w:val="22"/>
          <w:szCs w:val="22"/>
          <w:lang w:eastAsia="es-ES" w:bidi="ar-SA"/>
        </w:rPr>
      </w:pPr>
      <w:del w:id="952" w:author="Orion" w:date="2011-09-01T15:17:00Z">
        <w:r w:rsidRPr="001F6D33" w:rsidDel="00C43B9C">
          <w:rPr>
            <w:rStyle w:val="Hyperlink"/>
            <w:noProof/>
          </w:rPr>
          <w:delText>Figura 13: Creación de las Decisiones.</w:delText>
        </w:r>
        <w:r w:rsidDel="00C43B9C">
          <w:rPr>
            <w:noProof/>
            <w:webHidden/>
          </w:rPr>
          <w:tab/>
          <w:delText>43</w:delText>
        </w:r>
      </w:del>
    </w:p>
    <w:p w14:paraId="740CD62A" w14:textId="77777777" w:rsidR="004A59D6" w:rsidDel="00C43B9C" w:rsidRDefault="004A59D6">
      <w:pPr>
        <w:pStyle w:val="TableofFigures"/>
        <w:tabs>
          <w:tab w:val="right" w:leader="dot" w:pos="9628"/>
        </w:tabs>
        <w:rPr>
          <w:del w:id="953" w:author="Orion" w:date="2011-09-01T15:17:00Z"/>
          <w:rFonts w:eastAsiaTheme="minorEastAsia" w:cstheme="minorBidi"/>
          <w:i w:val="0"/>
          <w:iCs w:val="0"/>
          <w:noProof/>
          <w:kern w:val="0"/>
          <w:sz w:val="22"/>
          <w:szCs w:val="22"/>
          <w:lang w:eastAsia="es-ES" w:bidi="ar-SA"/>
        </w:rPr>
      </w:pPr>
      <w:del w:id="954" w:author="Orion" w:date="2011-09-01T15:17:00Z">
        <w:r w:rsidRPr="001F6D33" w:rsidDel="00C43B9C">
          <w:rPr>
            <w:rStyle w:val="Hyperlink"/>
            <w:noProof/>
          </w:rPr>
          <w:lastRenderedPageBreak/>
          <w:delText>Figura 14: Descomposición de Decisiones.</w:delText>
        </w:r>
        <w:r w:rsidDel="00C43B9C">
          <w:rPr>
            <w:noProof/>
            <w:webHidden/>
          </w:rPr>
          <w:tab/>
          <w:delText>44</w:delText>
        </w:r>
      </w:del>
    </w:p>
    <w:p w14:paraId="2B80ED37" w14:textId="77777777" w:rsidR="004A59D6" w:rsidDel="00C43B9C" w:rsidRDefault="004A59D6">
      <w:pPr>
        <w:pStyle w:val="TableofFigures"/>
        <w:tabs>
          <w:tab w:val="right" w:leader="dot" w:pos="9628"/>
        </w:tabs>
        <w:rPr>
          <w:del w:id="955" w:author="Orion" w:date="2011-09-01T15:17:00Z"/>
          <w:rFonts w:eastAsiaTheme="minorEastAsia" w:cstheme="minorBidi"/>
          <w:i w:val="0"/>
          <w:iCs w:val="0"/>
          <w:noProof/>
          <w:kern w:val="0"/>
          <w:sz w:val="22"/>
          <w:szCs w:val="22"/>
          <w:lang w:eastAsia="es-ES" w:bidi="ar-SA"/>
        </w:rPr>
      </w:pPr>
      <w:del w:id="956" w:author="Orion" w:date="2011-09-01T15:17:00Z">
        <w:r w:rsidRPr="001F6D33" w:rsidDel="00C43B9C">
          <w:rPr>
            <w:rStyle w:val="Hyperlink"/>
            <w:noProof/>
          </w:rPr>
          <w:delText>Figura 15: Interacción Piloto-Avión: Ejecución Maniobra.</w:delText>
        </w:r>
        <w:r w:rsidDel="00C43B9C">
          <w:rPr>
            <w:noProof/>
            <w:webHidden/>
          </w:rPr>
          <w:tab/>
          <w:delText>45</w:delText>
        </w:r>
      </w:del>
    </w:p>
    <w:p w14:paraId="0C191673" w14:textId="77777777" w:rsidR="004A59D6" w:rsidDel="00C43B9C" w:rsidRDefault="004A59D6">
      <w:pPr>
        <w:pStyle w:val="TableofFigures"/>
        <w:tabs>
          <w:tab w:val="right" w:leader="dot" w:pos="9628"/>
        </w:tabs>
        <w:rPr>
          <w:del w:id="957" w:author="Orion" w:date="2011-09-01T15:17:00Z"/>
          <w:rFonts w:eastAsiaTheme="minorEastAsia" w:cstheme="minorBidi"/>
          <w:i w:val="0"/>
          <w:iCs w:val="0"/>
          <w:noProof/>
          <w:kern w:val="0"/>
          <w:sz w:val="22"/>
          <w:szCs w:val="22"/>
          <w:lang w:eastAsia="es-ES" w:bidi="ar-SA"/>
        </w:rPr>
      </w:pPr>
      <w:del w:id="958" w:author="Orion" w:date="2011-09-01T15:17:00Z">
        <w:r w:rsidRPr="001F6D33" w:rsidDel="00C43B9C">
          <w:rPr>
            <w:rStyle w:val="Hyperlink"/>
            <w:noProof/>
          </w:rPr>
          <w:delText>Figura 16: Aplicación que Comprueba la Finalización del Tramo.</w:delText>
        </w:r>
        <w:r w:rsidDel="00C43B9C">
          <w:rPr>
            <w:noProof/>
            <w:webHidden/>
          </w:rPr>
          <w:tab/>
          <w:delText>46</w:delText>
        </w:r>
      </w:del>
    </w:p>
    <w:p w14:paraId="397EE77C" w14:textId="77777777" w:rsidR="004A59D6" w:rsidDel="00C43B9C" w:rsidRDefault="004A59D6">
      <w:pPr>
        <w:pStyle w:val="TableofFigures"/>
        <w:tabs>
          <w:tab w:val="right" w:leader="dot" w:pos="9628"/>
        </w:tabs>
        <w:rPr>
          <w:del w:id="959" w:author="Orion" w:date="2011-09-01T15:17:00Z"/>
          <w:rFonts w:eastAsiaTheme="minorEastAsia" w:cstheme="minorBidi"/>
          <w:i w:val="0"/>
          <w:iCs w:val="0"/>
          <w:noProof/>
          <w:kern w:val="0"/>
          <w:sz w:val="22"/>
          <w:szCs w:val="22"/>
          <w:lang w:eastAsia="es-ES" w:bidi="ar-SA"/>
        </w:rPr>
      </w:pPr>
      <w:del w:id="960" w:author="Orion" w:date="2011-09-01T15:17:00Z">
        <w:r w:rsidRPr="001F6D33" w:rsidDel="00C43B9C">
          <w:rPr>
            <w:rStyle w:val="Hyperlink"/>
            <w:noProof/>
          </w:rPr>
          <w:delText>Figura 17: Diagrama para  Ir al Siguiente Tramo.</w:delText>
        </w:r>
        <w:r w:rsidDel="00C43B9C">
          <w:rPr>
            <w:noProof/>
            <w:webHidden/>
          </w:rPr>
          <w:tab/>
          <w:delText>46</w:delText>
        </w:r>
      </w:del>
    </w:p>
    <w:p w14:paraId="5483523E" w14:textId="77777777" w:rsidR="004A59D6" w:rsidDel="00C43B9C" w:rsidRDefault="004A59D6">
      <w:pPr>
        <w:pStyle w:val="TableofFigures"/>
        <w:tabs>
          <w:tab w:val="right" w:leader="dot" w:pos="9628"/>
        </w:tabs>
        <w:rPr>
          <w:del w:id="961" w:author="Orion" w:date="2011-09-01T15:17:00Z"/>
          <w:rFonts w:eastAsiaTheme="minorEastAsia" w:cstheme="minorBidi"/>
          <w:i w:val="0"/>
          <w:iCs w:val="0"/>
          <w:noProof/>
          <w:kern w:val="0"/>
          <w:sz w:val="22"/>
          <w:szCs w:val="22"/>
          <w:lang w:eastAsia="es-ES" w:bidi="ar-SA"/>
        </w:rPr>
      </w:pPr>
      <w:del w:id="962" w:author="Orion" w:date="2011-09-01T15:17:00Z">
        <w:r w:rsidRPr="001F6D33" w:rsidDel="00C43B9C">
          <w:rPr>
            <w:rStyle w:val="Hyperlink"/>
            <w:noProof/>
          </w:rPr>
          <w:delText>Figura 18: Diagrama de Actividad Evitar Conflicto</w:delText>
        </w:r>
        <w:r w:rsidDel="00C43B9C">
          <w:rPr>
            <w:noProof/>
            <w:webHidden/>
          </w:rPr>
          <w:tab/>
          <w:delText>47</w:delText>
        </w:r>
      </w:del>
    </w:p>
    <w:p w14:paraId="4CF6F854" w14:textId="77777777" w:rsidR="004A59D6" w:rsidDel="00C43B9C" w:rsidRDefault="004A59D6">
      <w:pPr>
        <w:pStyle w:val="TableofFigures"/>
        <w:tabs>
          <w:tab w:val="right" w:leader="dot" w:pos="9628"/>
        </w:tabs>
        <w:rPr>
          <w:del w:id="963" w:author="Orion" w:date="2011-09-01T15:17:00Z"/>
          <w:rFonts w:eastAsiaTheme="minorEastAsia" w:cstheme="minorBidi"/>
          <w:i w:val="0"/>
          <w:iCs w:val="0"/>
          <w:noProof/>
          <w:kern w:val="0"/>
          <w:sz w:val="22"/>
          <w:szCs w:val="22"/>
          <w:lang w:eastAsia="es-ES" w:bidi="ar-SA"/>
        </w:rPr>
      </w:pPr>
      <w:del w:id="964" w:author="Orion" w:date="2011-09-01T15:17:00Z">
        <w:r w:rsidRPr="001F6D33" w:rsidDel="00C43B9C">
          <w:rPr>
            <w:rStyle w:val="Hyperlink"/>
            <w:noProof/>
          </w:rPr>
          <w:delText>Figura 19: Comprobación de Nuevo Conflicto.</w:delText>
        </w:r>
        <w:r w:rsidDel="00C43B9C">
          <w:rPr>
            <w:noProof/>
            <w:webHidden/>
          </w:rPr>
          <w:tab/>
          <w:delText>48</w:delText>
        </w:r>
      </w:del>
    </w:p>
    <w:p w14:paraId="39A18642" w14:textId="77777777" w:rsidR="004A59D6" w:rsidDel="00C43B9C" w:rsidRDefault="004A59D6">
      <w:pPr>
        <w:pStyle w:val="TableofFigures"/>
        <w:tabs>
          <w:tab w:val="right" w:leader="dot" w:pos="9628"/>
        </w:tabs>
        <w:rPr>
          <w:del w:id="965" w:author="Orion" w:date="2011-09-01T15:17:00Z"/>
          <w:rFonts w:eastAsiaTheme="minorEastAsia" w:cstheme="minorBidi"/>
          <w:i w:val="0"/>
          <w:iCs w:val="0"/>
          <w:noProof/>
          <w:kern w:val="0"/>
          <w:sz w:val="22"/>
          <w:szCs w:val="22"/>
          <w:lang w:eastAsia="es-ES" w:bidi="ar-SA"/>
        </w:rPr>
      </w:pPr>
      <w:del w:id="966" w:author="Orion" w:date="2011-09-01T15:17:00Z">
        <w:r w:rsidRPr="001F6D33" w:rsidDel="00C43B9C">
          <w:rPr>
            <w:rStyle w:val="Hyperlink"/>
            <w:noProof/>
          </w:rPr>
          <w:delText>Figura 20: Creación de las Ordenes.</w:delText>
        </w:r>
        <w:r w:rsidDel="00C43B9C">
          <w:rPr>
            <w:noProof/>
            <w:webHidden/>
          </w:rPr>
          <w:tab/>
          <w:delText>49</w:delText>
        </w:r>
      </w:del>
    </w:p>
    <w:p w14:paraId="04A8605B" w14:textId="77777777" w:rsidR="004A59D6" w:rsidDel="00C43B9C" w:rsidRDefault="004A59D6">
      <w:pPr>
        <w:pStyle w:val="TableofFigures"/>
        <w:tabs>
          <w:tab w:val="right" w:leader="dot" w:pos="9628"/>
        </w:tabs>
        <w:rPr>
          <w:del w:id="967" w:author="Orion" w:date="2011-09-01T15:17:00Z"/>
          <w:rFonts w:eastAsiaTheme="minorEastAsia" w:cstheme="minorBidi"/>
          <w:i w:val="0"/>
          <w:iCs w:val="0"/>
          <w:noProof/>
          <w:kern w:val="0"/>
          <w:sz w:val="22"/>
          <w:szCs w:val="22"/>
          <w:lang w:eastAsia="es-ES" w:bidi="ar-SA"/>
        </w:rPr>
      </w:pPr>
      <w:del w:id="968" w:author="Orion" w:date="2011-09-01T15:17:00Z">
        <w:r w:rsidRPr="001F6D33" w:rsidDel="00C43B9C">
          <w:rPr>
            <w:rStyle w:val="Hyperlink"/>
            <w:noProof/>
          </w:rPr>
          <w:delText>Figura 21: Interacción Controlador-Piloto traspaso de Ordenes.</w:delText>
        </w:r>
        <w:r w:rsidDel="00C43B9C">
          <w:rPr>
            <w:noProof/>
            <w:webHidden/>
          </w:rPr>
          <w:tab/>
          <w:delText>50</w:delText>
        </w:r>
      </w:del>
    </w:p>
    <w:p w14:paraId="4A853662" w14:textId="77777777" w:rsidR="004A59D6" w:rsidDel="00C43B9C" w:rsidRDefault="004A59D6">
      <w:pPr>
        <w:pStyle w:val="TableofFigures"/>
        <w:tabs>
          <w:tab w:val="right" w:leader="dot" w:pos="9628"/>
        </w:tabs>
        <w:rPr>
          <w:del w:id="969" w:author="Orion" w:date="2011-09-01T15:17:00Z"/>
          <w:rFonts w:eastAsiaTheme="minorEastAsia" w:cstheme="minorBidi"/>
          <w:i w:val="0"/>
          <w:iCs w:val="0"/>
          <w:noProof/>
          <w:kern w:val="0"/>
          <w:sz w:val="22"/>
          <w:szCs w:val="22"/>
          <w:lang w:eastAsia="es-ES" w:bidi="ar-SA"/>
        </w:rPr>
      </w:pPr>
      <w:del w:id="970" w:author="Orion" w:date="2011-09-01T15:17:00Z">
        <w:r w:rsidRPr="001F6D33" w:rsidDel="00C43B9C">
          <w:rPr>
            <w:rStyle w:val="Hyperlink"/>
            <w:noProof/>
          </w:rPr>
          <w:delText>Figura 22: Piloto Obedeciendo una Orden.</w:delText>
        </w:r>
        <w:r w:rsidDel="00C43B9C">
          <w:rPr>
            <w:noProof/>
            <w:webHidden/>
          </w:rPr>
          <w:tab/>
          <w:delText>51</w:delText>
        </w:r>
      </w:del>
    </w:p>
    <w:p w14:paraId="738437B2" w14:textId="77777777" w:rsidR="004A59D6" w:rsidDel="00C43B9C" w:rsidRDefault="004A59D6">
      <w:pPr>
        <w:pStyle w:val="TableofFigures"/>
        <w:tabs>
          <w:tab w:val="right" w:leader="dot" w:pos="9628"/>
        </w:tabs>
        <w:rPr>
          <w:del w:id="971" w:author="Orion" w:date="2011-09-01T15:17:00Z"/>
          <w:rFonts w:eastAsiaTheme="minorEastAsia" w:cstheme="minorBidi"/>
          <w:i w:val="0"/>
          <w:iCs w:val="0"/>
          <w:noProof/>
          <w:kern w:val="0"/>
          <w:sz w:val="22"/>
          <w:szCs w:val="22"/>
          <w:lang w:eastAsia="es-ES" w:bidi="ar-SA"/>
        </w:rPr>
      </w:pPr>
      <w:del w:id="972" w:author="Orion" w:date="2011-09-01T15:17:00Z">
        <w:r w:rsidRPr="001F6D33" w:rsidDel="00C43B9C">
          <w:rPr>
            <w:rStyle w:val="Hyperlink"/>
            <w:noProof/>
          </w:rPr>
          <w:delText>Figura 23: Conflicto Finalizado por Lejanía entre Aviones.</w:delText>
        </w:r>
        <w:r w:rsidDel="00C43B9C">
          <w:rPr>
            <w:noProof/>
            <w:webHidden/>
          </w:rPr>
          <w:tab/>
          <w:delText>51</w:delText>
        </w:r>
      </w:del>
    </w:p>
    <w:p w14:paraId="3259AFA9" w14:textId="77777777" w:rsidR="004A59D6" w:rsidDel="00C43B9C" w:rsidRDefault="004A59D6">
      <w:pPr>
        <w:pStyle w:val="TableofFigures"/>
        <w:tabs>
          <w:tab w:val="right" w:leader="dot" w:pos="9628"/>
        </w:tabs>
        <w:rPr>
          <w:del w:id="973" w:author="Orion" w:date="2011-09-01T15:17:00Z"/>
          <w:rFonts w:eastAsiaTheme="minorEastAsia" w:cstheme="minorBidi"/>
          <w:i w:val="0"/>
          <w:iCs w:val="0"/>
          <w:noProof/>
          <w:kern w:val="0"/>
          <w:sz w:val="22"/>
          <w:szCs w:val="22"/>
          <w:lang w:eastAsia="es-ES" w:bidi="ar-SA"/>
        </w:rPr>
      </w:pPr>
      <w:del w:id="974" w:author="Orion" w:date="2011-09-01T15:17:00Z">
        <w:r w:rsidRPr="001F6D33" w:rsidDel="00C43B9C">
          <w:rPr>
            <w:rStyle w:val="Hyperlink"/>
            <w:noProof/>
          </w:rPr>
          <w:delText>Figura 24: Ir al Siguiente Tramo Con Conflicto.</w:delText>
        </w:r>
        <w:r w:rsidDel="00C43B9C">
          <w:rPr>
            <w:noProof/>
            <w:webHidden/>
          </w:rPr>
          <w:tab/>
          <w:delText>52</w:delText>
        </w:r>
      </w:del>
    </w:p>
    <w:p w14:paraId="35B4B3F2" w14:textId="77777777" w:rsidR="004A59D6" w:rsidDel="00C43B9C" w:rsidRDefault="004A59D6">
      <w:pPr>
        <w:pStyle w:val="TableofFigures"/>
        <w:tabs>
          <w:tab w:val="right" w:leader="dot" w:pos="9628"/>
        </w:tabs>
        <w:rPr>
          <w:del w:id="975" w:author="Orion" w:date="2011-09-01T15:17:00Z"/>
          <w:rFonts w:eastAsiaTheme="minorEastAsia" w:cstheme="minorBidi"/>
          <w:i w:val="0"/>
          <w:iCs w:val="0"/>
          <w:noProof/>
          <w:kern w:val="0"/>
          <w:sz w:val="22"/>
          <w:szCs w:val="22"/>
          <w:lang w:eastAsia="es-ES" w:bidi="ar-SA"/>
        </w:rPr>
      </w:pPr>
      <w:del w:id="976" w:author="Orion" w:date="2011-09-01T15:17:00Z">
        <w:r w:rsidRPr="001F6D33" w:rsidDel="00C43B9C">
          <w:rPr>
            <w:rStyle w:val="Hyperlink"/>
            <w:noProof/>
          </w:rPr>
          <w:delText>Figura 25: IAF Estado Mental</w:delText>
        </w:r>
        <w:r w:rsidDel="00C43B9C">
          <w:rPr>
            <w:noProof/>
            <w:webHidden/>
          </w:rPr>
          <w:tab/>
          <w:delText>54</w:delText>
        </w:r>
      </w:del>
    </w:p>
    <w:p w14:paraId="706824AD" w14:textId="77777777" w:rsidR="004A59D6" w:rsidDel="00C43B9C" w:rsidRDefault="004A59D6">
      <w:pPr>
        <w:pStyle w:val="TableofFigures"/>
        <w:tabs>
          <w:tab w:val="right" w:leader="dot" w:pos="9628"/>
        </w:tabs>
        <w:rPr>
          <w:del w:id="977" w:author="Orion" w:date="2011-09-01T15:17:00Z"/>
          <w:rFonts w:eastAsiaTheme="minorEastAsia" w:cstheme="minorBidi"/>
          <w:i w:val="0"/>
          <w:iCs w:val="0"/>
          <w:noProof/>
          <w:kern w:val="0"/>
          <w:sz w:val="22"/>
          <w:szCs w:val="22"/>
          <w:lang w:eastAsia="es-ES" w:bidi="ar-SA"/>
        </w:rPr>
      </w:pPr>
      <w:del w:id="978" w:author="Orion" w:date="2011-09-01T15:17:00Z">
        <w:r w:rsidRPr="001F6D33" w:rsidDel="00C43B9C">
          <w:rPr>
            <w:rStyle w:val="Hyperlink"/>
            <w:noProof/>
          </w:rPr>
          <w:delText>Figura 26: IAF Interacciones</w:delText>
        </w:r>
        <w:r w:rsidDel="00C43B9C">
          <w:rPr>
            <w:noProof/>
            <w:webHidden/>
          </w:rPr>
          <w:tab/>
          <w:delText>54</w:delText>
        </w:r>
      </w:del>
    </w:p>
    <w:p w14:paraId="6653F1EA" w14:textId="77777777" w:rsidR="004A59D6" w:rsidDel="00C43B9C" w:rsidRDefault="004A59D6">
      <w:pPr>
        <w:pStyle w:val="TableofFigures"/>
        <w:tabs>
          <w:tab w:val="right" w:leader="dot" w:pos="9628"/>
        </w:tabs>
        <w:rPr>
          <w:del w:id="979" w:author="Orion" w:date="2011-09-01T15:17:00Z"/>
          <w:rFonts w:eastAsiaTheme="minorEastAsia" w:cstheme="minorBidi"/>
          <w:i w:val="0"/>
          <w:iCs w:val="0"/>
          <w:noProof/>
          <w:kern w:val="0"/>
          <w:sz w:val="22"/>
          <w:szCs w:val="22"/>
          <w:lang w:eastAsia="es-ES" w:bidi="ar-SA"/>
        </w:rPr>
      </w:pPr>
      <w:del w:id="980" w:author="Orion" w:date="2011-09-01T15:17:00Z">
        <w:r w:rsidRPr="001F6D33" w:rsidDel="00C43B9C">
          <w:rPr>
            <w:rStyle w:val="Hyperlink"/>
            <w:noProof/>
          </w:rPr>
          <w:delText>Figura 27: IAF Logs</w:delText>
        </w:r>
        <w:r w:rsidDel="00C43B9C">
          <w:rPr>
            <w:noProof/>
            <w:webHidden/>
          </w:rPr>
          <w:tab/>
          <w:delText>55</w:delText>
        </w:r>
      </w:del>
    </w:p>
    <w:p w14:paraId="3D747B98" w14:textId="77777777" w:rsidR="004A59D6" w:rsidDel="00C43B9C" w:rsidRDefault="004A59D6">
      <w:pPr>
        <w:pStyle w:val="TableofFigures"/>
        <w:tabs>
          <w:tab w:val="right" w:leader="dot" w:pos="9628"/>
        </w:tabs>
        <w:rPr>
          <w:del w:id="981" w:author="Orion" w:date="2011-09-01T15:17:00Z"/>
          <w:rFonts w:eastAsiaTheme="minorEastAsia" w:cstheme="minorBidi"/>
          <w:i w:val="0"/>
          <w:iCs w:val="0"/>
          <w:noProof/>
          <w:kern w:val="0"/>
          <w:sz w:val="22"/>
          <w:szCs w:val="22"/>
          <w:lang w:eastAsia="es-ES" w:bidi="ar-SA"/>
        </w:rPr>
      </w:pPr>
      <w:del w:id="982" w:author="Orion" w:date="2011-09-01T15:17:00Z">
        <w:r w:rsidRPr="001F6D33" w:rsidDel="00C43B9C">
          <w:rPr>
            <w:rStyle w:val="Hyperlink"/>
            <w:noProof/>
          </w:rPr>
          <w:delText>Figura 28. Aplicación de visualización.</w:delText>
        </w:r>
        <w:r w:rsidDel="00C43B9C">
          <w:rPr>
            <w:noProof/>
            <w:webHidden/>
          </w:rPr>
          <w:tab/>
          <w:delText>56</w:delText>
        </w:r>
      </w:del>
    </w:p>
    <w:p w14:paraId="38B64B0A" w14:textId="77777777" w:rsidR="004A59D6" w:rsidDel="00C43B9C" w:rsidRDefault="004A59D6">
      <w:pPr>
        <w:pStyle w:val="TableofFigures"/>
        <w:tabs>
          <w:tab w:val="right" w:leader="dot" w:pos="9628"/>
        </w:tabs>
        <w:rPr>
          <w:del w:id="983" w:author="Orion" w:date="2011-09-01T15:17:00Z"/>
          <w:rFonts w:eastAsiaTheme="minorEastAsia" w:cstheme="minorBidi"/>
          <w:i w:val="0"/>
          <w:iCs w:val="0"/>
          <w:noProof/>
          <w:kern w:val="0"/>
          <w:sz w:val="22"/>
          <w:szCs w:val="22"/>
          <w:lang w:eastAsia="es-ES" w:bidi="ar-SA"/>
        </w:rPr>
      </w:pPr>
      <w:del w:id="984" w:author="Orion" w:date="2011-09-01T15:17:00Z">
        <w:r w:rsidRPr="001F6D33" w:rsidDel="00C43B9C">
          <w:rPr>
            <w:rStyle w:val="Hyperlink"/>
            <w:noProof/>
          </w:rPr>
          <w:delText>Figura 29: Despliegue dos aviones.</w:delText>
        </w:r>
        <w:r w:rsidDel="00C43B9C">
          <w:rPr>
            <w:noProof/>
            <w:webHidden/>
          </w:rPr>
          <w:tab/>
          <w:delText>59</w:delText>
        </w:r>
      </w:del>
    </w:p>
    <w:p w14:paraId="446989C9" w14:textId="77777777" w:rsidR="004A59D6" w:rsidDel="00C43B9C" w:rsidRDefault="004A59D6">
      <w:pPr>
        <w:pStyle w:val="TableofFigures"/>
        <w:tabs>
          <w:tab w:val="right" w:leader="dot" w:pos="9628"/>
        </w:tabs>
        <w:rPr>
          <w:del w:id="985" w:author="Orion" w:date="2011-09-01T15:17:00Z"/>
          <w:rFonts w:eastAsiaTheme="minorEastAsia" w:cstheme="minorBidi"/>
          <w:i w:val="0"/>
          <w:iCs w:val="0"/>
          <w:noProof/>
          <w:kern w:val="0"/>
          <w:sz w:val="22"/>
          <w:szCs w:val="22"/>
          <w:lang w:eastAsia="es-ES" w:bidi="ar-SA"/>
        </w:rPr>
      </w:pPr>
      <w:del w:id="986" w:author="Orion" w:date="2011-09-01T15:17:00Z">
        <w:r w:rsidRPr="001F6D33" w:rsidDel="00C43B9C">
          <w:rPr>
            <w:rStyle w:val="Hyperlink"/>
            <w:noProof/>
          </w:rPr>
          <w:delText>Figura 30: Resolución de conflicto entre dos aviones volando rutas sin puntos de paso especificados.</w:delText>
        </w:r>
        <w:r w:rsidDel="00C43B9C">
          <w:rPr>
            <w:noProof/>
            <w:webHidden/>
          </w:rPr>
          <w:tab/>
          <w:delText>60</w:delText>
        </w:r>
      </w:del>
    </w:p>
    <w:p w14:paraId="1FD7C4FB" w14:textId="77777777" w:rsidR="004A59D6" w:rsidDel="00C43B9C" w:rsidRDefault="004A59D6">
      <w:pPr>
        <w:pStyle w:val="TableofFigures"/>
        <w:tabs>
          <w:tab w:val="right" w:leader="dot" w:pos="9628"/>
        </w:tabs>
        <w:rPr>
          <w:del w:id="987" w:author="Orion" w:date="2011-09-01T15:17:00Z"/>
          <w:rFonts w:eastAsiaTheme="minorEastAsia" w:cstheme="minorBidi"/>
          <w:i w:val="0"/>
          <w:iCs w:val="0"/>
          <w:noProof/>
          <w:kern w:val="0"/>
          <w:sz w:val="22"/>
          <w:szCs w:val="22"/>
          <w:lang w:eastAsia="es-ES" w:bidi="ar-SA"/>
        </w:rPr>
      </w:pPr>
      <w:del w:id="988" w:author="Orion" w:date="2011-09-01T15:17:00Z">
        <w:r w:rsidRPr="001F6D33" w:rsidDel="00C43B9C">
          <w:rPr>
            <w:rStyle w:val="Hyperlink"/>
            <w:noProof/>
          </w:rPr>
          <w:delText>Figura 31: Conflicto entre dos aviones volando rutas sin puntos de paso especificados, tripulados por pilotos con altos valores de estrés y fatiga, y poca experiencia.</w:delText>
        </w:r>
        <w:r w:rsidDel="00C43B9C">
          <w:rPr>
            <w:noProof/>
            <w:webHidden/>
          </w:rPr>
          <w:tab/>
          <w:delText>61</w:delText>
        </w:r>
      </w:del>
    </w:p>
    <w:p w14:paraId="33AC864F" w14:textId="77777777" w:rsidR="004A59D6" w:rsidDel="00C43B9C" w:rsidRDefault="004A59D6">
      <w:pPr>
        <w:pStyle w:val="TableofFigures"/>
        <w:tabs>
          <w:tab w:val="right" w:leader="dot" w:pos="9628"/>
        </w:tabs>
        <w:rPr>
          <w:del w:id="989" w:author="Orion" w:date="2011-09-01T15:17:00Z"/>
          <w:rFonts w:eastAsiaTheme="minorEastAsia" w:cstheme="minorBidi"/>
          <w:i w:val="0"/>
          <w:iCs w:val="0"/>
          <w:noProof/>
          <w:kern w:val="0"/>
          <w:sz w:val="22"/>
          <w:szCs w:val="22"/>
          <w:lang w:eastAsia="es-ES" w:bidi="ar-SA"/>
        </w:rPr>
      </w:pPr>
      <w:del w:id="990" w:author="Orion" w:date="2011-09-01T15:17:00Z">
        <w:r w:rsidRPr="001F6D33" w:rsidDel="00C43B9C">
          <w:rPr>
            <w:rStyle w:val="Hyperlink"/>
            <w:noProof/>
          </w:rPr>
          <w:delText>Figura 32: Alto riesgo de conflicto entre dos aviones volando rutas sin puntos de paso especificados, tripulados por pilotos con altos valores de estrés y fatiga, y poca experiencia.</w:delText>
        </w:r>
        <w:r w:rsidDel="00C43B9C">
          <w:rPr>
            <w:noProof/>
            <w:webHidden/>
          </w:rPr>
          <w:tab/>
          <w:delText>62</w:delText>
        </w:r>
      </w:del>
    </w:p>
    <w:p w14:paraId="7CA95638" w14:textId="77777777" w:rsidR="004A59D6" w:rsidDel="00C43B9C" w:rsidRDefault="004A59D6">
      <w:pPr>
        <w:pStyle w:val="TableofFigures"/>
        <w:tabs>
          <w:tab w:val="right" w:leader="dot" w:pos="9628"/>
        </w:tabs>
        <w:rPr>
          <w:del w:id="991" w:author="Orion" w:date="2011-09-01T15:17:00Z"/>
          <w:rFonts w:eastAsiaTheme="minorEastAsia" w:cstheme="minorBidi"/>
          <w:i w:val="0"/>
          <w:iCs w:val="0"/>
          <w:noProof/>
          <w:kern w:val="0"/>
          <w:sz w:val="22"/>
          <w:szCs w:val="22"/>
          <w:lang w:eastAsia="es-ES" w:bidi="ar-SA"/>
        </w:rPr>
      </w:pPr>
      <w:del w:id="992" w:author="Orion" w:date="2011-09-01T15:17:00Z">
        <w:r w:rsidRPr="001F6D33" w:rsidDel="00C43B9C">
          <w:rPr>
            <w:rStyle w:val="Hyperlink"/>
            <w:noProof/>
          </w:rPr>
          <w:delText>Figura 33: Dos aviones volando rutas sin puntos de paso especificados, tripulados por pilotos con altos valores de estrés y fatiga, y poca experiencia, cambiando el tramo actual.</w:delText>
        </w:r>
        <w:r w:rsidDel="00C43B9C">
          <w:rPr>
            <w:noProof/>
            <w:webHidden/>
          </w:rPr>
          <w:tab/>
          <w:delText>62</w:delText>
        </w:r>
      </w:del>
    </w:p>
    <w:p w14:paraId="075D942A" w14:textId="77777777" w:rsidR="004A59D6" w:rsidDel="00C43B9C" w:rsidRDefault="004A59D6">
      <w:pPr>
        <w:pStyle w:val="TableofFigures"/>
        <w:tabs>
          <w:tab w:val="right" w:leader="dot" w:pos="9628"/>
        </w:tabs>
        <w:rPr>
          <w:del w:id="993" w:author="Orion" w:date="2011-09-01T15:17:00Z"/>
          <w:rFonts w:eastAsiaTheme="minorEastAsia" w:cstheme="minorBidi"/>
          <w:i w:val="0"/>
          <w:iCs w:val="0"/>
          <w:noProof/>
          <w:kern w:val="0"/>
          <w:sz w:val="22"/>
          <w:szCs w:val="22"/>
          <w:lang w:eastAsia="es-ES" w:bidi="ar-SA"/>
        </w:rPr>
      </w:pPr>
      <w:del w:id="994" w:author="Orion" w:date="2011-09-01T15:17:00Z">
        <w:r w:rsidRPr="001F6D33" w:rsidDel="00C43B9C">
          <w:rPr>
            <w:rStyle w:val="Hyperlink"/>
            <w:noProof/>
          </w:rPr>
          <w:delText>Figura 34: Dos aviones volando rutas sin puntos de paso especificados, tripulados por pilotos con altos valores de estrés y fatiga, y poca experiencia finalizando conflicto.</w:delText>
        </w:r>
        <w:r w:rsidDel="00C43B9C">
          <w:rPr>
            <w:noProof/>
            <w:webHidden/>
          </w:rPr>
          <w:tab/>
          <w:delText>63</w:delText>
        </w:r>
      </w:del>
    </w:p>
    <w:p w14:paraId="2C09BF70" w14:textId="77777777" w:rsidR="004A59D6" w:rsidDel="00C43B9C" w:rsidRDefault="004A59D6">
      <w:pPr>
        <w:pStyle w:val="TableofFigures"/>
        <w:tabs>
          <w:tab w:val="right" w:leader="dot" w:pos="9628"/>
        </w:tabs>
        <w:rPr>
          <w:del w:id="995" w:author="Orion" w:date="2011-09-01T15:17:00Z"/>
          <w:rFonts w:eastAsiaTheme="minorEastAsia" w:cstheme="minorBidi"/>
          <w:i w:val="0"/>
          <w:iCs w:val="0"/>
          <w:noProof/>
          <w:kern w:val="0"/>
          <w:sz w:val="22"/>
          <w:szCs w:val="22"/>
          <w:lang w:eastAsia="es-ES" w:bidi="ar-SA"/>
        </w:rPr>
      </w:pPr>
      <w:del w:id="996" w:author="Orion" w:date="2011-09-01T15:17:00Z">
        <w:r w:rsidRPr="001F6D33" w:rsidDel="00C43B9C">
          <w:rPr>
            <w:rStyle w:val="Hyperlink"/>
            <w:noProof/>
          </w:rPr>
          <w:delText>Figura 35: Conflicto entre dos aviones volando rutas sin puntos de paso especificados, tripulados por pilotos con valores medios de estrés, fatiga y experiencia.</w:delText>
        </w:r>
        <w:r w:rsidDel="00C43B9C">
          <w:rPr>
            <w:noProof/>
            <w:webHidden/>
          </w:rPr>
          <w:tab/>
          <w:delText>64</w:delText>
        </w:r>
      </w:del>
    </w:p>
    <w:p w14:paraId="0D01FDAA" w14:textId="77777777" w:rsidR="004A59D6" w:rsidDel="00C43B9C" w:rsidRDefault="004A59D6">
      <w:pPr>
        <w:pStyle w:val="TableofFigures"/>
        <w:tabs>
          <w:tab w:val="right" w:leader="dot" w:pos="9628"/>
        </w:tabs>
        <w:rPr>
          <w:del w:id="997" w:author="Orion" w:date="2011-09-01T15:17:00Z"/>
          <w:rFonts w:eastAsiaTheme="minorEastAsia" w:cstheme="minorBidi"/>
          <w:i w:val="0"/>
          <w:iCs w:val="0"/>
          <w:noProof/>
          <w:kern w:val="0"/>
          <w:sz w:val="22"/>
          <w:szCs w:val="22"/>
          <w:lang w:eastAsia="es-ES" w:bidi="ar-SA"/>
        </w:rPr>
      </w:pPr>
      <w:del w:id="998" w:author="Orion" w:date="2011-09-01T15:17:00Z">
        <w:r w:rsidRPr="001F6D33" w:rsidDel="00C43B9C">
          <w:rPr>
            <w:rStyle w:val="Hyperlink"/>
            <w:noProof/>
          </w:rPr>
          <w:delText>Figura 36: Dos aviones volando rutas sin puntos de paso especificados, tripulados por pilotos con valores medios de estrés, fatiga y experiencia finalizando conflicto.</w:delText>
        </w:r>
        <w:r w:rsidDel="00C43B9C">
          <w:rPr>
            <w:noProof/>
            <w:webHidden/>
          </w:rPr>
          <w:tab/>
          <w:delText>64</w:delText>
        </w:r>
      </w:del>
    </w:p>
    <w:p w14:paraId="206D0B4C" w14:textId="77777777" w:rsidR="004A59D6" w:rsidDel="00C43B9C" w:rsidRDefault="004A59D6">
      <w:pPr>
        <w:pStyle w:val="TableofFigures"/>
        <w:tabs>
          <w:tab w:val="right" w:leader="dot" w:pos="9628"/>
        </w:tabs>
        <w:rPr>
          <w:del w:id="999" w:author="Orion" w:date="2011-09-01T15:17:00Z"/>
          <w:rFonts w:eastAsiaTheme="minorEastAsia" w:cstheme="minorBidi"/>
          <w:i w:val="0"/>
          <w:iCs w:val="0"/>
          <w:noProof/>
          <w:kern w:val="0"/>
          <w:sz w:val="22"/>
          <w:szCs w:val="22"/>
          <w:lang w:eastAsia="es-ES" w:bidi="ar-SA"/>
        </w:rPr>
      </w:pPr>
      <w:del w:id="1000" w:author="Orion" w:date="2011-09-01T15:17:00Z">
        <w:r w:rsidRPr="001F6D33" w:rsidDel="00C43B9C">
          <w:rPr>
            <w:rStyle w:val="Hyperlink"/>
            <w:noProof/>
          </w:rPr>
          <w:delText>Figura 37: Conflicto entre dos aviones volando rutas sin puntos de paso especificados, tripulados por pilotos con valores bajos  de estrés, fatiga y bastante experiencia.</w:delText>
        </w:r>
        <w:r w:rsidDel="00C43B9C">
          <w:rPr>
            <w:noProof/>
            <w:webHidden/>
          </w:rPr>
          <w:tab/>
          <w:delText>65</w:delText>
        </w:r>
      </w:del>
    </w:p>
    <w:p w14:paraId="1257205A" w14:textId="77777777" w:rsidR="004A59D6" w:rsidDel="00C43B9C" w:rsidRDefault="004A59D6">
      <w:pPr>
        <w:pStyle w:val="TableofFigures"/>
        <w:tabs>
          <w:tab w:val="right" w:leader="dot" w:pos="9628"/>
        </w:tabs>
        <w:rPr>
          <w:del w:id="1001" w:author="Orion" w:date="2011-09-01T15:17:00Z"/>
          <w:rFonts w:eastAsiaTheme="minorEastAsia" w:cstheme="minorBidi"/>
          <w:i w:val="0"/>
          <w:iCs w:val="0"/>
          <w:noProof/>
          <w:kern w:val="0"/>
          <w:sz w:val="22"/>
          <w:szCs w:val="22"/>
          <w:lang w:eastAsia="es-ES" w:bidi="ar-SA"/>
        </w:rPr>
      </w:pPr>
      <w:del w:id="1002" w:author="Orion" w:date="2011-09-01T15:17:00Z">
        <w:r w:rsidRPr="001F6D33" w:rsidDel="00C43B9C">
          <w:rPr>
            <w:rStyle w:val="Hyperlink"/>
            <w:noProof/>
          </w:rPr>
          <w:delText>Figura 38: Dos aviones volando rutas sin puntos de paso especificados, tripulados por pilotos con valores bajos  de estrés, fatiga y bastante experiencia finalizando conflicto.</w:delText>
        </w:r>
        <w:r w:rsidDel="00C43B9C">
          <w:rPr>
            <w:noProof/>
            <w:webHidden/>
          </w:rPr>
          <w:tab/>
          <w:delText>65</w:delText>
        </w:r>
      </w:del>
    </w:p>
    <w:p w14:paraId="3380E9F3" w14:textId="77777777" w:rsidR="004A59D6" w:rsidDel="00C43B9C" w:rsidRDefault="004A59D6">
      <w:pPr>
        <w:pStyle w:val="TableofFigures"/>
        <w:tabs>
          <w:tab w:val="right" w:leader="dot" w:pos="9628"/>
        </w:tabs>
        <w:rPr>
          <w:del w:id="1003" w:author="Orion" w:date="2011-09-01T15:17:00Z"/>
          <w:rFonts w:eastAsiaTheme="minorEastAsia" w:cstheme="minorBidi"/>
          <w:i w:val="0"/>
          <w:iCs w:val="0"/>
          <w:noProof/>
          <w:kern w:val="0"/>
          <w:sz w:val="22"/>
          <w:szCs w:val="22"/>
          <w:lang w:eastAsia="es-ES" w:bidi="ar-SA"/>
        </w:rPr>
      </w:pPr>
      <w:del w:id="1004" w:author="Orion" w:date="2011-09-01T15:17:00Z">
        <w:r w:rsidRPr="001F6D33" w:rsidDel="00C43B9C">
          <w:rPr>
            <w:rStyle w:val="Hyperlink"/>
            <w:noProof/>
          </w:rPr>
          <w:delText>Figura 39: Dos aviones volando rutas con puntos de paso especificados, tripulados por pilotos con valores altos de estrés, fatiga y  poca experiencia finalizando conflicto.</w:delText>
        </w:r>
        <w:r w:rsidDel="00C43B9C">
          <w:rPr>
            <w:noProof/>
            <w:webHidden/>
          </w:rPr>
          <w:tab/>
          <w:delText>67</w:delText>
        </w:r>
      </w:del>
    </w:p>
    <w:p w14:paraId="739BCD2A" w14:textId="77777777" w:rsidR="004A59D6" w:rsidDel="00C43B9C" w:rsidRDefault="004A59D6">
      <w:pPr>
        <w:pStyle w:val="TableofFigures"/>
        <w:tabs>
          <w:tab w:val="right" w:leader="dot" w:pos="9628"/>
        </w:tabs>
        <w:rPr>
          <w:del w:id="1005" w:author="Orion" w:date="2011-09-01T15:17:00Z"/>
          <w:rFonts w:eastAsiaTheme="minorEastAsia" w:cstheme="minorBidi"/>
          <w:i w:val="0"/>
          <w:iCs w:val="0"/>
          <w:noProof/>
          <w:kern w:val="0"/>
          <w:sz w:val="22"/>
          <w:szCs w:val="22"/>
          <w:lang w:eastAsia="es-ES" w:bidi="ar-SA"/>
        </w:rPr>
      </w:pPr>
      <w:del w:id="1006" w:author="Orion" w:date="2011-09-01T15:17:00Z">
        <w:r w:rsidRPr="001F6D33" w:rsidDel="00C43B9C">
          <w:rPr>
            <w:rStyle w:val="Hyperlink"/>
            <w:noProof/>
          </w:rPr>
          <w:delText>Figura 40: Dos aviones volando rutas con puntos de paso especificados, tripulados por pilotos con valores altos de estrés, fatiga y  poca experiencia llegando al destino.</w:delText>
        </w:r>
        <w:r w:rsidDel="00C43B9C">
          <w:rPr>
            <w:noProof/>
            <w:webHidden/>
          </w:rPr>
          <w:tab/>
          <w:delText>67</w:delText>
        </w:r>
      </w:del>
    </w:p>
    <w:p w14:paraId="3B1AC5CF" w14:textId="77777777" w:rsidR="004A59D6" w:rsidDel="00C43B9C" w:rsidRDefault="004A59D6">
      <w:pPr>
        <w:pStyle w:val="TableofFigures"/>
        <w:tabs>
          <w:tab w:val="right" w:leader="dot" w:pos="9628"/>
        </w:tabs>
        <w:rPr>
          <w:del w:id="1007" w:author="Orion" w:date="2011-09-01T15:17:00Z"/>
          <w:rFonts w:eastAsiaTheme="minorEastAsia" w:cstheme="minorBidi"/>
          <w:i w:val="0"/>
          <w:iCs w:val="0"/>
          <w:noProof/>
          <w:kern w:val="0"/>
          <w:sz w:val="22"/>
          <w:szCs w:val="22"/>
          <w:lang w:eastAsia="es-ES" w:bidi="ar-SA"/>
        </w:rPr>
      </w:pPr>
      <w:del w:id="1008" w:author="Orion" w:date="2011-09-01T15:17:00Z">
        <w:r w:rsidRPr="001F6D33" w:rsidDel="00C43B9C">
          <w:rPr>
            <w:rStyle w:val="Hyperlink"/>
            <w:noProof/>
          </w:rPr>
          <w:delText>Figura 41: Dos aviones volando rutas con puntos de paso especificados, tripulados por pilotos con valores bajos  de estrés, fatiga y bastante experiencia finalizando conflicto.</w:delText>
        </w:r>
        <w:r w:rsidDel="00C43B9C">
          <w:rPr>
            <w:noProof/>
            <w:webHidden/>
          </w:rPr>
          <w:tab/>
          <w:delText>68</w:delText>
        </w:r>
      </w:del>
    </w:p>
    <w:p w14:paraId="0D23724A" w14:textId="77777777" w:rsidR="004A59D6" w:rsidDel="00C43B9C" w:rsidRDefault="004A59D6">
      <w:pPr>
        <w:pStyle w:val="TableofFigures"/>
        <w:tabs>
          <w:tab w:val="right" w:leader="dot" w:pos="9628"/>
        </w:tabs>
        <w:rPr>
          <w:del w:id="1009" w:author="Orion" w:date="2011-09-01T15:17:00Z"/>
          <w:rFonts w:eastAsiaTheme="minorEastAsia" w:cstheme="minorBidi"/>
          <w:i w:val="0"/>
          <w:iCs w:val="0"/>
          <w:noProof/>
          <w:kern w:val="0"/>
          <w:sz w:val="22"/>
          <w:szCs w:val="22"/>
          <w:lang w:eastAsia="es-ES" w:bidi="ar-SA"/>
        </w:rPr>
      </w:pPr>
      <w:del w:id="1010" w:author="Orion" w:date="2011-09-01T15:17:00Z">
        <w:r w:rsidRPr="001F6D33" w:rsidDel="00C43B9C">
          <w:rPr>
            <w:rStyle w:val="Hyperlink"/>
            <w:noProof/>
          </w:rPr>
          <w:delText>Figura 42: Despliegue seis aviones</w:delText>
        </w:r>
        <w:r w:rsidDel="00C43B9C">
          <w:rPr>
            <w:noProof/>
            <w:webHidden/>
          </w:rPr>
          <w:tab/>
          <w:delText>69</w:delText>
        </w:r>
      </w:del>
    </w:p>
    <w:p w14:paraId="23E43D6D" w14:textId="77777777" w:rsidR="004A59D6" w:rsidDel="00C43B9C" w:rsidRDefault="004A59D6">
      <w:pPr>
        <w:pStyle w:val="TableofFigures"/>
        <w:tabs>
          <w:tab w:val="right" w:leader="dot" w:pos="9628"/>
        </w:tabs>
        <w:rPr>
          <w:del w:id="1011" w:author="Orion" w:date="2011-09-01T15:17:00Z"/>
          <w:rFonts w:eastAsiaTheme="minorEastAsia" w:cstheme="minorBidi"/>
          <w:i w:val="0"/>
          <w:iCs w:val="0"/>
          <w:noProof/>
          <w:kern w:val="0"/>
          <w:sz w:val="22"/>
          <w:szCs w:val="22"/>
          <w:lang w:eastAsia="es-ES" w:bidi="ar-SA"/>
        </w:rPr>
      </w:pPr>
      <w:del w:id="1012" w:author="Orion" w:date="2011-09-01T15:17:00Z">
        <w:r w:rsidRPr="001F6D33" w:rsidDel="00C43B9C">
          <w:rPr>
            <w:rStyle w:val="Hyperlink"/>
            <w:noProof/>
          </w:rPr>
          <w:delText>Figura 44: Varios  aviones volando rutas con puntos de paso especificados, tripulados por pilotos con altos valores de estrés y fatiga, y poca experiencia gestionando conflictos.</w:delText>
        </w:r>
        <w:r w:rsidDel="00C43B9C">
          <w:rPr>
            <w:noProof/>
            <w:webHidden/>
          </w:rPr>
          <w:tab/>
          <w:delText>70</w:delText>
        </w:r>
      </w:del>
    </w:p>
    <w:p w14:paraId="06154F73" w14:textId="77777777" w:rsidR="004A59D6" w:rsidDel="00C43B9C" w:rsidRDefault="004A59D6">
      <w:pPr>
        <w:pStyle w:val="TableofFigures"/>
        <w:tabs>
          <w:tab w:val="right" w:leader="dot" w:pos="9628"/>
        </w:tabs>
        <w:rPr>
          <w:del w:id="1013" w:author="Orion" w:date="2011-09-01T15:17:00Z"/>
          <w:rFonts w:eastAsiaTheme="minorEastAsia" w:cstheme="minorBidi"/>
          <w:i w:val="0"/>
          <w:iCs w:val="0"/>
          <w:noProof/>
          <w:kern w:val="0"/>
          <w:sz w:val="22"/>
          <w:szCs w:val="22"/>
          <w:lang w:eastAsia="es-ES" w:bidi="ar-SA"/>
        </w:rPr>
      </w:pPr>
      <w:del w:id="1014" w:author="Orion" w:date="2011-09-01T15:17:00Z">
        <w:r w:rsidRPr="001F6D33" w:rsidDel="00C43B9C">
          <w:rPr>
            <w:rStyle w:val="Hyperlink"/>
            <w:noProof/>
          </w:rPr>
          <w:delText>Figura 45: Varios  aviones volando rutas con puntos de paso especificados, tripulados por pilotos con bajos  valores de estrés y fatiga, y bastante experiencia gestionando conflictos.</w:delText>
        </w:r>
        <w:r w:rsidDel="00C43B9C">
          <w:rPr>
            <w:noProof/>
            <w:webHidden/>
          </w:rPr>
          <w:tab/>
          <w:delText>71</w:delText>
        </w:r>
      </w:del>
    </w:p>
    <w:p w14:paraId="7A95A1E0" w14:textId="77777777" w:rsidR="004A59D6" w:rsidDel="00C43B9C" w:rsidRDefault="004A59D6">
      <w:pPr>
        <w:pStyle w:val="TableofFigures"/>
        <w:tabs>
          <w:tab w:val="right" w:leader="dot" w:pos="9628"/>
        </w:tabs>
        <w:rPr>
          <w:del w:id="1015" w:author="Orion" w:date="2011-09-01T15:17:00Z"/>
          <w:rFonts w:eastAsiaTheme="minorEastAsia" w:cstheme="minorBidi"/>
          <w:i w:val="0"/>
          <w:iCs w:val="0"/>
          <w:noProof/>
          <w:kern w:val="0"/>
          <w:sz w:val="22"/>
          <w:szCs w:val="22"/>
          <w:lang w:eastAsia="es-ES" w:bidi="ar-SA"/>
        </w:rPr>
      </w:pPr>
      <w:del w:id="1016" w:author="Orion" w:date="2011-09-01T15:17:00Z">
        <w:r w:rsidRPr="001F6D33" w:rsidDel="00C43B9C">
          <w:rPr>
            <w:rStyle w:val="Hyperlink"/>
            <w:noProof/>
          </w:rPr>
          <w:delText>Figura 46: Varios  aviones volando rutas con puntos de paso especificados, tripulados por pilotos con bajos  valores de estrés y fatiga, y bastante experiencia finalizando conflictos.</w:delText>
        </w:r>
        <w:r w:rsidDel="00C43B9C">
          <w:rPr>
            <w:noProof/>
            <w:webHidden/>
          </w:rPr>
          <w:tab/>
          <w:delText>72</w:delText>
        </w:r>
      </w:del>
    </w:p>
    <w:p w14:paraId="597009EE" w14:textId="77777777" w:rsidR="004A59D6" w:rsidDel="00C43B9C" w:rsidRDefault="004A59D6">
      <w:pPr>
        <w:pStyle w:val="TableofFigures"/>
        <w:tabs>
          <w:tab w:val="right" w:leader="dot" w:pos="9628"/>
        </w:tabs>
        <w:rPr>
          <w:del w:id="1017" w:author="Orion" w:date="2011-09-01T15:17:00Z"/>
          <w:rFonts w:eastAsiaTheme="minorEastAsia" w:cstheme="minorBidi"/>
          <w:i w:val="0"/>
          <w:iCs w:val="0"/>
          <w:noProof/>
          <w:kern w:val="0"/>
          <w:sz w:val="22"/>
          <w:szCs w:val="22"/>
          <w:lang w:eastAsia="es-ES" w:bidi="ar-SA"/>
        </w:rPr>
      </w:pPr>
      <w:del w:id="1018" w:author="Orion" w:date="2011-09-01T15:17:00Z">
        <w:r w:rsidRPr="001F6D33" w:rsidDel="00C43B9C">
          <w:rPr>
            <w:rStyle w:val="Hyperlink"/>
            <w:noProof/>
          </w:rPr>
          <w:delText>Figura 47: Varios  aviones volando rutas con puntos de paso especificados, tripulados por pilotos con  distintos  valores de estrés, fatiga y experiencia gestionando conflictos.</w:delText>
        </w:r>
        <w:r w:rsidDel="00C43B9C">
          <w:rPr>
            <w:noProof/>
            <w:webHidden/>
          </w:rPr>
          <w:tab/>
          <w:delText>73</w:delText>
        </w:r>
      </w:del>
    </w:p>
    <w:p w14:paraId="2CEB0972" w14:textId="10F174F7" w:rsidR="00553EF0" w:rsidRPr="00553EF0" w:rsidRDefault="00282C13" w:rsidP="0006797C">
      <w:pPr>
        <w:pStyle w:val="BodyText"/>
      </w:pPr>
      <w:r>
        <w:fldChar w:fldCharType="end"/>
      </w:r>
    </w:p>
    <w:p w14:paraId="57E1941A" w14:textId="03FB829D" w:rsidR="009C2572" w:rsidRPr="00553EF0" w:rsidRDefault="009C2572" w:rsidP="0006797C">
      <w:pPr>
        <w:widowControl/>
        <w:suppressAutoHyphens w:val="0"/>
      </w:pPr>
      <w:r w:rsidRPr="00553EF0">
        <w:rPr>
          <w:lang w:eastAsia="en-US" w:bidi="ar-SA"/>
        </w:rPr>
        <w:br w:type="page"/>
      </w:r>
    </w:p>
    <w:p w14:paraId="0EC4A422" w14:textId="21093A0D" w:rsidR="00120931" w:rsidRPr="006E26E6" w:rsidRDefault="00120931" w:rsidP="00B42FC5">
      <w:pPr>
        <w:pStyle w:val="PageHeading"/>
        <w:rPr>
          <w:lang w:val="es-ES"/>
        </w:rPr>
      </w:pPr>
      <w:bookmarkStart w:id="1019" w:name="_Toc302654521"/>
      <w:r w:rsidRPr="006E26E6">
        <w:rPr>
          <w:lang w:val="es-ES"/>
        </w:rPr>
        <w:lastRenderedPageBreak/>
        <w:t>Agradecimientos</w:t>
      </w:r>
      <w:bookmarkEnd w:id="1019"/>
    </w:p>
    <w:bookmarkEnd w:id="598"/>
    <w:p w14:paraId="6B988010" w14:textId="1AFB5E3E" w:rsidR="00A43E2C" w:rsidRPr="001F6D33" w:rsidRDefault="00ED692B" w:rsidP="00A43275">
      <w:pPr>
        <w:pStyle w:val="BodyText"/>
        <w:ind w:firstLine="284"/>
        <w:jc w:val="both"/>
      </w:pPr>
      <w:r w:rsidRPr="001F6D33">
        <w:t xml:space="preserve">En primer lugar </w:t>
      </w:r>
      <w:r w:rsidR="008610DC" w:rsidRPr="001F6D33">
        <w:t xml:space="preserve">me gustaría agradecer a mis padres, Miguel e Isabel, y a mi hermana Almudena por </w:t>
      </w:r>
      <w:r w:rsidR="00A43E2C" w:rsidRPr="001F6D33">
        <w:t xml:space="preserve">los valores que me han transmitido y </w:t>
      </w:r>
      <w:r w:rsidR="008610DC" w:rsidRPr="001F6D33">
        <w:t>la confianza depositada en mí en todo momento. Si no hubiera sido por ellos no habría llegado hasta aquí.</w:t>
      </w:r>
    </w:p>
    <w:p w14:paraId="5475DD2C" w14:textId="57A38D99" w:rsidR="00A43E2C" w:rsidRPr="001F6D33" w:rsidRDefault="00A43E2C" w:rsidP="00A43275">
      <w:pPr>
        <w:spacing w:before="240" w:after="120"/>
        <w:ind w:firstLine="284"/>
        <w:jc w:val="both"/>
      </w:pPr>
      <w:r w:rsidRPr="001F6D33">
        <w:t>También querría agradecer al tutor de este proyecto, Rubén Fuentes Fernández, la paciencia y dedicación que ha tenido al atender todas mis dudas y ayudarme con el desarrollo de este proyecto y con la escritura de la memoria.</w:t>
      </w:r>
    </w:p>
    <w:p w14:paraId="156634C0" w14:textId="77777777" w:rsidR="00790D72" w:rsidRPr="000F400D" w:rsidRDefault="00E00A1F" w:rsidP="00A43275">
      <w:pPr>
        <w:spacing w:before="240" w:after="120"/>
        <w:ind w:firstLine="284"/>
        <w:jc w:val="both"/>
      </w:pPr>
      <w:r w:rsidRPr="000F400D">
        <w:t xml:space="preserve">Le agradezco también a Jorge Jesús Gómez Sanz </w:t>
      </w:r>
      <w:r w:rsidR="000B313E" w:rsidRPr="000F400D">
        <w:t>el tiempo que me dedicado ayudándome</w:t>
      </w:r>
      <w:r w:rsidRPr="000F400D">
        <w:t xml:space="preserve"> con las dudas que he tenido con </w:t>
      </w:r>
      <w:r w:rsidR="0074008D" w:rsidRPr="000F400D">
        <w:t xml:space="preserve">y acerca de </w:t>
      </w:r>
      <w:r w:rsidRPr="000F400D">
        <w:t>la herramienta INGENIAS</w:t>
      </w:r>
      <w:r w:rsidR="0074008D" w:rsidRPr="000F400D">
        <w:t>, lo que me ha facilitado el desarrollo de este proyecto.</w:t>
      </w:r>
    </w:p>
    <w:p w14:paraId="67D1E630" w14:textId="4A932FBC" w:rsidR="00790D72" w:rsidRDefault="00790D72" w:rsidP="00790D72">
      <w:pPr>
        <w:spacing w:before="240" w:after="120"/>
        <w:ind w:firstLine="284"/>
        <w:jc w:val="both"/>
        <w:rPr>
          <w:rFonts w:cs="Times New Roman"/>
        </w:rPr>
        <w:sectPr w:rsidR="00790D72" w:rsidSect="00A74327">
          <w:type w:val="continuous"/>
          <w:pgSz w:w="11906" w:h="16838"/>
          <w:pgMar w:top="1134" w:right="1134" w:bottom="1134" w:left="1134" w:header="720" w:footer="720" w:gutter="0"/>
          <w:cols w:space="720"/>
          <w:docGrid w:linePitch="360"/>
        </w:sectPr>
      </w:pPr>
    </w:p>
    <w:p w14:paraId="62DF90CB" w14:textId="13868C7E" w:rsidR="00A30167" w:rsidRPr="00C56EB3" w:rsidRDefault="00BB1765" w:rsidP="00CC7413">
      <w:pPr>
        <w:pStyle w:val="Heading1"/>
        <w:numPr>
          <w:ilvl w:val="0"/>
          <w:numId w:val="40"/>
        </w:numPr>
        <w:rPr>
          <w:b w:val="0"/>
          <w:sz w:val="52"/>
          <w:szCs w:val="52"/>
        </w:rPr>
      </w:pPr>
      <w:bookmarkStart w:id="1020" w:name="_Toc302406756"/>
      <w:bookmarkStart w:id="1021" w:name="_Toc302406942"/>
      <w:bookmarkStart w:id="1022" w:name="_Toc302407049"/>
      <w:bookmarkStart w:id="1023" w:name="_Toc302407156"/>
      <w:bookmarkStart w:id="1024" w:name="_Toc302474050"/>
      <w:bookmarkStart w:id="1025" w:name="_Toc302474597"/>
      <w:bookmarkStart w:id="1026" w:name="_Toc302474801"/>
      <w:bookmarkStart w:id="1027" w:name="_Toc302475954"/>
      <w:bookmarkStart w:id="1028" w:name="_Toc302476586"/>
      <w:bookmarkStart w:id="1029" w:name="_Toc302478325"/>
      <w:bookmarkStart w:id="1030" w:name="_Toc302484328"/>
      <w:bookmarkStart w:id="1031" w:name="_Toc302486565"/>
      <w:bookmarkStart w:id="1032" w:name="_Toc302488015"/>
      <w:bookmarkStart w:id="1033" w:name="_Toc302494930"/>
      <w:bookmarkStart w:id="1034" w:name="_Toc302495724"/>
      <w:bookmarkStart w:id="1035" w:name="_Toc302495833"/>
      <w:bookmarkStart w:id="1036" w:name="_Toc302555693"/>
      <w:bookmarkStart w:id="1037" w:name="_Toc302556324"/>
      <w:bookmarkStart w:id="1038" w:name="_Toc302570648"/>
      <w:bookmarkStart w:id="1039" w:name="_Toc302575780"/>
      <w:bookmarkStart w:id="1040" w:name="_Toc302654522"/>
      <w:bookmarkStart w:id="1041" w:name="_Ref299118708"/>
      <w:bookmarkStart w:id="1042" w:name="_Toc302654523"/>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r w:rsidRPr="00023E6E">
        <w:rPr>
          <w:b w:val="0"/>
          <w:sz w:val="52"/>
          <w:szCs w:val="52"/>
        </w:rPr>
        <w:lastRenderedPageBreak/>
        <w:t>Introducción</w:t>
      </w:r>
      <w:bookmarkEnd w:id="1041"/>
      <w:bookmarkEnd w:id="1042"/>
    </w:p>
    <w:p w14:paraId="65317537" w14:textId="7E599BF7"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proofErr w:type="spellStart"/>
      <w:r w:rsidRPr="00234DDA">
        <w:t>Eurocontrol</w:t>
      </w:r>
      <w:proofErr w:type="spellEnd"/>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EndPr/>
        <w:sdtContent>
          <w:r w:rsidR="00D32675">
            <w:fldChar w:fldCharType="begin"/>
          </w:r>
          <w:r w:rsidR="00D32675">
            <w:instrText xml:space="preserve">CITATION Eur05 \l 3082 </w:instrText>
          </w:r>
          <w:r w:rsidR="00D32675">
            <w:fldChar w:fldCharType="separate"/>
          </w:r>
          <w:r w:rsidR="00DE66A8" w:rsidRPr="00DE66A8">
            <w:rPr>
              <w:noProof/>
            </w:rPr>
            <w:t>[1]</w:t>
          </w:r>
          <w:r w:rsidR="00D32675">
            <w:fldChar w:fldCharType="end"/>
          </w:r>
        </w:sdtContent>
      </w:sdt>
      <w:r w:rsidRPr="003219FD">
        <w:t>.</w:t>
      </w:r>
      <w:r>
        <w:t xml:space="preserve"> Debido a ello se dedican en la actualidad importantes esfuerzos a su análisis y mejora. </w:t>
      </w:r>
      <w:r w:rsidR="002D1284">
        <w:t>Sin embargo, e</w:t>
      </w:r>
      <w:r>
        <w:t>stos estudios se enfrentan a un fenómeno de elevada complejidad y en continua evolución.</w:t>
      </w:r>
    </w:p>
    <w:p w14:paraId="356A9CA4" w14:textId="6CC56E4A"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Conocer las motivaciones, necesidades y desarrollo temporal de tales movimientos es clave para organizar de forma eficiente las infraestructuras y el movimiento de aeronaves</w:t>
      </w:r>
      <w:r w:rsidR="00D32675">
        <w:t xml:space="preserve"> </w:t>
      </w:r>
      <w:sdt>
        <w:sdtPr>
          <w:id w:val="401959484"/>
          <w:citation/>
        </w:sdtPr>
        <w:sdtEndPr/>
        <w:sdtContent>
          <w:r w:rsidR="00D32675">
            <w:fldChar w:fldCharType="begin"/>
          </w:r>
          <w:r w:rsidR="00C63999">
            <w:instrText xml:space="preserve">CITATION Mat \l 3082 </w:instrText>
          </w:r>
          <w:r w:rsidR="00D32675">
            <w:fldChar w:fldCharType="separate"/>
          </w:r>
          <w:r w:rsidR="00C56EB3" w:rsidRPr="00C56EB3">
            <w:rPr>
              <w:noProof/>
            </w:rPr>
            <w:t>[2]</w:t>
          </w:r>
          <w:r w:rsidR="00D32675">
            <w:fldChar w:fldCharType="end"/>
          </w:r>
        </w:sdtContent>
      </w:sdt>
      <w:r>
        <w:t xml:space="preserve">. La componente humana también aparece desde el punto de vista de los encargados directos de gestionar el tráfico aéreo y ejecutar sus operaciones. El personal de las compañías aéreas y los </w:t>
      </w:r>
      <w:ins w:id="1043" w:author="Orion" w:date="2011-09-01T10:05:00Z">
        <w:r w:rsidR="001F2D9D">
          <w:t xml:space="preserve">responsables </w:t>
        </w:r>
      </w:ins>
      <w:del w:id="1044" w:author="Orion" w:date="2011-09-01T10:05:00Z">
        <w:r w:rsidDel="001F2D9D">
          <w:delText xml:space="preserve">controladores </w:delText>
        </w:r>
      </w:del>
      <w:r>
        <w:t>que planifican y preparan los vuelos, y los controladores y los pilotos que los ejecutan tienen una importancia clave</w:t>
      </w:r>
      <w:r w:rsidR="00D32675">
        <w:t xml:space="preserve"> </w:t>
      </w:r>
      <w:sdt>
        <w:sdtPr>
          <w:id w:val="-2010897814"/>
          <w:citation/>
        </w:sdtPr>
        <w:sdtEndPr/>
        <w:sdtContent>
          <w:r w:rsidR="00D32675">
            <w:fldChar w:fldCharType="begin"/>
          </w:r>
          <w:r w:rsidR="00D32675">
            <w:instrText xml:space="preserve">CITATION Ior \l 3082 </w:instrText>
          </w:r>
          <w:r w:rsidR="00D32675">
            <w:fldChar w:fldCharType="separate"/>
          </w:r>
          <w:r w:rsidR="00DE66A8" w:rsidRPr="00DE66A8">
            <w:rPr>
              <w:noProof/>
            </w:rPr>
            <w:t>[3]</w:t>
          </w:r>
          <w:r w:rsidR="00D32675">
            <w:fldChar w:fldCharType="end"/>
          </w:r>
        </w:sdtContent>
      </w:sdt>
      <w:r>
        <w:t xml:space="preserve">. Sus procesos están marcados por numerosas consideraciones de eficiencia, seguridad y </w:t>
      </w:r>
      <w:ins w:id="1045" w:author="Orion" w:date="2011-09-01T10:05:00Z">
        <w:r w:rsidR="001F2D9D">
          <w:t>legalidad</w:t>
        </w:r>
      </w:ins>
      <w:del w:id="1046" w:author="Orion" w:date="2011-09-01T10:05:00Z">
        <w:r w:rsidDel="001F2D9D">
          <w:delText>legales</w:delText>
        </w:r>
      </w:del>
      <w:r>
        <w:t>. En segundo lugar hay que considerar las aeronaves, incluyendo aspectos de limitaciones en el vuelo según sus características o configuraciones óptimas</w:t>
      </w:r>
      <w:r w:rsidR="00D32675">
        <w:t xml:space="preserve"> </w:t>
      </w:r>
      <w:sdt>
        <w:sdtPr>
          <w:id w:val="-1768846699"/>
          <w:citation/>
        </w:sdtPr>
        <w:sdtEndPr/>
        <w:sdtContent>
          <w:r w:rsidR="00D32675">
            <w:fldChar w:fldCharType="begin"/>
          </w:r>
          <w:r w:rsidR="00D32675">
            <w:instrText xml:space="preserve">CITATION Ros \l 3082 </w:instrText>
          </w:r>
          <w:r w:rsidR="00D32675">
            <w:fldChar w:fldCharType="separate"/>
          </w:r>
          <w:r w:rsidR="00DE66A8" w:rsidRPr="00DE66A8">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EndPr/>
        <w:sdtContent>
          <w:r w:rsidR="00D32675">
            <w:fldChar w:fldCharType="begin"/>
          </w:r>
          <w:r w:rsidR="00D32675">
            <w:instrText xml:space="preserve">CITATION Kaz \l 3082 </w:instrText>
          </w:r>
          <w:r w:rsidR="00D32675">
            <w:fldChar w:fldCharType="separate"/>
          </w:r>
          <w:r w:rsidR="00DE66A8" w:rsidRPr="00DE66A8">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032F024B"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EndPr/>
        <w:sdtContent>
          <w:r w:rsidR="00352D6A">
            <w:fldChar w:fldCharType="begin"/>
          </w:r>
          <w:r w:rsidR="005E6C07">
            <w:instrText xml:space="preserve">CITATION Tom \l 3082 </w:instrText>
          </w:r>
          <w:r w:rsidR="00352D6A">
            <w:fldChar w:fldCharType="separate"/>
          </w:r>
          <w:r w:rsidR="00DE66A8" w:rsidRPr="00DE66A8">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xml:space="preserve">. </w:t>
      </w:r>
      <w:r w:rsidR="00C63999">
        <w:t xml:space="preserve">Por ejemplo, se pueden adoptar diferentes organizaciones del espacio aéreo o cambiar los procedimientos de operación. </w:t>
      </w:r>
      <w:r>
        <w:t xml:space="preserve">Explorar estas alternativas requiere disponer de datos y medios para evaluar de forma realista </w:t>
      </w:r>
      <w:r w:rsidR="00C63999">
        <w:t xml:space="preserve">diferentes </w:t>
      </w:r>
      <w:r>
        <w:t>hipótesis.</w:t>
      </w:r>
    </w:p>
    <w:p w14:paraId="100EAC2F" w14:textId="2ED51226"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xml:space="preserve">. Sin embargo, no son </w:t>
      </w:r>
      <w:ins w:id="1047" w:author="Orion" w:date="2011-09-01T10:05:00Z">
        <w:r w:rsidR="001F2D9D">
          <w:t xml:space="preserve">muy </w:t>
        </w:r>
      </w:ins>
      <w:r w:rsidRPr="00024D29">
        <w:t xml:space="preserve">adecuados </w:t>
      </w:r>
      <w:del w:id="1048" w:author="Orion" w:date="2011-09-01T10:05:00Z">
        <w:r w:rsidRPr="00024D29" w:rsidDel="001F2D9D">
          <w:delText xml:space="preserve">frecuentemente </w:delText>
        </w:r>
      </w:del>
      <w:r w:rsidRPr="00024D29">
        <w:t xml:space="preserve">para la evaluación de </w:t>
      </w:r>
      <w:ins w:id="1049" w:author="Orion" w:date="2011-09-01T10:05:00Z">
        <w:r w:rsidR="001F2D9D">
          <w:t xml:space="preserve">estas </w:t>
        </w:r>
      </w:ins>
      <w:r w:rsidRPr="00024D29">
        <w:t>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EndPr/>
        <w:sdtContent>
          <w:r w:rsidR="00352D6A">
            <w:fldChar w:fldCharType="begin"/>
          </w:r>
          <w:r w:rsidR="00352D6A">
            <w:instrText xml:space="preserve">CITATION Den \l 3082 </w:instrText>
          </w:r>
          <w:r w:rsidR="00352D6A">
            <w:fldChar w:fldCharType="separate"/>
          </w:r>
          <w:r w:rsidR="00DE66A8" w:rsidRPr="00DE66A8">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66374D6D"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xml:space="preserve">, cubriendo la </w:t>
      </w:r>
      <w:r>
        <w:lastRenderedPageBreak/>
        <w:t>práctica totalidad de los aspectos señalados anteriormente</w:t>
      </w:r>
      <w:r w:rsidRPr="001B2F98">
        <w:t xml:space="preserve">. </w:t>
      </w:r>
      <w:r>
        <w:t xml:space="preserve">Atendiendo a su foco de análisis, estas herramientas pueden clasificarse en </w:t>
      </w:r>
      <w:r w:rsidR="00C63999">
        <w:t xml:space="preserve">tres </w:t>
      </w:r>
      <w:r>
        <w:t>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proofErr w:type="spellStart"/>
      <w:r w:rsidRPr="003B7514">
        <w:rPr>
          <w:i/>
        </w:rPr>
        <w:t>JSBSim</w:t>
      </w:r>
      <w:proofErr w:type="spellEnd"/>
      <w:r>
        <w:t xml:space="preserve">. </w:t>
      </w:r>
      <w:proofErr w:type="spellStart"/>
      <w:r w:rsidRPr="003B7514">
        <w:rPr>
          <w:i/>
        </w:rPr>
        <w:t>JSBsim</w:t>
      </w:r>
      <w:proofErr w:type="spellEnd"/>
      <w:sdt>
        <w:sdtPr>
          <w:id w:val="-176737872"/>
          <w:citation/>
        </w:sdtPr>
        <w:sdtEndPr/>
        <w:sdtContent>
          <w:r w:rsidRPr="001B2F98">
            <w:fldChar w:fldCharType="begin"/>
          </w:r>
          <w:r w:rsidR="005E6C07">
            <w:instrText xml:space="preserve">CITATION JSB \l 3082 </w:instrText>
          </w:r>
          <w:r w:rsidRPr="001B2F98">
            <w:fldChar w:fldCharType="separate"/>
          </w:r>
          <w:r w:rsidR="00DE66A8">
            <w:rPr>
              <w:noProof/>
            </w:rPr>
            <w:t xml:space="preserve"> </w:t>
          </w:r>
          <w:r w:rsidR="00DE66A8" w:rsidRPr="00DE66A8">
            <w:rPr>
              <w:noProof/>
            </w:rPr>
            <w:t>[8]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proofErr w:type="spellStart"/>
      <w:r w:rsidRPr="003B7514">
        <w:rPr>
          <w:i/>
        </w:rPr>
        <w:t>JSBSim</w:t>
      </w:r>
      <w:proofErr w:type="spellEnd"/>
      <w:r w:rsidRPr="00CF2C24">
        <w:t xml:space="preserve"> se encuentran</w:t>
      </w:r>
      <w:r w:rsidRPr="001B2F98">
        <w:t xml:space="preserve"> una serie de herramientas que simulan vuelos centrándose en el manejo y control de los aviones</w:t>
      </w:r>
      <w:r>
        <w:t>, como</w:t>
      </w:r>
      <w:r w:rsidRPr="00CF2C24">
        <w:t xml:space="preserve"> </w:t>
      </w:r>
      <w:proofErr w:type="spellStart"/>
      <w:r w:rsidRPr="003B7514">
        <w:rPr>
          <w:i/>
        </w:rPr>
        <w:t>FlightGear</w:t>
      </w:r>
      <w:proofErr w:type="spellEnd"/>
      <w:r w:rsidRPr="001B2F98">
        <w:t xml:space="preserve"> </w:t>
      </w:r>
      <w:sdt>
        <w:sdtPr>
          <w:id w:val="233053914"/>
          <w:citation/>
        </w:sdtPr>
        <w:sdtEndPr/>
        <w:sdtContent>
          <w:r w:rsidR="005E6C07">
            <w:fldChar w:fldCharType="begin"/>
          </w:r>
          <w:r w:rsidR="005E6C07">
            <w:instrText xml:space="preserve">CITATION Fli \l 3082 </w:instrText>
          </w:r>
          <w:r w:rsidR="005E6C07">
            <w:fldChar w:fldCharType="separate"/>
          </w:r>
          <w:r w:rsidR="00DE66A8" w:rsidRPr="00DE66A8">
            <w:rPr>
              <w:noProof/>
            </w:rPr>
            <w:t>[9]</w:t>
          </w:r>
          <w:r w:rsidR="005E6C07">
            <w:fldChar w:fldCharType="end"/>
          </w:r>
        </w:sdtContent>
      </w:sdt>
      <w:r w:rsidRPr="001B2F98">
        <w:t xml:space="preserve"> y el </w:t>
      </w:r>
      <w:proofErr w:type="spellStart"/>
      <w:r w:rsidRPr="003B7514">
        <w:rPr>
          <w:i/>
        </w:rPr>
        <w:t>OpenEaagles</w:t>
      </w:r>
      <w:proofErr w:type="spellEnd"/>
      <w:r w:rsidR="005E6C07">
        <w:t xml:space="preserve"> </w:t>
      </w:r>
      <w:sdt>
        <w:sdtPr>
          <w:id w:val="-704486162"/>
          <w:citation/>
        </w:sdtPr>
        <w:sdtEndPr/>
        <w:sdtContent>
          <w:r w:rsidR="005E6C07">
            <w:fldChar w:fldCharType="begin"/>
          </w:r>
          <w:r w:rsidR="005E6C07">
            <w:instrText xml:space="preserve">CITATION Ope \l 3082 </w:instrText>
          </w:r>
          <w:r w:rsidR="005E6C07">
            <w:fldChar w:fldCharType="separate"/>
          </w:r>
          <w:r w:rsidR="00DE66A8" w:rsidRPr="00DE66A8">
            <w:rPr>
              <w:noProof/>
            </w:rPr>
            <w:t>[10]</w:t>
          </w:r>
          <w:r w:rsidR="005E6C07">
            <w:fldChar w:fldCharType="end"/>
          </w:r>
        </w:sdtContent>
      </w:sdt>
      <w:r w:rsidRPr="001B2F98">
        <w:t>.</w:t>
      </w:r>
    </w:p>
    <w:p w14:paraId="3660FBA6" w14:textId="30B06AC6" w:rsidR="00545B0D"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w:t>
      </w:r>
      <w:ins w:id="1050" w:author="IO" w:date="2011-08-29T18:54:00Z">
        <w:r w:rsidR="00A05A20">
          <w:t>fac</w:t>
        </w:r>
      </w:ins>
      <w:ins w:id="1051" w:author="IO" w:date="2011-08-29T18:55:00Z">
        <w:r w:rsidR="00A05A20">
          <w:t>t</w:t>
        </w:r>
      </w:ins>
      <w:ins w:id="1052" w:author="IO" w:date="2011-08-29T18:54:00Z">
        <w:r w:rsidR="00A05A20">
          <w:t xml:space="preserve">ores </w:t>
        </w:r>
      </w:ins>
      <w:ins w:id="1053" w:author="IO" w:date="2011-08-29T18:55:00Z">
        <w:del w:id="1054" w:author="Orion" w:date="2011-09-01T10:05:00Z">
          <w:r w:rsidR="00A05A20" w:rsidDel="001F2D9D">
            <w:delText xml:space="preserve">incluidos </w:delText>
          </w:r>
        </w:del>
      </w:ins>
      <w:r>
        <w:t xml:space="preserve">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proofErr w:type="spellStart"/>
      <w:r w:rsidRPr="00CF2C24">
        <w:rPr>
          <w:i/>
        </w:rPr>
        <w:t>Future</w:t>
      </w:r>
      <w:proofErr w:type="spellEnd"/>
      <w:r w:rsidRPr="00CF2C24">
        <w:rPr>
          <w:i/>
        </w:rPr>
        <w:t xml:space="preserve"> ATM</w:t>
      </w:r>
      <w:r>
        <w:rPr>
          <w:rStyle w:val="FootnoteReference"/>
          <w:i/>
        </w:rPr>
        <w:footnoteReference w:id="4"/>
      </w:r>
      <w:r w:rsidRPr="00CF2C24">
        <w:rPr>
          <w:i/>
        </w:rPr>
        <w:t xml:space="preserve"> </w:t>
      </w:r>
      <w:proofErr w:type="spellStart"/>
      <w:r w:rsidRPr="00CF2C24">
        <w:rPr>
          <w:i/>
        </w:rPr>
        <w:t>Concepts</w:t>
      </w:r>
      <w:proofErr w:type="spellEnd"/>
      <w:r w:rsidRPr="00CF2C24">
        <w:rPr>
          <w:i/>
        </w:rPr>
        <w:t xml:space="preserve"> </w:t>
      </w:r>
      <w:proofErr w:type="spellStart"/>
      <w:r w:rsidRPr="00CF2C24">
        <w:rPr>
          <w:i/>
        </w:rPr>
        <w:t>Evaluation</w:t>
      </w:r>
      <w:proofErr w:type="spellEnd"/>
      <w:r w:rsidRPr="00CF2C24">
        <w:rPr>
          <w:i/>
        </w:rPr>
        <w:t xml:space="preserve"> </w:t>
      </w:r>
      <w:proofErr w:type="spellStart"/>
      <w:r w:rsidRPr="00CF2C24">
        <w:rPr>
          <w:i/>
        </w:rPr>
        <w:t>Tool</w:t>
      </w:r>
      <w:proofErr w:type="spellEnd"/>
      <w:r w:rsidRPr="001B2F98">
        <w:t xml:space="preserve">) </w:t>
      </w:r>
      <w:sdt>
        <w:sdtPr>
          <w:id w:val="1497999664"/>
          <w:citation/>
        </w:sdtPr>
        <w:sdtEndPr/>
        <w:sdtContent>
          <w:r w:rsidRPr="00CF2C24">
            <w:fldChar w:fldCharType="begin"/>
          </w:r>
          <w:r w:rsidRPr="00CF2C24">
            <w:instrText xml:space="preserve"> CITATION Bil00 \l 3082 </w:instrText>
          </w:r>
          <w:r w:rsidRPr="00CF2C24">
            <w:fldChar w:fldCharType="separate"/>
          </w:r>
          <w:r w:rsidR="00DE66A8" w:rsidRPr="00DE66A8">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proofErr w:type="spellStart"/>
      <w:r w:rsidRPr="004F21BD">
        <w:rPr>
          <w:i/>
        </w:rPr>
        <w:t>Intelligent</w:t>
      </w:r>
      <w:proofErr w:type="spellEnd"/>
      <w:r w:rsidRPr="004F21BD">
        <w:rPr>
          <w:i/>
        </w:rPr>
        <w:t xml:space="preserve"> </w:t>
      </w:r>
      <w:proofErr w:type="spellStart"/>
      <w:r w:rsidRPr="004F21BD">
        <w:rPr>
          <w:i/>
        </w:rPr>
        <w:t>agent-based</w:t>
      </w:r>
      <w:proofErr w:type="spellEnd"/>
      <w:r w:rsidRPr="004F21BD">
        <w:rPr>
          <w:i/>
        </w:rPr>
        <w:t xml:space="preserve"> </w:t>
      </w:r>
      <w:proofErr w:type="spellStart"/>
      <w:r w:rsidRPr="004F21BD">
        <w:rPr>
          <w:i/>
        </w:rPr>
        <w:t>Model</w:t>
      </w:r>
      <w:proofErr w:type="spellEnd"/>
      <w:r w:rsidRPr="004F21BD">
        <w:rPr>
          <w:i/>
        </w:rPr>
        <w:t xml:space="preserve"> </w:t>
      </w:r>
      <w:proofErr w:type="spellStart"/>
      <w:r w:rsidRPr="004F21BD">
        <w:rPr>
          <w:i/>
        </w:rPr>
        <w:t>for</w:t>
      </w:r>
      <w:proofErr w:type="spellEnd"/>
      <w:r w:rsidRPr="004F21BD">
        <w:rPr>
          <w:i/>
        </w:rPr>
        <w:t xml:space="preserve"> </w:t>
      </w:r>
      <w:proofErr w:type="spellStart"/>
      <w:r w:rsidRPr="004F21BD">
        <w:rPr>
          <w:i/>
        </w:rPr>
        <w:t>Policy</w:t>
      </w:r>
      <w:proofErr w:type="spellEnd"/>
      <w:r w:rsidRPr="004F21BD">
        <w:rPr>
          <w:i/>
        </w:rPr>
        <w:t xml:space="preserve"> </w:t>
      </w:r>
      <w:proofErr w:type="spellStart"/>
      <w:r w:rsidRPr="004F21BD">
        <w:rPr>
          <w:i/>
        </w:rPr>
        <w:t>Analysis</w:t>
      </w:r>
      <w:proofErr w:type="spellEnd"/>
      <w:r w:rsidRPr="004F21BD">
        <w:rPr>
          <w:i/>
        </w:rPr>
        <w:t xml:space="preserve"> of </w:t>
      </w:r>
      <w:proofErr w:type="spellStart"/>
      <w:r w:rsidRPr="004F21BD">
        <w:rPr>
          <w:i/>
        </w:rPr>
        <w:t>Collaborative</w:t>
      </w:r>
      <w:proofErr w:type="spellEnd"/>
      <w:r w:rsidRPr="004F21BD">
        <w:rPr>
          <w:i/>
        </w:rPr>
        <w:t xml:space="preserve"> </w:t>
      </w:r>
      <w:proofErr w:type="spellStart"/>
      <w:r w:rsidRPr="004F21BD">
        <w:rPr>
          <w:i/>
        </w:rPr>
        <w:t>Traffic</w:t>
      </w:r>
      <w:proofErr w:type="spellEnd"/>
      <w:r w:rsidRPr="004F21BD">
        <w:rPr>
          <w:i/>
        </w:rPr>
        <w:t xml:space="preserve"> </w:t>
      </w:r>
      <w:proofErr w:type="spellStart"/>
      <w:r w:rsidRPr="004F21BD">
        <w:rPr>
          <w:i/>
        </w:rPr>
        <w:t>flow</w:t>
      </w:r>
      <w:proofErr w:type="spellEnd"/>
      <w:r w:rsidRPr="004F21BD">
        <w:rPr>
          <w:i/>
        </w:rPr>
        <w:t xml:space="preserve"> </w:t>
      </w:r>
      <w:proofErr w:type="spellStart"/>
      <w:r w:rsidRPr="004F21BD">
        <w:rPr>
          <w:i/>
        </w:rPr>
        <w:t>management</w:t>
      </w:r>
      <w:proofErr w:type="spellEnd"/>
      <w:r>
        <w:t xml:space="preserve">) </w:t>
      </w:r>
      <w:sdt>
        <w:sdtPr>
          <w:id w:val="1425300933"/>
          <w:citation/>
        </w:sdtPr>
        <w:sdtEndPr/>
        <w:sdtContent>
          <w:r w:rsidRPr="004F21BD">
            <w:fldChar w:fldCharType="begin"/>
          </w:r>
          <w:r w:rsidR="00231460">
            <w:instrText xml:space="preserve">CITATION Sha09 \l 3082 </w:instrText>
          </w:r>
          <w:r w:rsidRPr="004F21BD">
            <w:fldChar w:fldCharType="separate"/>
          </w:r>
          <w:r w:rsidR="00DE66A8" w:rsidRPr="00DE66A8">
            <w:rPr>
              <w:noProof/>
            </w:rPr>
            <w:t>[12]</w:t>
          </w:r>
          <w:r w:rsidRPr="004F21BD">
            <w:fldChar w:fldCharType="end"/>
          </w:r>
        </w:sdtContent>
      </w:sdt>
      <w:r>
        <w:t xml:space="preserve"> de la FAA</w:t>
      </w:r>
      <w:r>
        <w:rPr>
          <w:rStyle w:val="FootnoteReference"/>
        </w:rPr>
        <w:footnoteReference w:id="6"/>
      </w:r>
      <w:r w:rsidRPr="00CF2C24">
        <w:t>.</w:t>
      </w:r>
    </w:p>
    <w:p w14:paraId="64EF5F5F" w14:textId="2334B809" w:rsidR="001F6D33" w:rsidRPr="001B2F98" w:rsidRDefault="00C63999" w:rsidP="001F6D33">
      <w:pPr>
        <w:pStyle w:val="ListParagraph"/>
        <w:numPr>
          <w:ilvl w:val="0"/>
          <w:numId w:val="41"/>
        </w:numPr>
        <w:spacing w:before="240" w:after="120"/>
        <w:jc w:val="both"/>
      </w:pPr>
      <w:r w:rsidRPr="001F6D33">
        <w:rPr>
          <w:i/>
        </w:rPr>
        <w:t>Factores humanos</w:t>
      </w:r>
      <w:r w:rsidRPr="00C56EB3">
        <w:t>.</w:t>
      </w:r>
      <w:r>
        <w:t xml:space="preserve"> Son simulaciones concebidas para proporcionar entornos realistas de estudio </w:t>
      </w:r>
      <w:r w:rsidR="001F6D33">
        <w:t xml:space="preserve">y </w:t>
      </w:r>
      <w:r w:rsidR="00A05A20">
        <w:t>enseñanza</w:t>
      </w:r>
      <w:r w:rsidR="001F6D33">
        <w:t xml:space="preserve"> </w:t>
      </w:r>
      <w:r>
        <w:t xml:space="preserve">de la actuación de personas en el tráfico aéreo. </w:t>
      </w:r>
      <w:r w:rsidR="001F6D33">
        <w:t>Son ampliamente utilizados en la práctica de procedimientos de operación. Un ejemplo de este tipo de herramientas es el</w:t>
      </w:r>
      <w:r w:rsidR="001F6D33" w:rsidRPr="00F45FF0">
        <w:t xml:space="preserve"> Sistema de </w:t>
      </w:r>
      <w:r w:rsidR="001F6D33">
        <w:t>A</w:t>
      </w:r>
      <w:r w:rsidR="001F6D33" w:rsidRPr="00F45FF0">
        <w:t xml:space="preserve">nálisis </w:t>
      </w:r>
      <w:r w:rsidR="001F6D33">
        <w:t>I</w:t>
      </w:r>
      <w:r w:rsidR="001F6D33" w:rsidRPr="00F45FF0">
        <w:t xml:space="preserve">ntegrado de la </w:t>
      </w:r>
      <w:r w:rsidR="001F6D33">
        <w:t>I</w:t>
      </w:r>
      <w:r w:rsidR="001F6D33" w:rsidRPr="00F45FF0">
        <w:t xml:space="preserve">nteracción </w:t>
      </w:r>
      <w:r w:rsidR="001F6D33">
        <w:t>H</w:t>
      </w:r>
      <w:r w:rsidR="001F6D33" w:rsidRPr="00F45FF0">
        <w:t>ombre-máquina</w:t>
      </w:r>
      <w:r w:rsidR="001F6D33">
        <w:t xml:space="preserve"> (MIDAS, </w:t>
      </w:r>
      <w:proofErr w:type="spellStart"/>
      <w:r w:rsidR="001F6D33" w:rsidRPr="001F6D33">
        <w:rPr>
          <w:i/>
        </w:rPr>
        <w:t>Man</w:t>
      </w:r>
      <w:proofErr w:type="spellEnd"/>
      <w:r w:rsidR="001F6D33" w:rsidRPr="001F6D33">
        <w:rPr>
          <w:i/>
        </w:rPr>
        <w:t xml:space="preserve">-machine </w:t>
      </w:r>
      <w:proofErr w:type="spellStart"/>
      <w:r w:rsidR="001F6D33" w:rsidRPr="001F6D33">
        <w:rPr>
          <w:i/>
        </w:rPr>
        <w:t>Integrated</w:t>
      </w:r>
      <w:proofErr w:type="spellEnd"/>
      <w:r w:rsidR="001F6D33" w:rsidRPr="001F6D33">
        <w:rPr>
          <w:i/>
        </w:rPr>
        <w:t xml:space="preserve"> </w:t>
      </w:r>
      <w:proofErr w:type="spellStart"/>
      <w:r w:rsidR="001F6D33" w:rsidRPr="001F6D33">
        <w:rPr>
          <w:i/>
        </w:rPr>
        <w:t>Design</w:t>
      </w:r>
      <w:proofErr w:type="spellEnd"/>
      <w:r w:rsidR="001F6D33" w:rsidRPr="001F6D33">
        <w:rPr>
          <w:i/>
        </w:rPr>
        <w:t xml:space="preserve"> and </w:t>
      </w:r>
      <w:proofErr w:type="spellStart"/>
      <w:r w:rsidR="001F6D33" w:rsidRPr="001F6D33">
        <w:rPr>
          <w:i/>
        </w:rPr>
        <w:t>Analysis</w:t>
      </w:r>
      <w:proofErr w:type="spellEnd"/>
      <w:r w:rsidR="001F6D33" w:rsidRPr="001F6D33">
        <w:rPr>
          <w:i/>
        </w:rPr>
        <w:t xml:space="preserve"> </w:t>
      </w:r>
      <w:proofErr w:type="spellStart"/>
      <w:r w:rsidR="001F6D33" w:rsidRPr="001F6D33">
        <w:rPr>
          <w:i/>
        </w:rPr>
        <w:t>System</w:t>
      </w:r>
      <w:proofErr w:type="spellEnd"/>
      <w:r w:rsidR="001F6D33" w:rsidRPr="00F45FF0">
        <w:t>)</w:t>
      </w:r>
      <w:sdt>
        <w:sdtPr>
          <w:id w:val="-1672171341"/>
          <w:citation/>
        </w:sdtPr>
        <w:sdtEndPr/>
        <w:sdtContent>
          <w:r w:rsidR="001F6D33">
            <w:fldChar w:fldCharType="begin"/>
          </w:r>
          <w:r w:rsidR="001F6D33">
            <w:instrText xml:space="preserve"> CITATION Gor10 \l 3082 </w:instrText>
          </w:r>
          <w:r w:rsidR="001F6D33">
            <w:fldChar w:fldCharType="separate"/>
          </w:r>
          <w:r w:rsidR="00DE66A8">
            <w:rPr>
              <w:noProof/>
            </w:rPr>
            <w:t xml:space="preserve"> </w:t>
          </w:r>
          <w:r w:rsidR="00DE66A8" w:rsidRPr="00DE66A8">
            <w:rPr>
              <w:noProof/>
            </w:rPr>
            <w:t>[13]</w:t>
          </w:r>
          <w:r w:rsidR="001F6D33">
            <w:fldChar w:fldCharType="end"/>
          </w:r>
        </w:sdtContent>
      </w:sdt>
      <w:r w:rsidR="001F6D33">
        <w:t>.</w:t>
      </w:r>
    </w:p>
    <w:p w14:paraId="41A2DCA2" w14:textId="6D24F375"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ins w:id="1055" w:author="Orion" w:date="2011-09-01T10:06:00Z">
        <w:r w:rsidR="001F2D9D">
          <w:t xml:space="preserve">inconvenientes a la hora de </w:t>
        </w:r>
      </w:ins>
      <w:del w:id="1056" w:author="Orion" w:date="2011-09-01T10:06:00Z">
        <w:r w:rsidRPr="00DE129A" w:rsidDel="001F2D9D">
          <w:delText>problemas</w:delText>
        </w:r>
        <w:r w:rsidDel="001F2D9D">
          <w:delText xml:space="preserve"> para </w:delText>
        </w:r>
      </w:del>
      <w:r>
        <w:t>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EndPr/>
        <w:sdtContent>
          <w:r w:rsidR="005E6C07">
            <w:fldChar w:fldCharType="begin"/>
          </w:r>
          <w:r w:rsidR="005E6C07">
            <w:instrText xml:space="preserve">CITATION Law91 \l 3082 </w:instrText>
          </w:r>
          <w:r w:rsidR="005E6C07">
            <w:fldChar w:fldCharType="separate"/>
          </w:r>
          <w:r w:rsidR="00DE66A8" w:rsidRPr="00DE66A8">
            <w:rPr>
              <w:noProof/>
            </w:rPr>
            <w:t>[14]</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donde el usuario sólo puede </w:t>
      </w:r>
      <w:proofErr w:type="spellStart"/>
      <w:r>
        <w:t>parametrizar</w:t>
      </w:r>
      <w:proofErr w:type="spellEnd"/>
      <w:r>
        <w:t xml:space="preserve"> elementos ya disponibles. En </w:t>
      </w:r>
      <w:r w:rsidR="009916FB">
        <w:t>ocasiones</w:t>
      </w:r>
      <w:r>
        <w:t xml:space="preserve">, por ejemplo en las herramientas de código abierto como </w:t>
      </w:r>
      <w:proofErr w:type="spellStart"/>
      <w:r w:rsidRPr="00DC26C8">
        <w:rPr>
          <w:i/>
        </w:rPr>
        <w:t>JSBsim</w:t>
      </w:r>
      <w:proofErr w:type="spellEnd"/>
      <w:sdt>
        <w:sdtPr>
          <w:id w:val="-651061870"/>
          <w:citation/>
        </w:sdtPr>
        <w:sdtEndPr/>
        <w:sdtContent>
          <w:r w:rsidRPr="001B2F98">
            <w:fldChar w:fldCharType="begin"/>
          </w:r>
          <w:r w:rsidR="005E6C07">
            <w:instrText xml:space="preserve">CITATION JSB \l 3082 </w:instrText>
          </w:r>
          <w:r w:rsidRPr="001B2F98">
            <w:fldChar w:fldCharType="separate"/>
          </w:r>
          <w:r w:rsidR="00DE66A8">
            <w:rPr>
              <w:noProof/>
            </w:rPr>
            <w:t xml:space="preserve"> </w:t>
          </w:r>
          <w:r w:rsidR="00DE66A8" w:rsidRPr="00DE66A8">
            <w:rPr>
              <w:noProof/>
            </w:rPr>
            <w:t>[8]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w:t>
      </w:r>
      <w:r w:rsidR="009916FB">
        <w:t xml:space="preserve">es difícil para los expertos </w:t>
      </w:r>
      <w:r w:rsidRPr="00DE129A">
        <w:t>discutir, elaborar y actualizar</w:t>
      </w:r>
      <w:r>
        <w:t xml:space="preserve"> </w:t>
      </w:r>
      <w:r w:rsidR="009916FB">
        <w:t>esta información</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w:t>
      </w:r>
      <w:r w:rsidRPr="00DE129A">
        <w:lastRenderedPageBreak/>
        <w:t xml:space="preserve">accidentes aéreos se deben a errores de los pilotos </w:t>
      </w:r>
      <w:sdt>
        <w:sdtPr>
          <w:id w:val="1259323735"/>
          <w:citation/>
        </w:sdtPr>
        <w:sdtEndPr/>
        <w:sdtContent>
          <w:r w:rsidRPr="00DE129A">
            <w:fldChar w:fldCharType="begin"/>
          </w:r>
          <w:r w:rsidR="00231460">
            <w:instrText xml:space="preserve">CITATION Foy05 \l 3082 </w:instrText>
          </w:r>
          <w:r w:rsidRPr="00DE129A">
            <w:fldChar w:fldCharType="separate"/>
          </w:r>
          <w:r w:rsidR="00DE66A8" w:rsidRPr="00DE66A8">
            <w:rPr>
              <w:noProof/>
            </w:rPr>
            <w:t>[15]</w:t>
          </w:r>
          <w:r w:rsidRPr="00DE129A">
            <w:fldChar w:fldCharType="end"/>
          </w:r>
        </w:sdtContent>
      </w:sdt>
      <w:r>
        <w:t xml:space="preserve">. Esta relevancia no ha pasado inadvertida a los investigadores que les han prestado </w:t>
      </w:r>
      <w:ins w:id="1057" w:author="Orion" w:date="2011-09-01T10:06:00Z">
        <w:r w:rsidR="001F2D9D">
          <w:t>especial</w:t>
        </w:r>
        <w:r w:rsidR="001F2D9D" w:rsidDel="001F2D9D">
          <w:t xml:space="preserve"> </w:t>
        </w:r>
      </w:ins>
      <w:del w:id="1058" w:author="Orion" w:date="2011-09-01T10:06:00Z">
        <w:r w:rsidDel="001F2D9D">
          <w:delText xml:space="preserve">una gran </w:delText>
        </w:r>
      </w:del>
      <w:r>
        <w:t xml:space="preserve">atención, por ejemplo con estudios etnográficos sobre los grupos participantes </w:t>
      </w:r>
      <w:sdt>
        <w:sdtPr>
          <w:id w:val="1809043307"/>
          <w:citation/>
        </w:sdtPr>
        <w:sdtEndPr/>
        <w:sdtContent>
          <w:r w:rsidR="008C1B17">
            <w:fldChar w:fldCharType="begin"/>
          </w:r>
          <w:r w:rsidR="008C1B17">
            <w:instrText xml:space="preserve">CITATION Ben \l 3082 </w:instrText>
          </w:r>
          <w:r w:rsidR="008C1B17">
            <w:fldChar w:fldCharType="separate"/>
          </w:r>
          <w:r w:rsidR="00DE66A8" w:rsidRPr="00DE66A8">
            <w:rPr>
              <w:noProof/>
            </w:rPr>
            <w:t>[16]</w:t>
          </w:r>
          <w:r w:rsidR="008C1B17">
            <w:fldChar w:fldCharType="end"/>
          </w:r>
        </w:sdtContent>
      </w:sdt>
      <w:r>
        <w:t xml:space="preserve"> y sobre factores humanos</w:t>
      </w:r>
      <w:r w:rsidR="008C1B17">
        <w:t xml:space="preserve"> </w:t>
      </w:r>
      <w:sdt>
        <w:sdtPr>
          <w:id w:val="1420597049"/>
          <w:citation/>
        </w:sdtPr>
        <w:sdtEndPr/>
        <w:sdtContent>
          <w:r w:rsidR="008C1B17">
            <w:fldChar w:fldCharType="begin"/>
          </w:r>
          <w:r w:rsidR="008C1B17">
            <w:instrText xml:space="preserve"> CITATION Wic98 \l 3082 </w:instrText>
          </w:r>
          <w:r w:rsidR="008C1B17">
            <w:fldChar w:fldCharType="separate"/>
          </w:r>
          <w:r w:rsidR="00DE66A8" w:rsidRPr="00DE66A8">
            <w:rPr>
              <w:noProof/>
            </w:rPr>
            <w:t>[17]</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proofErr w:type="spellStart"/>
      <w:r w:rsidR="00545B0D" w:rsidRPr="00CF2C24">
        <w:rPr>
          <w:i/>
        </w:rPr>
        <w:t>Model-Driven</w:t>
      </w:r>
      <w:proofErr w:type="spellEnd"/>
      <w:r w:rsidR="00545B0D" w:rsidRPr="00CF2C24">
        <w:rPr>
          <w:i/>
        </w:rPr>
        <w:t xml:space="preserve"> </w:t>
      </w:r>
      <w:proofErr w:type="spellStart"/>
      <w:r w:rsidR="00545B0D" w:rsidRPr="00CF2C24">
        <w:rPr>
          <w:i/>
        </w:rPr>
        <w:t>Engineering</w:t>
      </w:r>
      <w:proofErr w:type="spellEnd"/>
      <w:r w:rsidR="00545B0D" w:rsidRPr="00BB6D94">
        <w:t>). La MDE</w:t>
      </w:r>
      <w:r w:rsidRPr="002A3258">
        <w:t xml:space="preserve"> </w:t>
      </w:r>
      <w:sdt>
        <w:sdtPr>
          <w:id w:val="-2045283967"/>
          <w:citation/>
        </w:sdtPr>
        <w:sdtEndPr/>
        <w:sdtContent>
          <w:r w:rsidRPr="00BB6D94">
            <w:fldChar w:fldCharType="begin"/>
          </w:r>
          <w:r>
            <w:instrText xml:space="preserve">CITATION Fra03 \l 3082 </w:instrText>
          </w:r>
          <w:r w:rsidRPr="00BB6D94">
            <w:fldChar w:fldCharType="separate"/>
          </w:r>
          <w:r w:rsidR="00DE66A8" w:rsidRPr="00DE66A8">
            <w:rPr>
              <w:noProof/>
            </w:rPr>
            <w:t>[18]</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w:t>
      </w:r>
      <w:proofErr w:type="spellStart"/>
      <w:r w:rsidR="00545B0D" w:rsidRPr="00BB6D94">
        <w:t>semi</w:t>
      </w:r>
      <w:proofErr w:type="spellEnd"/>
      <w:r w:rsidR="00545B0D" w:rsidRPr="00BB6D94">
        <w:t xml:space="preserve">-automatizadas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4935EAA1"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proofErr w:type="spellStart"/>
      <w:r w:rsidRPr="00DC26C8">
        <w:rPr>
          <w:i/>
        </w:rPr>
        <w:t>Agent-Based</w:t>
      </w:r>
      <w:proofErr w:type="spellEnd"/>
      <w:r w:rsidRPr="00DC26C8">
        <w:rPr>
          <w:i/>
        </w:rPr>
        <w:t xml:space="preserve"> </w:t>
      </w:r>
      <w:proofErr w:type="spellStart"/>
      <w:r w:rsidRPr="00DC26C8">
        <w:rPr>
          <w:i/>
        </w:rPr>
        <w:t>Modelling</w:t>
      </w:r>
      <w:proofErr w:type="spellEnd"/>
      <w:r w:rsidRPr="00BB6D94">
        <w:t>)</w:t>
      </w:r>
      <w:r w:rsidR="00F72754">
        <w:t xml:space="preserve"> </w:t>
      </w:r>
      <w:sdt>
        <w:sdtPr>
          <w:id w:val="-2143875599"/>
          <w:citation/>
        </w:sdtPr>
        <w:sdtEndPr/>
        <w:sdtContent>
          <w:r w:rsidR="00F72754">
            <w:fldChar w:fldCharType="begin"/>
          </w:r>
          <w:r w:rsidR="00F72754">
            <w:instrText xml:space="preserve">CITATION Gil05 \l 3082 </w:instrText>
          </w:r>
          <w:r w:rsidR="00F72754">
            <w:fldChar w:fldCharType="separate"/>
          </w:r>
          <w:r w:rsidR="00DE66A8" w:rsidRPr="00DE66A8">
            <w:rPr>
              <w:noProof/>
            </w:rPr>
            <w:t>[19]</w:t>
          </w:r>
          <w:r w:rsidR="00F72754">
            <w:fldChar w:fldCharType="end"/>
          </w:r>
        </w:sdtContent>
      </w:sdt>
      <w:r w:rsidRPr="00BB6D94">
        <w:t xml:space="preserve"> </w:t>
      </w:r>
      <w:r w:rsidR="00137657">
        <w:t>se centra en</w:t>
      </w:r>
      <w:r w:rsidRPr="00BB6D94">
        <w:t xml:space="preserve"> </w:t>
      </w:r>
      <w:ins w:id="1059" w:author="Orion" w:date="2011-09-01T10:07:00Z">
        <w:r w:rsidR="001F2D9D">
          <w:t>unas entidades denominadas</w:t>
        </w:r>
        <w:r w:rsidR="001F2D9D" w:rsidRPr="00BB6D94">
          <w:t xml:space="preserve"> agente</w:t>
        </w:r>
        <w:r w:rsidR="001F2D9D">
          <w:t>s</w:t>
        </w:r>
      </w:ins>
      <w:del w:id="1060" w:author="Orion" w:date="2011-09-01T10:07:00Z">
        <w:r w:rsidRPr="00BB6D94" w:rsidDel="001F2D9D">
          <w:delText>los agentes</w:delText>
        </w:r>
      </w:del>
      <w:r w:rsidRPr="00BB6D94">
        <w:t xml:space="preserve">,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dependen</w:t>
      </w:r>
      <w:ins w:id="1061" w:author="Orion" w:date="2011-09-01T15:43:00Z">
        <w:r w:rsidR="00C56EB3">
          <w:t xml:space="preserve"> </w:t>
        </w:r>
      </w:ins>
      <w:del w:id="1062" w:author="Orion" w:date="2011-09-01T15:43:00Z">
        <w:r w:rsidRPr="00CF2C24" w:rsidDel="00C56EB3">
          <w:delText xml:space="preserve"> </w:delText>
        </w:r>
      </w:del>
      <w:ins w:id="1063" w:author="IO" w:date="2011-08-29T19:17:00Z">
        <w:del w:id="1064" w:author="Orion" w:date="2011-09-01T15:43:00Z">
          <w:r w:rsidR="00A72B19" w:rsidDel="00C56EB3">
            <w:delText xml:space="preserve">de </w:delText>
          </w:r>
        </w:del>
      </w:ins>
      <w:r w:rsidRPr="00CF2C24">
        <w:t xml:space="preserve">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EndPr/>
        <w:sdtContent>
          <w:r w:rsidR="00DD0E79">
            <w:fldChar w:fldCharType="begin"/>
          </w:r>
          <w:r w:rsidR="00DD0E79">
            <w:instrText xml:space="preserve"> CITATION Baz09 \l 3082 </w:instrText>
          </w:r>
          <w:r w:rsidR="00DD0E79">
            <w:fldChar w:fldCharType="separate"/>
          </w:r>
          <w:r w:rsidR="00DE66A8" w:rsidRPr="00DE66A8">
            <w:rPr>
              <w:noProof/>
            </w:rPr>
            <w:t>[20]</w:t>
          </w:r>
          <w:r w:rsidR="00DD0E79">
            <w:fldChar w:fldCharType="end"/>
          </w:r>
        </w:sdtContent>
      </w:sdt>
      <w:r w:rsidR="00DD0E79">
        <w:t>.</w:t>
      </w:r>
    </w:p>
    <w:p w14:paraId="119F1F95" w14:textId="0326E165" w:rsidR="000816A6" w:rsidRDefault="00DD0E79" w:rsidP="000816A6">
      <w:pPr>
        <w:spacing w:before="240" w:after="120"/>
        <w:ind w:firstLine="284"/>
        <w:jc w:val="both"/>
      </w:pPr>
      <w:r>
        <w:t xml:space="preserve">ABM y MDE se aplican en nuestra propuesta mediante INGENIAS </w:t>
      </w:r>
      <w:sdt>
        <w:sdtPr>
          <w:id w:val="-78676437"/>
          <w:citation/>
        </w:sdtPr>
        <w:sdtEndPr/>
        <w:sdtContent>
          <w:r>
            <w:fldChar w:fldCharType="begin"/>
          </w:r>
          <w:r>
            <w:instrText xml:space="preserve">CITATION Pav05 \l 3082 </w:instrText>
          </w:r>
          <w:r>
            <w:fldChar w:fldCharType="separate"/>
          </w:r>
          <w:r w:rsidR="00DE66A8" w:rsidRPr="00DE66A8">
            <w:rPr>
              <w:noProof/>
            </w:rPr>
            <w:t>[21]</w:t>
          </w:r>
          <w:r>
            <w:fldChar w:fldCharType="end"/>
          </w:r>
        </w:sdtContent>
      </w:sdt>
      <w:r>
        <w:t xml:space="preserve">. </w:t>
      </w:r>
      <w:r w:rsidR="000816A6">
        <w:t xml:space="preserve">INGENIAS es una metodología de la Ingeniería del Software Orientada a Agentes (AOSE, </w:t>
      </w:r>
      <w:proofErr w:type="spellStart"/>
      <w:r w:rsidR="000816A6" w:rsidRPr="00DC26C8">
        <w:rPr>
          <w:i/>
        </w:rPr>
        <w:t>Agent-Oriented</w:t>
      </w:r>
      <w:proofErr w:type="spellEnd"/>
      <w:r w:rsidR="000816A6" w:rsidRPr="00DC26C8">
        <w:rPr>
          <w:i/>
        </w:rPr>
        <w:t xml:space="preserve"> Software </w:t>
      </w:r>
      <w:proofErr w:type="spellStart"/>
      <w:r w:rsidR="000816A6" w:rsidRPr="00DC26C8">
        <w:rPr>
          <w:i/>
        </w:rPr>
        <w:t>Engineering</w:t>
      </w:r>
      <w:proofErr w:type="spellEnd"/>
      <w:r w:rsidR="000816A6">
        <w:t xml:space="preserve">) </w:t>
      </w:r>
      <w:sdt>
        <w:sdtPr>
          <w:id w:val="422000878"/>
          <w:citation/>
        </w:sdtPr>
        <w:sdtEndPr/>
        <w:sdtContent>
          <w:r w:rsidR="000816A6">
            <w:fldChar w:fldCharType="begin"/>
          </w:r>
          <w:r w:rsidR="000816A6">
            <w:instrText xml:space="preserve"> CITATION Hen051 \l 3082 </w:instrText>
          </w:r>
          <w:r w:rsidR="000816A6">
            <w:fldChar w:fldCharType="separate"/>
          </w:r>
          <w:r w:rsidR="00DE66A8" w:rsidRPr="00DE66A8">
            <w:rPr>
              <w:noProof/>
            </w:rPr>
            <w:t>[22]</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A72B19">
        <w:t xml:space="preserve"> urbanos</w:t>
      </w:r>
      <w:r w:rsidR="000816A6">
        <w:t xml:space="preserve"> </w:t>
      </w:r>
      <w:sdt>
        <w:sdtPr>
          <w:id w:val="446889386"/>
          <w:citation/>
        </w:sdtPr>
        <w:sdtEndPr/>
        <w:sdtContent>
          <w:r w:rsidR="000816A6">
            <w:fldChar w:fldCharType="begin"/>
          </w:r>
          <w:r w:rsidR="000816A6">
            <w:instrText xml:space="preserve"> CITATION Has09 \l 3082 </w:instrText>
          </w:r>
          <w:r w:rsidR="000816A6">
            <w:fldChar w:fldCharType="separate"/>
          </w:r>
          <w:r w:rsidR="00DE66A8" w:rsidRPr="00DE66A8">
            <w:rPr>
              <w:noProof/>
            </w:rPr>
            <w:t>[23]</w:t>
          </w:r>
          <w:r w:rsidR="000816A6">
            <w:fldChar w:fldCharType="end"/>
          </w:r>
        </w:sdtContent>
      </w:sdt>
      <w:r w:rsidR="000816A6">
        <w:t>.</w:t>
      </w:r>
    </w:p>
    <w:p w14:paraId="3966B1E1" w14:textId="5B0DFF5A"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w:t>
      </w:r>
      <w:r w:rsidR="00A72B19">
        <w:t xml:space="preserve"> todas</w:t>
      </w:r>
      <w:r w:rsidR="00C84DD0">
        <w:t xml:space="preserve"> las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xml:space="preserve">, de </w:t>
      </w:r>
      <w:r w:rsidR="00BD28E3">
        <w:t>los pilotos</w:t>
      </w:r>
      <w:r w:rsidR="00BD28E3" w:rsidRPr="00CF2C24">
        <w:t xml:space="preserve"> </w:t>
      </w:r>
      <w:r w:rsidR="00545B0D" w:rsidRPr="00CF2C24">
        <w:t>con los aviones</w:t>
      </w:r>
      <w:r w:rsidR="00C84DD0">
        <w:t xml:space="preserve"> (ej. recepción de alertas y manipulación de los controles)</w:t>
      </w:r>
      <w:r w:rsidR="00545B0D" w:rsidRPr="00CF2C24">
        <w:t xml:space="preserve"> y automatizadas entre aviones (ej. detección de proximidad o de velocidad). Para </w:t>
      </w:r>
      <w:r w:rsidR="00545B0D" w:rsidRPr="00CF2C24">
        <w:lastRenderedPageBreak/>
        <w:t>comprobar la extensibilidad y flexibilidad del modelo</w:t>
      </w:r>
      <w:r w:rsidR="00C84DD0">
        <w:t xml:space="preserve">, así como su capacidad como herramienta de validación de hipótesis, se propone modificar esos modelos originales para introducir un nuevo elemento: Aeronaves </w:t>
      </w:r>
      <w:r w:rsidR="00BD28E3">
        <w:t>N</w:t>
      </w:r>
      <w:r w:rsidR="00C84DD0">
        <w:t>o Tripuladas</w:t>
      </w:r>
      <w:r w:rsidR="00545B0D" w:rsidRPr="00CF2C24">
        <w:t xml:space="preserve"> </w:t>
      </w:r>
      <w:r w:rsidR="00C84DD0">
        <w:t>(</w:t>
      </w:r>
      <w:r w:rsidR="00545B0D" w:rsidRPr="00CF2C24">
        <w:t>UAV</w:t>
      </w:r>
      <w:r w:rsidR="00C84DD0">
        <w:t xml:space="preserve">, </w:t>
      </w:r>
      <w:proofErr w:type="spellStart"/>
      <w:r w:rsidR="00C84DD0" w:rsidRPr="00DC26C8">
        <w:rPr>
          <w:i/>
        </w:rPr>
        <w:t>Unmanned</w:t>
      </w:r>
      <w:proofErr w:type="spellEnd"/>
      <w:r w:rsidR="00C84DD0" w:rsidRPr="00DC26C8">
        <w:rPr>
          <w:i/>
        </w:rPr>
        <w:t xml:space="preserve"> </w:t>
      </w:r>
      <w:proofErr w:type="spellStart"/>
      <w:r w:rsidR="00C84DD0" w:rsidRPr="00DC26C8">
        <w:rPr>
          <w:i/>
        </w:rPr>
        <w:t>Aerial</w:t>
      </w:r>
      <w:proofErr w:type="spellEnd"/>
      <w:r w:rsidR="00C84DD0" w:rsidRPr="00DC26C8">
        <w:rPr>
          <w:i/>
        </w:rPr>
        <w:t xml:space="preserve"> </w:t>
      </w:r>
      <w:proofErr w:type="spellStart"/>
      <w:r w:rsidR="00C84DD0" w:rsidRPr="00DC26C8">
        <w:rPr>
          <w:i/>
        </w:rPr>
        <w:t>Vehicle</w:t>
      </w:r>
      <w:proofErr w:type="spellEnd"/>
      <w:r w:rsidR="00C84DD0">
        <w:t xml:space="preserve">) </w:t>
      </w:r>
      <w:r w:rsidR="00545B0D" w:rsidRPr="00CF2C24">
        <w:t>en e</w:t>
      </w:r>
      <w:r w:rsidR="00C84DD0">
        <w:t>l</w:t>
      </w:r>
      <w:r w:rsidR="008942BF">
        <w:t xml:space="preserve"> espacio aéreo civil </w:t>
      </w:r>
      <w:sdt>
        <w:sdtPr>
          <w:id w:val="2096896702"/>
          <w:citation/>
        </w:sdtPr>
        <w:sdtEndPr/>
        <w:sdtContent>
          <w:r w:rsidR="008942BF">
            <w:fldChar w:fldCharType="begin"/>
          </w:r>
          <w:r w:rsidR="008942BF">
            <w:instrText xml:space="preserve"> CITATION Val07 \l 3082 </w:instrText>
          </w:r>
          <w:r w:rsidR="008942BF">
            <w:fldChar w:fldCharType="separate"/>
          </w:r>
          <w:r w:rsidR="00DE66A8" w:rsidRPr="00DE66A8">
            <w:rPr>
              <w:noProof/>
            </w:rPr>
            <w:t>[24]</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EndPr/>
        <w:sdtContent>
          <w:r w:rsidR="009007D0">
            <w:fldChar w:fldCharType="begin"/>
          </w:r>
          <w:r w:rsidR="009007D0">
            <w:instrText xml:space="preserve"> CITATION DeG04 \l 3082 </w:instrText>
          </w:r>
          <w:r w:rsidR="009007D0">
            <w:fldChar w:fldCharType="separate"/>
          </w:r>
          <w:r w:rsidR="00DE66A8" w:rsidRPr="00DE66A8">
            <w:rPr>
              <w:noProof/>
            </w:rPr>
            <w:t>[25]</w:t>
          </w:r>
          <w:r w:rsidR="009007D0">
            <w:fldChar w:fldCharType="end"/>
          </w:r>
        </w:sdtContent>
      </w:sdt>
      <w:r w:rsidR="009007D0">
        <w:t>.</w:t>
      </w:r>
    </w:p>
    <w:p w14:paraId="72264582" w14:textId="256DAA4F" w:rsidR="00C85B1A" w:rsidRPr="00CC7413" w:rsidRDefault="00E20B71" w:rsidP="00CC7413">
      <w:pPr>
        <w:spacing w:before="240" w:after="120"/>
        <w:ind w:firstLine="284"/>
        <w:jc w:val="both"/>
      </w:pPr>
      <w:r w:rsidRPr="00BB6D94">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 xml:space="preserve">controlador. Al </w:t>
      </w:r>
      <w:ins w:id="1065" w:author="Orion" w:date="2011-09-01T10:12:00Z">
        <w:r w:rsidR="00557F24">
          <w:t xml:space="preserve">mismo </w:t>
        </w:r>
      </w:ins>
      <w:r>
        <w:t>ti</w:t>
      </w:r>
      <w:r w:rsidRPr="00BB6D94">
        <w:t>empo</w:t>
      </w:r>
      <w:r>
        <w:t xml:space="preserve">, la introducción de los </w:t>
      </w:r>
      <w:proofErr w:type="spellStart"/>
      <w:r>
        <w:t>UAVs</w:t>
      </w:r>
      <w:proofErr w:type="spellEnd"/>
      <w:r>
        <w:t xml:space="preserve"> sobre los modelos iniciales ha mostrado </w:t>
      </w:r>
      <w:r w:rsidRPr="00BB6D94">
        <w:t>la flexibilidad de la propuesta para atender nuevas necesidades de estudio.</w:t>
      </w:r>
    </w:p>
    <w:p w14:paraId="4D191322" w14:textId="168DDEC6" w:rsidR="00BB1765" w:rsidRDefault="002A2465" w:rsidP="00CC7413">
      <w:pPr>
        <w:spacing w:before="240" w:after="120"/>
        <w:ind w:firstLine="284"/>
        <w:jc w:val="both"/>
      </w:pPr>
      <w:r w:rsidRPr="00CC7413">
        <w:t xml:space="preserve">El resto de la memoria se organiza </w:t>
      </w:r>
      <w:r w:rsidR="008B7324" w:rsidRPr="00CC7413">
        <w:t xml:space="preserve">en </w:t>
      </w:r>
      <w:r w:rsidR="00BD28E3">
        <w:t>las siguientes</w:t>
      </w:r>
      <w:r w:rsidR="008B7324" w:rsidRPr="00CC7413">
        <w:t xml:space="preserve"> secciones</w:t>
      </w:r>
      <w:r w:rsidR="00BD28E3">
        <w:t xml:space="preserve">. La </w:t>
      </w:r>
      <w:r w:rsidR="00676C02">
        <w:t>S</w:t>
      </w:r>
      <w:r w:rsidR="00BD28E3">
        <w:t xml:space="preserve">ección </w:t>
      </w:r>
      <w:r w:rsidR="00BD28E3">
        <w:fldChar w:fldCharType="begin"/>
      </w:r>
      <w:r w:rsidR="00BD28E3">
        <w:instrText xml:space="preserve"> REF _Ref298790584 \w \h </w:instrText>
      </w:r>
      <w:r w:rsidR="00BD28E3">
        <w:fldChar w:fldCharType="separate"/>
      </w:r>
      <w:r w:rsidR="0071153F">
        <w:t>2</w:t>
      </w:r>
      <w:r w:rsidR="00BD28E3">
        <w:fldChar w:fldCharType="end"/>
      </w:r>
      <w:r w:rsidR="00BB1765" w:rsidRPr="00CC7413">
        <w:t xml:space="preserve"> </w:t>
      </w:r>
      <w:r w:rsidR="00BD28E3" w:rsidRPr="00CC7413">
        <w:t>(</w:t>
      </w:r>
      <w:r w:rsidR="00BD28E3" w:rsidRPr="00383FFF">
        <w:rPr>
          <w:i/>
        </w:rPr>
        <w:fldChar w:fldCharType="begin"/>
      </w:r>
      <w:r w:rsidR="00BD28E3" w:rsidRPr="006C7E91">
        <w:rPr>
          <w:i/>
        </w:rPr>
        <w:instrText xml:space="preserve"> REF _Ref298790584 \h </w:instrText>
      </w:r>
      <w:r w:rsidR="00BD28E3" w:rsidRPr="00B869D0">
        <w:rPr>
          <w:i/>
        </w:rPr>
        <w:instrText xml:space="preserve"> \* MERGEFORMAT </w:instrText>
      </w:r>
      <w:r w:rsidR="00BD28E3" w:rsidRPr="00383FFF">
        <w:rPr>
          <w:i/>
        </w:rPr>
      </w:r>
      <w:r w:rsidR="00BD28E3" w:rsidRPr="00383FFF">
        <w:rPr>
          <w:i/>
        </w:rPr>
        <w:fldChar w:fldCharType="separate"/>
      </w:r>
      <w:ins w:id="1066" w:author="Orion" w:date="2011-09-21T08:27:00Z">
        <w:r w:rsidR="0071153F" w:rsidRPr="0071153F">
          <w:rPr>
            <w:i/>
            <w:rPrChange w:id="1067" w:author="Orion" w:date="2011-09-21T08:27:00Z">
              <w:rPr>
                <w:sz w:val="52"/>
                <w:szCs w:val="52"/>
              </w:rPr>
            </w:rPrChange>
          </w:rPr>
          <w:t>Conceptos básicos de navegación aérea</w:t>
        </w:r>
      </w:ins>
      <w:del w:id="1068" w:author="Orion" w:date="2011-09-21T08:22:00Z">
        <w:r w:rsidR="00E4134F" w:rsidRPr="00C56EB3" w:rsidDel="0071153F">
          <w:rPr>
            <w:i/>
          </w:rPr>
          <w:delText>Conceptos básicos de navegación aérea</w:delText>
        </w:r>
      </w:del>
      <w:r w:rsidR="00BD28E3" w:rsidRPr="00383FFF">
        <w:rPr>
          <w:i/>
        </w:rPr>
        <w:fldChar w:fldCharType="end"/>
      </w:r>
      <w:r w:rsidR="00BD28E3" w:rsidRPr="00CC7413">
        <w:t>)</w:t>
      </w:r>
      <w:r w:rsidR="00BD28E3">
        <w:t xml:space="preserve"> </w:t>
      </w:r>
      <w:r w:rsidR="005C71EC" w:rsidRPr="00CC7413">
        <w:t>defin</w:t>
      </w:r>
      <w:r w:rsidR="00BD28E3">
        <w:t>e</w:t>
      </w:r>
      <w:r w:rsidR="00C71A77" w:rsidRPr="00CC7413">
        <w:t xml:space="preserve"> </w:t>
      </w:r>
      <w:r w:rsidR="00BD28E3">
        <w:t>los</w:t>
      </w:r>
      <w:r w:rsidR="00BD28E3" w:rsidRPr="00CC7413">
        <w:t xml:space="preserve"> </w:t>
      </w:r>
      <w:r w:rsidR="00C71A77" w:rsidRPr="00CC7413">
        <w:t>concep</w:t>
      </w:r>
      <w:r w:rsidR="007C0995" w:rsidRPr="00CC7413">
        <w:t>tos</w:t>
      </w:r>
      <w:r w:rsidR="00603813" w:rsidRPr="00CC7413">
        <w:t xml:space="preserve"> </w:t>
      </w:r>
      <w:r w:rsidR="000F400D">
        <w:t>fundamentales</w:t>
      </w:r>
      <w:r w:rsidR="00BD28E3">
        <w:t xml:space="preserve"> </w:t>
      </w:r>
      <w:r w:rsidR="00603813" w:rsidRPr="00CC7413">
        <w:t xml:space="preserve">de </w:t>
      </w:r>
      <w:r w:rsidR="000F400D">
        <w:t>organización y ejecución del tráfico</w:t>
      </w:r>
      <w:r w:rsidR="00603813" w:rsidRPr="00CC7413">
        <w:t xml:space="preserve"> aére</w:t>
      </w:r>
      <w:r w:rsidR="000F400D">
        <w:t>o</w:t>
      </w:r>
      <w:r w:rsidR="00BD28E3">
        <w:t xml:space="preserve">. A continuación, la </w:t>
      </w:r>
      <w:r w:rsidR="00676C02">
        <w:t>S</w:t>
      </w:r>
      <w:r w:rsidR="00BD28E3">
        <w:t xml:space="preserve">ección </w:t>
      </w:r>
      <w:r w:rsidR="00BD28E3">
        <w:fldChar w:fldCharType="begin"/>
      </w:r>
      <w:r w:rsidR="00BD28E3">
        <w:instrText xml:space="preserve"> REF _Ref299115945 \w \h </w:instrText>
      </w:r>
      <w:r w:rsidR="00BD28E3">
        <w:fldChar w:fldCharType="separate"/>
      </w:r>
      <w:r w:rsidR="0071153F">
        <w:t>3</w:t>
      </w:r>
      <w:r w:rsidR="00BD28E3">
        <w:fldChar w:fldCharType="end"/>
      </w:r>
      <w:r w:rsidR="00C85B1A" w:rsidRPr="00CC7413">
        <w:t xml:space="preserve"> </w:t>
      </w:r>
      <w:r w:rsidR="00BD28E3" w:rsidRPr="00CC7413">
        <w:t>(</w:t>
      </w:r>
      <w:r w:rsidR="00BD28E3" w:rsidRPr="006C7E91">
        <w:rPr>
          <w:i/>
        </w:rPr>
        <w:fldChar w:fldCharType="begin"/>
      </w:r>
      <w:r w:rsidR="00BD28E3" w:rsidRPr="006C7E91">
        <w:rPr>
          <w:i/>
        </w:rPr>
        <w:instrText xml:space="preserve"> REF _Ref299115945 \h </w:instrText>
      </w:r>
      <w:r w:rsidR="00BD28E3" w:rsidRPr="00B869D0">
        <w:rPr>
          <w:i/>
        </w:rPr>
        <w:instrText xml:space="preserve"> \* MERGEFORMAT </w:instrText>
      </w:r>
      <w:r w:rsidR="00BD28E3" w:rsidRPr="006C7E91">
        <w:rPr>
          <w:i/>
        </w:rPr>
      </w:r>
      <w:r w:rsidR="00BD28E3" w:rsidRPr="006C7E91">
        <w:rPr>
          <w:i/>
        </w:rPr>
        <w:fldChar w:fldCharType="separate"/>
      </w:r>
      <w:ins w:id="1069" w:author="Orion" w:date="2011-09-21T08:27:00Z">
        <w:r w:rsidR="0071153F" w:rsidRPr="0071153F">
          <w:rPr>
            <w:i/>
            <w:rPrChange w:id="1070" w:author="Orion" w:date="2011-09-21T08:27:00Z">
              <w:rPr>
                <w:sz w:val="52"/>
                <w:szCs w:val="52"/>
              </w:rPr>
            </w:rPrChange>
          </w:rPr>
          <w:t>Estado del arte</w:t>
        </w:r>
      </w:ins>
      <w:del w:id="1071" w:author="Orion" w:date="2011-09-21T08:22:00Z">
        <w:r w:rsidR="00E4134F" w:rsidRPr="00C56EB3" w:rsidDel="0071153F">
          <w:rPr>
            <w:i/>
          </w:rPr>
          <w:delText>Estado del arte</w:delText>
        </w:r>
      </w:del>
      <w:r w:rsidR="00BD28E3" w:rsidRPr="006C7E91">
        <w:rPr>
          <w:i/>
        </w:rPr>
        <w:fldChar w:fldCharType="end"/>
      </w:r>
      <w:r w:rsidR="00BD28E3" w:rsidRPr="00CC7413">
        <w:t>)</w:t>
      </w:r>
      <w:r w:rsidR="00BD28E3" w:rsidRPr="00CC7413" w:rsidDel="00BD28E3">
        <w:t xml:space="preserve"> </w:t>
      </w:r>
      <w:r w:rsidR="00BD28E3">
        <w:t>revisa</w:t>
      </w:r>
      <w:r w:rsidR="00BB1765" w:rsidRPr="00CC7413">
        <w:t xml:space="preserve"> los actuales sistemas de simulación</w:t>
      </w:r>
      <w:r w:rsidR="00BD28E3">
        <w:t xml:space="preserve"> de acuerdo con la clasificación vista en esta introducción</w:t>
      </w:r>
      <w:r w:rsidR="00B65148" w:rsidRPr="00CC7413">
        <w:t xml:space="preserve">. </w:t>
      </w:r>
      <w:r w:rsidR="00BD28E3">
        <w:t>Esta revisión es la base para la definición de los</w:t>
      </w:r>
      <w:r w:rsidR="00C85B1A" w:rsidRPr="00CC7413">
        <w:t xml:space="preserve"> requisitos </w:t>
      </w:r>
      <w:r w:rsidR="00BD28E3">
        <w:t xml:space="preserve">de la propuesta y </w:t>
      </w:r>
      <w:r w:rsidR="000F400D">
        <w:t xml:space="preserve">el sistema, que son </w:t>
      </w:r>
      <w:r w:rsidR="00BD28E3">
        <w:t xml:space="preserve">presentados en la </w:t>
      </w:r>
      <w:r w:rsidR="00676C02">
        <w:t>S</w:t>
      </w:r>
      <w:r w:rsidR="00BD28E3">
        <w:t xml:space="preserve">ección </w:t>
      </w:r>
      <w:r w:rsidR="00BD28E3">
        <w:fldChar w:fldCharType="begin"/>
      </w:r>
      <w:r w:rsidR="00BD28E3">
        <w:instrText xml:space="preserve"> REF _Ref299015025 \w \h </w:instrText>
      </w:r>
      <w:r w:rsidR="00BD28E3">
        <w:fldChar w:fldCharType="separate"/>
      </w:r>
      <w:r w:rsidR="0071153F">
        <w:t>4</w:t>
      </w:r>
      <w:r w:rsidR="00BD28E3">
        <w:fldChar w:fldCharType="end"/>
      </w:r>
      <w:r w:rsidR="00C85B1A" w:rsidRPr="00CC7413">
        <w:t xml:space="preserve"> (</w:t>
      </w:r>
      <w:r w:rsidR="006C7E91" w:rsidRPr="006C7E91">
        <w:rPr>
          <w:i/>
        </w:rPr>
        <w:fldChar w:fldCharType="begin"/>
      </w:r>
      <w:r w:rsidR="006C7E91" w:rsidRPr="006C7E91">
        <w:rPr>
          <w:i/>
        </w:rPr>
        <w:instrText xml:space="preserve"> REF _Ref299015025 \h  \* MERGEFORMAT </w:instrText>
      </w:r>
      <w:r w:rsidR="006C7E91" w:rsidRPr="006C7E91">
        <w:rPr>
          <w:i/>
        </w:rPr>
      </w:r>
      <w:r w:rsidR="006C7E91" w:rsidRPr="006C7E91">
        <w:rPr>
          <w:i/>
        </w:rPr>
        <w:fldChar w:fldCharType="separate"/>
      </w:r>
      <w:ins w:id="1072" w:author="Orion" w:date="2011-09-21T08:27:00Z">
        <w:r w:rsidR="0071153F" w:rsidRPr="0071153F">
          <w:rPr>
            <w:i/>
            <w:rPrChange w:id="1073" w:author="Orion" w:date="2011-09-21T08:27:00Z">
              <w:rPr>
                <w:sz w:val="52"/>
                <w:szCs w:val="52"/>
              </w:rPr>
            </w:rPrChange>
          </w:rPr>
          <w:t>Requisitos del Sistema</w:t>
        </w:r>
      </w:ins>
      <w:del w:id="1074" w:author="Orion" w:date="2011-09-21T08:22:00Z">
        <w:r w:rsidR="00E4134F" w:rsidRPr="00C56EB3" w:rsidDel="0071153F">
          <w:rPr>
            <w:i/>
          </w:rPr>
          <w:delText>Requisitos del Sistema</w:delText>
        </w:r>
      </w:del>
      <w:r w:rsidR="006C7E91" w:rsidRPr="006C7E91">
        <w:rPr>
          <w:i/>
        </w:rPr>
        <w:fldChar w:fldCharType="end"/>
      </w:r>
      <w:r w:rsidR="00C85B1A" w:rsidRPr="00CC7413">
        <w:t xml:space="preserve">). </w:t>
      </w:r>
      <w:r w:rsidR="00BD28E3">
        <w:t xml:space="preserve">La </w:t>
      </w:r>
      <w:r w:rsidR="00676C02">
        <w:t>S</w:t>
      </w:r>
      <w:r w:rsidR="00BD28E3">
        <w:t xml:space="preserve">ección </w:t>
      </w:r>
      <w:r w:rsidR="00BD28E3">
        <w:fldChar w:fldCharType="begin"/>
      </w:r>
      <w:r w:rsidR="00BD28E3">
        <w:instrText xml:space="preserve"> REF _Ref299107503 \w \h </w:instrText>
      </w:r>
      <w:r w:rsidR="00BD28E3">
        <w:fldChar w:fldCharType="separate"/>
      </w:r>
      <w:r w:rsidR="0071153F">
        <w:t>5</w:t>
      </w:r>
      <w:r w:rsidR="00BD28E3">
        <w:fldChar w:fldCharType="end"/>
      </w:r>
      <w:r w:rsidR="00BD28E3">
        <w:t xml:space="preserve"> </w:t>
      </w:r>
      <w:r w:rsidR="00BD28E3" w:rsidRPr="00CC7413">
        <w:t>(</w:t>
      </w:r>
      <w:r w:rsidR="00BD28E3" w:rsidRPr="006C7E91">
        <w:rPr>
          <w:i/>
        </w:rPr>
        <w:fldChar w:fldCharType="begin"/>
      </w:r>
      <w:r w:rsidR="00BD28E3" w:rsidRPr="006C7E91">
        <w:rPr>
          <w:i/>
        </w:rPr>
        <w:instrText xml:space="preserve"> REF _Ref299107503 \h  \* MERGEFORMAT </w:instrText>
      </w:r>
      <w:r w:rsidR="00BD28E3" w:rsidRPr="006C7E91">
        <w:rPr>
          <w:i/>
        </w:rPr>
      </w:r>
      <w:r w:rsidR="00BD28E3" w:rsidRPr="006C7E91">
        <w:rPr>
          <w:i/>
        </w:rPr>
        <w:fldChar w:fldCharType="separate"/>
      </w:r>
      <w:ins w:id="1075" w:author="Orion" w:date="2011-09-21T08:27:00Z">
        <w:r w:rsidR="0071153F" w:rsidRPr="0071153F">
          <w:rPr>
            <w:i/>
            <w:rPrChange w:id="1076" w:author="Orion" w:date="2011-09-21T08:27:00Z">
              <w:rPr>
                <w:sz w:val="52"/>
                <w:szCs w:val="52"/>
              </w:rPr>
            </w:rPrChange>
          </w:rPr>
          <w:t>Entorno de simulación</w:t>
        </w:r>
      </w:ins>
      <w:del w:id="1077" w:author="Orion" w:date="2011-09-21T08:22:00Z">
        <w:r w:rsidR="00E4134F" w:rsidRPr="00C56EB3" w:rsidDel="0071153F">
          <w:rPr>
            <w:i/>
          </w:rPr>
          <w:delText>Entorno de simulación</w:delText>
        </w:r>
      </w:del>
      <w:r w:rsidR="00BD28E3" w:rsidRPr="006C7E91">
        <w:rPr>
          <w:i/>
        </w:rPr>
        <w:fldChar w:fldCharType="end"/>
      </w:r>
      <w:r w:rsidR="00BD28E3" w:rsidRPr="00CC7413">
        <w:t>)</w:t>
      </w:r>
      <w:r w:rsidR="00BD28E3">
        <w:t xml:space="preserve"> describe en detalle los elementos elaborados para abordar estos requisitos, incluyendo los modelos sobre el tráfico aéreo (ver </w:t>
      </w:r>
      <w:r w:rsidR="00676C02">
        <w:t>S</w:t>
      </w:r>
      <w:r w:rsidR="00BD28E3">
        <w:t xml:space="preserve">ección </w:t>
      </w:r>
      <w:r w:rsidR="00BD28E3">
        <w:fldChar w:fldCharType="begin"/>
      </w:r>
      <w:r w:rsidR="00BD28E3">
        <w:instrText xml:space="preserve"> REF _Ref298953724 \w \h </w:instrText>
      </w:r>
      <w:r w:rsidR="00BD28E3">
        <w:fldChar w:fldCharType="separate"/>
      </w:r>
      <w:r w:rsidR="0071153F">
        <w:t>5.1</w:t>
      </w:r>
      <w:r w:rsidR="00BD28E3">
        <w:fldChar w:fldCharType="end"/>
      </w:r>
      <w:r w:rsidR="00BD28E3">
        <w:t xml:space="preserve">) y la simulación basada en ellos (ver </w:t>
      </w:r>
      <w:r w:rsidR="00676C02">
        <w:t>S</w:t>
      </w:r>
      <w:r w:rsidR="00BD28E3">
        <w:t xml:space="preserve">ección </w:t>
      </w:r>
      <w:r w:rsidR="00BD28E3">
        <w:fldChar w:fldCharType="begin"/>
      </w:r>
      <w:r w:rsidR="00BD28E3">
        <w:instrText xml:space="preserve"> REF _Ref302410241 \w \h </w:instrText>
      </w:r>
      <w:r w:rsidR="00BD28E3">
        <w:fldChar w:fldCharType="separate"/>
      </w:r>
      <w:r w:rsidR="0071153F">
        <w:t>5.2</w:t>
      </w:r>
      <w:r w:rsidR="00BD28E3">
        <w:fldChar w:fldCharType="end"/>
      </w:r>
      <w:r w:rsidR="00BD28E3">
        <w:t xml:space="preserve">). </w:t>
      </w:r>
      <w:r w:rsidR="001E27AC" w:rsidRPr="00CC7413">
        <w:t>Seguidamente</w:t>
      </w:r>
      <w:r w:rsidR="00BD28E3">
        <w:t xml:space="preserve">, en la </w:t>
      </w:r>
      <w:r w:rsidR="00676C02">
        <w:t>S</w:t>
      </w:r>
      <w:r w:rsidR="00BD28E3">
        <w:t xml:space="preserve">ección </w:t>
      </w:r>
      <w:r w:rsidR="00BD28E3">
        <w:fldChar w:fldCharType="begin"/>
      </w:r>
      <w:r w:rsidR="00BD28E3">
        <w:instrText xml:space="preserve"> REF _Ref299881061 \w \h </w:instrText>
      </w:r>
      <w:r w:rsidR="00BD28E3">
        <w:fldChar w:fldCharType="separate"/>
      </w:r>
      <w:r w:rsidR="0071153F">
        <w:t>6</w:t>
      </w:r>
      <w:r w:rsidR="00BD28E3">
        <w:fldChar w:fldCharType="end"/>
      </w:r>
      <w:r w:rsidR="00BD28E3">
        <w:t xml:space="preserve"> </w:t>
      </w:r>
      <w:r w:rsidR="00BD28E3" w:rsidRPr="00CC7413">
        <w:t>(</w:t>
      </w:r>
      <w:r w:rsidR="00BD28E3" w:rsidRPr="006C7E91">
        <w:rPr>
          <w:i/>
        </w:rPr>
        <w:fldChar w:fldCharType="begin"/>
      </w:r>
      <w:r w:rsidR="00BD28E3" w:rsidRPr="006C7E91">
        <w:rPr>
          <w:i/>
        </w:rPr>
        <w:instrText xml:space="preserve"> REF _Ref299881061 \h </w:instrText>
      </w:r>
      <w:r w:rsidR="00BD28E3" w:rsidRPr="00B869D0">
        <w:rPr>
          <w:i/>
        </w:rPr>
        <w:instrText xml:space="preserve"> \* MERGEFORMAT </w:instrText>
      </w:r>
      <w:r w:rsidR="00BD28E3" w:rsidRPr="006C7E91">
        <w:rPr>
          <w:i/>
        </w:rPr>
      </w:r>
      <w:r w:rsidR="00BD28E3" w:rsidRPr="006C7E91">
        <w:rPr>
          <w:i/>
        </w:rPr>
        <w:fldChar w:fldCharType="separate"/>
      </w:r>
      <w:ins w:id="1078" w:author="Orion" w:date="2011-09-21T08:27:00Z">
        <w:r w:rsidR="0071153F" w:rsidRPr="0071153F">
          <w:rPr>
            <w:bCs/>
            <w:i/>
            <w:rPrChange w:id="1079" w:author="Orion" w:date="2011-09-21T08:27:00Z">
              <w:rPr>
                <w:sz w:val="52"/>
                <w:szCs w:val="52"/>
              </w:rPr>
            </w:rPrChange>
          </w:rPr>
          <w:t>Casos de estudio</w:t>
        </w:r>
      </w:ins>
      <w:del w:id="1080" w:author="Orion" w:date="2011-09-21T08:22:00Z">
        <w:r w:rsidR="00E4134F" w:rsidRPr="00C56EB3" w:rsidDel="0071153F">
          <w:rPr>
            <w:bCs/>
            <w:i/>
          </w:rPr>
          <w:delText>Casos de estudio</w:delText>
        </w:r>
      </w:del>
      <w:r w:rsidR="00BD28E3" w:rsidRPr="006C7E91">
        <w:rPr>
          <w:i/>
        </w:rPr>
        <w:fldChar w:fldCharType="end"/>
      </w:r>
      <w:r w:rsidR="00BD28E3" w:rsidRPr="00CC7413">
        <w:t>)</w:t>
      </w:r>
      <w:r w:rsidR="003360F0">
        <w:t>,</w:t>
      </w:r>
      <w:r w:rsidR="001E27AC" w:rsidRPr="00CC7413">
        <w:t xml:space="preserve"> se presentan una serie de casos de estudio y pruebas realizadas sobre </w:t>
      </w:r>
      <w:r w:rsidR="00615558">
        <w:t>el</w:t>
      </w:r>
      <w:r w:rsidR="001E27AC" w:rsidRPr="00CC7413">
        <w:t xml:space="preserve"> entorno de simulación desarrollado</w:t>
      </w:r>
      <w:r w:rsidR="00BD28E3">
        <w:t xml:space="preserve"> y</w:t>
      </w:r>
      <w:r w:rsidR="00CC7413" w:rsidRPr="003F0287">
        <w:t xml:space="preserve"> </w:t>
      </w:r>
      <w:r w:rsidR="00BD28E3">
        <w:t xml:space="preserve">se </w:t>
      </w:r>
      <w:r w:rsidR="00CC7413" w:rsidRPr="003F0287">
        <w:t>discut</w:t>
      </w:r>
      <w:r w:rsidR="00BD28E3">
        <w:t>en</w:t>
      </w:r>
      <w:r w:rsidR="00CC7413" w:rsidRPr="003F0287">
        <w:t xml:space="preserve"> y analiza</w:t>
      </w:r>
      <w:r w:rsidR="00BD28E3">
        <w:t>n</w:t>
      </w:r>
      <w:r w:rsidR="00CC7413" w:rsidRPr="003F0287">
        <w:t xml:space="preserve"> </w:t>
      </w:r>
      <w:r w:rsidR="00BD28E3">
        <w:t>los resultados</w:t>
      </w:r>
      <w:r w:rsidR="00CC7413" w:rsidRPr="003F0287">
        <w:t xml:space="preserve"> obtenidos</w:t>
      </w:r>
      <w:r w:rsidR="001E27AC" w:rsidRPr="00CC7413">
        <w:t xml:space="preserve">. </w:t>
      </w:r>
      <w:r w:rsidR="003360F0">
        <w:t xml:space="preserve">Finalmente, la </w:t>
      </w:r>
      <w:r w:rsidR="00676C02">
        <w:t>S</w:t>
      </w:r>
      <w:r w:rsidR="003360F0">
        <w:t xml:space="preserve">ección </w:t>
      </w:r>
      <w:r w:rsidR="003360F0">
        <w:fldChar w:fldCharType="begin"/>
      </w:r>
      <w:r w:rsidR="003360F0">
        <w:instrText xml:space="preserve"> REF _Ref299881073 \w \h </w:instrText>
      </w:r>
      <w:r w:rsidR="003360F0">
        <w:fldChar w:fldCharType="separate"/>
      </w:r>
      <w:r w:rsidR="0071153F">
        <w:t>7</w:t>
      </w:r>
      <w:r w:rsidR="003360F0">
        <w:fldChar w:fldCharType="end"/>
      </w:r>
      <w:r w:rsidR="003360F0">
        <w:t xml:space="preserve"> </w:t>
      </w:r>
      <w:r w:rsidR="003360F0" w:rsidRPr="00CC7413">
        <w:t>(</w:t>
      </w:r>
      <w:r w:rsidR="003360F0" w:rsidRPr="006C7E91">
        <w:rPr>
          <w:i/>
        </w:rPr>
        <w:fldChar w:fldCharType="begin"/>
      </w:r>
      <w:r w:rsidR="003360F0" w:rsidRPr="006C7E91">
        <w:rPr>
          <w:i/>
        </w:rPr>
        <w:instrText xml:space="preserve"> REF _Ref299881073 \h  \* MERGEFORMAT </w:instrText>
      </w:r>
      <w:r w:rsidR="003360F0" w:rsidRPr="006C7E91">
        <w:rPr>
          <w:i/>
        </w:rPr>
      </w:r>
      <w:r w:rsidR="003360F0" w:rsidRPr="006C7E91">
        <w:rPr>
          <w:i/>
        </w:rPr>
        <w:fldChar w:fldCharType="separate"/>
      </w:r>
      <w:ins w:id="1081" w:author="Orion" w:date="2011-09-21T08:27:00Z">
        <w:r w:rsidR="0071153F" w:rsidRPr="0071153F">
          <w:rPr>
            <w:bCs/>
            <w:i/>
            <w:rPrChange w:id="1082" w:author="Orion" w:date="2011-09-21T08:27:00Z">
              <w:rPr>
                <w:sz w:val="52"/>
                <w:szCs w:val="52"/>
              </w:rPr>
            </w:rPrChange>
          </w:rPr>
          <w:t>Conclusiones y trabajo futuro</w:t>
        </w:r>
      </w:ins>
      <w:del w:id="1083" w:author="Orion" w:date="2011-09-21T08:22:00Z">
        <w:r w:rsidR="00E4134F" w:rsidRPr="00C56EB3" w:rsidDel="0071153F">
          <w:rPr>
            <w:bCs/>
            <w:i/>
          </w:rPr>
          <w:delText>Conclusiones y trabajo futuro</w:delText>
        </w:r>
      </w:del>
      <w:r w:rsidR="003360F0" w:rsidRPr="006C7E91">
        <w:rPr>
          <w:i/>
        </w:rPr>
        <w:fldChar w:fldCharType="end"/>
      </w:r>
      <w:r w:rsidR="003360F0" w:rsidRPr="00CC7413">
        <w:t>)</w:t>
      </w:r>
      <w:r w:rsidR="00C71A77" w:rsidRPr="00CC7413">
        <w:t xml:space="preserve"> </w:t>
      </w:r>
      <w:r w:rsidR="003360F0">
        <w:t>discute las</w:t>
      </w:r>
      <w:r w:rsidR="00BB1765" w:rsidRPr="00CC7413">
        <w:t xml:space="preserve"> conclusiones </w:t>
      </w:r>
      <w:r w:rsidR="003360F0">
        <w:t>sobre el trabajo a partir de</w:t>
      </w:r>
      <w:r w:rsidR="003360F0" w:rsidRPr="00CC7413">
        <w:t xml:space="preserve"> </w:t>
      </w:r>
      <w:r w:rsidR="00BB1765" w:rsidRPr="00CC7413">
        <w:t>la</w:t>
      </w:r>
      <w:r w:rsidR="000F400D">
        <w:t xml:space="preserve"> experimentación</w:t>
      </w:r>
      <w:r w:rsidR="00BB1765" w:rsidRPr="00CC7413">
        <w:t xml:space="preserve"> y</w:t>
      </w:r>
      <w:r w:rsidR="00512FF5" w:rsidRPr="00CC7413">
        <w:t xml:space="preserve"> </w:t>
      </w:r>
      <w:r w:rsidR="003360F0">
        <w:t>plantea</w:t>
      </w:r>
      <w:r w:rsidR="00140E96" w:rsidRPr="00CC7413">
        <w:t xml:space="preserve"> </w:t>
      </w:r>
      <w:r w:rsidR="00BB1765" w:rsidRPr="00CC7413">
        <w:t>las áreas de trabajo futuro que se puede</w:t>
      </w:r>
      <w:r w:rsidR="001E27AC" w:rsidRPr="00CC7413">
        <w:t>n</w:t>
      </w:r>
      <w:r w:rsidR="00BB1765" w:rsidRPr="00CC7413">
        <w:t xml:space="preserve"> </w:t>
      </w:r>
      <w:r w:rsidR="003360F0">
        <w:t>abordar</w:t>
      </w:r>
      <w:r w:rsidR="00BB1765" w:rsidRPr="00CC7413">
        <w:t>.</w:t>
      </w:r>
    </w:p>
    <w:p w14:paraId="2B828685" w14:textId="77777777" w:rsidR="003360F0" w:rsidRDefault="003360F0" w:rsidP="00CC7413">
      <w:pPr>
        <w:spacing w:before="240" w:after="120"/>
        <w:ind w:firstLine="284"/>
        <w:jc w:val="both"/>
      </w:pPr>
    </w:p>
    <w:p w14:paraId="76561EA1" w14:textId="77777777" w:rsidR="009143CB" w:rsidRDefault="009143CB">
      <w:pPr>
        <w:spacing w:before="240" w:after="120"/>
        <w:ind w:firstLine="284"/>
        <w:jc w:val="both"/>
        <w:sectPr w:rsidR="009143CB" w:rsidSect="00790D72">
          <w:type w:val="oddPage"/>
          <w:pgSz w:w="11906" w:h="16838"/>
          <w:pgMar w:top="1134" w:right="1134" w:bottom="1134" w:left="1134" w:header="720" w:footer="720" w:gutter="0"/>
          <w:cols w:space="720"/>
          <w:docGrid w:linePitch="360"/>
        </w:sectPr>
      </w:pPr>
    </w:p>
    <w:p w14:paraId="557AE49B" w14:textId="77777777" w:rsidR="00E32078" w:rsidRPr="00B92E60" w:rsidRDefault="007C0995" w:rsidP="001C2C09">
      <w:pPr>
        <w:pStyle w:val="Heading1"/>
        <w:numPr>
          <w:ilvl w:val="0"/>
          <w:numId w:val="40"/>
        </w:numPr>
        <w:rPr>
          <w:b w:val="0"/>
          <w:sz w:val="52"/>
          <w:szCs w:val="52"/>
        </w:rPr>
      </w:pPr>
      <w:bookmarkStart w:id="1084" w:name="_Toc298344396"/>
      <w:bookmarkStart w:id="1085" w:name="_Toc298429453"/>
      <w:bookmarkStart w:id="1086" w:name="_Toc298430318"/>
      <w:bookmarkStart w:id="1087" w:name="_Toc298516024"/>
      <w:bookmarkStart w:id="1088" w:name="_Toc298690973"/>
      <w:bookmarkStart w:id="1089" w:name="_Toc298700795"/>
      <w:bookmarkStart w:id="1090" w:name="_Toc298752115"/>
      <w:bookmarkStart w:id="1091" w:name="_Toc298757495"/>
      <w:bookmarkStart w:id="1092" w:name="_Toc298777441"/>
      <w:bookmarkStart w:id="1093" w:name="_Toc298787406"/>
      <w:bookmarkStart w:id="1094" w:name="_Toc298944569"/>
      <w:bookmarkStart w:id="1095" w:name="_Toc298954486"/>
      <w:bookmarkStart w:id="1096" w:name="_Toc299007657"/>
      <w:bookmarkStart w:id="1097" w:name="_Toc299012015"/>
      <w:bookmarkStart w:id="1098" w:name="_Toc299103563"/>
      <w:bookmarkStart w:id="1099" w:name="_Toc299103936"/>
      <w:bookmarkStart w:id="1100" w:name="_Toc299463761"/>
      <w:bookmarkStart w:id="1101" w:name="_Toc299463845"/>
      <w:bookmarkStart w:id="1102" w:name="_Toc298344397"/>
      <w:bookmarkStart w:id="1103" w:name="_Toc298429454"/>
      <w:bookmarkStart w:id="1104" w:name="_Toc298430319"/>
      <w:bookmarkStart w:id="1105" w:name="_Toc298516025"/>
      <w:bookmarkStart w:id="1106" w:name="_Toc298690974"/>
      <w:bookmarkStart w:id="1107" w:name="_Toc298700796"/>
      <w:bookmarkStart w:id="1108" w:name="_Toc298752116"/>
      <w:bookmarkStart w:id="1109" w:name="_Toc298757496"/>
      <w:bookmarkStart w:id="1110" w:name="_Toc298777442"/>
      <w:bookmarkStart w:id="1111" w:name="_Toc298787407"/>
      <w:bookmarkStart w:id="1112" w:name="_Toc298944570"/>
      <w:bookmarkStart w:id="1113" w:name="_Toc298954487"/>
      <w:bookmarkStart w:id="1114" w:name="_Toc299007658"/>
      <w:bookmarkStart w:id="1115" w:name="_Toc299012016"/>
      <w:bookmarkStart w:id="1116" w:name="_Toc299103564"/>
      <w:bookmarkStart w:id="1117" w:name="_Toc299103937"/>
      <w:bookmarkStart w:id="1118" w:name="_Toc299463762"/>
      <w:bookmarkStart w:id="1119" w:name="_Toc299463846"/>
      <w:bookmarkStart w:id="1120" w:name="_Ref298790584"/>
      <w:bookmarkStart w:id="1121" w:name="_Toc302654524"/>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r w:rsidRPr="00023E6E">
        <w:rPr>
          <w:b w:val="0"/>
          <w:sz w:val="52"/>
          <w:szCs w:val="52"/>
        </w:rPr>
        <w:lastRenderedPageBreak/>
        <w:t>C</w:t>
      </w:r>
      <w:r w:rsidR="00067307" w:rsidRPr="00023E6E">
        <w:rPr>
          <w:b w:val="0"/>
          <w:sz w:val="52"/>
          <w:szCs w:val="52"/>
        </w:rPr>
        <w:t>onceptos</w:t>
      </w:r>
      <w:r w:rsidRPr="00023E6E">
        <w:rPr>
          <w:b w:val="0"/>
          <w:sz w:val="52"/>
          <w:szCs w:val="52"/>
        </w:rPr>
        <w:t xml:space="preserve"> básicos</w:t>
      </w:r>
      <w:r w:rsidR="00067307" w:rsidRPr="00023E6E">
        <w:rPr>
          <w:b w:val="0"/>
          <w:sz w:val="52"/>
          <w:szCs w:val="52"/>
        </w:rPr>
        <w:t xml:space="preserve"> de navegación aérea</w:t>
      </w:r>
      <w:bookmarkEnd w:id="1120"/>
      <w:bookmarkEnd w:id="1121"/>
    </w:p>
    <w:p w14:paraId="48DC6A1C" w14:textId="095A1389" w:rsidR="005421EE"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sdt>
        <w:sdtPr>
          <w:id w:val="-1958170509"/>
          <w:citation/>
        </w:sdtPr>
        <w:sdtEndPr/>
        <w:sdtContent>
          <w:r w:rsidR="00AE09AC">
            <w:fldChar w:fldCharType="begin"/>
          </w:r>
          <w:r w:rsidR="00AE09AC">
            <w:instrText xml:space="preserve"> CITATION Cal03 \l 3082 </w:instrText>
          </w:r>
          <w:r w:rsidR="00AE09AC">
            <w:fldChar w:fldCharType="separate"/>
          </w:r>
          <w:r w:rsidR="00DE66A8">
            <w:rPr>
              <w:noProof/>
            </w:rPr>
            <w:t xml:space="preserve"> </w:t>
          </w:r>
          <w:r w:rsidR="00DE66A8" w:rsidRPr="00DE66A8">
            <w:rPr>
              <w:noProof/>
            </w:rPr>
            <w:t>[26]</w:t>
          </w:r>
          <w:r w:rsidR="00AE09AC">
            <w:fldChar w:fldCharType="end"/>
          </w:r>
        </w:sdtContent>
      </w:sdt>
      <w:r w:rsidR="00784846" w:rsidRPr="007A61F8">
        <w:t>.</w:t>
      </w:r>
    </w:p>
    <w:p w14:paraId="496F39E6" w14:textId="20A45AEC" w:rsidR="00164DE0" w:rsidRPr="007A61F8" w:rsidRDefault="00164DE0" w:rsidP="00B92E60">
      <w:pPr>
        <w:spacing w:before="240" w:after="120"/>
        <w:ind w:firstLine="284"/>
        <w:jc w:val="both"/>
      </w:pPr>
      <w:r>
        <w:t xml:space="preserve">El espacio aéreo contiene </w:t>
      </w:r>
      <w:r w:rsidRPr="002B284A">
        <w:t xml:space="preserve">las áreas terminales de los aeropuertos </w:t>
      </w:r>
      <w:r>
        <w:t xml:space="preserve">y una serie de </w:t>
      </w:r>
      <w:r w:rsidRPr="004E6168">
        <w:rPr>
          <w:i/>
        </w:rPr>
        <w:t>puntos de paso</w:t>
      </w:r>
      <w:r>
        <w:t xml:space="preserve"> (</w:t>
      </w:r>
      <w:proofErr w:type="spellStart"/>
      <w:r w:rsidRPr="004E6168">
        <w:rPr>
          <w:i/>
        </w:rPr>
        <w:t>waypoints</w:t>
      </w:r>
      <w:proofErr w:type="spellEnd"/>
      <w:r>
        <w:t xml:space="preserve">) tridimensionales controlados para la navegación. Entre estos puntos </w:t>
      </w:r>
      <w:r w:rsidRPr="002B284A">
        <w:t>discurren las aerovías</w:t>
      </w:r>
      <w:r>
        <w:t xml:space="preserve"> (</w:t>
      </w:r>
      <w:proofErr w:type="spellStart"/>
      <w:r w:rsidRPr="004E6168">
        <w:rPr>
          <w:i/>
        </w:rPr>
        <w:t>airways</w:t>
      </w:r>
      <w:proofErr w:type="spellEnd"/>
      <w:r>
        <w:t>)</w:t>
      </w:r>
      <w:r w:rsidRPr="002B284A">
        <w:t xml:space="preserve">, </w:t>
      </w:r>
      <w:r>
        <w:t xml:space="preserve">que son los </w:t>
      </w:r>
      <w:r w:rsidRPr="002B284A">
        <w:t>pasillos por los que circulan las aeronaves.</w:t>
      </w:r>
      <w:r>
        <w:t xml:space="preserve"> Dado el elevado número de estos elementos y de vuelos que pasan por ellos, el espacio aéreo se divide en</w:t>
      </w:r>
      <w:r w:rsidRPr="00E54276">
        <w:rPr>
          <w:rFonts w:cs="Times New Roman"/>
        </w:rPr>
        <w:t xml:space="preserve"> regi</w:t>
      </w:r>
      <w:r>
        <w:rPr>
          <w:rFonts w:cs="Times New Roman"/>
        </w:rPr>
        <w:t>o</w:t>
      </w:r>
      <w:r w:rsidRPr="00E54276">
        <w:rPr>
          <w:rFonts w:cs="Times New Roman"/>
        </w:rPr>
        <w:t>n</w:t>
      </w:r>
      <w:r>
        <w:rPr>
          <w:rFonts w:cs="Times New Roman"/>
        </w:rPr>
        <w:t>es</w:t>
      </w:r>
      <w:r w:rsidRPr="00E54276">
        <w:rPr>
          <w:rFonts w:cs="Times New Roman"/>
        </w:rPr>
        <w:t xml:space="preserve"> de información de vuelo</w:t>
      </w:r>
      <w:r>
        <w:rPr>
          <w:rFonts w:cs="Times New Roman"/>
        </w:rPr>
        <w:t xml:space="preserve">. No existe una correspondencia directa entre países y estas regiones. </w:t>
      </w:r>
      <w:r w:rsidRPr="00166C1A">
        <w:rPr>
          <w:rFonts w:cs="Times New Roman"/>
        </w:rPr>
        <w:t>Cada país</w:t>
      </w:r>
      <w:r w:rsidRPr="00166C1A">
        <w:t xml:space="preserve"> </w:t>
      </w:r>
      <w:r>
        <w:t>puede estar a cargo de</w:t>
      </w:r>
      <w:r w:rsidRPr="002B284A">
        <w:t xml:space="preserve"> </w:t>
      </w:r>
      <w:r w:rsidR="005D72B1">
        <w:t>un</w:t>
      </w:r>
      <w:r w:rsidRPr="002B284A">
        <w:t xml:space="preserve"> </w:t>
      </w:r>
      <w:r w:rsidRPr="002B284A">
        <w:rPr>
          <w:i/>
        </w:rPr>
        <w:t>área de responsabilidad</w:t>
      </w:r>
      <w:r w:rsidRPr="002B284A">
        <w:t xml:space="preserve"> dentro de la cual </w:t>
      </w:r>
      <w:r>
        <w:t>pueden existir</w:t>
      </w:r>
      <w:r w:rsidRPr="002B284A">
        <w:t xml:space="preserve"> varias </w:t>
      </w:r>
      <w:r>
        <w:t>regiones</w:t>
      </w:r>
      <w:r w:rsidRPr="002B284A">
        <w:t>.</w:t>
      </w:r>
      <w:r>
        <w:t xml:space="preserve"> </w:t>
      </w:r>
      <w:r w:rsidR="005D72B1">
        <w:t>Estas decisiones dependen de acuerdos internacionales tomados para administrar el tráfico aéreo en el seno de la Organización de Aviación Civil Internacional (OACI).</w:t>
      </w:r>
    </w:p>
    <w:p w14:paraId="2419E083" w14:textId="46A290A3" w:rsidR="00B46344" w:rsidRDefault="00E54276" w:rsidP="00FA57E6">
      <w:pPr>
        <w:spacing w:before="240" w:after="120"/>
        <w:ind w:firstLine="284"/>
        <w:jc w:val="both"/>
        <w:rPr>
          <w:rFonts w:cs="Times New Roman"/>
        </w:rPr>
      </w:pPr>
      <w:r w:rsidRPr="00B869D0">
        <w:rPr>
          <w:i/>
          <w:iCs/>
          <w:noProof/>
          <w:color w:val="666666"/>
          <w:lang w:eastAsia="es-ES" w:bidi="ar-SA"/>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p>
    <w:p w14:paraId="3A318F51" w14:textId="3087B4B1" w:rsidR="00E237E8" w:rsidRPr="00166C1A" w:rsidRDefault="00E237E8" w:rsidP="00B869D0">
      <w:pPr>
        <w:pStyle w:val="Caption"/>
        <w:rPr>
          <w:rFonts w:cs="Times New Roman"/>
        </w:rPr>
      </w:pPr>
      <w:bookmarkStart w:id="1122" w:name="_Toc299483433"/>
      <w:bookmarkStart w:id="1123" w:name="_Ref299482133"/>
      <w:bookmarkStart w:id="1124" w:name="_Toc300051056"/>
      <w:bookmarkStart w:id="1125" w:name="_Toc300051429"/>
      <w:bookmarkStart w:id="1126" w:name="_Toc300051732"/>
      <w:bookmarkStart w:id="1127" w:name="_Toc300052342"/>
      <w:bookmarkStart w:id="1128" w:name="_Toc300052953"/>
      <w:bookmarkStart w:id="1129" w:name="_Toc300057791"/>
      <w:bookmarkStart w:id="1130" w:name="_Toc302653707"/>
      <w:r>
        <w:t xml:space="preserve">Figura </w:t>
      </w:r>
      <w:fldSimple w:instr=" SEQ Figura \* ARABIC ">
        <w:r w:rsidR="0071153F">
          <w:rPr>
            <w:noProof/>
          </w:rPr>
          <w:t>1</w:t>
        </w:r>
        <w:bookmarkEnd w:id="1122"/>
      </w:fldSimple>
      <w:bookmarkEnd w:id="1123"/>
      <w:r w:rsidR="00040E3C">
        <w:t>: División del espacio aéreo</w:t>
      </w:r>
      <w:bookmarkEnd w:id="1124"/>
      <w:bookmarkEnd w:id="1125"/>
      <w:bookmarkEnd w:id="1126"/>
      <w:bookmarkEnd w:id="1127"/>
      <w:bookmarkEnd w:id="1128"/>
      <w:bookmarkEnd w:id="1129"/>
      <w:sdt>
        <w:sdtPr>
          <w:rPr>
            <w:rFonts w:cs="Times New Roman"/>
          </w:rPr>
          <w:id w:val="-1677419018"/>
          <w:citation/>
        </w:sdtPr>
        <w:sdtEndPr/>
        <w:sdtContent>
          <w:r w:rsidR="0052459C">
            <w:rPr>
              <w:rFonts w:cs="Times New Roman"/>
            </w:rPr>
            <w:fldChar w:fldCharType="begin"/>
          </w:r>
          <w:r w:rsidR="0052459C">
            <w:rPr>
              <w:rFonts w:cs="Times New Roman"/>
            </w:rPr>
            <w:instrText xml:space="preserve"> CITATION Aer11 \l 3082 </w:instrText>
          </w:r>
          <w:r w:rsidR="0052459C">
            <w:rPr>
              <w:rFonts w:cs="Times New Roman"/>
            </w:rPr>
            <w:fldChar w:fldCharType="separate"/>
          </w:r>
          <w:r w:rsidR="00DE66A8">
            <w:rPr>
              <w:rFonts w:cs="Times New Roman"/>
              <w:noProof/>
            </w:rPr>
            <w:t xml:space="preserve"> </w:t>
          </w:r>
          <w:r w:rsidR="00DE66A8" w:rsidRPr="00DE66A8">
            <w:rPr>
              <w:rFonts w:cs="Times New Roman"/>
              <w:noProof/>
            </w:rPr>
            <w:t>[27]</w:t>
          </w:r>
          <w:r w:rsidR="0052459C">
            <w:rPr>
              <w:rFonts w:cs="Times New Roman"/>
            </w:rPr>
            <w:fldChar w:fldCharType="end"/>
          </w:r>
        </w:sdtContent>
      </w:sdt>
      <w:r w:rsidR="0052459C">
        <w:rPr>
          <w:rFonts w:cs="Times New Roman"/>
        </w:rPr>
        <w:t>.</w:t>
      </w:r>
      <w:bookmarkEnd w:id="1130"/>
    </w:p>
    <w:p w14:paraId="3F1CCD5D" w14:textId="68199868" w:rsidR="00E54276" w:rsidRDefault="00E237E8" w:rsidP="00E54276">
      <w:pPr>
        <w:spacing w:before="240" w:after="120"/>
        <w:ind w:firstLine="284"/>
        <w:jc w:val="both"/>
        <w:rPr>
          <w:rFonts w:cs="Times New Roman"/>
        </w:rPr>
      </w:pPr>
      <w:commentRangeStart w:id="1131"/>
      <w:r>
        <w:rPr>
          <w:rFonts w:cs="Times New Roman"/>
        </w:rPr>
        <w:t xml:space="preserve">Como puede observarse en la </w:t>
      </w:r>
      <w:r>
        <w:rPr>
          <w:rFonts w:cs="Times New Roman"/>
        </w:rPr>
        <w:fldChar w:fldCharType="begin"/>
      </w:r>
      <w:r>
        <w:rPr>
          <w:rFonts w:cs="Times New Roman"/>
        </w:rPr>
        <w:instrText xml:space="preserve"> REF _Ref299482133 \h </w:instrText>
      </w:r>
      <w:r>
        <w:rPr>
          <w:rFonts w:cs="Times New Roman"/>
        </w:rPr>
      </w:r>
      <w:r>
        <w:rPr>
          <w:rFonts w:cs="Times New Roman"/>
        </w:rPr>
        <w:fldChar w:fldCharType="separate"/>
      </w:r>
      <w:r w:rsidR="0071153F">
        <w:t xml:space="preserve">Figura </w:t>
      </w:r>
      <w:r w:rsidR="0071153F">
        <w:rPr>
          <w:noProof/>
        </w:rPr>
        <w:t>1</w:t>
      </w:r>
      <w:r>
        <w:rPr>
          <w:rFonts w:cs="Times New Roman"/>
        </w:rPr>
        <w:fldChar w:fldCharType="end"/>
      </w:r>
      <w:r>
        <w:rPr>
          <w:rFonts w:cs="Times New Roman"/>
        </w:rPr>
        <w:t xml:space="preserve"> c</w:t>
      </w:r>
      <w:r w:rsidR="00E54276" w:rsidRPr="00E54276">
        <w:rPr>
          <w:rFonts w:cs="Times New Roman"/>
        </w:rPr>
        <w:t xml:space="preserve">ada región de información de vuelo se divide verticalmente en dos zonas: un espacio inferior, </w:t>
      </w:r>
      <w:r w:rsidR="000F400D">
        <w:rPr>
          <w:rFonts w:cs="Times New Roman"/>
        </w:rPr>
        <w:t xml:space="preserve">también llamado </w:t>
      </w:r>
      <w:r w:rsidR="00E54276">
        <w:t>Región</w:t>
      </w:r>
      <w:r w:rsidR="00E54276" w:rsidRPr="004E6168">
        <w:t xml:space="preserve"> de Información de Vuelo (FIR, </w:t>
      </w:r>
      <w:r w:rsidR="00E54276" w:rsidRPr="004E6168">
        <w:rPr>
          <w:i/>
        </w:rPr>
        <w:t xml:space="preserve">Flight </w:t>
      </w:r>
      <w:proofErr w:type="spellStart"/>
      <w:r w:rsidR="00E54276" w:rsidRPr="004E6168">
        <w:rPr>
          <w:i/>
        </w:rPr>
        <w:t>Information</w:t>
      </w:r>
      <w:proofErr w:type="spellEnd"/>
      <w:r w:rsidR="00E54276" w:rsidRPr="004E6168">
        <w:rPr>
          <w:i/>
        </w:rPr>
        <w:t xml:space="preserve"> </w:t>
      </w:r>
      <w:proofErr w:type="spellStart"/>
      <w:r w:rsidR="00E54276" w:rsidRPr="004E6168">
        <w:rPr>
          <w:i/>
        </w:rPr>
        <w:t>Region</w:t>
      </w:r>
      <w:proofErr w:type="spellEnd"/>
      <w:r w:rsidR="00E54276" w:rsidRPr="004E6168">
        <w:t>)</w:t>
      </w:r>
      <w:r w:rsidR="00E54276">
        <w:t xml:space="preserve">, </w:t>
      </w:r>
      <w:r w:rsidR="00E54276" w:rsidRPr="00E54276">
        <w:rPr>
          <w:rFonts w:cs="Times New Roman"/>
        </w:rPr>
        <w:t>que incluye el espacio comprendido entre el suelo y el nivel de vuelo FL 245</w:t>
      </w:r>
      <w:r w:rsidR="00E54276">
        <w:rPr>
          <w:rFonts w:cs="Times New Roman"/>
        </w:rPr>
        <w:t xml:space="preserve"> (24500 pies)</w:t>
      </w:r>
      <w:r w:rsidR="00E54276" w:rsidRPr="00E54276">
        <w:rPr>
          <w:rFonts w:cs="Times New Roman"/>
        </w:rPr>
        <w:t>, y un espacio superior,</w:t>
      </w:r>
      <w:r w:rsidR="00E54276">
        <w:rPr>
          <w:rFonts w:cs="Times New Roman"/>
        </w:rPr>
        <w:t xml:space="preserve"> Área Superior de I</w:t>
      </w:r>
      <w:r w:rsidR="00E54276" w:rsidRPr="00E54276">
        <w:rPr>
          <w:rFonts w:cs="Times New Roman"/>
        </w:rPr>
        <w:t xml:space="preserve">nformación </w:t>
      </w:r>
      <w:r w:rsidR="00E54276">
        <w:rPr>
          <w:rFonts w:cs="Times New Roman"/>
        </w:rPr>
        <w:t>(</w:t>
      </w:r>
      <w:r w:rsidR="00E54276" w:rsidRPr="00E54276">
        <w:rPr>
          <w:rFonts w:cs="Times New Roman"/>
        </w:rPr>
        <w:t>UIR</w:t>
      </w:r>
      <w:r w:rsidR="00E54276">
        <w:rPr>
          <w:rFonts w:cs="Times New Roman"/>
        </w:rPr>
        <w:t xml:space="preserve">, </w:t>
      </w:r>
      <w:proofErr w:type="spellStart"/>
      <w:r w:rsidR="00E54276" w:rsidRPr="00B92E60">
        <w:rPr>
          <w:rFonts w:cs="Times New Roman"/>
          <w:i/>
        </w:rPr>
        <w:t>Upper</w:t>
      </w:r>
      <w:proofErr w:type="spellEnd"/>
      <w:r w:rsidR="00E54276" w:rsidRPr="00B92E60">
        <w:rPr>
          <w:rFonts w:cs="Times New Roman"/>
          <w:i/>
        </w:rPr>
        <w:t xml:space="preserve"> </w:t>
      </w:r>
      <w:proofErr w:type="spellStart"/>
      <w:r w:rsidR="00E54276" w:rsidRPr="00B92E60">
        <w:rPr>
          <w:rFonts w:cs="Times New Roman"/>
          <w:i/>
        </w:rPr>
        <w:t>Information</w:t>
      </w:r>
      <w:proofErr w:type="spellEnd"/>
      <w:r w:rsidR="00E54276" w:rsidRPr="00B92E60">
        <w:rPr>
          <w:rFonts w:cs="Times New Roman"/>
          <w:i/>
        </w:rPr>
        <w:t xml:space="preserve"> </w:t>
      </w:r>
      <w:proofErr w:type="spellStart"/>
      <w:r w:rsidR="00E54276" w:rsidRPr="00B92E60">
        <w:rPr>
          <w:rFonts w:cs="Times New Roman"/>
          <w:i/>
        </w:rPr>
        <w:t>Region</w:t>
      </w:r>
      <w:proofErr w:type="spellEnd"/>
      <w:r w:rsidR="00E54276">
        <w:rPr>
          <w:rFonts w:cs="Times New Roman"/>
        </w:rPr>
        <w:t>)</w:t>
      </w:r>
      <w:r w:rsidR="00E54276" w:rsidRPr="00E54276">
        <w:rPr>
          <w:rFonts w:cs="Times New Roman"/>
        </w:rPr>
        <w:t>, que se extiende desde el nivel de vuelo FL 245 hasta una altura ilimitada</w:t>
      </w:r>
      <w:sdt>
        <w:sdtPr>
          <w:rPr>
            <w:rFonts w:cs="Times New Roman"/>
          </w:rPr>
          <w:id w:val="-583766890"/>
          <w:citation/>
        </w:sdtPr>
        <w:sdtEndPr/>
        <w:sdtContent>
          <w:r w:rsidR="002B1E45">
            <w:rPr>
              <w:rFonts w:cs="Times New Roman"/>
            </w:rPr>
            <w:fldChar w:fldCharType="begin"/>
          </w:r>
          <w:r w:rsidR="002B1E45">
            <w:rPr>
              <w:rFonts w:cs="Times New Roman"/>
            </w:rPr>
            <w:instrText xml:space="preserve"> CITATION Aer11 \l 3082 </w:instrText>
          </w:r>
          <w:r w:rsidR="002B1E45">
            <w:rPr>
              <w:rFonts w:cs="Times New Roman"/>
            </w:rPr>
            <w:fldChar w:fldCharType="separate"/>
          </w:r>
          <w:r w:rsidR="00DE66A8">
            <w:rPr>
              <w:rFonts w:cs="Times New Roman"/>
              <w:noProof/>
            </w:rPr>
            <w:t xml:space="preserve"> </w:t>
          </w:r>
          <w:r w:rsidR="00DE66A8" w:rsidRPr="00DE66A8">
            <w:rPr>
              <w:rFonts w:cs="Times New Roman"/>
              <w:noProof/>
            </w:rPr>
            <w:t>[27]</w:t>
          </w:r>
          <w:r w:rsidR="002B1E45">
            <w:rPr>
              <w:rFonts w:cs="Times New Roman"/>
            </w:rPr>
            <w:fldChar w:fldCharType="end"/>
          </w:r>
        </w:sdtContent>
      </w:sdt>
      <w:r w:rsidR="00164DE0">
        <w:rPr>
          <w:rFonts w:cs="Times New Roman"/>
        </w:rPr>
        <w:t>. No obstante, esta división es opcional y frecuentemente la FIR también incluye la UIR para la gestión del tráfico si no hay necesidades especiales. En el resto de la discusión consideraremos esta última situación, por lo que usaremos el acrónimo FIR para referir</w:t>
      </w:r>
      <w:r w:rsidR="0052459C">
        <w:rPr>
          <w:rFonts w:cs="Times New Roman"/>
        </w:rPr>
        <w:t>n</w:t>
      </w:r>
      <w:r w:rsidR="00164DE0">
        <w:rPr>
          <w:rFonts w:cs="Times New Roman"/>
        </w:rPr>
        <w:t>os a las regiones globalmente.</w:t>
      </w:r>
      <w:commentRangeEnd w:id="1131"/>
      <w:r w:rsidR="00945919">
        <w:rPr>
          <w:rStyle w:val="CommentReference"/>
        </w:rPr>
        <w:commentReference w:id="1131"/>
      </w:r>
    </w:p>
    <w:p w14:paraId="510CB3A7" w14:textId="5D80A01A" w:rsidR="0052459C" w:rsidRPr="00E54276" w:rsidRDefault="00C3088F" w:rsidP="0052459C">
      <w:pPr>
        <w:spacing w:before="240" w:after="120"/>
        <w:ind w:firstLine="284"/>
        <w:jc w:val="both"/>
        <w:rPr>
          <w:rFonts w:cs="Times New Roman"/>
        </w:rPr>
      </w:pPr>
      <w:r>
        <w:t xml:space="preserve">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rsidR="00FA57E6">
        <w:t xml:space="preserve">los </w:t>
      </w:r>
      <w:r w:rsidR="00FA57E6" w:rsidRPr="002B284A">
        <w:t xml:space="preserve">Servicios de Tráfico Aéreo (ATS, </w:t>
      </w:r>
      <w:r w:rsidR="00FA57E6" w:rsidRPr="00E6712A">
        <w:rPr>
          <w:i/>
        </w:rPr>
        <w:t xml:space="preserve">Air </w:t>
      </w:r>
      <w:proofErr w:type="spellStart"/>
      <w:r w:rsidR="00FA57E6" w:rsidRPr="00E6712A">
        <w:rPr>
          <w:i/>
        </w:rPr>
        <w:t>Traffic</w:t>
      </w:r>
      <w:proofErr w:type="spellEnd"/>
      <w:r w:rsidR="00FA57E6" w:rsidRPr="00E6712A">
        <w:rPr>
          <w:i/>
        </w:rPr>
        <w:t xml:space="preserve"> </w:t>
      </w:r>
      <w:proofErr w:type="spellStart"/>
      <w:r w:rsidR="00FA57E6" w:rsidRPr="00E6712A">
        <w:rPr>
          <w:i/>
        </w:rPr>
        <w:t>Service</w:t>
      </w:r>
      <w:proofErr w:type="spellEnd"/>
      <w:r w:rsidR="00FA57E6" w:rsidRPr="002B284A">
        <w:t xml:space="preserve">) </w:t>
      </w:r>
      <w:r w:rsidR="00784846" w:rsidRPr="00E6712A">
        <w:t>presta</w:t>
      </w:r>
      <w:r w:rsidR="00FA57E6">
        <w:t>n</w:t>
      </w:r>
      <w:r w:rsidR="00784846" w:rsidRPr="00E6712A">
        <w:t xml:space="preserve"> el servicio de control. </w:t>
      </w:r>
      <w:r w:rsidR="00FA57E6">
        <w:t>Por el contrario</w:t>
      </w:r>
      <w:r w:rsidR="00C312EE" w:rsidRPr="00E6712A">
        <w:t xml:space="preserve">, en el </w:t>
      </w:r>
      <w:r w:rsidR="00C312EE" w:rsidRPr="00E6712A">
        <w:rPr>
          <w:i/>
        </w:rPr>
        <w:t>espacio aéreo no controlado</w:t>
      </w:r>
      <w:r w:rsidR="00C312EE" w:rsidRPr="00E6712A">
        <w:t xml:space="preserve"> los </w:t>
      </w:r>
      <w:proofErr w:type="spellStart"/>
      <w:r w:rsidR="00FA57E6">
        <w:t>ATSs</w:t>
      </w:r>
      <w:proofErr w:type="spellEnd"/>
      <w:r w:rsidR="00FA57E6">
        <w:t xml:space="preserve"> sólo </w:t>
      </w:r>
      <w:r w:rsidR="00C312EE" w:rsidRPr="00E6712A">
        <w:t xml:space="preserve">prestan </w:t>
      </w:r>
      <w:r w:rsidR="00C312EE" w:rsidRPr="00E6712A">
        <w:lastRenderedPageBreak/>
        <w:t>servicios de información y alerta, pero no existe ningún tipo de control.</w:t>
      </w:r>
      <w:r w:rsidR="0052459C">
        <w:t xml:space="preserve"> Las regiones también pueden incluir</w:t>
      </w:r>
      <w:r w:rsidR="0052459C" w:rsidRPr="002B284A">
        <w:t xml:space="preserve"> áreas prohibidas, restringidas o peligrosas</w:t>
      </w:r>
      <w:r w:rsidR="0052459C">
        <w:t>,</w:t>
      </w:r>
      <w:r w:rsidR="0052459C" w:rsidRPr="002B284A">
        <w:t xml:space="preserve"> que son zonas donde el vuelo de aeronaves </w:t>
      </w:r>
      <w:r w:rsidR="0052459C">
        <w:t>está limitado</w:t>
      </w:r>
      <w:r w:rsidR="0052459C" w:rsidRPr="002B284A">
        <w:t xml:space="preserve"> en diferentes medidas y por causas diversas.</w:t>
      </w:r>
    </w:p>
    <w:p w14:paraId="7F6736C4" w14:textId="2D261F60" w:rsidR="009143CB" w:rsidRDefault="0054504D" w:rsidP="00B869D0">
      <w:pPr>
        <w:spacing w:before="240" w:after="120"/>
        <w:ind w:firstLine="284"/>
        <w:jc w:val="both"/>
      </w:pPr>
      <w:r w:rsidRPr="00E54276">
        <w:rPr>
          <w:rFonts w:cs="Times New Roman"/>
        </w:rPr>
        <w:t>A su vez, para hacer más eficaz el volumen del tráfico aéreo existente, la FIR se subdivide en distintos sectores de gestión: las áreas de control, las zonas de control y las de tránsito de aeródromo.</w:t>
      </w:r>
      <w:r w:rsidRPr="004E6168">
        <w:t xml:space="preserve"> </w:t>
      </w:r>
      <w:r w:rsidR="0019550B">
        <w:t>C</w:t>
      </w:r>
      <w:r w:rsidR="007A61F8">
        <w:t xml:space="preserve">ada </w:t>
      </w:r>
      <w:r w:rsidR="0019550B">
        <w:t xml:space="preserve">uno de estos </w:t>
      </w:r>
      <w:r w:rsidR="007A61F8">
        <w:t>sector</w:t>
      </w:r>
      <w:r w:rsidR="0019550B">
        <w:t>es</w:t>
      </w:r>
      <w:r w:rsidR="007A61F8">
        <w:t xml:space="preserve"> tiene una unidad</w:t>
      </w:r>
      <w:r w:rsidR="005C67CA">
        <w:t>,</w:t>
      </w:r>
      <w:r w:rsidR="00784846" w:rsidRPr="00B869D0">
        <w:t xml:space="preserve"> </w:t>
      </w:r>
      <w:r w:rsidR="0019550B">
        <w:t xml:space="preserve">denominada </w:t>
      </w:r>
      <w:r w:rsidR="0019550B" w:rsidRPr="002B284A">
        <w:t xml:space="preserve">Centro de Control de Área (ACC, </w:t>
      </w:r>
      <w:proofErr w:type="spellStart"/>
      <w:r w:rsidR="0019550B" w:rsidRPr="00DC7152">
        <w:rPr>
          <w:i/>
        </w:rPr>
        <w:t>Area</w:t>
      </w:r>
      <w:proofErr w:type="spellEnd"/>
      <w:r w:rsidR="0019550B" w:rsidRPr="00DC7152">
        <w:rPr>
          <w:i/>
        </w:rPr>
        <w:t xml:space="preserve"> Control Cent</w:t>
      </w:r>
      <w:r w:rsidR="0019550B">
        <w:rPr>
          <w:i/>
        </w:rPr>
        <w:t>er</w:t>
      </w:r>
      <w:r w:rsidR="0019550B" w:rsidRPr="002B284A">
        <w:t>)</w:t>
      </w:r>
      <w:r w:rsidR="005C67CA">
        <w:t>, asignada</w:t>
      </w:r>
      <w:r w:rsidR="002D1E5C">
        <w:t xml:space="preserve"> </w:t>
      </w:r>
      <w:sdt>
        <w:sdtPr>
          <w:id w:val="-2046445556"/>
          <w:citation/>
        </w:sdtPr>
        <w:sdtEndPr/>
        <w:sdtContent>
          <w:r w:rsidR="002D1E5C">
            <w:fldChar w:fldCharType="begin"/>
          </w:r>
          <w:r w:rsidR="002D1E5C">
            <w:instrText xml:space="preserve"> CITATION USF09 \l 3082 </w:instrText>
          </w:r>
          <w:r w:rsidR="002D1E5C">
            <w:fldChar w:fldCharType="separate"/>
          </w:r>
          <w:r w:rsidR="00DE66A8" w:rsidRPr="00DE66A8">
            <w:rPr>
              <w:noProof/>
            </w:rPr>
            <w:t>[28]</w:t>
          </w:r>
          <w:r w:rsidR="002D1E5C">
            <w:fldChar w:fldCharType="end"/>
          </w:r>
        </w:sdtContent>
      </w:sdt>
      <w:r w:rsidR="0019550B">
        <w:t xml:space="preserve">. El </w:t>
      </w:r>
      <w:r w:rsidR="0019550B" w:rsidRPr="002B284A">
        <w:t>ACC</w:t>
      </w:r>
      <w:r w:rsidR="005C67CA">
        <w:t xml:space="preserve"> es</w:t>
      </w:r>
      <w:r w:rsidR="0019550B">
        <w:t xml:space="preserve"> </w:t>
      </w:r>
      <w:r w:rsidR="00784846" w:rsidRPr="00B869D0">
        <w:t>responsable</w:t>
      </w:r>
      <w:r w:rsidR="005C67CA">
        <w:t>,</w:t>
      </w:r>
      <w:r w:rsidR="00784846" w:rsidRPr="00B869D0">
        <w:t xml:space="preserve"> </w:t>
      </w:r>
      <w:r w:rsidR="005C67CA">
        <w:t>por un lado</w:t>
      </w:r>
      <w:r w:rsidR="00F05682">
        <w:t>,</w:t>
      </w:r>
      <w:r w:rsidR="005C67CA">
        <w:t xml:space="preserve"> </w:t>
      </w:r>
      <w:r w:rsidR="0019550B">
        <w:t>del control de los vuelos en su secci</w:t>
      </w:r>
      <w:r w:rsidR="005C67CA">
        <w:t>ón, y</w:t>
      </w:r>
      <w:r w:rsidR="00D44B12">
        <w:t>,</w:t>
      </w:r>
      <w:r w:rsidR="005C67CA">
        <w:t xml:space="preserve"> por otro, </w:t>
      </w:r>
      <w:r w:rsidR="002D1E5C">
        <w:t>de transferir</w:t>
      </w:r>
      <w:r w:rsidR="00D44B12" w:rsidRPr="00D44B12">
        <w:t xml:space="preserve"> </w:t>
      </w:r>
      <w:r w:rsidR="00D44B12">
        <w:t>a otro ACC</w:t>
      </w:r>
      <w:r w:rsidR="002D1E5C">
        <w:t xml:space="preserve"> </w:t>
      </w:r>
      <w:r w:rsidR="00BD2C20">
        <w:t>el</w:t>
      </w:r>
      <w:r w:rsidR="002D1E5C">
        <w:t xml:space="preserve"> s</w:t>
      </w:r>
      <w:r w:rsidR="002D1E5C" w:rsidRPr="002D1E5C">
        <w:t>ervicio de control</w:t>
      </w:r>
      <w:r w:rsidR="00BD2C20">
        <w:t xml:space="preserve"> de una aeronave</w:t>
      </w:r>
      <w:r w:rsidR="002D1E5C" w:rsidRPr="002D1E5C">
        <w:t xml:space="preserve"> </w:t>
      </w:r>
      <w:r w:rsidR="002D1E5C">
        <w:t xml:space="preserve">cuando </w:t>
      </w:r>
      <w:r w:rsidR="00BD2C20">
        <w:t>ésta se encuentra</w:t>
      </w:r>
      <w:r w:rsidR="00784846" w:rsidRPr="00B869D0">
        <w:t xml:space="preserve"> a punto de salir de </w:t>
      </w:r>
      <w:r w:rsidR="002D1E5C">
        <w:t xml:space="preserve">su </w:t>
      </w:r>
      <w:r w:rsidR="00784846" w:rsidRPr="00B869D0">
        <w:t xml:space="preserve">sector. </w:t>
      </w:r>
      <w:r w:rsidR="00E011F0">
        <w:t>Otras unidades</w:t>
      </w:r>
      <w:r w:rsidR="002D1E5C">
        <w:t xml:space="preserve"> son aquellas</w:t>
      </w:r>
      <w:r w:rsidR="00E011F0">
        <w:t xml:space="preserve"> centradas en el control de los aeropuertos, donde el movimiento de </w:t>
      </w:r>
      <w:r w:rsidR="00F3420A">
        <w:t xml:space="preserve">los </w:t>
      </w:r>
      <w:r w:rsidR="00E011F0">
        <w:t>aviones tiene condiciones particulares</w:t>
      </w:r>
      <w:r w:rsidR="002D1E5C">
        <w:t xml:space="preserve">. Estas unidades </w:t>
      </w:r>
      <w:r w:rsidR="00E011F0">
        <w:t>son las T</w:t>
      </w:r>
      <w:r w:rsidR="00E011F0" w:rsidRPr="002B284A">
        <w:t>orre</w:t>
      </w:r>
      <w:r w:rsidR="00E011F0">
        <w:t>s</w:t>
      </w:r>
      <w:r w:rsidR="00E011F0" w:rsidRPr="002B284A">
        <w:t xml:space="preserve"> de Control </w:t>
      </w:r>
      <w:r w:rsidR="00E011F0">
        <w:t>y</w:t>
      </w:r>
      <w:r w:rsidR="00E011F0" w:rsidRPr="002B284A">
        <w:t xml:space="preserve"> </w:t>
      </w:r>
      <w:r w:rsidR="00E011F0">
        <w:t xml:space="preserve">las </w:t>
      </w:r>
      <w:r w:rsidR="00E011F0" w:rsidRPr="002B284A">
        <w:t>Oficina</w:t>
      </w:r>
      <w:r w:rsidR="00E011F0">
        <w:t>s</w:t>
      </w:r>
      <w:r w:rsidR="00E011F0" w:rsidRPr="002B284A">
        <w:t xml:space="preserve"> de Control de Aproximación</w:t>
      </w:r>
      <w:r w:rsidR="009864B4">
        <w:t>.</w:t>
      </w:r>
    </w:p>
    <w:p w14:paraId="60B469BD" w14:textId="10209671" w:rsidR="00E011F0" w:rsidRPr="002B284A" w:rsidRDefault="00631C72" w:rsidP="00E011F0">
      <w:pPr>
        <w:spacing w:before="240" w:after="120"/>
        <w:ind w:firstLine="284"/>
        <w:jc w:val="both"/>
      </w:pPr>
      <w:r>
        <w:t>Todas e</w:t>
      </w:r>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Entre ellos se cuenta </w:t>
      </w:r>
      <w:r w:rsidR="00E011F0" w:rsidRPr="002B284A">
        <w:t xml:space="preserve">el </w:t>
      </w:r>
      <w:r w:rsidR="00E011F0" w:rsidRPr="00EC6144">
        <w:rPr>
          <w:i/>
        </w:rPr>
        <w:t>Radar</w:t>
      </w:r>
      <w:r w:rsidR="00E011F0" w:rsidRPr="002B284A">
        <w:t xml:space="preserve"> (RDR, </w:t>
      </w:r>
      <w:r w:rsidR="00E011F0" w:rsidRPr="002B284A">
        <w:rPr>
          <w:i/>
        </w:rPr>
        <w:t xml:space="preserve">Radio </w:t>
      </w:r>
      <w:proofErr w:type="spellStart"/>
      <w:r w:rsidR="00E011F0" w:rsidRPr="002B284A">
        <w:rPr>
          <w:i/>
        </w:rPr>
        <w:t>Detection</w:t>
      </w:r>
      <w:proofErr w:type="spellEnd"/>
      <w:r w:rsidR="00E011F0" w:rsidRPr="002B284A">
        <w:rPr>
          <w:i/>
        </w:rPr>
        <w:t xml:space="preserve"> and </w:t>
      </w:r>
      <w:proofErr w:type="spellStart"/>
      <w:r w:rsidR="00E011F0" w:rsidRPr="002B284A">
        <w:rPr>
          <w:i/>
        </w:rPr>
        <w:t>Ranging</w:t>
      </w:r>
      <w:proofErr w:type="spellEnd"/>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EC6144">
        <w:rPr>
          <w:i/>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427E0A60" w:rsidR="00696841" w:rsidRPr="009F0E36" w:rsidRDefault="007A61F8" w:rsidP="009F0E36">
      <w:pPr>
        <w:spacing w:before="240" w:after="120"/>
        <w:ind w:firstLine="284"/>
        <w:jc w:val="both"/>
      </w:pPr>
      <w:r>
        <w:t xml:space="preserve">Los controladores de tráfico aéreo </w:t>
      </w:r>
      <w:r w:rsidR="00E011F0">
        <w:t>son el personal que trabaja</w:t>
      </w:r>
      <w:r>
        <w:t xml:space="preserve"> </w:t>
      </w:r>
      <w:r w:rsidR="00E011F0">
        <w:t>en las</w:t>
      </w:r>
      <w:r>
        <w:t xml:space="preserve"> </w:t>
      </w:r>
      <w:r w:rsidR="009F0E36">
        <w:t>instalaciones</w:t>
      </w:r>
      <w:r>
        <w:t xml:space="preserve"> anterior</w:t>
      </w:r>
      <w:r w:rsidR="009F0E36">
        <w:t>mente descritas</w:t>
      </w:r>
      <w:r>
        <w:t xml:space="preserve">. 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w:t>
      </w:r>
      <w:r w:rsidR="002F0C74">
        <w:t xml:space="preserve"> o</w:t>
      </w:r>
      <w:r w:rsidR="00696841" w:rsidRPr="009F0E36">
        <w:t xml:space="preserve"> área de control terminal. Cada controlador ha de coordinarse con los controladores de sectores adyacentes para planificar las condiciones en </w:t>
      </w:r>
      <w:ins w:id="1132" w:author="Orion" w:date="2011-09-01T10:14:00Z">
        <w:r w:rsidR="00557F24">
          <w:t xml:space="preserve">las </w:t>
        </w:r>
      </w:ins>
      <w:r w:rsidR="00696841" w:rsidRPr="009F0E36">
        <w:t xml:space="preserve">que una aeronave ingresará en </w:t>
      </w:r>
      <w:ins w:id="1133" w:author="Orion" w:date="2011-09-01T10:14:00Z">
        <w:r w:rsidR="00557F24">
          <w:t>la otra</w:t>
        </w:r>
        <w:r w:rsidR="00557F24" w:rsidRPr="009F0E36">
          <w:t xml:space="preserve"> </w:t>
        </w:r>
      </w:ins>
      <w:del w:id="1134" w:author="Orion" w:date="2011-09-01T10:14:00Z">
        <w:r w:rsidR="00696841" w:rsidRPr="009F0E36" w:rsidDel="00557F24">
          <w:delText xml:space="preserve">su </w:delText>
        </w:r>
      </w:del>
      <w:r w:rsidR="00696841" w:rsidRPr="009F0E36">
        <w:t>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66ADE927" w14:textId="7860ED52" w:rsidR="00E60869"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w:t>
      </w:r>
      <w:r w:rsidR="00E60869">
        <w:t xml:space="preserve">los </w:t>
      </w:r>
      <w:r w:rsidRPr="009F0E36">
        <w:rPr>
          <w:i/>
        </w:rPr>
        <w:t>Reglamento</w:t>
      </w:r>
      <w:r w:rsidR="00E60869">
        <w:rPr>
          <w:i/>
        </w:rPr>
        <w:t>s</w:t>
      </w:r>
      <w:r w:rsidRPr="009F0E36">
        <w:rPr>
          <w:i/>
        </w:rPr>
        <w:t xml:space="preserve"> de Circulación Aérea</w:t>
      </w:r>
      <w:r w:rsidR="00E60869">
        <w:t xml:space="preserve"> de cada país, que trasponen normativas internacionales</w:t>
      </w:r>
      <w:r>
        <w:t>, y afecta</w:t>
      </w:r>
      <w:r w:rsidR="00E60869">
        <w:t>n</w:t>
      </w:r>
      <w:r>
        <w:t xml:space="preserve"> a 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Una parte importante de esta normativa se refiere a los planes de vuelo.</w:t>
      </w:r>
    </w:p>
    <w:p w14:paraId="4DE30486" w14:textId="397D6AEF" w:rsidR="00253B21" w:rsidRDefault="00784846" w:rsidP="009E02FC">
      <w:pPr>
        <w:spacing w:before="240" w:after="120"/>
        <w:ind w:firstLine="284"/>
        <w:jc w:val="both"/>
      </w:pPr>
      <w:r w:rsidRPr="00C37A16">
        <w:t>Para volar en el espacio aéreo,</w:t>
      </w:r>
      <w:r w:rsidR="001325BE" w:rsidRPr="00C37A16">
        <w:t xml:space="preserve"> </w:t>
      </w:r>
      <w:r w:rsidR="00F406F3">
        <w:t>toda</w:t>
      </w:r>
      <w:r w:rsidRPr="00C37A16">
        <w:t xml:space="preserve"> aeronave tiene que contar con </w:t>
      </w:r>
      <w:r w:rsidR="00DB19F4" w:rsidRPr="00C37A16">
        <w:t>un plan de vuelo</w:t>
      </w:r>
      <w:r w:rsidRPr="00C37A16">
        <w:t>.</w:t>
      </w:r>
      <w:r w:rsidR="00DB19F4" w:rsidRPr="00C37A16">
        <w:t xml:space="preserve"> </w:t>
      </w:r>
      <w:r w:rsidRPr="00C37A16">
        <w:t>Se trata de</w:t>
      </w:r>
      <w:r w:rsidR="00DB19F4" w:rsidRPr="00C37A16">
        <w:t xml:space="preserve"> un informe donde se indican todos los datos referentes al vuelo</w:t>
      </w:r>
      <w:r w:rsidRPr="00C37A16">
        <w:t xml:space="preserve"> incluyendo el lugar y hora </w:t>
      </w:r>
      <w:r w:rsidR="00DB19F4" w:rsidRPr="00C37A16">
        <w:t>de salida</w:t>
      </w:r>
      <w:r w:rsidRPr="00C37A16">
        <w:t xml:space="preserve"> y los de</w:t>
      </w:r>
      <w:r w:rsidR="00DB19F4" w:rsidRPr="00C37A16">
        <w:t xml:space="preserve"> destino, </w:t>
      </w:r>
      <w:r w:rsidRPr="00C37A16">
        <w:t>la</w:t>
      </w:r>
      <w:r w:rsidR="00DB19F4" w:rsidRPr="00C37A16">
        <w:t xml:space="preserve"> altitud</w:t>
      </w:r>
      <w:r w:rsidRPr="00C37A16">
        <w:t xml:space="preserve"> y</w:t>
      </w:r>
      <w:r w:rsidR="00DB19F4" w:rsidRPr="00C37A16">
        <w:t xml:space="preserve"> velocidad de crucero</w:t>
      </w:r>
      <w:r w:rsidRPr="00C37A16">
        <w:t xml:space="preserve"> durante el vuelo, los</w:t>
      </w:r>
      <w:r w:rsidR="00DB19F4" w:rsidRPr="00C37A16">
        <w:t xml:space="preserve"> </w:t>
      </w:r>
      <w:r w:rsidRPr="00C37A16">
        <w:t>puntos intermedios por los que ha de pasar el vuelo</w:t>
      </w:r>
      <w:r w:rsidR="00DB19F4" w:rsidRPr="00C37A16">
        <w:t xml:space="preserve">, </w:t>
      </w:r>
      <w:r w:rsidRPr="00F45FF0">
        <w:t>el</w:t>
      </w:r>
      <w:r w:rsidR="00CB1361" w:rsidRPr="00F45FF0">
        <w:t xml:space="preserve"> tipo de vuelo </w:t>
      </w:r>
      <w:r w:rsidRPr="00F45FF0">
        <w:t>a realizar,</w:t>
      </w:r>
      <w:r w:rsidR="00DB19F4" w:rsidRPr="00F45FF0">
        <w:t xml:space="preserve"> </w:t>
      </w:r>
      <w:r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Pr="007A61F8">
        <w:t>l plan de vuelo ha de ser notificado a la autoridad</w:t>
      </w:r>
      <w:r w:rsidR="008D2B1A" w:rsidRPr="007A61F8">
        <w:t xml:space="preserve"> ATS</w:t>
      </w:r>
      <w:r w:rsidRPr="007A61F8">
        <w:t xml:space="preserve"> competente</w:t>
      </w:r>
      <w:r w:rsidR="006A4E89" w:rsidRPr="007A61F8">
        <w:t xml:space="preserve"> para que sea aprobado.</w:t>
      </w:r>
    </w:p>
    <w:p w14:paraId="3B8E7FA7" w14:textId="1B7C2E50" w:rsidR="00DD77B4"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w:t>
      </w:r>
      <w:r w:rsidRPr="007A61F8">
        <w:lastRenderedPageBreak/>
        <w:t xml:space="preserve">de Vuelo Instrumental (IFR, </w:t>
      </w:r>
      <w:proofErr w:type="spellStart"/>
      <w:r w:rsidRPr="009E02FC">
        <w:rPr>
          <w:i/>
        </w:rPr>
        <w:t>Instrument</w:t>
      </w:r>
      <w:proofErr w:type="spellEnd"/>
      <w:r w:rsidRPr="009E02FC">
        <w:rPr>
          <w:i/>
        </w:rPr>
        <w:t xml:space="preserve"> Flight Rules</w:t>
      </w:r>
      <w:r w:rsidRPr="007A61F8">
        <w:t>).</w:t>
      </w:r>
      <w:r w:rsidR="00417ACD">
        <w:t xml:space="preserve"> </w:t>
      </w:r>
      <w:r w:rsidR="00366B82" w:rsidRPr="007A61F8">
        <w:t>Las</w:t>
      </w:r>
      <w:r w:rsidR="00067307" w:rsidRPr="007A61F8">
        <w:t xml:space="preserve"> </w:t>
      </w:r>
      <w:proofErr w:type="spellStart"/>
      <w:r w:rsidR="00067307" w:rsidRPr="007A61F8">
        <w:t>VFR</w:t>
      </w:r>
      <w:r w:rsidR="008F4A0F">
        <w:t>s</w:t>
      </w:r>
      <w:proofErr w:type="spellEnd"/>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w:t>
      </w:r>
      <w:r w:rsidR="00E60869">
        <w:t xml:space="preserve"> </w:t>
      </w:r>
      <w:r w:rsidR="00067307" w:rsidRPr="007A61F8">
        <w:t>m</w:t>
      </w:r>
      <w:r w:rsidR="00E60869">
        <w:t>etros</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w:t>
      </w:r>
      <w:ins w:id="1135" w:author="IO" w:date="2011-08-29T20:31:00Z">
        <w:r w:rsidR="00E60869">
          <w:t xml:space="preserve"> </w:t>
        </w:r>
      </w:ins>
      <w:ins w:id="1136" w:author="Orion" w:date="2011-09-01T10:16:00Z">
        <w:r w:rsidR="00557F24">
          <w:t>es posible que hagan uso de la</w:t>
        </w:r>
        <w:r w:rsidR="00557F24" w:rsidRPr="009E02FC">
          <w:t xml:space="preserve"> </w:t>
        </w:r>
      </w:ins>
      <w:ins w:id="1137" w:author="IO" w:date="2011-08-29T20:31:00Z">
        <w:del w:id="1138" w:author="Orion" w:date="2011-09-01T10:16:00Z">
          <w:r w:rsidR="00E60869" w:rsidDel="00557F24">
            <w:delText>se</w:delText>
          </w:r>
        </w:del>
      </w:ins>
      <w:del w:id="1139" w:author="Orion" w:date="2011-09-01T10:16:00Z">
        <w:r w:rsidR="002D2823" w:rsidRPr="009E02FC" w:rsidDel="00557F24">
          <w:delText xml:space="preserve"> emplea </w:delText>
        </w:r>
      </w:del>
      <w:r w:rsidR="002D2823" w:rsidRPr="009E02FC">
        <w:t>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w:t>
      </w:r>
      <w:proofErr w:type="spellStart"/>
      <w:r w:rsidR="00067307" w:rsidRPr="009E02FC">
        <w:t>IFR</w:t>
      </w:r>
      <w:r w:rsidR="008F4A0F">
        <w:t>s</w:t>
      </w:r>
      <w:proofErr w:type="spellEnd"/>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512FDA38" w14:textId="71C46952" w:rsidR="008D62C6" w:rsidRPr="00A613A1" w:rsidRDefault="008D62C6" w:rsidP="00C26E12">
      <w:pPr>
        <w:spacing w:before="240" w:after="120"/>
        <w:ind w:firstLine="284"/>
        <w:jc w:val="both"/>
      </w:pPr>
      <w:r>
        <w:t xml:space="preserve">Una de las tareas principales de los controladores para vuelos </w:t>
      </w:r>
      <w:proofErr w:type="spellStart"/>
      <w:r>
        <w:t>IFRs</w:t>
      </w:r>
      <w:proofErr w:type="spellEnd"/>
      <w:r>
        <w:t xml:space="preserve">, y en ocasiones también para los </w:t>
      </w:r>
      <w:proofErr w:type="spellStart"/>
      <w:r>
        <w:t>VFRs</w:t>
      </w:r>
      <w:proofErr w:type="spellEnd"/>
      <w:r>
        <w:t xml:space="preserve">, es gestionar la </w:t>
      </w:r>
      <w:r w:rsidRPr="0066693E">
        <w:rPr>
          <w:i/>
        </w:rPr>
        <w:t>resolución de conflictos</w:t>
      </w:r>
      <w:r>
        <w:t xml:space="preserve">. La normativa para el tráfico aéreo </w:t>
      </w:r>
      <w:sdt>
        <w:sdtPr>
          <w:id w:val="-1811929156"/>
          <w:citation/>
        </w:sdtPr>
        <w:sdtEndPr/>
        <w:sdtContent>
          <w:r w:rsidRPr="00A613A1">
            <w:fldChar w:fldCharType="begin"/>
          </w:r>
          <w:r w:rsidRPr="000A7C4A">
            <w:instrText xml:space="preserve"> CITATION Fed10 \l 3082 </w:instrText>
          </w:r>
          <w:r w:rsidRPr="00A613A1">
            <w:fldChar w:fldCharType="separate"/>
          </w:r>
          <w:r w:rsidR="00DE66A8" w:rsidRPr="00DE66A8">
            <w:rPr>
              <w:noProof/>
            </w:rPr>
            <w:t>[29]</w:t>
          </w:r>
          <w:r w:rsidRPr="00A613A1">
            <w:fldChar w:fldCharType="end"/>
          </w:r>
        </w:sdtContent>
      </w:sdt>
      <w:r>
        <w:t xml:space="preserve"> </w:t>
      </w:r>
      <w:r w:rsidRPr="00A613A1">
        <w:t>establece valores mínimos de separación entre aviones:</w:t>
      </w:r>
    </w:p>
    <w:p w14:paraId="33D371FB" w14:textId="77777777" w:rsidR="008D62C6" w:rsidRPr="00A613A1" w:rsidRDefault="008D62C6" w:rsidP="008D62C6">
      <w:pPr>
        <w:pStyle w:val="ListParagraph"/>
        <w:numPr>
          <w:ilvl w:val="0"/>
          <w:numId w:val="41"/>
        </w:numPr>
        <w:spacing w:before="120" w:after="120"/>
        <w:ind w:left="641" w:hanging="357"/>
        <w:jc w:val="both"/>
      </w:pPr>
      <w:r w:rsidRPr="00A613A1">
        <w:t>Separación vertical:</w:t>
      </w:r>
    </w:p>
    <w:p w14:paraId="51C889A4" w14:textId="77777777" w:rsidR="008D62C6" w:rsidRPr="00A613A1" w:rsidRDefault="008D62C6" w:rsidP="008D62C6">
      <w:pPr>
        <w:pStyle w:val="ListParagraph"/>
        <w:numPr>
          <w:ilvl w:val="1"/>
          <w:numId w:val="41"/>
        </w:numPr>
        <w:spacing w:before="120" w:after="120"/>
        <w:jc w:val="both"/>
      </w:pPr>
      <w:r w:rsidRPr="00A613A1">
        <w:t>1000 pies (305 metros) cuando se vuela por debajo de los 29000 pies (8839 metros).</w:t>
      </w:r>
    </w:p>
    <w:p w14:paraId="15554228" w14:textId="77777777" w:rsidR="008D62C6" w:rsidRPr="00A613A1" w:rsidRDefault="008D62C6" w:rsidP="008D62C6">
      <w:pPr>
        <w:pStyle w:val="ListParagraph"/>
        <w:numPr>
          <w:ilvl w:val="1"/>
          <w:numId w:val="41"/>
        </w:numPr>
        <w:spacing w:before="120" w:after="120"/>
        <w:jc w:val="both"/>
      </w:pPr>
      <w:r w:rsidRPr="00A613A1">
        <w:t>2000 pies (610 metros) cuando se vuela por encima de los 29000 pies</w:t>
      </w:r>
      <w:r>
        <w:t>.</w:t>
      </w:r>
    </w:p>
    <w:p w14:paraId="02D7A963" w14:textId="77777777" w:rsidR="008D62C6" w:rsidRPr="00A613A1" w:rsidRDefault="008D62C6" w:rsidP="008D62C6">
      <w:pPr>
        <w:pStyle w:val="ListParagraph"/>
        <w:numPr>
          <w:ilvl w:val="0"/>
          <w:numId w:val="41"/>
        </w:numPr>
        <w:spacing w:before="120" w:after="120"/>
        <w:ind w:left="641" w:hanging="357"/>
        <w:jc w:val="both"/>
      </w:pPr>
      <w:r w:rsidRPr="00A613A1">
        <w:t>Separación longitudinal: 5-10 millas náuticas (9.260 - 18520 metros).</w:t>
      </w:r>
    </w:p>
    <w:p w14:paraId="124A9D77" w14:textId="2689FEED" w:rsidR="008D62C6" w:rsidRPr="009E02FC" w:rsidRDefault="008D62C6" w:rsidP="008D62C6">
      <w:pPr>
        <w:spacing w:before="240" w:after="120"/>
        <w:ind w:firstLine="284"/>
        <w:jc w:val="both"/>
      </w:pPr>
      <w:r>
        <w:t>Cuando no se representa 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t>
      </w:r>
    </w:p>
    <w:p w14:paraId="65237B05" w14:textId="06098497"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w:t>
      </w:r>
      <w:r w:rsidR="00E60869">
        <w:t xml:space="preserve">la </w:t>
      </w:r>
      <w:r w:rsidR="00310C27">
        <w:t xml:space="preserve">información que deben manipular los agentes </w:t>
      </w:r>
      <w:r w:rsidR="00E60869">
        <w:t xml:space="preserve">y las </w:t>
      </w:r>
      <w:r w:rsidR="00310C27">
        <w:t>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B92E60" w:rsidRDefault="00BB1765" w:rsidP="00EB451E">
      <w:pPr>
        <w:pStyle w:val="Heading1"/>
        <w:numPr>
          <w:ilvl w:val="0"/>
          <w:numId w:val="40"/>
        </w:numPr>
        <w:rPr>
          <w:b w:val="0"/>
          <w:sz w:val="52"/>
          <w:szCs w:val="52"/>
        </w:rPr>
      </w:pPr>
      <w:bookmarkStart w:id="1140" w:name="_Toc298344399"/>
      <w:bookmarkStart w:id="1141" w:name="_Toc298429456"/>
      <w:bookmarkStart w:id="1142" w:name="_Toc298430321"/>
      <w:bookmarkStart w:id="1143" w:name="_Toc298516027"/>
      <w:bookmarkStart w:id="1144" w:name="_Toc298690976"/>
      <w:bookmarkStart w:id="1145" w:name="_Toc298700798"/>
      <w:bookmarkStart w:id="1146" w:name="_Toc298752118"/>
      <w:bookmarkStart w:id="1147" w:name="_Toc298757498"/>
      <w:bookmarkStart w:id="1148" w:name="_Toc298777444"/>
      <w:bookmarkStart w:id="1149" w:name="_Toc298787409"/>
      <w:bookmarkStart w:id="1150" w:name="_Toc298944572"/>
      <w:bookmarkStart w:id="1151" w:name="_Toc298954489"/>
      <w:bookmarkStart w:id="1152" w:name="_Toc299007660"/>
      <w:bookmarkStart w:id="1153" w:name="_Toc299012018"/>
      <w:bookmarkStart w:id="1154" w:name="_Toc299103566"/>
      <w:bookmarkStart w:id="1155" w:name="_Toc299103939"/>
      <w:bookmarkStart w:id="1156" w:name="_Toc299463764"/>
      <w:bookmarkStart w:id="1157" w:name="_Toc299463848"/>
      <w:bookmarkStart w:id="1158" w:name="_Ref299115945"/>
      <w:bookmarkStart w:id="1159" w:name="_Toc302654525"/>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r w:rsidRPr="00023E6E">
        <w:rPr>
          <w:b w:val="0"/>
          <w:sz w:val="52"/>
          <w:szCs w:val="52"/>
        </w:rPr>
        <w:lastRenderedPageBreak/>
        <w:t>Estado del arte</w:t>
      </w:r>
      <w:bookmarkEnd w:id="1158"/>
      <w:bookmarkEnd w:id="1159"/>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71153F">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71153F">
        <w:t>3.2</w:t>
      </w:r>
      <w:r w:rsidR="00DB042A">
        <w:fldChar w:fldCharType="end"/>
      </w:r>
      <w:r w:rsidR="00DB042A">
        <w:t xml:space="preserve"> analiza la investigación en </w:t>
      </w:r>
      <w:proofErr w:type="spellStart"/>
      <w:r w:rsidR="00DB042A">
        <w:t>UAVs</w:t>
      </w:r>
      <w:proofErr w:type="spellEnd"/>
      <w:r w:rsidR="00DB042A">
        <w:t>,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71153F">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1160" w:name="_Ref298429770"/>
      <w:bookmarkStart w:id="1161" w:name="_Toc302654526"/>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160"/>
      <w:bookmarkEnd w:id="1161"/>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EndPr/>
        <w:sdtContent>
          <w:r w:rsidR="002E7F99" w:rsidRPr="00F45FF0">
            <w:fldChar w:fldCharType="begin"/>
          </w:r>
          <w:r w:rsidR="00A26A1E">
            <w:instrText xml:space="preserve">CITATION Hel99 \l 3082 </w:instrText>
          </w:r>
          <w:r w:rsidR="002E7F99" w:rsidRPr="00F45FF0">
            <w:fldChar w:fldCharType="separate"/>
          </w:r>
          <w:r w:rsidR="00DE66A8">
            <w:rPr>
              <w:noProof/>
            </w:rPr>
            <w:t xml:space="preserve"> </w:t>
          </w:r>
          <w:r w:rsidR="00DE66A8" w:rsidRPr="00DE66A8">
            <w:rPr>
              <w:noProof/>
            </w:rPr>
            <w:t>[30]</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EndPr/>
        <w:sdtContent>
          <w:r w:rsidRPr="00F45FF0">
            <w:fldChar w:fldCharType="begin"/>
          </w:r>
          <w:r w:rsidR="0071557E">
            <w:instrText xml:space="preserve">CITATION Ear88 \l 3082 </w:instrText>
          </w:r>
          <w:r w:rsidRPr="00F45FF0">
            <w:fldChar w:fldCharType="separate"/>
          </w:r>
          <w:r w:rsidR="00DE66A8" w:rsidRPr="00DE66A8">
            <w:rPr>
              <w:noProof/>
            </w:rPr>
            <w:t>[31]</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28CF39B7" w:rsidR="0003066C" w:rsidRPr="00B40816" w:rsidRDefault="002E7F99" w:rsidP="0003066C">
      <w:pPr>
        <w:pStyle w:val="ListParagraph"/>
        <w:numPr>
          <w:ilvl w:val="0"/>
          <w:numId w:val="41"/>
        </w:numPr>
        <w:spacing w:before="120" w:after="120"/>
        <w:ind w:left="641" w:hanging="357"/>
        <w:jc w:val="both"/>
      </w:pPr>
      <w:r w:rsidRPr="0057098F">
        <w:t xml:space="preserve">Al describir </w:t>
      </w:r>
      <w:r w:rsidR="00020422">
        <w:t xml:space="preserve">los </w:t>
      </w:r>
      <w:proofErr w:type="spellStart"/>
      <w:r w:rsidRPr="0057098F">
        <w:t>HF</w:t>
      </w:r>
      <w:r w:rsidR="00FE7837">
        <w:t>s</w:t>
      </w:r>
      <w:proofErr w:type="spellEnd"/>
      <w:r w:rsidRPr="0057098F">
        <w:t xml:space="preserve"> como una tecnología, se hace hincapié en su carácter práctico; se orienta a problemas más que centrarse en la disciplina. La relación entre </w:t>
      </w:r>
      <w:r w:rsidR="00020422">
        <w:t xml:space="preserve">los </w:t>
      </w:r>
      <w:proofErr w:type="spellStart"/>
      <w:r w:rsidRPr="0057098F">
        <w:t>HF</w:t>
      </w:r>
      <w:r w:rsidR="00FE7837">
        <w:t>s</w:t>
      </w:r>
      <w:proofErr w:type="spellEnd"/>
      <w:r w:rsidRPr="0057098F">
        <w:t xml:space="preserve"> y las ciencias humanas podría compararse con la relación entre ingeniería y ciencias físicas.</w:t>
      </w:r>
      <w:r w:rsidR="0003066C" w:rsidRPr="0003066C">
        <w:t xml:space="preserve"> </w:t>
      </w:r>
      <w:r w:rsidR="0003066C" w:rsidRPr="00B40816">
        <w:t xml:space="preserve">Las ciencias humanas comprenden los estudios de la estructura y naturaleza del ser humano, sus capacidades y limitaciones, y sus comportamientos ya sea en solitario o en grupo. En común con todas las tecnologías, </w:t>
      </w:r>
      <w:r w:rsidR="00020422">
        <w:t xml:space="preserve">los </w:t>
      </w:r>
      <w:proofErr w:type="spellStart"/>
      <w:r w:rsidR="0003066C" w:rsidRPr="00B40816">
        <w:t>HF</w:t>
      </w:r>
      <w:r w:rsidR="00FE7837">
        <w:t>s</w:t>
      </w:r>
      <w:proofErr w:type="spellEnd"/>
      <w:r w:rsidR="0003066C" w:rsidRPr="00B40816">
        <w:t xml:space="preserve"> se preocupa</w:t>
      </w:r>
      <w:r w:rsidR="00020422">
        <w:t>n</w:t>
      </w:r>
      <w:r w:rsidR="0003066C" w:rsidRPr="00B40816">
        <w:t xml:space="preserve">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r w:rsidR="00C345B3">
        <w:t xml:space="preserve"> aérea</w:t>
      </w:r>
      <w:r w:rsidRPr="00F45FF0">
        <w:t>.</w:t>
      </w:r>
      <w:r w:rsidR="009B648C">
        <w:t xml:space="preserve"> Ambos pretenden dotar a las tripulaciones de las aeronaves de conocimiento y protocolos para gestionar sus vuelos, aunque el foco es diferente.</w:t>
      </w:r>
    </w:p>
    <w:p w14:paraId="0488291D" w14:textId="479546BB" w:rsidR="002E7F99" w:rsidRPr="00F45FF0" w:rsidRDefault="002E7F99" w:rsidP="002E7F99">
      <w:pPr>
        <w:spacing w:before="240" w:after="120"/>
        <w:ind w:firstLine="284"/>
        <w:jc w:val="both"/>
      </w:pPr>
      <w:r w:rsidRPr="00FA57E6">
        <w:t>La industria aeronáutica incorporó hace décadas</w:t>
      </w:r>
      <w:r w:rsidR="009B648C">
        <w:t xml:space="preserve"> </w:t>
      </w:r>
      <w:sdt>
        <w:sdtPr>
          <w:id w:val="-1241168410"/>
          <w:citation/>
        </w:sdtPr>
        <w:sdtEndPr/>
        <w:sdtContent>
          <w:r w:rsidR="0009077D">
            <w:fldChar w:fldCharType="begin"/>
          </w:r>
          <w:r w:rsidR="0009077D">
            <w:instrText xml:space="preserve"> CITATION Coo80 \l 3082 </w:instrText>
          </w:r>
          <w:r w:rsidR="0009077D">
            <w:fldChar w:fldCharType="separate"/>
          </w:r>
          <w:r w:rsidR="00DE66A8" w:rsidRPr="00DE66A8">
            <w:rPr>
              <w:noProof/>
            </w:rPr>
            <w:t>[32]</w:t>
          </w:r>
          <w:r w:rsidR="0009077D">
            <w:fldChar w:fldCharType="end"/>
          </w:r>
        </w:sdtContent>
      </w:sdt>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proofErr w:type="spellStart"/>
      <w:r w:rsidRPr="0009077D">
        <w:rPr>
          <w:i/>
        </w:rPr>
        <w:t>Crew</w:t>
      </w:r>
      <w:proofErr w:type="spellEnd"/>
      <w:r w:rsidRPr="0009077D">
        <w:rPr>
          <w:i/>
        </w:rPr>
        <w:t xml:space="preserve"> </w:t>
      </w:r>
      <w:proofErr w:type="spellStart"/>
      <w:r w:rsidR="009B648C" w:rsidRPr="0009077D">
        <w:rPr>
          <w:i/>
        </w:rPr>
        <w:t>R</w:t>
      </w:r>
      <w:r w:rsidRPr="0009077D">
        <w:rPr>
          <w:i/>
        </w:rPr>
        <w:t>esource</w:t>
      </w:r>
      <w:proofErr w:type="spellEnd"/>
      <w:r w:rsidRPr="0009077D">
        <w:rPr>
          <w:i/>
        </w:rPr>
        <w:t xml:space="preserv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EndPr/>
        <w:sdtContent>
          <w:r w:rsidRPr="00F45FF0">
            <w:fldChar w:fldCharType="begin"/>
          </w:r>
          <w:r w:rsidR="0071557E">
            <w:instrText xml:space="preserve">CITATION Tag94 \l 3082 </w:instrText>
          </w:r>
          <w:r w:rsidRPr="00F45FF0">
            <w:fldChar w:fldCharType="separate"/>
          </w:r>
          <w:r w:rsidR="00DE66A8">
            <w:rPr>
              <w:noProof/>
            </w:rPr>
            <w:t xml:space="preserve"> </w:t>
          </w:r>
          <w:r w:rsidR="00DE66A8" w:rsidRPr="00DE66A8">
            <w:rPr>
              <w:noProof/>
            </w:rPr>
            <w:t>[33]</w:t>
          </w:r>
          <w:r w:rsidRPr="00F45FF0">
            <w:fldChar w:fldCharType="end"/>
          </w:r>
        </w:sdtContent>
      </w:sdt>
      <w:r w:rsidRPr="00F45FF0">
        <w:t xml:space="preserve">. A lo largo de los años, el CRM ha ido evolucionando </w:t>
      </w:r>
      <w:sdt>
        <w:sdtPr>
          <w:id w:val="-1904753656"/>
          <w:citation/>
        </w:sdtPr>
        <w:sdtEndPr/>
        <w:sdtContent>
          <w:r w:rsidRPr="00F45FF0">
            <w:fldChar w:fldCharType="begin"/>
          </w:r>
          <w:r w:rsidR="00A26A1E">
            <w:instrText xml:space="preserve">CITATION Hel99 \l 3082 </w:instrText>
          </w:r>
          <w:r w:rsidRPr="00F45FF0">
            <w:fldChar w:fldCharType="separate"/>
          </w:r>
          <w:r w:rsidR="00DE66A8" w:rsidRPr="00DE66A8">
            <w:rPr>
              <w:noProof/>
            </w:rPr>
            <w:t>[30]</w:t>
          </w:r>
          <w:r w:rsidRPr="00F45FF0">
            <w:fldChar w:fldCharType="end"/>
          </w:r>
        </w:sdtContent>
      </w:sdt>
      <w:r w:rsidR="00BE3826">
        <w:t>,</w:t>
      </w:r>
      <w:r w:rsidRPr="00F45FF0">
        <w:t xml:space="preserve"> pasando a ser básico en </w:t>
      </w:r>
      <w:del w:id="1162" w:author="Orion" w:date="2011-09-01T10:17:00Z">
        <w:r w:rsidRPr="00F45FF0" w:rsidDel="00557F24">
          <w:delText xml:space="preserve">cuanto a </w:delText>
        </w:r>
      </w:del>
      <w:r w:rsidRPr="00F45FF0">
        <w:t>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r w:rsidR="00D77207">
        <w:t xml:space="preserve"> </w:t>
      </w:r>
      <w:sdt>
        <w:sdtPr>
          <w:id w:val="-1268226279"/>
          <w:citation/>
        </w:sdtPr>
        <w:sdtEndPr/>
        <w:sdtContent>
          <w:r w:rsidR="00D77207">
            <w:fldChar w:fldCharType="begin"/>
          </w:r>
          <w:r w:rsidR="00D77207">
            <w:instrText xml:space="preserve"> CITATION Wie95 \l 3082 </w:instrText>
          </w:r>
          <w:r w:rsidR="00D77207">
            <w:fldChar w:fldCharType="separate"/>
          </w:r>
          <w:r w:rsidR="00DE66A8" w:rsidRPr="00DE66A8">
            <w:rPr>
              <w:noProof/>
            </w:rPr>
            <w:t>[34]</w:t>
          </w:r>
          <w:r w:rsidR="00D77207">
            <w:fldChar w:fldCharType="end"/>
          </w:r>
        </w:sdtContent>
      </w:sdt>
      <w:r w:rsidRPr="00F45FF0">
        <w:t xml:space="preserve">. De los artículos </w:t>
      </w:r>
      <w:sdt>
        <w:sdtPr>
          <w:id w:val="-583224404"/>
          <w:citation/>
        </w:sdtPr>
        <w:sdtEndPr/>
        <w:sdtContent>
          <w:r w:rsidRPr="00F45FF0">
            <w:fldChar w:fldCharType="begin"/>
          </w:r>
          <w:r w:rsidR="00697AA0">
            <w:instrText xml:space="preserve">CITATION FAA95 \l 3082 </w:instrText>
          </w:r>
          <w:r w:rsidRPr="00F45FF0">
            <w:fldChar w:fldCharType="separate"/>
          </w:r>
          <w:r w:rsidR="00DE66A8" w:rsidRPr="00DE66A8">
            <w:rPr>
              <w:noProof/>
            </w:rPr>
            <w:t>[35]</w:t>
          </w:r>
          <w:r w:rsidRPr="00F45FF0">
            <w:fldChar w:fldCharType="end"/>
          </w:r>
        </w:sdtContent>
      </w:sdt>
      <w:sdt>
        <w:sdtPr>
          <w:id w:val="669223289"/>
          <w:citation/>
        </w:sdtPr>
        <w:sdtEndPr/>
        <w:sdtContent>
          <w:r w:rsidRPr="00F45FF0">
            <w:fldChar w:fldCharType="begin"/>
          </w:r>
          <w:r w:rsidRPr="007A61F8">
            <w:instrText xml:space="preserve"> CITATION Mel93 \l 3082 </w:instrText>
          </w:r>
          <w:r w:rsidRPr="00F45FF0">
            <w:fldChar w:fldCharType="separate"/>
          </w:r>
          <w:r w:rsidR="00DE66A8">
            <w:rPr>
              <w:noProof/>
            </w:rPr>
            <w:t xml:space="preserve"> </w:t>
          </w:r>
          <w:r w:rsidR="00DE66A8" w:rsidRPr="00DE66A8">
            <w:rPr>
              <w:noProof/>
            </w:rPr>
            <w:t>[36]</w:t>
          </w:r>
          <w:r w:rsidRPr="00F45FF0">
            <w:fldChar w:fldCharType="end"/>
          </w:r>
        </w:sdtContent>
      </w:sdt>
      <w:sdt>
        <w:sdtPr>
          <w:id w:val="1411504170"/>
          <w:citation/>
        </w:sdtPr>
        <w:sdtEndPr/>
        <w:sdtContent>
          <w:r w:rsidRPr="00F45FF0">
            <w:fldChar w:fldCharType="begin"/>
          </w:r>
          <w:r w:rsidR="00EC733D">
            <w:instrText xml:space="preserve">CITATION TKe97 \l 3082 </w:instrText>
          </w:r>
          <w:r w:rsidRPr="00F45FF0">
            <w:fldChar w:fldCharType="separate"/>
          </w:r>
          <w:r w:rsidR="00DE66A8">
            <w:rPr>
              <w:noProof/>
            </w:rPr>
            <w:t xml:space="preserve"> </w:t>
          </w:r>
          <w:r w:rsidR="00DE66A8" w:rsidRPr="00DE66A8">
            <w:rPr>
              <w:noProof/>
            </w:rPr>
            <w:t>[37]</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363039F2"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xml:space="preserve">. Capacidades de planificación de la ruta y tiempos de </w:t>
      </w:r>
      <w:r w:rsidR="00020422">
        <w:t>é</w:t>
      </w:r>
      <w:r w:rsidRPr="00D77207">
        <w:t>sta.</w:t>
      </w:r>
    </w:p>
    <w:p w14:paraId="1C6E385E" w14:textId="6E146E17" w:rsidR="002E7F99" w:rsidRPr="00F45FF0" w:rsidRDefault="002E7F99" w:rsidP="002E7F99">
      <w:pPr>
        <w:spacing w:before="240" w:after="120"/>
        <w:ind w:firstLine="284"/>
        <w:jc w:val="both"/>
      </w:pPr>
      <w:r w:rsidRPr="00F45FF0">
        <w:t xml:space="preserve">El segundo procedimiento típico de </w:t>
      </w:r>
      <w:proofErr w:type="spellStart"/>
      <w:r w:rsidRPr="00F45FF0">
        <w:t>HF</w:t>
      </w:r>
      <w:r w:rsidR="0074398B">
        <w:t>s</w:t>
      </w:r>
      <w:proofErr w:type="spellEnd"/>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w:t>
      </w:r>
      <w:proofErr w:type="spellStart"/>
      <w:r w:rsidR="009B648C" w:rsidRPr="00C345B3">
        <w:rPr>
          <w:i/>
        </w:rPr>
        <w:t>Oriented</w:t>
      </w:r>
      <w:proofErr w:type="spellEnd"/>
      <w:r w:rsidR="009B648C" w:rsidRPr="00C345B3">
        <w:rPr>
          <w:i/>
        </w:rPr>
        <w:t xml:space="preserve"> Flight Training</w:t>
      </w:r>
      <w:r w:rsidRPr="00F45FF0">
        <w:t>)</w:t>
      </w:r>
      <w:r w:rsidR="009B648C">
        <w:t xml:space="preserve"> </w:t>
      </w:r>
      <w:sdt>
        <w:sdtPr>
          <w:id w:val="432021834"/>
          <w:citation/>
        </w:sdtPr>
        <w:sdtEndPr/>
        <w:sdtContent>
          <w:r w:rsidR="00F10AF0">
            <w:fldChar w:fldCharType="begin"/>
          </w:r>
          <w:r w:rsidR="00F10AF0">
            <w:instrText xml:space="preserve"> CITATION Coo80 \l 3082 </w:instrText>
          </w:r>
          <w:r w:rsidR="00F10AF0">
            <w:fldChar w:fldCharType="separate"/>
          </w:r>
          <w:r w:rsidR="00DE66A8" w:rsidRPr="00DE66A8">
            <w:rPr>
              <w:noProof/>
            </w:rPr>
            <w:t>[32]</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xml:space="preserve">, </w:t>
      </w:r>
      <w:ins w:id="1163" w:author="Orion" w:date="2011-09-01T10:17:00Z">
        <w:r w:rsidR="0086163C">
          <w:t xml:space="preserve">con la </w:t>
        </w:r>
      </w:ins>
      <w:r w:rsidRPr="00FA57E6">
        <w:t xml:space="preserve">documentación completa de los vuelos, </w:t>
      </w:r>
      <w:ins w:id="1164" w:author="Orion" w:date="2011-09-01T10:17:00Z">
        <w:r w:rsidR="0086163C">
          <w:t xml:space="preserve">las </w:t>
        </w:r>
      </w:ins>
      <w:r w:rsidRPr="00FA57E6">
        <w:t>actividades previas a los vuelos, procesos y actividades de distribución de tareas, operaciones en ruta e información post-vuelo</w:t>
      </w:r>
      <w:sdt>
        <w:sdtPr>
          <w:id w:val="-709795457"/>
          <w:citation/>
        </w:sdtPr>
        <w:sdtEndPr/>
        <w:sdtContent>
          <w:r w:rsidRPr="00F45FF0">
            <w:fldChar w:fldCharType="begin"/>
          </w:r>
          <w:r w:rsidR="0071557E">
            <w:instrText xml:space="preserve">CITATION Lau81 \l 3082 </w:instrText>
          </w:r>
          <w:r w:rsidRPr="00F45FF0">
            <w:fldChar w:fldCharType="separate"/>
          </w:r>
          <w:r w:rsidR="00DE66A8">
            <w:rPr>
              <w:noProof/>
            </w:rPr>
            <w:t xml:space="preserve"> </w:t>
          </w:r>
          <w:r w:rsidR="00DE66A8" w:rsidRPr="00DE66A8">
            <w:rPr>
              <w:noProof/>
            </w:rPr>
            <w:t>[38]</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1CDCE977" w:rsidR="002E7F99" w:rsidRPr="007A61F8" w:rsidRDefault="002E7F99" w:rsidP="002E7F99">
      <w:pPr>
        <w:spacing w:before="240" w:after="120"/>
        <w:ind w:firstLine="284"/>
        <w:jc w:val="both"/>
      </w:pPr>
      <w:r w:rsidRPr="00F45FF0">
        <w:t>Est</w:t>
      </w:r>
      <w:r w:rsidRPr="00FA57E6">
        <w:t>e tipo de estudios, pruebas y entrenamientos</w:t>
      </w:r>
      <w:r w:rsidR="008F3026">
        <w:t xml:space="preserve"> de</w:t>
      </w:r>
      <w:r w:rsidRPr="00FA57E6">
        <w:t xml:space="preserve"> </w:t>
      </w:r>
      <w:proofErr w:type="spellStart"/>
      <w:r w:rsidRPr="00FA57E6">
        <w:t>HF</w:t>
      </w:r>
      <w:r w:rsidR="00614B59">
        <w:t>s</w:t>
      </w:r>
      <w:proofErr w:type="spellEnd"/>
      <w:r w:rsidRPr="00FA57E6">
        <w:t xml:space="preserve"> han permitido </w:t>
      </w:r>
      <w:del w:id="1165" w:author="Orion" w:date="2011-09-01T10:17:00Z">
        <w:r w:rsidRPr="00FA57E6" w:rsidDel="0086163C">
          <w:delText xml:space="preserve">establecer </w:delText>
        </w:r>
        <w:r w:rsidRPr="00C3088F" w:rsidDel="0086163C">
          <w:delText xml:space="preserve">que </w:delText>
        </w:r>
      </w:del>
      <w:r w:rsidRPr="00C3088F">
        <w:t xml:space="preserve">saber </w:t>
      </w:r>
      <w:ins w:id="1166" w:author="Orion" w:date="2011-09-01T10:18:00Z">
        <w:r w:rsidR="0086163C">
          <w:t xml:space="preserve"> que </w:t>
        </w:r>
      </w:ins>
      <w:r w:rsidRPr="00C3088F">
        <w:t>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EndPr/>
        <w:sdtContent>
          <w:r w:rsidRPr="00F45FF0">
            <w:fldChar w:fldCharType="begin"/>
          </w:r>
          <w:r w:rsidR="009258BC">
            <w:instrText xml:space="preserve">CITATION Chi91 \l 3082 </w:instrText>
          </w:r>
          <w:r w:rsidRPr="00F45FF0">
            <w:fldChar w:fldCharType="separate"/>
          </w:r>
          <w:r w:rsidR="00DE66A8">
            <w:rPr>
              <w:noProof/>
            </w:rPr>
            <w:t xml:space="preserve"> </w:t>
          </w:r>
          <w:r w:rsidR="00DE66A8" w:rsidRPr="00DE66A8">
            <w:rPr>
              <w:noProof/>
            </w:rPr>
            <w:t>[39]</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Por ello</w:t>
      </w:r>
      <w:ins w:id="1167" w:author="IO" w:date="2011-08-30T12:57:00Z">
        <w:r w:rsidR="00020422">
          <w:t>,</w:t>
        </w:r>
      </w:ins>
      <w:r w:rsidR="00784E8E">
        <w:t xml:space="preserve">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1168" w:name="_Ref298430372"/>
      <w:bookmarkStart w:id="1169" w:name="_Toc302654527"/>
      <w:proofErr w:type="spellStart"/>
      <w:r w:rsidRPr="00B40816">
        <w:rPr>
          <w:b w:val="0"/>
          <w:sz w:val="44"/>
          <w:szCs w:val="52"/>
        </w:rPr>
        <w:t>UAVs</w:t>
      </w:r>
      <w:bookmarkEnd w:id="1168"/>
      <w:bookmarkEnd w:id="1169"/>
      <w:proofErr w:type="spellEnd"/>
    </w:p>
    <w:p w14:paraId="6D62DF49" w14:textId="00B8F712" w:rsidR="003C7FF9" w:rsidRPr="00F45FF0" w:rsidRDefault="003C7FF9" w:rsidP="003C7FF9">
      <w:pPr>
        <w:spacing w:after="120"/>
        <w:jc w:val="both"/>
      </w:pPr>
      <w:r>
        <w:t xml:space="preserve">Los </w:t>
      </w:r>
      <w:proofErr w:type="spellStart"/>
      <w:r>
        <w:t>UAVs</w:t>
      </w:r>
      <w:proofErr w:type="spellEnd"/>
      <w:r>
        <w:t xml:space="preserve">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proofErr w:type="spellStart"/>
      <w:r w:rsidRPr="007D0DAB">
        <w:t>Eurocontrol</w:t>
      </w:r>
      <w:proofErr w:type="spellEnd"/>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w:t>
      </w:r>
      <w:proofErr w:type="spellStart"/>
      <w:r w:rsidRPr="00F45FF0">
        <w:t>UAVs</w:t>
      </w:r>
      <w:proofErr w:type="spellEnd"/>
      <w:r w:rsidRPr="00F45FF0">
        <w:t xml:space="preserve"> dentro del espacio aéreo civil</w:t>
      </w:r>
      <w:r>
        <w:t xml:space="preserve">, conjuntamente con vuelos tripulados </w:t>
      </w:r>
      <w:sdt>
        <w:sdtPr>
          <w:id w:val="-1719659068"/>
          <w:citation/>
        </w:sdtPr>
        <w:sdtEndPr/>
        <w:sdtContent>
          <w:r w:rsidRPr="00F45FF0">
            <w:fldChar w:fldCharType="begin"/>
          </w:r>
          <w:r w:rsidR="00A351F1">
            <w:instrText xml:space="preserve">CITATION EUR07 \l 3082 </w:instrText>
          </w:r>
          <w:r w:rsidRPr="00F45FF0">
            <w:fldChar w:fldCharType="separate"/>
          </w:r>
          <w:r w:rsidR="00DE66A8" w:rsidRPr="00DE66A8">
            <w:rPr>
              <w:noProof/>
            </w:rPr>
            <w:t>[40]</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0B91123B" w14:textId="5AA06DF1" w:rsidR="00BA5226" w:rsidRDefault="003C7FF9" w:rsidP="003C7FF9">
      <w:pPr>
        <w:spacing w:before="240" w:after="120"/>
        <w:ind w:firstLine="284"/>
        <w:jc w:val="both"/>
      </w:pPr>
      <w:r>
        <w:lastRenderedPageBreak/>
        <w:t>L</w:t>
      </w:r>
      <w:r w:rsidRPr="00FA57E6">
        <w:t xml:space="preserve">a introducción de </w:t>
      </w:r>
      <w:proofErr w:type="spellStart"/>
      <w:r w:rsidRPr="00FA57E6">
        <w:t>UAVs</w:t>
      </w:r>
      <w:proofErr w:type="spellEnd"/>
      <w:r w:rsidRPr="00FA57E6">
        <w:t xml:space="preserve">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w:t>
      </w:r>
      <w:proofErr w:type="spellStart"/>
      <w:r w:rsidR="00CA65E4">
        <w:t>UAVs</w:t>
      </w:r>
      <w:proofErr w:type="spellEnd"/>
      <w:r w:rsidR="00CA65E4">
        <w:t xml:space="preserve">. Generar dichas regulaciones y obtener las certificaciones de que se cumplen son en general procesos largos y complejos. </w:t>
      </w:r>
      <w:r w:rsidRPr="00FA57E6">
        <w:t xml:space="preserve">De hecho, la introducción de </w:t>
      </w:r>
      <w:proofErr w:type="spellStart"/>
      <w:r w:rsidR="00CA65E4">
        <w:t>UAVs</w:t>
      </w:r>
      <w:proofErr w:type="spellEnd"/>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w:t>
      </w:r>
      <w:ins w:id="1170" w:author="Orion" w:date="2011-09-01T10:19:00Z">
        <w:r w:rsidR="001A611F">
          <w:t>ones</w:t>
        </w:r>
      </w:ins>
      <w:del w:id="1171" w:author="Orion" w:date="2011-09-01T10:19:00Z">
        <w:r w:rsidR="00CA65E4" w:rsidDel="001A611F">
          <w:delText>ón</w:delText>
        </w:r>
      </w:del>
      <w:r w:rsidR="00CA65E4">
        <w:t xml:space="preserve"> como trabajos de regulación en los organismos correspondientes.</w:t>
      </w:r>
      <w:r w:rsidR="004C1D9D">
        <w:t xml:space="preserve"> Ejemplos de estos trabajos son </w:t>
      </w:r>
      <w:sdt>
        <w:sdtPr>
          <w:id w:val="418532434"/>
          <w:citation/>
        </w:sdtPr>
        <w:sdtEndPr/>
        <w:sdtContent>
          <w:r w:rsidR="004C1D9D">
            <w:fldChar w:fldCharType="begin"/>
          </w:r>
          <w:r w:rsidR="004C1D9D">
            <w:instrText xml:space="preserve"> CITATION DeG04 \l 3082 </w:instrText>
          </w:r>
          <w:r w:rsidR="004C1D9D">
            <w:fldChar w:fldCharType="separate"/>
          </w:r>
          <w:r w:rsidR="00DE66A8" w:rsidRPr="00DE66A8">
            <w:rPr>
              <w:noProof/>
            </w:rPr>
            <w:t>[25]</w:t>
          </w:r>
          <w:r w:rsidR="004C1D9D">
            <w:fldChar w:fldCharType="end"/>
          </w:r>
        </w:sdtContent>
      </w:sdt>
      <w:r w:rsidR="00BA5226">
        <w:t>,</w:t>
      </w:r>
      <w:commentRangeStart w:id="1172"/>
      <w:r w:rsidR="00083473" w:rsidRPr="00083473">
        <w:t xml:space="preserve"> </w:t>
      </w:r>
      <w:sdt>
        <w:sdtPr>
          <w:id w:val="1141385859"/>
          <w:citation/>
        </w:sdtPr>
        <w:sdtEndPr/>
        <w:sdtContent>
          <w:r w:rsidR="00083473">
            <w:fldChar w:fldCharType="begin"/>
          </w:r>
          <w:r w:rsidR="00083473">
            <w:instrText xml:space="preserve"> CITATION NAS03 \l 3082 </w:instrText>
          </w:r>
          <w:r w:rsidR="00083473">
            <w:fldChar w:fldCharType="separate"/>
          </w:r>
          <w:r w:rsidR="00DE66A8" w:rsidRPr="00DE66A8">
            <w:rPr>
              <w:noProof/>
            </w:rPr>
            <w:t>[41]</w:t>
          </w:r>
          <w:r w:rsidR="00083473">
            <w:fldChar w:fldCharType="end"/>
          </w:r>
        </w:sdtContent>
      </w:sdt>
      <w:r w:rsidR="00BA5226">
        <w:t xml:space="preserve"> y </w:t>
      </w:r>
      <w:sdt>
        <w:sdtPr>
          <w:id w:val="-1043126153"/>
          <w:citation/>
        </w:sdtPr>
        <w:sdtEndPr/>
        <w:sdtContent>
          <w:r w:rsidR="00BA5226">
            <w:fldChar w:fldCharType="begin"/>
          </w:r>
          <w:r w:rsidR="00BA5226">
            <w:instrText xml:space="preserve"> CITATION IAB01 \l 3082 </w:instrText>
          </w:r>
          <w:r w:rsidR="00BA5226">
            <w:fldChar w:fldCharType="separate"/>
          </w:r>
          <w:r w:rsidR="00DE66A8" w:rsidRPr="00DE66A8">
            <w:rPr>
              <w:noProof/>
            </w:rPr>
            <w:t>[42]</w:t>
          </w:r>
          <w:r w:rsidR="00BA5226">
            <w:fldChar w:fldCharType="end"/>
          </w:r>
        </w:sdtContent>
      </w:sdt>
      <w:r w:rsidR="00166317">
        <w:t>.</w:t>
      </w:r>
      <w:commentRangeEnd w:id="1172"/>
      <w:r w:rsidR="00124C8A">
        <w:rPr>
          <w:rStyle w:val="CommentReference"/>
        </w:rPr>
        <w:commentReference w:id="1172"/>
      </w:r>
    </w:p>
    <w:p w14:paraId="6532DCBD" w14:textId="06EF274B" w:rsidR="00C07CCE" w:rsidRDefault="004C1D9D" w:rsidP="00BA5226">
      <w:pPr>
        <w:spacing w:before="240" w:after="120"/>
        <w:ind w:firstLine="284"/>
        <w:jc w:val="both"/>
      </w:pPr>
      <w:r>
        <w:t xml:space="preserve">En </w:t>
      </w:r>
      <w:sdt>
        <w:sdtPr>
          <w:id w:val="-1395736903"/>
          <w:citation/>
        </w:sdtPr>
        <w:sdtEndPr/>
        <w:sdtContent>
          <w:r>
            <w:fldChar w:fldCharType="begin"/>
          </w:r>
          <w:r>
            <w:instrText xml:space="preserve"> CITATION DeG04 \l 3082 </w:instrText>
          </w:r>
          <w:r>
            <w:fldChar w:fldCharType="separate"/>
          </w:r>
          <w:r w:rsidR="00DE66A8" w:rsidRPr="00DE66A8">
            <w:rPr>
              <w:noProof/>
            </w:rPr>
            <w:t>[25]</w:t>
          </w:r>
          <w:r>
            <w:fldChar w:fldCharType="end"/>
          </w:r>
        </w:sdtContent>
      </w:sdt>
      <w:r w:rsidR="00166317">
        <w:t xml:space="preserve"> </w:t>
      </w:r>
      <w:r>
        <w:t xml:space="preserve">se analizan escenarios y requisitos de un futuro espacio aeroespacial donde conviven vuelos tripulados y no. Se apuntan aspectos acerca de reducida separación entre vuelos, debido al menor tiempo de respuesta de los </w:t>
      </w:r>
      <w:proofErr w:type="spellStart"/>
      <w:r>
        <w:t>UAVs</w:t>
      </w:r>
      <w:proofErr w:type="spellEnd"/>
      <w:r>
        <w:t xml:space="preserve">, uso de espacios aéreos </w:t>
      </w:r>
      <w:proofErr w:type="spellStart"/>
      <w:r>
        <w:t>cuatridimensionales</w:t>
      </w:r>
      <w:proofErr w:type="spellEnd"/>
      <w:r>
        <w:t xml:space="preserve"> que tengan en cuenta el tiempo con ventanas pequeñas, y un mayor uso de comunicaciones </w:t>
      </w:r>
      <w:r w:rsidR="00A879E8">
        <w:t>electrónicas</w:t>
      </w:r>
      <w:r>
        <w:t>.</w:t>
      </w:r>
    </w:p>
    <w:p w14:paraId="02CC8E7B" w14:textId="1BA102E2" w:rsidR="00BA5226" w:rsidRDefault="00BA5226" w:rsidP="00BA5226">
      <w:pPr>
        <w:spacing w:before="240" w:after="120"/>
        <w:ind w:firstLine="284"/>
        <w:jc w:val="both"/>
      </w:pPr>
      <w:r>
        <w:t>También en esta línea se enmarca el proyecto Access 5</w:t>
      </w:r>
      <w:sdt>
        <w:sdtPr>
          <w:id w:val="-337303577"/>
          <w:citation/>
        </w:sdtPr>
        <w:sdtEndPr/>
        <w:sdtContent>
          <w:r>
            <w:fldChar w:fldCharType="begin"/>
          </w:r>
          <w:r>
            <w:instrText xml:space="preserve"> CITATION NAS03 \l 3082 </w:instrText>
          </w:r>
          <w:r>
            <w:fldChar w:fldCharType="separate"/>
          </w:r>
          <w:r w:rsidR="00DE66A8">
            <w:rPr>
              <w:noProof/>
            </w:rPr>
            <w:t xml:space="preserve"> </w:t>
          </w:r>
          <w:r w:rsidR="00DE66A8" w:rsidRPr="00DE66A8">
            <w:rPr>
              <w:noProof/>
            </w:rPr>
            <w:t>[41]</w:t>
          </w:r>
          <w:r>
            <w:fldChar w:fldCharType="end"/>
          </w:r>
        </w:sdtContent>
      </w:sdt>
      <w:r>
        <w:t>. Access 5 fue un proyecto de cinco años dirigido por la NASA en colaboración con la FAA, el</w:t>
      </w:r>
      <w:r w:rsidR="00DB077A">
        <w:t xml:space="preserve"> </w:t>
      </w:r>
      <w:proofErr w:type="spellStart"/>
      <w:r w:rsidR="00DB077A">
        <w:t>DoD</w:t>
      </w:r>
      <w:proofErr w:type="spellEnd"/>
      <w:r w:rsidR="00DB077A">
        <w:rPr>
          <w:rStyle w:val="FootnoteReference"/>
        </w:rPr>
        <w:footnoteReference w:id="7"/>
      </w:r>
      <w:r>
        <w:t xml:space="preserve">, el </w:t>
      </w:r>
      <w:r w:rsidR="00DB077A">
        <w:t>DHS</w:t>
      </w:r>
      <w:r w:rsidR="00DB077A">
        <w:rPr>
          <w:rStyle w:val="FootnoteReference"/>
        </w:rPr>
        <w:footnoteReference w:id="8"/>
      </w:r>
      <w:r>
        <w:t xml:space="preserve">y una serie de empresas privadas. Dicho proyecto empezó en Noviembre de 2003 y tenía como objetivo diseñar una serie de recomendaciones para que la integración de los </w:t>
      </w:r>
      <w:proofErr w:type="spellStart"/>
      <w:r>
        <w:t>UAVs</w:t>
      </w:r>
      <w:proofErr w:type="spellEnd"/>
      <w:r>
        <w:t xml:space="preserve"> en el espacio aéreo civil fuera los más segura y fiable posible.</w:t>
      </w:r>
    </w:p>
    <w:p w14:paraId="3F15BC1D" w14:textId="106C70E7" w:rsidR="003C7FF9" w:rsidRPr="00F45FF0" w:rsidRDefault="00C07CCE" w:rsidP="003C7FF9">
      <w:pPr>
        <w:spacing w:before="240" w:after="120"/>
        <w:ind w:firstLine="284"/>
        <w:jc w:val="both"/>
      </w:pPr>
      <w:r>
        <w:t xml:space="preserve">Finalmente, </w:t>
      </w:r>
      <w:sdt>
        <w:sdtPr>
          <w:id w:val="-606112579"/>
          <w:citation/>
        </w:sdtPr>
        <w:sdtEndPr/>
        <w:sdtContent>
          <w:r w:rsidR="00B366E8">
            <w:fldChar w:fldCharType="begin"/>
          </w:r>
          <w:r w:rsidR="00B366E8">
            <w:instrText xml:space="preserve"> CITATION IAB01 \l 3082 </w:instrText>
          </w:r>
          <w:r w:rsidR="00B366E8">
            <w:fldChar w:fldCharType="separate"/>
          </w:r>
          <w:r w:rsidR="00DE66A8" w:rsidRPr="00DE66A8">
            <w:rPr>
              <w:noProof/>
            </w:rPr>
            <w:t>[42]</w:t>
          </w:r>
          <w:r w:rsidR="00B366E8">
            <w:fldChar w:fldCharType="end"/>
          </w:r>
        </w:sdtContent>
      </w:sdt>
      <w:r>
        <w:t xml:space="preserve"> </w:t>
      </w:r>
      <w:r w:rsidR="00CA65E4">
        <w:t>propone</w:t>
      </w:r>
      <w:r w:rsidR="003C7FF9" w:rsidRPr="00F45FF0">
        <w:t xml:space="preserve"> un sistema ATM</w:t>
      </w:r>
      <w:r w:rsidR="00F0481D">
        <w:t xml:space="preserve"> </w:t>
      </w:r>
      <w:r w:rsidR="003C7FF9" w:rsidRPr="00F45FF0">
        <w:t>que estaría debidamente preparado para cumplir las siguientes tareas:</w:t>
      </w:r>
    </w:p>
    <w:p w14:paraId="3FDE85A4" w14:textId="77777777" w:rsidR="003C7FF9" w:rsidRPr="00A648FA" w:rsidRDefault="003C7FF9" w:rsidP="003C7FF9">
      <w:pPr>
        <w:pStyle w:val="ListParagraph"/>
        <w:numPr>
          <w:ilvl w:val="0"/>
          <w:numId w:val="41"/>
        </w:numPr>
        <w:spacing w:before="120" w:after="120"/>
        <w:ind w:left="641" w:hanging="357"/>
        <w:jc w:val="both"/>
      </w:pPr>
      <w:r w:rsidRPr="00A648FA">
        <w:t xml:space="preserve">Establecimiento de los requisitos de aeronavegabilidad y reglamentos comunes para </w:t>
      </w:r>
      <w:proofErr w:type="spellStart"/>
      <w:r w:rsidRPr="00A648FA">
        <w:t>UAVs</w:t>
      </w:r>
      <w:proofErr w:type="spellEnd"/>
      <w:r w:rsidRPr="00A648FA">
        <w:t>.</w:t>
      </w:r>
    </w:p>
    <w:p w14:paraId="29070A52" w14:textId="68FFF143" w:rsidR="00D05151" w:rsidRPr="00B869D0" w:rsidRDefault="003C7FF9" w:rsidP="007A339D">
      <w:pPr>
        <w:pStyle w:val="ListParagraph"/>
        <w:numPr>
          <w:ilvl w:val="0"/>
          <w:numId w:val="41"/>
        </w:numPr>
        <w:spacing w:before="120" w:after="120"/>
        <w:ind w:left="641" w:hanging="357"/>
        <w:jc w:val="both"/>
      </w:pPr>
      <w:r w:rsidRPr="00A648FA">
        <w:t xml:space="preserve">Establecimiento de la regulación y estandarización del tráfico aéreo y los procedimientos derivados para la integración adecuada de </w:t>
      </w:r>
      <w:proofErr w:type="spellStart"/>
      <w:r w:rsidRPr="00A648FA">
        <w:t>UAVs</w:t>
      </w:r>
      <w:proofErr w:type="spellEnd"/>
      <w:r w:rsidRPr="00A648FA">
        <w:t xml:space="preserve"> en el Sistema de Gestión del Tráfico Aéreo</w:t>
      </w:r>
      <w:r w:rsidRPr="00B869D0">
        <w:t>.</w:t>
      </w:r>
    </w:p>
    <w:p w14:paraId="6FB8CC34" w14:textId="27927AF1" w:rsidR="002E7F99" w:rsidRDefault="00361F1B" w:rsidP="00FC41AF">
      <w:pPr>
        <w:spacing w:before="240" w:after="120"/>
        <w:ind w:firstLine="284"/>
        <w:jc w:val="both"/>
      </w:pPr>
      <w:r>
        <w:t xml:space="preserve">Por supuesto, existen aún </w:t>
      </w:r>
      <w:r w:rsidR="00507266">
        <w:t xml:space="preserve">también </w:t>
      </w:r>
      <w:r>
        <w:t xml:space="preserve">limitaciones </w:t>
      </w:r>
      <w:sdt>
        <w:sdtPr>
          <w:id w:val="2054574972"/>
          <w:citation/>
        </w:sdtPr>
        <w:sdtEndPr/>
        <w:sdtContent>
          <w:r w:rsidR="00D53AEC">
            <w:fldChar w:fldCharType="begin"/>
          </w:r>
          <w:r w:rsidR="00D53AEC">
            <w:instrText xml:space="preserve"> CITATION Wil04 \l 3082 </w:instrText>
          </w:r>
          <w:r w:rsidR="00D53AEC">
            <w:fldChar w:fldCharType="separate"/>
          </w:r>
          <w:r w:rsidR="00DE66A8" w:rsidRPr="00DE66A8">
            <w:rPr>
              <w:noProof/>
            </w:rPr>
            <w:t>[43]</w:t>
          </w:r>
          <w:r w:rsidR="00D53AEC">
            <w:fldChar w:fldCharType="end"/>
          </w:r>
        </w:sdtContent>
      </w:sdt>
      <w:r w:rsidR="00C23D35">
        <w:t xml:space="preserve"> </w:t>
      </w:r>
      <w:r>
        <w:t xml:space="preserve">en el control y navegación de los </w:t>
      </w:r>
      <w:proofErr w:type="spellStart"/>
      <w:r>
        <w:t>UAVs</w:t>
      </w:r>
      <w:proofErr w:type="spellEnd"/>
      <w:r w:rsidR="000A51F2">
        <w:t xml:space="preserve"> que son objeto de investigación. Por ejemplo,</w:t>
      </w:r>
      <w:r w:rsidR="00B212CC">
        <w:t xml:space="preserve"> en </w:t>
      </w:r>
      <w:sdt>
        <w:sdtPr>
          <w:id w:val="-96798010"/>
          <w:citation/>
        </w:sdtPr>
        <w:sdtEndPr/>
        <w:sdtContent>
          <w:r w:rsidR="00B212CC" w:rsidRPr="00F45FF0">
            <w:fldChar w:fldCharType="begin"/>
          </w:r>
          <w:r w:rsidR="00B212CC" w:rsidRPr="007A61F8">
            <w:instrText xml:space="preserve"> CITATION IAB01 \l 3082 </w:instrText>
          </w:r>
          <w:r w:rsidR="00B212CC" w:rsidRPr="00F45FF0">
            <w:fldChar w:fldCharType="separate"/>
          </w:r>
          <w:r w:rsidR="00DE66A8" w:rsidRPr="00DE66A8">
            <w:rPr>
              <w:noProof/>
            </w:rPr>
            <w:t>[42]</w:t>
          </w:r>
          <w:r w:rsidR="00B212CC" w:rsidRPr="00F45FF0">
            <w:fldChar w:fldCharType="end"/>
          </w:r>
        </w:sdtContent>
      </w:sdt>
      <w:r w:rsidR="00B212CC">
        <w:t xml:space="preserve"> se abordan</w:t>
      </w:r>
      <w:r w:rsidR="000A51F2">
        <w:t xml:space="preserve"> </w:t>
      </w:r>
      <w:r w:rsidR="00B212CC">
        <w:t xml:space="preserve">los fallos en percepción o maniobra de los </w:t>
      </w:r>
      <w:proofErr w:type="spellStart"/>
      <w:r w:rsidR="00B212CC">
        <w:t>UAVs</w:t>
      </w:r>
      <w:proofErr w:type="spellEnd"/>
      <w:ins w:id="1173" w:author="Orion" w:date="2011-09-01T10:21:00Z">
        <w:r w:rsidR="001A611F">
          <w:t>, dichos fallos pueden deberse</w:t>
        </w:r>
      </w:ins>
      <w:del w:id="1174" w:author="Orion" w:date="2011-09-01T10:21:00Z">
        <w:r w:rsidR="00B212CC" w:rsidDel="001A611F">
          <w:delText>,</w:delText>
        </w:r>
      </w:del>
      <w:r w:rsidR="00B212CC">
        <w:t xml:space="preserve"> bien </w:t>
      </w:r>
      <w:del w:id="1175" w:author="Orion" w:date="2011-09-01T10:21:00Z">
        <w:r w:rsidR="00B212CC" w:rsidDel="001A611F">
          <w:delText xml:space="preserve">debidos </w:delText>
        </w:r>
      </w:del>
      <w:r w:rsidR="00B212CC">
        <w:t xml:space="preserve">a </w:t>
      </w:r>
      <w:del w:id="1176" w:author="Orion" w:date="2011-09-01T10:21:00Z">
        <w:r w:rsidR="00B212CC" w:rsidDel="001A611F">
          <w:delText xml:space="preserve">fallos </w:delText>
        </w:r>
      </w:del>
      <w:ins w:id="1177" w:author="Orion" w:date="2011-09-01T10:21:00Z">
        <w:r w:rsidR="001A611F">
          <w:t xml:space="preserve">errores </w:t>
        </w:r>
      </w:ins>
      <w:r w:rsidR="00B212CC">
        <w:t xml:space="preserve">de sus sistemas o </w:t>
      </w:r>
      <w:ins w:id="1178" w:author="Orion" w:date="2011-09-01T10:21:00Z">
        <w:r w:rsidR="001A611F">
          <w:t xml:space="preserve">a </w:t>
        </w:r>
      </w:ins>
      <w:r w:rsidR="00B212CC">
        <w:t xml:space="preserve">causas externas, que es </w:t>
      </w:r>
      <w:r w:rsidR="000A51F2">
        <w:t xml:space="preserve">uno de los asuntos que generan </w:t>
      </w:r>
      <w:r w:rsidR="00B212CC">
        <w:t xml:space="preserve">aún </w:t>
      </w:r>
      <w:r w:rsidR="000A51F2">
        <w:t xml:space="preserve">reservas </w:t>
      </w:r>
      <w:r w:rsidR="00B212CC">
        <w:t>sobre su uso</w:t>
      </w:r>
      <w:r w:rsidR="003C7FF9" w:rsidRPr="00F45FF0">
        <w:t>.</w:t>
      </w:r>
      <w:r w:rsidR="00E31786" w:rsidRPr="00E31786">
        <w:t xml:space="preserve"> </w:t>
      </w:r>
      <w:r w:rsidR="00E31786">
        <w:t>También</w:t>
      </w:r>
      <w:r w:rsidR="00E31786" w:rsidRPr="00FA57E6">
        <w:t xml:space="preserve"> </w:t>
      </w:r>
      <w:sdt>
        <w:sdtPr>
          <w:id w:val="-1599409927"/>
          <w:citation/>
        </w:sdtPr>
        <w:sdtEndPr/>
        <w:sdtContent>
          <w:r w:rsidR="00A01C3F">
            <w:fldChar w:fldCharType="begin"/>
          </w:r>
          <w:r w:rsidR="00A01C3F">
            <w:instrText xml:space="preserve"> CITATION Edu09 \l 3082 </w:instrText>
          </w:r>
          <w:r w:rsidR="00A01C3F">
            <w:fldChar w:fldCharType="separate"/>
          </w:r>
          <w:r w:rsidR="00DE66A8" w:rsidRPr="00DE66A8">
            <w:rPr>
              <w:noProof/>
            </w:rPr>
            <w:t>[44]</w:t>
          </w:r>
          <w:r w:rsidR="00A01C3F">
            <w:fldChar w:fldCharType="end"/>
          </w:r>
        </w:sdtContent>
      </w:sdt>
      <w:r w:rsidR="00E31786" w:rsidRPr="00F45FF0">
        <w:t xml:space="preserve"> </w:t>
      </w:r>
      <w:r w:rsidR="00E31786">
        <w:t xml:space="preserve">estudia este tipo de fenómenos. Concretamente considera problemas de oclusión, donde existen obstáculos que limitan la percepción del UAV, y como hacer </w:t>
      </w:r>
      <w:ins w:id="1179" w:author="Orion" w:date="2011-09-01T10:21:00Z">
        <w:r w:rsidR="001A611F">
          <w:t xml:space="preserve">consiente </w:t>
        </w:r>
      </w:ins>
      <w:r w:rsidR="00E31786">
        <w:t xml:space="preserve">al control de la aeronave </w:t>
      </w:r>
      <w:del w:id="1180" w:author="Orion" w:date="2011-09-01T10:21:00Z">
        <w:r w:rsidR="00E31786" w:rsidDel="001A611F">
          <w:delText xml:space="preserve">consciente </w:delText>
        </w:r>
      </w:del>
      <w:r w:rsidR="00E31786">
        <w:t>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1181" w:name="_Ref298334653"/>
      <w:bookmarkStart w:id="1182" w:name="_Toc302654528"/>
      <w:r w:rsidRPr="002B284A">
        <w:rPr>
          <w:b w:val="0"/>
          <w:sz w:val="44"/>
          <w:szCs w:val="52"/>
        </w:rPr>
        <w:t>Simulación y Gestión de Tráfico Aéreo</w:t>
      </w:r>
      <w:bookmarkEnd w:id="1181"/>
      <w:bookmarkEnd w:id="1182"/>
    </w:p>
    <w:p w14:paraId="1A82765B" w14:textId="2B3405F7"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71153F">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71153F">
        <w:t>3.3.2</w:t>
      </w:r>
      <w:r w:rsidR="00F23432">
        <w:fldChar w:fldCharType="end"/>
      </w:r>
      <w:r w:rsidR="00F23432">
        <w:t>)</w:t>
      </w:r>
      <w:r w:rsidR="00B212CC">
        <w:t xml:space="preserve">, </w:t>
      </w:r>
      <w:r w:rsidR="00507266">
        <w:t xml:space="preserve">las que abordan los </w:t>
      </w:r>
      <w:proofErr w:type="spellStart"/>
      <w:r w:rsidR="00507266">
        <w:t>HFs</w:t>
      </w:r>
      <w:proofErr w:type="spellEnd"/>
      <w:r w:rsidR="00507266">
        <w:t xml:space="preserve"> (ver Sección </w:t>
      </w:r>
      <w:r w:rsidR="00377B40">
        <w:fldChar w:fldCharType="begin"/>
      </w:r>
      <w:r w:rsidR="00377B40">
        <w:instrText xml:space="preserve"> REF _Ref302475775 \w \h </w:instrText>
      </w:r>
      <w:r w:rsidR="00377B40">
        <w:fldChar w:fldCharType="separate"/>
      </w:r>
      <w:r w:rsidR="0071153F">
        <w:t>3.3.3</w:t>
      </w:r>
      <w:r w:rsidR="00377B40">
        <w:fldChar w:fldCharType="end"/>
      </w:r>
      <w:r w:rsidR="00507266">
        <w:t xml:space="preserve">) y </w:t>
      </w:r>
      <w:r w:rsidR="00B212CC">
        <w:t xml:space="preserve">las que consideran la participación de </w:t>
      </w:r>
      <w:proofErr w:type="spellStart"/>
      <w:r w:rsidR="00B212CC">
        <w:t>UAVs</w:t>
      </w:r>
      <w:proofErr w:type="spellEnd"/>
      <w:r w:rsidR="00B212CC">
        <w:t xml:space="preserve"> (ver Sección </w:t>
      </w:r>
      <w:r w:rsidR="00B212CC">
        <w:fldChar w:fldCharType="begin"/>
      </w:r>
      <w:r w:rsidR="00B212CC">
        <w:instrText xml:space="preserve"> REF _Ref298520042 \r \h </w:instrText>
      </w:r>
      <w:r w:rsidR="00B212CC">
        <w:fldChar w:fldCharType="separate"/>
      </w:r>
      <w:r w:rsidR="0071153F">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1183" w:name="_Ref298335602"/>
      <w:bookmarkStart w:id="1184" w:name="_Toc302654529"/>
      <w:r w:rsidRPr="0061212B">
        <w:rPr>
          <w:b w:val="0"/>
          <w:sz w:val="36"/>
          <w:szCs w:val="52"/>
        </w:rPr>
        <w:lastRenderedPageBreak/>
        <w:t>Dinámica del vuelo</w:t>
      </w:r>
      <w:bookmarkEnd w:id="1183"/>
      <w:bookmarkEnd w:id="1184"/>
    </w:p>
    <w:p w14:paraId="7AFBBA35" w14:textId="69FBE1C0" w:rsidR="00410B44" w:rsidRDefault="00310C27" w:rsidP="003E72B9">
      <w:pPr>
        <w:spacing w:after="120"/>
        <w:jc w:val="both"/>
      </w:pPr>
      <w:r w:rsidRPr="00FA57E6">
        <w:t>Las simulaciones de aeronaves individuales se centran en los aspectos físicos de su vuelo</w:t>
      </w:r>
      <w:r w:rsidR="00410B44">
        <w:t xml:space="preserve"> </w:t>
      </w:r>
      <w:sdt>
        <w:sdtPr>
          <w:id w:val="1602676641"/>
          <w:citation/>
        </w:sdtPr>
        <w:sdtEndPr/>
        <w:sdtContent>
          <w:r w:rsidR="00410B44" w:rsidRPr="00F45FF0">
            <w:fldChar w:fldCharType="begin"/>
          </w:r>
          <w:r w:rsidR="00410B44" w:rsidRPr="007A61F8">
            <w:instrText xml:space="preserve">CITATION JSB \l 3082 </w:instrText>
          </w:r>
          <w:r w:rsidR="00410B44" w:rsidRPr="00F45FF0">
            <w:fldChar w:fldCharType="separate"/>
          </w:r>
          <w:r w:rsidR="00DE66A8" w:rsidRPr="00DE66A8">
            <w:rPr>
              <w:noProof/>
            </w:rPr>
            <w:t>[8]</w:t>
          </w:r>
          <w:r w:rsidR="00410B44" w:rsidRPr="00F45FF0">
            <w:fldChar w:fldCharType="end"/>
          </w:r>
        </w:sdtContent>
      </w:sdt>
      <w:sdt>
        <w:sdtPr>
          <w:id w:val="62997705"/>
          <w:citation/>
        </w:sdtPr>
        <w:sdtEndPr/>
        <w:sdtContent>
          <w:r w:rsidR="00410B44" w:rsidRPr="00F45FF0">
            <w:fldChar w:fldCharType="begin"/>
          </w:r>
          <w:r w:rsidR="00416C9E">
            <w:instrText xml:space="preserve">CITATION AVI \l 3082 </w:instrText>
          </w:r>
          <w:r w:rsidR="00410B44" w:rsidRPr="00F45FF0">
            <w:fldChar w:fldCharType="separate"/>
          </w:r>
          <w:r w:rsidR="00B92E60">
            <w:rPr>
              <w:noProof/>
            </w:rPr>
            <w:t xml:space="preserve"> </w:t>
          </w:r>
          <w:r w:rsidR="00B92E60" w:rsidRPr="00B92E60">
            <w:rPr>
              <w:noProof/>
            </w:rPr>
            <w:t>[45]</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w:t>
      </w:r>
      <w:r w:rsidR="00377B40">
        <w:t>é</w:t>
      </w:r>
      <w:r w:rsidR="00C35C0A">
        <w:t xml:space="preserv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18B73A0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EndPr/>
        <w:sdtContent>
          <w:r w:rsidR="00C35C0A">
            <w:fldChar w:fldCharType="begin"/>
          </w:r>
          <w:r w:rsidR="00C35C0A">
            <w:instrText xml:space="preserve"> CITATION Rol88 \l 3082 </w:instrText>
          </w:r>
          <w:r w:rsidR="00C35C0A">
            <w:fldChar w:fldCharType="separate"/>
          </w:r>
          <w:r w:rsidR="00DE66A8" w:rsidRPr="00DE66A8">
            <w:rPr>
              <w:noProof/>
            </w:rPr>
            <w:t>[46]</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proofErr w:type="spellStart"/>
      <w:r w:rsidR="00CA14F6" w:rsidRPr="001932EA">
        <w:rPr>
          <w:i/>
        </w:rPr>
        <w:t>JSBSim</w:t>
      </w:r>
      <w:proofErr w:type="spellEnd"/>
      <w:sdt>
        <w:sdtPr>
          <w:id w:val="-1234693281"/>
          <w:citation/>
        </w:sdtPr>
        <w:sdtEndPr/>
        <w:sdtContent>
          <w:r w:rsidR="00CA14F6" w:rsidRPr="00F45FF0">
            <w:fldChar w:fldCharType="begin"/>
          </w:r>
          <w:r w:rsidR="00CA14F6" w:rsidRPr="007A61F8">
            <w:instrText xml:space="preserve">CITATION JSB \l 3082 </w:instrText>
          </w:r>
          <w:r w:rsidR="00CA14F6" w:rsidRPr="00F45FF0">
            <w:fldChar w:fldCharType="separate"/>
          </w:r>
          <w:r w:rsidR="00DE66A8">
            <w:rPr>
              <w:noProof/>
            </w:rPr>
            <w:t xml:space="preserve"> </w:t>
          </w:r>
          <w:r w:rsidR="00DE66A8" w:rsidRPr="00DE66A8">
            <w:rPr>
              <w:noProof/>
            </w:rPr>
            <w:t>[8]</w:t>
          </w:r>
          <w:r w:rsidR="00CA14F6" w:rsidRPr="00F45FF0">
            <w:fldChar w:fldCharType="end"/>
          </w:r>
        </w:sdtContent>
      </w:sdt>
      <w:r w:rsidR="00CA14F6">
        <w:t xml:space="preserve"> y</w:t>
      </w:r>
      <w:r w:rsidR="00443CC4">
        <w:t xml:space="preserve"> </w:t>
      </w:r>
      <w:r w:rsidR="00443CC4" w:rsidRPr="00F45FF0">
        <w:t>AVDS (</w:t>
      </w:r>
      <w:proofErr w:type="spellStart"/>
      <w:r w:rsidR="00443CC4" w:rsidRPr="001932EA">
        <w:rPr>
          <w:i/>
        </w:rPr>
        <w:t>Aviator</w:t>
      </w:r>
      <w:proofErr w:type="spellEnd"/>
      <w:r w:rsidR="00443CC4" w:rsidRPr="001932EA">
        <w:rPr>
          <w:i/>
        </w:rPr>
        <w:t xml:space="preserve"> Visual </w:t>
      </w:r>
      <w:proofErr w:type="spellStart"/>
      <w:r w:rsidR="00443CC4" w:rsidRPr="001932EA">
        <w:rPr>
          <w:i/>
        </w:rPr>
        <w:t>Design</w:t>
      </w:r>
      <w:proofErr w:type="spellEnd"/>
      <w:r w:rsidR="00443CC4" w:rsidRPr="001932EA">
        <w:rPr>
          <w:i/>
        </w:rPr>
        <w:t xml:space="preserve"> Simulator</w:t>
      </w:r>
      <w:r w:rsidR="00443CC4" w:rsidRPr="00F45FF0">
        <w:t>)</w:t>
      </w:r>
      <w:r w:rsidR="00443CC4">
        <w:t xml:space="preserve"> </w:t>
      </w:r>
      <w:sdt>
        <w:sdtPr>
          <w:id w:val="1698899469"/>
          <w:citation/>
        </w:sdtPr>
        <w:sdtEndPr/>
        <w:sdtContent>
          <w:r w:rsidR="00443CC4">
            <w:fldChar w:fldCharType="begin"/>
          </w:r>
          <w:r w:rsidR="00416C9E">
            <w:instrText xml:space="preserve">CITATION AVI \l 3082 </w:instrText>
          </w:r>
          <w:r w:rsidR="00443CC4">
            <w:fldChar w:fldCharType="separate"/>
          </w:r>
          <w:r w:rsidR="00DE66A8" w:rsidRPr="00DE66A8">
            <w:rPr>
              <w:noProof/>
            </w:rPr>
            <w:t>[45]</w:t>
          </w:r>
          <w:r w:rsidR="00443CC4">
            <w:fldChar w:fldCharType="end"/>
          </w:r>
        </w:sdtContent>
      </w:sdt>
      <w:r w:rsidR="00443CC4">
        <w:t>.</w:t>
      </w:r>
    </w:p>
    <w:p w14:paraId="7128D15C" w14:textId="522304D5" w:rsidR="00000821" w:rsidRDefault="00310C27" w:rsidP="001F1581">
      <w:pPr>
        <w:spacing w:before="240" w:after="120"/>
        <w:ind w:firstLine="284"/>
        <w:jc w:val="both"/>
      </w:pPr>
      <w:proofErr w:type="spellStart"/>
      <w:r w:rsidRPr="001932EA">
        <w:rPr>
          <w:i/>
        </w:rPr>
        <w:t>JSBSim</w:t>
      </w:r>
      <w:proofErr w:type="spellEnd"/>
      <w:sdt>
        <w:sdtPr>
          <w:id w:val="735979591"/>
          <w:citation/>
        </w:sdtPr>
        <w:sdtEndPr/>
        <w:sdtContent>
          <w:r w:rsidRPr="00F45FF0">
            <w:fldChar w:fldCharType="begin"/>
          </w:r>
          <w:r w:rsidRPr="007A61F8">
            <w:instrText xml:space="preserve">CITATION JSB \l 3082 </w:instrText>
          </w:r>
          <w:r w:rsidRPr="00F45FF0">
            <w:fldChar w:fldCharType="separate"/>
          </w:r>
          <w:r w:rsidR="00DE66A8">
            <w:rPr>
              <w:noProof/>
            </w:rPr>
            <w:t xml:space="preserve"> </w:t>
          </w:r>
          <w:r w:rsidR="00DE66A8" w:rsidRPr="00DE66A8">
            <w:rPr>
              <w:noProof/>
            </w:rPr>
            <w:t>[8]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proofErr w:type="spellStart"/>
      <w:r w:rsidRPr="001932EA">
        <w:rPr>
          <w:i/>
        </w:rPr>
        <w:t>FlightGear</w:t>
      </w:r>
      <w:proofErr w:type="spellEnd"/>
      <w:r w:rsidRPr="002B284A">
        <w:t xml:space="preserve"> </w:t>
      </w:r>
      <w:sdt>
        <w:sdtPr>
          <w:id w:val="-2120985056"/>
          <w:citation/>
        </w:sdtPr>
        <w:sdtEndPr/>
        <w:sdtContent>
          <w:r w:rsidRPr="002B284A">
            <w:fldChar w:fldCharType="begin"/>
          </w:r>
          <w:r w:rsidRPr="007A61F8">
            <w:instrText xml:space="preserve">CITATION Fli \l 3082 </w:instrText>
          </w:r>
          <w:r w:rsidRPr="002B284A">
            <w:fldChar w:fldCharType="separate"/>
          </w:r>
          <w:r w:rsidR="00DE66A8" w:rsidRPr="00DE66A8">
            <w:rPr>
              <w:noProof/>
            </w:rPr>
            <w:t>[9]</w:t>
          </w:r>
          <w:r w:rsidRPr="002B284A">
            <w:fldChar w:fldCharType="end"/>
          </w:r>
        </w:sdtContent>
      </w:sdt>
      <w:r w:rsidR="00CA14F6">
        <w:t xml:space="preserve"> </w:t>
      </w:r>
      <w:r w:rsidR="00CA14F6" w:rsidRPr="002B284A">
        <w:t xml:space="preserve">y </w:t>
      </w:r>
      <w:proofErr w:type="spellStart"/>
      <w:r w:rsidR="00CA14F6" w:rsidRPr="001932EA">
        <w:rPr>
          <w:i/>
        </w:rPr>
        <w:t>OpenEaagles</w:t>
      </w:r>
      <w:proofErr w:type="spellEnd"/>
      <w:r w:rsidR="00CA14F6" w:rsidRPr="002B284A">
        <w:t xml:space="preserve"> </w:t>
      </w:r>
      <w:sdt>
        <w:sdtPr>
          <w:id w:val="-2088380467"/>
          <w:citation/>
        </w:sdtPr>
        <w:sdtEndPr/>
        <w:sdtContent>
          <w:r w:rsidR="00CA14F6" w:rsidRPr="002B284A">
            <w:fldChar w:fldCharType="begin"/>
          </w:r>
          <w:r w:rsidR="00CA14F6" w:rsidRPr="007A61F8">
            <w:instrText xml:space="preserve">CITATION Ope \l 3082 </w:instrText>
          </w:r>
          <w:r w:rsidR="00CA14F6" w:rsidRPr="002B284A">
            <w:fldChar w:fldCharType="separate"/>
          </w:r>
          <w:r w:rsidR="00DE66A8" w:rsidRPr="00DE66A8">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proofErr w:type="spellStart"/>
      <w:r w:rsidRPr="001932EA">
        <w:rPr>
          <w:i/>
        </w:rPr>
        <w:t>FlightGear</w:t>
      </w:r>
      <w:proofErr w:type="spellEnd"/>
      <w:r w:rsidRPr="0075199D">
        <w:t xml:space="preserve"> </w:t>
      </w:r>
      <w:sdt>
        <w:sdtPr>
          <w:id w:val="-875389217"/>
          <w:citation/>
        </w:sdtPr>
        <w:sdtEndPr/>
        <w:sdtContent>
          <w:r w:rsidRPr="00F639C4">
            <w:fldChar w:fldCharType="begin"/>
          </w:r>
          <w:r w:rsidRPr="007C206D">
            <w:instrText xml:space="preserve">CITATION Fli \l 3082 </w:instrText>
          </w:r>
          <w:r w:rsidRPr="00F639C4">
            <w:fldChar w:fldCharType="separate"/>
          </w:r>
          <w:r w:rsidR="00DE66A8" w:rsidRPr="00DE66A8">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proofErr w:type="spellStart"/>
      <w:r w:rsidR="00414340" w:rsidRPr="001932EA">
        <w:rPr>
          <w:i/>
        </w:rPr>
        <w:t>FlightGear</w:t>
      </w:r>
      <w:proofErr w:type="spellEnd"/>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EndPr/>
        <w:sdtContent>
          <w:r w:rsidR="00414340" w:rsidRPr="001932EA">
            <w:fldChar w:fldCharType="begin"/>
          </w:r>
          <w:r w:rsidR="00414340" w:rsidRPr="007C206D">
            <w:instrText xml:space="preserve">CITATION Ehl03 \l 3082 </w:instrText>
          </w:r>
          <w:r w:rsidR="00414340" w:rsidRPr="001932EA">
            <w:fldChar w:fldCharType="separate"/>
          </w:r>
          <w:r w:rsidR="00DE66A8">
            <w:rPr>
              <w:noProof/>
            </w:rPr>
            <w:t xml:space="preserve"> </w:t>
          </w:r>
          <w:r w:rsidR="00DE66A8" w:rsidRPr="00DE66A8">
            <w:rPr>
              <w:noProof/>
            </w:rPr>
            <w:t>[47]</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EndPr/>
        <w:sdtContent>
          <w:r w:rsidR="00414340" w:rsidRPr="001932EA">
            <w:fldChar w:fldCharType="begin"/>
          </w:r>
          <w:r w:rsidR="00414340" w:rsidRPr="007C206D">
            <w:instrText xml:space="preserve">CITATION Gen01 \l 3082 </w:instrText>
          </w:r>
          <w:r w:rsidR="00414340" w:rsidRPr="001932EA">
            <w:fldChar w:fldCharType="separate"/>
          </w:r>
          <w:r w:rsidR="00DE66A8" w:rsidRPr="00DE66A8">
            <w:rPr>
              <w:noProof/>
            </w:rPr>
            <w:t>[48]</w:t>
          </w:r>
          <w:r w:rsidR="00414340" w:rsidRPr="001932EA">
            <w:fldChar w:fldCharType="end"/>
          </w:r>
        </w:sdtContent>
      </w:sdt>
      <w:r w:rsidR="00414340" w:rsidRPr="001932EA">
        <w:t>.</w:t>
      </w:r>
    </w:p>
    <w:p w14:paraId="3280D728" w14:textId="483A5EA6" w:rsidR="00310C27" w:rsidRPr="00C80B83" w:rsidRDefault="00CA14F6" w:rsidP="005F34AB">
      <w:pPr>
        <w:spacing w:before="240" w:after="120"/>
        <w:ind w:firstLine="284"/>
        <w:jc w:val="both"/>
      </w:pPr>
      <w:proofErr w:type="spellStart"/>
      <w:r w:rsidRPr="00137DCB">
        <w:rPr>
          <w:i/>
        </w:rPr>
        <w:t>OpenEaagles</w:t>
      </w:r>
      <w:proofErr w:type="spellEnd"/>
      <w:r w:rsidRPr="0075199D">
        <w:t xml:space="preserve"> </w:t>
      </w:r>
      <w:sdt>
        <w:sdtPr>
          <w:id w:val="93059130"/>
          <w:citation/>
        </w:sdtPr>
        <w:sdtEndPr/>
        <w:sdtContent>
          <w:r w:rsidRPr="00F639C4">
            <w:fldChar w:fldCharType="begin"/>
          </w:r>
          <w:r w:rsidRPr="007C206D">
            <w:instrText xml:space="preserve">CITATION Ope \l 3082 </w:instrText>
          </w:r>
          <w:r w:rsidRPr="00F639C4">
            <w:fldChar w:fldCharType="separate"/>
          </w:r>
          <w:r w:rsidR="00DE66A8" w:rsidRPr="00DE66A8">
            <w:rPr>
              <w:noProof/>
            </w:rPr>
            <w:t>[10]</w:t>
          </w:r>
          <w:r w:rsidRPr="00F639C4">
            <w:fldChar w:fldCharType="end"/>
          </w:r>
        </w:sdtContent>
      </w:sdt>
      <w:r w:rsidR="00036186" w:rsidRPr="00F26D8A">
        <w:t xml:space="preserve"> es </w:t>
      </w:r>
      <w:r w:rsidR="0075199D">
        <w:t>otro</w:t>
      </w:r>
      <w:r w:rsidR="00036186" w:rsidRPr="0075199D">
        <w:t xml:space="preserve"> entorno </w:t>
      </w:r>
      <w:r w:rsidR="0075199D">
        <w:t>de simulación</w:t>
      </w:r>
      <w:r w:rsidR="00C220B6" w:rsidRPr="0075199D">
        <w:t>. Proporciona un amplio conjunto de librerías para la definición de los</w:t>
      </w:r>
      <w:r w:rsidR="00310C27" w:rsidRPr="0075199D">
        <w:t xml:space="preserve"> </w:t>
      </w:r>
      <w:del w:id="1185" w:author="Orion" w:date="2011-09-01T12:48:00Z">
        <w:r w:rsidR="00310C27" w:rsidRPr="0075199D" w:rsidDel="00386199">
          <w:delText xml:space="preserve">instrumentos </w:delText>
        </w:r>
      </w:del>
      <w:ins w:id="1186" w:author="Orion" w:date="2011-09-01T12:48:00Z">
        <w:r w:rsidR="00386199">
          <w:t>paneles</w:t>
        </w:r>
        <w:r w:rsidR="00386199" w:rsidRPr="0075199D">
          <w:t xml:space="preserve"> </w:t>
        </w:r>
        <w:r w:rsidR="00386199">
          <w:t xml:space="preserve">de control </w:t>
        </w:r>
      </w:ins>
      <w:r w:rsidR="00310C27" w:rsidRPr="0075199D">
        <w:t>de</w:t>
      </w:r>
      <w:ins w:id="1187" w:author="Orion" w:date="2011-09-01T12:48:00Z">
        <w:r w:rsidR="00386199">
          <w:t xml:space="preserve"> las</w:t>
        </w:r>
      </w:ins>
      <w:r w:rsidR="00310C27" w:rsidRPr="0075199D">
        <w:t xml:space="preserve"> aeronaves</w:t>
      </w:r>
      <w:r w:rsidR="00B537AD" w:rsidRPr="0075199D">
        <w:t>,</w:t>
      </w:r>
      <w:r w:rsidR="001F1581" w:rsidRPr="0075199D">
        <w:t xml:space="preserve"> y </w:t>
      </w:r>
      <w:r w:rsidR="00B537AD" w:rsidRPr="0075199D">
        <w:t xml:space="preserve">librerías </w:t>
      </w:r>
      <w:r w:rsidR="001F1581" w:rsidRPr="0075199D">
        <w:t xml:space="preserve">gráficas para </w:t>
      </w:r>
      <w:r w:rsidR="001F1581" w:rsidRPr="0075199D">
        <w:lastRenderedPageBreak/>
        <w:t>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diseñar simulaciones complejas</w:t>
      </w:r>
      <w:ins w:id="1188" w:author="Orion" w:date="2011-09-01T12:50:00Z">
        <w:r w:rsidR="00770244">
          <w:t xml:space="preserve"> a través de su editor gráfico</w:t>
        </w:r>
      </w:ins>
      <w:r w:rsidR="00C220B6" w:rsidRPr="0075199D">
        <w:t xml:space="preserve">. </w:t>
      </w:r>
      <w:proofErr w:type="spellStart"/>
      <w:r w:rsidR="00310C27" w:rsidRPr="00137DCB">
        <w:rPr>
          <w:i/>
        </w:rPr>
        <w:t>OpenEaagles</w:t>
      </w:r>
      <w:proofErr w:type="spellEnd"/>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comunicación. Por ejemplo, </w:t>
      </w:r>
      <w:r w:rsidR="00310C27" w:rsidRPr="0075199D">
        <w:t xml:space="preserve">soporta el estándar </w:t>
      </w:r>
      <w:r w:rsidR="001F1581" w:rsidRPr="0075199D">
        <w:t xml:space="preserve">abierto </w:t>
      </w:r>
      <w:r w:rsidR="00310C27" w:rsidRPr="0075199D">
        <w:t>DIS (</w:t>
      </w:r>
      <w:proofErr w:type="spellStart"/>
      <w:r w:rsidR="00310C27" w:rsidRPr="00137DCB">
        <w:rPr>
          <w:i/>
        </w:rPr>
        <w:t>Distributed</w:t>
      </w:r>
      <w:proofErr w:type="spellEnd"/>
      <w:r w:rsidR="00310C27" w:rsidRPr="00137DCB">
        <w:rPr>
          <w:i/>
        </w:rPr>
        <w:t xml:space="preserve"> </w:t>
      </w:r>
      <w:proofErr w:type="spellStart"/>
      <w:r w:rsidR="00310C27" w:rsidRPr="00137DCB">
        <w:rPr>
          <w:i/>
        </w:rPr>
        <w:t>Interactive</w:t>
      </w:r>
      <w:proofErr w:type="spellEnd"/>
      <w:r w:rsidR="00310C27" w:rsidRPr="00137DCB">
        <w:rPr>
          <w:i/>
        </w:rPr>
        <w:t xml:space="preserve"> </w:t>
      </w:r>
      <w:proofErr w:type="spellStart"/>
      <w:r w:rsidR="00310C27" w:rsidRPr="00137DCB">
        <w:rPr>
          <w:i/>
        </w:rPr>
        <w:t>Simulation</w:t>
      </w:r>
      <w:proofErr w:type="spellEnd"/>
      <w:r w:rsidR="00310C27" w:rsidRPr="0075199D">
        <w:t xml:space="preserve">), </w:t>
      </w:r>
      <w:r w:rsidR="001F1581" w:rsidRPr="0075199D">
        <w:t xml:space="preserve">del </w:t>
      </w:r>
      <w:r w:rsidR="00310C27" w:rsidRPr="0075199D">
        <w:t>IEEE</w:t>
      </w:r>
      <w:r w:rsidR="00CB15FF">
        <w:rPr>
          <w:rStyle w:val="FootnoteReference"/>
        </w:rPr>
        <w:footnoteReference w:id="9"/>
      </w:r>
      <w:r w:rsidR="00310C27" w:rsidRPr="00B869D0">
        <w:rPr>
          <w:vertAlign w:val="superscript"/>
        </w:rPr>
        <w:t xml:space="preserve"> </w:t>
      </w:r>
      <w:r w:rsidR="00137DCB">
        <w:t>que usan muchas de las</w:t>
      </w:r>
      <w:r w:rsidR="00137DCB" w:rsidRPr="0075199D">
        <w:t xml:space="preserve"> </w:t>
      </w:r>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proofErr w:type="spellStart"/>
      <w:r w:rsidR="00310C27" w:rsidRPr="00137DCB">
        <w:rPr>
          <w:i/>
        </w:rPr>
        <w:t>OpenEaagles</w:t>
      </w:r>
      <w:proofErr w:type="spellEnd"/>
      <w:r w:rsidR="00310C27" w:rsidRPr="0075199D">
        <w:t xml:space="preserve"> son</w:t>
      </w:r>
      <w:r w:rsidR="00000821" w:rsidRPr="0075199D">
        <w:t xml:space="preserve"> </w:t>
      </w:r>
      <w:proofErr w:type="spellStart"/>
      <w:r w:rsidR="00310C27" w:rsidRPr="0075199D">
        <w:rPr>
          <w:i/>
        </w:rPr>
        <w:t>OpenSpace</w:t>
      </w:r>
      <w:proofErr w:type="spellEnd"/>
      <w:sdt>
        <w:sdtPr>
          <w:rPr>
            <w:i/>
          </w:rPr>
          <w:id w:val="1089577179"/>
          <w:citation/>
        </w:sdtPr>
        <w:sdtEndPr/>
        <w:sdtContent>
          <w:r w:rsidR="00C80B83">
            <w:rPr>
              <w:i/>
            </w:rPr>
            <w:fldChar w:fldCharType="begin"/>
          </w:r>
          <w:r w:rsidR="00C80B83">
            <w:rPr>
              <w:i/>
            </w:rPr>
            <w:instrText xml:space="preserve"> CITATION Ope11 \l 3082 </w:instrText>
          </w:r>
          <w:r w:rsidR="00C80B83">
            <w:rPr>
              <w:i/>
            </w:rPr>
            <w:fldChar w:fldCharType="separate"/>
          </w:r>
          <w:r w:rsidR="00DE66A8">
            <w:rPr>
              <w:i/>
              <w:noProof/>
            </w:rPr>
            <w:t xml:space="preserve"> </w:t>
          </w:r>
          <w:r w:rsidR="00DE66A8" w:rsidRPr="00DE66A8">
            <w:rPr>
              <w:noProof/>
            </w:rPr>
            <w:t>[49]</w:t>
          </w:r>
          <w:r w:rsidR="00C80B83">
            <w:rPr>
              <w:i/>
            </w:rPr>
            <w:fldChar w:fldCharType="end"/>
          </w:r>
        </w:sdtContent>
      </w:sdt>
      <w:r w:rsidR="00000821" w:rsidRPr="00C80B83">
        <w:t>, que simula el vuelo de una cápsula luna</w:t>
      </w:r>
      <w:r w:rsidR="00000821" w:rsidRPr="0075199D">
        <w:t>r</w:t>
      </w:r>
      <w:r w:rsidR="00000821" w:rsidRPr="00C80B83">
        <w:t xml:space="preserve"> </w:t>
      </w:r>
      <w:proofErr w:type="spellStart"/>
      <w:r w:rsidR="00000821" w:rsidRPr="00C80B83">
        <w:t>Apollo</w:t>
      </w:r>
      <w:proofErr w:type="spellEnd"/>
      <w:r w:rsidR="00000821" w:rsidRPr="00C80B83">
        <w:t xml:space="preserve">, y </w:t>
      </w:r>
      <w:proofErr w:type="spellStart"/>
      <w:r w:rsidR="00310C27" w:rsidRPr="0075199D">
        <w:rPr>
          <w:i/>
        </w:rPr>
        <w:t>LifeForce</w:t>
      </w:r>
      <w:proofErr w:type="spellEnd"/>
      <w:sdt>
        <w:sdtPr>
          <w:rPr>
            <w:i/>
          </w:rPr>
          <w:id w:val="552043678"/>
          <w:citation/>
        </w:sdtPr>
        <w:sdtEndPr/>
        <w:sdtContent>
          <w:r w:rsidR="00C80B83">
            <w:rPr>
              <w:i/>
            </w:rPr>
            <w:fldChar w:fldCharType="begin"/>
          </w:r>
          <w:r w:rsidR="00C80B83">
            <w:rPr>
              <w:i/>
            </w:rPr>
            <w:instrText xml:space="preserve"> CITATION Ope11 \l 3082 </w:instrText>
          </w:r>
          <w:r w:rsidR="00C80B83">
            <w:rPr>
              <w:i/>
            </w:rPr>
            <w:fldChar w:fldCharType="separate"/>
          </w:r>
          <w:r w:rsidR="00DE66A8">
            <w:rPr>
              <w:i/>
              <w:noProof/>
            </w:rPr>
            <w:t xml:space="preserve"> </w:t>
          </w:r>
          <w:r w:rsidR="00DE66A8" w:rsidRPr="00DE66A8">
            <w:rPr>
              <w:noProof/>
            </w:rPr>
            <w:t>[49]</w:t>
          </w:r>
          <w:r w:rsidR="00C80B83">
            <w:rPr>
              <w:i/>
            </w:rPr>
            <w:fldChar w:fldCharType="end"/>
          </w:r>
        </w:sdtContent>
      </w:sdt>
      <w:r w:rsidR="00000821" w:rsidRPr="00C80B83">
        <w:t>, una aplicación de tiro en primera persona (</w:t>
      </w:r>
      <w:proofErr w:type="spellStart"/>
      <w:r w:rsidR="00310C27" w:rsidRPr="0075199D">
        <w:rPr>
          <w:i/>
        </w:rPr>
        <w:t>First</w:t>
      </w:r>
      <w:proofErr w:type="spellEnd"/>
      <w:r w:rsidR="00310C27" w:rsidRPr="0075199D">
        <w:rPr>
          <w:i/>
        </w:rPr>
        <w:t xml:space="preserve"> </w:t>
      </w:r>
      <w:proofErr w:type="spellStart"/>
      <w:r w:rsidR="00310C27" w:rsidRPr="0075199D">
        <w:rPr>
          <w:i/>
        </w:rPr>
        <w:t>Person</w:t>
      </w:r>
      <w:proofErr w:type="spellEnd"/>
      <w:r w:rsidR="00310C27" w:rsidRPr="0075199D">
        <w:rPr>
          <w:i/>
        </w:rPr>
        <w:t xml:space="preserve"> </w:t>
      </w:r>
      <w:proofErr w:type="spellStart"/>
      <w:r w:rsidR="00310C27" w:rsidRPr="0075199D">
        <w:rPr>
          <w:i/>
        </w:rPr>
        <w:t>Shooter</w:t>
      </w:r>
      <w:proofErr w:type="spellEnd"/>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04E113C6"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EndPr/>
        <w:sdtContent>
          <w:r>
            <w:fldChar w:fldCharType="begin"/>
          </w:r>
          <w:r w:rsidR="00416C9E">
            <w:instrText xml:space="preserve">CITATION AVI \l 3082 </w:instrText>
          </w:r>
          <w:r>
            <w:fldChar w:fldCharType="separate"/>
          </w:r>
          <w:r w:rsidR="00DE66A8" w:rsidRPr="00DE66A8">
            <w:rPr>
              <w:noProof/>
            </w:rPr>
            <w:t>[45]</w:t>
          </w:r>
          <w:r>
            <w:fldChar w:fldCharType="end"/>
          </w:r>
        </w:sdtContent>
      </w:sdt>
      <w:r>
        <w:t xml:space="preserve">. Al contrario que los </w:t>
      </w:r>
      <w:r w:rsidR="0075199D">
        <w:t>ejemplos</w:t>
      </w:r>
      <w:r>
        <w:t xml:space="preserve"> anteriores, AVDS no está desarrollado sobre un conjunto de</w:t>
      </w:r>
      <w:r w:rsidR="00114C1C">
        <w:t xml:space="preserve"> </w:t>
      </w:r>
      <w:r>
        <w:t>librerías escrito en un lenguaje de programación de propósito general</w:t>
      </w:r>
      <w:r w:rsidR="00DB077A">
        <w:t>.</w:t>
      </w:r>
      <w:r>
        <w:t xml:space="preserve"> </w:t>
      </w:r>
      <w:r w:rsidR="00310C27" w:rsidRPr="00F45FF0">
        <w:t>Está desarrollad</w:t>
      </w:r>
      <w:r w:rsidR="00114C1C">
        <w:t>o</w:t>
      </w:r>
      <w:r w:rsidR="00310C27" w:rsidRPr="00F45FF0">
        <w:t xml:space="preserve"> en </w:t>
      </w:r>
      <w:proofErr w:type="spellStart"/>
      <w:r w:rsidR="00310C27" w:rsidRPr="00F45FF0">
        <w:t>Simulink</w:t>
      </w:r>
      <w:proofErr w:type="spellEnd"/>
      <w:sdt>
        <w:sdtPr>
          <w:id w:val="1056040239"/>
          <w:citation/>
        </w:sdtPr>
        <w:sdtEndPr/>
        <w:sdtContent>
          <w:r w:rsidR="00310C27" w:rsidRPr="00F45FF0">
            <w:fldChar w:fldCharType="begin"/>
          </w:r>
          <w:r w:rsidR="00310C27" w:rsidRPr="007A61F8">
            <w:instrText xml:space="preserve"> CITATION Sim \l 3082 </w:instrText>
          </w:r>
          <w:r w:rsidR="00310C27" w:rsidRPr="00F45FF0">
            <w:fldChar w:fldCharType="separate"/>
          </w:r>
          <w:r w:rsidR="00DE66A8">
            <w:rPr>
              <w:noProof/>
            </w:rPr>
            <w:t xml:space="preserve"> </w:t>
          </w:r>
          <w:r w:rsidR="00DE66A8" w:rsidRPr="00DE66A8">
            <w:rPr>
              <w:noProof/>
            </w:rPr>
            <w:t>[50]</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1190" w:name="_Toc298344403"/>
      <w:bookmarkEnd w:id="1190"/>
    </w:p>
    <w:p w14:paraId="69F60B8E" w14:textId="49C04D26"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 xml:space="preserve">La segunda es que la simulación del tráfico aéreo es un problema de enorme complejidad, por lo que no existen soluciones que pretendan abordar </w:t>
      </w:r>
      <w:del w:id="1191" w:author="Orion" w:date="2011-09-01T10:23:00Z">
        <w:r w:rsidR="00AC54B3" w:rsidDel="0026799E">
          <w:delText xml:space="preserve">a través de una única aplicación </w:delText>
        </w:r>
      </w:del>
      <w:r w:rsidR="00AC54B3">
        <w:t>todo el fenómeno</w:t>
      </w:r>
      <w:ins w:id="1192" w:author="Orion" w:date="2011-09-01T10:23:00Z">
        <w:r w:rsidR="0026799E" w:rsidRPr="0026799E">
          <w:t xml:space="preserve"> </w:t>
        </w:r>
        <w:r w:rsidR="0026799E">
          <w:t>a través de una única aplicación</w:t>
        </w:r>
      </w:ins>
      <w:r w:rsidR="00AC54B3">
        <w:t xml:space="preserve">. Por tanto, existe una necesidad de </w:t>
      </w:r>
      <w:r w:rsidR="00DB077A">
        <w:t xml:space="preserve">propuestas </w:t>
      </w:r>
      <w:r w:rsidR="00AC54B3">
        <w:t>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B92E60" w:rsidRDefault="00F23432" w:rsidP="00C3208D">
      <w:pPr>
        <w:pStyle w:val="Heading1"/>
        <w:numPr>
          <w:ilvl w:val="2"/>
          <w:numId w:val="40"/>
        </w:numPr>
        <w:rPr>
          <w:b w:val="0"/>
          <w:sz w:val="36"/>
          <w:szCs w:val="52"/>
        </w:rPr>
      </w:pPr>
      <w:bookmarkStart w:id="1193" w:name="_Ref298335607"/>
      <w:bookmarkStart w:id="1194" w:name="_Toc302654530"/>
      <w:r w:rsidRPr="00023E6E">
        <w:rPr>
          <w:b w:val="0"/>
          <w:sz w:val="36"/>
          <w:szCs w:val="52"/>
        </w:rPr>
        <w:t>Navegación aérea</w:t>
      </w:r>
      <w:bookmarkEnd w:id="1193"/>
      <w:bookmarkEnd w:id="1194"/>
    </w:p>
    <w:p w14:paraId="18010161" w14:textId="36D6342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5831F1F8"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w:t>
      </w:r>
      <w:sdt>
        <w:sdtPr>
          <w:id w:val="1255006305"/>
          <w:citation/>
        </w:sdtPr>
        <w:sdtEndPr/>
        <w:sdtContent>
          <w:r w:rsidR="00DB077A" w:rsidRPr="00F45FF0">
            <w:fldChar w:fldCharType="begin"/>
          </w:r>
          <w:r w:rsidR="00DB077A" w:rsidRPr="007A61F8">
            <w:instrText xml:space="preserve">CITATION Sha09 \l 3082 </w:instrText>
          </w:r>
          <w:r w:rsidR="00DB077A" w:rsidRPr="00F45FF0">
            <w:fldChar w:fldCharType="separate"/>
          </w:r>
          <w:r w:rsidR="00DE66A8">
            <w:rPr>
              <w:noProof/>
            </w:rPr>
            <w:t xml:space="preserve"> </w:t>
          </w:r>
          <w:r w:rsidR="00DE66A8" w:rsidRPr="00DE66A8">
            <w:rPr>
              <w:noProof/>
            </w:rPr>
            <w:t>[12]</w:t>
          </w:r>
          <w:r w:rsidR="00DB077A" w:rsidRPr="00F45FF0">
            <w:fldChar w:fldCharType="end"/>
          </w:r>
        </w:sdtContent>
      </w:sdt>
      <w:r w:rsidR="006C2BEF">
        <w:t xml:space="preserve">, FACET </w:t>
      </w:r>
      <w:sdt>
        <w:sdtPr>
          <w:id w:val="-1649973353"/>
          <w:citation/>
        </w:sdtPr>
        <w:sdtEndPr/>
        <w:sdtContent>
          <w:r w:rsidR="00DB077A" w:rsidRPr="00F45FF0">
            <w:fldChar w:fldCharType="begin"/>
          </w:r>
          <w:r w:rsidR="00DB077A">
            <w:instrText xml:space="preserve">CITATION Ago07 \l 3082 </w:instrText>
          </w:r>
          <w:r w:rsidR="00DB077A" w:rsidRPr="00F45FF0">
            <w:fldChar w:fldCharType="separate"/>
          </w:r>
          <w:r w:rsidR="00DE66A8" w:rsidRPr="00DE66A8">
            <w:rPr>
              <w:noProof/>
            </w:rPr>
            <w:t>[51]</w:t>
          </w:r>
          <w:r w:rsidR="00DB077A" w:rsidRPr="00F45FF0">
            <w:fldChar w:fldCharType="end"/>
          </w:r>
        </w:sdtContent>
      </w:sdt>
      <w:r w:rsidR="00DB077A">
        <w:t xml:space="preserve"> </w:t>
      </w:r>
      <w:r w:rsidR="006C2BEF">
        <w:t>y ACES</w:t>
      </w:r>
      <w:sdt>
        <w:sdtPr>
          <w:id w:val="2050959052"/>
          <w:citation/>
        </w:sdtPr>
        <w:sdtEndPr/>
        <w:sdtContent>
          <w:r w:rsidR="00DB077A" w:rsidRPr="00F45FF0">
            <w:fldChar w:fldCharType="begin"/>
          </w:r>
          <w:r w:rsidR="00DB077A">
            <w:instrText xml:space="preserve">CITATION Swe02 \l 3082 </w:instrText>
          </w:r>
          <w:r w:rsidR="00DB077A" w:rsidRPr="00F45FF0">
            <w:fldChar w:fldCharType="separate"/>
          </w:r>
          <w:r w:rsidR="00DE66A8">
            <w:rPr>
              <w:noProof/>
            </w:rPr>
            <w:t xml:space="preserve"> </w:t>
          </w:r>
          <w:r w:rsidR="00DE66A8" w:rsidRPr="00DE66A8">
            <w:rPr>
              <w:noProof/>
            </w:rPr>
            <w:t>[52]</w:t>
          </w:r>
          <w:r w:rsidR="00DB077A" w:rsidRPr="00F45FF0">
            <w:fldChar w:fldCharType="end"/>
          </w:r>
        </w:sdtContent>
      </w:sdt>
      <w:r w:rsidR="00B3572B">
        <w:t>.</w:t>
      </w:r>
    </w:p>
    <w:p w14:paraId="1F1CAA0B" w14:textId="0F1CAD1C" w:rsidR="005A507E" w:rsidRDefault="005A507E" w:rsidP="005A507E">
      <w:pPr>
        <w:spacing w:before="240" w:after="120"/>
        <w:ind w:firstLine="284"/>
        <w:jc w:val="both"/>
      </w:pPr>
      <w:r w:rsidRPr="00FA57E6">
        <w:lastRenderedPageBreak/>
        <w:t>IMPACT</w:t>
      </w:r>
      <w:sdt>
        <w:sdtPr>
          <w:id w:val="-1444378888"/>
          <w:citation/>
        </w:sdtPr>
        <w:sdtEndPr/>
        <w:sdtContent>
          <w:r w:rsidRPr="00F45FF0">
            <w:fldChar w:fldCharType="begin"/>
          </w:r>
          <w:r w:rsidRPr="007A61F8">
            <w:instrText xml:space="preserve">CITATION Sha09 \l 3082 </w:instrText>
          </w:r>
          <w:r w:rsidRPr="00F45FF0">
            <w:fldChar w:fldCharType="separate"/>
          </w:r>
          <w:r w:rsidR="00DE66A8">
            <w:rPr>
              <w:noProof/>
            </w:rPr>
            <w:t xml:space="preserve"> </w:t>
          </w:r>
          <w:r w:rsidR="00DE66A8" w:rsidRPr="00DE66A8">
            <w:rPr>
              <w:noProof/>
            </w:rPr>
            <w:t>[12]</w:t>
          </w:r>
          <w:r w:rsidRPr="00F45FF0">
            <w:fldChar w:fldCharType="end"/>
          </w:r>
        </w:sdtContent>
      </w:sdt>
      <w:r w:rsidRPr="00F45FF0">
        <w:t xml:space="preserve"> modela los </w:t>
      </w:r>
      <w:r w:rsidR="00DB077A">
        <w:t>actores</w:t>
      </w:r>
      <w:r w:rsidR="00DB077A" w:rsidRPr="00F45FF0">
        <w:t xml:space="preserve"> </w:t>
      </w:r>
      <w:r w:rsidRPr="00F45FF0">
        <w:t xml:space="preserve">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proofErr w:type="spellStart"/>
      <w:r w:rsidRPr="00C3208D">
        <w:rPr>
          <w:i/>
        </w:rPr>
        <w:t>Ground</w:t>
      </w:r>
      <w:proofErr w:type="spellEnd"/>
      <w:r w:rsidRPr="00C3208D">
        <w:rPr>
          <w:i/>
        </w:rPr>
        <w:t xml:space="preserve"> </w:t>
      </w:r>
      <w:proofErr w:type="spellStart"/>
      <w:r w:rsidRPr="00C3208D">
        <w:rPr>
          <w:i/>
        </w:rPr>
        <w:t>Delay</w:t>
      </w:r>
      <w:proofErr w:type="spellEnd"/>
      <w:r w:rsidRPr="00C3208D">
        <w:rPr>
          <w:i/>
        </w:rPr>
        <w:t xml:space="preserve"> </w:t>
      </w:r>
      <w:proofErr w:type="spellStart"/>
      <w:r w:rsidRPr="00C3208D">
        <w:rPr>
          <w:i/>
        </w:rPr>
        <w:t>Program</w:t>
      </w:r>
      <w:proofErr w:type="spellEnd"/>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el sistema devuelve como salida de la simulación una serie de estadísticas basadas en el comportamiento de 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EndPr/>
        <w:sdtContent>
          <w:r w:rsidRPr="00F45FF0">
            <w:fldChar w:fldCharType="begin"/>
          </w:r>
          <w:r w:rsidR="009258BC">
            <w:instrText xml:space="preserve">CITATION Ago07 \l 3082 </w:instrText>
          </w:r>
          <w:r w:rsidRPr="00F45FF0">
            <w:fldChar w:fldCharType="separate"/>
          </w:r>
          <w:r w:rsidR="00DE66A8" w:rsidRPr="00DE66A8">
            <w:rPr>
              <w:noProof/>
            </w:rPr>
            <w:t>[51]</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3C092007" w:rsidR="00B3572B" w:rsidRDefault="00B3572B" w:rsidP="005A507E">
      <w:pPr>
        <w:spacing w:before="240" w:after="120"/>
        <w:ind w:firstLine="284"/>
        <w:jc w:val="both"/>
      </w:pPr>
      <w:r>
        <w:t xml:space="preserve">El </w:t>
      </w:r>
      <w:r w:rsidRPr="00F45FF0">
        <w:t>Sistema de Evaluación de los Conceptos Aéreos</w:t>
      </w:r>
      <w:r>
        <w:t xml:space="preserve"> (ACES, </w:t>
      </w:r>
      <w:proofErr w:type="spellStart"/>
      <w:r w:rsidRPr="001E6F3A">
        <w:rPr>
          <w:i/>
        </w:rPr>
        <w:t>Airspace</w:t>
      </w:r>
      <w:proofErr w:type="spellEnd"/>
      <w:r w:rsidRPr="001E6F3A">
        <w:rPr>
          <w:i/>
        </w:rPr>
        <w:t xml:space="preserve"> Concept </w:t>
      </w:r>
      <w:proofErr w:type="spellStart"/>
      <w:r w:rsidRPr="001E6F3A">
        <w:rPr>
          <w:i/>
        </w:rPr>
        <w:t>Evaluation</w:t>
      </w:r>
      <w:proofErr w:type="spellEnd"/>
      <w:r w:rsidRPr="001E6F3A">
        <w:rPr>
          <w:i/>
        </w:rPr>
        <w:t xml:space="preserve"> </w:t>
      </w:r>
      <w:proofErr w:type="spellStart"/>
      <w:r w:rsidRPr="001E6F3A">
        <w:rPr>
          <w:i/>
        </w:rPr>
        <w:t>System</w:t>
      </w:r>
      <w:proofErr w:type="spellEnd"/>
      <w:r w:rsidRPr="00F45FF0">
        <w:t>)</w:t>
      </w:r>
      <w:sdt>
        <w:sdtPr>
          <w:id w:val="-1686124841"/>
          <w:citation/>
        </w:sdtPr>
        <w:sdtEndPr/>
        <w:sdtContent>
          <w:r w:rsidRPr="00F45FF0">
            <w:fldChar w:fldCharType="begin"/>
          </w:r>
          <w:r w:rsidR="0071557E">
            <w:instrText xml:space="preserve">CITATION Swe02 \l 3082 </w:instrText>
          </w:r>
          <w:r w:rsidRPr="00F45FF0">
            <w:fldChar w:fldCharType="separate"/>
          </w:r>
          <w:r w:rsidR="00DE66A8">
            <w:rPr>
              <w:noProof/>
            </w:rPr>
            <w:t xml:space="preserve"> </w:t>
          </w:r>
          <w:r w:rsidR="00DE66A8" w:rsidRPr="00DE66A8">
            <w:rPr>
              <w:noProof/>
            </w:rPr>
            <w:t>[52]</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w:t>
      </w:r>
      <w:proofErr w:type="spellStart"/>
      <w:r w:rsidRPr="00110F25">
        <w:rPr>
          <w:i/>
        </w:rPr>
        <w:t>Level</w:t>
      </w:r>
      <w:proofErr w:type="spellEnd"/>
      <w:r w:rsidRPr="00110F25">
        <w:rPr>
          <w:i/>
        </w:rPr>
        <w:t xml:space="preserve"> </w:t>
      </w:r>
      <w:proofErr w:type="spellStart"/>
      <w:r w:rsidRPr="00110F25">
        <w:rPr>
          <w:i/>
        </w:rPr>
        <w:t>Architecture</w:t>
      </w:r>
      <w:proofErr w:type="spellEnd"/>
      <w:r w:rsidRPr="00FA57E6">
        <w:t>)</w:t>
      </w:r>
      <w:r w:rsidR="00EC1F16">
        <w:t>,</w:t>
      </w:r>
      <w:r w:rsidRPr="00FA57E6">
        <w:t xml:space="preserve">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w:t>
      </w:r>
      <w:proofErr w:type="spellStart"/>
      <w:r>
        <w:t>semi</w:t>
      </w:r>
      <w:proofErr w:type="spellEnd"/>
      <w:r>
        <w:t xml:space="preserve">-automatizados que reducen la participación humana. Aquí consideramos los trabajos descritos en </w:t>
      </w:r>
      <w:sdt>
        <w:sdtPr>
          <w:id w:val="-1969417137"/>
          <w:citation/>
        </w:sdtPr>
        <w:sdtEndPr/>
        <w:sdtContent>
          <w:r w:rsidRPr="002B284A">
            <w:fldChar w:fldCharType="begin"/>
          </w:r>
          <w:r w:rsidR="009258BC">
            <w:instrText xml:space="preserve">CITATION Ago07 \l 3082 </w:instrText>
          </w:r>
          <w:r w:rsidRPr="002B284A">
            <w:fldChar w:fldCharType="separate"/>
          </w:r>
          <w:r w:rsidR="00DE66A8" w:rsidRPr="00DE66A8">
            <w:rPr>
              <w:noProof/>
            </w:rPr>
            <w:t>[51]</w:t>
          </w:r>
          <w:r w:rsidRPr="002B284A">
            <w:fldChar w:fldCharType="end"/>
          </w:r>
        </w:sdtContent>
      </w:sdt>
      <w:r>
        <w:t xml:space="preserve">, </w:t>
      </w:r>
      <w:sdt>
        <w:sdtPr>
          <w:id w:val="495849763"/>
          <w:citation/>
        </w:sdtPr>
        <w:sdtEndPr/>
        <w:sdtContent>
          <w:r w:rsidRPr="002B284A">
            <w:fldChar w:fldCharType="begin"/>
          </w:r>
          <w:r w:rsidR="00221333">
            <w:instrText xml:space="preserve">CITATION Tam97 \l 3082 </w:instrText>
          </w:r>
          <w:r w:rsidRPr="002B284A">
            <w:fldChar w:fldCharType="separate"/>
          </w:r>
          <w:r w:rsidR="00DE66A8" w:rsidRPr="00DE66A8">
            <w:rPr>
              <w:noProof/>
            </w:rPr>
            <w:t>[53]</w:t>
          </w:r>
          <w:r w:rsidRPr="002B284A">
            <w:fldChar w:fldCharType="end"/>
          </w:r>
        </w:sdtContent>
      </w:sdt>
      <w:r>
        <w:t xml:space="preserve"> y </w:t>
      </w:r>
      <w:sdt>
        <w:sdtPr>
          <w:id w:val="-1584835127"/>
          <w:citation/>
        </w:sdtPr>
        <w:sdtEndPr/>
        <w:sdtContent>
          <w:r w:rsidRPr="002B284A">
            <w:fldChar w:fldCharType="begin"/>
          </w:r>
          <w:r w:rsidR="00E92E5A">
            <w:instrText xml:space="preserve">CITATION SWo08 \l 3082 </w:instrText>
          </w:r>
          <w:r w:rsidRPr="002B284A">
            <w:fldChar w:fldCharType="separate"/>
          </w:r>
          <w:r w:rsidR="00DE66A8" w:rsidRPr="00DE66A8">
            <w:rPr>
              <w:noProof/>
            </w:rPr>
            <w:t>[54]</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EndPr/>
        <w:sdtContent>
          <w:r w:rsidR="00110F25">
            <w:fldChar w:fldCharType="begin"/>
          </w:r>
          <w:r w:rsidR="00110F25">
            <w:instrText xml:space="preserve"> CITATION Ago07 \l 3082 </w:instrText>
          </w:r>
          <w:r w:rsidR="00110F25">
            <w:fldChar w:fldCharType="separate"/>
          </w:r>
          <w:r w:rsidR="00DE66A8" w:rsidRPr="00DE66A8">
            <w:rPr>
              <w:noProof/>
            </w:rPr>
            <w:t>[51]</w:t>
          </w:r>
          <w:r w:rsidR="00110F25">
            <w:fldChar w:fldCharType="end"/>
          </w:r>
        </w:sdtContent>
      </w:sdt>
      <w:r w:rsidR="00B430A2">
        <w:t xml:space="preserve"> </w:t>
      </w:r>
      <w:r>
        <w:t xml:space="preserve">y </w:t>
      </w:r>
      <w:sdt>
        <w:sdtPr>
          <w:id w:val="-219369495"/>
          <w:citation/>
        </w:sdtPr>
        <w:sdtEndPr/>
        <w:sdtContent>
          <w:r w:rsidR="00313874" w:rsidRPr="002B284A">
            <w:fldChar w:fldCharType="begin"/>
          </w:r>
          <w:r w:rsidR="00313874">
            <w:instrText xml:space="preserve">CITATION SWo08 \l 3082 </w:instrText>
          </w:r>
          <w:r w:rsidR="00313874" w:rsidRPr="002B284A">
            <w:fldChar w:fldCharType="separate"/>
          </w:r>
          <w:r w:rsidR="00DE66A8" w:rsidRPr="00DE66A8">
            <w:rPr>
              <w:noProof/>
            </w:rPr>
            <w:t>[54]</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EndPr/>
        <w:sdtContent>
          <w:r w:rsidR="00892C65" w:rsidRPr="002B284A">
            <w:fldChar w:fldCharType="begin"/>
          </w:r>
          <w:r w:rsidR="009258BC">
            <w:instrText xml:space="preserve">CITATION Ago07 \l 3082 </w:instrText>
          </w:r>
          <w:r w:rsidR="00892C65" w:rsidRPr="002B284A">
            <w:fldChar w:fldCharType="separate"/>
          </w:r>
          <w:r w:rsidR="00DE66A8" w:rsidRPr="00DE66A8">
            <w:rPr>
              <w:noProof/>
            </w:rPr>
            <w:t>[51]</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EndPr/>
        <w:sdtContent>
          <w:r w:rsidR="00313874" w:rsidRPr="002B284A">
            <w:fldChar w:fldCharType="begin"/>
          </w:r>
          <w:r w:rsidR="00313874">
            <w:instrText xml:space="preserve">CITATION SWo08 \l 3082 </w:instrText>
          </w:r>
          <w:r w:rsidR="00313874" w:rsidRPr="002B284A">
            <w:fldChar w:fldCharType="separate"/>
          </w:r>
          <w:r w:rsidR="00DE66A8" w:rsidRPr="00DE66A8">
            <w:rPr>
              <w:noProof/>
            </w:rPr>
            <w:t>[54]</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 xml:space="preserve">a Shell </w:t>
      </w:r>
      <w:proofErr w:type="spellStart"/>
      <w:r w:rsidR="001449E5" w:rsidRPr="00110F25">
        <w:rPr>
          <w:i/>
        </w:rPr>
        <w:t>for</w:t>
      </w:r>
      <w:proofErr w:type="spellEnd"/>
      <w:r w:rsidR="001449E5" w:rsidRPr="00110F25">
        <w:rPr>
          <w:i/>
        </w:rPr>
        <w:t xml:space="preserve"> </w:t>
      </w:r>
      <w:proofErr w:type="spellStart"/>
      <w:r w:rsidR="001449E5" w:rsidRPr="00110F25">
        <w:rPr>
          <w:i/>
        </w:rPr>
        <w:t>TEAMwork</w:t>
      </w:r>
      <w:proofErr w:type="spellEnd"/>
      <w:r w:rsidR="001449E5">
        <w:t>)</w:t>
      </w:r>
      <w:r w:rsidRPr="007A61F8">
        <w:t xml:space="preserve"> </w:t>
      </w:r>
      <w:sdt>
        <w:sdtPr>
          <w:id w:val="1147939106"/>
          <w:citation/>
        </w:sdtPr>
        <w:sdtEndPr/>
        <w:sdtContent>
          <w:r w:rsidRPr="002B284A">
            <w:fldChar w:fldCharType="begin"/>
          </w:r>
          <w:r w:rsidR="00221333">
            <w:instrText xml:space="preserve">CITATION Tam97 \l 3082 </w:instrText>
          </w:r>
          <w:r w:rsidRPr="002B284A">
            <w:fldChar w:fldCharType="separate"/>
          </w:r>
          <w:r w:rsidR="00DE66A8" w:rsidRPr="00DE66A8">
            <w:rPr>
              <w:noProof/>
            </w:rPr>
            <w:t>[53]</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EndPr/>
        <w:sdtContent>
          <w:r w:rsidRPr="00F45FF0">
            <w:fldChar w:fldCharType="begin"/>
          </w:r>
          <w:r w:rsidR="009258BC">
            <w:instrText xml:space="preserve">CITATION Ago07 \l 3082 </w:instrText>
          </w:r>
          <w:r w:rsidRPr="00F45FF0">
            <w:fldChar w:fldCharType="separate"/>
          </w:r>
          <w:r w:rsidR="00DE66A8" w:rsidRPr="00DE66A8">
            <w:rPr>
              <w:noProof/>
            </w:rPr>
            <w:t>[51]</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EndPr/>
        <w:sdtContent>
          <w:r w:rsidRPr="002B284A">
            <w:fldChar w:fldCharType="begin"/>
          </w:r>
          <w:r w:rsidR="00221333">
            <w:instrText xml:space="preserve">CITATION Fli1 \l 3082 </w:instrText>
          </w:r>
          <w:r w:rsidRPr="002B284A">
            <w:fldChar w:fldCharType="separate"/>
          </w:r>
          <w:r w:rsidR="00DE66A8" w:rsidRPr="00DE66A8">
            <w:rPr>
              <w:noProof/>
            </w:rPr>
            <w:t>[55]</w:t>
          </w:r>
          <w:r w:rsidRPr="002B284A">
            <w:fldChar w:fldCharType="end"/>
          </w:r>
        </w:sdtContent>
      </w:sdt>
      <w:r w:rsidRPr="002B284A">
        <w:t>, que se usa en la mayoría de las principales compañías aéreas de EE.UU.</w:t>
      </w:r>
    </w:p>
    <w:p w14:paraId="68F9716B" w14:textId="3B58F3EF"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EndPr/>
        <w:sdtContent>
          <w:r>
            <w:fldChar w:fldCharType="begin"/>
          </w:r>
          <w:r>
            <w:instrText xml:space="preserve">CITATION Gil05 \l 3082 </w:instrText>
          </w:r>
          <w:r>
            <w:fldChar w:fldCharType="separate"/>
          </w:r>
          <w:r w:rsidR="00DE66A8" w:rsidRPr="00DE66A8">
            <w:rPr>
              <w:noProof/>
            </w:rPr>
            <w:t>[19]</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EndPr/>
        <w:sdtContent>
          <w:r w:rsidRPr="00F45FF0">
            <w:fldChar w:fldCharType="begin"/>
          </w:r>
          <w:r w:rsidRPr="007A61F8">
            <w:instrText xml:space="preserve">CITATION Sha09 \l 3082 </w:instrText>
          </w:r>
          <w:r w:rsidRPr="00F45FF0">
            <w:fldChar w:fldCharType="separate"/>
          </w:r>
          <w:r w:rsidR="00DE66A8">
            <w:rPr>
              <w:noProof/>
            </w:rPr>
            <w:t xml:space="preserve"> </w:t>
          </w:r>
          <w:r w:rsidR="00DE66A8" w:rsidRPr="00DE66A8">
            <w:rPr>
              <w:noProof/>
            </w:rPr>
            <w:t>[12]</w:t>
          </w:r>
          <w:r w:rsidRPr="00F45FF0">
            <w:fldChar w:fldCharType="end"/>
          </w:r>
        </w:sdtContent>
      </w:sdt>
      <w:r w:rsidR="006A3EAF">
        <w:t>,</w:t>
      </w:r>
      <w:r w:rsidRPr="005A507E" w:rsidDel="002F134A">
        <w:t xml:space="preserve"> </w:t>
      </w:r>
      <w:r w:rsidR="00B3572B" w:rsidRPr="00F45FF0">
        <w:t>ACES</w:t>
      </w:r>
      <w:sdt>
        <w:sdtPr>
          <w:id w:val="651183251"/>
          <w:citation/>
        </w:sdtPr>
        <w:sdtEndPr/>
        <w:sdtContent>
          <w:r w:rsidR="00B3572B" w:rsidRPr="00F45FF0">
            <w:fldChar w:fldCharType="begin"/>
          </w:r>
          <w:r w:rsidR="0071557E">
            <w:instrText xml:space="preserve">CITATION Swe02 \l 3082 </w:instrText>
          </w:r>
          <w:r w:rsidR="00B3572B" w:rsidRPr="00F45FF0">
            <w:fldChar w:fldCharType="separate"/>
          </w:r>
          <w:r w:rsidR="00DE66A8">
            <w:rPr>
              <w:noProof/>
            </w:rPr>
            <w:t xml:space="preserve"> </w:t>
          </w:r>
          <w:r w:rsidR="00DE66A8" w:rsidRPr="00DE66A8">
            <w:rPr>
              <w:noProof/>
            </w:rPr>
            <w:t>[52]</w:t>
          </w:r>
          <w:r w:rsidR="00B3572B" w:rsidRPr="00F45FF0">
            <w:fldChar w:fldCharType="end"/>
          </w:r>
        </w:sdtContent>
      </w:sdt>
      <w:r w:rsidR="00EC1F16">
        <w:t>,</w:t>
      </w:r>
      <w:r w:rsidR="006A3EAF">
        <w:t xml:space="preserve"> y </w:t>
      </w:r>
      <w:sdt>
        <w:sdtPr>
          <w:id w:val="1048105071"/>
          <w:citation/>
        </w:sdtPr>
        <w:sdtEndPr/>
        <w:sdtContent>
          <w:r w:rsidR="006A3EAF" w:rsidRPr="002B284A">
            <w:fldChar w:fldCharType="begin"/>
          </w:r>
          <w:r w:rsidR="006A3EAF">
            <w:instrText xml:space="preserve">CITATION SWo08 \l 3082 </w:instrText>
          </w:r>
          <w:r w:rsidR="006A3EAF" w:rsidRPr="002B284A">
            <w:fldChar w:fldCharType="separate"/>
          </w:r>
          <w:r w:rsidR="00DE66A8" w:rsidRPr="00DE66A8">
            <w:rPr>
              <w:noProof/>
            </w:rPr>
            <w:t>[54]</w:t>
          </w:r>
          <w:r w:rsidR="006A3EAF" w:rsidRPr="002B284A">
            <w:fldChar w:fldCharType="end"/>
          </w:r>
        </w:sdtContent>
      </w:sdt>
      <w:r w:rsidR="005F6D1B">
        <w:t>, y</w:t>
      </w:r>
      <w:r w:rsidR="00313874">
        <w:t xml:space="preserve"> también</w:t>
      </w:r>
      <w:r w:rsidR="005F6D1B">
        <w:t xml:space="preserve"> </w:t>
      </w:r>
      <w:sdt>
        <w:sdtPr>
          <w:id w:val="-1889789224"/>
          <w:citation/>
        </w:sdtPr>
        <w:sdtEndPr/>
        <w:sdtContent>
          <w:r w:rsidR="005F6D1B" w:rsidRPr="005A507E">
            <w:fldChar w:fldCharType="begin"/>
          </w:r>
          <w:r w:rsidR="0071557E">
            <w:instrText xml:space="preserve">CITATION NHu03 \l 3082 </w:instrText>
          </w:r>
          <w:r w:rsidR="005F6D1B" w:rsidRPr="005A507E">
            <w:fldChar w:fldCharType="separate"/>
          </w:r>
          <w:r w:rsidR="00DE66A8" w:rsidRPr="00DE66A8">
            <w:rPr>
              <w:noProof/>
            </w:rPr>
            <w:t>[56]</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EndPr/>
        <w:sdtContent>
          <w:r w:rsidRPr="005A507E">
            <w:fldChar w:fldCharType="begin"/>
          </w:r>
          <w:r w:rsidR="0071557E">
            <w:instrText xml:space="preserve">CITATION NHu03 \l 3082 </w:instrText>
          </w:r>
          <w:r w:rsidRPr="005A507E">
            <w:fldChar w:fldCharType="separate"/>
          </w:r>
          <w:r w:rsidR="00DE66A8" w:rsidRPr="00DE66A8">
            <w:rPr>
              <w:noProof/>
            </w:rPr>
            <w:t>[56]</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EndPr/>
        <w:sdtContent>
          <w:r w:rsidR="00E92E5A" w:rsidRPr="002B284A">
            <w:fldChar w:fldCharType="begin"/>
          </w:r>
          <w:r w:rsidR="00E92E5A">
            <w:instrText xml:space="preserve">CITATION SWo08 \l 3082 </w:instrText>
          </w:r>
          <w:r w:rsidR="00E92E5A" w:rsidRPr="002B284A">
            <w:fldChar w:fldCharType="separate"/>
          </w:r>
          <w:r w:rsidR="00DE66A8" w:rsidRPr="00DE66A8">
            <w:rPr>
              <w:noProof/>
            </w:rPr>
            <w:t>[54]</w:t>
          </w:r>
          <w:r w:rsidR="00E92E5A" w:rsidRPr="002B284A">
            <w:fldChar w:fldCharType="end"/>
          </w:r>
        </w:sdtContent>
      </w:sdt>
      <w:r w:rsidR="00E92E5A" w:rsidRPr="00F45FF0">
        <w:t xml:space="preserve"> describe la experiencia de usar una arquitectura de agente BDI (</w:t>
      </w:r>
      <w:proofErr w:type="spellStart"/>
      <w:r w:rsidR="00E92E5A" w:rsidRPr="00777250">
        <w:rPr>
          <w:i/>
        </w:rPr>
        <w:t>Belief-Desire-Intention</w:t>
      </w:r>
      <w:proofErr w:type="spellEnd"/>
      <w:r w:rsidR="00E92E5A" w:rsidRPr="00F45FF0">
        <w:t>)</w:t>
      </w:r>
      <w:sdt>
        <w:sdtPr>
          <w:id w:val="-1790197275"/>
          <w:citation/>
        </w:sdtPr>
        <w:sdtEndPr/>
        <w:sdtContent>
          <w:r w:rsidR="00E92E5A" w:rsidRPr="00F45FF0">
            <w:fldChar w:fldCharType="begin"/>
          </w:r>
          <w:r w:rsidR="0071557E">
            <w:instrText xml:space="preserve">CITATION Geo95 \l 3082 </w:instrText>
          </w:r>
          <w:r w:rsidR="00E92E5A" w:rsidRPr="00F45FF0">
            <w:fldChar w:fldCharType="separate"/>
          </w:r>
          <w:r w:rsidR="00DE66A8">
            <w:rPr>
              <w:noProof/>
            </w:rPr>
            <w:t xml:space="preserve"> </w:t>
          </w:r>
          <w:r w:rsidR="00DE66A8" w:rsidRPr="00DE66A8">
            <w:rPr>
              <w:noProof/>
            </w:rPr>
            <w:t>[57]</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195" w:name="_Toc298344405"/>
      <w:bookmarkEnd w:id="1195"/>
    </w:p>
    <w:p w14:paraId="7FF9C5E4" w14:textId="77777777" w:rsidR="00A911AA" w:rsidRPr="00B92E60" w:rsidRDefault="00A911AA" w:rsidP="00A911AA">
      <w:pPr>
        <w:pStyle w:val="Heading1"/>
        <w:numPr>
          <w:ilvl w:val="2"/>
          <w:numId w:val="40"/>
        </w:numPr>
        <w:rPr>
          <w:b w:val="0"/>
          <w:sz w:val="36"/>
          <w:szCs w:val="52"/>
        </w:rPr>
      </w:pPr>
      <w:bookmarkStart w:id="1196" w:name="_Ref302475775"/>
      <w:bookmarkStart w:id="1197" w:name="_Toc302654531"/>
      <w:r w:rsidRPr="00023E6E">
        <w:rPr>
          <w:b w:val="0"/>
          <w:sz w:val="36"/>
          <w:szCs w:val="52"/>
        </w:rPr>
        <w:t>Factores humanos</w:t>
      </w:r>
      <w:bookmarkEnd w:id="1196"/>
      <w:bookmarkEnd w:id="1197"/>
    </w:p>
    <w:p w14:paraId="2C29B164" w14:textId="5C2399B9" w:rsidR="00A911AA" w:rsidRPr="00F45FF0" w:rsidRDefault="00A911AA" w:rsidP="00A911AA">
      <w:pPr>
        <w:spacing w:after="120"/>
        <w:jc w:val="both"/>
      </w:pPr>
      <w:r>
        <w:t>L</w:t>
      </w:r>
      <w:r w:rsidRPr="00F45FF0">
        <w:t xml:space="preserve">os procedimientos </w:t>
      </w:r>
      <w:r>
        <w:t xml:space="preserve">considerados en </w:t>
      </w:r>
      <w:proofErr w:type="spellStart"/>
      <w:r>
        <w:t>HF</w:t>
      </w:r>
      <w:r w:rsidR="00023E6E">
        <w:t>s</w:t>
      </w:r>
      <w:proofErr w:type="spellEnd"/>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EndPr/>
        <w:sdtContent>
          <w:r w:rsidRPr="00F45FF0">
            <w:fldChar w:fldCharType="begin"/>
          </w:r>
          <w:r>
            <w:instrText xml:space="preserve">CITATION Dun00 \l 3082 </w:instrText>
          </w:r>
          <w:r w:rsidRPr="00F45FF0">
            <w:fldChar w:fldCharType="separate"/>
          </w:r>
          <w:r w:rsidR="00DE66A8">
            <w:rPr>
              <w:noProof/>
            </w:rPr>
            <w:t xml:space="preserve"> </w:t>
          </w:r>
          <w:r w:rsidR="00DE66A8" w:rsidRPr="00DE66A8">
            <w:rPr>
              <w:noProof/>
            </w:rPr>
            <w:t>[58]</w:t>
          </w:r>
          <w:r w:rsidRPr="00F45FF0">
            <w:fldChar w:fldCharType="end"/>
          </w:r>
        </w:sdtContent>
      </w:sdt>
      <w:r>
        <w:t>,</w:t>
      </w:r>
      <w:r w:rsidRPr="00F45FF0">
        <w:t xml:space="preserve"> además de </w:t>
      </w:r>
      <w:r>
        <w:t>describir</w:t>
      </w:r>
      <w:r w:rsidRPr="00F45FF0">
        <w:t xml:space="preserve"> una herramienta educacional económica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0EFF526B" w:rsidR="00A911AA" w:rsidRPr="00246937" w:rsidRDefault="00A911AA" w:rsidP="00A911AA">
      <w:pPr>
        <w:spacing w:before="240" w:after="120"/>
        <w:ind w:firstLine="284"/>
        <w:jc w:val="both"/>
      </w:pPr>
      <w:r>
        <w:t xml:space="preserve">Un ejemplo de simulador para el estudio de </w:t>
      </w:r>
      <w:proofErr w:type="spellStart"/>
      <w:r>
        <w:t>HFs</w:t>
      </w:r>
      <w:proofErr w:type="spellEnd"/>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(MIDAS</w:t>
      </w:r>
      <w:r w:rsidRPr="00F45FF0">
        <w:t>)</w:t>
      </w:r>
      <w:sdt>
        <w:sdtPr>
          <w:id w:val="-2125144600"/>
          <w:citation/>
        </w:sdtPr>
        <w:sdtEndPr/>
        <w:sdtContent>
          <w:r w:rsidR="00507AAB">
            <w:fldChar w:fldCharType="begin"/>
          </w:r>
          <w:r w:rsidR="00507AAB">
            <w:instrText xml:space="preserve"> CITATION Gor10 \l 3082 </w:instrText>
          </w:r>
          <w:r w:rsidR="00507AAB">
            <w:fldChar w:fldCharType="separate"/>
          </w:r>
          <w:r w:rsidR="00DE66A8">
            <w:rPr>
              <w:noProof/>
            </w:rPr>
            <w:t xml:space="preserve"> </w:t>
          </w:r>
          <w:r w:rsidR="00DE66A8" w:rsidRPr="00DE66A8">
            <w:rPr>
              <w:noProof/>
            </w:rPr>
            <w:t>[13]</w:t>
          </w:r>
          <w:r w:rsidR="00507AAB">
            <w:fldChar w:fldCharType="end"/>
          </w:r>
        </w:sdtContent>
      </w:sdt>
      <w:r w:rsidR="00507AAB">
        <w:t>.</w:t>
      </w:r>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B92E60" w:rsidRDefault="00AE5A4C" w:rsidP="0024432B">
      <w:pPr>
        <w:pStyle w:val="Heading1"/>
        <w:numPr>
          <w:ilvl w:val="2"/>
          <w:numId w:val="40"/>
        </w:numPr>
        <w:rPr>
          <w:b w:val="0"/>
          <w:sz w:val="36"/>
          <w:szCs w:val="52"/>
        </w:rPr>
      </w:pPr>
      <w:bookmarkStart w:id="1198" w:name="_Toc298344407"/>
      <w:bookmarkStart w:id="1199" w:name="_Toc298429462"/>
      <w:bookmarkStart w:id="1200" w:name="_Toc298430328"/>
      <w:bookmarkStart w:id="1201" w:name="_Toc298516034"/>
      <w:bookmarkStart w:id="1202" w:name="_Toc298690983"/>
      <w:bookmarkStart w:id="1203" w:name="_Toc298700805"/>
      <w:bookmarkStart w:id="1204" w:name="_Toc298752126"/>
      <w:bookmarkStart w:id="1205" w:name="_Toc298757506"/>
      <w:bookmarkStart w:id="1206" w:name="_Toc298777452"/>
      <w:bookmarkStart w:id="1207" w:name="_Toc298787417"/>
      <w:bookmarkStart w:id="1208" w:name="_Toc298944580"/>
      <w:bookmarkStart w:id="1209" w:name="_Toc298954497"/>
      <w:bookmarkStart w:id="1210" w:name="_Toc299007668"/>
      <w:bookmarkStart w:id="1211" w:name="_Toc299012026"/>
      <w:bookmarkStart w:id="1212" w:name="_Toc299103574"/>
      <w:bookmarkStart w:id="1213" w:name="_Toc299103947"/>
      <w:bookmarkStart w:id="1214" w:name="_Toc299463772"/>
      <w:bookmarkStart w:id="1215" w:name="_Toc299463856"/>
      <w:bookmarkStart w:id="1216" w:name="_Toc298344408"/>
      <w:bookmarkStart w:id="1217" w:name="_Toc298429463"/>
      <w:bookmarkStart w:id="1218" w:name="_Toc298430329"/>
      <w:bookmarkStart w:id="1219" w:name="_Toc298516035"/>
      <w:bookmarkStart w:id="1220" w:name="_Toc298690984"/>
      <w:bookmarkStart w:id="1221" w:name="_Toc298700806"/>
      <w:bookmarkStart w:id="1222" w:name="_Toc298752127"/>
      <w:bookmarkStart w:id="1223" w:name="_Toc298757507"/>
      <w:bookmarkStart w:id="1224" w:name="_Toc298777453"/>
      <w:bookmarkStart w:id="1225" w:name="_Toc298787418"/>
      <w:bookmarkStart w:id="1226" w:name="_Toc298944581"/>
      <w:bookmarkStart w:id="1227" w:name="_Toc298954498"/>
      <w:bookmarkStart w:id="1228" w:name="_Toc299007669"/>
      <w:bookmarkStart w:id="1229" w:name="_Toc299012027"/>
      <w:bookmarkStart w:id="1230" w:name="_Toc299103575"/>
      <w:bookmarkStart w:id="1231" w:name="_Toc299103948"/>
      <w:bookmarkStart w:id="1232" w:name="_Toc299463773"/>
      <w:bookmarkStart w:id="1233" w:name="_Toc299463857"/>
      <w:bookmarkStart w:id="1234" w:name="_Ref298334922"/>
      <w:bookmarkStart w:id="1235" w:name="_Ref298520042"/>
      <w:bookmarkStart w:id="1236" w:name="_Toc302654532"/>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proofErr w:type="spellStart"/>
      <w:r w:rsidRPr="00023E6E">
        <w:rPr>
          <w:b w:val="0"/>
          <w:sz w:val="36"/>
          <w:szCs w:val="52"/>
        </w:rPr>
        <w:t>UAVs</w:t>
      </w:r>
      <w:bookmarkEnd w:id="1234"/>
      <w:bookmarkEnd w:id="1235"/>
      <w:bookmarkEnd w:id="1236"/>
      <w:proofErr w:type="spellEnd"/>
    </w:p>
    <w:p w14:paraId="2A82EA9C" w14:textId="670BF659" w:rsidR="00477B5B" w:rsidRPr="00F45FF0" w:rsidRDefault="00477B5B" w:rsidP="0083518D">
      <w:pPr>
        <w:spacing w:after="120"/>
        <w:jc w:val="both"/>
      </w:pPr>
      <w:r w:rsidRPr="00F45FF0">
        <w:t xml:space="preserve">Con vistas a analizar el comportamiento de los </w:t>
      </w:r>
      <w:proofErr w:type="spellStart"/>
      <w:r w:rsidRPr="00F45FF0">
        <w:t>UAVs</w:t>
      </w:r>
      <w:proofErr w:type="spellEnd"/>
      <w:r w:rsidRPr="00F45FF0">
        <w:t>, tanto en vuelo con tráfico tripulado como en otras situaciones, se ha recurrido a simulaciones. Al igual que en los casos de vuelos tripulados</w:t>
      </w:r>
      <w:r w:rsidR="00C31654">
        <w:t>,</w:t>
      </w:r>
      <w:r w:rsidRPr="00F45FF0">
        <w:t xml:space="preserve"> existen ejemplos centrados en el vuelo de </w:t>
      </w:r>
      <w:proofErr w:type="spellStart"/>
      <w:r w:rsidRPr="00F45FF0">
        <w:t>UAVs</w:t>
      </w:r>
      <w:proofErr w:type="spellEnd"/>
      <w:r w:rsidRPr="00F45FF0">
        <w:t xml:space="preserve"> individuales y en la gestión de grupos de estos.</w:t>
      </w:r>
    </w:p>
    <w:p w14:paraId="43ADE24F" w14:textId="253CE5A5" w:rsidR="00AE5A4C" w:rsidRDefault="00A85A65" w:rsidP="009258BC">
      <w:pPr>
        <w:spacing w:before="240" w:after="120"/>
        <w:ind w:firstLine="284"/>
        <w:jc w:val="both"/>
      </w:pPr>
      <w:r w:rsidRPr="00F45FF0">
        <w:t xml:space="preserve">En cuando al estudio de </w:t>
      </w:r>
      <w:proofErr w:type="spellStart"/>
      <w:r w:rsidRPr="00F45FF0">
        <w:t>UAVs</w:t>
      </w:r>
      <w:proofErr w:type="spellEnd"/>
      <w:r w:rsidRPr="00F45FF0">
        <w:t xml:space="preserve">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w:t>
      </w:r>
      <w:r w:rsidR="003E7AA6">
        <w:lastRenderedPageBreak/>
        <w:t>propuestas, incluyendo modelos analíticos, basados en técnicas generales de simulación</w:t>
      </w:r>
      <w:ins w:id="1237" w:author="Orion" w:date="2011-09-01T13:05:00Z">
        <w:r w:rsidR="00DE66A8">
          <w:t xml:space="preserve"> </w:t>
        </w:r>
      </w:ins>
      <w:customXmlInsRangeStart w:id="1238" w:author="Orion" w:date="2011-09-01T13:06:00Z"/>
      <w:sdt>
        <w:sdtPr>
          <w:id w:val="192581559"/>
          <w:citation/>
        </w:sdtPr>
        <w:sdtEndPr/>
        <w:sdtContent>
          <w:customXmlInsRangeEnd w:id="1238"/>
          <w:ins w:id="1239" w:author="Orion" w:date="2011-09-01T13:06:00Z">
            <w:r w:rsidR="00DE66A8">
              <w:fldChar w:fldCharType="begin"/>
            </w:r>
            <w:r w:rsidR="00DE66A8">
              <w:instrText xml:space="preserve"> CITATION Gok03 \l 3082 </w:instrText>
            </w:r>
          </w:ins>
          <w:r w:rsidR="00DE66A8">
            <w:fldChar w:fldCharType="separate"/>
          </w:r>
          <w:r w:rsidR="00DE66A8" w:rsidRPr="00DE66A8">
            <w:rPr>
              <w:noProof/>
            </w:rPr>
            <w:t>[59]</w:t>
          </w:r>
          <w:ins w:id="1240" w:author="Orion" w:date="2011-09-01T13:06:00Z">
            <w:r w:rsidR="00DE66A8">
              <w:fldChar w:fldCharType="end"/>
            </w:r>
          </w:ins>
          <w:customXmlInsRangeStart w:id="1241" w:author="Orion" w:date="2011-09-01T13:06:00Z"/>
        </w:sdtContent>
      </w:sdt>
      <w:customXmlInsRangeEnd w:id="1241"/>
      <w:r w:rsidR="003E7AA6">
        <w:t xml:space="preserve"> y ABM. Por ejemplo, dentro de los ABM encontramos</w:t>
      </w:r>
      <w:r w:rsidR="00AE5A4C" w:rsidRPr="00F45FF0">
        <w:t xml:space="preserve"> </w:t>
      </w:r>
      <w:sdt>
        <w:sdtPr>
          <w:id w:val="-1590698168"/>
          <w:citation/>
        </w:sdtPr>
        <w:sdtEndPr/>
        <w:sdtContent>
          <w:r w:rsidR="00AE5A4C" w:rsidRPr="00F45FF0">
            <w:fldChar w:fldCharType="begin"/>
          </w:r>
          <w:r w:rsidR="009258BC">
            <w:instrText xml:space="preserve">CITATION Che09 \l 3082 </w:instrText>
          </w:r>
          <w:r w:rsidR="00AE5A4C" w:rsidRPr="00F45FF0">
            <w:fldChar w:fldCharType="separate"/>
          </w:r>
          <w:r w:rsidR="00DE66A8" w:rsidRPr="00DE66A8">
            <w:rPr>
              <w:noProof/>
            </w:rPr>
            <w:t>[60]</w:t>
          </w:r>
          <w:r w:rsidR="00AE5A4C" w:rsidRPr="00F45FF0">
            <w:fldChar w:fldCharType="end"/>
          </w:r>
        </w:sdtContent>
      </w:sdt>
      <w:r w:rsidR="003E7AA6">
        <w:t xml:space="preserve">. Éste trabajo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5614F180" w:rsidR="00F26D8A" w:rsidRPr="00F45FF0" w:rsidRDefault="00F26D8A" w:rsidP="002D7414">
      <w:pPr>
        <w:spacing w:before="240" w:after="120"/>
        <w:ind w:firstLine="284"/>
        <w:jc w:val="both"/>
      </w:pPr>
      <w:r>
        <w:t xml:space="preserve">En cuanto a los simuladores que analizan el vuelo combinado de múltiples </w:t>
      </w:r>
      <w:proofErr w:type="spellStart"/>
      <w:r>
        <w:t>UAVs</w:t>
      </w:r>
      <w:proofErr w:type="spellEnd"/>
      <w:r w:rsidR="00023E6E">
        <w:t>,</w:t>
      </w:r>
      <w:r>
        <w:t xml:space="preserve"> ya se han revisado algunos </w:t>
      </w:r>
      <w:r w:rsidR="00D95065">
        <w:t>casos</w:t>
      </w:r>
      <w:r>
        <w:t xml:space="preserve"> en las secciones anteriores. </w:t>
      </w:r>
      <w:r w:rsidR="00D95065">
        <w:t xml:space="preserve">Por ejemplo </w:t>
      </w:r>
      <w:sdt>
        <w:sdtPr>
          <w:id w:val="-579292922"/>
          <w:citation/>
        </w:sdtPr>
        <w:sdtEndPr/>
        <w:sdtContent>
          <w:r w:rsidR="00D95065" w:rsidRPr="005A507E">
            <w:fldChar w:fldCharType="begin"/>
          </w:r>
          <w:r w:rsidR="0071557E">
            <w:instrText xml:space="preserve">CITATION NHu03 \l 3082 </w:instrText>
          </w:r>
          <w:r w:rsidR="00D95065" w:rsidRPr="005A507E">
            <w:fldChar w:fldCharType="separate"/>
          </w:r>
          <w:r w:rsidR="00DE66A8" w:rsidRPr="00DE66A8">
            <w:rPr>
              <w:noProof/>
            </w:rPr>
            <w:t>[56]</w:t>
          </w:r>
          <w:r w:rsidR="00D95065" w:rsidRPr="005A507E">
            <w:fldChar w:fldCharType="end"/>
          </w:r>
        </w:sdtContent>
      </w:sdt>
      <w:r w:rsidR="00D95065">
        <w:t xml:space="preserve">, considera principalmente el control de agentes individuales pero también aborda </w:t>
      </w:r>
      <w:del w:id="1242" w:author="Orion" w:date="2011-09-01T13:11:00Z">
        <w:r w:rsidR="00D95065" w:rsidDel="00453BAE">
          <w:delText>có</w:delText>
        </w:r>
      </w:del>
      <w:ins w:id="1243" w:author="IO" w:date="2011-08-30T16:11:00Z">
        <w:del w:id="1244" w:author="Orion" w:date="2011-09-01T13:11:00Z">
          <w:r w:rsidR="00023E6E" w:rsidDel="00453BAE">
            <w:delText>o</w:delText>
          </w:r>
        </w:del>
      </w:ins>
      <w:del w:id="1245" w:author="Orion" w:date="2011-09-01T13:11:00Z">
        <w:r w:rsidR="00D95065" w:rsidDel="00453BAE">
          <w:delText>mo</w:delText>
        </w:r>
      </w:del>
      <w:ins w:id="1246" w:author="Orion" w:date="2011-09-01T13:11:00Z">
        <w:r w:rsidR="00453BAE">
          <w:t>cómo</w:t>
        </w:r>
      </w:ins>
      <w:r w:rsidR="00D95065">
        <w:t xml:space="preserve"> será el paso de mensajes entre </w:t>
      </w:r>
      <w:proofErr w:type="spellStart"/>
      <w:r w:rsidR="00D95065">
        <w:t>UAVs</w:t>
      </w:r>
      <w:proofErr w:type="spellEnd"/>
      <w:r w:rsidR="00D95065">
        <w:t xml:space="preserve"> para volar en espacios compartidos. </w:t>
      </w:r>
      <w:r w:rsidR="00960BC3">
        <w:t xml:space="preserve">También son populares los trabajos que como </w:t>
      </w:r>
      <w:sdt>
        <w:sdtPr>
          <w:id w:val="-517239922"/>
          <w:citation/>
        </w:sdtPr>
        <w:sdtEndPr/>
        <w:sdtContent>
          <w:r w:rsidR="00960BC3">
            <w:fldChar w:fldCharType="begin"/>
          </w:r>
          <w:r w:rsidR="00960BC3">
            <w:instrText xml:space="preserve"> CITATION Bea03 \l 3082 </w:instrText>
          </w:r>
          <w:r w:rsidR="00960BC3">
            <w:fldChar w:fldCharType="separate"/>
          </w:r>
          <w:r w:rsidR="00DE66A8" w:rsidRPr="00DE66A8">
            <w:rPr>
              <w:noProof/>
            </w:rPr>
            <w:t>[61]</w:t>
          </w:r>
          <w:r w:rsidR="00960BC3">
            <w:fldChar w:fldCharType="end"/>
          </w:r>
        </w:sdtContent>
      </w:sdt>
      <w:r w:rsidR="00960BC3">
        <w:t xml:space="preserve"> consideran aspectos de auto-organización en enjambres de </w:t>
      </w:r>
      <w:proofErr w:type="spellStart"/>
      <w:r w:rsidR="00960BC3">
        <w:t>UAVs</w:t>
      </w:r>
      <w:proofErr w:type="spellEnd"/>
      <w:r w:rsidR="00960BC3">
        <w:t xml:space="preserve">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023E6E" w:rsidRDefault="00B937FD" w:rsidP="004161FE">
      <w:pPr>
        <w:pStyle w:val="Heading1"/>
        <w:numPr>
          <w:ilvl w:val="0"/>
          <w:numId w:val="40"/>
        </w:numPr>
        <w:rPr>
          <w:b w:val="0"/>
          <w:sz w:val="52"/>
          <w:szCs w:val="52"/>
        </w:rPr>
      </w:pPr>
      <w:bookmarkStart w:id="1247" w:name="_Toc298752129"/>
      <w:bookmarkStart w:id="1248" w:name="_Toc298757509"/>
      <w:bookmarkStart w:id="1249" w:name="_Toc298777455"/>
      <w:bookmarkStart w:id="1250" w:name="_Toc298787420"/>
      <w:bookmarkStart w:id="1251" w:name="_Toc298944583"/>
      <w:bookmarkStart w:id="1252" w:name="_Toc298954500"/>
      <w:bookmarkStart w:id="1253" w:name="_Toc299007671"/>
      <w:bookmarkStart w:id="1254" w:name="_Toc299012029"/>
      <w:bookmarkStart w:id="1255" w:name="_Toc299103577"/>
      <w:bookmarkStart w:id="1256" w:name="_Toc299103950"/>
      <w:bookmarkStart w:id="1257" w:name="_Toc299463775"/>
      <w:bookmarkStart w:id="1258" w:name="_Toc299463859"/>
      <w:bookmarkStart w:id="1259" w:name="_Ref299015025"/>
      <w:bookmarkStart w:id="1260" w:name="_Toc302654533"/>
      <w:bookmarkEnd w:id="1247"/>
      <w:bookmarkEnd w:id="1248"/>
      <w:bookmarkEnd w:id="1249"/>
      <w:bookmarkEnd w:id="1250"/>
      <w:bookmarkEnd w:id="1251"/>
      <w:bookmarkEnd w:id="1252"/>
      <w:bookmarkEnd w:id="1253"/>
      <w:bookmarkEnd w:id="1254"/>
      <w:bookmarkEnd w:id="1255"/>
      <w:bookmarkEnd w:id="1256"/>
      <w:bookmarkEnd w:id="1257"/>
      <w:bookmarkEnd w:id="1258"/>
      <w:r w:rsidRPr="00023E6E">
        <w:rPr>
          <w:b w:val="0"/>
          <w:sz w:val="52"/>
          <w:szCs w:val="52"/>
        </w:rPr>
        <w:lastRenderedPageBreak/>
        <w:t>Requisitos</w:t>
      </w:r>
      <w:r w:rsidR="00E70231" w:rsidRPr="00023E6E">
        <w:rPr>
          <w:b w:val="0"/>
          <w:sz w:val="52"/>
          <w:szCs w:val="52"/>
        </w:rPr>
        <w:t xml:space="preserve"> del Sistema</w:t>
      </w:r>
      <w:bookmarkEnd w:id="1259"/>
      <w:bookmarkEnd w:id="1260"/>
    </w:p>
    <w:p w14:paraId="4D9362EE" w14:textId="2E931D90"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w:t>
      </w:r>
      <w:r w:rsidR="003A6F7D">
        <w:t>entorno</w:t>
      </w:r>
      <w:r w:rsidR="003A6F7D" w:rsidRPr="00277823">
        <w:t xml:space="preserve"> </w:t>
      </w:r>
      <w:r w:rsidR="003A6F7D">
        <w:t xml:space="preserve">de simulación del transporte aéreo </w:t>
      </w:r>
      <w:r w:rsidR="009F1FA7" w:rsidRPr="00277823">
        <w:t>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71153F">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71153F">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B92E60" w:rsidRDefault="004117D6" w:rsidP="0003426F">
      <w:pPr>
        <w:pStyle w:val="Heading1"/>
        <w:numPr>
          <w:ilvl w:val="1"/>
          <w:numId w:val="40"/>
        </w:numPr>
        <w:rPr>
          <w:b w:val="0"/>
          <w:sz w:val="44"/>
          <w:szCs w:val="52"/>
        </w:rPr>
      </w:pPr>
      <w:bookmarkStart w:id="1261" w:name="_Ref298945119"/>
      <w:bookmarkStart w:id="1262" w:name="_Toc302654534"/>
      <w:r w:rsidRPr="00023E6E">
        <w:rPr>
          <w:b w:val="0"/>
          <w:sz w:val="44"/>
          <w:szCs w:val="52"/>
        </w:rPr>
        <w:t>Aspectos del tráfico aéreo</w:t>
      </w:r>
      <w:bookmarkEnd w:id="1261"/>
      <w:bookmarkEnd w:id="1262"/>
    </w:p>
    <w:p w14:paraId="424E85BC" w14:textId="62077988"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Esta simulación cubrirá los elementos esenciales de la gestión del tráfico aéreo (interacciones controladores-pilotos) y de la navegación aérea (interacciones controladores-pilotos y pilotos-aeronaves)</w:t>
      </w:r>
      <w:r w:rsidR="003A6F7D">
        <w:t>.</w:t>
      </w:r>
      <w:r w:rsidR="00277823">
        <w:t xml:space="preserve">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71153F">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71153F">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71153F">
        <w:t>4.1.3</w:t>
      </w:r>
      <w:r w:rsidR="006E40E8" w:rsidRPr="00277823">
        <w:fldChar w:fldCharType="end"/>
      </w:r>
      <w:r w:rsidR="006E40E8" w:rsidRPr="00277823">
        <w:t xml:space="preserve">) </w:t>
      </w:r>
      <w:r w:rsidR="00510691" w:rsidRPr="00277823">
        <w:t>y los controladores</w:t>
      </w:r>
      <w:r w:rsidR="006E40E8" w:rsidRPr="00277823">
        <w:t xml:space="preserve"> (ver Sección</w:t>
      </w:r>
      <w:r w:rsidR="003A6F7D">
        <w:t xml:space="preserve"> </w:t>
      </w:r>
      <w:r w:rsidR="003A6F7D">
        <w:fldChar w:fldCharType="begin"/>
      </w:r>
      <w:r w:rsidR="003A6F7D">
        <w:instrText xml:space="preserve"> REF _Ref300347185 \w \h </w:instrText>
      </w:r>
      <w:r w:rsidR="003A6F7D">
        <w:fldChar w:fldCharType="separate"/>
      </w:r>
      <w:r w:rsidR="0071153F">
        <w:t>4.1.4</w:t>
      </w:r>
      <w:r w:rsidR="003A6F7D">
        <w:fldChar w:fldCharType="end"/>
      </w:r>
      <w:r w:rsidR="006E40E8" w:rsidRPr="00277823">
        <w:t>)</w:t>
      </w:r>
      <w:r w:rsidR="00510691" w:rsidRPr="00277823">
        <w:t>.</w:t>
      </w:r>
    </w:p>
    <w:p w14:paraId="596D532A" w14:textId="0171776C" w:rsidR="007A3596" w:rsidRPr="00B92E60" w:rsidRDefault="00277823" w:rsidP="0003426F">
      <w:pPr>
        <w:pStyle w:val="Heading1"/>
        <w:numPr>
          <w:ilvl w:val="2"/>
          <w:numId w:val="40"/>
        </w:numPr>
        <w:rPr>
          <w:b w:val="0"/>
          <w:sz w:val="36"/>
          <w:szCs w:val="52"/>
        </w:rPr>
      </w:pPr>
      <w:bookmarkStart w:id="1263" w:name="_Ref298777070"/>
      <w:bookmarkStart w:id="1264" w:name="_Ref298944077"/>
      <w:bookmarkStart w:id="1265" w:name="_Ref298944496"/>
      <w:bookmarkStart w:id="1266" w:name="_Toc302654535"/>
      <w:r w:rsidRPr="00023E6E">
        <w:rPr>
          <w:b w:val="0"/>
          <w:sz w:val="36"/>
          <w:szCs w:val="52"/>
        </w:rPr>
        <w:t>V</w:t>
      </w:r>
      <w:r w:rsidR="007A3596" w:rsidRPr="00023E6E">
        <w:rPr>
          <w:b w:val="0"/>
          <w:sz w:val="36"/>
          <w:szCs w:val="52"/>
        </w:rPr>
        <w:t>uelo</w:t>
      </w:r>
      <w:bookmarkEnd w:id="1263"/>
      <w:bookmarkEnd w:id="1264"/>
      <w:bookmarkEnd w:id="1265"/>
      <w:bookmarkEnd w:id="1266"/>
    </w:p>
    <w:p w14:paraId="258DEF72" w14:textId="53CE36FD" w:rsidR="00154CF7" w:rsidRPr="00277823" w:rsidRDefault="00431889" w:rsidP="0097421B">
      <w:pPr>
        <w:spacing w:after="120"/>
        <w:jc w:val="both"/>
      </w:pPr>
      <w:r>
        <w:t>El vuelo requiere una fase de planificación previa y otra de ejecución. En la planificación se describen l</w:t>
      </w:r>
      <w:r w:rsidR="007A3596">
        <w:t>os planes de vuelo</w:t>
      </w:r>
      <w:r w:rsidR="009417D2">
        <w:t>,</w:t>
      </w:r>
      <w:r w:rsidR="007A3596">
        <w:t xml:space="preserve">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292066EC"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w:t>
      </w:r>
      <w:proofErr w:type="spellStart"/>
      <w:r w:rsidR="00277823">
        <w:t>c</w:t>
      </w:r>
      <w:r w:rsidR="009417D2">
        <w:t>o</w:t>
      </w:r>
      <w:r w:rsidR="00277823">
        <w:t>mo</w:t>
      </w:r>
      <w:proofErr w:type="spellEnd"/>
      <w:r w:rsidR="00277823">
        <w:t xml:space="preserve">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77777777" w:rsidR="007A3596" w:rsidRPr="007C206D" w:rsidRDefault="007A3596" w:rsidP="00232CC8">
      <w:pPr>
        <w:pStyle w:val="ListParagraph"/>
        <w:numPr>
          <w:ilvl w:val="0"/>
          <w:numId w:val="41"/>
        </w:numPr>
        <w:spacing w:before="120" w:after="120"/>
        <w:ind w:left="641" w:hanging="357"/>
        <w:jc w:val="both"/>
      </w:pPr>
      <w:r w:rsidRPr="007C206D">
        <w:t>Aeropuerto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5B192B7F" w:rsidR="007C206D" w:rsidRDefault="0026799E" w:rsidP="00452943">
      <w:pPr>
        <w:spacing w:before="240" w:after="120"/>
        <w:ind w:firstLine="284"/>
        <w:jc w:val="both"/>
      </w:pPr>
      <w:ins w:id="1267" w:author="Orion" w:date="2011-09-01T10:23:00Z">
        <w:r>
          <w:t xml:space="preserve">La asignación de valores de algunos de los </w:t>
        </w:r>
      </w:ins>
      <w:del w:id="1268" w:author="Orion" w:date="2011-09-01T10:23:00Z">
        <w:r w:rsidR="007C206D" w:rsidDel="0026799E">
          <w:delText xml:space="preserve">Entre los </w:delText>
        </w:r>
      </w:del>
      <w:r w:rsidR="007C206D">
        <w:t xml:space="preserve">datos anteriores, </w:t>
      </w:r>
      <w:del w:id="1269" w:author="Orion" w:date="2011-09-01T10:24:00Z">
        <w:r w:rsidR="007C206D" w:rsidDel="0026799E">
          <w:delText xml:space="preserve">algunos </w:delText>
        </w:r>
      </w:del>
      <w:r w:rsidR="007C206D">
        <w:t>corresponde</w:t>
      </w:r>
      <w:del w:id="1270" w:author="Orion" w:date="2011-09-01T10:24:00Z">
        <w:r w:rsidR="007C206D" w:rsidDel="0026799E">
          <w:delText>n</w:delText>
        </w:r>
      </w:del>
      <w:r w:rsidR="007C206D">
        <w:t xml:space="preserve">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rsidR="007C206D">
        <w:t>. Este</w:t>
      </w:r>
      <w:r w:rsidR="007A3596" w:rsidRPr="00277823">
        <w:t xml:space="preserve"> es un proceso </w:t>
      </w:r>
      <w:r w:rsidR="009417D2">
        <w:t>complejo</w:t>
      </w:r>
      <w:r w:rsidR="009417D2" w:rsidRPr="00277823">
        <w:t xml:space="preserve"> </w:t>
      </w:r>
      <w:r w:rsidR="007C206D">
        <w:t xml:space="preserve">y </w:t>
      </w:r>
      <w:r w:rsidR="007A3596" w:rsidRPr="00277823">
        <w:t xml:space="preserve">que no es objeto de estudio en este trabajo. </w:t>
      </w:r>
      <w:r w:rsidR="00277823">
        <w:t>Por ello</w:t>
      </w:r>
      <w:r w:rsidR="007C206D">
        <w:t>,</w:t>
      </w:r>
      <w:r w:rsidR="00277823">
        <w:t xml:space="preserve"> </w:t>
      </w:r>
      <w:r w:rsidR="0010727F">
        <w:t>esta</w:t>
      </w:r>
      <w:r w:rsidR="00277823">
        <w:t xml:space="preserve"> </w:t>
      </w:r>
      <w:r w:rsidR="007C206D">
        <w:t xml:space="preserve">parte de los datos del plan de vuelo </w:t>
      </w:r>
      <w:r w:rsidR="0010727F">
        <w:t>será</w:t>
      </w:r>
      <w:r w:rsidR="007C206D">
        <w:t xml:space="preserve"> suministrad</w:t>
      </w:r>
      <w:r w:rsidR="0010727F">
        <w:t>a</w:t>
      </w:r>
      <w:r w:rsidR="007C206D">
        <w:t xml:space="preserve"> por el usuario, y el resto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714FE576" w:rsidR="00917996" w:rsidRDefault="00C424D4" w:rsidP="00452943">
      <w:pPr>
        <w:pStyle w:val="ListParagraph"/>
        <w:numPr>
          <w:ilvl w:val="0"/>
          <w:numId w:val="41"/>
        </w:numPr>
        <w:spacing w:before="120" w:after="120"/>
        <w:ind w:left="641" w:hanging="357"/>
        <w:jc w:val="both"/>
      </w:pPr>
      <w:r>
        <w:t xml:space="preserve">Los </w:t>
      </w:r>
      <w:r w:rsidR="007C206D">
        <w:t>puntos</w:t>
      </w:r>
      <w:r w:rsidR="007C60F4">
        <w:t xml:space="preserve"> de</w:t>
      </w:r>
      <w:r w:rsidR="007C206D">
        <w:t xml:space="preserve"> paso. </w:t>
      </w:r>
      <w:r w:rsidR="009417D2">
        <w:t>Los puntos de paso tienen un identificador numérico estándar acordado por los actores del tráfico aéreo</w:t>
      </w:r>
      <w:r w:rsidR="00C901F9">
        <w:t xml:space="preserve"> </w:t>
      </w:r>
      <w:sdt>
        <w:sdtPr>
          <w:id w:val="-216126265"/>
          <w:citation/>
        </w:sdtPr>
        <w:sdtEndPr/>
        <w:sdtContent>
          <w:r w:rsidR="00801B46">
            <w:fldChar w:fldCharType="begin"/>
          </w:r>
          <w:r w:rsidR="00801B46">
            <w:instrText xml:space="preserve"> CITATION Dir \l 3082 </w:instrText>
          </w:r>
          <w:r w:rsidR="00801B46">
            <w:fldChar w:fldCharType="separate"/>
          </w:r>
          <w:r w:rsidR="00DE66A8" w:rsidRPr="00DE66A8">
            <w:rPr>
              <w:noProof/>
            </w:rPr>
            <w:t>[62]</w:t>
          </w:r>
          <w:r w:rsidR="00801B46">
            <w:fldChar w:fldCharType="end"/>
          </w:r>
        </w:sdtContent>
      </w:sdt>
      <w:r w:rsidR="009417D2">
        <w:t xml:space="preserve">. El </w:t>
      </w:r>
      <w:r w:rsidR="009417D2">
        <w:fldChar w:fldCharType="begin"/>
      </w:r>
      <w:r w:rsidR="009417D2">
        <w:instrText xml:space="preserve"> REF _Ref299721555 \h </w:instrText>
      </w:r>
      <w:r w:rsidR="009417D2">
        <w:fldChar w:fldCharType="separate"/>
      </w:r>
      <w:ins w:id="1271" w:author="Orion" w:date="2011-09-21T08:27:00Z">
        <w:r w:rsidR="0071153F" w:rsidRPr="001F2D9D">
          <w:rPr>
            <w:bCs/>
            <w:szCs w:val="52"/>
          </w:rPr>
          <w:t>Apéndice A</w:t>
        </w:r>
      </w:ins>
      <w:del w:id="1272" w:author="Orion" w:date="2011-09-21T08:22:00Z">
        <w:r w:rsidR="00E4134F" w:rsidRPr="00B869D0" w:rsidDel="0071153F">
          <w:delText>Apéndice A</w:delText>
        </w:r>
      </w:del>
      <w:r w:rsidR="009417D2">
        <w:fldChar w:fldCharType="end"/>
      </w:r>
      <w:r w:rsidR="009417D2" w:rsidDel="009417D2">
        <w:t xml:space="preserve"> </w:t>
      </w:r>
      <w:r w:rsidR="009417D2">
        <w:t>recoge estos identificadores. E</w:t>
      </w:r>
      <w:r>
        <w:t xml:space="preserve">l usuario </w:t>
      </w:r>
      <w:r w:rsidR="009417D2">
        <w:t>del entorno de simulación suministrará</w:t>
      </w:r>
      <w:r>
        <w:t xml:space="preserve"> los </w:t>
      </w:r>
      <w:r w:rsidR="00C901F9">
        <w:t>números que representen a los puntos por los que quiere que pase la aeronave.</w:t>
      </w:r>
    </w:p>
    <w:p w14:paraId="4BE56A22" w14:textId="4963D686" w:rsidR="007A3596" w:rsidRPr="00277823" w:rsidRDefault="00917996" w:rsidP="00B869D0">
      <w:pPr>
        <w:pStyle w:val="ListParagraph"/>
        <w:numPr>
          <w:ilvl w:val="0"/>
          <w:numId w:val="41"/>
        </w:numPr>
        <w:spacing w:before="240" w:after="120"/>
        <w:jc w:val="both"/>
      </w:pPr>
      <w:r>
        <w:lastRenderedPageBreak/>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el avión, siendo responsabilidad del usuario que no haya vuelos que despeguen del mismo aeropuerto a la misma hora.</w:t>
      </w:r>
    </w:p>
    <w:p w14:paraId="3B258400" w14:textId="7682E3FB"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proofErr w:type="spellStart"/>
      <w:r w:rsidR="00E50EB8" w:rsidRPr="007C206D">
        <w:t>c</w:t>
      </w:r>
      <w:r w:rsidR="00CE5DE3">
        <w:t>o</w:t>
      </w:r>
      <w:r w:rsidR="00E50EB8" w:rsidRPr="007C206D">
        <w:t>mo</w:t>
      </w:r>
      <w:proofErr w:type="spellEnd"/>
      <w:r w:rsidR="00BB443A" w:rsidRPr="007C206D">
        <w:t xml:space="preserve"> podemos ver en los documentos</w:t>
      </w:r>
      <w:r w:rsidRPr="007C206D">
        <w:t xml:space="preserve"> </w:t>
      </w:r>
      <w:sdt>
        <w:sdtPr>
          <w:id w:val="-1043589710"/>
          <w:citation/>
        </w:sdtPr>
        <w:sdtEndPr/>
        <w:sdtContent>
          <w:r w:rsidRPr="00277823">
            <w:fldChar w:fldCharType="begin"/>
          </w:r>
          <w:r w:rsidR="00626A30">
            <w:instrText xml:space="preserve">CITATION Dim \l 3082 </w:instrText>
          </w:r>
          <w:r w:rsidRPr="00277823">
            <w:fldChar w:fldCharType="separate"/>
          </w:r>
          <w:r w:rsidR="00DE66A8" w:rsidRPr="00DE66A8">
            <w:rPr>
              <w:noProof/>
            </w:rPr>
            <w:t>[63]</w:t>
          </w:r>
          <w:r w:rsidRPr="00277823">
            <w:fldChar w:fldCharType="end"/>
          </w:r>
        </w:sdtContent>
      </w:sdt>
      <w:r w:rsidRPr="00277823">
        <w:t xml:space="preserve"> </w:t>
      </w:r>
      <w:sdt>
        <w:sdtPr>
          <w:id w:val="1158422407"/>
          <w:citation/>
        </w:sdtPr>
        <w:sdtEndPr/>
        <w:sdtContent>
          <w:r w:rsidRPr="00277823">
            <w:fldChar w:fldCharType="begin"/>
          </w:r>
          <w:r w:rsidR="00CE5DE3">
            <w:instrText xml:space="preserve">CITATION Air05 \l 3082 </w:instrText>
          </w:r>
          <w:r w:rsidRPr="00277823">
            <w:fldChar w:fldCharType="separate"/>
          </w:r>
          <w:r w:rsidR="00DE66A8" w:rsidRPr="00DE66A8">
            <w:rPr>
              <w:noProof/>
            </w:rPr>
            <w:t>[64]</w:t>
          </w:r>
          <w:r w:rsidRPr="00277823">
            <w:fldChar w:fldCharType="end"/>
          </w:r>
        </w:sdtContent>
      </w:sdt>
      <w:r w:rsidRPr="00277823">
        <w:t xml:space="preserve">, </w:t>
      </w:r>
      <w:r w:rsidR="00BB443A" w:rsidRPr="00277823">
        <w:t xml:space="preserve">para los Airbus A-320 dichos valores </w:t>
      </w:r>
      <w:r w:rsidR="006950AA">
        <w:t>s</w:t>
      </w:r>
      <w:r w:rsidRPr="00277823">
        <w:t>on:</w:t>
      </w:r>
    </w:p>
    <w:p w14:paraId="2945D230" w14:textId="1670FE23" w:rsidR="007A3596" w:rsidRPr="00277823" w:rsidRDefault="007A3596" w:rsidP="008B718D">
      <w:pPr>
        <w:pStyle w:val="ListParagraph"/>
        <w:numPr>
          <w:ilvl w:val="0"/>
          <w:numId w:val="41"/>
        </w:numPr>
        <w:spacing w:before="120" w:after="120"/>
        <w:ind w:left="641" w:hanging="357"/>
        <w:jc w:val="both"/>
      </w:pPr>
      <w:r w:rsidRPr="00277823">
        <w:t>Velocidad de crucero: Mach 0</w:t>
      </w:r>
      <w:r w:rsidR="00AA2385">
        <w:t>,</w:t>
      </w:r>
      <w:r w:rsidRPr="00277823">
        <w:t>76 (930 Km/h)</w:t>
      </w:r>
    </w:p>
    <w:p w14:paraId="769D3B46" w14:textId="07D23233" w:rsidR="007A3596" w:rsidRPr="007C206D" w:rsidRDefault="007A3596" w:rsidP="008B718D">
      <w:pPr>
        <w:pStyle w:val="ListParagraph"/>
        <w:numPr>
          <w:ilvl w:val="0"/>
          <w:numId w:val="41"/>
        </w:numPr>
        <w:spacing w:before="120" w:after="120"/>
        <w:ind w:left="641" w:hanging="357"/>
        <w:jc w:val="both"/>
      </w:pPr>
      <w:r w:rsidRPr="007C206D">
        <w:t xml:space="preserve">Altura de crucero: 36000 </w:t>
      </w:r>
      <w:r w:rsidR="00AA2385">
        <w:t>pies</w:t>
      </w:r>
      <w:r w:rsidR="00AA2385" w:rsidRPr="007C206D">
        <w:t xml:space="preserve"> </w:t>
      </w:r>
      <w:r w:rsidRPr="007C206D">
        <w:t>(11000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18ECC119"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EndPr/>
        <w:sdtContent>
          <w:r w:rsidR="00744445" w:rsidRPr="00277823">
            <w:fldChar w:fldCharType="begin"/>
          </w:r>
          <w:r w:rsidR="00697AA0">
            <w:instrText xml:space="preserve">CITATION Dir \l 3082 </w:instrText>
          </w:r>
          <w:r w:rsidR="00744445" w:rsidRPr="00277823">
            <w:fldChar w:fldCharType="separate"/>
          </w:r>
          <w:r w:rsidR="00DE66A8" w:rsidRPr="00DE66A8">
            <w:rPr>
              <w:noProof/>
            </w:rPr>
            <w:t>[62]</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B92E60" w:rsidRDefault="004117D6" w:rsidP="008B718D">
      <w:pPr>
        <w:pStyle w:val="Heading1"/>
        <w:numPr>
          <w:ilvl w:val="2"/>
          <w:numId w:val="40"/>
        </w:numPr>
        <w:rPr>
          <w:b w:val="0"/>
          <w:sz w:val="36"/>
          <w:szCs w:val="52"/>
        </w:rPr>
      </w:pPr>
      <w:bookmarkStart w:id="1273" w:name="_Ref298777398"/>
      <w:bookmarkStart w:id="1274" w:name="_Ref299018906"/>
      <w:bookmarkStart w:id="1275" w:name="_Ref299031320"/>
      <w:bookmarkStart w:id="1276" w:name="_Toc302654536"/>
      <w:r w:rsidRPr="006C2BF4">
        <w:rPr>
          <w:b w:val="0"/>
          <w:sz w:val="36"/>
          <w:szCs w:val="52"/>
        </w:rPr>
        <w:t>A</w:t>
      </w:r>
      <w:r w:rsidR="005B24B1" w:rsidRPr="006C2BF4">
        <w:rPr>
          <w:b w:val="0"/>
          <w:sz w:val="36"/>
          <w:szCs w:val="52"/>
        </w:rPr>
        <w:t>eronaves</w:t>
      </w:r>
      <w:bookmarkEnd w:id="1273"/>
      <w:bookmarkEnd w:id="1274"/>
      <w:bookmarkEnd w:id="1275"/>
      <w:bookmarkEnd w:id="1276"/>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71153F">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71153F">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71153F">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13AD834A"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71153F">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71153F">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cuyas características se pueden ver en</w:t>
      </w:r>
      <w:r w:rsidR="006C100C" w:rsidRPr="00317CAD">
        <w:t xml:space="preserve"> </w:t>
      </w:r>
      <w:sdt>
        <w:sdtPr>
          <w:id w:val="111411251"/>
          <w:citation/>
        </w:sdtPr>
        <w:sdtEndPr/>
        <w:sdtContent>
          <w:r w:rsidR="006C100C" w:rsidRPr="00317CAD">
            <w:fldChar w:fldCharType="begin"/>
          </w:r>
          <w:r w:rsidR="00626A30">
            <w:instrText xml:space="preserve">CITATION Dim \l 3082 </w:instrText>
          </w:r>
          <w:r w:rsidR="006C100C" w:rsidRPr="00317CAD">
            <w:fldChar w:fldCharType="separate"/>
          </w:r>
          <w:r w:rsidR="00DE66A8" w:rsidRPr="00DE66A8">
            <w:rPr>
              <w:noProof/>
            </w:rPr>
            <w:t>[63]</w:t>
          </w:r>
          <w:r w:rsidR="006C100C" w:rsidRPr="00317CAD">
            <w:fldChar w:fldCharType="end"/>
          </w:r>
        </w:sdtContent>
      </w:sdt>
      <w:r w:rsidR="006C100C" w:rsidRPr="00317CAD">
        <w:t xml:space="preserve"> </w:t>
      </w:r>
      <w:sdt>
        <w:sdtPr>
          <w:id w:val="-280486870"/>
          <w:citation/>
        </w:sdtPr>
        <w:sdtEndPr/>
        <w:sdtContent>
          <w:r w:rsidR="006C100C" w:rsidRPr="00317CAD">
            <w:fldChar w:fldCharType="begin"/>
          </w:r>
          <w:r w:rsidR="00CE5DE3">
            <w:instrText xml:space="preserve">CITATION Air05 \l 3082 </w:instrText>
          </w:r>
          <w:r w:rsidR="006C100C" w:rsidRPr="00317CAD">
            <w:fldChar w:fldCharType="separate"/>
          </w:r>
          <w:r w:rsidR="00DE66A8" w:rsidRPr="00DE66A8">
            <w:rPr>
              <w:noProof/>
            </w:rPr>
            <w:t>[64]</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EndPr/>
        <w:sdtContent>
          <w:r w:rsidR="00BA1340" w:rsidRPr="00317CAD">
            <w:fldChar w:fldCharType="begin"/>
          </w:r>
          <w:r w:rsidR="00697AA0">
            <w:instrText xml:space="preserve">CITATION Flo \l 3082 </w:instrText>
          </w:r>
          <w:r w:rsidR="00BA1340" w:rsidRPr="00317CAD">
            <w:fldChar w:fldCharType="separate"/>
          </w:r>
          <w:r w:rsidR="00DE66A8">
            <w:rPr>
              <w:noProof/>
            </w:rPr>
            <w:t xml:space="preserve"> </w:t>
          </w:r>
          <w:r w:rsidR="00DE66A8" w:rsidRPr="00DE66A8">
            <w:rPr>
              <w:noProof/>
            </w:rPr>
            <w:t>[65]</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lastRenderedPageBreak/>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en concreto del rumbo, la altura y 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B92E60" w:rsidRDefault="004117D6" w:rsidP="00035C87">
      <w:pPr>
        <w:pStyle w:val="Heading1"/>
        <w:numPr>
          <w:ilvl w:val="2"/>
          <w:numId w:val="40"/>
        </w:numPr>
        <w:rPr>
          <w:b w:val="0"/>
          <w:sz w:val="36"/>
          <w:szCs w:val="52"/>
        </w:rPr>
      </w:pPr>
      <w:bookmarkStart w:id="1277" w:name="_Ref298777391"/>
      <w:bookmarkStart w:id="1278" w:name="_Ref299119056"/>
      <w:bookmarkStart w:id="1279" w:name="_Toc302654537"/>
      <w:r w:rsidRPr="00A44D39">
        <w:rPr>
          <w:b w:val="0"/>
          <w:sz w:val="36"/>
          <w:szCs w:val="52"/>
        </w:rPr>
        <w:t>P</w:t>
      </w:r>
      <w:r w:rsidR="00261312" w:rsidRPr="00A44D39">
        <w:rPr>
          <w:b w:val="0"/>
          <w:sz w:val="36"/>
          <w:szCs w:val="52"/>
        </w:rPr>
        <w:t>ilotos</w:t>
      </w:r>
      <w:bookmarkEnd w:id="1277"/>
      <w:bookmarkEnd w:id="1278"/>
      <w:bookmarkEnd w:id="1279"/>
    </w:p>
    <w:p w14:paraId="5F5D8675" w14:textId="556948FB" w:rsidR="00A321D8" w:rsidRDefault="00261312" w:rsidP="005F2557">
      <w:pPr>
        <w:spacing w:after="120"/>
        <w:jc w:val="both"/>
      </w:pPr>
      <w:r w:rsidRPr="005E7CE4">
        <w:t xml:space="preserve">Los pilotos son las entidades encargadas de manejar </w:t>
      </w:r>
      <w:r w:rsidR="004A3736" w:rsidRPr="005E7CE4">
        <w:t>los aviones</w:t>
      </w:r>
      <w:r w:rsidR="004A3736" w:rsidRPr="00A613A1">
        <w:t xml:space="preserve">: dan órdenes a estos </w:t>
      </w:r>
      <w:r w:rsidRPr="00A613A1">
        <w:t xml:space="preserve">a </w:t>
      </w:r>
      <w:r w:rsidR="004A3736" w:rsidRPr="00A613A1">
        <w:t xml:space="preserve">través de los </w:t>
      </w:r>
      <w:r w:rsidR="004A3736" w:rsidRPr="00004449">
        <w:t>correspondientes controles y reciben información desde sus sensores</w:t>
      </w:r>
      <w:r w:rsidRPr="00004449">
        <w:t xml:space="preserve">. </w:t>
      </w:r>
      <w:r w:rsidRPr="0055401D">
        <w:t xml:space="preserve">Los pilotos </w:t>
      </w:r>
      <w:r w:rsidR="003E2ECA" w:rsidRPr="0055401D">
        <w:t>deben ser</w:t>
      </w:r>
      <w:r w:rsidR="00B170A4" w:rsidRPr="004117D6">
        <w:t xml:space="preserve"> conscientes de su plan de </w:t>
      </w:r>
      <w:r w:rsidRPr="004117D6">
        <w:t>vuelo</w:t>
      </w:r>
      <w:r w:rsidR="00B170A4" w:rsidRPr="004117D6">
        <w:t xml:space="preserve"> durante todo el trayecto</w:t>
      </w:r>
      <w:r w:rsidRPr="004117D6">
        <w:t xml:space="preserve">, pero deberán acatar las órdenes </w:t>
      </w:r>
      <w:r w:rsidR="005C095E" w:rsidRPr="004117D6">
        <w:t xml:space="preserve">que </w:t>
      </w:r>
      <w:r w:rsidRPr="004117D6">
        <w:t xml:space="preserve">les puedan </w:t>
      </w:r>
      <w:r w:rsidR="00B170A4" w:rsidRPr="004117D6">
        <w:t>dar</w:t>
      </w:r>
      <w:r w:rsidRPr="004117D6">
        <w:t xml:space="preserve"> los controladores</w:t>
      </w:r>
      <w:r w:rsidR="00991DBD" w:rsidRPr="004117D6">
        <w:t xml:space="preserve"> en un momento dado</w:t>
      </w:r>
      <w:r w:rsidRPr="004117D6">
        <w:t xml:space="preserve">. </w:t>
      </w:r>
      <w:r w:rsidR="00A321D8" w:rsidRPr="004117D6">
        <w:t xml:space="preserve">Los </w:t>
      </w:r>
      <w:proofErr w:type="spellStart"/>
      <w:r w:rsidR="00A321D8" w:rsidRPr="004117D6">
        <w:t>UAV</w:t>
      </w:r>
      <w:r w:rsidR="00A44D39">
        <w:t>s</w:t>
      </w:r>
      <w:proofErr w:type="spellEnd"/>
      <w:r w:rsidR="00A321D8" w:rsidRPr="004117D6">
        <w:t xml:space="preserve"> serán representados como aeronaves donde los pilotos son sistemas automáticos.</w:t>
      </w:r>
    </w:p>
    <w:p w14:paraId="063AB2CF" w14:textId="40365F77" w:rsidR="00261312" w:rsidRPr="004A3736" w:rsidRDefault="00DA2DBD" w:rsidP="005F2557">
      <w:pPr>
        <w:spacing w:before="240" w:after="120"/>
        <w:ind w:firstLine="284"/>
        <w:jc w:val="both"/>
      </w:pPr>
      <w:r w:rsidRPr="004A3736">
        <w:t>P</w:t>
      </w:r>
      <w:r w:rsidR="00A321D8">
        <w:t xml:space="preserve">ara los pilotos </w:t>
      </w:r>
      <w:r w:rsidRPr="004A3736">
        <w:t>s</w:t>
      </w:r>
      <w:r w:rsidR="00261312" w:rsidRPr="004A3736">
        <w:t xml:space="preserve">e </w:t>
      </w:r>
      <w:r w:rsidR="00BF3A84" w:rsidRPr="004A3736">
        <w:t>tendrán</w:t>
      </w:r>
      <w:r w:rsidR="00261312" w:rsidRPr="004A3736">
        <w:t xml:space="preserve"> en cuenta características de su comportamiento como pueden ser la experiencia, el estrés</w:t>
      </w:r>
      <w:r w:rsidRPr="004A3736">
        <w:t xml:space="preserve">, la fatiga o </w:t>
      </w:r>
      <w:r w:rsidR="00A321D8">
        <w:t>la</w:t>
      </w:r>
      <w:r w:rsidRPr="004A3736">
        <w:t xml:space="preserve"> agresividad a la hora de ejecutar las maniobras.</w:t>
      </w:r>
      <w:r w:rsidR="005C095E">
        <w:t xml:space="preserve"> </w:t>
      </w:r>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r w:rsidR="005C095E">
        <w:t xml:space="preserve">stas características incidirán sobre todo en </w:t>
      </w:r>
      <w:r w:rsidR="00A321D8">
        <w:t>el</w:t>
      </w:r>
      <w:r w:rsidR="005C095E">
        <w:t xml:space="preserve"> tiempo de respuesta pata tomar decisiones y ejecutar las maniobras.</w:t>
      </w:r>
    </w:p>
    <w:p w14:paraId="1ECB7D85" w14:textId="376642F2" w:rsidR="002C624F" w:rsidRPr="00B92E60" w:rsidRDefault="004117D6" w:rsidP="005F2557">
      <w:pPr>
        <w:pStyle w:val="Heading1"/>
        <w:numPr>
          <w:ilvl w:val="2"/>
          <w:numId w:val="40"/>
        </w:numPr>
        <w:rPr>
          <w:b w:val="0"/>
          <w:sz w:val="36"/>
          <w:szCs w:val="52"/>
        </w:rPr>
      </w:pPr>
      <w:bookmarkStart w:id="1280" w:name="_Ref300347185"/>
      <w:bookmarkStart w:id="1281" w:name="_Ref300347189"/>
      <w:bookmarkStart w:id="1282" w:name="_Toc302654538"/>
      <w:r w:rsidRPr="00A44D39">
        <w:rPr>
          <w:b w:val="0"/>
          <w:sz w:val="36"/>
          <w:szCs w:val="52"/>
        </w:rPr>
        <w:t>C</w:t>
      </w:r>
      <w:r w:rsidR="002C624F" w:rsidRPr="00A44D39">
        <w:rPr>
          <w:b w:val="0"/>
          <w:sz w:val="36"/>
          <w:szCs w:val="52"/>
        </w:rPr>
        <w:t>ontroladores</w:t>
      </w:r>
      <w:bookmarkEnd w:id="1280"/>
      <w:bookmarkEnd w:id="1281"/>
      <w:bookmarkEnd w:id="1282"/>
    </w:p>
    <w:p w14:paraId="271281F1" w14:textId="4C6A2EAD" w:rsidR="005E18F7" w:rsidRDefault="002C624F" w:rsidP="0066693E">
      <w:pPr>
        <w:spacing w:after="120"/>
        <w:jc w:val="both"/>
      </w:pPr>
      <w:r w:rsidRPr="00A613A1">
        <w:t xml:space="preserve">Los controladores se limitarán en esta primera aproximación a </w:t>
      </w:r>
      <w:r w:rsidR="00A613A1">
        <w:t xml:space="preserve">dos tareas: comunicar el plan de vuelo a los pilotos y </w:t>
      </w:r>
      <w:r w:rsidRPr="00A613A1">
        <w:t>gestionar las posibles colisiones que puedan surgir entre aviones.</w:t>
      </w:r>
      <w:r w:rsidR="006E3841" w:rsidRPr="00A613A1">
        <w:t xml:space="preserve"> </w:t>
      </w:r>
      <w:r w:rsidR="008D62C6">
        <w:t>E</w:t>
      </w:r>
      <w:r w:rsidR="003768F5">
        <w:t>l plan de vuelo se discuti</w:t>
      </w:r>
      <w:r w:rsidR="008D62C6">
        <w:t>ó</w:t>
      </w:r>
      <w:r w:rsidR="003768F5">
        <w:t xml:space="preserve"> en la Sección </w:t>
      </w:r>
      <w:r w:rsidR="003768F5">
        <w:fldChar w:fldCharType="begin"/>
      </w:r>
      <w:r w:rsidR="003768F5">
        <w:instrText xml:space="preserve"> REF _Ref298944077 \r \h </w:instrText>
      </w:r>
      <w:r w:rsidR="003768F5">
        <w:fldChar w:fldCharType="separate"/>
      </w:r>
      <w:r w:rsidR="0071153F">
        <w:t>4.1.1</w:t>
      </w:r>
      <w:r w:rsidR="003768F5">
        <w:fldChar w:fldCharType="end"/>
      </w:r>
      <w:r w:rsidR="008D62C6">
        <w:t xml:space="preserve"> y la resolución de conflictos en la Sección </w:t>
      </w:r>
      <w:r w:rsidR="008D62C6">
        <w:fldChar w:fldCharType="begin"/>
      </w:r>
      <w:r w:rsidR="008D62C6">
        <w:instrText xml:space="preserve"> REF _Ref298790584 \w \h </w:instrText>
      </w:r>
      <w:r w:rsidR="008D62C6">
        <w:fldChar w:fldCharType="separate"/>
      </w:r>
      <w:r w:rsidR="0071153F">
        <w:t>2</w:t>
      </w:r>
      <w:r w:rsidR="008D62C6">
        <w:fldChar w:fldCharType="end"/>
      </w:r>
      <w:r w:rsidR="003768F5">
        <w:t>.</w:t>
      </w:r>
    </w:p>
    <w:p w14:paraId="1EA8A714" w14:textId="4BAFD4FE" w:rsidR="005364C3" w:rsidRPr="00A613A1" w:rsidRDefault="003768F5" w:rsidP="003D667C">
      <w:pPr>
        <w:spacing w:before="240" w:after="120"/>
        <w:ind w:firstLine="284"/>
        <w:jc w:val="both"/>
      </w:pPr>
      <w:r>
        <w:t>Otras tareas de los controladores se dejan para posteriores versiones de estos modelos. Por ejemplo</w:t>
      </w:r>
      <w:r w:rsidR="00BE436B" w:rsidRPr="003768F5">
        <w:t>,</w:t>
      </w:r>
      <w:r w:rsidR="002C624F" w:rsidRPr="003768F5">
        <w:t xml:space="preserve"> la gestión de las aproximaciones a los aeropuertos o de </w:t>
      </w:r>
      <w:r>
        <w:t xml:space="preserve">los </w:t>
      </w:r>
      <w:r w:rsidR="002C624F" w:rsidRPr="003768F5">
        <w:t>aterrizajes y despegues</w:t>
      </w:r>
      <w:r>
        <w:t xml:space="preserve"> no está </w:t>
      </w:r>
      <w:r w:rsidR="004117D6">
        <w:t>contemplada</w:t>
      </w:r>
      <w:r>
        <w:t xml:space="preserve">, ya que estas son fases del vuelo no incluidas en la actual especificación como se ha comentado en la Sección </w:t>
      </w:r>
      <w:r>
        <w:fldChar w:fldCharType="begin"/>
      </w:r>
      <w:r>
        <w:instrText xml:space="preserve"> REF _Ref298944496 \r \h </w:instrText>
      </w:r>
      <w:r>
        <w:fldChar w:fldCharType="separate"/>
      </w:r>
      <w:r w:rsidR="0071153F">
        <w:t>4.1.1</w:t>
      </w:r>
      <w:r>
        <w:fldChar w:fldCharType="end"/>
      </w:r>
      <w:r w:rsidR="002C624F" w:rsidRPr="003768F5">
        <w:t>.</w:t>
      </w:r>
      <w:r w:rsidR="00A44D39">
        <w:t xml:space="preserve"> Del mismo modo, l</w:t>
      </w:r>
      <w:r w:rsidR="00E73BF2">
        <w:t xml:space="preserve">a </w:t>
      </w:r>
      <w:r w:rsidR="00A44D39">
        <w:t>coordina</w:t>
      </w:r>
      <w:r w:rsidR="00E73BF2">
        <w:t xml:space="preserve">ción </w:t>
      </w:r>
      <w:r w:rsidR="006744CE">
        <w:t>entre</w:t>
      </w:r>
      <w:r w:rsidR="00E73BF2">
        <w:t xml:space="preserve"> los distintos controladores</w:t>
      </w:r>
      <w:r w:rsidR="008D62C6">
        <w:t>, por ejemplo para la entrada y salida de regiones de</w:t>
      </w:r>
      <w:r w:rsidR="008D62C6" w:rsidRPr="008D62C6">
        <w:t xml:space="preserve"> </w:t>
      </w:r>
      <w:r w:rsidR="008D62C6">
        <w:t>información de vuelo,</w:t>
      </w:r>
      <w:r w:rsidR="00E73BF2">
        <w:t xml:space="preserve"> </w:t>
      </w:r>
      <w:r w:rsidR="00A44D39">
        <w:t>se plantea también como trabajo futuro. En los modelos actuales</w:t>
      </w:r>
      <w:r w:rsidR="005364C3">
        <w:t xml:space="preserve"> se ha considerado que todas las aeronaves vuelan sobre la misma región gestionada por un único controlador.</w:t>
      </w:r>
    </w:p>
    <w:p w14:paraId="2A4513C8" w14:textId="14A12327" w:rsidR="0015736B" w:rsidRPr="00B92E60" w:rsidRDefault="00A93BC7" w:rsidP="00047C65">
      <w:pPr>
        <w:pStyle w:val="Heading1"/>
        <w:numPr>
          <w:ilvl w:val="1"/>
          <w:numId w:val="40"/>
        </w:numPr>
        <w:rPr>
          <w:b w:val="0"/>
          <w:sz w:val="44"/>
          <w:szCs w:val="52"/>
        </w:rPr>
      </w:pPr>
      <w:bookmarkStart w:id="1283" w:name="_Ref298945139"/>
      <w:bookmarkStart w:id="1284" w:name="_Ref298953220"/>
      <w:bookmarkStart w:id="1285" w:name="_Ref299011114"/>
      <w:bookmarkStart w:id="1286" w:name="_Toc302654539"/>
      <w:r w:rsidRPr="00D96556">
        <w:rPr>
          <w:b w:val="0"/>
          <w:sz w:val="44"/>
          <w:szCs w:val="52"/>
        </w:rPr>
        <w:t>D</w:t>
      </w:r>
      <w:r w:rsidR="001D2364" w:rsidRPr="00D96556">
        <w:rPr>
          <w:b w:val="0"/>
          <w:sz w:val="44"/>
          <w:szCs w:val="52"/>
        </w:rPr>
        <w:t>esarrollo</w:t>
      </w:r>
      <w:bookmarkEnd w:id="1283"/>
      <w:bookmarkEnd w:id="1284"/>
      <w:bookmarkEnd w:id="1285"/>
      <w:bookmarkEnd w:id="1286"/>
    </w:p>
    <w:p w14:paraId="30682AA1" w14:textId="2B649DAF" w:rsidR="004E3CA1" w:rsidRDefault="0083202F" w:rsidP="00047C65">
      <w:pPr>
        <w:spacing w:after="120"/>
        <w:jc w:val="both"/>
      </w:pPr>
      <w:r>
        <w:t xml:space="preserve">La </w:t>
      </w:r>
      <w:r w:rsidR="00F7189A">
        <w:t xml:space="preserve">propuesta de este trabajo combina el ABM </w:t>
      </w:r>
      <w:sdt>
        <w:sdtPr>
          <w:id w:val="1455910317"/>
          <w:citation/>
        </w:sdtPr>
        <w:sdtEndPr/>
        <w:sdtContent>
          <w:r w:rsidR="00F7189A">
            <w:fldChar w:fldCharType="begin"/>
          </w:r>
          <w:r w:rsidR="00F7189A">
            <w:instrText xml:space="preserve">CITATION Gil05 \l 3082 </w:instrText>
          </w:r>
          <w:r w:rsidR="00F7189A">
            <w:fldChar w:fldCharType="separate"/>
          </w:r>
          <w:r w:rsidR="00DE66A8" w:rsidRPr="00DE66A8">
            <w:rPr>
              <w:noProof/>
            </w:rPr>
            <w:t>[19]</w:t>
          </w:r>
          <w:r w:rsidR="00F7189A">
            <w:fldChar w:fldCharType="end"/>
          </w:r>
        </w:sdtContent>
      </w:sdt>
      <w:r w:rsidR="00F7189A">
        <w:t xml:space="preserve"> con MDE </w:t>
      </w:r>
      <w:sdt>
        <w:sdtPr>
          <w:id w:val="1821774627"/>
          <w:citation/>
        </w:sdtPr>
        <w:sdtEndPr/>
        <w:sdtContent>
          <w:r w:rsidR="00F7189A" w:rsidRPr="00BB6D94">
            <w:fldChar w:fldCharType="begin"/>
          </w:r>
          <w:r w:rsidR="00F7189A">
            <w:instrText xml:space="preserve">CITATION Fra03 \l 3082 </w:instrText>
          </w:r>
          <w:r w:rsidR="00F7189A" w:rsidRPr="00BB6D94">
            <w:fldChar w:fldCharType="separate"/>
          </w:r>
          <w:r w:rsidR="00DE66A8" w:rsidRPr="00DE66A8">
            <w:rPr>
              <w:noProof/>
            </w:rPr>
            <w:t>[18]</w:t>
          </w:r>
          <w:r w:rsidR="00F7189A" w:rsidRPr="00BB6D94">
            <w:fldChar w:fldCharType="end"/>
          </w:r>
        </w:sdtContent>
      </w:sdt>
      <w:r w:rsidR="00F7189A">
        <w:t xml:space="preserve">, usando una metodología de AOSE, INGENIAS </w:t>
      </w:r>
      <w:sdt>
        <w:sdtPr>
          <w:id w:val="862794566"/>
          <w:citation/>
        </w:sdtPr>
        <w:sdtEndPr/>
        <w:sdtContent>
          <w:r w:rsidR="00F7189A">
            <w:fldChar w:fldCharType="begin"/>
          </w:r>
          <w:r w:rsidR="00F7189A">
            <w:instrText xml:space="preserve">CITATION Pav05 \l 3082 </w:instrText>
          </w:r>
          <w:r w:rsidR="00F7189A">
            <w:fldChar w:fldCharType="separate"/>
          </w:r>
          <w:r w:rsidR="00DE66A8" w:rsidRPr="00DE66A8">
            <w:rPr>
              <w:noProof/>
            </w:rPr>
            <w:t>[21]</w:t>
          </w:r>
          <w:r w:rsidR="00F7189A">
            <w:fldChar w:fldCharType="end"/>
          </w:r>
        </w:sdtContent>
      </w:sdt>
      <w:r w:rsidR="00F7189A">
        <w:t>, como elemento integrador de estas aproximaciones.</w:t>
      </w:r>
      <w:r w:rsidR="004E3CA1">
        <w:t xml:space="preserve"> El objetivo es facilitar el desarrollo de las simulaciones a los propios expertos del dominio, de forma que</w:t>
      </w:r>
      <w:r w:rsidR="00C26E12">
        <w:t xml:space="preserve"> se puedan centrar en la información propia del transporte aéreo y la plataforma final de simulación les resulte transparente en buena medida.</w:t>
      </w:r>
    </w:p>
    <w:p w14:paraId="2AD7136A" w14:textId="4F381A48" w:rsidR="004E3CA1" w:rsidRDefault="004E3CA1" w:rsidP="003C556D">
      <w:pPr>
        <w:spacing w:before="240" w:after="120"/>
        <w:ind w:firstLine="284"/>
        <w:jc w:val="both"/>
      </w:pPr>
      <w:r>
        <w:t xml:space="preserve">Como se comentó en la introducción, </w:t>
      </w:r>
      <w:r w:rsidR="009B599B">
        <w:t xml:space="preserve">ABM </w:t>
      </w:r>
      <w:sdt>
        <w:sdtPr>
          <w:id w:val="-212348901"/>
          <w:citation/>
        </w:sdtPr>
        <w:sdtEndPr/>
        <w:sdtContent>
          <w:r w:rsidR="009B599B">
            <w:fldChar w:fldCharType="begin"/>
          </w:r>
          <w:r w:rsidR="00C26E12">
            <w:instrText xml:space="preserve">CITATION MarcadorDePosición1 \l 3082 </w:instrText>
          </w:r>
          <w:r w:rsidR="009B599B">
            <w:fldChar w:fldCharType="separate"/>
          </w:r>
          <w:r w:rsidR="00DE66A8" w:rsidRPr="00DE66A8">
            <w:rPr>
              <w:noProof/>
            </w:rPr>
            <w:t>[66]</w:t>
          </w:r>
          <w:r w:rsidR="009B599B">
            <w:fldChar w:fldCharType="end"/>
          </w:r>
        </w:sdtContent>
      </w:sdt>
      <w:r w:rsidR="009B599B">
        <w:t xml:space="preserve"> y AOSE </w:t>
      </w:r>
      <w:sdt>
        <w:sdtPr>
          <w:id w:val="-12848360"/>
          <w:citation/>
        </w:sdtPr>
        <w:sdtEndPr/>
        <w:sdtContent>
          <w:r w:rsidR="009B599B">
            <w:fldChar w:fldCharType="begin"/>
          </w:r>
          <w:r w:rsidR="009B599B">
            <w:instrText xml:space="preserve"> CITATION Hen051 \l 3082 </w:instrText>
          </w:r>
          <w:r w:rsidR="009B599B">
            <w:fldChar w:fldCharType="separate"/>
          </w:r>
          <w:r w:rsidR="00DE66A8" w:rsidRPr="00DE66A8">
            <w:rPr>
              <w:noProof/>
            </w:rPr>
            <w:t>[22]</w:t>
          </w:r>
          <w:r w:rsidR="009B599B">
            <w:fldChar w:fldCharType="end"/>
          </w:r>
        </w:sdtContent>
      </w:sdt>
      <w:r w:rsidR="009B599B">
        <w:t xml:space="preserve"> </w:t>
      </w:r>
      <w:r>
        <w:t xml:space="preserve">comparten la utilización de conceptos de agentes para la especificación de sus sistemas. </w:t>
      </w:r>
      <w:r w:rsidR="00AB3728">
        <w:t>Ambas aproximaciones consideran los agentes como entidades intencionales y sociales. La intencionalidad supone que los agentes se definen como entidades que persiguen objetivos. Los agentes pueden alcanzar estos objetivos gracias a una serie de capacidades (posibilidad de ejecutar acciones) que pueden cambiar su estado interno (o estado mental) o el externo (bien de otros agentes o del entorno). La decisi</w:t>
      </w:r>
      <w:r w:rsidR="00A33446">
        <w:t>ón de qué</w:t>
      </w:r>
      <w:r w:rsidR="00AB3728">
        <w:t xml:space="preserve"> tareas abordar y la propia ejecución de estas dependen de la información de la que dispone el agente y del entorno. Los agentes son además sociales porque parte de estas acciones requieren la participación de otros agentes para su compleción. </w:t>
      </w:r>
      <w:r w:rsidR="00A33446">
        <w:t>Estos agentes</w:t>
      </w:r>
      <w:r w:rsidR="00A33446" w:rsidRPr="00A33446">
        <w:t xml:space="preserve"> </w:t>
      </w:r>
      <w:r w:rsidR="00A33446">
        <w:t xml:space="preserve">pueden representar tanto seres animados que toman decisiones (ej. personas o animales) como organizaciones o sistemas complejos inanimados (típicamente sistemas informáticos). La elección de modelar un elemento </w:t>
      </w:r>
      <w:r w:rsidR="00A33446">
        <w:lastRenderedPageBreak/>
        <w:t xml:space="preserve">como agente o no depende fundamentalmente del grado de atención que se preste a su toma de decisiones. </w:t>
      </w:r>
      <w:r w:rsidR="00AB3728">
        <w:t xml:space="preserve">A pesar de estas similitudes, ABM </w:t>
      </w:r>
      <w:r w:rsidR="00A33446">
        <w:t xml:space="preserve">y AOSE </w:t>
      </w:r>
      <w:r w:rsidR="00AB3728">
        <w:t xml:space="preserve">trabajan </w:t>
      </w:r>
      <w:r w:rsidR="00A33446">
        <w:t>con distintas orientaciones, lo cual influye en los modelos que generan</w:t>
      </w:r>
      <w:r w:rsidR="00AB3728">
        <w:t>. ABM trabaja con simulaciones y su uso de agentes está próximo a los dominios modelados; por el contrario, AOSE trabaja con sistemas informáticos por lo que sus agentes están más próximas a abstracciones computacionales. En todo caso y pese a</w:t>
      </w:r>
      <w:r w:rsidR="007353C8">
        <w:t xml:space="preserve"> </w:t>
      </w:r>
      <w:r w:rsidR="00AB3728">
        <w:t xml:space="preserve">las diferencias, el hecho de trabajar con la abstracción común de agente facilita establecer conexiones entre los modelos de ABM y AOSE, como por ejemplo </w:t>
      </w:r>
      <w:r w:rsidR="003448BF">
        <w:t xml:space="preserve">han </w:t>
      </w:r>
      <w:r w:rsidR="00A33446">
        <w:t xml:space="preserve">mostrado </w:t>
      </w:r>
      <w:r w:rsidR="00AB3728">
        <w:t xml:space="preserve">trabajos con INGENIAS </w:t>
      </w:r>
      <w:sdt>
        <w:sdtPr>
          <w:id w:val="1556733659"/>
          <w:citation/>
        </w:sdtPr>
        <w:sdtEndPr/>
        <w:sdtContent>
          <w:r w:rsidR="00AB3728">
            <w:fldChar w:fldCharType="begin"/>
          </w:r>
          <w:r w:rsidR="00AB3728">
            <w:instrText xml:space="preserve"> CITATION Has09 \l 3082 </w:instrText>
          </w:r>
          <w:r w:rsidR="00AB3728">
            <w:fldChar w:fldCharType="separate"/>
          </w:r>
          <w:r w:rsidR="00DE66A8" w:rsidRPr="00DE66A8">
            <w:rPr>
              <w:noProof/>
            </w:rPr>
            <w:t>[23]</w:t>
          </w:r>
          <w:r w:rsidR="00AB3728">
            <w:fldChar w:fldCharType="end"/>
          </w:r>
        </w:sdtContent>
      </w:sdt>
      <w:r w:rsidR="00AB3728">
        <w:t>.</w:t>
      </w:r>
    </w:p>
    <w:p w14:paraId="37149801" w14:textId="17E4958B" w:rsidR="0083202F" w:rsidRDefault="0083202F" w:rsidP="0071557E">
      <w:pPr>
        <w:spacing w:before="240" w:after="120"/>
        <w:ind w:firstLine="284"/>
        <w:jc w:val="both"/>
      </w:pPr>
      <w:r>
        <w:t xml:space="preserve">INGENIAS </w:t>
      </w:r>
      <w:r w:rsidR="00120C76">
        <w:t xml:space="preserve">es una metodología MDE de AOSE. Las propuestas MDE </w:t>
      </w:r>
      <w:r w:rsidR="00120C76" w:rsidRPr="001C3D91">
        <w:t>se centra</w:t>
      </w:r>
      <w:r w:rsidR="00985670">
        <w:t>n</w:t>
      </w:r>
      <w:r w:rsidR="00120C76" w:rsidRPr="001C3D91">
        <w:t xml:space="preserve"> en la creación y explotación de modelos de dominio</w:t>
      </w:r>
      <w:r w:rsidR="00985670">
        <w:t xml:space="preserve"> como base del desarrollo. Estos modelos son</w:t>
      </w:r>
      <w:r w:rsidR="00120C76" w:rsidRPr="001C3D91">
        <w:t xml:space="preserve"> representaciones abstractas de los conocimientos y actividades que rigen un dominio de aplicación particular</w:t>
      </w:r>
      <w:sdt>
        <w:sdtPr>
          <w:id w:val="-1555539562"/>
          <w:citation/>
        </w:sdtPr>
        <w:sdtEndPr/>
        <w:sdtContent>
          <w:r w:rsidR="00120C76" w:rsidRPr="001C3D91">
            <w:fldChar w:fldCharType="begin"/>
          </w:r>
          <w:r w:rsidR="00120C76" w:rsidRPr="001C3D91">
            <w:instrText xml:space="preserve">CITATION Fra03 \l 3082 </w:instrText>
          </w:r>
          <w:r w:rsidR="00120C76" w:rsidRPr="001C3D91">
            <w:fldChar w:fldCharType="separate"/>
          </w:r>
          <w:r w:rsidR="00DE66A8">
            <w:rPr>
              <w:noProof/>
            </w:rPr>
            <w:t xml:space="preserve"> </w:t>
          </w:r>
          <w:r w:rsidR="00DE66A8" w:rsidRPr="00DE66A8">
            <w:rPr>
              <w:noProof/>
            </w:rPr>
            <w:t>[18]</w:t>
          </w:r>
          <w:r w:rsidR="00120C76" w:rsidRPr="001C3D91">
            <w:fldChar w:fldCharType="end"/>
          </w:r>
        </w:sdtContent>
      </w:sdt>
      <w:r w:rsidR="00120C76" w:rsidRPr="001C3D91">
        <w:t xml:space="preserve">. </w:t>
      </w:r>
      <w:r w:rsidR="00985670">
        <w:t xml:space="preserve">En base a estos modelos se generan de forma </w:t>
      </w:r>
      <w:proofErr w:type="spellStart"/>
      <w:r w:rsidR="00985670">
        <w:t>semi</w:t>
      </w:r>
      <w:proofErr w:type="spellEnd"/>
      <w:r w:rsidR="00985670">
        <w:t>-automática el resto de productos del desarrollo, como código, documentación u otros modelos. Siguiendo esta línea INGENIAS incluye 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proofErr w:type="spellStart"/>
      <w:r w:rsidR="00985670">
        <w:t>pseudo</w:t>
      </w:r>
      <w:proofErr w:type="spellEnd"/>
      <w:r w:rsidR="00985670">
        <w:t xml:space="preserve">-código o código </w:t>
      </w:r>
      <w:sdt>
        <w:sdtPr>
          <w:id w:val="503020582"/>
          <w:citation/>
        </w:sdtPr>
        <w:sdtEndPr/>
        <w:sdtContent>
          <w:r w:rsidR="00985670">
            <w:fldChar w:fldCharType="begin"/>
          </w:r>
          <w:r w:rsidR="0071557E">
            <w:instrText xml:space="preserve">CITATION Sot06 \l 3082 </w:instrText>
          </w:r>
          <w:r w:rsidR="00985670">
            <w:fldChar w:fldCharType="separate"/>
          </w:r>
          <w:r w:rsidR="00DE66A8" w:rsidRPr="00DE66A8">
            <w:rPr>
              <w:noProof/>
            </w:rPr>
            <w:t>[67]</w:t>
          </w:r>
          <w:r w:rsidR="00985670">
            <w:fldChar w:fldCharType="end"/>
          </w:r>
        </w:sdtContent>
      </w:sdt>
      <w:r w:rsidR="00985670">
        <w:t xml:space="preserve">. Por ejemplo, las acciones disponibles para un agente, así como los elementos de información que emplean, se especifican gráficamente, pero el algoritmo de procesamiento concreto se describe con código. Un proceso de desarrollo en INGENIAS indica </w:t>
      </w:r>
      <w:proofErr w:type="spellStart"/>
      <w:r w:rsidR="00B92E60">
        <w:t>c</w:t>
      </w:r>
      <w:r w:rsidR="0034756F">
        <w:t>o</w:t>
      </w:r>
      <w:r w:rsidR="00B92E60">
        <w:t>mo</w:t>
      </w:r>
      <w:proofErr w:type="spellEnd"/>
      <w:r w:rsidR="00985670">
        <w:t xml:space="preserve"> realizar tal especificación para generar después código. Tanto el modelado como la generación de código se realizan con la</w:t>
      </w:r>
      <w:r w:rsidR="004E3CA1">
        <w:t xml:space="preserve"> </w:t>
      </w:r>
      <w:r>
        <w:t>herramienta</w:t>
      </w:r>
      <w:r w:rsidR="004E3CA1">
        <w:t xml:space="preserve"> de desarrollo denominada</w:t>
      </w:r>
      <w:r>
        <w:t xml:space="preserve"> IDK</w:t>
      </w:r>
      <w:r w:rsidR="004E3CA1">
        <w:t xml:space="preserve"> (</w:t>
      </w:r>
      <w:r w:rsidR="004E3CA1" w:rsidRPr="00665A8E">
        <w:rPr>
          <w:i/>
        </w:rPr>
        <w:t xml:space="preserve">INGENIAS </w:t>
      </w:r>
      <w:proofErr w:type="spellStart"/>
      <w:r w:rsidR="004E3CA1" w:rsidRPr="00665A8E">
        <w:rPr>
          <w:i/>
        </w:rPr>
        <w:t>Development</w:t>
      </w:r>
      <w:proofErr w:type="spellEnd"/>
      <w:r w:rsidR="004E3CA1" w:rsidRPr="00665A8E">
        <w:rPr>
          <w:i/>
        </w:rPr>
        <w:t xml:space="preserve"> Kit</w:t>
      </w:r>
      <w:r w:rsidR="004E3CA1">
        <w:t>)</w:t>
      </w:r>
      <w:r w:rsidR="002B409D">
        <w:t xml:space="preserve">. Ésta soporta también </w:t>
      </w:r>
      <w:r w:rsidRPr="00877C7B">
        <w:t xml:space="preserve">la generación </w:t>
      </w:r>
      <w:r w:rsidR="002B409D">
        <w:t>automática</w:t>
      </w:r>
      <w:r w:rsidR="002B409D" w:rsidRPr="00877C7B">
        <w:t xml:space="preserve"> </w:t>
      </w:r>
      <w:r w:rsidRPr="00877C7B">
        <w:t>de documentación HTML.</w:t>
      </w:r>
    </w:p>
    <w:p w14:paraId="41E05CE9" w14:textId="68F08018" w:rsidR="00A93BC7" w:rsidRDefault="00A93BC7" w:rsidP="00B869D0">
      <w:pPr>
        <w:spacing w:before="240" w:after="120"/>
        <w:ind w:firstLine="284"/>
        <w:jc w:val="both"/>
      </w:pPr>
      <w:r>
        <w:t>El lenguaje de modelado de INGENIAS se organiza en torno a los agentes. Lo</w:t>
      </w:r>
      <w:r w:rsidR="00293B35">
        <w:t>s</w:t>
      </w:r>
      <w:r>
        <w:t xml:space="preserve"> principales conceptos que se usan en los diagramas de este trabajo pueden verse en la </w:t>
      </w:r>
      <w:r w:rsidR="002D1CFE">
        <w:fldChar w:fldCharType="begin"/>
      </w:r>
      <w:r w:rsidR="002D1CFE">
        <w:instrText xml:space="preserve"> REF _Ref299724865 \h </w:instrText>
      </w:r>
      <w:r w:rsidR="002D1CFE">
        <w:fldChar w:fldCharType="separate"/>
      </w:r>
      <w:ins w:id="1287" w:author="Orion" w:date="2011-09-21T08:27:00Z">
        <w:r w:rsidR="0071153F" w:rsidRPr="00B869D0">
          <w:t xml:space="preserve">Tabla </w:t>
        </w:r>
        <w:r w:rsidR="0071153F">
          <w:rPr>
            <w:i/>
            <w:noProof/>
          </w:rPr>
          <w:t>1</w:t>
        </w:r>
      </w:ins>
      <w:del w:id="1288" w:author="Orion" w:date="2011-09-21T08:22:00Z">
        <w:r w:rsidR="00E4134F" w:rsidRPr="00B869D0" w:rsidDel="0071153F">
          <w:rPr>
            <w:i/>
          </w:rPr>
          <w:delText xml:space="preserve">Tabla </w:delText>
        </w:r>
        <w:r w:rsidR="00E4134F" w:rsidDel="0071153F">
          <w:rPr>
            <w:i/>
            <w:noProof/>
          </w:rPr>
          <w:delText>1</w:delText>
        </w:r>
      </w:del>
      <w:r w:rsidR="002D1CFE">
        <w:fldChar w:fldCharType="end"/>
      </w:r>
      <w:r>
        <w:t>.</w:t>
      </w:r>
    </w:p>
    <w:tbl>
      <w:tblPr>
        <w:tblStyle w:val="TableGrid"/>
        <w:tblW w:w="0" w:type="auto"/>
        <w:tblLook w:val="04A0" w:firstRow="1" w:lastRow="0" w:firstColumn="1" w:lastColumn="0" w:noHBand="0" w:noVBand="1"/>
      </w:tblPr>
      <w:tblGrid>
        <w:gridCol w:w="2419"/>
        <w:gridCol w:w="6253"/>
        <w:gridCol w:w="1182"/>
      </w:tblGrid>
      <w:tr w:rsidR="00A93BC7" w14:paraId="1A29A7D1" w14:textId="77777777" w:rsidTr="00B92E60">
        <w:tc>
          <w:tcPr>
            <w:tcW w:w="0" w:type="auto"/>
          </w:tcPr>
          <w:p w14:paraId="7A3B4080" w14:textId="56781EDE" w:rsidR="00A93BC7" w:rsidRPr="00B869D0" w:rsidRDefault="00A93BC7" w:rsidP="00B92E60">
            <w:pPr>
              <w:spacing w:before="120" w:after="40"/>
              <w:jc w:val="both"/>
              <w:rPr>
                <w:b/>
                <w:sz w:val="28"/>
              </w:rPr>
            </w:pPr>
            <w:r w:rsidRPr="00B869D0">
              <w:rPr>
                <w:b/>
                <w:sz w:val="28"/>
              </w:rPr>
              <w:t>Concepto</w:t>
            </w:r>
          </w:p>
        </w:tc>
        <w:tc>
          <w:tcPr>
            <w:tcW w:w="0" w:type="auto"/>
          </w:tcPr>
          <w:p w14:paraId="4E2675D2" w14:textId="4249CE61" w:rsidR="00A93BC7" w:rsidRPr="00B869D0" w:rsidRDefault="00A93BC7" w:rsidP="00B92E60">
            <w:pPr>
              <w:spacing w:before="120" w:after="40"/>
              <w:jc w:val="both"/>
              <w:rPr>
                <w:b/>
                <w:sz w:val="28"/>
              </w:rPr>
            </w:pPr>
            <w:r w:rsidRPr="00B869D0">
              <w:rPr>
                <w:b/>
                <w:sz w:val="28"/>
              </w:rPr>
              <w:t>Descripción</w:t>
            </w:r>
          </w:p>
        </w:tc>
        <w:tc>
          <w:tcPr>
            <w:tcW w:w="0" w:type="auto"/>
          </w:tcPr>
          <w:p w14:paraId="3482D4C7" w14:textId="3AFDC0DF" w:rsidR="00A93BC7" w:rsidRPr="00B869D0" w:rsidRDefault="00A93BC7" w:rsidP="00B92E60">
            <w:pPr>
              <w:spacing w:before="120" w:after="40"/>
              <w:jc w:val="center"/>
              <w:rPr>
                <w:b/>
                <w:sz w:val="28"/>
              </w:rPr>
            </w:pPr>
            <w:r w:rsidRPr="00B869D0">
              <w:rPr>
                <w:b/>
                <w:sz w:val="28"/>
              </w:rPr>
              <w:t>Icono</w:t>
            </w:r>
          </w:p>
        </w:tc>
      </w:tr>
      <w:tr w:rsidR="00A93BC7" w:rsidRPr="0039135E" w14:paraId="27BD6680" w14:textId="77777777" w:rsidTr="00B92E60">
        <w:trPr>
          <w:trHeight w:val="1141"/>
        </w:trPr>
        <w:tc>
          <w:tcPr>
            <w:tcW w:w="0" w:type="auto"/>
          </w:tcPr>
          <w:p w14:paraId="4B17C861" w14:textId="3DF0263A" w:rsidR="00A93BC7" w:rsidRDefault="00775E1B" w:rsidP="00B92E60">
            <w:pPr>
              <w:spacing w:before="120" w:afterLines="40" w:after="96"/>
              <w:jc w:val="both"/>
            </w:pPr>
            <w:r>
              <w:t>Agent</w:t>
            </w:r>
            <w:r w:rsidR="00B3423A">
              <w:t>e</w:t>
            </w:r>
          </w:p>
        </w:tc>
        <w:tc>
          <w:tcPr>
            <w:tcW w:w="0" w:type="auto"/>
          </w:tcPr>
          <w:p w14:paraId="6A6F07B4" w14:textId="13932E02" w:rsidR="00A93BC7" w:rsidRPr="007F30B9" w:rsidRDefault="00B3423A" w:rsidP="00B92E60">
            <w:pPr>
              <w:spacing w:before="120" w:afterLines="40" w:after="96"/>
              <w:jc w:val="both"/>
              <w:rPr>
                <w:rFonts w:asciiTheme="minorHAnsi" w:hAnsiTheme="minorHAnsi"/>
              </w:rPr>
            </w:pPr>
            <w:r w:rsidRPr="00B869D0">
              <w:t>Una entidad agente es una entidad aut</w:t>
            </w:r>
            <w:r>
              <w:t>ónoma con identidad</w:t>
            </w:r>
            <w:r w:rsidR="00AF5001">
              <w:t xml:space="preserve"> y</w:t>
            </w:r>
            <w:r>
              <w:t xml:space="preserve"> </w:t>
            </w:r>
            <w:r w:rsidR="00AF5001">
              <w:t xml:space="preserve">objetivos, </w:t>
            </w:r>
            <w:r>
              <w:t xml:space="preserve">y que lleva a cabo actividades para alcanzar </w:t>
            </w:r>
            <w:r w:rsidR="00AF5001">
              <w:t xml:space="preserve">dichos </w:t>
            </w:r>
            <w:r>
              <w:t>objetivo</w:t>
            </w:r>
            <w:r w:rsidR="00AF5001">
              <w:t>s</w:t>
            </w:r>
            <w:r>
              <w:t>.</w:t>
            </w:r>
          </w:p>
        </w:tc>
        <w:tc>
          <w:tcPr>
            <w:tcW w:w="0" w:type="auto"/>
          </w:tcPr>
          <w:p w14:paraId="408775C2" w14:textId="3329E463" w:rsidR="00A93BC7" w:rsidRPr="00B869D0"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343404F6" wp14:editId="59FADB9F">
                  <wp:extent cx="608812" cy="476250"/>
                  <wp:effectExtent l="0" t="0" r="1270" b="0"/>
                  <wp:docPr id="52" name="Picture 52" descr="http://ingenias.sourceforge.net/help/images/ag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genias.sourceforge.net/help/images/agent.gif"/>
                          <pic:cNvPicPr>
                            <a:picLocks noChangeAspect="1" noChangeArrowheads="1"/>
                          </pic:cNvPicPr>
                        </pic:nvPicPr>
                        <pic:blipFill rotWithShape="1">
                          <a:blip r:embed="rId15">
                            <a:extLst>
                              <a:ext uri="{28A0092B-C50C-407E-A947-70E740481C1C}">
                                <a14:useLocalDpi xmlns:a14="http://schemas.microsoft.com/office/drawing/2010/main" val="0"/>
                              </a:ext>
                            </a:extLst>
                          </a:blip>
                          <a:srcRect t="11765" b="14706"/>
                          <a:stretch/>
                        </pic:blipFill>
                        <pic:spPr bwMode="auto">
                          <a:xfrm>
                            <a:off x="0" y="0"/>
                            <a:ext cx="606425" cy="4743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5E1B" w:rsidRPr="0039135E" w14:paraId="25EDC33E" w14:textId="77777777" w:rsidTr="00B92E60">
        <w:tc>
          <w:tcPr>
            <w:tcW w:w="0" w:type="auto"/>
          </w:tcPr>
          <w:p w14:paraId="7136C470" w14:textId="77777777" w:rsidR="00B3423A" w:rsidRDefault="00775E1B" w:rsidP="00B92E60">
            <w:pPr>
              <w:spacing w:before="120" w:afterLines="40" w:after="96"/>
              <w:jc w:val="both"/>
              <w:rPr>
                <w:rStyle w:val="apple-style-span"/>
                <w:color w:val="000000"/>
              </w:rPr>
            </w:pPr>
            <w:proofErr w:type="spellStart"/>
            <w:r w:rsidRPr="00B869D0">
              <w:rPr>
                <w:rStyle w:val="apple-style-span"/>
                <w:color w:val="000000"/>
              </w:rPr>
              <w:t>INGENIAS</w:t>
            </w:r>
            <w:r w:rsidR="00B3423A">
              <w:rPr>
                <w:rStyle w:val="apple-style-span"/>
                <w:color w:val="000000"/>
              </w:rPr>
              <w:t>UseCase</w:t>
            </w:r>
            <w:proofErr w:type="spellEnd"/>
          </w:p>
          <w:p w14:paraId="30AB9C3E" w14:textId="4A6C6AB4" w:rsidR="00775E1B" w:rsidRPr="00775E1B" w:rsidRDefault="00B3423A" w:rsidP="00B92E60">
            <w:pPr>
              <w:spacing w:before="120" w:afterLines="40" w:after="96"/>
              <w:jc w:val="both"/>
            </w:pPr>
            <w:r>
              <w:rPr>
                <w:rStyle w:val="apple-style-span"/>
                <w:color w:val="000000"/>
              </w:rPr>
              <w:t>(Caso de Uso)</w:t>
            </w:r>
          </w:p>
        </w:tc>
        <w:tc>
          <w:tcPr>
            <w:tcW w:w="0" w:type="auto"/>
          </w:tcPr>
          <w:p w14:paraId="4295D59C" w14:textId="75FCCCDA" w:rsidR="00775E1B" w:rsidRPr="00B869D0" w:rsidRDefault="00E23408" w:rsidP="00B92E60">
            <w:pPr>
              <w:spacing w:before="120" w:afterLines="40" w:after="96"/>
              <w:jc w:val="both"/>
              <w:rPr>
                <w:rFonts w:asciiTheme="minorHAnsi" w:hAnsiTheme="minorHAnsi"/>
              </w:rPr>
            </w:pPr>
            <w:r w:rsidRPr="00B92E60">
              <w:t>Un</w:t>
            </w:r>
            <w:r w:rsidR="00B3423A" w:rsidRPr="00B92E60">
              <w:t xml:space="preserve"> caso de uso </w:t>
            </w:r>
            <w:r w:rsidR="00AF5001">
              <w:t>es una descripción de una funcionalidad completa del sistema que genera un resultado relevante</w:t>
            </w:r>
            <w:r w:rsidR="00C87A2E">
              <w:t xml:space="preserve"> para los usuarios finales</w:t>
            </w:r>
            <w:r w:rsidR="00AF5001">
              <w:t>. S</w:t>
            </w:r>
            <w:r w:rsidR="00B3423A" w:rsidRPr="00B92E60">
              <w:t xml:space="preserve">e </w:t>
            </w:r>
            <w:r w:rsidR="00AF5001">
              <w:t>especifica</w:t>
            </w:r>
            <w:r w:rsidR="00AF5001" w:rsidRPr="00B92E60">
              <w:t xml:space="preserve"> </w:t>
            </w:r>
            <w:r w:rsidR="00B3423A" w:rsidRPr="00B92E60">
              <w:t xml:space="preserve">con </w:t>
            </w:r>
            <w:r w:rsidR="00AF5001">
              <w:t>sus</w:t>
            </w:r>
            <w:r w:rsidR="00B3423A" w:rsidRPr="00B92E60">
              <w:t xml:space="preserve"> precondiciones</w:t>
            </w:r>
            <w:r w:rsidR="00AF5001">
              <w:t>,</w:t>
            </w:r>
            <w:r w:rsidR="00B3423A" w:rsidRPr="00B92E60">
              <w:t xml:space="preserve"> </w:t>
            </w:r>
            <w:proofErr w:type="spellStart"/>
            <w:r w:rsidR="00B3423A" w:rsidRPr="00B92E60">
              <w:t>postcondiciones</w:t>
            </w:r>
            <w:proofErr w:type="spellEnd"/>
            <w:r w:rsidR="00B3423A" w:rsidRPr="00B92E60">
              <w:t>, y las diferentes interacciones que pueden surgir</w:t>
            </w:r>
            <w:r w:rsidR="00AF5001">
              <w:t xml:space="preserve"> en él</w:t>
            </w:r>
            <w:r w:rsidR="00B3423A" w:rsidRPr="00B92E60">
              <w:t>.</w:t>
            </w:r>
          </w:p>
        </w:tc>
        <w:tc>
          <w:tcPr>
            <w:tcW w:w="0" w:type="auto"/>
          </w:tcPr>
          <w:p w14:paraId="09308868" w14:textId="0D137CED" w:rsidR="00775E1B" w:rsidRPr="00775E1B" w:rsidRDefault="0033358D" w:rsidP="00B92E60">
            <w:pPr>
              <w:spacing w:before="120" w:afterLines="40" w:after="96"/>
              <w:jc w:val="center"/>
              <w:rPr>
                <w:rFonts w:asciiTheme="minorHAnsi" w:hAnsiTheme="minorHAnsi"/>
                <w:lang w:val="en-US"/>
              </w:rPr>
            </w:pPr>
            <w:r>
              <w:rPr>
                <w:noProof/>
                <w:lang w:eastAsia="es-ES" w:bidi="ar-SA"/>
              </w:rPr>
              <w:drawing>
                <wp:inline distT="0" distB="0" distL="0" distR="0" wp14:anchorId="5468F7AC" wp14:editId="13C4299D">
                  <wp:extent cx="608813" cy="361950"/>
                  <wp:effectExtent l="0" t="0" r="1270" b="0"/>
                  <wp:docPr id="45" name="Picture 45" descr="http://ingenias.sourceforge.net/help/images/i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genias.sourceforge.net/help/images/iusecase.gif"/>
                          <pic:cNvPicPr>
                            <a:picLocks noChangeAspect="1" noChangeArrowheads="1"/>
                          </pic:cNvPicPr>
                        </pic:nvPicPr>
                        <pic:blipFill rotWithShape="1">
                          <a:blip r:embed="rId16">
                            <a:extLst>
                              <a:ext uri="{28A0092B-C50C-407E-A947-70E740481C1C}">
                                <a14:useLocalDpi xmlns:a14="http://schemas.microsoft.com/office/drawing/2010/main" val="0"/>
                              </a:ext>
                            </a:extLst>
                          </a:blip>
                          <a:srcRect t="22060" b="22058"/>
                          <a:stretch/>
                        </pic:blipFill>
                        <pic:spPr bwMode="auto">
                          <a:xfrm>
                            <a:off x="0" y="0"/>
                            <a:ext cx="606425" cy="36053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C6716" w:rsidRPr="00B1585F" w14:paraId="5D4BD1DF" w14:textId="77777777" w:rsidTr="00B92E60">
        <w:tc>
          <w:tcPr>
            <w:tcW w:w="0" w:type="auto"/>
          </w:tcPr>
          <w:p w14:paraId="6CBEB6ED" w14:textId="77777777" w:rsidR="00370148" w:rsidRDefault="00370148" w:rsidP="00B92E60">
            <w:pPr>
              <w:spacing w:before="120" w:afterLines="40" w:after="96"/>
              <w:jc w:val="both"/>
              <w:rPr>
                <w:lang w:val="en-US"/>
              </w:rPr>
            </w:pPr>
            <w:proofErr w:type="spellStart"/>
            <w:r>
              <w:rPr>
                <w:lang w:val="en-US"/>
              </w:rPr>
              <w:t>MentalState</w:t>
            </w:r>
            <w:proofErr w:type="spellEnd"/>
          </w:p>
        </w:tc>
        <w:tc>
          <w:tcPr>
            <w:tcW w:w="0" w:type="auto"/>
          </w:tcPr>
          <w:p w14:paraId="6B7C920A" w14:textId="3C05279D" w:rsidR="00370148" w:rsidRPr="00B92E60" w:rsidRDefault="00370148" w:rsidP="00B92E60">
            <w:pPr>
              <w:spacing w:before="120" w:afterLines="40" w:after="96"/>
              <w:jc w:val="both"/>
            </w:pPr>
            <w:r w:rsidRPr="00B92E60">
              <w:t xml:space="preserve">Un estado mental representa el estado </w:t>
            </w:r>
            <w:r w:rsidR="00AF5001">
              <w:t>interno</w:t>
            </w:r>
            <w:r w:rsidR="00AF5001" w:rsidRPr="00B92E60">
              <w:t xml:space="preserve"> </w:t>
            </w:r>
            <w:r w:rsidRPr="00B92E60">
              <w:t xml:space="preserve">del agente en un determinado momento. </w:t>
            </w:r>
            <w:r w:rsidR="00AF5001">
              <w:t>Se describe como</w:t>
            </w:r>
            <w:r w:rsidRPr="00B92E60">
              <w:t xml:space="preserve"> un conjunto de entidades mentales</w:t>
            </w:r>
            <w:r w:rsidR="00AF5001">
              <w:t>, tales como objetivos, hechos y eventos</w:t>
            </w:r>
            <w:r w:rsidRPr="00B92E60">
              <w:t>.</w:t>
            </w:r>
          </w:p>
        </w:tc>
        <w:tc>
          <w:tcPr>
            <w:tcW w:w="0" w:type="auto"/>
          </w:tcPr>
          <w:p w14:paraId="24FB71DC" w14:textId="77777777" w:rsidR="00370148" w:rsidRPr="00687F07" w:rsidRDefault="00370148" w:rsidP="00B92E60">
            <w:pPr>
              <w:spacing w:before="120" w:afterLines="40" w:after="96"/>
              <w:jc w:val="center"/>
              <w:rPr>
                <w:rFonts w:asciiTheme="minorHAnsi" w:hAnsiTheme="minorHAnsi"/>
                <w:lang w:val="en-US"/>
              </w:rPr>
            </w:pPr>
            <w:r>
              <w:rPr>
                <w:noProof/>
                <w:lang w:eastAsia="es-ES" w:bidi="ar-SA"/>
              </w:rPr>
              <w:drawing>
                <wp:inline distT="0" distB="0" distL="0" distR="0" wp14:anchorId="40BF46C2" wp14:editId="01F8C64A">
                  <wp:extent cx="608813" cy="257175"/>
                  <wp:effectExtent l="0" t="0" r="1270" b="0"/>
                  <wp:docPr id="47" name="Picture 47" descr="http://ingenias.sourceforge.net/help/images/m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genias.sourceforge.net/help/images/mstate.gif"/>
                          <pic:cNvPicPr>
                            <a:picLocks noChangeAspect="1" noChangeArrowheads="1"/>
                          </pic:cNvPicPr>
                        </pic:nvPicPr>
                        <pic:blipFill rotWithShape="1">
                          <a:blip r:embed="rId17">
                            <a:extLst>
                              <a:ext uri="{28A0092B-C50C-407E-A947-70E740481C1C}">
                                <a14:useLocalDpi xmlns:a14="http://schemas.microsoft.com/office/drawing/2010/main" val="0"/>
                              </a:ext>
                            </a:extLst>
                          </a:blip>
                          <a:srcRect t="22059" b="38235"/>
                          <a:stretch/>
                        </pic:blipFill>
                        <pic:spPr bwMode="auto">
                          <a:xfrm>
                            <a:off x="0" y="0"/>
                            <a:ext cx="606425" cy="2561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5E1B" w:rsidRPr="0039135E" w14:paraId="69BD7C23" w14:textId="77777777" w:rsidTr="00B92E60">
        <w:tc>
          <w:tcPr>
            <w:tcW w:w="0" w:type="auto"/>
          </w:tcPr>
          <w:p w14:paraId="2D67E39D" w14:textId="6D906380" w:rsidR="00775E1B" w:rsidRPr="00B869D0" w:rsidRDefault="00B3423A" w:rsidP="00B92E60">
            <w:pPr>
              <w:spacing w:before="120" w:afterLines="40" w:after="96"/>
              <w:jc w:val="both"/>
              <w:rPr>
                <w:lang w:val="en-US"/>
              </w:rPr>
            </w:pPr>
            <w:proofErr w:type="spellStart"/>
            <w:r>
              <w:rPr>
                <w:lang w:val="en-US"/>
              </w:rPr>
              <w:t>Objetivo</w:t>
            </w:r>
            <w:proofErr w:type="spellEnd"/>
          </w:p>
        </w:tc>
        <w:tc>
          <w:tcPr>
            <w:tcW w:w="0" w:type="auto"/>
          </w:tcPr>
          <w:p w14:paraId="0593B975" w14:textId="1F19ACD0" w:rsidR="00775E1B" w:rsidRPr="00B869D0" w:rsidRDefault="00AF5001" w:rsidP="00B92E60">
            <w:pPr>
              <w:spacing w:before="120" w:afterLines="40" w:after="96"/>
              <w:jc w:val="both"/>
              <w:rPr>
                <w:rFonts w:asciiTheme="minorHAnsi" w:hAnsiTheme="minorHAnsi"/>
              </w:rPr>
            </w:pPr>
            <w:r>
              <w:t>U</w:t>
            </w:r>
            <w:r w:rsidR="00B3423A" w:rsidRPr="00B92E60">
              <w:t xml:space="preserve">n objetivo es un deseo que el agente persigue. </w:t>
            </w:r>
            <w:r>
              <w:t>Para la</w:t>
            </w:r>
            <w:r w:rsidRPr="00B92E60">
              <w:t xml:space="preserve"> </w:t>
            </w:r>
            <w:r w:rsidR="00B3423A" w:rsidRPr="00B92E60">
              <w:t>planificación</w:t>
            </w:r>
            <w:r>
              <w:t xml:space="preserve"> el</w:t>
            </w:r>
            <w:r w:rsidR="00B3423A" w:rsidRPr="00B92E60">
              <w:t xml:space="preserve"> objetivo </w:t>
            </w:r>
            <w:r w:rsidR="00370148" w:rsidRPr="00B92E60">
              <w:t xml:space="preserve">se representa </w:t>
            </w:r>
            <w:r>
              <w:t>como</w:t>
            </w:r>
            <w:r w:rsidR="00370148" w:rsidRPr="00B92E60">
              <w:t xml:space="preserve"> un estado</w:t>
            </w:r>
            <w:r>
              <w:t xml:space="preserve"> a alcanzar o mantener</w:t>
            </w:r>
            <w:r w:rsidR="00370148" w:rsidRPr="00B92E60">
              <w:t>.</w:t>
            </w:r>
          </w:p>
        </w:tc>
        <w:tc>
          <w:tcPr>
            <w:tcW w:w="0" w:type="auto"/>
          </w:tcPr>
          <w:p w14:paraId="0F3E728E" w14:textId="6EAC2AF7" w:rsidR="00775E1B" w:rsidRPr="00775E1B"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332E439C" wp14:editId="240BAB02">
                  <wp:extent cx="327025" cy="337185"/>
                  <wp:effectExtent l="0" t="0" r="0" b="5715"/>
                  <wp:docPr id="54" name="Picture 54" descr="http://ingenias.sourceforge.net/help/imag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genias.sourceforge.net/help/images/go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 cy="337185"/>
                          </a:xfrm>
                          <a:prstGeom prst="rect">
                            <a:avLst/>
                          </a:prstGeom>
                          <a:noFill/>
                          <a:ln>
                            <a:noFill/>
                          </a:ln>
                        </pic:spPr>
                      </pic:pic>
                    </a:graphicData>
                  </a:graphic>
                </wp:inline>
              </w:drawing>
            </w:r>
          </w:p>
        </w:tc>
      </w:tr>
      <w:tr w:rsidR="00775E1B" w:rsidRPr="0039135E" w14:paraId="6858580A" w14:textId="77777777" w:rsidTr="00B92E60">
        <w:tc>
          <w:tcPr>
            <w:tcW w:w="0" w:type="auto"/>
          </w:tcPr>
          <w:p w14:paraId="2E11FC0F" w14:textId="77777777" w:rsidR="00775E1B" w:rsidRDefault="00775E1B" w:rsidP="00B92E60">
            <w:pPr>
              <w:spacing w:before="120" w:afterLines="40" w:after="96"/>
              <w:jc w:val="both"/>
              <w:rPr>
                <w:lang w:val="en-US"/>
              </w:rPr>
            </w:pPr>
            <w:proofErr w:type="spellStart"/>
            <w:r>
              <w:rPr>
                <w:lang w:val="en-US"/>
              </w:rPr>
              <w:t>FrameFact</w:t>
            </w:r>
            <w:proofErr w:type="spellEnd"/>
          </w:p>
          <w:p w14:paraId="7EE79A86" w14:textId="02FF9F26" w:rsidR="008712B6" w:rsidRDefault="008712B6" w:rsidP="00B92E60">
            <w:pPr>
              <w:spacing w:before="120" w:afterLines="40" w:after="96"/>
              <w:jc w:val="both"/>
              <w:rPr>
                <w:lang w:val="en-US"/>
              </w:rPr>
            </w:pPr>
            <w:r>
              <w:rPr>
                <w:lang w:val="en-US"/>
              </w:rPr>
              <w:t>(</w:t>
            </w:r>
            <w:proofErr w:type="spellStart"/>
            <w:r>
              <w:rPr>
                <w:lang w:val="en-US"/>
              </w:rPr>
              <w:t>Hecho</w:t>
            </w:r>
            <w:proofErr w:type="spellEnd"/>
            <w:r>
              <w:rPr>
                <w:lang w:val="en-US"/>
              </w:rPr>
              <w:t>)</w:t>
            </w:r>
          </w:p>
        </w:tc>
        <w:tc>
          <w:tcPr>
            <w:tcW w:w="0" w:type="auto"/>
          </w:tcPr>
          <w:p w14:paraId="16201353" w14:textId="7A684FF5" w:rsidR="00775E1B" w:rsidRPr="00B92E60" w:rsidRDefault="00370148" w:rsidP="00B92E60">
            <w:pPr>
              <w:spacing w:before="120" w:afterLines="40" w:after="96"/>
              <w:jc w:val="both"/>
            </w:pPr>
            <w:r w:rsidRPr="00B92E60">
              <w:t xml:space="preserve">Un hecho es una entidad que describe información que el agente acepta como fiable. </w:t>
            </w:r>
            <w:r w:rsidR="007B1D87" w:rsidRPr="00B92E60">
              <w:t>É</w:t>
            </w:r>
            <w:r w:rsidRPr="00B92E60">
              <w:t>sta entidad general contiene esta información en sus campos.</w:t>
            </w:r>
          </w:p>
        </w:tc>
        <w:tc>
          <w:tcPr>
            <w:tcW w:w="0" w:type="auto"/>
          </w:tcPr>
          <w:p w14:paraId="67920861" w14:textId="0F5A2D49" w:rsidR="00775E1B" w:rsidRPr="00687F07"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53228D4B" wp14:editId="7CC792DD">
                  <wp:extent cx="613410" cy="645160"/>
                  <wp:effectExtent l="0" t="0" r="0" b="2540"/>
                  <wp:docPr id="60" name="Picture 60" descr="http://ingenias.sourceforge.net/help/images/f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genias.sourceforge.net/help/images/f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p>
        </w:tc>
      </w:tr>
      <w:tr w:rsidR="00775E1B" w:rsidRPr="0039135E" w14:paraId="1B0D6254" w14:textId="77777777" w:rsidTr="00B92E60">
        <w:tc>
          <w:tcPr>
            <w:tcW w:w="0" w:type="auto"/>
          </w:tcPr>
          <w:p w14:paraId="2A95FC3D" w14:textId="131880CD" w:rsidR="00775E1B" w:rsidRDefault="008712B6" w:rsidP="00B92E60">
            <w:pPr>
              <w:spacing w:before="120" w:afterLines="40" w:after="96"/>
              <w:jc w:val="both"/>
              <w:rPr>
                <w:lang w:val="en-US"/>
              </w:rPr>
            </w:pPr>
            <w:proofErr w:type="spellStart"/>
            <w:r>
              <w:rPr>
                <w:lang w:val="en-US"/>
              </w:rPr>
              <w:t>Tarea</w:t>
            </w:r>
            <w:proofErr w:type="spellEnd"/>
          </w:p>
        </w:tc>
        <w:tc>
          <w:tcPr>
            <w:tcW w:w="0" w:type="auto"/>
          </w:tcPr>
          <w:p w14:paraId="56FA697B" w14:textId="10C1F20A" w:rsidR="00775E1B" w:rsidRPr="00B92E60" w:rsidRDefault="007B1D87" w:rsidP="00B92E60">
            <w:pPr>
              <w:spacing w:before="120" w:afterLines="40" w:after="96"/>
              <w:jc w:val="both"/>
            </w:pPr>
            <w:r w:rsidRPr="00B92E60">
              <w:t>Es</w:t>
            </w:r>
            <w:r w:rsidR="00AF5001">
              <w:t xml:space="preserve"> l</w:t>
            </w:r>
            <w:r w:rsidRPr="00B92E60">
              <w:t xml:space="preserve">a </w:t>
            </w:r>
            <w:r w:rsidR="00AF5001">
              <w:t>primitiva que</w:t>
            </w:r>
            <w:r w:rsidRPr="00B92E60">
              <w:t xml:space="preserve"> encapsula acciones</w:t>
            </w:r>
            <w:r w:rsidR="00E23408" w:rsidRPr="00B92E60">
              <w:t xml:space="preserve"> </w:t>
            </w:r>
            <w:r w:rsidRPr="00B92E60">
              <w:t>o algoritmos no distribuidos. Las tareas pueden usar aplicaciones y recursos</w:t>
            </w:r>
            <w:r w:rsidR="00AF5001">
              <w:t>, y producen</w:t>
            </w:r>
            <w:r w:rsidRPr="00B92E60">
              <w:t xml:space="preserve"> cambios en los estados mentales de los agentes</w:t>
            </w:r>
            <w:r w:rsidR="00DD06ED" w:rsidRPr="00B92E60">
              <w:t xml:space="preserve"> que </w:t>
            </w:r>
            <w:r w:rsidR="00DD06ED" w:rsidRPr="00B92E60">
              <w:lastRenderedPageBreak/>
              <w:t xml:space="preserve">las ejecutan. </w:t>
            </w:r>
          </w:p>
        </w:tc>
        <w:tc>
          <w:tcPr>
            <w:tcW w:w="0" w:type="auto"/>
          </w:tcPr>
          <w:p w14:paraId="5FAD6BCC" w14:textId="08B1799D" w:rsidR="00775E1B" w:rsidRPr="00687F07" w:rsidRDefault="006C254B" w:rsidP="00B92E60">
            <w:pPr>
              <w:spacing w:before="120" w:afterLines="40" w:after="96"/>
              <w:jc w:val="center"/>
              <w:rPr>
                <w:rFonts w:asciiTheme="minorHAnsi" w:hAnsiTheme="minorHAnsi"/>
                <w:lang w:val="en-US"/>
              </w:rPr>
            </w:pPr>
            <w:r>
              <w:rPr>
                <w:noProof/>
                <w:lang w:eastAsia="es-ES" w:bidi="ar-SA"/>
              </w:rPr>
              <w:lastRenderedPageBreak/>
              <w:drawing>
                <wp:inline distT="0" distB="0" distL="0" distR="0" wp14:anchorId="05CE4460" wp14:editId="11B167F4">
                  <wp:extent cx="605885" cy="323850"/>
                  <wp:effectExtent l="0" t="0" r="3810" b="0"/>
                  <wp:docPr id="55" name="Picture 55" descr="http://ingenias.sourceforge.net/help/images/t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enias.sourceforge.net/help/images/task.gif"/>
                          <pic:cNvPicPr>
                            <a:picLocks noChangeAspect="1" noChangeArrowheads="1"/>
                          </pic:cNvPicPr>
                        </pic:nvPicPr>
                        <pic:blipFill rotWithShape="1">
                          <a:blip r:embed="rId20">
                            <a:extLst>
                              <a:ext uri="{28A0092B-C50C-407E-A947-70E740481C1C}">
                                <a14:useLocalDpi xmlns:a14="http://schemas.microsoft.com/office/drawing/2010/main" val="0"/>
                              </a:ext>
                            </a:extLst>
                          </a:blip>
                          <a:srcRect t="23770" b="25410"/>
                          <a:stretch/>
                        </pic:blipFill>
                        <pic:spPr bwMode="auto">
                          <a:xfrm>
                            <a:off x="0" y="0"/>
                            <a:ext cx="613410" cy="32787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C254B" w:rsidRPr="0039135E" w14:paraId="71540DE4" w14:textId="77777777" w:rsidTr="00B92E60">
        <w:tc>
          <w:tcPr>
            <w:tcW w:w="0" w:type="auto"/>
          </w:tcPr>
          <w:p w14:paraId="20DBCF92" w14:textId="04DDA1A5" w:rsidR="006C254B" w:rsidRPr="00AF5001" w:rsidRDefault="006C254B" w:rsidP="00B92E60">
            <w:pPr>
              <w:spacing w:before="120" w:afterLines="40" w:after="96"/>
              <w:jc w:val="both"/>
              <w:rPr>
                <w:rStyle w:val="apple-style-span"/>
                <w:color w:val="000000"/>
              </w:rPr>
            </w:pPr>
            <w:r w:rsidRPr="00B92E60">
              <w:rPr>
                <w:rStyle w:val="apple-style-span"/>
                <w:color w:val="000000"/>
              </w:rPr>
              <w:lastRenderedPageBreak/>
              <w:t>Rol</w:t>
            </w:r>
          </w:p>
        </w:tc>
        <w:tc>
          <w:tcPr>
            <w:tcW w:w="0" w:type="auto"/>
          </w:tcPr>
          <w:p w14:paraId="2BB6CE1C" w14:textId="0B5FA2A2" w:rsidR="006C254B" w:rsidRPr="00B92E60" w:rsidRDefault="00DD06ED" w:rsidP="00B92E60">
            <w:pPr>
              <w:spacing w:before="120" w:afterLines="40" w:after="96"/>
              <w:jc w:val="both"/>
            </w:pPr>
            <w:r w:rsidRPr="00B92E60">
              <w:t xml:space="preserve">Un rol es un conjunto de </w:t>
            </w:r>
            <w:r w:rsidR="00AF5001">
              <w:t xml:space="preserve">objetivos y </w:t>
            </w:r>
            <w:r w:rsidRPr="00B92E60">
              <w:t xml:space="preserve">funcionalidades </w:t>
            </w:r>
            <w:r w:rsidR="00AF5001">
              <w:t>agrupados</w:t>
            </w:r>
            <w:r w:rsidRPr="00B92E60">
              <w:t>. Cuando un agente juega un rol</w:t>
            </w:r>
            <w:r w:rsidR="003F5437">
              <w:t>, dicho agente persigue los objetivos del rol, cuenta con sus capacidades</w:t>
            </w:r>
            <w:r w:rsidRPr="00B92E60">
              <w:t xml:space="preserve"> y participa en las mismas interacciones que </w:t>
            </w:r>
            <w:r w:rsidR="003F5437">
              <w:t>é</w:t>
            </w:r>
            <w:r w:rsidRPr="00B92E60">
              <w:t>l.</w:t>
            </w:r>
          </w:p>
        </w:tc>
        <w:tc>
          <w:tcPr>
            <w:tcW w:w="0" w:type="auto"/>
          </w:tcPr>
          <w:p w14:paraId="1F0DD93F" w14:textId="4F349561" w:rsidR="006C254B" w:rsidRPr="00687F07"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763C6D08" wp14:editId="6D218B23">
                  <wp:extent cx="605957" cy="361950"/>
                  <wp:effectExtent l="0" t="0" r="3810" b="0"/>
                  <wp:docPr id="61" name="Picture 61" descr="http://ingenias.sourceforge.net/help/images/r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ngenias.sourceforge.net/help/images/role.gif"/>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84" b="20923"/>
                          <a:stretch/>
                        </pic:blipFill>
                        <pic:spPr bwMode="auto">
                          <a:xfrm>
                            <a:off x="0" y="0"/>
                            <a:ext cx="613410" cy="36640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87F07" w:rsidRPr="0039135E" w14:paraId="61B0BD86" w14:textId="77777777" w:rsidTr="00B92E60">
        <w:tc>
          <w:tcPr>
            <w:tcW w:w="0" w:type="auto"/>
          </w:tcPr>
          <w:p w14:paraId="6E1F9704" w14:textId="1165E09F" w:rsidR="00687F07" w:rsidRPr="00B869D0" w:rsidRDefault="008712B6" w:rsidP="00B92E60">
            <w:pPr>
              <w:spacing w:before="120" w:afterLines="40" w:after="96"/>
              <w:jc w:val="both"/>
              <w:rPr>
                <w:color w:val="000000"/>
              </w:rPr>
            </w:pPr>
            <w:r>
              <w:rPr>
                <w:rStyle w:val="apple-style-span"/>
                <w:color w:val="000000"/>
              </w:rPr>
              <w:t>Interacción</w:t>
            </w:r>
          </w:p>
        </w:tc>
        <w:tc>
          <w:tcPr>
            <w:tcW w:w="0" w:type="auto"/>
          </w:tcPr>
          <w:p w14:paraId="4CF1740E" w14:textId="597D0165" w:rsidR="00687F07" w:rsidRPr="00B92E60" w:rsidRDefault="00DD06ED" w:rsidP="00B92E60">
            <w:pPr>
              <w:spacing w:before="120" w:afterLines="40" w:after="96"/>
              <w:jc w:val="both"/>
            </w:pPr>
            <w:r w:rsidRPr="00B92E60">
              <w:t xml:space="preserve">Representa una </w:t>
            </w:r>
            <w:r w:rsidR="003F5437">
              <w:t>actividad en la que participan</w:t>
            </w:r>
            <w:r w:rsidR="003F5437" w:rsidRPr="00B92E60">
              <w:t xml:space="preserve"> </w:t>
            </w:r>
            <w:r w:rsidRPr="00B92E60">
              <w:t>dos o más agente</w:t>
            </w:r>
            <w:r w:rsidR="003F5437">
              <w:t>s</w:t>
            </w:r>
            <w:r w:rsidRPr="00B92E60">
              <w:t xml:space="preserve"> o roles</w:t>
            </w:r>
            <w:r w:rsidR="003F5437">
              <w:t xml:space="preserve"> que intercambian información</w:t>
            </w:r>
            <w:r w:rsidRPr="00B92E60">
              <w:t>. Sólo puede haber un iniciador y al menos ha de haber un colaborador</w:t>
            </w:r>
            <w:r w:rsidR="00205019">
              <w:t xml:space="preserve"> en la interacción</w:t>
            </w:r>
            <w:r w:rsidRPr="00B92E60">
              <w:t>. Una interacción debe detallar también el objetivo que persigue. Este objetivo debe relacionarse con los objetivos de los participantes.</w:t>
            </w:r>
          </w:p>
        </w:tc>
        <w:tc>
          <w:tcPr>
            <w:tcW w:w="0" w:type="auto"/>
          </w:tcPr>
          <w:p w14:paraId="65FE23D0" w14:textId="6B9E8EA0" w:rsidR="00687F07" w:rsidRPr="00687F07"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3A3B7266" wp14:editId="269F9D12">
                  <wp:extent cx="606216" cy="447675"/>
                  <wp:effectExtent l="0" t="0" r="3810" b="0"/>
                  <wp:docPr id="62" name="Picture 62" descr="http://ingenias.sourceforge.net/help/images/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ngenias.sourceforge.net/help/images/inter.gif"/>
                          <pic:cNvPicPr>
                            <a:picLocks noChangeAspect="1" noChangeArrowheads="1"/>
                          </pic:cNvPicPr>
                        </pic:nvPicPr>
                        <pic:blipFill rotWithShape="1">
                          <a:blip r:embed="rId22">
                            <a:extLst>
                              <a:ext uri="{28A0092B-C50C-407E-A947-70E740481C1C}">
                                <a14:useLocalDpi xmlns:a14="http://schemas.microsoft.com/office/drawing/2010/main" val="0"/>
                              </a:ext>
                            </a:extLst>
                          </a:blip>
                          <a:srcRect t="14848" b="14939"/>
                          <a:stretch/>
                        </pic:blipFill>
                        <pic:spPr bwMode="auto">
                          <a:xfrm>
                            <a:off x="0" y="0"/>
                            <a:ext cx="613410" cy="4529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C254B" w:rsidRPr="0039135E" w14:paraId="19130DF7" w14:textId="77777777" w:rsidTr="00B92E60">
        <w:tc>
          <w:tcPr>
            <w:tcW w:w="0" w:type="auto"/>
          </w:tcPr>
          <w:p w14:paraId="0505532E" w14:textId="75D8D28B" w:rsidR="006C254B" w:rsidRPr="00F06044" w:rsidRDefault="008712B6" w:rsidP="00B92E60">
            <w:pPr>
              <w:spacing w:before="120" w:afterLines="40" w:after="96"/>
              <w:jc w:val="both"/>
              <w:rPr>
                <w:rStyle w:val="apple-style-span"/>
                <w:color w:val="000000"/>
              </w:rPr>
            </w:pPr>
            <w:r>
              <w:rPr>
                <w:rStyle w:val="apple-style-span"/>
                <w:color w:val="000000"/>
              </w:rPr>
              <w:t xml:space="preserve">Especificación </w:t>
            </w:r>
            <w:r w:rsidRPr="007F30B9">
              <w:rPr>
                <w:rStyle w:val="apple-style-span"/>
                <w:color w:val="000000"/>
              </w:rPr>
              <w:t>GRASIA</w:t>
            </w:r>
          </w:p>
        </w:tc>
        <w:tc>
          <w:tcPr>
            <w:tcW w:w="0" w:type="auto"/>
          </w:tcPr>
          <w:p w14:paraId="3854B3F3" w14:textId="26B65881" w:rsidR="006C254B" w:rsidRPr="00B92E60" w:rsidRDefault="008712B6" w:rsidP="00B92E60">
            <w:pPr>
              <w:spacing w:before="120" w:afterLines="40" w:after="96"/>
              <w:jc w:val="both"/>
            </w:pPr>
            <w:r w:rsidRPr="00B92E60">
              <w:t>Representa una interacción usando los elementos de</w:t>
            </w:r>
            <w:r w:rsidR="003F5437">
              <w:t>l lenguaje de INGENIAS</w:t>
            </w:r>
            <w:r w:rsidRPr="00B92E60">
              <w:t xml:space="preserve">. Esta descripción permite </w:t>
            </w:r>
            <w:r w:rsidR="003F5437">
              <w:t>indicar la información</w:t>
            </w:r>
            <w:r w:rsidRPr="00B92E60">
              <w:t xml:space="preserve"> </w:t>
            </w:r>
            <w:r w:rsidR="003F5437" w:rsidRPr="003F5437">
              <w:t>transferida</w:t>
            </w:r>
            <w:r w:rsidRPr="00B92E60">
              <w:t xml:space="preserve"> </w:t>
            </w:r>
            <w:r w:rsidR="003F5437">
              <w:t>en cada paso entre</w:t>
            </w:r>
            <w:r w:rsidR="003F5437" w:rsidRPr="00B92E60">
              <w:t xml:space="preserve"> </w:t>
            </w:r>
            <w:r w:rsidR="003F5437">
              <w:t xml:space="preserve">el </w:t>
            </w:r>
            <w:r w:rsidRPr="00B92E60">
              <w:t xml:space="preserve">iniciador y </w:t>
            </w:r>
            <w:r w:rsidR="003F5437">
              <w:t>e</w:t>
            </w:r>
            <w:r w:rsidRPr="00B92E60">
              <w:t xml:space="preserve">l colaborador </w:t>
            </w:r>
            <w:r w:rsidR="003F5437">
              <w:t>según sus estados mentales</w:t>
            </w:r>
            <w:r w:rsidRPr="00B92E60">
              <w:t xml:space="preserve">. </w:t>
            </w:r>
            <w:r w:rsidR="003F5437">
              <w:t>También</w:t>
            </w:r>
            <w:r w:rsidRPr="00B92E60">
              <w:t xml:space="preserve"> especifica </w:t>
            </w:r>
            <w:r w:rsidR="003F5437">
              <w:t xml:space="preserve">las </w:t>
            </w:r>
            <w:r w:rsidRPr="00B92E60">
              <w:t xml:space="preserve">tareas que </w:t>
            </w:r>
            <w:r w:rsidR="003F5437">
              <w:t xml:space="preserve">han de </w:t>
            </w:r>
            <w:r w:rsidRPr="00B92E60">
              <w:t>ejecutarse</w:t>
            </w:r>
            <w:r w:rsidR="003F5437">
              <w:t>,</w:t>
            </w:r>
            <w:r w:rsidRPr="00B92E60">
              <w:t xml:space="preserve"> cuando, y el orden de </w:t>
            </w:r>
            <w:r w:rsidR="003F5437">
              <w:t xml:space="preserve">su </w:t>
            </w:r>
            <w:r w:rsidRPr="00B92E60">
              <w:t>ejecución.</w:t>
            </w:r>
          </w:p>
        </w:tc>
        <w:tc>
          <w:tcPr>
            <w:tcW w:w="0" w:type="auto"/>
          </w:tcPr>
          <w:p w14:paraId="24883983" w14:textId="05FA5FA5" w:rsidR="006C254B" w:rsidRPr="00687F07"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22DAF409" wp14:editId="18A40F8C">
                  <wp:extent cx="606387" cy="371475"/>
                  <wp:effectExtent l="0" t="0" r="3810" b="0"/>
                  <wp:docPr id="58" name="Picture 58" descr="http://ingenias.sourceforge.net/help/image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genias.sourceforge.net/help/images/spec.gif"/>
                          <pic:cNvPicPr>
                            <a:picLocks noChangeAspect="1" noChangeArrowheads="1"/>
                          </pic:cNvPicPr>
                        </pic:nvPicPr>
                        <pic:blipFill rotWithShape="1">
                          <a:blip r:embed="rId23">
                            <a:extLst>
                              <a:ext uri="{28A0092B-C50C-407E-A947-70E740481C1C}">
                                <a14:useLocalDpi xmlns:a14="http://schemas.microsoft.com/office/drawing/2010/main" val="0"/>
                              </a:ext>
                            </a:extLst>
                          </a:blip>
                          <a:srcRect t="11885" b="29869"/>
                          <a:stretch/>
                        </pic:blipFill>
                        <pic:spPr bwMode="auto">
                          <a:xfrm>
                            <a:off x="0" y="0"/>
                            <a:ext cx="613410" cy="3757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3358D" w:rsidRPr="0039135E" w14:paraId="3E451107" w14:textId="77777777" w:rsidTr="00B92E60">
        <w:tc>
          <w:tcPr>
            <w:tcW w:w="0" w:type="auto"/>
          </w:tcPr>
          <w:p w14:paraId="7DB9E2D4" w14:textId="01CC7F96" w:rsidR="0033358D" w:rsidRPr="007F30B9" w:rsidRDefault="008712B6" w:rsidP="00B92E60">
            <w:pPr>
              <w:spacing w:before="120" w:afterLines="40" w:after="96"/>
              <w:jc w:val="both"/>
              <w:rPr>
                <w:rStyle w:val="apple-style-span"/>
                <w:color w:val="000000"/>
              </w:rPr>
            </w:pPr>
            <w:r>
              <w:rPr>
                <w:rStyle w:val="apple-style-span"/>
                <w:color w:val="000000"/>
              </w:rPr>
              <w:t>Aplicación de</w:t>
            </w:r>
            <w:r w:rsidR="003F5437">
              <w:rPr>
                <w:rStyle w:val="apple-style-span"/>
                <w:color w:val="000000"/>
              </w:rPr>
              <w:t>l</w:t>
            </w:r>
            <w:r>
              <w:rPr>
                <w:rStyle w:val="apple-style-span"/>
                <w:color w:val="000000"/>
              </w:rPr>
              <w:t xml:space="preserve"> Entorno</w:t>
            </w:r>
          </w:p>
        </w:tc>
        <w:tc>
          <w:tcPr>
            <w:tcW w:w="0" w:type="auto"/>
          </w:tcPr>
          <w:p w14:paraId="5F3FDE51" w14:textId="70B43AA2" w:rsidR="0033358D" w:rsidRPr="00B92E60" w:rsidRDefault="006C6716" w:rsidP="00B92E60">
            <w:pPr>
              <w:spacing w:before="120" w:afterLines="40" w:after="96"/>
              <w:jc w:val="both"/>
            </w:pPr>
            <w:r w:rsidRPr="00B92E60">
              <w:t>Representa una aplicación ya existente en el sistema. Una aplicación está contenida en un elemento que no es un agente</w:t>
            </w:r>
            <w:r w:rsidR="003F5437">
              <w:t xml:space="preserve"> ni uno de sus</w:t>
            </w:r>
            <w:r w:rsidRPr="00B92E60">
              <w:t xml:space="preserve"> recurso</w:t>
            </w:r>
            <w:r w:rsidR="003F5437">
              <w:t>s</w:t>
            </w:r>
            <w:r w:rsidRPr="00B92E60">
              <w:t xml:space="preserve">. </w:t>
            </w:r>
            <w:r w:rsidR="003F5437">
              <w:t>L</w:t>
            </w:r>
            <w:r w:rsidRPr="00B92E60">
              <w:t xml:space="preserve">as aplicaciones </w:t>
            </w:r>
            <w:r w:rsidR="003F5437">
              <w:t>poseen</w:t>
            </w:r>
            <w:r w:rsidRPr="00B92E60">
              <w:t xml:space="preserve"> métodos </w:t>
            </w:r>
            <w:r w:rsidR="003F5437">
              <w:t>que los</w:t>
            </w:r>
            <w:r w:rsidRPr="00B92E60">
              <w:t xml:space="preserve"> agentes</w:t>
            </w:r>
            <w:r w:rsidR="003F5437">
              <w:t xml:space="preserve"> pueden usar y les proporcionan notificaciones sobre el entorno mediante eventos</w:t>
            </w:r>
            <w:r w:rsidRPr="00B92E60">
              <w:t>.</w:t>
            </w:r>
          </w:p>
        </w:tc>
        <w:tc>
          <w:tcPr>
            <w:tcW w:w="0" w:type="auto"/>
          </w:tcPr>
          <w:p w14:paraId="3040BAA5" w14:textId="0C3746D9" w:rsidR="0033358D" w:rsidRPr="00687F07" w:rsidRDefault="0033358D" w:rsidP="00B92E60">
            <w:pPr>
              <w:spacing w:before="120" w:afterLines="40" w:after="96"/>
              <w:jc w:val="center"/>
              <w:rPr>
                <w:rFonts w:asciiTheme="minorHAnsi" w:hAnsiTheme="minorHAnsi"/>
                <w:lang w:val="en-US"/>
              </w:rPr>
            </w:pPr>
            <w:r>
              <w:rPr>
                <w:noProof/>
                <w:lang w:eastAsia="es-ES" w:bidi="ar-SA"/>
              </w:rPr>
              <w:drawing>
                <wp:inline distT="0" distB="0" distL="0" distR="0" wp14:anchorId="0E03BEB3" wp14:editId="3AC136FA">
                  <wp:extent cx="608813" cy="647700"/>
                  <wp:effectExtent l="0" t="0" r="1270" b="0"/>
                  <wp:docPr id="46" name="Picture 46" descr="http://ingenias.sourceforge.net/help/images/ap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genias.sourceforge.net/help/images/appe.gif"/>
                          <pic:cNvPicPr>
                            <a:picLocks noChangeAspect="1" noChangeArrowheads="1"/>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606425" cy="6451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3358D" w:rsidRPr="0039135E" w14:paraId="0051C2FD" w14:textId="77777777" w:rsidTr="00B92E60">
        <w:tc>
          <w:tcPr>
            <w:tcW w:w="0" w:type="auto"/>
          </w:tcPr>
          <w:p w14:paraId="79F295C4" w14:textId="608FD9A6" w:rsidR="0033358D" w:rsidRPr="007F30B9" w:rsidRDefault="006C6716" w:rsidP="00B92E60">
            <w:pPr>
              <w:spacing w:before="120" w:afterLines="40" w:after="96"/>
              <w:jc w:val="both"/>
              <w:rPr>
                <w:rStyle w:val="apple-style-span"/>
                <w:color w:val="000000"/>
              </w:rPr>
            </w:pPr>
            <w:r>
              <w:rPr>
                <w:rStyle w:val="apple-style-span"/>
                <w:color w:val="000000"/>
              </w:rPr>
              <w:t>Aplicación Interna</w:t>
            </w:r>
          </w:p>
        </w:tc>
        <w:tc>
          <w:tcPr>
            <w:tcW w:w="0" w:type="auto"/>
          </w:tcPr>
          <w:p w14:paraId="6A686A13" w14:textId="4D3A560E" w:rsidR="0033358D" w:rsidRPr="00B92E60" w:rsidRDefault="006C6716" w:rsidP="00B92E60">
            <w:pPr>
              <w:spacing w:before="120" w:afterLines="40" w:after="96"/>
              <w:jc w:val="both"/>
            </w:pPr>
            <w:r w:rsidRPr="00B92E60">
              <w:t xml:space="preserve">Es una aplicación implementada </w:t>
            </w:r>
            <w:r w:rsidR="008D3097">
              <w:t>específicamente</w:t>
            </w:r>
            <w:r w:rsidR="008D3097" w:rsidRPr="00B92E60">
              <w:t xml:space="preserve"> </w:t>
            </w:r>
            <w:r w:rsidRPr="00B92E60">
              <w:t>para el sistema que se está desarrollando.</w:t>
            </w:r>
            <w:r w:rsidR="003F5437">
              <w:t xml:space="preserve"> Los agentes las usan mediante métodos.</w:t>
            </w:r>
          </w:p>
        </w:tc>
        <w:tc>
          <w:tcPr>
            <w:tcW w:w="0" w:type="auto"/>
          </w:tcPr>
          <w:p w14:paraId="42BA4E11" w14:textId="3AB7C971" w:rsidR="0033358D" w:rsidRPr="00B92E60" w:rsidRDefault="0033358D" w:rsidP="00B92E60">
            <w:pPr>
              <w:spacing w:before="120" w:afterLines="40" w:after="96"/>
              <w:jc w:val="center"/>
              <w:rPr>
                <w:rFonts w:asciiTheme="minorHAnsi" w:hAnsiTheme="minorHAnsi"/>
              </w:rPr>
            </w:pPr>
            <w:r>
              <w:rPr>
                <w:noProof/>
                <w:lang w:eastAsia="es-ES" w:bidi="ar-SA"/>
              </w:rPr>
              <w:drawing>
                <wp:inline distT="0" distB="0" distL="0" distR="0" wp14:anchorId="75609776" wp14:editId="5A497D6B">
                  <wp:extent cx="608813" cy="647700"/>
                  <wp:effectExtent l="0" t="0" r="1270" b="0"/>
                  <wp:docPr id="39" name="Picture 39" descr="http://ingenias.sourceforge.net/help/images/ap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genias.sourceforge.net/help/images/appi.gif"/>
                          <pic:cNvPicPr>
                            <a:picLocks noChangeAspect="1" noChangeArrowheads="1"/>
                          </pic:cNvPicPr>
                        </pic:nvPicPr>
                        <pic:blipFill rotWithShape="1">
                          <a:blip r:embed="rId25">
                            <a:extLst>
                              <a:ext uri="{28A0092B-C50C-407E-A947-70E740481C1C}">
                                <a14:useLocalDpi xmlns:a14="http://schemas.microsoft.com/office/drawing/2010/main" val="0"/>
                              </a:ext>
                            </a:extLst>
                          </a:blip>
                          <a:srcRect/>
                          <a:stretch/>
                        </pic:blipFill>
                        <pic:spPr bwMode="auto">
                          <a:xfrm>
                            <a:off x="0" y="0"/>
                            <a:ext cx="606425" cy="6451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3358D" w:rsidRPr="006C6716" w14:paraId="39351674" w14:textId="77777777" w:rsidTr="00B92E60">
        <w:tc>
          <w:tcPr>
            <w:tcW w:w="0" w:type="auto"/>
          </w:tcPr>
          <w:p w14:paraId="2FDD25A9" w14:textId="77777777" w:rsidR="00AF5001" w:rsidRDefault="0033358D" w:rsidP="00B92E60">
            <w:pPr>
              <w:spacing w:before="120" w:afterLines="40" w:after="96"/>
              <w:jc w:val="both"/>
              <w:rPr>
                <w:rStyle w:val="apple-style-span"/>
                <w:color w:val="000000"/>
              </w:rPr>
            </w:pPr>
            <w:proofErr w:type="spellStart"/>
            <w:r w:rsidRPr="00B869D0">
              <w:rPr>
                <w:rStyle w:val="apple-style-span"/>
                <w:color w:val="000000"/>
              </w:rPr>
              <w:t>ApplicationEventSlots</w:t>
            </w:r>
            <w:proofErr w:type="spellEnd"/>
          </w:p>
          <w:p w14:paraId="76FB295C" w14:textId="691472E3" w:rsidR="0033358D" w:rsidRPr="007F30B9" w:rsidRDefault="00AF5001" w:rsidP="00B92E60">
            <w:pPr>
              <w:spacing w:before="120" w:afterLines="40" w:after="96"/>
              <w:jc w:val="both"/>
              <w:rPr>
                <w:rStyle w:val="apple-style-span"/>
                <w:color w:val="000000"/>
              </w:rPr>
            </w:pPr>
            <w:r>
              <w:rPr>
                <w:rStyle w:val="apple-style-span"/>
                <w:color w:val="000000"/>
              </w:rPr>
              <w:t>(Eventos de Aplicación)</w:t>
            </w:r>
          </w:p>
        </w:tc>
        <w:tc>
          <w:tcPr>
            <w:tcW w:w="0" w:type="auto"/>
          </w:tcPr>
          <w:p w14:paraId="1C6EB166" w14:textId="01F11215" w:rsidR="0033358D" w:rsidRPr="00B92E60" w:rsidRDefault="006C6716" w:rsidP="00B92E60">
            <w:pPr>
              <w:spacing w:before="120" w:afterLines="40" w:after="96"/>
              <w:jc w:val="both"/>
            </w:pPr>
            <w:r w:rsidRPr="00B92E60">
              <w:t xml:space="preserve">Es un evento producido por una aplicación. </w:t>
            </w:r>
            <w:r w:rsidR="00FC6916" w:rsidRPr="00B92E60">
              <w:t>Este</w:t>
            </w:r>
            <w:r w:rsidRPr="00B92E60">
              <w:t xml:space="preserve"> tipo de evento dispone de una serie de campos </w:t>
            </w:r>
            <w:r w:rsidR="003F5437">
              <w:t xml:space="preserve">para describir </w:t>
            </w:r>
            <w:r w:rsidRPr="00B92E60">
              <w:t>información.</w:t>
            </w:r>
          </w:p>
        </w:tc>
        <w:tc>
          <w:tcPr>
            <w:tcW w:w="0" w:type="auto"/>
          </w:tcPr>
          <w:p w14:paraId="5D985D03" w14:textId="36DFB7B2" w:rsidR="0033358D" w:rsidRPr="00B869D0" w:rsidRDefault="0033358D" w:rsidP="00B92E60">
            <w:pPr>
              <w:spacing w:before="120" w:afterLines="40" w:after="96"/>
              <w:jc w:val="center"/>
              <w:rPr>
                <w:rFonts w:asciiTheme="minorHAnsi" w:hAnsiTheme="minorHAnsi"/>
              </w:rPr>
            </w:pPr>
            <w:r>
              <w:rPr>
                <w:noProof/>
                <w:lang w:eastAsia="es-ES" w:bidi="ar-SA"/>
              </w:rPr>
              <w:drawing>
                <wp:inline distT="0" distB="0" distL="0" distR="0" wp14:anchorId="5DDB3655" wp14:editId="20081E35">
                  <wp:extent cx="608812" cy="466725"/>
                  <wp:effectExtent l="0" t="0" r="1270" b="0"/>
                  <wp:docPr id="42" name="Picture 42" descr="http://ingenias.sourceforge.net/help/images/even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genias.sourceforge.net/help/images/eventa.gif"/>
                          <pic:cNvPicPr>
                            <a:picLocks noChangeAspect="1" noChangeArrowheads="1"/>
                          </pic:cNvPicPr>
                        </pic:nvPicPr>
                        <pic:blipFill rotWithShape="1">
                          <a:blip r:embed="rId26">
                            <a:extLst>
                              <a:ext uri="{28A0092B-C50C-407E-A947-70E740481C1C}">
                                <a14:useLocalDpi xmlns:a14="http://schemas.microsoft.com/office/drawing/2010/main" val="0"/>
                              </a:ext>
                            </a:extLst>
                          </a:blip>
                          <a:srcRect t="16176" b="11765"/>
                          <a:stretch/>
                        </pic:blipFill>
                        <pic:spPr bwMode="auto">
                          <a:xfrm>
                            <a:off x="0" y="0"/>
                            <a:ext cx="606425" cy="46489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22C0219" w14:textId="3C646A34" w:rsidR="00A93BC7" w:rsidRPr="0039135E" w:rsidRDefault="00A93BC7" w:rsidP="00B869D0">
      <w:pPr>
        <w:pStyle w:val="Caption"/>
      </w:pPr>
      <w:bookmarkStart w:id="1289" w:name="_Ref299724865"/>
      <w:r w:rsidRPr="00B869D0">
        <w:rPr>
          <w:i w:val="0"/>
        </w:rPr>
        <w:t xml:space="preserve">Tabla </w:t>
      </w:r>
      <w:r w:rsidRPr="00B869D0">
        <w:rPr>
          <w:i w:val="0"/>
        </w:rPr>
        <w:fldChar w:fldCharType="begin"/>
      </w:r>
      <w:r w:rsidRPr="00B869D0">
        <w:rPr>
          <w:i w:val="0"/>
        </w:rPr>
        <w:instrText xml:space="preserve"> SEQ Tabla \* ARABIC </w:instrText>
      </w:r>
      <w:r w:rsidRPr="00B869D0">
        <w:rPr>
          <w:i w:val="0"/>
        </w:rPr>
        <w:fldChar w:fldCharType="separate"/>
      </w:r>
      <w:r w:rsidR="0071153F">
        <w:rPr>
          <w:i w:val="0"/>
          <w:noProof/>
        </w:rPr>
        <w:t>1</w:t>
      </w:r>
      <w:r w:rsidRPr="00B869D0">
        <w:rPr>
          <w:i w:val="0"/>
        </w:rPr>
        <w:fldChar w:fldCharType="end"/>
      </w:r>
      <w:bookmarkEnd w:id="1289"/>
      <w:r w:rsidRPr="00B869D0">
        <w:rPr>
          <w:i w:val="0"/>
        </w:rPr>
        <w:t>. Principales conceptos del lenguaje de modelado de INGENIAS.</w:t>
      </w:r>
    </w:p>
    <w:p w14:paraId="4465E8D3" w14:textId="77777777" w:rsidR="007353C8" w:rsidRDefault="007353C8" w:rsidP="00985670">
      <w:pPr>
        <w:spacing w:before="240" w:after="120"/>
        <w:ind w:firstLine="284"/>
        <w:jc w:val="both"/>
      </w:pPr>
    </w:p>
    <w:p w14:paraId="5B9E4518" w14:textId="77777777" w:rsidR="007353C8" w:rsidRDefault="007353C8" w:rsidP="00985670">
      <w:pPr>
        <w:spacing w:before="240" w:after="120"/>
        <w:ind w:firstLine="284"/>
        <w:jc w:val="both"/>
        <w:sectPr w:rsidR="007353C8" w:rsidSect="009143CB">
          <w:type w:val="oddPage"/>
          <w:pgSz w:w="11906" w:h="16838"/>
          <w:pgMar w:top="1134" w:right="1134" w:bottom="1134" w:left="1134" w:header="720" w:footer="720" w:gutter="0"/>
          <w:cols w:space="720"/>
          <w:docGrid w:linePitch="360"/>
        </w:sectPr>
      </w:pPr>
    </w:p>
    <w:p w14:paraId="1EEB053D" w14:textId="0A3DDEB2" w:rsidR="00077DB0" w:rsidRPr="008D3097" w:rsidRDefault="007353C8" w:rsidP="00077DB0">
      <w:pPr>
        <w:pStyle w:val="Heading1"/>
        <w:numPr>
          <w:ilvl w:val="0"/>
          <w:numId w:val="40"/>
        </w:numPr>
        <w:rPr>
          <w:b w:val="0"/>
          <w:sz w:val="52"/>
          <w:szCs w:val="52"/>
        </w:rPr>
      </w:pPr>
      <w:bookmarkStart w:id="1290" w:name="_Toc298954510"/>
      <w:bookmarkStart w:id="1291" w:name="_Toc299007681"/>
      <w:bookmarkStart w:id="1292" w:name="_Toc299012039"/>
      <w:bookmarkStart w:id="1293" w:name="_Toc299103587"/>
      <w:bookmarkStart w:id="1294" w:name="_Toc299103960"/>
      <w:bookmarkStart w:id="1295" w:name="_Toc299463785"/>
      <w:bookmarkStart w:id="1296" w:name="_Toc299463869"/>
      <w:bookmarkStart w:id="1297" w:name="_Toc299721470"/>
      <w:bookmarkStart w:id="1298" w:name="_Toc298954511"/>
      <w:bookmarkStart w:id="1299" w:name="_Toc299007682"/>
      <w:bookmarkStart w:id="1300" w:name="_Toc299012040"/>
      <w:bookmarkStart w:id="1301" w:name="_Toc299103588"/>
      <w:bookmarkStart w:id="1302" w:name="_Toc299103961"/>
      <w:bookmarkStart w:id="1303" w:name="_Toc299463786"/>
      <w:bookmarkStart w:id="1304" w:name="_Toc299463870"/>
      <w:bookmarkStart w:id="1305" w:name="_Toc299721471"/>
      <w:bookmarkStart w:id="1306" w:name="_Toc298954512"/>
      <w:bookmarkStart w:id="1307" w:name="_Toc299007683"/>
      <w:bookmarkStart w:id="1308" w:name="_Toc299012041"/>
      <w:bookmarkStart w:id="1309" w:name="_Toc299103589"/>
      <w:bookmarkStart w:id="1310" w:name="_Toc299103962"/>
      <w:bookmarkStart w:id="1311" w:name="_Toc299463787"/>
      <w:bookmarkStart w:id="1312" w:name="_Toc299463871"/>
      <w:bookmarkStart w:id="1313" w:name="_Toc299721472"/>
      <w:bookmarkStart w:id="1314" w:name="_Toc298954513"/>
      <w:bookmarkStart w:id="1315" w:name="_Toc299007684"/>
      <w:bookmarkStart w:id="1316" w:name="_Toc299012042"/>
      <w:bookmarkStart w:id="1317" w:name="_Toc299103590"/>
      <w:bookmarkStart w:id="1318" w:name="_Toc299103963"/>
      <w:bookmarkStart w:id="1319" w:name="_Toc299463788"/>
      <w:bookmarkStart w:id="1320" w:name="_Toc299463872"/>
      <w:bookmarkStart w:id="1321" w:name="_Toc299721473"/>
      <w:bookmarkStart w:id="1322" w:name="_Toc298344412"/>
      <w:bookmarkStart w:id="1323" w:name="_Toc298429467"/>
      <w:bookmarkStart w:id="1324" w:name="_Toc298430333"/>
      <w:bookmarkStart w:id="1325" w:name="_Toc298516039"/>
      <w:bookmarkStart w:id="1326" w:name="_Toc298690989"/>
      <w:bookmarkStart w:id="1327" w:name="_Toc298700811"/>
      <w:bookmarkStart w:id="1328" w:name="_Toc298752132"/>
      <w:bookmarkStart w:id="1329" w:name="_Toc298757512"/>
      <w:bookmarkStart w:id="1330" w:name="_Toc298777462"/>
      <w:bookmarkStart w:id="1331" w:name="_Toc298787427"/>
      <w:bookmarkStart w:id="1332" w:name="_Toc298944592"/>
      <w:bookmarkStart w:id="1333" w:name="_Toc298954514"/>
      <w:bookmarkStart w:id="1334" w:name="_Toc299007685"/>
      <w:bookmarkStart w:id="1335" w:name="_Toc299012043"/>
      <w:bookmarkStart w:id="1336" w:name="_Toc299103591"/>
      <w:bookmarkStart w:id="1337" w:name="_Toc299103964"/>
      <w:bookmarkStart w:id="1338" w:name="_Toc299463789"/>
      <w:bookmarkStart w:id="1339" w:name="_Toc299463873"/>
      <w:bookmarkStart w:id="1340" w:name="_Toc299721474"/>
      <w:bookmarkStart w:id="1341" w:name="_Ref299107503"/>
      <w:bookmarkStart w:id="1342" w:name="_Toc302654540"/>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r w:rsidRPr="008D3097">
        <w:rPr>
          <w:b w:val="0"/>
          <w:sz w:val="52"/>
          <w:szCs w:val="52"/>
        </w:rPr>
        <w:lastRenderedPageBreak/>
        <w:t>Entorno de simulación</w:t>
      </w:r>
      <w:bookmarkEnd w:id="1341"/>
      <w:bookmarkEnd w:id="1342"/>
    </w:p>
    <w:p w14:paraId="63FD4E80" w14:textId="233CC398" w:rsidR="002126EF" w:rsidRPr="00D2330D" w:rsidRDefault="00F14C11" w:rsidP="002126EF">
      <w:pPr>
        <w:spacing w:before="240" w:after="120"/>
        <w:ind w:firstLine="284"/>
        <w:jc w:val="both"/>
      </w:pPr>
      <w:r>
        <w:t>D</w:t>
      </w:r>
      <w:r w:rsidR="007353C8">
        <w:t>es</w:t>
      </w:r>
      <w:r>
        <w:t>d</w:t>
      </w:r>
      <w:r w:rsidR="007353C8">
        <w:t>e</w:t>
      </w:r>
      <w:r>
        <w:t xml:space="preserve"> la aproximación MDE y ABM adoptada, el trabajo </w:t>
      </w:r>
      <w:r w:rsidR="007353C8">
        <w:t>realizado</w:t>
      </w:r>
      <w:r>
        <w:t xml:space="preserve"> tiene como elemento </w:t>
      </w:r>
      <w:r w:rsidR="007353C8">
        <w:t xml:space="preserve">central </w:t>
      </w:r>
      <w:r>
        <w:t>los modelos bas</w:t>
      </w:r>
      <w:r w:rsidR="00ED0467">
        <w:t>ados en agentes de</w:t>
      </w:r>
      <w:r w:rsidR="007353C8">
        <w:t>l tráfico aéreo</w:t>
      </w:r>
      <w:r w:rsidR="00ED0467">
        <w:t xml:space="preserve">. </w:t>
      </w:r>
      <w:r w:rsidR="00C171D6">
        <w:t xml:space="preserve">Como se comentó en la sección anterior, estos modelos se especifican usando el lenguaje de INGENIAS </w:t>
      </w:r>
      <w:sdt>
        <w:sdtPr>
          <w:id w:val="312453252"/>
          <w:citation/>
        </w:sdtPr>
        <w:sdtEndPr/>
        <w:sdtContent>
          <w:r w:rsidR="00C171D6">
            <w:fldChar w:fldCharType="begin"/>
          </w:r>
          <w:r w:rsidR="00C171D6">
            <w:instrText xml:space="preserve">CITATION Pav05 \l 3082 </w:instrText>
          </w:r>
          <w:r w:rsidR="00C171D6">
            <w:fldChar w:fldCharType="separate"/>
          </w:r>
          <w:r w:rsidR="00DE66A8" w:rsidRPr="00DE66A8">
            <w:rPr>
              <w:noProof/>
            </w:rPr>
            <w:t>[21]</w:t>
          </w:r>
          <w:r w:rsidR="00C171D6">
            <w:fldChar w:fldCharType="end"/>
          </w:r>
        </w:sdtContent>
      </w:sdt>
      <w:r w:rsidR="00C171D6">
        <w:t xml:space="preserve"> y cubren las actividades e interacciones básicas de pilotos, controladores y aviones</w:t>
      </w:r>
      <w:ins w:id="1343" w:author="Orion" w:date="2011-09-01T10:25:00Z">
        <w:r w:rsidR="0026799E">
          <w:t>,</w:t>
        </w:r>
      </w:ins>
      <w:del w:id="1344" w:author="Orion" w:date="2011-09-01T10:25:00Z">
        <w:r w:rsidR="00C171D6" w:rsidDel="0026799E">
          <w:delText>.</w:delText>
        </w:r>
      </w:del>
      <w:ins w:id="1345" w:author="Orion" w:date="2011-09-01T10:25:00Z">
        <w:r w:rsidR="0026799E">
          <w:t xml:space="preserve"> </w:t>
        </w:r>
      </w:ins>
      <w:del w:id="1346" w:author="Orion" w:date="2011-09-01T10:25:00Z">
        <w:r w:rsidR="00C171D6" w:rsidDel="0026799E">
          <w:delText xml:space="preserve"> T</w:delText>
        </w:r>
      </w:del>
      <w:ins w:id="1347" w:author="Orion" w:date="2011-09-01T10:25:00Z">
        <w:r w:rsidR="0026799E">
          <w:t>t</w:t>
        </w:r>
      </w:ins>
      <w:r w:rsidR="00C171D6">
        <w:t xml:space="preserve">odos ellos </w:t>
      </w:r>
      <w:del w:id="1348" w:author="Orion" w:date="2011-09-01T10:26:00Z">
        <w:r w:rsidR="00C171D6" w:rsidDel="0082081C">
          <w:delText xml:space="preserve">se </w:delText>
        </w:r>
      </w:del>
      <w:r w:rsidR="00C171D6">
        <w:t>considera</w:t>
      </w:r>
      <w:ins w:id="1349" w:author="Orion" w:date="2011-09-01T10:26:00Z">
        <w:r w:rsidR="0082081C">
          <w:t>dos</w:t>
        </w:r>
      </w:ins>
      <w:del w:id="1350" w:author="Orion" w:date="2011-09-01T10:26:00Z">
        <w:r w:rsidR="00C171D6" w:rsidDel="0082081C">
          <w:delText>n</w:delText>
        </w:r>
      </w:del>
      <w:r w:rsidR="00C171D6">
        <w:t xml:space="preserve"> agentes. Aunque los aviones no son entes animados, se ha encontrado </w:t>
      </w:r>
      <w:r w:rsidR="00174544">
        <w:t>adecuado</w:t>
      </w:r>
      <w:r w:rsidR="00C171D6">
        <w:t xml:space="preserve"> especificarlos con agentes para representar su intercambio de información con los pilotos.</w:t>
      </w:r>
      <w:r w:rsidR="00174544">
        <w:t xml:space="preserve"> Este tipo de decisión es común en ABM</w:t>
      </w:r>
      <w:r w:rsidR="00D2330D">
        <w:t xml:space="preserve"> </w:t>
      </w:r>
      <w:sdt>
        <w:sdtPr>
          <w:id w:val="426394033"/>
          <w:citation/>
        </w:sdtPr>
        <w:sdtEndPr/>
        <w:sdtContent>
          <w:r w:rsidR="00D2330D">
            <w:fldChar w:fldCharType="begin"/>
          </w:r>
          <w:ins w:id="1351" w:author="IO" w:date="2011-08-30T17:02:00Z">
            <w:r w:rsidR="00AD08DF">
              <w:instrText xml:space="preserve">CITATION Mac10 \l 3082 </w:instrText>
            </w:r>
          </w:ins>
          <w:del w:id="1352" w:author="IO" w:date="2011-08-30T17:02:00Z">
            <w:r w:rsidR="003C556D" w:rsidDel="00AD08DF">
              <w:delInstrText xml:space="preserve">CITATION Mac10 \l 3082 </w:delInstrText>
            </w:r>
          </w:del>
          <w:r w:rsidR="00D2330D">
            <w:fldChar w:fldCharType="separate"/>
          </w:r>
          <w:r w:rsidR="00DE66A8" w:rsidRPr="00DE66A8">
            <w:rPr>
              <w:noProof/>
            </w:rPr>
            <w:t>[68]</w:t>
          </w:r>
          <w:r w:rsidR="00D2330D">
            <w:fldChar w:fldCharType="end"/>
          </w:r>
        </w:sdtContent>
      </w:sdt>
      <w:r w:rsidR="00D2330D">
        <w:t xml:space="preserve"> como también se señaló en la Sección </w:t>
      </w:r>
      <w:r w:rsidR="00D2330D">
        <w:fldChar w:fldCharType="begin"/>
      </w:r>
      <w:r w:rsidR="00D2330D">
        <w:instrText xml:space="preserve"> REF _Ref298953220 \r \h </w:instrText>
      </w:r>
      <w:r w:rsidR="00D2330D">
        <w:fldChar w:fldCharType="separate"/>
      </w:r>
      <w:r w:rsidR="0071153F">
        <w:t>4.2</w:t>
      </w:r>
      <w:r w:rsidR="00D2330D">
        <w:fldChar w:fldCharType="end"/>
      </w:r>
      <w:r w:rsidR="00D2330D">
        <w:t>.</w:t>
      </w:r>
      <w:r w:rsidR="00174544">
        <w:t xml:space="preserve"> </w:t>
      </w:r>
      <w:r w:rsidR="00ED0467">
        <w:t>A partir de estas especificaciones se genera la simulación en sí</w:t>
      </w:r>
      <w:r w:rsidR="00C171D6">
        <w:t xml:space="preserve">. El </w:t>
      </w:r>
      <w:r w:rsidR="00ED0467">
        <w:t>diseño</w:t>
      </w:r>
      <w:r w:rsidR="00C171D6">
        <w:t xml:space="preserve"> de ésta</w:t>
      </w:r>
      <w:r w:rsidR="00ED0467">
        <w:t xml:space="preserve"> se basa en una arquitectura</w:t>
      </w:r>
      <w:r w:rsidR="003D1DFD">
        <w:t xml:space="preserve"> Modelo-Vista-Controlador (</w:t>
      </w:r>
      <w:r w:rsidR="003D1DFD" w:rsidRPr="00440F66">
        <w:t>MVC</w:t>
      </w:r>
      <w:r w:rsidR="003D1DFD">
        <w:t xml:space="preserve">, </w:t>
      </w:r>
      <w:proofErr w:type="spellStart"/>
      <w:r w:rsidR="003D1DFD" w:rsidRPr="002126EF">
        <w:rPr>
          <w:i/>
        </w:rPr>
        <w:t>Model</w:t>
      </w:r>
      <w:proofErr w:type="spellEnd"/>
      <w:r w:rsidR="003D1DFD" w:rsidRPr="002126EF">
        <w:rPr>
          <w:i/>
        </w:rPr>
        <w:t>–</w:t>
      </w:r>
      <w:r w:rsidR="007353C8" w:rsidRPr="002126EF">
        <w:rPr>
          <w:i/>
        </w:rPr>
        <w:t>V</w:t>
      </w:r>
      <w:r w:rsidR="003D1DFD" w:rsidRPr="002126EF">
        <w:rPr>
          <w:i/>
        </w:rPr>
        <w:t>iew–</w:t>
      </w:r>
      <w:proofErr w:type="spellStart"/>
      <w:r w:rsidR="007353C8" w:rsidRPr="002126EF">
        <w:rPr>
          <w:i/>
        </w:rPr>
        <w:t>C</w:t>
      </w:r>
      <w:r w:rsidR="003D1DFD" w:rsidRPr="002126EF">
        <w:rPr>
          <w:i/>
        </w:rPr>
        <w:t>ontroller</w:t>
      </w:r>
      <w:proofErr w:type="spellEnd"/>
      <w:r w:rsidR="003D1DFD">
        <w:t>)</w:t>
      </w:r>
      <w:sdt>
        <w:sdtPr>
          <w:id w:val="-1454016864"/>
          <w:citation/>
        </w:sdtPr>
        <w:sdtEndPr/>
        <w:sdtContent>
          <w:r w:rsidR="003D1DFD">
            <w:fldChar w:fldCharType="begin"/>
          </w:r>
          <w:r w:rsidR="003C556D">
            <w:instrText xml:space="preserve">CITATION TMH \l 3082 </w:instrText>
          </w:r>
          <w:r w:rsidR="003D1DFD">
            <w:fldChar w:fldCharType="separate"/>
          </w:r>
          <w:r w:rsidR="00DE66A8">
            <w:rPr>
              <w:noProof/>
            </w:rPr>
            <w:t xml:space="preserve"> </w:t>
          </w:r>
          <w:r w:rsidR="00DE66A8" w:rsidRPr="00DE66A8">
            <w:rPr>
              <w:noProof/>
            </w:rPr>
            <w:t>[69]</w:t>
          </w:r>
          <w:r w:rsidR="003D1DFD">
            <w:fldChar w:fldCharType="end"/>
          </w:r>
        </w:sdtContent>
      </w:sdt>
      <w:r w:rsidR="00ED0467">
        <w:t xml:space="preserve"> de tres capas: lógica, directamente relacionada con los anteriores modelos</w:t>
      </w:r>
      <w:r w:rsidR="00F06044">
        <w:t xml:space="preserve"> y en este caso dependiente de la plataforma de simulación de destino</w:t>
      </w:r>
      <w:r w:rsidR="00ED0467">
        <w:t xml:space="preserve">; visualización, dependiente de la plataforma </w:t>
      </w:r>
      <w:r w:rsidR="000A7C4A">
        <w:t xml:space="preserve">gráfica </w:t>
      </w:r>
      <w:r w:rsidR="00ED0467">
        <w:t>de destino; controlador, que sincroniza a los anteriores. Las siguientes secciones detallan estos componentes</w:t>
      </w:r>
      <w:r w:rsidR="00D2330D">
        <w:t xml:space="preserve">, con la Sección </w:t>
      </w:r>
      <w:r w:rsidR="00D2330D">
        <w:fldChar w:fldCharType="begin"/>
      </w:r>
      <w:r w:rsidR="00D2330D">
        <w:instrText xml:space="preserve"> REF _Ref298953724 \r \h </w:instrText>
      </w:r>
      <w:r w:rsidR="00D2330D">
        <w:fldChar w:fldCharType="separate"/>
      </w:r>
      <w:r w:rsidR="0071153F">
        <w:t>5.1</w:t>
      </w:r>
      <w:r w:rsidR="00D2330D">
        <w:fldChar w:fldCharType="end"/>
      </w:r>
      <w:r w:rsidR="00D2330D">
        <w:t xml:space="preserve"> dedicada a los modelos y la Sección </w:t>
      </w:r>
      <w:r w:rsidR="008D3097">
        <w:fldChar w:fldCharType="begin"/>
      </w:r>
      <w:r w:rsidR="008D3097">
        <w:instrText xml:space="preserve"> REF _Ref302410241 \w \h </w:instrText>
      </w:r>
      <w:r w:rsidR="008D3097">
        <w:fldChar w:fldCharType="separate"/>
      </w:r>
      <w:r w:rsidR="0071153F">
        <w:t>5.2</w:t>
      </w:r>
      <w:r w:rsidR="008D3097">
        <w:fldChar w:fldCharType="end"/>
      </w:r>
      <w:r w:rsidR="00D2330D">
        <w:t xml:space="preserve"> a la arquitectura de la aplicación de simulación</w:t>
      </w:r>
      <w:r w:rsidR="00ED0467">
        <w:t>.</w:t>
      </w:r>
      <w:bookmarkStart w:id="1353" w:name="_Toc298954517"/>
      <w:bookmarkStart w:id="1354" w:name="_Toc299007687"/>
      <w:bookmarkStart w:id="1355" w:name="_Toc299012045"/>
      <w:bookmarkStart w:id="1356" w:name="_Toc299103593"/>
      <w:bookmarkStart w:id="1357" w:name="_Toc299103966"/>
      <w:bookmarkStart w:id="1358" w:name="_Toc299463791"/>
      <w:bookmarkStart w:id="1359" w:name="_Toc299463875"/>
      <w:bookmarkStart w:id="1360" w:name="_Toc299721476"/>
      <w:bookmarkStart w:id="1361" w:name="_Toc298954518"/>
      <w:bookmarkStart w:id="1362" w:name="_Toc299007688"/>
      <w:bookmarkStart w:id="1363" w:name="_Toc299012046"/>
      <w:bookmarkStart w:id="1364" w:name="_Toc299103594"/>
      <w:bookmarkStart w:id="1365" w:name="_Toc299103967"/>
      <w:bookmarkStart w:id="1366" w:name="_Toc299463792"/>
      <w:bookmarkStart w:id="1367" w:name="_Toc299463876"/>
      <w:bookmarkStart w:id="1368" w:name="_Toc299721477"/>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14:paraId="4C7DF26D" w14:textId="77777777" w:rsidR="00B937FD" w:rsidRPr="0034756F" w:rsidRDefault="00B937FD" w:rsidP="00AC3841">
      <w:pPr>
        <w:pStyle w:val="Heading1"/>
        <w:numPr>
          <w:ilvl w:val="1"/>
          <w:numId w:val="40"/>
        </w:numPr>
        <w:rPr>
          <w:b w:val="0"/>
          <w:sz w:val="44"/>
          <w:szCs w:val="52"/>
        </w:rPr>
      </w:pPr>
      <w:bookmarkStart w:id="1369" w:name="_Ref298953724"/>
      <w:bookmarkStart w:id="1370" w:name="_Toc302654541"/>
      <w:r w:rsidRPr="008D3097">
        <w:rPr>
          <w:b w:val="0"/>
          <w:sz w:val="44"/>
          <w:szCs w:val="52"/>
        </w:rPr>
        <w:t>Especificación</w:t>
      </w:r>
      <w:bookmarkEnd w:id="1369"/>
      <w:bookmarkEnd w:id="1370"/>
    </w:p>
    <w:p w14:paraId="022CD457" w14:textId="6D2850CB" w:rsidR="00C91DD8" w:rsidRPr="00D2330D" w:rsidRDefault="00D2330D" w:rsidP="00B869D0">
      <w:pPr>
        <w:spacing w:after="120"/>
        <w:jc w:val="both"/>
      </w:pPr>
      <w:r>
        <w:t xml:space="preserve">En esta sección se presentan los distintos diagramas </w:t>
      </w:r>
      <w:r w:rsidR="007E2F0B">
        <w:t>para el tráfico aéreo.</w:t>
      </w:r>
      <w:r>
        <w:t xml:space="preserve"> </w:t>
      </w:r>
      <w:r w:rsidR="007E2F0B">
        <w:t>Al tratarse de una especificación orientada a agentes,</w:t>
      </w:r>
      <w:r w:rsidRPr="001C3D91">
        <w:t xml:space="preserve"> los diagramas se centran principalmente en c</w:t>
      </w:r>
      <w:r w:rsidR="007E2F0B">
        <w:t>ó</w:t>
      </w:r>
      <w:r w:rsidRPr="001C3D91">
        <w:t xml:space="preserve">mo </w:t>
      </w:r>
      <w:r w:rsidR="000A7C4A">
        <w:t>estos</w:t>
      </w:r>
      <w:r w:rsidRPr="001C3D91">
        <w:t xml:space="preserve"> agentes realizan las distintas operaciones</w:t>
      </w:r>
      <w:r w:rsidR="007E2F0B">
        <w:t xml:space="preserve">: objetivos perseguidos, recolección de información, toma de decisiones, y ejecución de acciones. Las secciones se organizan siguiendo esta división. La Sección </w:t>
      </w:r>
      <w:r w:rsidR="007E2F0B">
        <w:fldChar w:fldCharType="begin"/>
      </w:r>
      <w:r w:rsidR="007E2F0B">
        <w:instrText xml:space="preserve"> REF _Ref298954304 \r \h </w:instrText>
      </w:r>
      <w:r w:rsidR="007E2F0B">
        <w:fldChar w:fldCharType="separate"/>
      </w:r>
      <w:r w:rsidR="0071153F">
        <w:t>5.1.1</w:t>
      </w:r>
      <w:r w:rsidR="007E2F0B">
        <w:fldChar w:fldCharType="end"/>
      </w:r>
      <w:r w:rsidR="007E2F0B">
        <w:t xml:space="preserve"> describe los principales casos de uso del tráfico aéreo. Después, la Sección </w:t>
      </w:r>
      <w:r w:rsidR="007E2F0B">
        <w:fldChar w:fldCharType="begin"/>
      </w:r>
      <w:r w:rsidR="007E2F0B">
        <w:instrText xml:space="preserve"> REF _Ref298954332 \r \h </w:instrText>
      </w:r>
      <w:r w:rsidR="007E2F0B">
        <w:fldChar w:fldCharType="separate"/>
      </w:r>
      <w:r w:rsidR="0071153F">
        <w:t>5.1.2</w:t>
      </w:r>
      <w:r w:rsidR="007E2F0B">
        <w:fldChar w:fldCharType="end"/>
      </w:r>
      <w:r w:rsidR="007E2F0B">
        <w:t xml:space="preserve"> especifica los objetivos </w:t>
      </w:r>
      <w:r w:rsidR="008D3097">
        <w:t xml:space="preserve">de alto nivel </w:t>
      </w:r>
      <w:r w:rsidR="007E2F0B">
        <w:t xml:space="preserve">involucrados. Las secciones </w:t>
      </w:r>
      <w:r w:rsidR="00CF639A">
        <w:t xml:space="preserve">sucesivas, </w:t>
      </w:r>
      <w:r w:rsidR="00CF639A">
        <w:fldChar w:fldCharType="begin"/>
      </w:r>
      <w:r w:rsidR="00CF639A">
        <w:instrText xml:space="preserve"> REF _Ref298954399 \r \h </w:instrText>
      </w:r>
      <w:r w:rsidR="00CF639A">
        <w:fldChar w:fldCharType="separate"/>
      </w:r>
      <w:r w:rsidR="0071153F">
        <w:t>5.1.3</w:t>
      </w:r>
      <w:r w:rsidR="00CF639A">
        <w:fldChar w:fldCharType="end"/>
      </w:r>
      <w:r w:rsidR="00CF639A">
        <w:t xml:space="preserve">, </w:t>
      </w:r>
      <w:r w:rsidR="00CF639A">
        <w:fldChar w:fldCharType="begin"/>
      </w:r>
      <w:r w:rsidR="00CF639A">
        <w:instrText xml:space="preserve"> REF _Ref298954407 \r \h </w:instrText>
      </w:r>
      <w:r w:rsidR="00CF639A">
        <w:fldChar w:fldCharType="separate"/>
      </w:r>
      <w:r w:rsidR="0071153F">
        <w:t>5.1.4</w:t>
      </w:r>
      <w:r w:rsidR="00CF639A">
        <w:fldChar w:fldCharType="end"/>
      </w:r>
      <w:r w:rsidR="00CF639A">
        <w:t xml:space="preserve"> y </w:t>
      </w:r>
      <w:r w:rsidR="00CF639A">
        <w:fldChar w:fldCharType="begin"/>
      </w:r>
      <w:r w:rsidR="00CF639A">
        <w:instrText xml:space="preserve"> REF _Ref298954408 \r \h </w:instrText>
      </w:r>
      <w:r w:rsidR="00CF639A">
        <w:fldChar w:fldCharType="separate"/>
      </w:r>
      <w:r w:rsidR="0071153F">
        <w:t>5.1.5</w:t>
      </w:r>
      <w:r w:rsidR="00CF639A">
        <w:fldChar w:fldCharType="end"/>
      </w:r>
      <w:r w:rsidR="00CF639A">
        <w:t>, se ocupan de interacciones específicas. Para ellas describen los objetivos concretos y las interacciones que los abordan.</w:t>
      </w:r>
    </w:p>
    <w:p w14:paraId="0CDACA9A" w14:textId="3E5FA9A8" w:rsidR="00C91DD8" w:rsidRPr="0034756F" w:rsidRDefault="00C91DD8" w:rsidP="00B86FCA">
      <w:pPr>
        <w:pStyle w:val="Heading1"/>
        <w:numPr>
          <w:ilvl w:val="2"/>
          <w:numId w:val="40"/>
        </w:numPr>
        <w:rPr>
          <w:b w:val="0"/>
          <w:sz w:val="36"/>
          <w:szCs w:val="52"/>
        </w:rPr>
      </w:pPr>
      <w:bookmarkStart w:id="1371" w:name="_Ref298954304"/>
      <w:bookmarkStart w:id="1372" w:name="_Toc302654542"/>
      <w:r w:rsidRPr="008D3097">
        <w:rPr>
          <w:b w:val="0"/>
          <w:sz w:val="36"/>
          <w:szCs w:val="52"/>
        </w:rPr>
        <w:t>Casos de uso</w:t>
      </w:r>
      <w:bookmarkEnd w:id="1371"/>
      <w:bookmarkEnd w:id="1372"/>
    </w:p>
    <w:p w14:paraId="16CA2D4C" w14:textId="002D1474" w:rsidR="00FF1E18" w:rsidRPr="006403BD" w:rsidRDefault="00B70619" w:rsidP="00FF49C3">
      <w:pPr>
        <w:spacing w:after="120"/>
        <w:jc w:val="both"/>
      </w:pPr>
      <w:r w:rsidRPr="006403BD">
        <w:t xml:space="preserve">En primer lugar </w:t>
      </w:r>
      <w:r w:rsidR="008D48D8" w:rsidRPr="006403BD">
        <w:t xml:space="preserve">se van </w:t>
      </w:r>
      <w:r w:rsidR="007F1F70" w:rsidRPr="006403BD">
        <w:t xml:space="preserve">a presentar los casos de uso principales para el agente piloto, que es el </w:t>
      </w:r>
      <w:r w:rsidR="008D3097">
        <w:t>núcleo</w:t>
      </w:r>
      <w:r w:rsidR="007F1F70" w:rsidRPr="006403BD">
        <w:t xml:space="preserve">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71153F">
        <w:t>Figura 2</w:t>
      </w:r>
      <w:r w:rsidR="00BC701B" w:rsidRPr="006403BD">
        <w:fldChar w:fldCharType="end"/>
      </w:r>
      <w:r w:rsidR="00266A4F">
        <w:t>,</w:t>
      </w:r>
      <w:r w:rsidR="003F0E57">
        <w:t xml:space="preserve"> el objetivo principal del piloto </w:t>
      </w:r>
      <w:r w:rsidR="00714146">
        <w:t xml:space="preserve">es </w:t>
      </w:r>
      <w:r w:rsidR="003F0E57">
        <w:t xml:space="preserve">llegar al destino sin sufrir ningún incidente grave, es decir, que la </w:t>
      </w:r>
      <w:r w:rsidR="003F0E57" w:rsidRPr="006403BD">
        <w:t xml:space="preserve">tripulación llegue al destino </w:t>
      </w:r>
      <w:proofErr w:type="gramStart"/>
      <w:r w:rsidR="003F0E57" w:rsidRPr="006403BD">
        <w:t>sana y salv</w:t>
      </w:r>
      <w:r w:rsidR="000A7C4A" w:rsidRPr="006403BD">
        <w:t>a</w:t>
      </w:r>
      <w:r w:rsidR="003F0E57">
        <w:t xml:space="preserve"> (“</w:t>
      </w:r>
      <w:commentRangeStart w:id="1373"/>
      <w:proofErr w:type="spellStart"/>
      <w:r w:rsidR="003F0E57">
        <w:t>Arrive</w:t>
      </w:r>
      <w:ins w:id="1374" w:author="Orion" w:date="2011-09-01T16:15:00Z">
        <w:r w:rsidR="0034756F">
          <w:t>d</w:t>
        </w:r>
      </w:ins>
      <w:proofErr w:type="spellEnd"/>
      <w:r w:rsidR="003F0E57">
        <w:t xml:space="preserve"> </w:t>
      </w:r>
      <w:commentRangeEnd w:id="1373"/>
      <w:r w:rsidR="00B52197">
        <w:rPr>
          <w:rStyle w:val="CommentReference"/>
        </w:rPr>
        <w:commentReference w:id="1373"/>
      </w:r>
      <w:proofErr w:type="spellStart"/>
      <w:r w:rsidR="003F0E57">
        <w:t>Safe</w:t>
      </w:r>
      <w:proofErr w:type="spellEnd"/>
      <w:proofErr w:type="gramEnd"/>
      <w:r w:rsidR="003F0E57">
        <w:t xml:space="preserve"> And </w:t>
      </w:r>
      <w:proofErr w:type="spellStart"/>
      <w:r w:rsidR="003F0E57">
        <w:t>Sound</w:t>
      </w:r>
      <w:proofErr w:type="spellEnd"/>
      <w:r w:rsidR="003F0E57">
        <w:t>”). Para ello el piloto participa en tres casos de uso, que se corresponden con tres partes claramente diferenciadas del vuelo.</w:t>
      </w:r>
      <w:r w:rsidR="007F1F70" w:rsidRPr="006403BD">
        <w:t xml:space="preserve"> </w:t>
      </w:r>
      <w:r w:rsidR="00FF1E18" w:rsidRPr="006403BD">
        <w:t>Dichos casos de uso s</w:t>
      </w:r>
      <w:r w:rsidR="006403BD" w:rsidRPr="006403BD">
        <w:t>o</w:t>
      </w:r>
      <w:r w:rsidR="00FF1E18" w:rsidRPr="006403BD">
        <w:t>n:</w:t>
      </w:r>
    </w:p>
    <w:p w14:paraId="65386D16" w14:textId="00CA1430" w:rsidR="00FF1E18" w:rsidRPr="006403BD" w:rsidRDefault="00714146" w:rsidP="00FA781F">
      <w:pPr>
        <w:pStyle w:val="ListParagraph"/>
        <w:numPr>
          <w:ilvl w:val="0"/>
          <w:numId w:val="41"/>
        </w:numPr>
        <w:spacing w:before="120" w:after="120"/>
        <w:ind w:left="641" w:hanging="357"/>
        <w:jc w:val="both"/>
      </w:pPr>
      <w:r w:rsidRPr="00FA781F">
        <w:rPr>
          <w:i/>
        </w:rPr>
        <w:t>D</w:t>
      </w:r>
      <w:r w:rsidR="00FF1E18" w:rsidRPr="00FA781F">
        <w:rPr>
          <w:i/>
        </w:rPr>
        <w:t>espegue del avión</w:t>
      </w:r>
      <w:r w:rsidR="00FF1E18" w:rsidRPr="006403BD">
        <w:t>.</w:t>
      </w:r>
      <w:r w:rsidR="00E24403" w:rsidRPr="006403BD">
        <w:t xml:space="preserve"> </w:t>
      </w:r>
      <w:r>
        <w:t>E</w:t>
      </w:r>
      <w:r w:rsidR="00E24403" w:rsidRPr="006403BD">
        <w:t>ngloba todas las tareas previas al arranque del avión y despegue del mismo. En esta apartado se inclu</w:t>
      </w:r>
      <w:r>
        <w:t>ye</w:t>
      </w:r>
      <w:r w:rsidR="00E24403" w:rsidRPr="006403BD">
        <w:t xml:space="preserve"> el suministro de los planes de vuelo a cada piloto.</w:t>
      </w:r>
    </w:p>
    <w:p w14:paraId="40BDD2D6" w14:textId="470CF63D" w:rsidR="00E24403" w:rsidRPr="006403BD" w:rsidRDefault="00714146" w:rsidP="00FA781F">
      <w:pPr>
        <w:pStyle w:val="ListParagraph"/>
        <w:numPr>
          <w:ilvl w:val="0"/>
          <w:numId w:val="41"/>
        </w:numPr>
        <w:spacing w:before="120" w:after="120"/>
        <w:ind w:left="641" w:hanging="357"/>
        <w:jc w:val="both"/>
      </w:pPr>
      <w:r w:rsidRPr="00FA781F">
        <w:rPr>
          <w:i/>
        </w:rPr>
        <w:t>I</w:t>
      </w:r>
      <w:r w:rsidR="00E24403" w:rsidRPr="00FA781F">
        <w:rPr>
          <w:i/>
        </w:rPr>
        <w:t>nteracción con el entorno</w:t>
      </w:r>
      <w:r w:rsidR="00E24403" w:rsidRPr="006403BD">
        <w:t xml:space="preserve">. </w:t>
      </w:r>
      <w:r>
        <w:t xml:space="preserve">Son los procesos que tienen lugar </w:t>
      </w:r>
      <w:r w:rsidR="00E24403" w:rsidRPr="006403BD">
        <w:t>durante</w:t>
      </w:r>
      <w:r w:rsidR="007F1F70" w:rsidRPr="006403BD">
        <w:t xml:space="preserve"> toda la ruta del vuelo</w:t>
      </w:r>
      <w:r>
        <w:t>. Incluyen el pilotaje del avión por el piloto, la operación de los controladores, el intercambio de mensajes entre controladores y pilotos</w:t>
      </w:r>
      <w:r w:rsidR="007F1F70" w:rsidRPr="006403BD">
        <w:t xml:space="preserve">, </w:t>
      </w:r>
      <w:r>
        <w:t>y la recepción de</w:t>
      </w:r>
      <w:r w:rsidR="007F1F70" w:rsidRPr="006403BD">
        <w:t xml:space="preserve"> señales </w:t>
      </w:r>
      <w:r>
        <w:t>desde sensores</w:t>
      </w:r>
      <w:r w:rsidR="00E24403" w:rsidRPr="006403BD">
        <w:t>.</w:t>
      </w:r>
    </w:p>
    <w:p w14:paraId="4E0E13EB" w14:textId="6AAC3041" w:rsidR="00FF1E18" w:rsidRPr="006403BD" w:rsidRDefault="00714146" w:rsidP="00FA781F">
      <w:pPr>
        <w:pStyle w:val="ListParagraph"/>
        <w:numPr>
          <w:ilvl w:val="0"/>
          <w:numId w:val="41"/>
        </w:numPr>
        <w:spacing w:before="120" w:after="120"/>
        <w:ind w:left="641" w:hanging="357"/>
        <w:jc w:val="both"/>
      </w:pPr>
      <w:r w:rsidRPr="00FA781F">
        <w:rPr>
          <w:i/>
        </w:rPr>
        <w:t>A</w:t>
      </w:r>
      <w:r w:rsidR="00E24403" w:rsidRPr="00FA781F">
        <w:rPr>
          <w:i/>
        </w:rPr>
        <w:t>terrizaje del</w:t>
      </w:r>
      <w:r w:rsidR="007F1F70" w:rsidRPr="00FA781F">
        <w:rPr>
          <w:i/>
        </w:rPr>
        <w:t xml:space="preserve"> avi</w:t>
      </w:r>
      <w:r w:rsidR="00E24403" w:rsidRPr="00FA781F">
        <w:rPr>
          <w:i/>
        </w:rPr>
        <w:t>ón</w:t>
      </w:r>
      <w:r w:rsidR="00E24403" w:rsidRPr="006403BD">
        <w:t xml:space="preserve">. </w:t>
      </w:r>
      <w:r>
        <w:t xml:space="preserve">Como la fase de aterrizaje no se considera en este trabajo, aquí sólo </w:t>
      </w:r>
      <w:r w:rsidR="00991F29">
        <w:t xml:space="preserve">se </w:t>
      </w:r>
      <w:r>
        <w:t>incluye la parada</w:t>
      </w:r>
      <w:r w:rsidR="00E24403" w:rsidRPr="006403BD">
        <w:t xml:space="preserve"> </w:t>
      </w:r>
      <w:r>
        <w:t>d</w:t>
      </w:r>
      <w:r w:rsidR="00E24403" w:rsidRPr="006403BD">
        <w:t>el avión.</w:t>
      </w:r>
    </w:p>
    <w:p w14:paraId="0D1F03E7" w14:textId="474BB35C" w:rsidR="00B70619" w:rsidRDefault="007F1F70" w:rsidP="00FA781F">
      <w:pPr>
        <w:spacing w:before="240" w:after="120"/>
        <w:ind w:firstLine="284"/>
        <w:jc w:val="both"/>
      </w:pPr>
      <w:r w:rsidRPr="006403BD">
        <w:t xml:space="preserve">Como se ha especificado en los requisitos, este </w:t>
      </w:r>
      <w:r w:rsidR="00E24403" w:rsidRPr="006403BD">
        <w:t>trabajo</w:t>
      </w:r>
      <w:r w:rsidRPr="006403BD">
        <w:t xml:space="preserve"> se centra principalmente en el</w:t>
      </w:r>
      <w:r w:rsidR="0099015C" w:rsidRPr="006403BD">
        <w:t xml:space="preserve"> </w:t>
      </w:r>
      <w:r w:rsidR="00714146">
        <w:t xml:space="preserve">segundo de estos casos de uso, </w:t>
      </w:r>
      <w:r w:rsidR="0099015C" w:rsidRPr="006403BD">
        <w:t>el</w:t>
      </w:r>
      <w:r w:rsidRPr="006403BD">
        <w:t xml:space="preserve"> pilotaje del avión durante la realización del trayecto.</w:t>
      </w:r>
      <w:r w:rsidR="00714146">
        <w:t xml:space="preserve"> El primer caso de uso es considerado mínimamente para abordar la comunicación del plan de vuelo.</w:t>
      </w:r>
    </w:p>
    <w:p w14:paraId="0C821711" w14:textId="7D2D44B4" w:rsidR="0034756F" w:rsidRPr="006403BD" w:rsidRDefault="0034756F" w:rsidP="00FA781F">
      <w:pPr>
        <w:spacing w:before="240" w:after="120"/>
        <w:ind w:firstLine="284"/>
        <w:jc w:val="both"/>
      </w:pPr>
      <w:r w:rsidRPr="0034756F">
        <w:rPr>
          <w:noProof/>
          <w:lang w:eastAsia="es-ES" w:bidi="ar-SA"/>
        </w:rPr>
        <w:lastRenderedPageBreak/>
        <w:drawing>
          <wp:inline distT="0" distB="0" distL="0" distR="0" wp14:anchorId="4CB19FA8" wp14:editId="5546CA05">
            <wp:extent cx="5612130" cy="2004060"/>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004060"/>
                    </a:xfrm>
                    <a:prstGeom prst="rect">
                      <a:avLst/>
                    </a:prstGeom>
                  </pic:spPr>
                </pic:pic>
              </a:graphicData>
            </a:graphic>
          </wp:inline>
        </w:drawing>
      </w:r>
    </w:p>
    <w:p w14:paraId="0840CA4C" w14:textId="2BAB055D" w:rsidR="00FE466F" w:rsidRPr="00FF49C3" w:rsidRDefault="00FE466F" w:rsidP="00252D3F">
      <w:pPr>
        <w:pStyle w:val="Caption"/>
      </w:pPr>
      <w:bookmarkStart w:id="1375" w:name="_Ref292833383"/>
      <w:bookmarkStart w:id="1376" w:name="_Ref292833218"/>
      <w:bookmarkStart w:id="1377" w:name="_Toc295124195"/>
      <w:bookmarkStart w:id="1378" w:name="_Toc302653708"/>
      <w:bookmarkStart w:id="1379" w:name="_Toc299483434"/>
      <w:bookmarkStart w:id="1380" w:name="_Toc300051057"/>
      <w:bookmarkStart w:id="1381" w:name="_Toc300051430"/>
      <w:bookmarkStart w:id="1382" w:name="_Toc300051733"/>
      <w:bookmarkStart w:id="1383" w:name="_Toc300052343"/>
      <w:bookmarkStart w:id="1384" w:name="_Toc300052954"/>
      <w:bookmarkStart w:id="1385" w:name="_Toc300057792"/>
      <w:r>
        <w:t xml:space="preserve">Figura </w:t>
      </w:r>
      <w:fldSimple w:instr=" SEQ Figura \* ARABIC ">
        <w:r w:rsidR="0071153F">
          <w:rPr>
            <w:noProof/>
          </w:rPr>
          <w:t>2</w:t>
        </w:r>
      </w:fldSimple>
      <w:bookmarkEnd w:id="1375"/>
      <w:r>
        <w:t>:</w:t>
      </w:r>
      <w:r w:rsidR="00266A4F">
        <w:t xml:space="preserve"> </w:t>
      </w:r>
      <w:r>
        <w:t>Casos de Uso</w:t>
      </w:r>
      <w:bookmarkEnd w:id="1376"/>
      <w:bookmarkEnd w:id="1377"/>
      <w:r w:rsidR="009B75DF">
        <w:t>.</w:t>
      </w:r>
      <w:bookmarkEnd w:id="1378"/>
      <w:bookmarkEnd w:id="1379"/>
      <w:bookmarkEnd w:id="1380"/>
      <w:bookmarkEnd w:id="1381"/>
      <w:bookmarkEnd w:id="1382"/>
      <w:bookmarkEnd w:id="1383"/>
      <w:bookmarkEnd w:id="1384"/>
      <w:bookmarkEnd w:id="1385"/>
    </w:p>
    <w:p w14:paraId="61CB6521" w14:textId="00099E10" w:rsidR="00DF1861" w:rsidRPr="00324541" w:rsidRDefault="00DF1861" w:rsidP="0041442E">
      <w:pPr>
        <w:pStyle w:val="Heading1"/>
        <w:numPr>
          <w:ilvl w:val="2"/>
          <w:numId w:val="40"/>
        </w:numPr>
        <w:rPr>
          <w:b w:val="0"/>
          <w:sz w:val="36"/>
          <w:szCs w:val="52"/>
        </w:rPr>
      </w:pPr>
      <w:bookmarkStart w:id="1386" w:name="_Toc299012049"/>
      <w:bookmarkStart w:id="1387" w:name="_Toc299103597"/>
      <w:bookmarkStart w:id="1388" w:name="_Toc299103970"/>
      <w:bookmarkStart w:id="1389" w:name="_Toc299463795"/>
      <w:bookmarkStart w:id="1390" w:name="_Toc299463879"/>
      <w:bookmarkStart w:id="1391" w:name="_Toc299721480"/>
      <w:bookmarkStart w:id="1392" w:name="_Ref298954332"/>
      <w:bookmarkStart w:id="1393" w:name="_Toc302654543"/>
      <w:bookmarkEnd w:id="1386"/>
      <w:bookmarkEnd w:id="1387"/>
      <w:bookmarkEnd w:id="1388"/>
      <w:bookmarkEnd w:id="1389"/>
      <w:bookmarkEnd w:id="1390"/>
      <w:bookmarkEnd w:id="1391"/>
      <w:r w:rsidRPr="00002C26">
        <w:rPr>
          <w:b w:val="0"/>
          <w:sz w:val="36"/>
          <w:szCs w:val="52"/>
        </w:rPr>
        <w:t>Objetivos principales del sistema</w:t>
      </w:r>
      <w:bookmarkEnd w:id="1392"/>
      <w:bookmarkEnd w:id="1393"/>
    </w:p>
    <w:p w14:paraId="389D762A" w14:textId="0C4CC654" w:rsidR="008329B4" w:rsidRPr="00714146" w:rsidRDefault="00174069" w:rsidP="0041442E">
      <w:pPr>
        <w:spacing w:after="120"/>
        <w:jc w:val="both"/>
      </w:pPr>
      <w:r>
        <w:t>La participación del piloto en los caso</w:t>
      </w:r>
      <w:r w:rsidR="00FF49C3">
        <w:t>s</w:t>
      </w:r>
      <w:r>
        <w:t xml:space="preserve"> de uso anteriores viene dirigida por su persecución de varios objetivos</w:t>
      </w:r>
      <w:r w:rsidR="00714146">
        <w:t xml:space="preserve"> </w:t>
      </w:r>
      <w:del w:id="1394" w:author="Orion" w:date="2011-09-21T12:00:00Z">
        <w:r w:rsidR="00714146" w:rsidDel="0040369E">
          <w:delText xml:space="preserve">que </w:delText>
        </w:r>
      </w:del>
      <w:ins w:id="1395" w:author="Orion" w:date="2011-09-21T12:00:00Z">
        <w:r w:rsidR="0040369E">
          <w:t>lo cual se</w:t>
        </w:r>
        <w:r w:rsidR="0040369E">
          <w:t xml:space="preserve"> </w:t>
        </w:r>
      </w:ins>
      <w:r w:rsidR="00714146">
        <w:t xml:space="preserve">muestra la </w:t>
      </w:r>
      <w:r w:rsidR="00714146">
        <w:fldChar w:fldCharType="begin"/>
      </w:r>
      <w:r w:rsidR="00714146">
        <w:instrText xml:space="preserve"> REF _Ref299007518 \h </w:instrText>
      </w:r>
      <w:r w:rsidR="00714146">
        <w:fldChar w:fldCharType="separate"/>
      </w:r>
      <w:r w:rsidR="0071153F">
        <w:t xml:space="preserve">Figura </w:t>
      </w:r>
      <w:r w:rsidR="0071153F">
        <w:rPr>
          <w:noProof/>
        </w:rPr>
        <w:t>3</w:t>
      </w:r>
      <w:r w:rsidR="00714146">
        <w:fldChar w:fldCharType="end"/>
      </w:r>
      <w:r w:rsidR="00714146">
        <w:t xml:space="preserve">. </w:t>
      </w:r>
      <w:r w:rsidR="00FF49C3">
        <w:t>Para</w:t>
      </w:r>
      <w:r w:rsidR="00AB052D" w:rsidRPr="00714146">
        <w:t xml:space="preserve"> satisfacer el objetivo “</w:t>
      </w:r>
      <w:proofErr w:type="spellStart"/>
      <w:r w:rsidR="00AB052D" w:rsidRPr="00714146">
        <w:t>Arrive</w:t>
      </w:r>
      <w:ins w:id="1396" w:author="Orion" w:date="2011-09-01T16:15:00Z">
        <w:r w:rsidR="0034756F">
          <w:t>d</w:t>
        </w:r>
      </w:ins>
      <w:proofErr w:type="spellEnd"/>
      <w:r w:rsidR="00AB052D" w:rsidRPr="00714146">
        <w:t xml:space="preserve"> </w:t>
      </w:r>
      <w:proofErr w:type="spellStart"/>
      <w:r w:rsidR="00AB052D" w:rsidRPr="00714146">
        <w:t>Safe</w:t>
      </w:r>
      <w:proofErr w:type="spellEnd"/>
      <w:r w:rsidR="00AB052D" w:rsidRPr="00714146">
        <w:t xml:space="preserve"> And </w:t>
      </w:r>
      <w:proofErr w:type="spellStart"/>
      <w:r w:rsidR="00AB052D" w:rsidRPr="00714146">
        <w:t>Sound</w:t>
      </w:r>
      <w:proofErr w:type="spellEnd"/>
      <w:r w:rsidR="00AB052D" w:rsidRPr="00714146">
        <w:t>”</w:t>
      </w:r>
      <w:r w:rsidR="00FF49C3">
        <w:t xml:space="preserve">, el piloto </w:t>
      </w:r>
      <w:proofErr w:type="gramStart"/>
      <w:r w:rsidR="00FF49C3">
        <w:t>debe</w:t>
      </w:r>
      <w:proofErr w:type="gramEnd"/>
      <w:r w:rsidR="00FF49C3">
        <w:t xml:space="preserve"> completar el vuelo. El primer paso</w:t>
      </w:r>
      <w:r w:rsidR="00AB052D" w:rsidRPr="00714146">
        <w:t xml:space="preserve"> es obtener el plan de vuelo (</w:t>
      </w:r>
      <w:r w:rsidR="00055AC8" w:rsidRPr="00714146">
        <w:t>“</w:t>
      </w:r>
      <w:r w:rsidR="00AB052D" w:rsidRPr="00714146">
        <w:t xml:space="preserve">Flight Plan </w:t>
      </w:r>
      <w:proofErr w:type="spellStart"/>
      <w:r w:rsidR="00AB052D" w:rsidRPr="00714146">
        <w:t>Take</w:t>
      </w:r>
      <w:proofErr w:type="spellEnd"/>
      <w:r w:rsidR="00055AC8" w:rsidRPr="00714146">
        <w:t>”</w:t>
      </w:r>
      <w:r w:rsidR="00AB052D" w:rsidRPr="00714146">
        <w:t xml:space="preserve">). </w:t>
      </w:r>
      <w:r w:rsidR="00FF49C3">
        <w:t xml:space="preserve">Según las regulaciones vigentes, </w:t>
      </w:r>
      <w:r w:rsidR="008329B4" w:rsidRPr="00714146">
        <w:t xml:space="preserve">ningún piloto (y por consiguiente avión) puede iniciar su vuelo sin que antes </w:t>
      </w:r>
      <w:r w:rsidR="00FF49C3">
        <w:t xml:space="preserve">cuente con un plan de vuelo. En estos modelos se considera que los pilotos vuelan para una compañía, así que será </w:t>
      </w:r>
      <w:r w:rsidR="008329B4" w:rsidRPr="00714146">
        <w:t xml:space="preserve">la empresa </w:t>
      </w:r>
      <w:r w:rsidR="00FF49C3">
        <w:t>la que suministre los planes. La empresa</w:t>
      </w:r>
      <w:r w:rsidR="008329B4" w:rsidRPr="00714146">
        <w:t xml:space="preserve"> será un agente que explicaremos más adelante.</w:t>
      </w:r>
      <w:r w:rsidR="00265261" w:rsidRPr="00714146">
        <w:t xml:space="preserve"> Una vez que el piloto dispone de su plan de vuelo</w:t>
      </w:r>
      <w:r w:rsidR="00FF49C3">
        <w:t>,</w:t>
      </w:r>
      <w:r w:rsidR="00265261" w:rsidRPr="00714146">
        <w:t xml:space="preserve"> su </w:t>
      </w:r>
      <w:r w:rsidR="00FF49C3">
        <w:t xml:space="preserve">siguiente </w:t>
      </w:r>
      <w:r w:rsidR="0024346B" w:rsidRPr="00714146">
        <w:t xml:space="preserve">objetivo </w:t>
      </w:r>
      <w:r w:rsidR="00FF49C3">
        <w:t>es</w:t>
      </w:r>
      <w:r w:rsidR="00FF49C3" w:rsidRPr="00714146">
        <w:t xml:space="preserve"> </w:t>
      </w:r>
      <w:r w:rsidR="0024346B" w:rsidRPr="00714146">
        <w:t>llegar al destino</w:t>
      </w:r>
      <w:r w:rsidR="00FF49C3">
        <w:t xml:space="preserve"> evitando</w:t>
      </w:r>
      <w:r w:rsidR="00A743A2" w:rsidRPr="00714146">
        <w:t xml:space="preserve"> colisiones con otros aviones </w:t>
      </w:r>
      <w:r w:rsidR="00FF49C3">
        <w:t>u</w:t>
      </w:r>
      <w:r w:rsidR="00A743A2" w:rsidRPr="00714146">
        <w:t xml:space="preserve"> obstáculos</w:t>
      </w:r>
      <w:r w:rsidR="001E41E1" w:rsidRPr="00714146">
        <w:t xml:space="preserve"> que se interpongan en la trayectoria de</w:t>
      </w:r>
      <w:r w:rsidR="00FF49C3">
        <w:t>l</w:t>
      </w:r>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r w:rsidR="00FF49C3">
        <w:t xml:space="preserve">Llegar al destino se representa mediante el objetivo </w:t>
      </w:r>
      <w:r w:rsidR="00FF49C3" w:rsidRPr="00714146">
        <w:t>“</w:t>
      </w:r>
      <w:proofErr w:type="spellStart"/>
      <w:r w:rsidR="00FF49C3" w:rsidRPr="00714146">
        <w:t>Arrive</w:t>
      </w:r>
      <w:r w:rsidR="00B52197">
        <w:t>d</w:t>
      </w:r>
      <w:proofErr w:type="spellEnd"/>
      <w:r w:rsidR="00FF49C3" w:rsidRPr="00714146">
        <w:t xml:space="preserve"> </w:t>
      </w:r>
      <w:proofErr w:type="spellStart"/>
      <w:r w:rsidR="00FF49C3" w:rsidRPr="00714146">
        <w:t>to</w:t>
      </w:r>
      <w:proofErr w:type="spellEnd"/>
      <w:r w:rsidR="00FF49C3" w:rsidRPr="00714146">
        <w:t xml:space="preserve"> </w:t>
      </w:r>
      <w:proofErr w:type="spellStart"/>
      <w:r w:rsidR="00FF49C3" w:rsidRPr="00714146">
        <w:t>Destination</w:t>
      </w:r>
      <w:proofErr w:type="spellEnd"/>
      <w:r w:rsidR="00FF49C3" w:rsidRPr="00714146">
        <w:t>”</w:t>
      </w:r>
      <w:r w:rsidR="00FF49C3">
        <w:t xml:space="preserve">, mientras que evitar colisiones </w:t>
      </w:r>
      <w:r w:rsidR="00A743A2" w:rsidRPr="00714146">
        <w:t>se representa en el diagrama por los objetivos “</w:t>
      </w:r>
      <w:proofErr w:type="spellStart"/>
      <w:r w:rsidR="00A743A2" w:rsidRPr="00714146">
        <w:t>Collision</w:t>
      </w:r>
      <w:proofErr w:type="spellEnd"/>
      <w:r w:rsidR="00A743A2" w:rsidRPr="00714146">
        <w:t xml:space="preserve"> </w:t>
      </w:r>
      <w:proofErr w:type="spellStart"/>
      <w:r w:rsidR="00A743A2" w:rsidRPr="00714146">
        <w:t>Avoided</w:t>
      </w:r>
      <w:proofErr w:type="spellEnd"/>
      <w:r w:rsidR="00A743A2" w:rsidRPr="00714146">
        <w:t>” y “</w:t>
      </w:r>
      <w:proofErr w:type="spellStart"/>
      <w:r w:rsidR="00A743A2" w:rsidRPr="00714146">
        <w:t>Conflict</w:t>
      </w:r>
      <w:proofErr w:type="spellEnd"/>
      <w:r w:rsidR="00A743A2" w:rsidRPr="00714146">
        <w:t xml:space="preserve"> </w:t>
      </w:r>
      <w:proofErr w:type="spellStart"/>
      <w:r w:rsidR="00A743A2" w:rsidRPr="00714146">
        <w:t>Flag</w:t>
      </w:r>
      <w:proofErr w:type="spellEnd"/>
      <w:r w:rsidR="00A743A2" w:rsidRPr="00714146">
        <w:t xml:space="preserve"> </w:t>
      </w:r>
      <w:proofErr w:type="spellStart"/>
      <w:r w:rsidR="00A743A2" w:rsidRPr="00714146">
        <w:t>Generated</w:t>
      </w:r>
      <w:proofErr w:type="spellEnd"/>
      <w:r w:rsidR="00A743A2" w:rsidRPr="00714146">
        <w:t>”</w:t>
      </w:r>
      <w:r w:rsidR="00FF49C3">
        <w:t>. La satisfacción de estos dos últimos objetivos tiene prioridad sobre</w:t>
      </w:r>
      <w:r w:rsidR="001E41E1" w:rsidRPr="00714146">
        <w:t xml:space="preserve"> la satisfacción del objetivo de llegar al destino</w:t>
      </w:r>
      <w:r w:rsidR="00FF49C3">
        <w:t>, ya que el piloto ha de garantizar en primer lugar la integridad de los pasajeros y el avión</w:t>
      </w:r>
      <w:r w:rsidR="00A743A2" w:rsidRPr="00714146">
        <w:t>.</w:t>
      </w:r>
      <w:r w:rsidR="00FF49C3">
        <w:t xml:space="preserve"> </w:t>
      </w:r>
      <w:r w:rsidR="0092440F" w:rsidRPr="00714146">
        <w:t>E</w:t>
      </w:r>
      <w:r w:rsidR="00FF49C3">
        <w:t>l</w:t>
      </w:r>
      <w:r w:rsidR="004B01EE" w:rsidRPr="00714146">
        <w:t xml:space="preserve"> </w:t>
      </w:r>
      <w:r w:rsidR="0092440F" w:rsidRPr="00714146">
        <w:t xml:space="preserve">objetivo </w:t>
      </w:r>
      <w:r w:rsidR="00FF49C3">
        <w:t xml:space="preserve">de llegar al destino </w:t>
      </w:r>
      <w:r w:rsidR="0092440F" w:rsidRPr="00714146">
        <w:t xml:space="preserve">se descompone </w:t>
      </w:r>
      <w:r w:rsidR="00085086" w:rsidRPr="00714146">
        <w:t>a su vez en otro</w:t>
      </w:r>
      <w:r w:rsidR="00FF49C3">
        <w:t>s</w:t>
      </w:r>
      <w:r w:rsidR="0092440F" w:rsidRPr="00714146">
        <w:t xml:space="preserve"> tres </w:t>
      </w:r>
      <w:r w:rsidR="00085086" w:rsidRPr="00714146">
        <w:t>objetivos:</w:t>
      </w:r>
    </w:p>
    <w:p w14:paraId="0BCAF7B6" w14:textId="48DEF881" w:rsidR="00431DBD" w:rsidRPr="00FF49C3" w:rsidRDefault="00085086" w:rsidP="00810640">
      <w:pPr>
        <w:pStyle w:val="ListParagraph"/>
        <w:numPr>
          <w:ilvl w:val="0"/>
          <w:numId w:val="41"/>
        </w:numPr>
        <w:spacing w:before="120" w:after="120"/>
        <w:ind w:left="641" w:hanging="357"/>
        <w:jc w:val="both"/>
      </w:pPr>
      <w:r w:rsidRPr="00810640">
        <w:rPr>
          <w:i/>
        </w:rPr>
        <w:t>Descomponer el plan de vuelo</w:t>
      </w:r>
      <w:r w:rsidR="008F2DDC" w:rsidRPr="00810640">
        <w:rPr>
          <w:i/>
        </w:rPr>
        <w:t>,</w:t>
      </w:r>
      <w:r w:rsidRPr="00810640">
        <w:rPr>
          <w:i/>
        </w:rPr>
        <w:t xml:space="preserve"> “Flight Plan </w:t>
      </w:r>
      <w:proofErr w:type="spellStart"/>
      <w:r w:rsidRPr="00810640">
        <w:rPr>
          <w:i/>
        </w:rPr>
        <w:t>Descomposed</w:t>
      </w:r>
      <w:proofErr w:type="spellEnd"/>
      <w:r w:rsidRPr="00810640">
        <w:rPr>
          <w:i/>
        </w:rPr>
        <w:t>”</w:t>
      </w:r>
      <w:r w:rsidRPr="00FF49C3">
        <w:t xml:space="preserve">. </w:t>
      </w:r>
      <w:r w:rsidR="00FF49C3">
        <w:t>E</w:t>
      </w:r>
      <w:r w:rsidRPr="00FF49C3">
        <w:t>l pla</w:t>
      </w:r>
      <w:r w:rsidR="002471D1" w:rsidRPr="00FF49C3">
        <w:t>n</w:t>
      </w:r>
      <w:r w:rsidRPr="00FF49C3">
        <w:t xml:space="preserve"> de vuelo se </w:t>
      </w:r>
      <w:r w:rsidR="00FF49C3">
        <w:t xml:space="preserve">ha de </w:t>
      </w:r>
      <w:r w:rsidRPr="00FF49C3">
        <w:t>descompon</w:t>
      </w:r>
      <w:r w:rsidR="00FF49C3">
        <w:t>er</w:t>
      </w:r>
      <w:r w:rsidRPr="00FF49C3">
        <w:t xml:space="preserve"> en una serie de tramos</w:t>
      </w:r>
      <w:r w:rsidR="00431DBD" w:rsidRPr="00FF49C3">
        <w:t xml:space="preserve">. </w:t>
      </w:r>
      <w:r w:rsidR="00214356">
        <w:t>El piloto intentará realizar cada uno de estos tramos, lo que representa</w:t>
      </w:r>
      <w:r w:rsidR="00431DBD" w:rsidRPr="00FF49C3">
        <w:t xml:space="preserve"> el objetivo</w:t>
      </w:r>
      <w:r w:rsidR="002E7BDA" w:rsidRPr="00FF49C3">
        <w:t xml:space="preserve"> “</w:t>
      </w:r>
      <w:proofErr w:type="spellStart"/>
      <w:r w:rsidR="00D95D96" w:rsidRPr="00FF49C3">
        <w:t>DecisionsForLe</w:t>
      </w:r>
      <w:r w:rsidR="002E7BDA" w:rsidRPr="00FF49C3">
        <w:t>gMade</w:t>
      </w:r>
      <w:proofErr w:type="spellEnd"/>
      <w:r w:rsidR="002E7BDA" w:rsidRPr="00FF49C3">
        <w:t xml:space="preserve">”. Dicho objetivo </w:t>
      </w:r>
      <w:r w:rsidR="00214356">
        <w:t>se satisface mediante la toma de las decisiones pertinentes de pilotaje</w:t>
      </w:r>
      <w:r w:rsidR="008818A2" w:rsidRPr="00FF49C3">
        <w:t>.</w:t>
      </w:r>
    </w:p>
    <w:p w14:paraId="048DBB6A" w14:textId="764F7C5E" w:rsidR="00085086" w:rsidRPr="00FF49C3" w:rsidRDefault="00085086" w:rsidP="00810640">
      <w:pPr>
        <w:pStyle w:val="ListParagraph"/>
        <w:numPr>
          <w:ilvl w:val="0"/>
          <w:numId w:val="41"/>
        </w:numPr>
        <w:spacing w:before="120" w:after="120"/>
        <w:ind w:left="641" w:hanging="357"/>
        <w:jc w:val="both"/>
      </w:pPr>
      <w:r w:rsidRPr="00810640">
        <w:rPr>
          <w:i/>
        </w:rPr>
        <w:t>Actualizar la posición del avión</w:t>
      </w:r>
      <w:r w:rsidR="008F2DDC" w:rsidRPr="00810640">
        <w:rPr>
          <w:i/>
        </w:rPr>
        <w:t>,</w:t>
      </w:r>
      <w:r w:rsidRPr="00810640">
        <w:rPr>
          <w:i/>
        </w:rPr>
        <w:t xml:space="preserve"> “</w:t>
      </w:r>
      <w:proofErr w:type="spellStart"/>
      <w:r w:rsidRPr="00810640">
        <w:rPr>
          <w:i/>
        </w:rPr>
        <w:t>Plane</w:t>
      </w:r>
      <w:proofErr w:type="spellEnd"/>
      <w:r w:rsidRPr="00810640">
        <w:rPr>
          <w:i/>
        </w:rPr>
        <w:t xml:space="preserve"> Position </w:t>
      </w:r>
      <w:proofErr w:type="spellStart"/>
      <w:r w:rsidRPr="00810640">
        <w:rPr>
          <w:i/>
        </w:rPr>
        <w:t>Updated</w:t>
      </w:r>
      <w:proofErr w:type="spellEnd"/>
      <w:r w:rsidRPr="00810640">
        <w:rPr>
          <w:i/>
        </w:rPr>
        <w:t>”</w:t>
      </w:r>
      <w:r w:rsidR="00DD4556" w:rsidRPr="00FF49C3">
        <w:t xml:space="preserve">. </w:t>
      </w:r>
      <w:r w:rsidR="00214356">
        <w:t>Este objetivo se refiere a la actualización de los datos de vuelo del avión. Teniendo</w:t>
      </w:r>
      <w:r w:rsidR="00DD4556" w:rsidRPr="00FF49C3">
        <w:t xml:space="preserve"> en cuenta la velocidad, altura y orientación del avión</w:t>
      </w:r>
      <w:r w:rsidR="00214356">
        <w:t xml:space="preserve">, se </w:t>
      </w:r>
      <w:r w:rsidR="00DD4556" w:rsidRPr="00FF49C3">
        <w:t>calcula la siguiente posición de la aeronave</w:t>
      </w:r>
      <w:r w:rsidR="00214356">
        <w:t xml:space="preserve"> y la información que proporcionan sus sensores. Ésta será la información percibida por el piloto y en base a la cual actuará</w:t>
      </w:r>
      <w:r w:rsidR="00DD4556" w:rsidRPr="00FF49C3">
        <w:t>.</w:t>
      </w:r>
    </w:p>
    <w:p w14:paraId="4C5B911F" w14:textId="6F5B5810" w:rsidR="00085086" w:rsidRPr="00FF49C3" w:rsidRDefault="00085086" w:rsidP="00810640">
      <w:pPr>
        <w:pStyle w:val="ListParagraph"/>
        <w:numPr>
          <w:ilvl w:val="0"/>
          <w:numId w:val="41"/>
        </w:numPr>
        <w:spacing w:before="120" w:after="120"/>
        <w:ind w:left="641" w:hanging="357"/>
        <w:jc w:val="both"/>
      </w:pPr>
      <w:r w:rsidRPr="00810640">
        <w:rPr>
          <w:i/>
        </w:rPr>
        <w:t>Comprobar que se ha llegado al destino</w:t>
      </w:r>
      <w:r w:rsidR="008F2DDC" w:rsidRPr="00810640">
        <w:rPr>
          <w:i/>
        </w:rPr>
        <w:t>,</w:t>
      </w:r>
      <w:r w:rsidRPr="00810640">
        <w:rPr>
          <w:i/>
        </w:rPr>
        <w:t xml:space="preserve"> “Flight</w:t>
      </w:r>
      <w:r w:rsidR="000A26F6" w:rsidRPr="00810640">
        <w:rPr>
          <w:i/>
        </w:rPr>
        <w:t xml:space="preserve"> </w:t>
      </w:r>
      <w:r w:rsidRPr="00810640">
        <w:rPr>
          <w:i/>
        </w:rPr>
        <w:t xml:space="preserve">Plan </w:t>
      </w:r>
      <w:proofErr w:type="spellStart"/>
      <w:r w:rsidRPr="00810640">
        <w:rPr>
          <w:i/>
        </w:rPr>
        <w:t>Completed</w:t>
      </w:r>
      <w:proofErr w:type="spellEnd"/>
      <w:r w:rsidRPr="00810640">
        <w:rPr>
          <w:i/>
        </w:rPr>
        <w:t>”</w:t>
      </w:r>
      <w:r w:rsidRPr="00FF49C3">
        <w:t>.</w:t>
      </w:r>
      <w:r w:rsidR="000A26F6" w:rsidRPr="00FF49C3">
        <w:t xml:space="preserve"> </w:t>
      </w:r>
      <w:r w:rsidR="00214356">
        <w:t>Tras completar</w:t>
      </w:r>
      <w:r w:rsidR="00845EFF" w:rsidRPr="00FF49C3">
        <w:t xml:space="preserve"> uno de los tramos del vuelo, </w:t>
      </w:r>
      <w:r w:rsidR="00214356">
        <w:t>el piloto</w:t>
      </w:r>
      <w:r w:rsidR="00845EFF" w:rsidRPr="00FF49C3">
        <w:t xml:space="preserve"> compr</w:t>
      </w:r>
      <w:r w:rsidR="00214356">
        <w:t>ue</w:t>
      </w:r>
      <w:r w:rsidR="00845EFF" w:rsidRPr="00FF49C3">
        <w:t>ba si ese era el último tramo</w:t>
      </w:r>
      <w:r w:rsidR="00214356">
        <w:t>. Si es así,</w:t>
      </w:r>
      <w:r w:rsidR="00845EFF" w:rsidRPr="00FF49C3">
        <w:t xml:space="preserve"> </w:t>
      </w:r>
      <w:r w:rsidR="00214356">
        <w:t>el avión</w:t>
      </w:r>
      <w:r w:rsidR="00845EFF" w:rsidRPr="00FF49C3">
        <w:t xml:space="preserve"> ha llegado ya al destino</w:t>
      </w:r>
      <w:r w:rsidR="00214356">
        <w:t>; si no, se procesa el siguiente tramo</w:t>
      </w:r>
      <w:r w:rsidR="00845EFF" w:rsidRPr="00FF49C3">
        <w:t>.</w:t>
      </w:r>
      <w:r w:rsidR="00760B28" w:rsidRPr="00FF49C3">
        <w:t xml:space="preserve"> </w:t>
      </w:r>
      <w:r w:rsidR="00214356">
        <w:t xml:space="preserve">Como completar el vuelo implica completar sus tramos, </w:t>
      </w:r>
      <w:r w:rsidR="00BD0CC8" w:rsidRPr="00FF49C3">
        <w:t xml:space="preserve">este objetivo depende de que se haya cumplido el objetivo de tramo completado “Flight </w:t>
      </w:r>
      <w:proofErr w:type="spellStart"/>
      <w:r w:rsidR="00BD0CC8" w:rsidRPr="00FF49C3">
        <w:t>Leg</w:t>
      </w:r>
      <w:proofErr w:type="spellEnd"/>
      <w:r w:rsidR="00BD0CC8" w:rsidRPr="00FF49C3">
        <w:t xml:space="preserve"> </w:t>
      </w:r>
      <w:proofErr w:type="spellStart"/>
      <w:r w:rsidR="00BD0CC8" w:rsidRPr="00FF49C3">
        <w:t>Completed</w:t>
      </w:r>
      <w:proofErr w:type="spellEnd"/>
      <w:r w:rsidR="00BD0CC8" w:rsidRPr="00FF49C3">
        <w:t>”.</w:t>
      </w:r>
    </w:p>
    <w:p w14:paraId="14F99FEE" w14:textId="77777777" w:rsidR="0034756F" w:rsidRDefault="0034756F" w:rsidP="00FD25D2">
      <w:pPr>
        <w:pStyle w:val="Caption"/>
      </w:pPr>
      <w:bookmarkStart w:id="1397" w:name="_Ref292833412"/>
      <w:bookmarkStart w:id="1398" w:name="_Ref292833348"/>
      <w:bookmarkStart w:id="1399" w:name="_Toc295124196"/>
    </w:p>
    <w:p w14:paraId="2910A40C" w14:textId="4AE2B079" w:rsidR="00F10B14" w:rsidRDefault="0034756F" w:rsidP="00FD25D2">
      <w:pPr>
        <w:pStyle w:val="Caption"/>
      </w:pPr>
      <w:r w:rsidRPr="0034756F">
        <w:rPr>
          <w:noProof/>
          <w:lang w:eastAsia="es-ES" w:bidi="ar-SA"/>
        </w:rPr>
        <w:lastRenderedPageBreak/>
        <w:drawing>
          <wp:inline distT="0" distB="0" distL="0" distR="0" wp14:anchorId="7BDEBA7B" wp14:editId="2AA4F14D">
            <wp:extent cx="5612130" cy="3256280"/>
            <wp:effectExtent l="0" t="0" r="762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256280"/>
                    </a:xfrm>
                    <a:prstGeom prst="rect">
                      <a:avLst/>
                    </a:prstGeom>
                  </pic:spPr>
                </pic:pic>
              </a:graphicData>
            </a:graphic>
          </wp:inline>
        </w:drawing>
      </w:r>
      <w:r w:rsidRPr="0034756F">
        <w:t xml:space="preserve"> </w:t>
      </w:r>
    </w:p>
    <w:p w14:paraId="24EC36A8" w14:textId="77777777" w:rsidR="0034756F" w:rsidRDefault="0034756F" w:rsidP="00FD25D2">
      <w:pPr>
        <w:pStyle w:val="Caption"/>
      </w:pPr>
    </w:p>
    <w:p w14:paraId="5AF9857E" w14:textId="77777777" w:rsidR="0034756F" w:rsidRDefault="0034756F" w:rsidP="00FD25D2">
      <w:pPr>
        <w:pStyle w:val="Caption"/>
      </w:pPr>
    </w:p>
    <w:p w14:paraId="55DA7572" w14:textId="3F23240C" w:rsidR="00FD25D2" w:rsidRDefault="00FD25D2" w:rsidP="00FD25D2">
      <w:pPr>
        <w:pStyle w:val="Caption"/>
      </w:pPr>
      <w:bookmarkStart w:id="1400" w:name="_Ref299007518"/>
      <w:bookmarkStart w:id="1401" w:name="_Toc300051058"/>
      <w:bookmarkStart w:id="1402" w:name="_Toc300051431"/>
      <w:bookmarkStart w:id="1403" w:name="_Toc300051734"/>
      <w:bookmarkStart w:id="1404" w:name="_Toc300052344"/>
      <w:bookmarkStart w:id="1405" w:name="_Toc300052955"/>
      <w:bookmarkStart w:id="1406" w:name="_Toc300057793"/>
      <w:bookmarkStart w:id="1407" w:name="_Toc302653709"/>
      <w:r>
        <w:t xml:space="preserve">Figura </w:t>
      </w:r>
      <w:fldSimple w:instr=" SEQ Figura \* ARABIC ">
        <w:r w:rsidR="0071153F">
          <w:rPr>
            <w:noProof/>
          </w:rPr>
          <w:t>3</w:t>
        </w:r>
      </w:fldSimple>
      <w:bookmarkEnd w:id="1397"/>
      <w:bookmarkEnd w:id="1400"/>
      <w:r>
        <w:t>: Diagrama de Objetivos</w:t>
      </w:r>
      <w:bookmarkEnd w:id="1398"/>
      <w:bookmarkEnd w:id="1399"/>
      <w:r w:rsidR="009B75DF">
        <w:t>.</w:t>
      </w:r>
      <w:bookmarkEnd w:id="1401"/>
      <w:bookmarkEnd w:id="1402"/>
      <w:bookmarkEnd w:id="1403"/>
      <w:bookmarkEnd w:id="1404"/>
      <w:bookmarkEnd w:id="1405"/>
      <w:bookmarkEnd w:id="1406"/>
      <w:bookmarkEnd w:id="1407"/>
    </w:p>
    <w:p w14:paraId="04ADDE52" w14:textId="606D89B4" w:rsidR="00F467D2" w:rsidRPr="00324541" w:rsidRDefault="00F467D2" w:rsidP="00810640">
      <w:pPr>
        <w:pStyle w:val="Heading1"/>
        <w:numPr>
          <w:ilvl w:val="2"/>
          <w:numId w:val="40"/>
        </w:numPr>
        <w:rPr>
          <w:b w:val="0"/>
          <w:sz w:val="36"/>
          <w:szCs w:val="52"/>
        </w:rPr>
      </w:pPr>
      <w:bookmarkStart w:id="1408" w:name="_Toc299012051"/>
      <w:bookmarkStart w:id="1409" w:name="_Toc299103599"/>
      <w:bookmarkStart w:id="1410" w:name="_Toc299103972"/>
      <w:bookmarkStart w:id="1411" w:name="_Toc299463797"/>
      <w:bookmarkStart w:id="1412" w:name="_Toc299463881"/>
      <w:bookmarkStart w:id="1413" w:name="_Toc299721482"/>
      <w:bookmarkStart w:id="1414" w:name="_Ref298954399"/>
      <w:bookmarkStart w:id="1415" w:name="_Toc302654544"/>
      <w:bookmarkEnd w:id="1408"/>
      <w:bookmarkEnd w:id="1409"/>
      <w:bookmarkEnd w:id="1410"/>
      <w:bookmarkEnd w:id="1411"/>
      <w:bookmarkEnd w:id="1412"/>
      <w:bookmarkEnd w:id="1413"/>
      <w:r w:rsidRPr="00910B45">
        <w:rPr>
          <w:b w:val="0"/>
          <w:sz w:val="36"/>
          <w:szCs w:val="52"/>
        </w:rPr>
        <w:t>Generación y obtención del plan de vuelo</w:t>
      </w:r>
      <w:bookmarkEnd w:id="1414"/>
      <w:bookmarkEnd w:id="1415"/>
    </w:p>
    <w:p w14:paraId="49F07A47" w14:textId="7185E3C8" w:rsidR="00F915FD" w:rsidRPr="00214356" w:rsidRDefault="00055AC8" w:rsidP="00026C08">
      <w:pPr>
        <w:spacing w:after="120"/>
        <w:jc w:val="both"/>
      </w:pPr>
      <w:r w:rsidRPr="00214356">
        <w:t>E</w:t>
      </w:r>
      <w:r w:rsidR="00F915FD">
        <w:t xml:space="preserve">l primer objetivo que aborda el piloto es la obtención del plan de vuelo, </w:t>
      </w:r>
      <w:r w:rsidRPr="00214356">
        <w:t xml:space="preserve">“Flight Plan </w:t>
      </w:r>
      <w:proofErr w:type="spellStart"/>
      <w:r w:rsidRPr="00214356">
        <w:t>Taken</w:t>
      </w:r>
      <w:proofErr w:type="spellEnd"/>
      <w:r w:rsidRPr="00214356">
        <w:t xml:space="preserve">”. </w:t>
      </w:r>
      <w:r w:rsidR="00F915FD">
        <w:t>Como se comentó al introducir</w:t>
      </w:r>
      <w:r w:rsidR="00AD4DE1" w:rsidRPr="00214356">
        <w:t xml:space="preserve"> los requisitos</w:t>
      </w:r>
      <w:r w:rsidR="00F915FD">
        <w:t xml:space="preserve"> y en la Sección </w:t>
      </w:r>
      <w:r w:rsidR="00F915FD">
        <w:fldChar w:fldCharType="begin"/>
      </w:r>
      <w:r w:rsidR="00F915FD">
        <w:instrText xml:space="preserve"> REF _Ref298954332 \n \h </w:instrText>
      </w:r>
      <w:r w:rsidR="00F915FD">
        <w:fldChar w:fldCharType="separate"/>
      </w:r>
      <w:r w:rsidR="0071153F">
        <w:t>5.1.2</w:t>
      </w:r>
      <w:r w:rsidR="00F915FD">
        <w:fldChar w:fldCharType="end"/>
      </w:r>
      <w:r w:rsidR="00AD4DE1" w:rsidRPr="00214356">
        <w:t>, ha</w:t>
      </w:r>
      <w:r w:rsidR="00F915FD">
        <w:t>y</w:t>
      </w:r>
      <w:r w:rsidRPr="00214356">
        <w:t xml:space="preserve"> un agente </w:t>
      </w:r>
      <w:r w:rsidR="00F915FD">
        <w:t xml:space="preserve">que representa a la compañía aérea y se </w:t>
      </w:r>
      <w:r w:rsidRPr="00214356">
        <w:t>encarga de suministrar los planes de vuelo a cada uno de los pilotos. Este agente se denomina</w:t>
      </w:r>
      <w:r w:rsidR="00AD4DE1" w:rsidRPr="00214356">
        <w:t xml:space="preserve"> “</w:t>
      </w:r>
      <w:proofErr w:type="spellStart"/>
      <w:r w:rsidR="00AD4DE1" w:rsidRPr="00214356">
        <w:t>FlightPlanner</w:t>
      </w:r>
      <w:proofErr w:type="spellEnd"/>
      <w:r w:rsidR="00AD4DE1" w:rsidRPr="00214356">
        <w:t>”</w:t>
      </w:r>
      <w:r w:rsidR="00F915FD">
        <w:t>. C</w:t>
      </w:r>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71153F">
        <w:t>Figura 4</w:t>
      </w:r>
      <w:r w:rsidR="00AD4DE1" w:rsidRPr="00214356">
        <w:fldChar w:fldCharType="end"/>
      </w:r>
      <w:r w:rsidR="00AD4DE1" w:rsidRPr="00214356">
        <w:t xml:space="preserve">, inicialmente </w:t>
      </w:r>
      <w:r w:rsidR="00F915FD">
        <w:t>tiene</w:t>
      </w:r>
      <w:r w:rsidR="00F915FD" w:rsidRPr="00214356">
        <w:t xml:space="preserve"> </w:t>
      </w:r>
      <w:r w:rsidR="00AD4DE1" w:rsidRPr="00214356">
        <w:t>en su estado mental crear los planes de vuelo.</w:t>
      </w:r>
      <w:r w:rsidR="00F915FD">
        <w:t xml:space="preserve"> </w:t>
      </w:r>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r w:rsidR="00F915FD" w:rsidRPr="00214356">
        <w:fldChar w:fldCharType="separate"/>
      </w:r>
      <w:r w:rsidR="0071153F">
        <w:t>Figura 5</w:t>
      </w:r>
      <w:r w:rsidR="00F915FD" w:rsidRPr="00214356">
        <w:fldChar w:fldCharType="end"/>
      </w:r>
      <w:r w:rsidR="00F915FD">
        <w:t>.</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628650"/>
                    </a:xfrm>
                    <a:prstGeom prst="rect">
                      <a:avLst/>
                    </a:prstGeom>
                  </pic:spPr>
                </pic:pic>
              </a:graphicData>
            </a:graphic>
          </wp:inline>
        </w:drawing>
      </w:r>
    </w:p>
    <w:p w14:paraId="4A29AE14" w14:textId="41F743FB" w:rsidR="00055AC8" w:rsidRPr="00A43880" w:rsidRDefault="00AD4DE1" w:rsidP="00B61CD5">
      <w:pPr>
        <w:pStyle w:val="Caption"/>
      </w:pPr>
      <w:bookmarkStart w:id="1416" w:name="_Ref294472009"/>
      <w:bookmarkStart w:id="1417" w:name="_Toc295124197"/>
      <w:bookmarkStart w:id="1418" w:name="_Toc299483435"/>
      <w:bookmarkStart w:id="1419" w:name="_Toc300051059"/>
      <w:bookmarkStart w:id="1420" w:name="_Toc300051432"/>
      <w:bookmarkStart w:id="1421" w:name="_Toc300051735"/>
      <w:bookmarkStart w:id="1422" w:name="_Toc300052345"/>
      <w:bookmarkStart w:id="1423" w:name="_Toc300052956"/>
      <w:bookmarkStart w:id="1424" w:name="_Toc300057794"/>
      <w:bookmarkStart w:id="1425" w:name="_Toc302653710"/>
      <w:r>
        <w:t xml:space="preserve">Figura </w:t>
      </w:r>
      <w:fldSimple w:instr=" SEQ Figura \* ARABIC ">
        <w:r w:rsidR="0071153F">
          <w:rPr>
            <w:noProof/>
          </w:rPr>
          <w:t>4</w:t>
        </w:r>
      </w:fldSimple>
      <w:bookmarkEnd w:id="1416"/>
      <w:r>
        <w:t xml:space="preserve">: Estado Mental </w:t>
      </w:r>
      <w:r w:rsidR="00D71EFF">
        <w:t xml:space="preserve">inicial </w:t>
      </w:r>
      <w:r w:rsidR="00D833D2">
        <w:t>del agente “</w:t>
      </w:r>
      <w:proofErr w:type="spellStart"/>
      <w:r>
        <w:t>FlightPlanner</w:t>
      </w:r>
      <w:bookmarkEnd w:id="1417"/>
      <w:bookmarkEnd w:id="1418"/>
      <w:bookmarkEnd w:id="1419"/>
      <w:bookmarkEnd w:id="1420"/>
      <w:bookmarkEnd w:id="1421"/>
      <w:bookmarkEnd w:id="1422"/>
      <w:bookmarkEnd w:id="1423"/>
      <w:bookmarkEnd w:id="1424"/>
      <w:proofErr w:type="spellEnd"/>
      <w:r w:rsidR="00D833D2">
        <w:t>”.</w:t>
      </w:r>
      <w:bookmarkEnd w:id="1425"/>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221105"/>
                    </a:xfrm>
                    <a:prstGeom prst="rect">
                      <a:avLst/>
                    </a:prstGeom>
                  </pic:spPr>
                </pic:pic>
              </a:graphicData>
            </a:graphic>
          </wp:inline>
        </w:drawing>
      </w:r>
    </w:p>
    <w:p w14:paraId="09C408E6" w14:textId="7B13B542" w:rsidR="006675D3" w:rsidRPr="006F04C1" w:rsidRDefault="006675D3" w:rsidP="00B61CD5">
      <w:pPr>
        <w:pStyle w:val="Caption"/>
      </w:pPr>
      <w:bookmarkStart w:id="1426" w:name="_Ref294472331"/>
      <w:bookmarkStart w:id="1427" w:name="_Toc295124198"/>
      <w:bookmarkStart w:id="1428" w:name="_Toc300051060"/>
      <w:bookmarkStart w:id="1429" w:name="_Toc300051433"/>
      <w:bookmarkStart w:id="1430" w:name="_Toc300051736"/>
      <w:bookmarkStart w:id="1431" w:name="_Toc300052346"/>
      <w:bookmarkStart w:id="1432" w:name="_Toc300052957"/>
      <w:bookmarkStart w:id="1433" w:name="_Toc300057795"/>
      <w:bookmarkStart w:id="1434" w:name="_Toc302653711"/>
      <w:r>
        <w:t xml:space="preserve">Figura </w:t>
      </w:r>
      <w:fldSimple w:instr=" SEQ Figura \* ARABIC ">
        <w:r w:rsidR="0071153F">
          <w:rPr>
            <w:noProof/>
          </w:rPr>
          <w:t>5</w:t>
        </w:r>
      </w:fldSimple>
      <w:bookmarkEnd w:id="1426"/>
      <w:r>
        <w:t>: Tarea de Crear</w:t>
      </w:r>
      <w:r w:rsidR="004772D5">
        <w:t xml:space="preserve"> </w:t>
      </w:r>
      <w:r>
        <w:t>Planes de Vuelo</w:t>
      </w:r>
      <w:bookmarkEnd w:id="1427"/>
      <w:r w:rsidR="009B75DF">
        <w:t>.</w:t>
      </w:r>
      <w:bookmarkEnd w:id="1428"/>
      <w:bookmarkEnd w:id="1429"/>
      <w:bookmarkEnd w:id="1430"/>
      <w:bookmarkEnd w:id="1431"/>
      <w:bookmarkEnd w:id="1432"/>
      <w:bookmarkEnd w:id="1433"/>
      <w:bookmarkEnd w:id="1434"/>
    </w:p>
    <w:p w14:paraId="40960A1D" w14:textId="4C37C9EA" w:rsidR="00950A84" w:rsidRPr="00214356" w:rsidRDefault="00F915FD" w:rsidP="00026C08">
      <w:pPr>
        <w:spacing w:before="240" w:after="120"/>
        <w:ind w:firstLine="284"/>
        <w:jc w:val="both"/>
      </w:pPr>
      <w:r>
        <w:t xml:space="preserve">Los planes de vuelo incluyen, entre otra información, el piloto y avión al que van destinados. De esta forma, una vez generados se pueden enviar al agente piloto correspondiente. </w:t>
      </w:r>
      <w:r w:rsidR="00950A84" w:rsidRPr="00214356">
        <w:t xml:space="preserve">Para </w:t>
      </w:r>
      <w:r w:rsidR="002944E7" w:rsidRPr="00214356">
        <w:t>ello</w:t>
      </w:r>
      <w:r w:rsidR="00950A84" w:rsidRPr="00214356">
        <w:t xml:space="preserve"> se </w:t>
      </w:r>
      <w:r w:rsidR="00D246C8">
        <w:t>utiliza</w:t>
      </w:r>
      <w:r w:rsidR="00950A84" w:rsidRPr="00214356">
        <w:t xml:space="preserve"> </w:t>
      </w:r>
      <w:r w:rsidR="00D246C8">
        <w:t>l</w:t>
      </w:r>
      <w:r w:rsidR="00950A84" w:rsidRPr="00214356">
        <w:t>a interacción</w:t>
      </w:r>
      <w:r w:rsidR="00D246C8">
        <w:t xml:space="preserve"> mostrada en</w:t>
      </w:r>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1435" w:author="Orion" w:date="2011-09-21T08:27:00Z">
        <w:r w:rsidR="0071153F">
          <w:t xml:space="preserve">Figura </w:t>
        </w:r>
        <w:r w:rsidR="0071153F" w:rsidRPr="0071153F">
          <w:rPr>
            <w:rPrChange w:id="1436" w:author="Orion" w:date="2011-09-21T08:27:00Z">
              <w:rPr>
                <w:i/>
                <w:iCs/>
                <w:noProof/>
              </w:rPr>
            </w:rPrChange>
          </w:rPr>
          <w:t>6</w:t>
        </w:r>
      </w:ins>
      <w:del w:id="1437" w:author="Orion" w:date="2011-09-21T08:22:00Z">
        <w:r w:rsidR="00E4134F" w:rsidDel="0071153F">
          <w:delText xml:space="preserve">Figura </w:delText>
        </w:r>
        <w:r w:rsidR="00E4134F" w:rsidRPr="00324541" w:rsidDel="0071153F">
          <w:delText>6</w:delText>
        </w:r>
      </w:del>
      <w:r w:rsidR="002944E7" w:rsidRPr="00214356">
        <w:fldChar w:fldCharType="end"/>
      </w:r>
      <w:r w:rsidR="00123AD1">
        <w:t>, que representa parte de la comunicación entre los agentes indicados</w:t>
      </w:r>
      <w:r w:rsidR="00D246C8">
        <w:t>. E</w:t>
      </w:r>
      <w:r w:rsidR="00950A84" w:rsidRPr="00214356">
        <w:t>l “</w:t>
      </w:r>
      <w:proofErr w:type="spellStart"/>
      <w:r w:rsidR="00950A84" w:rsidRPr="00214356">
        <w:t>FlightPlanner</w:t>
      </w:r>
      <w:proofErr w:type="spellEnd"/>
      <w:r w:rsidR="00950A84" w:rsidRPr="00214356">
        <w:t xml:space="preserve">” toma el rol de iniciador de la comunicación y el piloto </w:t>
      </w:r>
      <w:r w:rsidR="00D246C8">
        <w:t>es</w:t>
      </w:r>
      <w:r w:rsidR="00950A84" w:rsidRPr="00214356">
        <w:t xml:space="preserve"> el colaborador de </w:t>
      </w:r>
      <w:r w:rsidR="00D246C8">
        <w:t>é</w:t>
      </w:r>
      <w:r w:rsidR="00950A84" w:rsidRPr="00214356">
        <w:t xml:space="preserve">sta. </w:t>
      </w:r>
      <w:r w:rsidR="00D246C8">
        <w:t>E</w:t>
      </w:r>
      <w:r w:rsidR="00950A84" w:rsidRPr="00214356">
        <w:t>l “</w:t>
      </w:r>
      <w:proofErr w:type="spellStart"/>
      <w:r w:rsidR="00950A84" w:rsidRPr="00214356">
        <w:t>FlightPlanner</w:t>
      </w:r>
      <w:proofErr w:type="spellEnd"/>
      <w:r w:rsidR="00950A84" w:rsidRPr="00214356">
        <w:t xml:space="preserve">” </w:t>
      </w:r>
      <w:r w:rsidR="00123AD1">
        <w:t>notifica</w:t>
      </w:r>
      <w:r w:rsidR="00950A84" w:rsidRPr="00214356">
        <w:t xml:space="preserve"> el plan de vuelo al piloto encapsulándolo en un </w:t>
      </w:r>
      <w:r w:rsidR="00950A84" w:rsidRPr="00214356">
        <w:lastRenderedPageBreak/>
        <w:t>campo del hecho denominado “</w:t>
      </w:r>
      <w:proofErr w:type="spellStart"/>
      <w:r w:rsidR="00950A84" w:rsidRPr="00214356">
        <w:t>PlanAnswer</w:t>
      </w:r>
      <w:proofErr w:type="spellEnd"/>
      <w:r w:rsidR="00950A84" w:rsidRPr="00214356">
        <w:t>”.</w:t>
      </w:r>
      <w:r w:rsidR="00F1265A" w:rsidRPr="00214356">
        <w:t xml:space="preserve"> El piloto</w:t>
      </w:r>
      <w:r w:rsidR="00123AD1">
        <w:t xml:space="preserve"> a través de la conversación (lo que corresponde a un </w:t>
      </w:r>
      <w:r w:rsidR="00F1265A" w:rsidRPr="00214356">
        <w:t>acce</w:t>
      </w:r>
      <w:r w:rsidR="00123AD1">
        <w:t>s</w:t>
      </w:r>
      <w:r w:rsidR="00F1265A" w:rsidRPr="00214356">
        <w:t>o a la interacción</w:t>
      </w:r>
      <w:r w:rsidR="00123AD1">
        <w:t>)</w:t>
      </w:r>
      <w:r w:rsidR="00F1265A" w:rsidRPr="00214356">
        <w:t xml:space="preserve">, </w:t>
      </w:r>
      <w:r w:rsidR="00123AD1">
        <w:t>recibe esta información (</w:t>
      </w:r>
      <w:r w:rsidR="00F1265A" w:rsidRPr="00214356">
        <w:t>consum</w:t>
      </w:r>
      <w:r w:rsidR="00123AD1">
        <w:t>e</w:t>
      </w:r>
      <w:r w:rsidR="00F1265A" w:rsidRPr="00214356">
        <w:t xml:space="preserve"> e</w:t>
      </w:r>
      <w:r w:rsidR="00123AD1">
        <w:t>l</w:t>
      </w:r>
      <w:r w:rsidR="00F1265A" w:rsidRPr="00214356">
        <w:t xml:space="preserve"> hecho</w:t>
      </w:r>
      <w:r w:rsidR="00123AD1">
        <w:t>) y lo añade a su propia información interna como nuevos hechos (</w:t>
      </w:r>
      <w:r w:rsidR="00F1265A" w:rsidRPr="00214356">
        <w:t xml:space="preserve">crea </w:t>
      </w:r>
      <w:r w:rsidR="00FA5BAF" w:rsidRPr="00214356">
        <w:t>dos</w:t>
      </w:r>
      <w:r w:rsidR="00F1265A" w:rsidRPr="00214356">
        <w:t xml:space="preserve"> hechos en su estado mental</w:t>
      </w:r>
      <w:r w:rsidR="00123AD1">
        <w:t>)</w:t>
      </w:r>
      <w:r w:rsidR="00F1265A" w:rsidRPr="00214356">
        <w:t>:</w:t>
      </w:r>
    </w:p>
    <w:p w14:paraId="570EDAF7" w14:textId="0A6DF70F" w:rsidR="00F1265A" w:rsidRPr="00214356" w:rsidRDefault="00F1265A" w:rsidP="000742D1">
      <w:pPr>
        <w:pStyle w:val="ListParagraph"/>
        <w:numPr>
          <w:ilvl w:val="0"/>
          <w:numId w:val="41"/>
        </w:numPr>
        <w:spacing w:before="120" w:after="120"/>
        <w:ind w:left="641" w:hanging="357"/>
        <w:jc w:val="both"/>
      </w:pPr>
      <w:r w:rsidRPr="00214356">
        <w:t>Un hecho representa el plan de vuelo (“Flight Plan”) que ha de seguir el piloto durante todo el trayecto, salvo que alguna circunstancia especial lo impida.</w:t>
      </w:r>
      <w:r w:rsidR="00F109C5" w:rsidRPr="00214356">
        <w:t xml:space="preserve"> </w:t>
      </w:r>
      <w:r w:rsidR="00123AD1">
        <w:t>La</w:t>
      </w:r>
      <w:r w:rsidR="000742D1">
        <w:t xml:space="preserve"> </w:t>
      </w:r>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r w:rsidR="0071153F">
        <w:t>Figura 7</w:t>
      </w:r>
      <w:r w:rsidR="00851C56" w:rsidRPr="00214356">
        <w:fldChar w:fldCharType="end"/>
      </w:r>
      <w:r w:rsidR="00123AD1">
        <w:t xml:space="preserve"> muestra que este</w:t>
      </w:r>
      <w:r w:rsidR="00123AD1" w:rsidRPr="00214356">
        <w:t xml:space="preserve"> plan de vuelo </w:t>
      </w:r>
      <w:r w:rsidR="00123AD1">
        <w:t>queda</w:t>
      </w:r>
      <w:r w:rsidR="00123AD1" w:rsidRPr="00214356">
        <w:t xml:space="preserve"> encapsula</w:t>
      </w:r>
      <w:r w:rsidR="00123AD1">
        <w:t>do</w:t>
      </w:r>
      <w:r w:rsidR="00851C56" w:rsidRPr="00214356">
        <w:t xml:space="preserve"> </w:t>
      </w:r>
      <w:r w:rsidR="00F109C5" w:rsidRPr="00214356">
        <w:t>como un campo de</w:t>
      </w:r>
      <w:r w:rsidR="00123AD1">
        <w:t>l</w:t>
      </w:r>
      <w:r w:rsidR="00F109C5" w:rsidRPr="00214356">
        <w:t xml:space="preserve"> estado mental </w:t>
      </w:r>
      <w:r w:rsidR="00123AD1">
        <w:t>del piloto</w:t>
      </w:r>
      <w:r w:rsidR="000742D1">
        <w:t xml:space="preserve"> </w:t>
      </w:r>
      <w:r w:rsidR="00F109C5" w:rsidRPr="00214356">
        <w:t>“</w:t>
      </w:r>
      <w:proofErr w:type="spellStart"/>
      <w:r w:rsidR="00F109C5" w:rsidRPr="00214356">
        <w:t>Pilot</w:t>
      </w:r>
      <w:proofErr w:type="spellEnd"/>
      <w:r w:rsidR="00F109C5" w:rsidRPr="00214356">
        <w:t xml:space="preserve"> </w:t>
      </w:r>
      <w:proofErr w:type="spellStart"/>
      <w:r w:rsidR="00F109C5" w:rsidRPr="00214356">
        <w:t>Mind</w:t>
      </w:r>
      <w:proofErr w:type="spellEnd"/>
      <w:r w:rsidR="00F109C5" w:rsidRPr="00214356">
        <w:t>”</w:t>
      </w:r>
      <w:r w:rsidR="00123AD1">
        <w:t xml:space="preserve">. A partir de ese momento se convierte en información interna del piloto </w:t>
      </w:r>
      <w:ins w:id="1438" w:author="Orion" w:date="2011-09-01T10:27:00Z">
        <w:r w:rsidR="0082081C">
          <w:t xml:space="preserve">a la que </w:t>
        </w:r>
      </w:ins>
      <w:del w:id="1439" w:author="Orion" w:date="2011-09-01T10:27:00Z">
        <w:r w:rsidR="00123AD1" w:rsidDel="0082081C">
          <w:delText xml:space="preserve">que </w:delText>
        </w:r>
      </w:del>
      <w:r w:rsidR="00123AD1">
        <w:t>éste puede</w:t>
      </w:r>
      <w:r w:rsidR="006E60EE" w:rsidRPr="00214356">
        <w:t xml:space="preserve"> acceder en todo momento</w:t>
      </w:r>
      <w:r w:rsidR="00F109C5" w:rsidRPr="00214356">
        <w:t>.</w:t>
      </w:r>
      <w:r w:rsidR="00A16526" w:rsidRPr="00214356">
        <w:t xml:space="preserve"> </w:t>
      </w:r>
      <w:r w:rsidR="00123AD1">
        <w:t>L</w:t>
      </w:r>
      <w:r w:rsidR="00A16526" w:rsidRPr="00214356">
        <w:t>a tarea de “</w:t>
      </w:r>
      <w:proofErr w:type="spellStart"/>
      <w:r w:rsidR="00A16526" w:rsidRPr="00214356">
        <w:t>CreatePilotMind</w:t>
      </w:r>
      <w:proofErr w:type="spellEnd"/>
      <w:r w:rsidR="00A16526" w:rsidRPr="00214356">
        <w:t>”</w:t>
      </w:r>
      <w:r w:rsidR="00123AD1">
        <w:t xml:space="preserve"> de</w:t>
      </w:r>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r w:rsidR="0071153F">
        <w:t>Figura 7</w:t>
      </w:r>
      <w:r w:rsidR="00E93E99" w:rsidRPr="00214356">
        <w:fldChar w:fldCharType="end"/>
      </w:r>
      <w:r w:rsidR="00A16526" w:rsidRPr="00214356">
        <w:t xml:space="preserve"> también </w:t>
      </w:r>
      <w:r w:rsidR="00123AD1">
        <w:t>tiene</w:t>
      </w:r>
      <w:r w:rsidR="00123AD1" w:rsidRPr="00214356">
        <w:t xml:space="preserve"> </w:t>
      </w:r>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3709868A" w:rsidR="00F1265A" w:rsidRPr="00214356" w:rsidRDefault="00F1265A" w:rsidP="000742D1">
      <w:pPr>
        <w:pStyle w:val="ListParagraph"/>
        <w:numPr>
          <w:ilvl w:val="0"/>
          <w:numId w:val="41"/>
        </w:numPr>
        <w:spacing w:before="120" w:after="120"/>
        <w:ind w:left="641" w:hanging="357"/>
        <w:jc w:val="both"/>
      </w:pPr>
      <w:r w:rsidRPr="00214356">
        <w:t>Un hecho para arrancar el avión (“</w:t>
      </w:r>
      <w:proofErr w:type="spellStart"/>
      <w:r w:rsidRPr="00214356">
        <w:t>CanInitiateStartPlane</w:t>
      </w:r>
      <w:proofErr w:type="spellEnd"/>
      <w:r w:rsidRPr="00214356">
        <w:t>”)</w:t>
      </w:r>
      <w:r w:rsidR="008C1C4B" w:rsidRPr="00214356">
        <w:t xml:space="preserve">. </w:t>
      </w:r>
      <w:r w:rsidR="00123AD1">
        <w:t>Se trata de un hecho de control que indica al piloto que aún no ha empezado a volar pero que ya tiene toda la información para hacerlo. El vuelo se iniciará cuando</w:t>
      </w:r>
      <w:r w:rsidR="008C1C4B" w:rsidRPr="00214356">
        <w:t xml:space="preserve"> la hora de salida </w:t>
      </w:r>
      <w:r w:rsidR="00123AD1">
        <w:t>indicada</w:t>
      </w:r>
      <w:r w:rsidR="008C1C4B" w:rsidRPr="00214356">
        <w:t xml:space="preserve"> en el plan </w:t>
      </w:r>
      <w:r w:rsidR="00123AD1">
        <w:t xml:space="preserve">de vuelo </w:t>
      </w:r>
      <w:r w:rsidR="008C1C4B" w:rsidRPr="00214356">
        <w:t>coincida con la hora actual.</w:t>
      </w:r>
    </w:p>
    <w:p w14:paraId="2E2F396B" w14:textId="5629E252" w:rsidR="00950A84" w:rsidRDefault="00DB1F25" w:rsidP="00950A84">
      <w:pPr>
        <w:pStyle w:val="Caption"/>
        <w:jc w:val="both"/>
        <w:rPr>
          <w:rFonts w:cs="Times New Roman"/>
          <w:i w:val="0"/>
        </w:rPr>
      </w:pPr>
      <w:r w:rsidRPr="00DB1F25">
        <w:rPr>
          <w:rFonts w:cs="Times New Roman"/>
          <w:i w:val="0"/>
          <w:noProof/>
          <w:lang w:eastAsia="es-ES" w:bidi="ar-SA"/>
        </w:rPr>
        <w:drawing>
          <wp:inline distT="0" distB="0" distL="0" distR="0" wp14:anchorId="52E400A3" wp14:editId="0FF94855">
            <wp:extent cx="5612130" cy="3881755"/>
            <wp:effectExtent l="0" t="0" r="762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3881755"/>
                    </a:xfrm>
                    <a:prstGeom prst="rect">
                      <a:avLst/>
                    </a:prstGeom>
                  </pic:spPr>
                </pic:pic>
              </a:graphicData>
            </a:graphic>
          </wp:inline>
        </w:drawing>
      </w:r>
    </w:p>
    <w:p w14:paraId="4F4495EA" w14:textId="3E1D9EF6" w:rsidR="002259DD" w:rsidRDefault="002944E7" w:rsidP="00252D3F">
      <w:pPr>
        <w:pStyle w:val="Caption"/>
        <w:jc w:val="both"/>
        <w:rPr>
          <w:rFonts w:cs="Times New Roman"/>
          <w:i w:val="0"/>
        </w:rPr>
      </w:pPr>
      <w:bookmarkStart w:id="1440" w:name="_Ref294473939"/>
      <w:bookmarkStart w:id="1441" w:name="_Toc295124199"/>
      <w:bookmarkStart w:id="1442" w:name="_Toc299483436"/>
      <w:bookmarkStart w:id="1443" w:name="_Toc300051061"/>
      <w:bookmarkStart w:id="1444" w:name="_Toc300051434"/>
      <w:bookmarkStart w:id="1445" w:name="_Toc300051737"/>
      <w:bookmarkStart w:id="1446" w:name="_Toc300052347"/>
      <w:bookmarkStart w:id="1447" w:name="_Toc300052958"/>
      <w:bookmarkStart w:id="1448" w:name="_Toc300057796"/>
      <w:bookmarkStart w:id="1449" w:name="_Toc302653712"/>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r w:rsidR="0071153F">
        <w:rPr>
          <w:i w:val="0"/>
          <w:iCs w:val="0"/>
          <w:noProof/>
        </w:rPr>
        <w:t>6</w:t>
      </w:r>
      <w:r w:rsidR="004C462F">
        <w:rPr>
          <w:i w:val="0"/>
          <w:iCs w:val="0"/>
          <w:noProof/>
        </w:rPr>
        <w:fldChar w:fldCharType="end"/>
      </w:r>
      <w:bookmarkEnd w:id="1440"/>
      <w:r>
        <w:t>: Diagrama de Interacción Para Recibir el Plan de Vuelo Inicial</w:t>
      </w:r>
      <w:bookmarkEnd w:id="1441"/>
      <w:r w:rsidR="00214356">
        <w:t>.</w:t>
      </w:r>
      <w:bookmarkEnd w:id="1442"/>
      <w:bookmarkEnd w:id="1443"/>
      <w:bookmarkEnd w:id="1444"/>
      <w:bookmarkEnd w:id="1445"/>
      <w:bookmarkEnd w:id="1446"/>
      <w:bookmarkEnd w:id="1447"/>
      <w:bookmarkEnd w:id="1448"/>
      <w:bookmarkEnd w:id="1449"/>
    </w:p>
    <w:p w14:paraId="1538118B" w14:textId="632D620D" w:rsidR="00F109C5" w:rsidRDefault="00703635" w:rsidP="00252D3F">
      <w:pPr>
        <w:pStyle w:val="Caption"/>
        <w:jc w:val="both"/>
        <w:rPr>
          <w:rFonts w:cs="Times New Roman"/>
          <w:i w:val="0"/>
        </w:rPr>
      </w:pPr>
      <w:r w:rsidRPr="00703635">
        <w:rPr>
          <w:noProof/>
          <w:lang w:eastAsia="es-ES" w:bidi="ar-SA"/>
        </w:rPr>
        <w:t xml:space="preserve"> </w:t>
      </w:r>
      <w:r w:rsidRPr="00703635">
        <w:rPr>
          <w:rFonts w:cs="Times New Roman"/>
          <w:i w:val="0"/>
          <w:noProof/>
          <w:lang w:eastAsia="es-ES" w:bidi="ar-SA"/>
        </w:rPr>
        <w:drawing>
          <wp:inline distT="0" distB="0" distL="0" distR="0" wp14:anchorId="62C8A3E7" wp14:editId="4644D100">
            <wp:extent cx="51816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81600" cy="2200275"/>
                    </a:xfrm>
                    <a:prstGeom prst="rect">
                      <a:avLst/>
                    </a:prstGeom>
                  </pic:spPr>
                </pic:pic>
              </a:graphicData>
            </a:graphic>
          </wp:inline>
        </w:drawing>
      </w:r>
    </w:p>
    <w:p w14:paraId="2305CBAD" w14:textId="1168121F" w:rsidR="00F109C5" w:rsidRDefault="00F109C5" w:rsidP="00026C08">
      <w:pPr>
        <w:pStyle w:val="Caption"/>
        <w:jc w:val="both"/>
      </w:pPr>
      <w:bookmarkStart w:id="1450" w:name="_Ref294475600"/>
      <w:bookmarkStart w:id="1451" w:name="_Toc295124200"/>
      <w:bookmarkStart w:id="1452" w:name="_Toc300051062"/>
      <w:bookmarkStart w:id="1453" w:name="_Toc300051435"/>
      <w:bookmarkStart w:id="1454" w:name="_Toc300051738"/>
      <w:bookmarkStart w:id="1455" w:name="_Toc300052348"/>
      <w:bookmarkStart w:id="1456" w:name="_Toc300052959"/>
      <w:bookmarkStart w:id="1457" w:name="_Toc300057797"/>
      <w:bookmarkStart w:id="1458" w:name="_Toc302653713"/>
      <w:r>
        <w:lastRenderedPageBreak/>
        <w:t xml:space="preserve">Figura </w:t>
      </w:r>
      <w:fldSimple w:instr=" SEQ Figura \* ARABIC ">
        <w:r w:rsidR="0071153F">
          <w:rPr>
            <w:noProof/>
          </w:rPr>
          <w:t>7</w:t>
        </w:r>
      </w:fldSimple>
      <w:bookmarkEnd w:id="1450"/>
      <w:r>
        <w:t>: Creación del Estado Mental Inicial del Piloto</w:t>
      </w:r>
      <w:bookmarkEnd w:id="1451"/>
      <w:r w:rsidR="00214356">
        <w:t>.</w:t>
      </w:r>
      <w:bookmarkEnd w:id="1452"/>
      <w:bookmarkEnd w:id="1453"/>
      <w:bookmarkEnd w:id="1454"/>
      <w:bookmarkEnd w:id="1455"/>
      <w:bookmarkEnd w:id="1456"/>
      <w:bookmarkEnd w:id="1457"/>
      <w:bookmarkEnd w:id="1458"/>
    </w:p>
    <w:p w14:paraId="2DAC02D0" w14:textId="28F15C87" w:rsidR="002E0931" w:rsidRPr="008A7FB1" w:rsidRDefault="002E0931" w:rsidP="00324541">
      <w:pPr>
        <w:spacing w:before="240" w:after="120"/>
        <w:ind w:firstLine="284"/>
        <w:jc w:val="both"/>
      </w:pPr>
      <w:r>
        <w:t xml:space="preserve">Una vez procesada la información del plan de vuelo, </w:t>
      </w:r>
      <w:r w:rsidRPr="00214356">
        <w:t xml:space="preserve">el piloto </w:t>
      </w:r>
      <w:r>
        <w:t xml:space="preserve">responde al agente iniciador indicándole que ha recibido la información y que se puede terminar la conversación (interacción). Para ello </w:t>
      </w:r>
      <w:r w:rsidRPr="00214356">
        <w:t>crea otro hecho (“</w:t>
      </w:r>
      <w:proofErr w:type="spellStart"/>
      <w:r w:rsidRPr="00214356">
        <w:t>PlanReceived</w:t>
      </w:r>
      <w:proofErr w:type="spellEnd"/>
      <w:r w:rsidRPr="00214356">
        <w:t xml:space="preserve">”) en la interacción. Una vez </w:t>
      </w:r>
      <w:r w:rsidR="002A1766">
        <w:t xml:space="preserve">que </w:t>
      </w:r>
      <w:r w:rsidRPr="00214356">
        <w:t>el “</w:t>
      </w:r>
      <w:proofErr w:type="spellStart"/>
      <w:r w:rsidRPr="00214356">
        <w:t>FlightPlanner</w:t>
      </w:r>
      <w:proofErr w:type="spellEnd"/>
      <w:r w:rsidRPr="00214356">
        <w:t xml:space="preserve">” haya recibido </w:t>
      </w:r>
      <w:r>
        <w:t>este</w:t>
      </w:r>
      <w:r w:rsidRPr="00214356">
        <w:t xml:space="preserve"> hecho procederá a finalizar </w:t>
      </w:r>
      <w:r>
        <w:t xml:space="preserve">definitivamente </w:t>
      </w:r>
      <w:r w:rsidRPr="00214356">
        <w:t>la comunicación. En ese momento se podr</w:t>
      </w:r>
      <w:r>
        <w:t>á</w:t>
      </w:r>
      <w:r w:rsidRPr="00214356">
        <w:t xml:space="preserve"> decir que el proceso de suministrar el plan de vuelo ha concluido y </w:t>
      </w:r>
      <w:r>
        <w:t xml:space="preserve">que </w:t>
      </w:r>
      <w:r w:rsidRPr="00214356">
        <w:t xml:space="preserve">el objetivo de “Flight Plan </w:t>
      </w:r>
      <w:proofErr w:type="spellStart"/>
      <w:r w:rsidRPr="00214356">
        <w:t>Taken</w:t>
      </w:r>
      <w:proofErr w:type="spellEnd"/>
      <w:r w:rsidRPr="00214356">
        <w:t>” se ha satisfecho.</w:t>
      </w:r>
    </w:p>
    <w:p w14:paraId="30637EF2" w14:textId="43E1D034" w:rsidR="00F109C5" w:rsidRPr="00324541" w:rsidRDefault="00AC253C" w:rsidP="008A7FB1">
      <w:pPr>
        <w:pStyle w:val="Heading1"/>
        <w:numPr>
          <w:ilvl w:val="2"/>
          <w:numId w:val="40"/>
        </w:numPr>
        <w:rPr>
          <w:b w:val="0"/>
          <w:sz w:val="36"/>
          <w:szCs w:val="52"/>
        </w:rPr>
      </w:pPr>
      <w:bookmarkStart w:id="1459" w:name="_Toc299012053"/>
      <w:bookmarkStart w:id="1460" w:name="_Toc299103601"/>
      <w:bookmarkStart w:id="1461" w:name="_Toc299103974"/>
      <w:bookmarkStart w:id="1462" w:name="_Toc299463799"/>
      <w:bookmarkStart w:id="1463" w:name="_Toc299463883"/>
      <w:bookmarkStart w:id="1464" w:name="_Toc299721484"/>
      <w:bookmarkStart w:id="1465" w:name="_Ref298954407"/>
      <w:bookmarkStart w:id="1466" w:name="_Toc302654545"/>
      <w:bookmarkEnd w:id="1459"/>
      <w:bookmarkEnd w:id="1460"/>
      <w:bookmarkEnd w:id="1461"/>
      <w:bookmarkEnd w:id="1462"/>
      <w:bookmarkEnd w:id="1463"/>
      <w:bookmarkEnd w:id="1464"/>
      <w:r w:rsidRPr="002A1766">
        <w:rPr>
          <w:b w:val="0"/>
          <w:sz w:val="36"/>
          <w:szCs w:val="52"/>
        </w:rPr>
        <w:t>Seguimiento del plan de vuelo</w:t>
      </w:r>
      <w:bookmarkEnd w:id="1465"/>
      <w:bookmarkEnd w:id="1466"/>
    </w:p>
    <w:p w14:paraId="0DC1B788" w14:textId="688E5995" w:rsidR="00905E3A" w:rsidRDefault="00B25AB5" w:rsidP="00026C08">
      <w:pPr>
        <w:spacing w:after="120"/>
        <w:jc w:val="both"/>
      </w:pPr>
      <w:r w:rsidRPr="009B75DF">
        <w:t xml:space="preserve">Una vez </w:t>
      </w:r>
      <w:r w:rsidR="002A1766">
        <w:t xml:space="preserve">que </w:t>
      </w:r>
      <w:r w:rsidRPr="009B75DF">
        <w:t>el piloto dispone de su plan de vuelo</w:t>
      </w:r>
      <w:r w:rsidR="00905E3A">
        <w:t>,</w:t>
      </w:r>
      <w:r w:rsidRPr="009B75DF">
        <w:t xml:space="preserve"> su siguiente </w:t>
      </w:r>
      <w:r w:rsidR="00905E3A">
        <w:t>objetivo</w:t>
      </w:r>
      <w:r w:rsidR="00905E3A" w:rsidRPr="009B75DF">
        <w:t xml:space="preserve"> </w:t>
      </w:r>
      <w:r w:rsidR="00905E3A">
        <w:t>es</w:t>
      </w:r>
      <w:r w:rsidRPr="009B75DF">
        <w:t xml:space="preserve"> llegar al destino. Par</w:t>
      </w:r>
      <w:r w:rsidR="00FE33B0" w:rsidRPr="009B75DF">
        <w:t xml:space="preserve">a </w:t>
      </w:r>
      <w:r w:rsidRPr="009B75DF">
        <w:t xml:space="preserve">explicar este proceso se ha hecho uso del </w:t>
      </w:r>
      <w:r w:rsidR="000040DF" w:rsidRPr="009B75DF">
        <w:t>diagrama de actividad</w:t>
      </w:r>
      <w:r w:rsidR="00C45A20" w:rsidRPr="009B75DF">
        <w:t xml:space="preserve"> </w:t>
      </w:r>
      <w:r w:rsidR="00905E3A">
        <w:t xml:space="preserve">mostrado en la </w:t>
      </w:r>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ins w:id="1467" w:author="Orion" w:date="2011-09-21T08:27:00Z">
        <w:r w:rsidR="0071153F" w:rsidRPr="0071153F">
          <w:rPr>
            <w:rPrChange w:id="1468" w:author="Orion" w:date="2011-09-21T08:27:00Z">
              <w:rPr>
                <w:i/>
                <w:iCs/>
              </w:rPr>
            </w:rPrChange>
          </w:rPr>
          <w:t>Figura 8</w:t>
        </w:r>
      </w:ins>
      <w:del w:id="1469" w:author="Orion" w:date="2011-09-21T08:22:00Z">
        <w:r w:rsidR="00E4134F" w:rsidRPr="001429EB" w:rsidDel="0071153F">
          <w:delText xml:space="preserve">Figura </w:delText>
        </w:r>
        <w:r w:rsidR="00E4134F" w:rsidRPr="00324541" w:rsidDel="0071153F">
          <w:delText>8</w:delText>
        </w:r>
      </w:del>
      <w:r w:rsidR="00C45A20" w:rsidRPr="009B75DF">
        <w:fldChar w:fldCharType="end"/>
      </w:r>
      <w:r w:rsidR="00905E3A">
        <w:t>. Éste recoge</w:t>
      </w:r>
      <w:r w:rsidR="000040DF" w:rsidRPr="009B75DF">
        <w:t xml:space="preserve"> el desarrollo general en </w:t>
      </w:r>
      <w:r w:rsidR="00F2654D">
        <w:t xml:space="preserve">el </w:t>
      </w:r>
      <w:r w:rsidR="000040DF" w:rsidRPr="009B75DF">
        <w:t xml:space="preserve">caso de que el trayecto no sufra </w:t>
      </w:r>
      <w:proofErr w:type="gramStart"/>
      <w:r w:rsidR="000040DF" w:rsidRPr="009B75DF">
        <w:t>ningún impr</w:t>
      </w:r>
      <w:r w:rsidR="00905E3A">
        <w:t>e</w:t>
      </w:r>
      <w:r w:rsidR="000040DF" w:rsidRPr="009B75DF">
        <w:t>visto</w:t>
      </w:r>
      <w:proofErr w:type="gramEnd"/>
      <w:r w:rsidR="000040DF" w:rsidRPr="009B75DF">
        <w:t xml:space="preserve">. </w:t>
      </w:r>
      <w:r w:rsidR="00905E3A">
        <w:t>L</w:t>
      </w:r>
      <w:r w:rsidR="000040DF" w:rsidRPr="009B75DF">
        <w:t xml:space="preserve">o primero </w:t>
      </w:r>
      <w:r w:rsidR="00C73A01" w:rsidRPr="009B75DF">
        <w:t>que ha</w:t>
      </w:r>
      <w:r w:rsidR="00905E3A">
        <w:t>ce</w:t>
      </w:r>
      <w:r w:rsidR="000040DF" w:rsidRPr="009B75DF">
        <w:t xml:space="preserve"> </w:t>
      </w:r>
      <w:r w:rsidR="00905E3A">
        <w:t>el</w:t>
      </w:r>
      <w:r w:rsidR="000040DF" w:rsidRPr="009B75DF">
        <w:t xml:space="preserve"> piloto </w:t>
      </w:r>
      <w:r w:rsidR="00905E3A">
        <w:t>es</w:t>
      </w:r>
      <w:r w:rsidR="00905E3A" w:rsidRPr="009B75DF">
        <w:t xml:space="preserve"> </w:t>
      </w:r>
      <w:r w:rsidR="000040DF" w:rsidRPr="009B75DF">
        <w:t>recibir el plan de vuelo</w:t>
      </w:r>
      <w:r w:rsidR="00D34328" w:rsidRPr="009B75DF">
        <w:t xml:space="preserve"> (“</w:t>
      </w:r>
      <w:proofErr w:type="spellStart"/>
      <w:r w:rsidR="00D34328" w:rsidRPr="009B75DF">
        <w:t>Take</w:t>
      </w:r>
      <w:proofErr w:type="spellEnd"/>
      <w:r w:rsidR="00D34328" w:rsidRPr="009B75DF">
        <w:t xml:space="preserve"> </w:t>
      </w:r>
      <w:proofErr w:type="spellStart"/>
      <w:r w:rsidR="00D34328" w:rsidRPr="009B75DF">
        <w:t>Initial</w:t>
      </w:r>
      <w:proofErr w:type="spellEnd"/>
      <w:r w:rsidR="00D34328" w:rsidRPr="009B75DF">
        <w:t xml:space="preserve"> Plan”)</w:t>
      </w:r>
      <w:r w:rsidR="00905E3A">
        <w:t xml:space="preserve">. Esta actividad corresponde con las acciones indicadas en la Sección </w:t>
      </w:r>
      <w:r w:rsidR="00905E3A">
        <w:fldChar w:fldCharType="begin"/>
      </w:r>
      <w:r w:rsidR="00905E3A">
        <w:instrText xml:space="preserve"> REF _Ref298954399 \r \h </w:instrText>
      </w:r>
      <w:r w:rsidR="00905E3A">
        <w:fldChar w:fldCharType="separate"/>
      </w:r>
      <w:r w:rsidR="0071153F">
        <w:t>5.1.3</w:t>
      </w:r>
      <w:r w:rsidR="00905E3A">
        <w:fldChar w:fldCharType="end"/>
      </w:r>
      <w:r w:rsidR="00905E3A">
        <w:t xml:space="preserve">. </w:t>
      </w:r>
      <w:r w:rsidR="003F1EB8" w:rsidRPr="009B75DF">
        <w:t xml:space="preserve">A continuación </w:t>
      </w:r>
      <w:r w:rsidR="00C73A01" w:rsidRPr="009B75DF">
        <w:t>e</w:t>
      </w:r>
      <w:r w:rsidR="003F1EB8" w:rsidRPr="009B75DF">
        <w:t>l piloto</w:t>
      </w:r>
      <w:r w:rsidR="00C73A01" w:rsidRPr="009B75DF">
        <w:t xml:space="preserve"> </w:t>
      </w:r>
      <w:r w:rsidR="003F1EB8" w:rsidRPr="009B75DF">
        <w:t xml:space="preserve">arranca el avión a la hora que </w:t>
      </w:r>
      <w:r w:rsidR="00B02D38" w:rsidRPr="009B75DF">
        <w:t xml:space="preserve">el </w:t>
      </w:r>
      <w:r w:rsidR="003F1EB8" w:rsidRPr="009B75DF">
        <w:t>plan de vuelo indi</w:t>
      </w:r>
      <w:r w:rsidR="00905E3A">
        <w:t xml:space="preserve">ca </w:t>
      </w:r>
      <w:r w:rsidR="003F1EB8" w:rsidRPr="009B75DF">
        <w:t>que debe partir</w:t>
      </w:r>
      <w:r w:rsidR="00D34328" w:rsidRPr="009B75DF">
        <w:t xml:space="preserve"> (“</w:t>
      </w:r>
      <w:proofErr w:type="spellStart"/>
      <w:r w:rsidR="00D34328" w:rsidRPr="009B75DF">
        <w:t>Start</w:t>
      </w:r>
      <w:proofErr w:type="spellEnd"/>
      <w:r w:rsidR="00D34328" w:rsidRPr="009B75DF">
        <w:t xml:space="preserve"> </w:t>
      </w:r>
      <w:proofErr w:type="spellStart"/>
      <w:r w:rsidR="00D34328" w:rsidRPr="009B75DF">
        <w:t>Plane</w:t>
      </w:r>
      <w:proofErr w:type="spellEnd"/>
      <w:r w:rsidR="00D34328" w:rsidRPr="009B75DF">
        <w:t>”)</w:t>
      </w:r>
      <w:r w:rsidR="003F1EB8" w:rsidRPr="009B75DF">
        <w:t>. Una vez arrancado el avión</w:t>
      </w:r>
      <w:r w:rsidR="00E91DF4">
        <w:t>,</w:t>
      </w:r>
      <w:r w:rsidR="003F1EB8" w:rsidRPr="009B75DF">
        <w:t xml:space="preserve"> se entra en un proceso iterativo hasta que se lleg</w:t>
      </w:r>
      <w:r w:rsidR="00905E3A">
        <w:t>a</w:t>
      </w:r>
      <w:r w:rsidR="003F1EB8" w:rsidRPr="009B75DF">
        <w:t xml:space="preserve"> al destino. Dicho proceso empieza obten</w:t>
      </w:r>
      <w:r w:rsidR="00905E3A">
        <w:t>iendo</w:t>
      </w:r>
      <w:r w:rsidR="003F1EB8" w:rsidRPr="009B75DF">
        <w:t xml:space="preserve"> el siguiente tramo a partir del plan de vuelo</w:t>
      </w:r>
      <w:r w:rsidR="00763427" w:rsidRPr="009B75DF">
        <w:t xml:space="preserve"> (“Flight Plan </w:t>
      </w:r>
      <w:proofErr w:type="spellStart"/>
      <w:r w:rsidR="00763427" w:rsidRPr="009B75DF">
        <w:t>Monitoring</w:t>
      </w:r>
      <w:proofErr w:type="spellEnd"/>
      <w:r w:rsidR="00763427" w:rsidRPr="009B75DF">
        <w:t>”)</w:t>
      </w:r>
      <w:r w:rsidR="003F1EB8" w:rsidRPr="009B75DF">
        <w:t xml:space="preserve">. </w:t>
      </w:r>
      <w:r w:rsidR="00905E3A">
        <w:t>Después</w:t>
      </w:r>
      <w:r w:rsidR="00AE53E6" w:rsidRPr="009B75DF">
        <w:t xml:space="preserve"> </w:t>
      </w:r>
      <w:r w:rsidR="00611FA4" w:rsidRPr="009B75DF">
        <w:t xml:space="preserve">se </w:t>
      </w:r>
      <w:r w:rsidR="003F1EB8" w:rsidRPr="009B75DF">
        <w:t xml:space="preserve">actualiza la posición del avión </w:t>
      </w:r>
      <w:r w:rsidR="00302E18" w:rsidRPr="009B75DF">
        <w:t>(“</w:t>
      </w:r>
      <w:proofErr w:type="spellStart"/>
      <w:r w:rsidR="00302E18" w:rsidRPr="009B75DF">
        <w:t>Update</w:t>
      </w:r>
      <w:proofErr w:type="spellEnd"/>
      <w:r w:rsidR="00302E18" w:rsidRPr="009B75DF">
        <w:t xml:space="preserve"> </w:t>
      </w:r>
      <w:proofErr w:type="spellStart"/>
      <w:r w:rsidR="00302E18" w:rsidRPr="009B75DF">
        <w:t>Plane</w:t>
      </w:r>
      <w:proofErr w:type="spellEnd"/>
      <w:r w:rsidR="00302E18" w:rsidRPr="009B75DF">
        <w:t xml:space="preserve"> Status”) </w:t>
      </w:r>
      <w:r w:rsidR="00611FA4" w:rsidRPr="009B75DF">
        <w:t xml:space="preserve">y </w:t>
      </w:r>
      <w:r w:rsidR="00905E3A">
        <w:t xml:space="preserve">se </w:t>
      </w:r>
      <w:r w:rsidR="002D1A53" w:rsidRPr="009B75DF">
        <w:t>consulta</w:t>
      </w:r>
      <w:r w:rsidR="003F1EB8" w:rsidRPr="009B75DF">
        <w:t xml:space="preserve"> si el tramo se ha completado</w:t>
      </w:r>
      <w:r w:rsidR="00302E18" w:rsidRPr="009B75DF">
        <w:t xml:space="preserve"> (“</w:t>
      </w:r>
      <w:proofErr w:type="spellStart"/>
      <w:r w:rsidR="00302E18" w:rsidRPr="009B75DF">
        <w:t>Check</w:t>
      </w:r>
      <w:proofErr w:type="spellEnd"/>
      <w:r w:rsidR="00302E18" w:rsidRPr="009B75DF">
        <w:t xml:space="preserve"> </w:t>
      </w:r>
      <w:proofErr w:type="spellStart"/>
      <w:r w:rsidR="00302E18" w:rsidRPr="009B75DF">
        <w:t>Leg</w:t>
      </w:r>
      <w:proofErr w:type="spellEnd"/>
      <w:r w:rsidR="00302E18" w:rsidRPr="009B75DF">
        <w:t xml:space="preserve"> </w:t>
      </w:r>
      <w:proofErr w:type="spellStart"/>
      <w:r w:rsidR="00302E18" w:rsidRPr="009B75DF">
        <w:t>Completed</w:t>
      </w:r>
      <w:proofErr w:type="spellEnd"/>
      <w:r w:rsidR="00302E18" w:rsidRPr="009B75DF">
        <w:t>”)</w:t>
      </w:r>
      <w:r w:rsidR="003F1EB8" w:rsidRPr="009B75DF">
        <w:t>.</w:t>
      </w:r>
    </w:p>
    <w:p w14:paraId="7409CE3F" w14:textId="6269EAC8" w:rsidR="00F832C3" w:rsidRPr="009B75DF" w:rsidRDefault="00905E3A" w:rsidP="0041174D">
      <w:pPr>
        <w:spacing w:before="240" w:after="120"/>
        <w:ind w:firstLine="284"/>
        <w:jc w:val="both"/>
      </w:pPr>
      <w:r>
        <w:t>Cuando</w:t>
      </w:r>
      <w:r w:rsidR="003F1EB8" w:rsidRPr="009B75DF">
        <w:t xml:space="preserve"> el tramo se</w:t>
      </w:r>
      <w:r w:rsidR="00302E18" w:rsidRPr="009B75DF">
        <w:t xml:space="preserve"> ha co</w:t>
      </w:r>
      <w:r w:rsidR="003F1EB8" w:rsidRPr="009B75DF">
        <w:t>mpletado</w:t>
      </w:r>
      <w:r>
        <w:t xml:space="preserve"> hay tres situaciones posibles</w:t>
      </w:r>
      <w:r w:rsidR="000227E4" w:rsidRPr="009B75DF">
        <w:t>:</w:t>
      </w:r>
    </w:p>
    <w:p w14:paraId="373A39E7" w14:textId="67289FBB" w:rsidR="00F832C3" w:rsidRPr="009B75DF" w:rsidRDefault="00F832C3" w:rsidP="00265996">
      <w:pPr>
        <w:pStyle w:val="ListParagraph"/>
        <w:numPr>
          <w:ilvl w:val="0"/>
          <w:numId w:val="41"/>
        </w:numPr>
        <w:spacing w:before="120" w:after="120"/>
        <w:ind w:left="641" w:hanging="357"/>
        <w:jc w:val="both"/>
      </w:pPr>
      <w:r w:rsidRPr="009B75DF">
        <w:t>E</w:t>
      </w:r>
      <w:r w:rsidR="000227E4" w:rsidRPr="009B75DF">
        <w:t>l tramo que se complet</w:t>
      </w:r>
      <w:r w:rsidRPr="009B75DF">
        <w:t>ó es</w:t>
      </w:r>
      <w:r w:rsidR="000227E4" w:rsidRPr="009B75DF">
        <w:t xml:space="preserve"> el último del plan de vuelo</w:t>
      </w:r>
      <w:r w:rsidR="00905E3A">
        <w:t>. Entonces</w:t>
      </w:r>
      <w:r w:rsidRPr="009B75DF">
        <w:t xml:space="preserve"> se satisface el objetivo de plan de vuelo completado</w:t>
      </w:r>
      <w:r w:rsidR="00953585" w:rsidRPr="009B75DF">
        <w:t xml:space="preserve"> y se procede a parar el avión (“Stop </w:t>
      </w:r>
      <w:proofErr w:type="spellStart"/>
      <w:r w:rsidR="00953585" w:rsidRPr="009B75DF">
        <w:t>Plane</w:t>
      </w:r>
      <w:proofErr w:type="spellEnd"/>
      <w:r w:rsidR="00953585" w:rsidRPr="009B75DF">
        <w:t>”)</w:t>
      </w:r>
      <w:r w:rsidRPr="009B75DF">
        <w:t>.</w:t>
      </w:r>
    </w:p>
    <w:p w14:paraId="03FC013D" w14:textId="1C84B31C" w:rsidR="00B875B6" w:rsidRPr="009B75DF" w:rsidRDefault="00B875B6" w:rsidP="00265996">
      <w:pPr>
        <w:pStyle w:val="ListParagraph"/>
        <w:numPr>
          <w:ilvl w:val="0"/>
          <w:numId w:val="41"/>
        </w:numPr>
        <w:spacing w:before="120" w:after="120"/>
        <w:ind w:left="641" w:hanging="357"/>
        <w:jc w:val="both"/>
      </w:pPr>
      <w:r w:rsidRPr="009B75DF">
        <w:t>El tramo se ha completado mientras el piloto se encontraba lidiando con una situación de riesgo.</w:t>
      </w:r>
      <w:r w:rsidR="005A4636" w:rsidRPr="009B75DF">
        <w:t xml:space="preserve"> En este caso se pasará al siguiente tramo</w:t>
      </w:r>
      <w:r w:rsidR="00905E3A">
        <w:t>,</w:t>
      </w:r>
      <w:r w:rsidR="005A4636" w:rsidRPr="009B75DF">
        <w:t xml:space="preserve"> pe</w:t>
      </w:r>
      <w:r w:rsidR="00E903B4" w:rsidRPr="009B75DF">
        <w:t>r</w:t>
      </w:r>
      <w:r w:rsidR="005A4636" w:rsidRPr="009B75DF">
        <w:t>o con las condiciones de vuelo que el controlador estableció para el tramo anterior</w:t>
      </w:r>
      <w:r w:rsidR="00BE0D75" w:rsidRPr="009B75DF">
        <w:t xml:space="preserve"> (“</w:t>
      </w:r>
      <w:proofErr w:type="spellStart"/>
      <w:r w:rsidR="00BE0D75" w:rsidRPr="009B75DF">
        <w:t>GoingNextLegWithConflict</w:t>
      </w:r>
      <w:proofErr w:type="spellEnd"/>
      <w:r w:rsidR="00BE0D75" w:rsidRPr="009B75DF">
        <w:t>”)</w:t>
      </w:r>
      <w:r w:rsidR="005A4636" w:rsidRPr="009B75DF">
        <w:t>.</w:t>
      </w:r>
    </w:p>
    <w:p w14:paraId="4FCC25DD" w14:textId="61916F40" w:rsidR="000040DF" w:rsidRPr="009B75DF" w:rsidRDefault="00F832C3" w:rsidP="00265996">
      <w:pPr>
        <w:pStyle w:val="ListParagraph"/>
        <w:numPr>
          <w:ilvl w:val="0"/>
          <w:numId w:val="41"/>
        </w:numPr>
        <w:spacing w:before="120" w:after="120"/>
        <w:ind w:left="641" w:hanging="357"/>
        <w:jc w:val="both"/>
      </w:pPr>
      <w:r w:rsidRPr="009B75DF">
        <w:t>En caso contrari</w:t>
      </w:r>
      <w:r w:rsidR="00B875B6" w:rsidRPr="009B75DF">
        <w:t>o, es decir</w:t>
      </w:r>
      <w:r w:rsidR="00905E3A">
        <w:t xml:space="preserve"> si</w:t>
      </w:r>
      <w:r w:rsidR="00B875B6" w:rsidRPr="009B75DF">
        <w:t xml:space="preserve"> no hay conflicto</w:t>
      </w:r>
      <w:r w:rsidRPr="009B75DF">
        <w:t>, s</w:t>
      </w:r>
      <w:r w:rsidR="003F1EB8" w:rsidRPr="009B75DF">
        <w:t xml:space="preserve">e intenta </w:t>
      </w:r>
      <w:r w:rsidR="00905E3A">
        <w:t>obtener</w:t>
      </w:r>
      <w:r w:rsidR="003F1EB8" w:rsidRPr="009B75DF">
        <w:t xml:space="preserve"> </w:t>
      </w:r>
      <w:r w:rsidR="00905E3A">
        <w:t>e</w:t>
      </w:r>
      <w:r w:rsidR="003F1EB8" w:rsidRPr="009B75DF">
        <w:t>l siguiente tramo</w:t>
      </w:r>
      <w:r w:rsidR="00905E3A">
        <w:t xml:space="preserve"> y pasar a su ejecución</w:t>
      </w:r>
      <w:r w:rsidRPr="009B75DF">
        <w:t>.</w:t>
      </w:r>
    </w:p>
    <w:p w14:paraId="34210936" w14:textId="39F6BF0E" w:rsidR="004D6716" w:rsidRDefault="006B3364" w:rsidP="00265996">
      <w:pPr>
        <w:spacing w:before="240" w:after="120"/>
        <w:ind w:firstLine="284"/>
        <w:jc w:val="both"/>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r w:rsidR="00E54CFB" w:rsidRPr="009B75DF">
        <w:t xml:space="preserve">, </w:t>
      </w:r>
      <w:r w:rsidR="009B5707" w:rsidRPr="009B75DF">
        <w:t>el piloto</w:t>
      </w:r>
      <w:r w:rsidR="00E54CFB" w:rsidRPr="009B75DF">
        <w:t xml:space="preserve"> crea las decisiones correspondientes para completar </w:t>
      </w:r>
      <w:r w:rsidR="0080393A" w:rsidRPr="009B75DF">
        <w:t xml:space="preserve">con éxito </w:t>
      </w:r>
      <w:r w:rsidR="004E686A">
        <w:t>el</w:t>
      </w:r>
      <w:r w:rsidR="004E686A" w:rsidRPr="009B75DF">
        <w:t xml:space="preserve"> </w:t>
      </w:r>
      <w:r w:rsidR="00E54CFB" w:rsidRPr="009B75DF">
        <w:t>tramo. Dichas decisiones</w:t>
      </w:r>
      <w:r w:rsidRPr="009B75DF">
        <w:t xml:space="preserve"> </w:t>
      </w:r>
      <w:r w:rsidR="00E54CFB" w:rsidRPr="009B75DF">
        <w:t xml:space="preserve">serán descompuestas en una serie de instrucciones que el piloto </w:t>
      </w:r>
      <w:r w:rsidR="00C71ABF" w:rsidRPr="009B75DF">
        <w:t>ejecutará</w:t>
      </w:r>
      <w:r w:rsidR="00905E3A">
        <w:t xml:space="preserve"> </w:t>
      </w:r>
      <w:r w:rsidR="00905E3A" w:rsidRPr="009B75DF">
        <w:t>(“</w:t>
      </w:r>
      <w:proofErr w:type="spellStart"/>
      <w:r w:rsidR="00905E3A" w:rsidRPr="009B75DF">
        <w:t>Make</w:t>
      </w:r>
      <w:proofErr w:type="spellEnd"/>
      <w:r w:rsidR="00905E3A" w:rsidRPr="009B75DF">
        <w:t xml:space="preserve"> and </w:t>
      </w:r>
      <w:proofErr w:type="spellStart"/>
      <w:r w:rsidR="00905E3A" w:rsidRPr="009B75DF">
        <w:t>Descompose</w:t>
      </w:r>
      <w:proofErr w:type="spellEnd"/>
      <w:r w:rsidR="00905E3A" w:rsidRPr="009B75DF">
        <w:t xml:space="preserve"> </w:t>
      </w:r>
      <w:proofErr w:type="spellStart"/>
      <w:r w:rsidR="00905E3A" w:rsidRPr="009B75DF">
        <w:t>Decisions</w:t>
      </w:r>
      <w:proofErr w:type="spellEnd"/>
      <w:r w:rsidR="00905E3A" w:rsidRPr="009B75DF">
        <w:t>”)</w:t>
      </w:r>
      <w:r w:rsidR="000977BC" w:rsidRPr="009B75DF">
        <w:t xml:space="preserve">. </w:t>
      </w:r>
      <w:r w:rsidR="004E686A">
        <w:t>L</w:t>
      </w:r>
      <w:r w:rsidR="000977BC" w:rsidRPr="009B75DF">
        <w:t xml:space="preserve">a ejecución </w:t>
      </w:r>
      <w:r w:rsidR="004E686A">
        <w:t>de las instrucciones se modela como</w:t>
      </w:r>
      <w:r w:rsidR="000977BC" w:rsidRPr="009B75DF">
        <w:t xml:space="preserve"> una interacción con el </w:t>
      </w:r>
      <w:r w:rsidR="004E686A">
        <w:t xml:space="preserve">agente </w:t>
      </w:r>
      <w:r w:rsidR="000977BC" w:rsidRPr="009B75DF">
        <w:t>avión</w:t>
      </w:r>
      <w:r w:rsidR="004E686A">
        <w:t xml:space="preserve">. El </w:t>
      </w:r>
      <w:r w:rsidR="000977BC" w:rsidRPr="009B75DF">
        <w:t>piloto manda</w:t>
      </w:r>
      <w:r w:rsidR="004E686A">
        <w:t xml:space="preserve"> al avión</w:t>
      </w:r>
      <w:r w:rsidR="000977BC" w:rsidRPr="009B75DF">
        <w:t xml:space="preserve"> las maniobras a ejecutar y </w:t>
      </w:r>
      <w:r w:rsidR="00CB09D3" w:rsidRPr="009B75DF">
        <w:t xml:space="preserve">chequea que se hayan </w:t>
      </w:r>
      <w:r w:rsidR="005E50E5">
        <w:t>realizado</w:t>
      </w:r>
      <w:r w:rsidR="005E50E5" w:rsidRPr="009B75DF">
        <w:t xml:space="preserve"> </w:t>
      </w:r>
      <w:r w:rsidR="00CB09D3" w:rsidRPr="009B75DF">
        <w:t xml:space="preserve">con éxito </w:t>
      </w:r>
      <w:r w:rsidR="00E54CFB" w:rsidRPr="009B75DF">
        <w:t>(“</w:t>
      </w:r>
      <w:proofErr w:type="spellStart"/>
      <w:r w:rsidR="00CB09D3" w:rsidRPr="009B75DF">
        <w:t>Interaction</w:t>
      </w:r>
      <w:proofErr w:type="spellEnd"/>
      <w:r w:rsidR="00CB09D3" w:rsidRPr="009B75DF">
        <w:t xml:space="preserve"> </w:t>
      </w:r>
      <w:proofErr w:type="spellStart"/>
      <w:r w:rsidR="00CB09D3" w:rsidRPr="009B75DF">
        <w:t>Pilot-Plane</w:t>
      </w:r>
      <w:proofErr w:type="spellEnd"/>
      <w:r w:rsidR="00CB09D3" w:rsidRPr="009B75DF">
        <w:t>”)</w:t>
      </w:r>
      <w:r w:rsidR="00E54CFB" w:rsidRPr="009B75DF">
        <w:t xml:space="preserve">. </w:t>
      </w:r>
      <w:r w:rsidR="00CB09D3" w:rsidRPr="009B75DF">
        <w:t>Seguidamente se procede</w:t>
      </w:r>
      <w:r w:rsidR="005E50E5">
        <w:t xml:space="preserve"> otra vez</w:t>
      </w:r>
      <w:r w:rsidR="00CB09D3" w:rsidRPr="009B75DF">
        <w:t xml:space="preserve"> </w:t>
      </w:r>
      <w:r w:rsidR="00E9075B" w:rsidRPr="009B75DF">
        <w:t>a la actualización de</w:t>
      </w:r>
      <w:r w:rsidR="00E54CFB" w:rsidRPr="009B75DF">
        <w:t xml:space="preserve"> la posición de </w:t>
      </w:r>
      <w:r w:rsidR="00CB09D3" w:rsidRPr="009B75DF">
        <w:t>la aeronave</w:t>
      </w:r>
      <w:r w:rsidR="00E54CFB" w:rsidRPr="009B75DF">
        <w:t xml:space="preserve">. Hay que </w:t>
      </w:r>
      <w:r w:rsidR="005E50E5">
        <w:t>señalar que</w:t>
      </w:r>
      <w:r w:rsidR="00E54CFB" w:rsidRPr="009B75DF">
        <w:t xml:space="preserve"> la actualización de la posición del avión no es dependiente de la ejecución de las instrucciones</w:t>
      </w:r>
      <w:r w:rsidR="005E50E5">
        <w:t xml:space="preserve">. </w:t>
      </w:r>
      <w:r w:rsidR="00E54CFB" w:rsidRPr="009B75DF">
        <w:t xml:space="preserve">Es decir, </w:t>
      </w:r>
      <w:r w:rsidR="005E50E5">
        <w:t>l</w:t>
      </w:r>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r w:rsidR="005E50E5">
        <w:t xml:space="preserve"> En este caso, las limitaciones del lenguaje de modelado para este tipo de diagramas no permiten indicar claramente esto</w:t>
      </w:r>
      <w:r w:rsidR="005E50E5" w:rsidRPr="009B75DF">
        <w:t>.</w:t>
      </w:r>
    </w:p>
    <w:p w14:paraId="479EDD41" w14:textId="6A29D7C7" w:rsidR="00FD25D2" w:rsidRDefault="004D6716" w:rsidP="00B869D0">
      <w:pPr>
        <w:spacing w:before="240" w:after="120"/>
        <w:ind w:firstLine="284"/>
        <w:jc w:val="both"/>
      </w:pPr>
      <w:r>
        <w:t>Las siguientes secciones detallan</w:t>
      </w:r>
      <w:r w:rsidRPr="009B75DF">
        <w:t xml:space="preserve"> algunas de las tareas mostradas </w:t>
      </w:r>
      <w:r>
        <w:t>aquí</w:t>
      </w:r>
      <w:r w:rsidRPr="009B75DF">
        <w:t>.</w:t>
      </w:r>
      <w:r>
        <w:t xml:space="preserve"> </w:t>
      </w:r>
      <w:r w:rsidR="00626A3B">
        <w:t xml:space="preserve">Así en la </w:t>
      </w:r>
      <w:r w:rsidR="009D67A5">
        <w:t xml:space="preserve">Sección </w:t>
      </w:r>
      <w:r w:rsidR="00626A3B">
        <w:fldChar w:fldCharType="begin"/>
      </w:r>
      <w:r w:rsidR="00626A3B">
        <w:instrText xml:space="preserve"> REF _Ref299883327 \r \h </w:instrText>
      </w:r>
      <w:r w:rsidR="00626A3B">
        <w:fldChar w:fldCharType="separate"/>
      </w:r>
      <w:r w:rsidR="0071153F">
        <w:t>5.1.4.1</w:t>
      </w:r>
      <w:r w:rsidR="00626A3B">
        <w:fldChar w:fldCharType="end"/>
      </w:r>
      <w:r w:rsidR="00626A3B">
        <w:t xml:space="preserve"> se habla del </w:t>
      </w:r>
      <w:r w:rsidR="00383FFF" w:rsidRPr="00B869D0">
        <w:rPr>
          <w:i/>
        </w:rPr>
        <w:fldChar w:fldCharType="begin"/>
      </w:r>
      <w:r w:rsidR="00383FFF" w:rsidRPr="00B869D0">
        <w:rPr>
          <w:i/>
        </w:rPr>
        <w:instrText xml:space="preserve"> REF _Ref299883324 \h </w:instrText>
      </w:r>
      <w:r w:rsidR="00626A3B" w:rsidRPr="00680A6E">
        <w:rPr>
          <w:i/>
        </w:rPr>
        <w:instrText xml:space="preserve"> \* MERGEFORMAT </w:instrText>
      </w:r>
      <w:r w:rsidR="00383FFF" w:rsidRPr="00B869D0">
        <w:rPr>
          <w:i/>
        </w:rPr>
      </w:r>
      <w:r w:rsidR="00383FFF" w:rsidRPr="00B869D0">
        <w:rPr>
          <w:i/>
        </w:rPr>
        <w:fldChar w:fldCharType="separate"/>
      </w:r>
      <w:ins w:id="1470" w:author="Orion" w:date="2011-09-21T08:27:00Z">
        <w:r w:rsidR="0071153F" w:rsidRPr="0071153F">
          <w:rPr>
            <w:i/>
            <w:rPrChange w:id="1471" w:author="Orion" w:date="2011-09-21T08:27:00Z">
              <w:rPr>
                <w:sz w:val="28"/>
                <w:szCs w:val="52"/>
              </w:rPr>
            </w:rPrChange>
          </w:rPr>
          <w:t>Arranque del avión</w:t>
        </w:r>
      </w:ins>
      <w:del w:id="1472" w:author="Orion" w:date="2011-09-21T08:22:00Z">
        <w:r w:rsidR="00E4134F" w:rsidRPr="00324541" w:rsidDel="0071153F">
          <w:rPr>
            <w:i/>
          </w:rPr>
          <w:delText>Arranque del avión</w:delText>
        </w:r>
      </w:del>
      <w:r w:rsidR="00383FFF" w:rsidRPr="00B869D0">
        <w:rPr>
          <w:i/>
        </w:rPr>
        <w:fldChar w:fldCharType="end"/>
      </w:r>
      <w:r w:rsidR="00626A3B">
        <w:t>,</w:t>
      </w:r>
      <w:r w:rsidR="00383FFF">
        <w:t xml:space="preserve"> </w:t>
      </w:r>
      <w:r w:rsidR="00626A3B">
        <w:t xml:space="preserve">la </w:t>
      </w:r>
      <w:r w:rsidR="009D67A5">
        <w:t>S</w:t>
      </w:r>
      <w:r w:rsidR="00626A3B">
        <w:t xml:space="preserve">ección </w:t>
      </w:r>
      <w:r w:rsidR="00383FFF">
        <w:fldChar w:fldCharType="begin"/>
      </w:r>
      <w:r w:rsidR="00383FFF">
        <w:instrText xml:space="preserve"> REF _Ref299883336 \r \h </w:instrText>
      </w:r>
      <w:r w:rsidR="00383FFF">
        <w:fldChar w:fldCharType="separate"/>
      </w:r>
      <w:r w:rsidR="0071153F">
        <w:t>5.1.4.2</w:t>
      </w:r>
      <w:r w:rsidR="00383FFF">
        <w:fldChar w:fldCharType="end"/>
      </w:r>
      <w:r w:rsidR="00626A3B">
        <w:t xml:space="preserve"> trata de la </w:t>
      </w:r>
      <w:r w:rsidR="00626A3B" w:rsidRPr="00B869D0">
        <w:rPr>
          <w:i/>
        </w:rPr>
        <w:fldChar w:fldCharType="begin"/>
      </w:r>
      <w:r w:rsidR="00626A3B" w:rsidRPr="00B869D0">
        <w:rPr>
          <w:i/>
        </w:rPr>
        <w:instrText xml:space="preserve"> REF _Ref299883333 \h </w:instrText>
      </w:r>
      <w:r w:rsidR="00626A3B" w:rsidRPr="00680A6E">
        <w:rPr>
          <w:i/>
        </w:rPr>
        <w:instrText xml:space="preserve"> \* MERGEFORMAT </w:instrText>
      </w:r>
      <w:r w:rsidR="00626A3B" w:rsidRPr="00B869D0">
        <w:rPr>
          <w:i/>
        </w:rPr>
      </w:r>
      <w:r w:rsidR="00626A3B" w:rsidRPr="00B869D0">
        <w:rPr>
          <w:i/>
        </w:rPr>
        <w:fldChar w:fldCharType="separate"/>
      </w:r>
      <w:ins w:id="1473" w:author="Orion" w:date="2011-09-21T08:27:00Z">
        <w:r w:rsidR="0071153F" w:rsidRPr="0071153F">
          <w:rPr>
            <w:i/>
            <w:rPrChange w:id="1474" w:author="Orion" w:date="2011-09-21T08:27:00Z">
              <w:rPr>
                <w:sz w:val="28"/>
                <w:szCs w:val="52"/>
              </w:rPr>
            </w:rPrChange>
          </w:rPr>
          <w:t>Descomposición del plan de vuelo</w:t>
        </w:r>
      </w:ins>
      <w:del w:id="1475" w:author="Orion" w:date="2011-09-21T08:22:00Z">
        <w:r w:rsidR="00E4134F" w:rsidRPr="00324541" w:rsidDel="0071153F">
          <w:rPr>
            <w:i/>
          </w:rPr>
          <w:delText>Descomposición del plan de vuelo</w:delText>
        </w:r>
      </w:del>
      <w:r w:rsidR="00626A3B" w:rsidRPr="00B869D0">
        <w:rPr>
          <w:i/>
        </w:rPr>
        <w:fldChar w:fldCharType="end"/>
      </w:r>
      <w:r w:rsidR="00383FFF">
        <w:t>,</w:t>
      </w:r>
      <w:r w:rsidR="00626A3B">
        <w:t xml:space="preserve"> la </w:t>
      </w:r>
      <w:r w:rsidR="009D67A5">
        <w:t xml:space="preserve">Sección </w:t>
      </w:r>
      <w:r w:rsidR="00626A3B">
        <w:fldChar w:fldCharType="begin"/>
      </w:r>
      <w:r w:rsidR="00626A3B">
        <w:instrText xml:space="preserve"> REF _Ref299019186 \r \h </w:instrText>
      </w:r>
      <w:r w:rsidR="00626A3B">
        <w:fldChar w:fldCharType="separate"/>
      </w:r>
      <w:r w:rsidR="0071153F">
        <w:t>5.1.4.3</w:t>
      </w:r>
      <w:r w:rsidR="00626A3B">
        <w:fldChar w:fldCharType="end"/>
      </w:r>
      <w:r w:rsidR="00383FFF">
        <w:t xml:space="preserve"> </w:t>
      </w:r>
      <w:r w:rsidR="00626A3B">
        <w:t xml:space="preserve">versa sobre la </w:t>
      </w:r>
      <w:r w:rsidR="00383FFF" w:rsidRPr="00B869D0">
        <w:rPr>
          <w:i/>
        </w:rPr>
        <w:fldChar w:fldCharType="begin"/>
      </w:r>
      <w:r w:rsidR="00383FFF" w:rsidRPr="00B869D0">
        <w:rPr>
          <w:i/>
        </w:rPr>
        <w:instrText xml:space="preserve"> REF _Ref299019186 \h </w:instrText>
      </w:r>
      <w:r w:rsidR="00626A3B" w:rsidRPr="00680A6E">
        <w:rPr>
          <w:i/>
        </w:rPr>
        <w:instrText xml:space="preserve"> \* MERGEFORMAT </w:instrText>
      </w:r>
      <w:r w:rsidR="00383FFF" w:rsidRPr="00B869D0">
        <w:rPr>
          <w:i/>
        </w:rPr>
      </w:r>
      <w:r w:rsidR="00383FFF" w:rsidRPr="00B869D0">
        <w:rPr>
          <w:i/>
        </w:rPr>
        <w:fldChar w:fldCharType="separate"/>
      </w:r>
      <w:ins w:id="1476" w:author="Orion" w:date="2011-09-21T08:27:00Z">
        <w:r w:rsidR="0071153F" w:rsidRPr="0071153F">
          <w:rPr>
            <w:i/>
            <w:rPrChange w:id="1477" w:author="Orion" w:date="2011-09-21T08:27:00Z">
              <w:rPr>
                <w:sz w:val="28"/>
                <w:szCs w:val="52"/>
              </w:rPr>
            </w:rPrChange>
          </w:rPr>
          <w:t>Toma de decisiones en un tramo</w:t>
        </w:r>
      </w:ins>
      <w:del w:id="1478" w:author="Orion" w:date="2011-09-21T08:22:00Z">
        <w:r w:rsidR="00E4134F" w:rsidRPr="00324541" w:rsidDel="0071153F">
          <w:rPr>
            <w:i/>
          </w:rPr>
          <w:delText>Toma de decisiones en un tramo</w:delText>
        </w:r>
      </w:del>
      <w:r w:rsidR="00383FFF" w:rsidRPr="00B869D0">
        <w:rPr>
          <w:i/>
        </w:rPr>
        <w:fldChar w:fldCharType="end"/>
      </w:r>
      <w:r w:rsidR="00383FFF">
        <w:t>,</w:t>
      </w:r>
      <w:r w:rsidR="00626A3B">
        <w:t xml:space="preserve"> la </w:t>
      </w:r>
      <w:r w:rsidR="009D67A5">
        <w:t xml:space="preserve">Sección </w:t>
      </w:r>
      <w:r w:rsidR="00626A3B">
        <w:fldChar w:fldCharType="begin"/>
      </w:r>
      <w:r w:rsidR="00626A3B">
        <w:instrText xml:space="preserve"> REF _Ref299883361 \r \h </w:instrText>
      </w:r>
      <w:r w:rsidR="00626A3B">
        <w:fldChar w:fldCharType="separate"/>
      </w:r>
      <w:r w:rsidR="0071153F">
        <w:t>5.1.4.4</w:t>
      </w:r>
      <w:r w:rsidR="00626A3B">
        <w:fldChar w:fldCharType="end"/>
      </w:r>
      <w:r w:rsidR="00626A3B">
        <w:t xml:space="preserve"> atiende la</w:t>
      </w:r>
      <w:r w:rsidR="00383FFF">
        <w:t xml:space="preserve"> </w:t>
      </w:r>
      <w:r w:rsidR="00383FFF" w:rsidRPr="00B869D0">
        <w:rPr>
          <w:i/>
        </w:rPr>
        <w:fldChar w:fldCharType="begin"/>
      </w:r>
      <w:r w:rsidR="00383FFF" w:rsidRPr="00B869D0">
        <w:rPr>
          <w:i/>
        </w:rPr>
        <w:instrText xml:space="preserve"> REF _Ref299883359 \h </w:instrText>
      </w:r>
      <w:r w:rsidR="00626A3B" w:rsidRPr="00680A6E">
        <w:rPr>
          <w:i/>
        </w:rPr>
        <w:instrText xml:space="preserve"> \* MERGEFORMAT </w:instrText>
      </w:r>
      <w:r w:rsidR="00383FFF" w:rsidRPr="00B869D0">
        <w:rPr>
          <w:i/>
        </w:rPr>
      </w:r>
      <w:r w:rsidR="00383FFF" w:rsidRPr="00B869D0">
        <w:rPr>
          <w:i/>
        </w:rPr>
        <w:fldChar w:fldCharType="separate"/>
      </w:r>
      <w:ins w:id="1479" w:author="Orion" w:date="2011-09-21T08:27:00Z">
        <w:r w:rsidR="0071153F" w:rsidRPr="0071153F">
          <w:rPr>
            <w:i/>
            <w:rPrChange w:id="1480" w:author="Orion" w:date="2011-09-21T08:27:00Z">
              <w:rPr>
                <w:sz w:val="28"/>
                <w:szCs w:val="52"/>
              </w:rPr>
            </w:rPrChange>
          </w:rPr>
          <w:t>Ejecución de maniobras</w:t>
        </w:r>
      </w:ins>
      <w:del w:id="1481" w:author="Orion" w:date="2011-09-21T08:22:00Z">
        <w:r w:rsidR="00E4134F" w:rsidRPr="00324541" w:rsidDel="0071153F">
          <w:rPr>
            <w:i/>
          </w:rPr>
          <w:delText>Ejecución de maniobras</w:delText>
        </w:r>
      </w:del>
      <w:r w:rsidR="00383FFF" w:rsidRPr="00B869D0">
        <w:rPr>
          <w:i/>
        </w:rPr>
        <w:fldChar w:fldCharType="end"/>
      </w:r>
      <w:r w:rsidR="00383FFF">
        <w:t xml:space="preserve">, </w:t>
      </w:r>
      <w:r w:rsidR="00626A3B">
        <w:t xml:space="preserve">y finalmente la </w:t>
      </w:r>
      <w:r w:rsidR="009D67A5">
        <w:t xml:space="preserve">Sección </w:t>
      </w:r>
      <w:r w:rsidR="00626A3B">
        <w:fldChar w:fldCharType="begin"/>
      </w:r>
      <w:r w:rsidR="00626A3B">
        <w:instrText xml:space="preserve"> REF _Ref299019168 \r \h </w:instrText>
      </w:r>
      <w:r w:rsidR="00626A3B">
        <w:fldChar w:fldCharType="separate"/>
      </w:r>
      <w:r w:rsidR="0071153F">
        <w:t>5.1.4.5</w:t>
      </w:r>
      <w:r w:rsidR="00626A3B">
        <w:fldChar w:fldCharType="end"/>
      </w:r>
      <w:r w:rsidR="00626A3B">
        <w:t xml:space="preserve"> se ocupa de las </w:t>
      </w:r>
      <w:r w:rsidR="00383FFF" w:rsidRPr="00B869D0">
        <w:rPr>
          <w:i/>
        </w:rPr>
        <w:fldChar w:fldCharType="begin"/>
      </w:r>
      <w:r w:rsidR="00383FFF" w:rsidRPr="00B869D0">
        <w:rPr>
          <w:i/>
        </w:rPr>
        <w:instrText xml:space="preserve"> REF _Ref299019168 \h </w:instrText>
      </w:r>
      <w:r w:rsidR="00626A3B" w:rsidRPr="00680A6E">
        <w:rPr>
          <w:i/>
        </w:rPr>
        <w:instrText xml:space="preserve"> \* MERGEFORMAT </w:instrText>
      </w:r>
      <w:r w:rsidR="00383FFF" w:rsidRPr="00B869D0">
        <w:rPr>
          <w:i/>
        </w:rPr>
      </w:r>
      <w:r w:rsidR="00383FFF" w:rsidRPr="00B869D0">
        <w:rPr>
          <w:i/>
        </w:rPr>
        <w:fldChar w:fldCharType="separate"/>
      </w:r>
      <w:ins w:id="1482" w:author="Orion" w:date="2011-09-21T08:27:00Z">
        <w:r w:rsidR="0071153F" w:rsidRPr="0071153F">
          <w:rPr>
            <w:i/>
            <w:rPrChange w:id="1483" w:author="Orion" w:date="2011-09-21T08:27:00Z">
              <w:rPr>
                <w:sz w:val="28"/>
                <w:szCs w:val="52"/>
              </w:rPr>
            </w:rPrChange>
          </w:rPr>
          <w:t>Comprobaciones tras la maniobra</w:t>
        </w:r>
      </w:ins>
      <w:del w:id="1484" w:author="Orion" w:date="2011-09-21T08:22:00Z">
        <w:r w:rsidR="00E4134F" w:rsidRPr="00324541" w:rsidDel="0071153F">
          <w:rPr>
            <w:i/>
          </w:rPr>
          <w:delText>Comprobaciones tras la maniobra</w:delText>
        </w:r>
      </w:del>
      <w:r w:rsidR="00383FFF" w:rsidRPr="00B869D0">
        <w:rPr>
          <w:i/>
        </w:rPr>
        <w:fldChar w:fldCharType="end"/>
      </w:r>
      <w:r w:rsidR="00383FFF">
        <w:t>.</w:t>
      </w:r>
    </w:p>
    <w:p w14:paraId="52129B80" w14:textId="2EE457DD" w:rsidR="001F6D33" w:rsidRPr="00810AEF" w:rsidRDefault="001F6D33" w:rsidP="00B869D0">
      <w:pPr>
        <w:spacing w:before="240" w:after="120"/>
        <w:ind w:firstLine="284"/>
        <w:jc w:val="both"/>
      </w:pPr>
      <w:r w:rsidRPr="001F2D9D">
        <w:rPr>
          <w:rFonts w:cs="Times New Roman"/>
          <w:noProof/>
          <w:lang w:eastAsia="es-ES" w:bidi="ar-SA"/>
        </w:rPr>
        <w:lastRenderedPageBreak/>
        <w:drawing>
          <wp:inline distT="0" distB="0" distL="0" distR="0" wp14:anchorId="090B9560" wp14:editId="1C6E406B">
            <wp:extent cx="5730875" cy="5805170"/>
            <wp:effectExtent l="0" t="0" r="3175" b="5080"/>
            <wp:docPr id="63"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p>
    <w:p w14:paraId="349AD8BC" w14:textId="07721614" w:rsidR="001244FA" w:rsidRPr="00324541" w:rsidRDefault="004B01EE" w:rsidP="003679EB">
      <w:pPr>
        <w:jc w:val="both"/>
        <w:rPr>
          <w:i/>
          <w:iCs/>
        </w:rPr>
      </w:pPr>
      <w:bookmarkStart w:id="1485" w:name="_Ref294474865"/>
      <w:bookmarkStart w:id="1486" w:name="_Toc295124201"/>
      <w:bookmarkStart w:id="1487" w:name="_Toc299483437"/>
      <w:bookmarkStart w:id="1488" w:name="_Toc300051063"/>
      <w:bookmarkStart w:id="1489" w:name="_Toc300051436"/>
      <w:bookmarkStart w:id="1490" w:name="_Toc300051739"/>
      <w:bookmarkStart w:id="1491" w:name="_Toc300052349"/>
      <w:bookmarkStart w:id="1492" w:name="_Toc300052960"/>
      <w:bookmarkStart w:id="1493" w:name="_Toc300057798"/>
      <w:bookmarkStart w:id="1494" w:name="_Toc302653714"/>
      <w:r w:rsidRPr="00324541">
        <w:rPr>
          <w:i/>
          <w:iCs/>
        </w:rPr>
        <w:t xml:space="preserve">Figura </w:t>
      </w:r>
      <w:r w:rsidR="009D0586" w:rsidRPr="00324541">
        <w:rPr>
          <w:i/>
          <w:iCs/>
        </w:rPr>
        <w:fldChar w:fldCharType="begin"/>
      </w:r>
      <w:r w:rsidR="009D0586" w:rsidRPr="00324541">
        <w:rPr>
          <w:i/>
          <w:iCs/>
        </w:rPr>
        <w:instrText xml:space="preserve"> SEQ Figura \* ARABIC </w:instrText>
      </w:r>
      <w:r w:rsidR="009D0586" w:rsidRPr="00324541">
        <w:rPr>
          <w:i/>
          <w:iCs/>
        </w:rPr>
        <w:fldChar w:fldCharType="separate"/>
      </w:r>
      <w:r w:rsidR="0071153F">
        <w:rPr>
          <w:i/>
          <w:iCs/>
          <w:noProof/>
        </w:rPr>
        <w:t>8</w:t>
      </w:r>
      <w:r w:rsidR="009D0586" w:rsidRPr="00324541">
        <w:rPr>
          <w:i/>
          <w:iCs/>
        </w:rPr>
        <w:fldChar w:fldCharType="end"/>
      </w:r>
      <w:bookmarkEnd w:id="1485"/>
      <w:r w:rsidRPr="00324541">
        <w:rPr>
          <w:i/>
          <w:iCs/>
        </w:rPr>
        <w:t xml:space="preserve">: Diagrama de </w:t>
      </w:r>
      <w:r w:rsidR="009E42B3" w:rsidRPr="00324541">
        <w:rPr>
          <w:i/>
          <w:iCs/>
        </w:rPr>
        <w:t>Actividad</w:t>
      </w:r>
      <w:r w:rsidR="004D6716" w:rsidRPr="00324541">
        <w:rPr>
          <w:i/>
          <w:iCs/>
        </w:rPr>
        <w:t>es</w:t>
      </w:r>
      <w:r w:rsidRPr="00324541">
        <w:rPr>
          <w:i/>
          <w:iCs/>
        </w:rPr>
        <w:t xml:space="preserve"> General</w:t>
      </w:r>
      <w:bookmarkEnd w:id="1486"/>
      <w:r w:rsidR="004D6716" w:rsidRPr="00324541">
        <w:rPr>
          <w:i/>
          <w:iCs/>
        </w:rPr>
        <w:t>.</w:t>
      </w:r>
      <w:bookmarkEnd w:id="1487"/>
      <w:bookmarkEnd w:id="1488"/>
      <w:bookmarkEnd w:id="1489"/>
      <w:bookmarkEnd w:id="1490"/>
      <w:bookmarkEnd w:id="1491"/>
      <w:bookmarkEnd w:id="1492"/>
      <w:bookmarkEnd w:id="1493"/>
      <w:bookmarkEnd w:id="1494"/>
    </w:p>
    <w:p w14:paraId="290300CA" w14:textId="18EE554A" w:rsidR="004D6716" w:rsidRPr="00242BC0" w:rsidRDefault="004D6716" w:rsidP="00E37F61">
      <w:pPr>
        <w:pStyle w:val="Heading1"/>
        <w:numPr>
          <w:ilvl w:val="3"/>
          <w:numId w:val="40"/>
        </w:numPr>
        <w:rPr>
          <w:b w:val="0"/>
          <w:sz w:val="28"/>
          <w:szCs w:val="52"/>
        </w:rPr>
      </w:pPr>
      <w:bookmarkStart w:id="1495" w:name="_Ref299880855"/>
      <w:bookmarkStart w:id="1496" w:name="_Ref299881300"/>
      <w:bookmarkStart w:id="1497" w:name="_Ref299881320"/>
      <w:bookmarkStart w:id="1498" w:name="_Ref299881325"/>
      <w:bookmarkStart w:id="1499" w:name="_Ref299881328"/>
      <w:bookmarkStart w:id="1500" w:name="_Ref299881332"/>
      <w:bookmarkStart w:id="1501" w:name="_Ref299883299"/>
      <w:bookmarkStart w:id="1502" w:name="_Ref299883302"/>
      <w:bookmarkStart w:id="1503" w:name="_Ref299883308"/>
      <w:bookmarkStart w:id="1504" w:name="_Ref299883324"/>
      <w:bookmarkStart w:id="1505" w:name="_Ref299883327"/>
      <w:bookmarkStart w:id="1506" w:name="_Toc302654546"/>
      <w:r w:rsidRPr="00242BC0">
        <w:rPr>
          <w:b w:val="0"/>
          <w:sz w:val="28"/>
          <w:szCs w:val="52"/>
        </w:rPr>
        <w:t>Arranque del avión</w:t>
      </w:r>
      <w:bookmarkEnd w:id="1495"/>
      <w:bookmarkEnd w:id="1496"/>
      <w:bookmarkEnd w:id="1497"/>
      <w:bookmarkEnd w:id="1498"/>
      <w:bookmarkEnd w:id="1499"/>
      <w:bookmarkEnd w:id="1500"/>
      <w:bookmarkEnd w:id="1501"/>
      <w:bookmarkEnd w:id="1502"/>
      <w:bookmarkEnd w:id="1503"/>
      <w:bookmarkEnd w:id="1504"/>
      <w:bookmarkEnd w:id="1505"/>
      <w:bookmarkEnd w:id="1506"/>
    </w:p>
    <w:p w14:paraId="18C99668" w14:textId="03C76EFA" w:rsidR="00EB5E9B" w:rsidRPr="009B75DF" w:rsidRDefault="00D77B45" w:rsidP="00242BC0">
      <w:pPr>
        <w:spacing w:after="120"/>
        <w:jc w:val="both"/>
      </w:pPr>
      <w:r>
        <w:t xml:space="preserve">Como se vio en la Sección </w:t>
      </w:r>
      <w:r>
        <w:fldChar w:fldCharType="begin"/>
      </w:r>
      <w:r>
        <w:instrText xml:space="preserve"> REF _Ref298954399 \r \h  \* MERGEFORMAT </w:instrText>
      </w:r>
      <w:r>
        <w:fldChar w:fldCharType="separate"/>
      </w:r>
      <w:r w:rsidR="0071153F">
        <w:t>5.1.3</w:t>
      </w:r>
      <w:r>
        <w:fldChar w:fldCharType="end"/>
      </w:r>
      <w:r>
        <w:t>, cuando e</w:t>
      </w:r>
      <w:r w:rsidR="00D72DAF" w:rsidRPr="009B75DF">
        <w:t>l piloto recibe el plan de vuelo lo encapsula en su estado mental</w:t>
      </w:r>
      <w:r>
        <w:t xml:space="preserve"> y</w:t>
      </w:r>
      <w:r w:rsidR="00D72DAF" w:rsidRPr="009B75DF">
        <w:t xml:space="preserve"> crea un hecho denominado “</w:t>
      </w:r>
      <w:proofErr w:type="spellStart"/>
      <w:r w:rsidR="00D72DAF" w:rsidRPr="009B75DF">
        <w:t>CanInitiateStartPlane</w:t>
      </w:r>
      <w:proofErr w:type="spellEnd"/>
      <w:r w:rsidR="00D72DAF" w:rsidRPr="009B75DF">
        <w:t xml:space="preserve">”. </w:t>
      </w:r>
      <w:r>
        <w:t>Este</w:t>
      </w:r>
      <w:r w:rsidR="00D72DAF" w:rsidRPr="009B75DF">
        <w:t xml:space="preserve"> hecho le </w:t>
      </w:r>
      <w:r>
        <w:t xml:space="preserve">indica que está preparado para iniciar el vuelo cuando se alcance la hora de salida. </w:t>
      </w:r>
      <w:r w:rsidRPr="009B75DF">
        <w:t xml:space="preserve">Este proceso se </w:t>
      </w:r>
      <w:r>
        <w:t>representa</w:t>
      </w:r>
      <w:r w:rsidRPr="009B75DF">
        <w:t xml:space="preserve"> en la</w:t>
      </w:r>
      <w:r w:rsidR="00C16CF9">
        <w:t xml:space="preserve"> </w:t>
      </w:r>
      <w:r w:rsidR="00C16CF9">
        <w:fldChar w:fldCharType="begin"/>
      </w:r>
      <w:r w:rsidR="00C16CF9">
        <w:instrText xml:space="preserve"> REF _Ref300347006 \h </w:instrText>
      </w:r>
      <w:r w:rsidR="00C16CF9">
        <w:fldChar w:fldCharType="separate"/>
      </w:r>
      <w:r w:rsidR="0071153F">
        <w:t xml:space="preserve">Figura </w:t>
      </w:r>
      <w:r w:rsidR="0071153F">
        <w:rPr>
          <w:noProof/>
        </w:rPr>
        <w:t>9</w:t>
      </w:r>
      <w:r w:rsidR="00C16CF9">
        <w:fldChar w:fldCharType="end"/>
      </w:r>
      <w:r w:rsidRPr="009B75DF">
        <w:t>.</w:t>
      </w:r>
      <w:r>
        <w:t xml:space="preserve"> E</w:t>
      </w:r>
      <w:r w:rsidR="00D72DAF" w:rsidRPr="009B75DF">
        <w:t>l piloto</w:t>
      </w:r>
      <w:r>
        <w:t xml:space="preserve"> accede </w:t>
      </w:r>
      <w:r w:rsidR="00D72DAF" w:rsidRPr="009B75DF">
        <w:t>al plan de vuelo</w:t>
      </w:r>
      <w:r>
        <w:t xml:space="preserve"> en su estado mental para obtener la hora de salida y compararla con la actual. En el caso de que coincidan, el piloto sabe que ha de iniciar ya el despegue, lo cual representa con el hecho “</w:t>
      </w:r>
      <w:proofErr w:type="spellStart"/>
      <w:r>
        <w:t>InitiateStartPlane</w:t>
      </w:r>
      <w:proofErr w:type="spellEnd"/>
      <w:r>
        <w:t>”.</w:t>
      </w:r>
    </w:p>
    <w:p w14:paraId="52A52CFA" w14:textId="51E90F91" w:rsidR="00125A3B" w:rsidRDefault="00125A3B" w:rsidP="00C16CF9">
      <w:pPr>
        <w:spacing w:after="120"/>
        <w:jc w:val="both"/>
      </w:pPr>
      <w:bookmarkStart w:id="1507" w:name="_Ref294477542"/>
      <w:bookmarkStart w:id="1508" w:name="_Toc295124202"/>
      <w:bookmarkStart w:id="1509" w:name="_Toc299483438"/>
    </w:p>
    <w:p w14:paraId="2CBEA8DB" w14:textId="77777777" w:rsidR="00396519" w:rsidRDefault="00396519" w:rsidP="00252D3F">
      <w:pPr>
        <w:pStyle w:val="Caption"/>
      </w:pPr>
      <w:r w:rsidRPr="00F329DF">
        <w:rPr>
          <w:rFonts w:cs="Times New Roman"/>
          <w:noProof/>
          <w:lang w:eastAsia="es-ES" w:bidi="ar-SA"/>
        </w:rPr>
        <w:lastRenderedPageBreak/>
        <w:drawing>
          <wp:inline distT="0" distB="0" distL="0" distR="0" wp14:anchorId="73AAA0CF" wp14:editId="73E82ACB">
            <wp:extent cx="5139890" cy="14149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39890" cy="1414914"/>
                    </a:xfrm>
                    <a:prstGeom prst="rect">
                      <a:avLst/>
                    </a:prstGeom>
                  </pic:spPr>
                </pic:pic>
              </a:graphicData>
            </a:graphic>
          </wp:inline>
        </w:drawing>
      </w:r>
    </w:p>
    <w:p w14:paraId="60DD9265" w14:textId="14F92698" w:rsidR="00CB43DA" w:rsidRDefault="00CB43DA" w:rsidP="00252D3F">
      <w:pPr>
        <w:pStyle w:val="Caption"/>
        <w:rPr>
          <w:noProof/>
        </w:rPr>
      </w:pPr>
      <w:bookmarkStart w:id="1510" w:name="_Ref300347006"/>
      <w:bookmarkStart w:id="1511" w:name="_Toc300051064"/>
      <w:bookmarkStart w:id="1512" w:name="_Toc300051437"/>
      <w:bookmarkStart w:id="1513" w:name="_Toc300051740"/>
      <w:bookmarkStart w:id="1514" w:name="_Toc300052350"/>
      <w:bookmarkStart w:id="1515" w:name="_Toc300052961"/>
      <w:bookmarkStart w:id="1516" w:name="_Toc300057799"/>
      <w:bookmarkStart w:id="1517" w:name="_Toc302653715"/>
      <w:r>
        <w:t xml:space="preserve">Figura </w:t>
      </w:r>
      <w:fldSimple w:instr=" SEQ Figura \* ARABIC ">
        <w:r w:rsidR="0071153F">
          <w:rPr>
            <w:noProof/>
          </w:rPr>
          <w:t>9</w:t>
        </w:r>
      </w:fldSimple>
      <w:bookmarkEnd w:id="1507"/>
      <w:bookmarkEnd w:id="1510"/>
      <w:r>
        <w:t>: Comproba</w:t>
      </w:r>
      <w:r w:rsidR="00692D78">
        <w:t>ción de la</w:t>
      </w:r>
      <w:r>
        <w:rPr>
          <w:noProof/>
        </w:rPr>
        <w:t xml:space="preserve"> Hora de Salida del Vuelo</w:t>
      </w:r>
      <w:bookmarkEnd w:id="1508"/>
      <w:r w:rsidR="005B28B6">
        <w:rPr>
          <w:noProof/>
        </w:rPr>
        <w:t>.</w:t>
      </w:r>
      <w:bookmarkEnd w:id="1509"/>
      <w:bookmarkEnd w:id="1511"/>
      <w:bookmarkEnd w:id="1512"/>
      <w:bookmarkEnd w:id="1513"/>
      <w:bookmarkEnd w:id="1514"/>
      <w:bookmarkEnd w:id="1515"/>
      <w:bookmarkEnd w:id="1516"/>
      <w:bookmarkEnd w:id="1517"/>
    </w:p>
    <w:p w14:paraId="4399F61C" w14:textId="1D629E05" w:rsidR="0077092D" w:rsidRPr="001F6D33" w:rsidRDefault="001F6D33" w:rsidP="00387467">
      <w:pPr>
        <w:spacing w:before="240" w:after="120"/>
        <w:jc w:val="both"/>
      </w:pPr>
      <w:r w:rsidRPr="001F2D9D">
        <w:rPr>
          <w:rFonts w:cs="Times New Roman"/>
          <w:noProof/>
          <w:lang w:eastAsia="es-ES" w:bidi="ar-SA"/>
        </w:rPr>
        <w:drawing>
          <wp:inline distT="0" distB="0" distL="0" distR="0" wp14:anchorId="6B54E08F" wp14:editId="01905092">
            <wp:extent cx="6120130" cy="5419854"/>
            <wp:effectExtent l="0" t="0" r="0" b="9525"/>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20130" cy="5419854"/>
                    </a:xfrm>
                    <a:prstGeom prst="rect">
                      <a:avLst/>
                    </a:prstGeom>
                  </pic:spPr>
                </pic:pic>
              </a:graphicData>
            </a:graphic>
          </wp:inline>
        </w:drawing>
      </w:r>
    </w:p>
    <w:p w14:paraId="1099CFD8" w14:textId="61087F5C" w:rsidR="00AD515A" w:rsidRPr="001F6D33" w:rsidRDefault="00AD515A" w:rsidP="001F6D33">
      <w:pPr>
        <w:pStyle w:val="Caption"/>
      </w:pPr>
      <w:bookmarkStart w:id="1518" w:name="_Ref294528119"/>
      <w:bookmarkStart w:id="1519" w:name="_Ref294528052"/>
      <w:bookmarkStart w:id="1520" w:name="_Toc295124203"/>
      <w:bookmarkStart w:id="1521" w:name="_Toc300051065"/>
      <w:bookmarkStart w:id="1522" w:name="_Toc300051438"/>
      <w:bookmarkStart w:id="1523" w:name="_Toc300051741"/>
      <w:bookmarkStart w:id="1524" w:name="_Toc300052351"/>
      <w:bookmarkStart w:id="1525" w:name="_Toc300052962"/>
      <w:bookmarkStart w:id="1526" w:name="_Toc300057800"/>
      <w:bookmarkStart w:id="1527" w:name="_Toc302653716"/>
      <w:r>
        <w:t xml:space="preserve">Figura </w:t>
      </w:r>
      <w:fldSimple w:instr=" SEQ Figura \* ARABIC ">
        <w:r w:rsidR="0071153F">
          <w:rPr>
            <w:noProof/>
          </w:rPr>
          <w:t>10</w:t>
        </w:r>
      </w:fldSimple>
      <w:bookmarkEnd w:id="1518"/>
      <w:r>
        <w:t>: Interacción para Arrancar el Avión</w:t>
      </w:r>
      <w:bookmarkEnd w:id="1519"/>
      <w:bookmarkEnd w:id="1520"/>
      <w:r w:rsidR="005B28B6">
        <w:t>.</w:t>
      </w:r>
      <w:bookmarkEnd w:id="1521"/>
      <w:bookmarkEnd w:id="1522"/>
      <w:bookmarkEnd w:id="1523"/>
      <w:bookmarkEnd w:id="1524"/>
      <w:bookmarkEnd w:id="1525"/>
      <w:bookmarkEnd w:id="1526"/>
      <w:bookmarkEnd w:id="1527"/>
    </w:p>
    <w:p w14:paraId="1EB9F9D6" w14:textId="3FBB8A79" w:rsidR="001B5CA8" w:rsidRDefault="00D77B45" w:rsidP="00D77B45">
      <w:pPr>
        <w:spacing w:before="240" w:after="120"/>
        <w:ind w:firstLine="284"/>
        <w:jc w:val="both"/>
      </w:pPr>
      <w:r>
        <w:t>El piloto inicia el vuelo arrancando</w:t>
      </w:r>
      <w:r w:rsidRPr="009B75DF">
        <w:t xml:space="preserve"> los motores del avión. Est</w:t>
      </w:r>
      <w:r>
        <w:t>a acción se traduce en las especificaciones en la</w:t>
      </w:r>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r w:rsidRPr="009B75DF">
        <w:fldChar w:fldCharType="separate"/>
      </w:r>
      <w:r w:rsidR="0071153F">
        <w:t>Figura 10</w:t>
      </w:r>
      <w:r w:rsidRPr="009B75DF">
        <w:fldChar w:fldCharType="end"/>
      </w:r>
      <w:r w:rsidRPr="009B75DF">
        <w:t>. En esta interacción el piloto toma el rol de iniciador de la conversación</w:t>
      </w:r>
      <w:r w:rsidR="005F6D9C">
        <w:t>. P</w:t>
      </w:r>
      <w:r w:rsidRPr="009B75DF">
        <w:t xml:space="preserve">rimeramente accede al plan de vuelo </w:t>
      </w:r>
      <w:r>
        <w:t>de</w:t>
      </w:r>
      <w:r w:rsidRPr="009B75DF">
        <w:t xml:space="preserve"> su estado mental para saber qu</w:t>
      </w:r>
      <w:r>
        <w:t>é</w:t>
      </w:r>
      <w:r w:rsidRPr="009B75DF">
        <w:t xml:space="preserve"> avión se le ha asignado</w:t>
      </w:r>
      <w:r>
        <w:t>. Éste es el avión con el que</w:t>
      </w:r>
      <w:r w:rsidRPr="009B75DF">
        <w:t xml:space="preserve"> tiene que comunicarse. A continuación</w:t>
      </w:r>
      <w:r w:rsidR="005F6D9C">
        <w:t>,</w:t>
      </w:r>
      <w:r w:rsidRPr="009B75DF">
        <w:t xml:space="preserve"> </w:t>
      </w:r>
      <w:r>
        <w:t xml:space="preserve">el piloto </w:t>
      </w:r>
      <w:r w:rsidRPr="009B75DF">
        <w:t xml:space="preserve">crea </w:t>
      </w:r>
      <w:r>
        <w:t>un</w:t>
      </w:r>
      <w:r w:rsidRPr="009B75DF">
        <w:t>a conversación con dicho avión y le pasa a través de ella el hecho (“</w:t>
      </w:r>
      <w:proofErr w:type="spellStart"/>
      <w:r w:rsidRPr="009B75DF">
        <w:t>TurningOnPlane</w:t>
      </w:r>
      <w:proofErr w:type="spellEnd"/>
      <w:r w:rsidRPr="009B75DF">
        <w:t>”)</w:t>
      </w:r>
      <w:r>
        <w:t>. Este hecho</w:t>
      </w:r>
      <w:r w:rsidRPr="009B75DF">
        <w:t xml:space="preserve"> </w:t>
      </w:r>
      <w:r>
        <w:t>l</w:t>
      </w:r>
      <w:r w:rsidRPr="009B75DF">
        <w:t xml:space="preserve">e indica </w:t>
      </w:r>
      <w:r>
        <w:t>a</w:t>
      </w:r>
      <w:r w:rsidRPr="009B75DF">
        <w:t xml:space="preserve">l avión </w:t>
      </w:r>
      <w:r>
        <w:t xml:space="preserve">que </w:t>
      </w:r>
      <w:r w:rsidRPr="009B75DF">
        <w:t xml:space="preserve">debe arrancarse y las coordenadas del aeropuerto de salida. Una vez </w:t>
      </w:r>
      <w:r>
        <w:t xml:space="preserve">que </w:t>
      </w:r>
      <w:r w:rsidRPr="009B75DF">
        <w:t>el avión ha recibido este hecho</w:t>
      </w:r>
      <w:r>
        <w:t>,</w:t>
      </w:r>
      <w:r w:rsidRPr="009B75DF">
        <w:t xml:space="preserve"> actualiza su posición inicial e indica con el hecho (“</w:t>
      </w:r>
      <w:proofErr w:type="spellStart"/>
      <w:r w:rsidRPr="009B75DF">
        <w:t>IniciateUpdateStatus</w:t>
      </w:r>
      <w:proofErr w:type="spellEnd"/>
      <w:r w:rsidRPr="009B75DF">
        <w:t xml:space="preserve">”) que los valores de su estado mental </w:t>
      </w:r>
      <w:r w:rsidRPr="009B75DF">
        <w:lastRenderedPageBreak/>
        <w:t xml:space="preserve">se pueden empezar a actualizar teniendo en cuenta la velocidad y orientación que tiene en cada momento. Como última acción, el avión comunica </w:t>
      </w:r>
      <w:r w:rsidR="001B5CA8">
        <w:t xml:space="preserve">al piloto </w:t>
      </w:r>
      <w:r w:rsidRPr="009B75DF">
        <w:t>a través de la interacción que la realización de las tareas correspondientes a la inicialización del avión ha finalizado (“</w:t>
      </w:r>
      <w:proofErr w:type="spellStart"/>
      <w:r w:rsidRPr="009B75DF">
        <w:t>PlaneOn</w:t>
      </w:r>
      <w:proofErr w:type="spellEnd"/>
      <w:r w:rsidRPr="009B75DF">
        <w:t>”). Una vez que el piloto ha recibido esta información</w:t>
      </w:r>
      <w:r w:rsidR="001B5CA8">
        <w:t xml:space="preserve"> puede dar por concluido el arranque del avión.</w:t>
      </w:r>
    </w:p>
    <w:p w14:paraId="280090B9" w14:textId="26D37030" w:rsidR="001B5CA8" w:rsidRDefault="001B5CA8" w:rsidP="00D77B45">
      <w:pPr>
        <w:spacing w:before="240" w:after="120"/>
        <w:ind w:firstLine="284"/>
        <w:jc w:val="both"/>
      </w:pPr>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r>
        <w:fldChar w:fldCharType="separate"/>
      </w:r>
      <w:r w:rsidR="0071153F">
        <w:t>4</w:t>
      </w:r>
      <w:r>
        <w:fldChar w:fldCharType="end"/>
      </w:r>
      <w:r>
        <w:t>) se indicó que pilotos y aviones se modelan como agentes, por lo se relacionan mediante interacciones (paso de mensajes) en los diagramas.</w:t>
      </w:r>
    </w:p>
    <w:p w14:paraId="3B820F42" w14:textId="18BC2165" w:rsidR="001B5CA8" w:rsidRDefault="001B5CA8" w:rsidP="00D77B45">
      <w:pPr>
        <w:spacing w:before="240" w:after="120"/>
        <w:ind w:firstLine="284"/>
        <w:jc w:val="both"/>
      </w:pPr>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rsidR="008814BA">
        <w:t xml:space="preserve">hecho </w:t>
      </w:r>
      <w:r w:rsidRPr="009B75DF">
        <w:t>“</w:t>
      </w:r>
      <w:proofErr w:type="spellStart"/>
      <w:r w:rsidRPr="009B75DF">
        <w:t>GetNextLeg</w:t>
      </w:r>
      <w:proofErr w:type="spellEnd"/>
      <w:r w:rsidRPr="009B75DF">
        <w:t>”)</w:t>
      </w:r>
      <w:r>
        <w:t xml:space="preserve"> hast</w:t>
      </w:r>
      <w:r w:rsidRPr="009B75DF">
        <w:t>a completar el trayecto.</w:t>
      </w:r>
    </w:p>
    <w:p w14:paraId="207A5E31" w14:textId="77A4A10C" w:rsidR="001B5CA8" w:rsidRPr="00B0777E" w:rsidRDefault="001B5CA8" w:rsidP="00242BC0">
      <w:pPr>
        <w:pStyle w:val="Heading1"/>
        <w:numPr>
          <w:ilvl w:val="3"/>
          <w:numId w:val="40"/>
        </w:numPr>
        <w:rPr>
          <w:b w:val="0"/>
          <w:sz w:val="28"/>
          <w:szCs w:val="52"/>
        </w:rPr>
      </w:pPr>
      <w:bookmarkStart w:id="1528" w:name="_Ref299883333"/>
      <w:bookmarkStart w:id="1529" w:name="_Ref299883336"/>
      <w:bookmarkStart w:id="1530" w:name="_Toc302654547"/>
      <w:r>
        <w:rPr>
          <w:b w:val="0"/>
          <w:sz w:val="28"/>
          <w:szCs w:val="52"/>
        </w:rPr>
        <w:t>Descomposición del plan de vuelo</w:t>
      </w:r>
      <w:bookmarkEnd w:id="1528"/>
      <w:bookmarkEnd w:id="1529"/>
      <w:bookmarkEnd w:id="1530"/>
    </w:p>
    <w:p w14:paraId="4FD844A4" w14:textId="0459E694" w:rsidR="001B5CA8" w:rsidRDefault="001B5CA8" w:rsidP="006B1111">
      <w:pPr>
        <w:spacing w:after="120"/>
        <w:jc w:val="both"/>
      </w:pPr>
      <w:r>
        <w:t xml:space="preserve">El </w:t>
      </w:r>
      <w:r w:rsidR="008814BA">
        <w:t xml:space="preserve">hecho </w:t>
      </w:r>
      <w:r w:rsidR="00D77B45" w:rsidRPr="009B75DF">
        <w:t>“</w:t>
      </w:r>
      <w:proofErr w:type="spellStart"/>
      <w:r w:rsidR="00D77B45" w:rsidRPr="009B75DF">
        <w:t>GetNextLeg</w:t>
      </w:r>
      <w:proofErr w:type="spellEnd"/>
      <w:r w:rsidR="00D77B45" w:rsidRPr="009B75DF">
        <w:t>”</w:t>
      </w:r>
      <w:r>
        <w:t xml:space="preserve"> indica al piloto que debe proceder a procesar un nuevo tramo del plan de vuelo. Este objetivo se satisface a través de la actividad </w:t>
      </w:r>
      <w:r w:rsidR="00404C16" w:rsidRPr="009B75DF">
        <w:t>de descomposición en tramos del plan de vuelo (</w:t>
      </w:r>
      <w:r w:rsidR="00564738" w:rsidRPr="009B75DF">
        <w:t>“</w:t>
      </w:r>
      <w:r w:rsidR="00404C16" w:rsidRPr="009B75DF">
        <w:t xml:space="preserve">Flight Plan </w:t>
      </w:r>
      <w:proofErr w:type="spellStart"/>
      <w:r w:rsidR="00404C16" w:rsidRPr="009B75DF">
        <w:t>Monitoring</w:t>
      </w:r>
      <w:proofErr w:type="spellEnd"/>
      <w:r w:rsidR="00404C16" w:rsidRPr="009B75DF">
        <w:t xml:space="preserve">”). </w:t>
      </w:r>
      <w:r w:rsidR="00AD2753" w:rsidRPr="009B75DF">
        <w:t>E</w:t>
      </w:r>
      <w:r>
        <w:t>l</w:t>
      </w:r>
      <w:r w:rsidR="00AD2753" w:rsidRPr="009B75DF">
        <w:t xml:space="preserve"> </w:t>
      </w:r>
      <w:r w:rsidR="00404C16" w:rsidRPr="009B75DF">
        <w:t>proceso</w:t>
      </w:r>
      <w:r w:rsidR="00AD2753" w:rsidRPr="009B75DF">
        <w:t xml:space="preserve"> </w:t>
      </w:r>
      <w:r>
        <w:t>se muestra</w:t>
      </w:r>
      <w:r w:rsidR="00AD2753" w:rsidRPr="009B75DF">
        <w:t xml:space="preserve"> en la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71153F">
        <w:t>Figura 11</w:t>
      </w:r>
      <w:r w:rsidR="00AD2753" w:rsidRPr="009B75DF">
        <w:fldChar w:fldCharType="end"/>
      </w:r>
      <w:r w:rsidR="00AD2753" w:rsidRPr="009B75DF">
        <w:t>.</w:t>
      </w:r>
    </w:p>
    <w:p w14:paraId="22534130" w14:textId="7C2E7546" w:rsidR="00A540A7" w:rsidRDefault="00A540A7" w:rsidP="006B1111">
      <w:pPr>
        <w:spacing w:after="120"/>
        <w:jc w:val="both"/>
      </w:pPr>
      <w:r w:rsidRPr="00A540A7">
        <w:rPr>
          <w:noProof/>
          <w:lang w:eastAsia="es-ES" w:bidi="ar-SA"/>
        </w:rPr>
        <w:drawing>
          <wp:inline distT="0" distB="0" distL="0" distR="0" wp14:anchorId="1D5607A0" wp14:editId="086F4F15">
            <wp:extent cx="5612130" cy="2639060"/>
            <wp:effectExtent l="0" t="0" r="762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639060"/>
                    </a:xfrm>
                    <a:prstGeom prst="rect">
                      <a:avLst/>
                    </a:prstGeom>
                  </pic:spPr>
                </pic:pic>
              </a:graphicData>
            </a:graphic>
          </wp:inline>
        </w:drawing>
      </w:r>
    </w:p>
    <w:p w14:paraId="31AED8EA" w14:textId="20EDA371" w:rsidR="00A540A7" w:rsidRDefault="00A540A7" w:rsidP="006B1111">
      <w:pPr>
        <w:spacing w:after="120"/>
        <w:jc w:val="both"/>
      </w:pPr>
    </w:p>
    <w:p w14:paraId="5604084F" w14:textId="20CE3851" w:rsidR="00AD2753" w:rsidRDefault="00AD2753" w:rsidP="00252D3F">
      <w:pPr>
        <w:pStyle w:val="Caption"/>
        <w:rPr>
          <w:rFonts w:cs="Times New Roman"/>
        </w:rPr>
      </w:pPr>
      <w:bookmarkStart w:id="1531" w:name="_Ref302556424"/>
      <w:bookmarkStart w:id="1532" w:name="_Ref294819583"/>
      <w:bookmarkStart w:id="1533" w:name="_Toc295124204"/>
      <w:bookmarkStart w:id="1534" w:name="_Toc300051066"/>
      <w:bookmarkStart w:id="1535" w:name="_Toc300051439"/>
      <w:bookmarkStart w:id="1536" w:name="_Toc300051742"/>
      <w:bookmarkStart w:id="1537" w:name="_Toc300052352"/>
      <w:bookmarkStart w:id="1538" w:name="_Toc300052963"/>
      <w:bookmarkStart w:id="1539" w:name="_Toc300057801"/>
      <w:bookmarkStart w:id="1540" w:name="_Toc299483439"/>
      <w:bookmarkStart w:id="1541" w:name="_Toc302653717"/>
      <w:r>
        <w:t xml:space="preserve">Figura </w:t>
      </w:r>
      <w:fldSimple w:instr=" SEQ Figura \* ARABIC ">
        <w:r w:rsidR="0071153F">
          <w:rPr>
            <w:noProof/>
          </w:rPr>
          <w:t>11</w:t>
        </w:r>
      </w:fldSimple>
      <w:bookmarkEnd w:id="1531"/>
      <w:bookmarkEnd w:id="1532"/>
      <w:r>
        <w:t>: Descomposición del Plan de Vuelo</w:t>
      </w:r>
      <w:bookmarkEnd w:id="1533"/>
      <w:r w:rsidR="005B28B6">
        <w:t>.</w:t>
      </w:r>
      <w:bookmarkEnd w:id="1534"/>
      <w:bookmarkEnd w:id="1535"/>
      <w:bookmarkEnd w:id="1536"/>
      <w:bookmarkEnd w:id="1537"/>
      <w:bookmarkEnd w:id="1538"/>
      <w:bookmarkEnd w:id="1539"/>
      <w:bookmarkEnd w:id="1540"/>
      <w:bookmarkEnd w:id="1541"/>
    </w:p>
    <w:p w14:paraId="37BD5746" w14:textId="403CF883" w:rsidR="001B5CA8" w:rsidRPr="009B75DF" w:rsidRDefault="007331F0" w:rsidP="001B5CA8">
      <w:pPr>
        <w:spacing w:before="240" w:after="120"/>
        <w:ind w:firstLine="284"/>
        <w:jc w:val="both"/>
      </w:pPr>
      <w:r>
        <w:t xml:space="preserve">Tras recibir el hecho </w:t>
      </w:r>
      <w:r w:rsidR="001B5CA8" w:rsidRPr="009B75DF">
        <w:t>“</w:t>
      </w:r>
      <w:proofErr w:type="spellStart"/>
      <w:r w:rsidR="001B5CA8" w:rsidRPr="009B75DF">
        <w:t>GetNextLeg</w:t>
      </w:r>
      <w:proofErr w:type="spellEnd"/>
      <w:r w:rsidR="001B5CA8" w:rsidRPr="009B75DF">
        <w:t xml:space="preserve">”, </w:t>
      </w:r>
      <w:r>
        <w:t xml:space="preserve">el piloto </w:t>
      </w:r>
      <w:r w:rsidR="001B5CA8" w:rsidRPr="009B75DF">
        <w:t>accede a su estado mental para obtener el plan de vuelo y saber cuál ha sido el último tramo completado</w:t>
      </w:r>
      <w:r w:rsidR="008814BA">
        <w:t>. E</w:t>
      </w:r>
      <w:r w:rsidR="004A23CF">
        <w:t xml:space="preserve">n el estado mental se tendrá el número de tramos completados y con esto se puede saber </w:t>
      </w:r>
      <w:proofErr w:type="spellStart"/>
      <w:r w:rsidR="004A23CF">
        <w:t>cu</w:t>
      </w:r>
      <w:r w:rsidR="008814BA">
        <w:t>a</w:t>
      </w:r>
      <w:r w:rsidR="004A23CF">
        <w:t>l</w:t>
      </w:r>
      <w:proofErr w:type="spellEnd"/>
      <w:r w:rsidR="004A23CF">
        <w:t xml:space="preserve"> </w:t>
      </w:r>
      <w:r w:rsidR="008814BA">
        <w:t>h</w:t>
      </w:r>
      <w:r w:rsidR="004A23CF">
        <w:t>a sido el último tramo</w:t>
      </w:r>
      <w:r w:rsidR="001B5CA8" w:rsidRPr="009B75DF">
        <w:t>. A partir de esta información</w:t>
      </w:r>
      <w:r>
        <w:t xml:space="preserve">, </w:t>
      </w:r>
      <w:r w:rsidR="008814BA">
        <w:t xml:space="preserve">el piloto </w:t>
      </w:r>
      <w:r>
        <w:t xml:space="preserve">construye </w:t>
      </w:r>
      <w:r w:rsidR="001B5CA8" w:rsidRPr="009B75DF">
        <w:t xml:space="preserve">el siguiente tramo </w:t>
      </w:r>
      <w:r>
        <w:t>a</w:t>
      </w:r>
      <w:r w:rsidR="001B5CA8" w:rsidRPr="009B75DF">
        <w:t xml:space="preserve"> cubrir y produc</w:t>
      </w:r>
      <w:r>
        <w:t>e</w:t>
      </w:r>
      <w:r w:rsidR="001B5CA8" w:rsidRPr="009B75DF">
        <w:t xml:space="preserve"> un hecho que iniciará el proceso que compr</w:t>
      </w:r>
      <w:r w:rsidR="008814BA">
        <w:t>ue</w:t>
      </w:r>
      <w:r w:rsidR="001B5CA8" w:rsidRPr="009B75DF">
        <w:t>ba si el tramo se ha completado con éxito (</w:t>
      </w:r>
      <w:r w:rsidR="008814BA">
        <w:t xml:space="preserve">hecho </w:t>
      </w:r>
      <w:r w:rsidR="001B5CA8" w:rsidRPr="009B75DF">
        <w:t>“</w:t>
      </w:r>
      <w:proofErr w:type="spellStart"/>
      <w:r w:rsidR="001B5CA8" w:rsidRPr="009B75DF">
        <w:t>StartLegCheck</w:t>
      </w:r>
      <w:proofErr w:type="spellEnd"/>
      <w:r w:rsidR="001B5CA8" w:rsidRPr="009B75DF">
        <w:t>”).</w:t>
      </w:r>
    </w:p>
    <w:p w14:paraId="32CF7B93" w14:textId="5D3ABFC9" w:rsidR="00E36986" w:rsidRDefault="00E36986" w:rsidP="00026C08">
      <w:pPr>
        <w:spacing w:before="240" w:after="120"/>
        <w:ind w:firstLine="284"/>
        <w:jc w:val="both"/>
      </w:pPr>
      <w:r>
        <w:t>Si el piloto ha terminado el tramo, pasa a procesa</w:t>
      </w:r>
      <w:r w:rsidR="005B28B6">
        <w:t>r</w:t>
      </w:r>
      <w:r>
        <w:t xml:space="preserve"> el siguiente</w:t>
      </w:r>
      <w:r w:rsidR="005B28B6">
        <w:t xml:space="preserve"> (ver Sección </w:t>
      </w:r>
      <w:r w:rsidR="005B28B6">
        <w:fldChar w:fldCharType="begin"/>
      </w:r>
      <w:r w:rsidR="005B28B6">
        <w:instrText xml:space="preserve"> REF _Ref299019168 \r \h </w:instrText>
      </w:r>
      <w:r w:rsidR="005B28B6">
        <w:fldChar w:fldCharType="separate"/>
      </w:r>
      <w:r w:rsidR="0071153F">
        <w:t>5.1.4.5</w:t>
      </w:r>
      <w:r w:rsidR="005B28B6">
        <w:fldChar w:fldCharType="end"/>
      </w:r>
      <w:r w:rsidR="005B28B6">
        <w:t>)</w:t>
      </w:r>
      <w:r>
        <w:t xml:space="preserve">. </w:t>
      </w:r>
      <w:r w:rsidR="003D52F1" w:rsidRPr="009B75DF">
        <w:t>En</w:t>
      </w:r>
      <w:r w:rsidR="007331F0">
        <w:t xml:space="preserve"> </w:t>
      </w:r>
      <w:r w:rsidR="003D52F1" w:rsidRPr="009B75DF">
        <w:t xml:space="preserve">caso </w:t>
      </w:r>
      <w:r>
        <w:t>contrario</w:t>
      </w:r>
      <w:r w:rsidR="00965079" w:rsidRPr="009B75DF">
        <w:t>,</w:t>
      </w:r>
      <w:r w:rsidR="003D52F1" w:rsidRPr="009B75DF">
        <w:t xml:space="preserve"> el piloto </w:t>
      </w:r>
      <w:r w:rsidR="006F013B" w:rsidRPr="009B75DF">
        <w:t>pasa a tomar las decisiones oportunas para llegar al final del tramo</w:t>
      </w:r>
      <w:r w:rsidR="005B28B6">
        <w:t xml:space="preserve"> (ver Sección </w:t>
      </w:r>
      <w:r w:rsidR="005B28B6">
        <w:fldChar w:fldCharType="begin"/>
      </w:r>
      <w:r w:rsidR="005B28B6">
        <w:instrText xml:space="preserve"> REF _Ref299019186 \r \h </w:instrText>
      </w:r>
      <w:r w:rsidR="005B28B6">
        <w:fldChar w:fldCharType="separate"/>
      </w:r>
      <w:r w:rsidR="0071153F">
        <w:t>5.1.4.3</w:t>
      </w:r>
      <w:r w:rsidR="005B28B6">
        <w:fldChar w:fldCharType="end"/>
      </w:r>
      <w:r w:rsidR="005B28B6">
        <w:t>)</w:t>
      </w:r>
      <w:r w:rsidR="006F013B" w:rsidRPr="009B75DF">
        <w:t>.</w:t>
      </w:r>
    </w:p>
    <w:p w14:paraId="776DCCF3" w14:textId="7AB1B632" w:rsidR="00E36986" w:rsidRPr="00B0777E" w:rsidRDefault="00E36986" w:rsidP="00242BC0">
      <w:pPr>
        <w:pStyle w:val="Heading1"/>
        <w:numPr>
          <w:ilvl w:val="3"/>
          <w:numId w:val="40"/>
        </w:numPr>
        <w:rPr>
          <w:b w:val="0"/>
          <w:sz w:val="28"/>
          <w:szCs w:val="52"/>
        </w:rPr>
      </w:pPr>
      <w:bookmarkStart w:id="1542" w:name="_Ref299019186"/>
      <w:bookmarkStart w:id="1543" w:name="_Toc302654548"/>
      <w:r>
        <w:rPr>
          <w:b w:val="0"/>
          <w:sz w:val="28"/>
          <w:szCs w:val="52"/>
        </w:rPr>
        <w:t>Toma de decisiones en un tramo</w:t>
      </w:r>
      <w:bookmarkEnd w:id="1542"/>
      <w:bookmarkEnd w:id="1543"/>
    </w:p>
    <w:p w14:paraId="5927A5E8" w14:textId="312EE657" w:rsidR="00580A1C" w:rsidRDefault="00E36986" w:rsidP="004A59D6">
      <w:pPr>
        <w:spacing w:after="120"/>
        <w:jc w:val="both"/>
      </w:pPr>
      <w:r>
        <w:t>Tomar</w:t>
      </w:r>
      <w:r w:rsidR="004A6F72" w:rsidRPr="009B75DF">
        <w:t xml:space="preserve"> las decisiones </w:t>
      </w:r>
      <w:r>
        <w:t>acerca de cómo operar en un tramo requiere en primer lugar evaluar la situación. Esta evaluación</w:t>
      </w:r>
      <w:r w:rsidR="004A6F72" w:rsidRPr="009B75DF">
        <w:t xml:space="preserve"> </w:t>
      </w:r>
      <w:r w:rsidR="008814BA">
        <w:t>requiere</w:t>
      </w:r>
      <w:r w:rsidR="008814BA" w:rsidRPr="009B75DF">
        <w:t xml:space="preserve"> </w:t>
      </w:r>
      <w:r w:rsidR="004A6F72" w:rsidRPr="009B75DF">
        <w:t xml:space="preserve">un tiempo </w:t>
      </w:r>
      <w:r w:rsidR="008814BA">
        <w:t>por parte de</w:t>
      </w:r>
      <w:r w:rsidR="004A6F72" w:rsidRPr="009B75DF">
        <w:t xml:space="preserve"> </w:t>
      </w:r>
      <w:r w:rsidR="008814BA">
        <w:t>l</w:t>
      </w:r>
      <w:r w:rsidR="002930B4" w:rsidRPr="009B75DF">
        <w:t>os</w:t>
      </w:r>
      <w:r w:rsidR="004A6F72" w:rsidRPr="009B75DF">
        <w:t xml:space="preserve"> pilotos. </w:t>
      </w:r>
      <w:r>
        <w:t>Dicho t</w:t>
      </w:r>
      <w:r w:rsidR="004A6F72" w:rsidRPr="009B75DF">
        <w:t>iempo depende de característic</w:t>
      </w:r>
      <w:r w:rsidR="004A23CF">
        <w:t>a</w:t>
      </w:r>
      <w:r w:rsidR="004A6F72" w:rsidRPr="009B75DF">
        <w:t>s como el estrés, la fatiga, la experiencia y el tipo de personalidad de dicho piloto.</w:t>
      </w:r>
      <w:r w:rsidR="009D0BA7" w:rsidRPr="009B75DF">
        <w:t xml:space="preserve"> </w:t>
      </w:r>
      <w:r>
        <w:t xml:space="preserve">A </w:t>
      </w:r>
      <w:r>
        <w:lastRenderedPageBreak/>
        <w:t>fin de incluir este tiempo de decisión explícitamente</w:t>
      </w:r>
      <w:r w:rsidR="002800BB" w:rsidRPr="009B75DF">
        <w:t>,</w:t>
      </w:r>
      <w:r w:rsidR="009D0BA7" w:rsidRPr="009B75DF">
        <w:t xml:space="preserve"> se </w:t>
      </w:r>
      <w:r>
        <w:t xml:space="preserve">incluyen los elementos mostrados </w:t>
      </w:r>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71153F">
        <w:t>Figura 12</w:t>
      </w:r>
      <w:r w:rsidR="009D0BA7" w:rsidRPr="009B75DF">
        <w:fldChar w:fldCharType="end"/>
      </w:r>
      <w:r w:rsidR="009D0BA7" w:rsidRPr="009B75DF">
        <w:t>.</w:t>
      </w:r>
      <w:r w:rsidR="00E75AD4" w:rsidRPr="009B75DF">
        <w:t xml:space="preserve"> </w:t>
      </w:r>
      <w:r>
        <w:t xml:space="preserve">El piloto </w:t>
      </w:r>
      <w:r w:rsidR="002930B4" w:rsidRPr="009B75DF">
        <w:t>consum</w:t>
      </w:r>
      <w:r>
        <w:t>e</w:t>
      </w:r>
      <w:r w:rsidR="002930B4" w:rsidRPr="009B75DF">
        <w:t xml:space="preserve"> un</w:t>
      </w:r>
      <w:r w:rsidR="00027D36" w:rsidRPr="009B75DF">
        <w:t xml:space="preserve"> hecho </w:t>
      </w:r>
      <w:r w:rsidR="002930B4" w:rsidRPr="009B75DF">
        <w:t>“</w:t>
      </w:r>
      <w:proofErr w:type="spellStart"/>
      <w:r w:rsidR="00027D36" w:rsidRPr="009B75DF">
        <w:t>StartThinkNewDecision</w:t>
      </w:r>
      <w:proofErr w:type="spellEnd"/>
      <w:r w:rsidR="00027D36" w:rsidRPr="009B75DF">
        <w:t>”</w:t>
      </w:r>
      <w:r>
        <w:t xml:space="preserve"> que dispara la tarea de reflexión (“</w:t>
      </w:r>
      <w:proofErr w:type="spellStart"/>
      <w:r>
        <w:t>ThinkNewDecision</w:t>
      </w:r>
      <w:proofErr w:type="spellEnd"/>
      <w:r>
        <w:t xml:space="preserve">”). Esta tarea </w:t>
      </w:r>
      <w:r w:rsidR="00171862" w:rsidRPr="009B75DF">
        <w:t>accede a</w:t>
      </w:r>
      <w:r w:rsidR="00E75AD4" w:rsidRPr="009B75DF">
        <w:t>l t</w:t>
      </w:r>
      <w:r w:rsidR="00171862" w:rsidRPr="009B75DF">
        <w:t xml:space="preserve">ramo </w:t>
      </w:r>
      <w:r>
        <w:t>actual</w:t>
      </w:r>
      <w:r w:rsidR="00171862" w:rsidRPr="009B75DF">
        <w:t xml:space="preserve"> (“Flight </w:t>
      </w:r>
      <w:proofErr w:type="spellStart"/>
      <w:r w:rsidR="00171862" w:rsidRPr="009B75DF">
        <w:t>Leg</w:t>
      </w:r>
      <w:proofErr w:type="spellEnd"/>
      <w:r w:rsidR="00171862" w:rsidRPr="009B75DF">
        <w:t>”)</w:t>
      </w:r>
      <w:r w:rsidR="00634572">
        <w:t>, que determina que el vuelo se ha iniciado,</w:t>
      </w:r>
      <w:r w:rsidR="00171862" w:rsidRPr="009B75DF">
        <w:t xml:space="preserve"> y </w:t>
      </w:r>
      <w:r>
        <w:t>al</w:t>
      </w:r>
      <w:r w:rsidR="00C36118" w:rsidRPr="009B75DF">
        <w:t xml:space="preserve"> estado mental</w:t>
      </w:r>
      <w:r>
        <w:t xml:space="preserve"> del piloto</w:t>
      </w:r>
      <w:r w:rsidR="00634572">
        <w:t xml:space="preserve">, </w:t>
      </w:r>
      <w:r>
        <w:t>donde se encuentran los atributos que determinan el tiempo de reflexión</w:t>
      </w:r>
      <w:r w:rsidR="00C36118" w:rsidRPr="009B75DF">
        <w:t xml:space="preserve">. </w:t>
      </w:r>
      <w:r>
        <w:t xml:space="preserve">Transcurrido el tiempo determinado por la tarea y la información anterior, </w:t>
      </w:r>
      <w:r w:rsidR="00171862" w:rsidRPr="009B75DF">
        <w:t>el piloto ha</w:t>
      </w:r>
      <w:r>
        <w:t>brá</w:t>
      </w:r>
      <w:r w:rsidR="00171862" w:rsidRPr="009B75DF">
        <w:t xml:space="preserve"> procesa</w:t>
      </w:r>
      <w:r>
        <w:t>do</w:t>
      </w:r>
      <w:r w:rsidR="00C36118" w:rsidRPr="009B75DF">
        <w:t xml:space="preserve"> la información </w:t>
      </w:r>
      <w:r w:rsidR="00171862" w:rsidRPr="009B75DF">
        <w:t>y</w:t>
      </w:r>
      <w:r w:rsidR="00C36118" w:rsidRPr="009B75DF">
        <w:t xml:space="preserve"> </w:t>
      </w:r>
      <w:r>
        <w:t>estará preparado para producir</w:t>
      </w:r>
      <w:r w:rsidR="00C36118" w:rsidRPr="009B75DF">
        <w:t xml:space="preserve"> </w:t>
      </w:r>
      <w:r>
        <w:t>un</w:t>
      </w:r>
      <w:r w:rsidR="00C36118" w:rsidRPr="009B75DF">
        <w:t xml:space="preserve">a decisión, </w:t>
      </w:r>
      <w:r>
        <w:t xml:space="preserve">lo cual indicará con el hecho </w:t>
      </w:r>
      <w:r w:rsidR="00FE27FE" w:rsidRPr="009B75DF">
        <w:t>“</w:t>
      </w:r>
      <w:proofErr w:type="spellStart"/>
      <w:r w:rsidR="00C36118" w:rsidRPr="009B75DF">
        <w:t>CanCreate</w:t>
      </w:r>
      <w:r w:rsidR="00580A1C">
        <w:t>New</w:t>
      </w:r>
      <w:r w:rsidR="00C36118" w:rsidRPr="009B75DF">
        <w:t>Decision</w:t>
      </w:r>
      <w:proofErr w:type="spellEnd"/>
      <w:r w:rsidR="00C36118" w:rsidRPr="009B75DF">
        <w:t>”.</w:t>
      </w:r>
    </w:p>
    <w:p w14:paraId="61148AD9" w14:textId="040CBE94" w:rsidR="00580A1C" w:rsidRDefault="00580A1C" w:rsidP="004A59D6">
      <w:pPr>
        <w:spacing w:after="120"/>
        <w:jc w:val="both"/>
        <w:rPr>
          <w:rFonts w:cs="Times New Roman"/>
        </w:rPr>
      </w:pPr>
    </w:p>
    <w:p w14:paraId="62A304E6" w14:textId="0C8FFF99" w:rsidR="005631EF" w:rsidRDefault="005631EF" w:rsidP="004A59D6">
      <w:pPr>
        <w:spacing w:after="120"/>
        <w:jc w:val="both"/>
        <w:rPr>
          <w:rFonts w:cs="Times New Roman"/>
        </w:rPr>
      </w:pPr>
      <w:r w:rsidRPr="005631EF">
        <w:rPr>
          <w:rFonts w:cs="Times New Roman"/>
          <w:noProof/>
          <w:lang w:eastAsia="es-ES" w:bidi="ar-SA"/>
        </w:rPr>
        <w:drawing>
          <wp:inline distT="0" distB="0" distL="0" distR="0" wp14:anchorId="0B4D35FA" wp14:editId="2C1C5D70">
            <wp:extent cx="5612130" cy="224853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248535"/>
                    </a:xfrm>
                    <a:prstGeom prst="rect">
                      <a:avLst/>
                    </a:prstGeom>
                  </pic:spPr>
                </pic:pic>
              </a:graphicData>
            </a:graphic>
          </wp:inline>
        </w:drawing>
      </w:r>
    </w:p>
    <w:p w14:paraId="067D22F2" w14:textId="18FB204D" w:rsidR="009D0BA7" w:rsidRDefault="009D0BA7" w:rsidP="00252D3F">
      <w:pPr>
        <w:pStyle w:val="Caption"/>
        <w:rPr>
          <w:rFonts w:cs="Times New Roman"/>
        </w:rPr>
      </w:pPr>
      <w:bookmarkStart w:id="1544" w:name="_Ref295084157"/>
      <w:bookmarkStart w:id="1545" w:name="_Toc295124205"/>
      <w:bookmarkStart w:id="1546" w:name="_Toc299483440"/>
      <w:bookmarkStart w:id="1547" w:name="_Toc300051067"/>
      <w:bookmarkStart w:id="1548" w:name="_Toc300051440"/>
      <w:bookmarkStart w:id="1549" w:name="_Toc300051743"/>
      <w:bookmarkStart w:id="1550" w:name="_Toc300052353"/>
      <w:bookmarkStart w:id="1551" w:name="_Toc300052964"/>
      <w:bookmarkStart w:id="1552" w:name="_Toc300057802"/>
      <w:bookmarkStart w:id="1553" w:name="_Toc302653718"/>
      <w:r>
        <w:t xml:space="preserve">Figura </w:t>
      </w:r>
      <w:fldSimple w:instr=" SEQ Figura \* ARABIC ">
        <w:r w:rsidR="0071153F">
          <w:rPr>
            <w:noProof/>
          </w:rPr>
          <w:t>12</w:t>
        </w:r>
      </w:fldSimple>
      <w:bookmarkEnd w:id="1544"/>
      <w:r>
        <w:t>: Tiempo de Creación de las Decisiones</w:t>
      </w:r>
      <w:bookmarkEnd w:id="1545"/>
      <w:r w:rsidR="005B28B6">
        <w:t>.</w:t>
      </w:r>
      <w:bookmarkEnd w:id="1546"/>
      <w:bookmarkEnd w:id="1547"/>
      <w:bookmarkEnd w:id="1548"/>
      <w:bookmarkEnd w:id="1549"/>
      <w:bookmarkEnd w:id="1550"/>
      <w:bookmarkEnd w:id="1551"/>
      <w:bookmarkEnd w:id="1552"/>
      <w:bookmarkEnd w:id="1553"/>
    </w:p>
    <w:p w14:paraId="53F8A1F1" w14:textId="3CEC9F81" w:rsidR="00F35D4A" w:rsidRDefault="005B28B6" w:rsidP="00252D3F">
      <w:pPr>
        <w:pStyle w:val="Caption"/>
        <w:rPr>
          <w:rFonts w:cs="Times New Roman"/>
        </w:rPr>
      </w:pPr>
      <w:bookmarkStart w:id="1554" w:name="_Ref295124321"/>
      <w:bookmarkStart w:id="1555" w:name="_Toc295124206"/>
      <w:bookmarkStart w:id="1556" w:name="_Toc300051068"/>
      <w:bookmarkStart w:id="1557" w:name="_Toc300051441"/>
      <w:bookmarkStart w:id="1558" w:name="_Toc300051744"/>
      <w:bookmarkStart w:id="1559" w:name="_Toc300052354"/>
      <w:bookmarkStart w:id="1560" w:name="_Toc300052965"/>
      <w:bookmarkStart w:id="1561" w:name="_Toc300057803"/>
      <w:bookmarkStart w:id="1562" w:name="_Toc302653719"/>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r w:rsidR="0071153F">
          <w:rPr>
            <w:noProof/>
          </w:rPr>
          <w:t>13</w:t>
        </w:r>
      </w:fldSimple>
      <w:bookmarkEnd w:id="1554"/>
      <w:r w:rsidR="00F35D4A">
        <w:t>: Creación de las Decisiones</w:t>
      </w:r>
      <w:bookmarkEnd w:id="1555"/>
      <w:r>
        <w:t>.</w:t>
      </w:r>
      <w:bookmarkEnd w:id="1556"/>
      <w:bookmarkEnd w:id="1557"/>
      <w:bookmarkEnd w:id="1558"/>
      <w:bookmarkEnd w:id="1559"/>
      <w:bookmarkEnd w:id="1560"/>
      <w:bookmarkEnd w:id="1561"/>
      <w:bookmarkEnd w:id="1562"/>
    </w:p>
    <w:p w14:paraId="4D121197" w14:textId="77777777" w:rsidR="0071153F" w:rsidRDefault="00E36986" w:rsidP="0071153F">
      <w:pPr>
        <w:spacing w:before="240" w:after="120"/>
        <w:ind w:firstLine="284"/>
        <w:jc w:val="both"/>
        <w:rPr>
          <w:ins w:id="1563" w:author="Orion" w:date="2011-09-21T08:27:00Z"/>
        </w:rPr>
        <w:pPrChange w:id="1564" w:author="Orion" w:date="2011-09-21T08:27:00Z">
          <w:pPr/>
        </w:pPrChange>
      </w:pPr>
      <w:r w:rsidRPr="009B75DF">
        <w:t>Una vez el piloto ha</w:t>
      </w:r>
      <w:r>
        <w:t xml:space="preserve"> reflexionado, puede</w:t>
      </w:r>
      <w:r w:rsidRPr="009B75DF">
        <w:t xml:space="preserve"> decidir qué hacer para completar el tramo</w:t>
      </w:r>
      <w:r>
        <w:t xml:space="preserve">. La generación de estas decisiones se observa </w:t>
      </w:r>
      <w:r w:rsidRPr="009B75DF">
        <w:t xml:space="preserve">en la </w:t>
      </w:r>
      <w:r w:rsidRPr="009B75DF">
        <w:fldChar w:fldCharType="begin"/>
      </w:r>
      <w:r w:rsidRPr="009B75DF">
        <w:instrText xml:space="preserve"> REF _Ref295124321 \h </w:instrText>
      </w:r>
      <w:r>
        <w:instrText xml:space="preserve"> \* MERGEFORMAT </w:instrText>
      </w:r>
      <w:r w:rsidRPr="009B75DF">
        <w:fldChar w:fldCharType="separate"/>
      </w:r>
      <w:r w:rsidR="0071153F">
        <w:t>Figura 13</w:t>
      </w:r>
      <w:r w:rsidRPr="009B75DF">
        <w:fldChar w:fldCharType="end"/>
      </w:r>
      <w:r w:rsidR="00BE5F0B">
        <w:t>. El</w:t>
      </w:r>
      <w:r w:rsidRPr="009B75DF">
        <w:t xml:space="preserve"> piloto </w:t>
      </w:r>
      <w:r w:rsidR="00BE5F0B">
        <w:t>usa la información sobre</w:t>
      </w:r>
      <w:r w:rsidRPr="009B75DF">
        <w:t xml:space="preserve"> el tramo a completar (</w:t>
      </w:r>
      <w:r w:rsidR="000171B1">
        <w:t xml:space="preserve">hecho </w:t>
      </w:r>
      <w:r w:rsidRPr="009B75DF">
        <w:t xml:space="preserve">“Flight </w:t>
      </w:r>
      <w:proofErr w:type="spellStart"/>
      <w:r w:rsidRPr="009B75DF">
        <w:t>Leg</w:t>
      </w:r>
      <w:proofErr w:type="spellEnd"/>
      <w:r w:rsidRPr="009B75DF">
        <w:t xml:space="preserve">”) y </w:t>
      </w:r>
      <w:r w:rsidR="00BE5F0B">
        <w:t>los indicadores del avión</w:t>
      </w:r>
      <w:commentRangeStart w:id="1565"/>
      <w:r w:rsidR="00BE5F0B">
        <w:t xml:space="preserve"> </w:t>
      </w:r>
      <w:r w:rsidRPr="009B75DF">
        <w:t>(</w:t>
      </w:r>
      <w:r w:rsidR="000171B1">
        <w:t xml:space="preserve">aplicación del entorno </w:t>
      </w:r>
      <w:r w:rsidRPr="009B75DF">
        <w:t>“</w:t>
      </w:r>
      <w:proofErr w:type="spellStart"/>
      <w:r w:rsidRPr="009B75DF">
        <w:t>Plane</w:t>
      </w:r>
      <w:proofErr w:type="spellEnd"/>
      <w:r w:rsidRPr="009B75DF">
        <w:t xml:space="preserve"> Position </w:t>
      </w:r>
      <w:commentRangeStart w:id="1566"/>
      <w:proofErr w:type="spellStart"/>
      <w:r w:rsidRPr="009B75DF">
        <w:t>Service</w:t>
      </w:r>
      <w:commentRangeEnd w:id="1566"/>
      <w:proofErr w:type="spellEnd"/>
      <w:r w:rsidR="005631EF">
        <w:rPr>
          <w:rStyle w:val="CommentReference"/>
        </w:rPr>
        <w:commentReference w:id="1566"/>
      </w:r>
      <w:r w:rsidRPr="009B75DF">
        <w:t>”)</w:t>
      </w:r>
      <w:commentRangeEnd w:id="1565"/>
      <w:r w:rsidR="00BE5F0B">
        <w:rPr>
          <w:rStyle w:val="CommentReference"/>
        </w:rPr>
        <w:commentReference w:id="1565"/>
      </w:r>
      <w:r w:rsidRPr="009B75DF">
        <w:t xml:space="preserve"> </w:t>
      </w:r>
      <w:r w:rsidR="00BE5F0B">
        <w:t>sobre su estado actual, incluyendo</w:t>
      </w:r>
      <w:r w:rsidRPr="009B75DF">
        <w:t xml:space="preserve"> posición, orientación y velocidad.</w:t>
      </w:r>
      <w:r w:rsidR="000972B3">
        <w:t xml:space="preserve"> Estas decisiones se descompon</w:t>
      </w:r>
      <w:r w:rsidR="00CF42EE">
        <w:t>drán</w:t>
      </w:r>
      <w:r w:rsidR="000972B3">
        <w:t xml:space="preserve"> en acciones más simples, que corresponden a maniobras sobre el avión. La </w:t>
      </w:r>
      <w:r w:rsidR="001C37B5" w:rsidRPr="009B75DF">
        <w:fldChar w:fldCharType="begin"/>
      </w:r>
      <w:r w:rsidR="001C37B5" w:rsidRPr="009B75DF">
        <w:instrText xml:space="preserve"> REF _Ref295253773 \h </w:instrText>
      </w:r>
      <w:r w:rsidR="009B75DF">
        <w:instrText xml:space="preserve"> \* MERGEFORMAT </w:instrText>
      </w:r>
      <w:r w:rsidR="001C37B5" w:rsidRPr="009B75DF">
        <w:fldChar w:fldCharType="separate"/>
      </w:r>
    </w:p>
    <w:p w14:paraId="2926202A" w14:textId="4A255BEF" w:rsidR="000972B3" w:rsidRDefault="0071153F" w:rsidP="00B924F2">
      <w:pPr>
        <w:spacing w:before="240" w:after="120"/>
        <w:ind w:firstLine="284"/>
        <w:jc w:val="both"/>
      </w:pPr>
      <w:ins w:id="1567" w:author="Orion" w:date="2011-09-21T08:27:00Z">
        <w:r>
          <w:t xml:space="preserve">Figura </w:t>
        </w:r>
        <w:r>
          <w:rPr>
            <w:noProof/>
          </w:rPr>
          <w:t>14</w:t>
        </w:r>
      </w:ins>
      <w:del w:id="1568" w:author="Orion" w:date="2011-09-21T08:22:00Z">
        <w:r w:rsidR="00E4134F" w:rsidDel="0071153F">
          <w:delText>Figura 14</w:delText>
        </w:r>
      </w:del>
      <w:r w:rsidR="001C37B5" w:rsidRPr="009B75DF">
        <w:fldChar w:fldCharType="end"/>
      </w:r>
      <w:r w:rsidR="000972B3">
        <w:t xml:space="preserve"> muestra este proceso. La decisión tomada (“</w:t>
      </w:r>
      <w:proofErr w:type="spellStart"/>
      <w:r w:rsidR="000972B3">
        <w:t>Decision</w:t>
      </w:r>
      <w:proofErr w:type="spellEnd"/>
      <w:r w:rsidR="000972B3">
        <w:t>”</w:t>
      </w:r>
      <w:r w:rsidR="001C37B5" w:rsidRPr="009B75DF">
        <w:t>)</w:t>
      </w:r>
      <w:r w:rsidR="000972B3">
        <w:t xml:space="preserve"> se </w:t>
      </w:r>
      <w:r w:rsidR="00B924F2">
        <w:t>usa</w:t>
      </w:r>
      <w:r w:rsidR="000972B3">
        <w:t xml:space="preserve"> para producir </w:t>
      </w:r>
      <w:r w:rsidR="001C37B5" w:rsidRPr="009B75DF">
        <w:t>una</w:t>
      </w:r>
      <w:r w:rsidR="00E668D6" w:rsidRPr="009B75DF">
        <w:t xml:space="preserve"> seri</w:t>
      </w:r>
      <w:r w:rsidR="000972B3">
        <w:t>e</w:t>
      </w:r>
      <w:r w:rsidR="00E668D6" w:rsidRPr="009B75DF">
        <w:t xml:space="preserve"> de instrucc</w:t>
      </w:r>
      <w:r w:rsidR="000972B3">
        <w:t>i</w:t>
      </w:r>
      <w:r w:rsidR="00E668D6" w:rsidRPr="009B75DF">
        <w:t>ones</w:t>
      </w:r>
      <w:r w:rsidR="001C37B5" w:rsidRPr="009B75DF">
        <w:t xml:space="preserve"> (“</w:t>
      </w:r>
      <w:proofErr w:type="spellStart"/>
      <w:r w:rsidR="001C37B5" w:rsidRPr="009B75DF">
        <w:t>Throw</w:t>
      </w:r>
      <w:proofErr w:type="spellEnd"/>
      <w:r w:rsidR="001C37B5" w:rsidRPr="009B75DF">
        <w:t xml:space="preserve"> </w:t>
      </w:r>
      <w:proofErr w:type="spellStart"/>
      <w:r w:rsidR="001C37B5" w:rsidRPr="009B75DF">
        <w:t>Instruction</w:t>
      </w:r>
      <w:proofErr w:type="spellEnd"/>
      <w:r w:rsidR="001C37B5" w:rsidRPr="009B75DF">
        <w:t xml:space="preserve">”), que </w:t>
      </w:r>
      <w:r w:rsidR="000972B3">
        <w:t xml:space="preserve">a su vez </w:t>
      </w:r>
      <w:r w:rsidR="001C37B5" w:rsidRPr="009B75DF">
        <w:t>contiene</w:t>
      </w:r>
      <w:r w:rsidR="00E668D6" w:rsidRPr="009B75DF">
        <w:t>n</w:t>
      </w:r>
      <w:r w:rsidR="001C37B5" w:rsidRPr="009B75DF">
        <w:t xml:space="preserve"> la información para generar la maniobra</w:t>
      </w:r>
      <w:r w:rsidR="00EB2DC4" w:rsidRPr="009B75DF">
        <w:t xml:space="preserve">. </w:t>
      </w:r>
      <w:r w:rsidR="000972B3">
        <w:t>T</w:t>
      </w:r>
      <w:r w:rsidR="00EB2DC4" w:rsidRPr="009B75DF">
        <w:t xml:space="preserve">ambién </w:t>
      </w:r>
      <w:r w:rsidR="00E668D6" w:rsidRPr="009B75DF">
        <w:t>se</w:t>
      </w:r>
      <w:r w:rsidR="001C37B5" w:rsidRPr="009B75DF">
        <w:t xml:space="preserve"> crea un hecho </w:t>
      </w:r>
      <w:r w:rsidR="004B6482" w:rsidRPr="009B75DF">
        <w:t>que indica</w:t>
      </w:r>
      <w:r w:rsidR="001C37B5" w:rsidRPr="009B75DF">
        <w:t xml:space="preserve"> que se puede proceder a pensar la</w:t>
      </w:r>
      <w:r w:rsidR="00EB2DC4" w:rsidRPr="009B75DF">
        <w:t>s</w:t>
      </w:r>
      <w:r w:rsidR="001C37B5" w:rsidRPr="009B75DF">
        <w:t xml:space="preserve"> siguiente</w:t>
      </w:r>
      <w:r w:rsidR="00EB2DC4" w:rsidRPr="009B75DF">
        <w:t>s</w:t>
      </w:r>
      <w:r w:rsidR="001C37B5" w:rsidRPr="009B75DF">
        <w:t xml:space="preserve"> decisi</w:t>
      </w:r>
      <w:r w:rsidR="00EB2DC4" w:rsidRPr="009B75DF">
        <w:t>ones</w:t>
      </w:r>
      <w:r w:rsidR="001C37B5" w:rsidRPr="009B75DF">
        <w:t xml:space="preserve"> que se va</w:t>
      </w:r>
      <w:r w:rsidR="00EB2DC4" w:rsidRPr="009B75DF">
        <w:t>n</w:t>
      </w:r>
      <w:r w:rsidR="001C37B5" w:rsidRPr="009B75DF">
        <w:t xml:space="preserve"> a llevar a cabo (“</w:t>
      </w:r>
      <w:proofErr w:type="spellStart"/>
      <w:r w:rsidR="001C37B5" w:rsidRPr="009B75DF">
        <w:t>StartThinkNewDecision</w:t>
      </w:r>
      <w:proofErr w:type="spellEnd"/>
      <w:r w:rsidR="001C37B5" w:rsidRPr="009B75DF">
        <w:t>”).</w:t>
      </w:r>
    </w:p>
    <w:p w14:paraId="121A87D3" w14:textId="31C3C606" w:rsidR="00C43B9C" w:rsidRDefault="00B54E86" w:rsidP="00324541">
      <w:bookmarkStart w:id="1569" w:name="_Toc300051069"/>
      <w:bookmarkStart w:id="1570" w:name="_Toc300051442"/>
      <w:bookmarkStart w:id="1571" w:name="_Toc300051745"/>
      <w:bookmarkStart w:id="1572" w:name="_Toc300052355"/>
      <w:bookmarkStart w:id="1573" w:name="_Toc300052966"/>
      <w:bookmarkStart w:id="1574" w:name="_Toc300057804"/>
      <w:r w:rsidRPr="00B54E86">
        <w:rPr>
          <w:noProof/>
          <w:lang w:eastAsia="es-ES" w:bidi="ar-SA"/>
        </w:rPr>
        <w:lastRenderedPageBreak/>
        <w:drawing>
          <wp:inline distT="0" distB="0" distL="0" distR="0" wp14:anchorId="64D83FB2" wp14:editId="527D2685">
            <wp:extent cx="5612130" cy="4600575"/>
            <wp:effectExtent l="0" t="0" r="762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4600575"/>
                    </a:xfrm>
                    <a:prstGeom prst="rect">
                      <a:avLst/>
                    </a:prstGeom>
                  </pic:spPr>
                </pic:pic>
              </a:graphicData>
            </a:graphic>
          </wp:inline>
        </w:drawing>
      </w:r>
      <w:bookmarkStart w:id="1575" w:name="_Ref295253773"/>
      <w:bookmarkStart w:id="1576" w:name="_Toc299483441"/>
    </w:p>
    <w:p w14:paraId="4A5DCF68" w14:textId="0164C65D" w:rsidR="00D03232" w:rsidRDefault="001C37B5" w:rsidP="00324541">
      <w:pPr>
        <w:spacing w:before="120" w:after="120"/>
        <w:jc w:val="both"/>
      </w:pPr>
      <w:bookmarkStart w:id="1577" w:name="_Toc302653720"/>
      <w:r>
        <w:t xml:space="preserve">Figura </w:t>
      </w:r>
      <w:fldSimple w:instr=" SEQ Figura \* ARABIC ">
        <w:r w:rsidR="0071153F">
          <w:rPr>
            <w:noProof/>
          </w:rPr>
          <w:t>14</w:t>
        </w:r>
      </w:fldSimple>
      <w:bookmarkEnd w:id="1575"/>
      <w:r>
        <w:t xml:space="preserve">: </w:t>
      </w:r>
      <w:r w:rsidR="00694121">
        <w:t>Descomposición</w:t>
      </w:r>
      <w:r>
        <w:t xml:space="preserve"> de Decisiones</w:t>
      </w:r>
      <w:r w:rsidR="005B28B6">
        <w:t>.</w:t>
      </w:r>
      <w:bookmarkEnd w:id="1569"/>
      <w:bookmarkEnd w:id="1570"/>
      <w:bookmarkEnd w:id="1571"/>
      <w:bookmarkEnd w:id="1572"/>
      <w:bookmarkEnd w:id="1573"/>
      <w:bookmarkEnd w:id="1574"/>
      <w:bookmarkEnd w:id="1576"/>
      <w:bookmarkEnd w:id="1577"/>
    </w:p>
    <w:p w14:paraId="7C2860CB" w14:textId="77777777" w:rsidR="00F67BC6" w:rsidRPr="009B75DF" w:rsidRDefault="00F67BC6" w:rsidP="00F67BC6">
      <w:pPr>
        <w:spacing w:before="240" w:after="120"/>
        <w:ind w:firstLine="284"/>
        <w:jc w:val="both"/>
      </w:pPr>
      <w:r>
        <w:t xml:space="preserve">Se contempla la posibilidad de que un piloto pueda iniciar una acción mientras se está ejecutando otra. Una situación típica sería un cambio de decisión por una situación de peligro o una orden de un controlador. El campo </w:t>
      </w:r>
      <w:r w:rsidRPr="009B75DF">
        <w:t>“</w:t>
      </w:r>
      <w:proofErr w:type="spellStart"/>
      <w:r w:rsidRPr="009B75DF">
        <w:t>InstructionRunning</w:t>
      </w:r>
      <w:proofErr w:type="spellEnd"/>
      <w:r w:rsidRPr="009B75DF">
        <w:t>”</w:t>
      </w:r>
      <w:r>
        <w:t xml:space="preserve"> del estado mental del piloto indica</w:t>
      </w:r>
      <w:r w:rsidRPr="009B75DF">
        <w:t xml:space="preserve"> si hay alguna instrucción que se esté ejecutando. En caso afirmativo se </w:t>
      </w:r>
      <w:r>
        <w:t>compara</w:t>
      </w:r>
      <w:r w:rsidRPr="009B75DF">
        <w:t xml:space="preserve"> la prioridad de las instrucciones que se están ejecutando</w:t>
      </w:r>
      <w:r>
        <w:t xml:space="preserve"> y que se desea ejecutar. Sólo se podrá ejecutar la instrucción cuando su prioridad sea mayor o igual a la de las instrucciones que están en ejecución</w:t>
      </w:r>
      <w:r w:rsidRPr="009B75DF">
        <w:t xml:space="preserve">. </w:t>
      </w:r>
      <w:r>
        <w:t>La prioridad de las tareas puede tomar tres valores posibles</w:t>
      </w:r>
      <w:r w:rsidRPr="009B75DF">
        <w:t>:</w:t>
      </w:r>
    </w:p>
    <w:p w14:paraId="34165491" w14:textId="77777777" w:rsidR="00F67BC6" w:rsidRPr="009B75DF" w:rsidRDefault="00F67BC6" w:rsidP="00F67BC6">
      <w:pPr>
        <w:pStyle w:val="ListParagraph"/>
        <w:numPr>
          <w:ilvl w:val="0"/>
          <w:numId w:val="41"/>
        </w:numPr>
        <w:spacing w:before="120" w:after="120"/>
        <w:ind w:left="641" w:hanging="357"/>
        <w:jc w:val="both"/>
      </w:pPr>
      <w:r w:rsidRPr="009B75DF">
        <w:t>0</w:t>
      </w:r>
      <w:r>
        <w:t>. Corresponde a</w:t>
      </w:r>
      <w:r w:rsidRPr="009B75DF">
        <w:t xml:space="preserve"> decisiones y/o instrucciones que provienen de los pilotos.</w:t>
      </w:r>
    </w:p>
    <w:p w14:paraId="57B70C13" w14:textId="77777777" w:rsidR="00F67BC6" w:rsidRPr="009B75DF" w:rsidRDefault="00F67BC6" w:rsidP="00F67BC6">
      <w:pPr>
        <w:pStyle w:val="ListParagraph"/>
        <w:numPr>
          <w:ilvl w:val="0"/>
          <w:numId w:val="41"/>
        </w:numPr>
        <w:spacing w:before="120" w:after="120"/>
        <w:ind w:left="641" w:hanging="357"/>
        <w:jc w:val="both"/>
      </w:pPr>
      <w:r>
        <w:t>9. Se trata de</w:t>
      </w:r>
      <w:r w:rsidRPr="009B75DF">
        <w:t xml:space="preserve"> órdenes que vienen de los controladores.</w:t>
      </w:r>
    </w:p>
    <w:p w14:paraId="24572718" w14:textId="77777777" w:rsidR="00F67BC6" w:rsidRDefault="00F67BC6" w:rsidP="00F67BC6">
      <w:pPr>
        <w:pStyle w:val="ListParagraph"/>
        <w:numPr>
          <w:ilvl w:val="0"/>
          <w:numId w:val="41"/>
        </w:numPr>
        <w:spacing w:before="120" w:after="120"/>
        <w:ind w:left="641" w:hanging="357"/>
        <w:jc w:val="both"/>
      </w:pPr>
      <w:r>
        <w:t>10. Es un valor especial para la</w:t>
      </w:r>
      <w:r w:rsidRPr="009B75DF">
        <w:t xml:space="preserve"> instrucción de parar o aterrizar el avión.</w:t>
      </w:r>
      <w:r>
        <w:t xml:space="preserve"> Es la de máxima prioridad porque supone que el vuelo ha terminado.</w:t>
      </w:r>
    </w:p>
    <w:p w14:paraId="110A2D44" w14:textId="07B910E2" w:rsidR="000972B3" w:rsidRPr="00B0777E" w:rsidRDefault="000972B3" w:rsidP="00B924F2">
      <w:pPr>
        <w:pStyle w:val="Heading1"/>
        <w:numPr>
          <w:ilvl w:val="3"/>
          <w:numId w:val="40"/>
        </w:numPr>
        <w:rPr>
          <w:b w:val="0"/>
          <w:sz w:val="28"/>
          <w:szCs w:val="52"/>
        </w:rPr>
      </w:pPr>
      <w:bookmarkStart w:id="1578" w:name="_Toc302494957"/>
      <w:bookmarkStart w:id="1579" w:name="_Toc302495751"/>
      <w:bookmarkStart w:id="1580" w:name="_Toc302495860"/>
      <w:bookmarkStart w:id="1581" w:name="_Toc302555720"/>
      <w:bookmarkStart w:id="1582" w:name="_Toc302556351"/>
      <w:bookmarkStart w:id="1583" w:name="_Toc302570675"/>
      <w:bookmarkStart w:id="1584" w:name="_Toc302575807"/>
      <w:bookmarkStart w:id="1585" w:name="_Toc302654549"/>
      <w:bookmarkStart w:id="1586" w:name="_Ref299883359"/>
      <w:bookmarkStart w:id="1587" w:name="_Ref299883361"/>
      <w:bookmarkStart w:id="1588" w:name="_Toc302654550"/>
      <w:bookmarkEnd w:id="1578"/>
      <w:bookmarkEnd w:id="1579"/>
      <w:bookmarkEnd w:id="1580"/>
      <w:bookmarkEnd w:id="1581"/>
      <w:bookmarkEnd w:id="1582"/>
      <w:bookmarkEnd w:id="1583"/>
      <w:bookmarkEnd w:id="1584"/>
      <w:bookmarkEnd w:id="1585"/>
      <w:r>
        <w:rPr>
          <w:b w:val="0"/>
          <w:sz w:val="28"/>
          <w:szCs w:val="52"/>
        </w:rPr>
        <w:t>Ejecución de maniobras</w:t>
      </w:r>
      <w:bookmarkEnd w:id="1586"/>
      <w:bookmarkEnd w:id="1587"/>
      <w:bookmarkEnd w:id="1588"/>
    </w:p>
    <w:p w14:paraId="455BB865" w14:textId="77777777" w:rsidR="0071153F" w:rsidRDefault="000972B3" w:rsidP="0071153F">
      <w:pPr>
        <w:jc w:val="both"/>
        <w:rPr>
          <w:ins w:id="1589" w:author="Orion" w:date="2011-09-21T08:27:00Z"/>
        </w:rPr>
        <w:pPrChange w:id="1590" w:author="Orion" w:date="2011-09-21T08:27:00Z">
          <w:pPr>
            <w:pStyle w:val="Caption"/>
          </w:pPr>
        </w:pPrChange>
      </w:pPr>
      <w:r>
        <w:t>El piloto ha de operar los controles del avión para llevar a cabo las maniobras seleccionadas, y éste ha de ejecutar tales órdenes. La</w:t>
      </w:r>
      <w:r w:rsidR="000146FD" w:rsidRPr="009B75DF">
        <w:t xml:space="preserve"> </w:t>
      </w:r>
      <w:r w:rsidR="008823B6" w:rsidRPr="009B75DF">
        <w:lastRenderedPageBreak/>
        <w:fldChar w:fldCharType="begin"/>
      </w:r>
      <w:r w:rsidR="008823B6" w:rsidRPr="009B75DF">
        <w:instrText xml:space="preserve"> REF _Ref296337417 \h </w:instrText>
      </w:r>
      <w:r w:rsidR="009B75DF">
        <w:instrText xml:space="preserve"> \* MERGEFORMAT </w:instrText>
      </w:r>
      <w:r w:rsidR="008823B6" w:rsidRPr="009B75DF">
        <w:fldChar w:fldCharType="separate"/>
      </w:r>
      <w:ins w:id="1591" w:author="Orion" w:date="2011-09-21T08:27:00Z">
        <w:r w:rsidR="0071153F" w:rsidRPr="0071153F">
          <w:rPr>
            <w:rPrChange w:id="1592" w:author="Orion" w:date="2011-09-21T08:27:00Z">
              <w:rPr>
                <w:rFonts w:cs="Times New Roman"/>
                <w:noProof/>
                <w:lang w:eastAsia="es-ES" w:bidi="ar-SA"/>
              </w:rPr>
            </w:rPrChange>
          </w:rPr>
          <w:drawing>
            <wp:inline distT="0" distB="0" distL="0" distR="0" wp14:anchorId="3CF39533" wp14:editId="67AF91E1">
              <wp:extent cx="5612130" cy="4926330"/>
              <wp:effectExtent l="0" t="0" r="762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4926330"/>
                      </a:xfrm>
                      <a:prstGeom prst="rect">
                        <a:avLst/>
                      </a:prstGeom>
                    </pic:spPr>
                  </pic:pic>
                </a:graphicData>
              </a:graphic>
            </wp:inline>
          </w:drawing>
        </w:r>
      </w:ins>
    </w:p>
    <w:p w14:paraId="2DC432F6" w14:textId="5398A769" w:rsidR="000146FD" w:rsidRPr="009B75DF" w:rsidRDefault="0071153F" w:rsidP="00B924F2">
      <w:pPr>
        <w:spacing w:after="120"/>
        <w:jc w:val="both"/>
      </w:pPr>
      <w:ins w:id="1593" w:author="Orion" w:date="2011-09-21T08:27:00Z">
        <w:r>
          <w:t xml:space="preserve">Figura </w:t>
        </w:r>
        <w:r>
          <w:rPr>
            <w:noProof/>
          </w:rPr>
          <w:t>15</w:t>
        </w:r>
      </w:ins>
      <w:del w:id="1594" w:author="Orion" w:date="2011-09-21T08:22:00Z">
        <w:r w:rsidR="00E4134F" w:rsidDel="0071153F">
          <w:delText>Figura 15</w:delText>
        </w:r>
      </w:del>
      <w:r w:rsidR="008823B6" w:rsidRPr="009B75DF">
        <w:fldChar w:fldCharType="end"/>
      </w:r>
      <w:r w:rsidR="000146FD" w:rsidRPr="009B75DF">
        <w:t xml:space="preserve"> </w:t>
      </w:r>
      <w:r w:rsidR="000972B3">
        <w:t>muestra este proceso</w:t>
      </w:r>
      <w:r w:rsidR="000146FD" w:rsidRPr="009B75DF">
        <w:t xml:space="preserve">. </w:t>
      </w:r>
      <w:r w:rsidR="005B28B6">
        <w:t>P</w:t>
      </w:r>
      <w:r w:rsidR="000972B3">
        <w:t xml:space="preserve">iloto y avión se </w:t>
      </w:r>
      <w:r w:rsidR="005B28B6">
        <w:t>modelan</w:t>
      </w:r>
      <w:r w:rsidR="000972B3">
        <w:t xml:space="preserve"> como agentes, </w:t>
      </w:r>
      <w:r w:rsidR="005B28B6">
        <w:t>por lo que hay que crear</w:t>
      </w:r>
      <w:r w:rsidR="000972B3">
        <w:t xml:space="preserve"> una interacción para </w:t>
      </w:r>
      <w:r w:rsidR="005B28B6">
        <w:t>l</w:t>
      </w:r>
      <w:r w:rsidR="000972B3">
        <w:t>a comunicación entre ellos. E</w:t>
      </w:r>
      <w:r w:rsidR="000146FD" w:rsidRPr="009B75DF">
        <w:t xml:space="preserve">l piloto interpretará el rol de iniciador mientras que el avión </w:t>
      </w:r>
      <w:r w:rsidR="000972B3">
        <w:t xml:space="preserve">que pilota </w:t>
      </w:r>
      <w:r w:rsidR="000146FD" w:rsidRPr="009B75DF">
        <w:t xml:space="preserve">tendrá el rol de colaborador. </w:t>
      </w:r>
      <w:r w:rsidR="000972B3">
        <w:t>El piloto crea la interacción con</w:t>
      </w:r>
      <w:r w:rsidR="000146FD" w:rsidRPr="009B75DF">
        <w:t xml:space="preserve"> la tarea “</w:t>
      </w:r>
      <w:proofErr w:type="spellStart"/>
      <w:r w:rsidR="000146FD" w:rsidRPr="009B75DF">
        <w:t>Execute</w:t>
      </w:r>
      <w:proofErr w:type="spellEnd"/>
      <w:r w:rsidR="000146FD" w:rsidRPr="009B75DF">
        <w:t xml:space="preserve"> </w:t>
      </w:r>
      <w:proofErr w:type="spellStart"/>
      <w:r w:rsidR="000146FD" w:rsidRPr="009B75DF">
        <w:t>Instrucction</w:t>
      </w:r>
      <w:proofErr w:type="spellEnd"/>
      <w:r w:rsidR="000146FD" w:rsidRPr="009B75DF">
        <w:t>”</w:t>
      </w:r>
      <w:r w:rsidR="000972B3">
        <w:t>.</w:t>
      </w:r>
      <w:r w:rsidR="00BD522C" w:rsidRPr="009B75DF">
        <w:t xml:space="preserve"> Para averiguar e</w:t>
      </w:r>
      <w:r w:rsidR="000972B3">
        <w:t>l</w:t>
      </w:r>
      <w:r w:rsidR="00BD522C" w:rsidRPr="009B75DF">
        <w:t xml:space="preserve"> </w:t>
      </w:r>
      <w:r w:rsidR="000972B3">
        <w:t xml:space="preserve">agente </w:t>
      </w:r>
      <w:r w:rsidR="00BD522C" w:rsidRPr="009B75DF">
        <w:t xml:space="preserve">avión </w:t>
      </w:r>
      <w:r w:rsidR="000972B3">
        <w:t xml:space="preserve">con el que ha de comunicarse, </w:t>
      </w:r>
      <w:r w:rsidR="00BD522C" w:rsidRPr="009B75DF">
        <w:t xml:space="preserve">el </w:t>
      </w:r>
      <w:r w:rsidR="005B28B6">
        <w:t xml:space="preserve">agente </w:t>
      </w:r>
      <w:r w:rsidR="00BD522C" w:rsidRPr="009B75DF">
        <w:t>piloto accede al plan de vuelo de su estado mental</w:t>
      </w:r>
      <w:r w:rsidR="000972B3">
        <w:t>,</w:t>
      </w:r>
      <w:r w:rsidR="00BD522C" w:rsidRPr="009B75DF">
        <w:t xml:space="preserve"> y dentro de</w:t>
      </w:r>
      <w:r w:rsidR="000972B3">
        <w:t xml:space="preserve"> éste</w:t>
      </w:r>
      <w:r w:rsidR="00BD522C" w:rsidRPr="009B75DF">
        <w:t xml:space="preserve"> a la identificación de la aeronave. El estado mental del piloto también indica qu</w:t>
      </w:r>
      <w:r w:rsidR="005B28B6">
        <w:t>é</w:t>
      </w:r>
      <w:r w:rsidR="00BD522C" w:rsidRPr="009B75DF">
        <w:t xml:space="preserve"> instrucción está siendo ejecutada actualmente.</w:t>
      </w:r>
      <w:r w:rsidR="007A3C49" w:rsidRPr="009B75DF">
        <w:t xml:space="preserve"> Por último, haciendo uso de la instrucción producida por el piloto, esta tarea generará la maniobra que el avión tiene que llevar a cabo </w:t>
      </w:r>
      <w:r w:rsidR="000539CA">
        <w:t xml:space="preserve">(hecho </w:t>
      </w:r>
      <w:r w:rsidR="007A3C49" w:rsidRPr="009B75DF">
        <w:t>“</w:t>
      </w:r>
      <w:proofErr w:type="spellStart"/>
      <w:r w:rsidR="007A3C49" w:rsidRPr="009B75DF">
        <w:t>Manoeuvre</w:t>
      </w:r>
      <w:proofErr w:type="spellEnd"/>
      <w:r w:rsidR="007A3C49" w:rsidRPr="009B75DF">
        <w:t>”</w:t>
      </w:r>
      <w:r w:rsidR="000539CA">
        <w:t>)</w:t>
      </w:r>
      <w:r w:rsidR="007A3C49" w:rsidRPr="009B75DF">
        <w:t>.</w:t>
      </w:r>
      <w:r w:rsidR="005B28B6">
        <w:t xml:space="preserve"> Nótese que aunque los contenidos de “</w:t>
      </w:r>
      <w:proofErr w:type="spellStart"/>
      <w:r w:rsidR="005B28B6">
        <w:t>Decision</w:t>
      </w:r>
      <w:proofErr w:type="spellEnd"/>
      <w:r w:rsidR="005B28B6">
        <w:t>” y “</w:t>
      </w:r>
      <w:proofErr w:type="spellStart"/>
      <w:r w:rsidR="005B28B6">
        <w:t>Manoeuvre</w:t>
      </w:r>
      <w:proofErr w:type="spellEnd"/>
      <w:r w:rsidR="005B28B6">
        <w:t>” son similares, son conceptualmente distintos. El primero representa información manejada por el piloto mientras que el segundo representa la acción que se está ejecutando sobre el avión.</w:t>
      </w:r>
    </w:p>
    <w:p w14:paraId="32DACF41" w14:textId="4B98D12B" w:rsidR="007A3C49" w:rsidRPr="009B75DF" w:rsidRDefault="00E50EB8" w:rsidP="006E4557">
      <w:pPr>
        <w:spacing w:before="240" w:after="120"/>
        <w:ind w:firstLine="284"/>
        <w:jc w:val="both"/>
      </w:pPr>
      <w:r w:rsidRPr="009B75DF">
        <w:t xml:space="preserve">Una vez </w:t>
      </w:r>
      <w:r w:rsidR="005B28B6">
        <w:t xml:space="preserve">que se indica </w:t>
      </w:r>
      <w:r w:rsidRPr="009B75DF">
        <w:t>la maniobra al avión a través de la interacción</w:t>
      </w:r>
      <w:r w:rsidR="005B28B6">
        <w:t>,</w:t>
      </w:r>
      <w:r w:rsidRPr="009B75DF">
        <w:t xml:space="preserve"> </w:t>
      </w:r>
      <w:r w:rsidR="005B28B6">
        <w:t>é</w:t>
      </w:r>
      <w:r w:rsidRPr="009B75DF">
        <w:t>ste procede a actualizar los valores de los atributos de su estado mental “</w:t>
      </w:r>
      <w:proofErr w:type="spellStart"/>
      <w:r w:rsidRPr="009B75DF">
        <w:t>Plane</w:t>
      </w:r>
      <w:proofErr w:type="spellEnd"/>
      <w:r w:rsidRPr="009B75DF">
        <w:t xml:space="preserve"> </w:t>
      </w:r>
      <w:proofErr w:type="spellStart"/>
      <w:r w:rsidRPr="009B75DF">
        <w:t>Mind</w:t>
      </w:r>
      <w:proofErr w:type="spellEnd"/>
      <w:r w:rsidRPr="009B75DF">
        <w:t xml:space="preserve">”. Dichos atributos </w:t>
      </w:r>
      <w:r w:rsidR="005B28B6">
        <w:t>son</w:t>
      </w:r>
      <w:r w:rsidRPr="009B75DF">
        <w:t>, como se comentó en los requisitos</w:t>
      </w:r>
      <w:r w:rsidR="005B28B6">
        <w:t xml:space="preserve"> (ver Sección </w:t>
      </w:r>
      <w:r w:rsidR="005B28B6">
        <w:fldChar w:fldCharType="begin"/>
      </w:r>
      <w:r w:rsidR="005B28B6">
        <w:instrText xml:space="preserve"> REF _Ref299018906 \r \h </w:instrText>
      </w:r>
      <w:r w:rsidR="005B28B6">
        <w:fldChar w:fldCharType="separate"/>
      </w:r>
      <w:r w:rsidR="0071153F">
        <w:t>4.1.2</w:t>
      </w:r>
      <w:r w:rsidR="005B28B6">
        <w:fldChar w:fldCharType="end"/>
      </w:r>
      <w:r w:rsidR="005B28B6">
        <w:t>)</w:t>
      </w:r>
      <w:r w:rsidRPr="009B75DF">
        <w:t xml:space="preserve">, la velocidad, altitud </w:t>
      </w:r>
      <w:r w:rsidR="003F1AC7">
        <w:t>o</w:t>
      </w:r>
      <w:r w:rsidR="00501FC1">
        <w:t xml:space="preserve"> rumbo</w:t>
      </w:r>
      <w:r w:rsidR="000F0CC0" w:rsidRPr="009B75DF">
        <w:t xml:space="preserve"> del avión</w:t>
      </w:r>
      <w:r w:rsidRPr="009B75DF">
        <w:t>.</w:t>
      </w:r>
    </w:p>
    <w:p w14:paraId="5AE3C2C9" w14:textId="36D2B17B" w:rsidR="000146FD" w:rsidRPr="009B75DF" w:rsidRDefault="005B28B6" w:rsidP="006E4557">
      <w:pPr>
        <w:spacing w:before="240" w:after="120"/>
        <w:jc w:val="both"/>
      </w:pPr>
      <w:r>
        <w:t>La realización de la maniobra por el avión consume un cierto tiempo. Durante este tiempo, el piloto examina los indicadores del avión para determinar cuándo ha concluido la maniobra. Cuando esto ocurre</w:t>
      </w:r>
      <w:r w:rsidR="000F0CC0" w:rsidRPr="009B75DF">
        <w:t>, el piloto elimina la instrucci</w:t>
      </w:r>
      <w:r w:rsidR="001232B1" w:rsidRPr="009B75DF">
        <w:t xml:space="preserve">ón </w:t>
      </w:r>
      <w:r w:rsidR="000F0CC0" w:rsidRPr="009B75DF">
        <w:t xml:space="preserve">de aquellas </w:t>
      </w:r>
      <w:r>
        <w:t xml:space="preserve">que tenía </w:t>
      </w:r>
      <w:r w:rsidR="000F0CC0" w:rsidRPr="009B75DF">
        <w:t xml:space="preserve">marcadas como </w:t>
      </w:r>
      <w:r>
        <w:t>en ejecución</w:t>
      </w:r>
      <w:r w:rsidR="000F0CC0" w:rsidRPr="009B75DF">
        <w:t xml:space="preserve"> dentro de su estado mental</w:t>
      </w:r>
      <w:r>
        <w:t xml:space="preserve"> (atributo “</w:t>
      </w:r>
      <w:proofErr w:type="spellStart"/>
      <w:r w:rsidR="00894CAC">
        <w:t>I</w:t>
      </w:r>
      <w:r>
        <w:t>nstructionRunning</w:t>
      </w:r>
      <w:proofErr w:type="spellEnd"/>
      <w:r>
        <w:t>”)</w:t>
      </w:r>
      <w:r w:rsidR="000F0CC0" w:rsidRPr="009B75DF">
        <w:t>.</w:t>
      </w:r>
    </w:p>
    <w:p w14:paraId="518A244C" w14:textId="73E03D2F" w:rsidR="00926816" w:rsidRDefault="009D6265" w:rsidP="006E4557">
      <w:pPr>
        <w:pStyle w:val="Caption"/>
      </w:pPr>
      <w:bookmarkStart w:id="1595" w:name="_Ref296337417"/>
      <w:bookmarkStart w:id="1596" w:name="_Toc299483442"/>
      <w:bookmarkStart w:id="1597" w:name="_Toc300051070"/>
      <w:bookmarkStart w:id="1598" w:name="_Toc300051443"/>
      <w:bookmarkStart w:id="1599" w:name="_Toc300051746"/>
      <w:bookmarkStart w:id="1600" w:name="_Toc300052356"/>
      <w:bookmarkStart w:id="1601" w:name="_Toc300052967"/>
      <w:bookmarkStart w:id="1602" w:name="_Toc300057805"/>
      <w:r>
        <w:rPr>
          <w:noProof/>
          <w:lang w:eastAsia="es-ES" w:bidi="ar-SA"/>
        </w:rPr>
        <w:lastRenderedPageBreak/>
        <w:drawing>
          <wp:inline distT="0" distB="0" distL="0" distR="0" wp14:anchorId="4CA4FD00" wp14:editId="32CBBB0E">
            <wp:extent cx="5608320" cy="4927600"/>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8320" cy="4927600"/>
                    </a:xfrm>
                    <a:prstGeom prst="rect">
                      <a:avLst/>
                    </a:prstGeom>
                    <a:noFill/>
                    <a:ln>
                      <a:noFill/>
                    </a:ln>
                  </pic:spPr>
                </pic:pic>
              </a:graphicData>
            </a:graphic>
          </wp:inline>
        </w:drawing>
      </w:r>
    </w:p>
    <w:p w14:paraId="558FAB43" w14:textId="3B9F6B39" w:rsidR="000F0CC0" w:rsidRDefault="00254432" w:rsidP="006E4557">
      <w:pPr>
        <w:pStyle w:val="Caption"/>
        <w:rPr>
          <w:rFonts w:cs="Times New Roman"/>
        </w:rPr>
      </w:pPr>
      <w:bookmarkStart w:id="1603" w:name="_Toc302653721"/>
      <w:r>
        <w:t xml:space="preserve">Figura </w:t>
      </w:r>
      <w:fldSimple w:instr=" SEQ Figura \* ARABIC ">
        <w:r w:rsidR="0071153F">
          <w:rPr>
            <w:noProof/>
          </w:rPr>
          <w:t>15</w:t>
        </w:r>
      </w:fldSimple>
      <w:bookmarkEnd w:id="1595"/>
      <w:r>
        <w:t>: Interacción Piloto-Avión: Ejecución Maniobra</w:t>
      </w:r>
      <w:r w:rsidR="005B28B6">
        <w:t>.</w:t>
      </w:r>
      <w:bookmarkEnd w:id="1596"/>
      <w:bookmarkEnd w:id="1597"/>
      <w:bookmarkEnd w:id="1598"/>
      <w:bookmarkEnd w:id="1599"/>
      <w:bookmarkEnd w:id="1600"/>
      <w:bookmarkEnd w:id="1601"/>
      <w:bookmarkEnd w:id="1602"/>
      <w:bookmarkEnd w:id="1603"/>
    </w:p>
    <w:p w14:paraId="6A2EE279" w14:textId="4DFF8203" w:rsidR="005B28B6" w:rsidRPr="000539CA" w:rsidRDefault="005B28B6" w:rsidP="006E4557">
      <w:pPr>
        <w:pStyle w:val="Heading1"/>
        <w:numPr>
          <w:ilvl w:val="3"/>
          <w:numId w:val="40"/>
        </w:numPr>
        <w:rPr>
          <w:b w:val="0"/>
          <w:sz w:val="28"/>
          <w:szCs w:val="52"/>
        </w:rPr>
      </w:pPr>
      <w:bookmarkStart w:id="1604" w:name="_Ref299019168"/>
      <w:bookmarkStart w:id="1605" w:name="_Toc302654551"/>
      <w:r w:rsidRPr="000539CA">
        <w:rPr>
          <w:b w:val="0"/>
          <w:sz w:val="28"/>
          <w:szCs w:val="52"/>
        </w:rPr>
        <w:t>Comprobaciones tras la maniobra</w:t>
      </w:r>
      <w:bookmarkEnd w:id="1604"/>
      <w:bookmarkEnd w:id="1605"/>
    </w:p>
    <w:p w14:paraId="621058C2" w14:textId="64FB8B45" w:rsidR="00623756" w:rsidRDefault="00C54BBC" w:rsidP="006E4557">
      <w:pPr>
        <w:spacing w:after="120"/>
        <w:jc w:val="both"/>
      </w:pPr>
      <w:r>
        <w:t xml:space="preserve">El piloto utiliza </w:t>
      </w:r>
      <w:r w:rsidR="00426907" w:rsidRPr="009B75DF">
        <w:t>la aplicación interna “</w:t>
      </w:r>
      <w:proofErr w:type="spellStart"/>
      <w:r w:rsidR="00426907" w:rsidRPr="009B75DF">
        <w:t>Leg</w:t>
      </w:r>
      <w:proofErr w:type="spellEnd"/>
      <w:r w:rsidR="00426907" w:rsidRPr="009B75DF">
        <w:t xml:space="preserve"> </w:t>
      </w:r>
      <w:proofErr w:type="spellStart"/>
      <w:r w:rsidR="00426907" w:rsidRPr="009B75DF">
        <w:t>Checker</w:t>
      </w:r>
      <w:proofErr w:type="spellEnd"/>
      <w:r w:rsidR="00426907" w:rsidRPr="009B75DF">
        <w:t>”</w:t>
      </w:r>
      <w:r>
        <w:t xml:space="preserve"> para </w:t>
      </w:r>
      <w:r w:rsidR="00CE27DB">
        <w:t>que continuamente se compruebe si se ha completado</w:t>
      </w:r>
      <w:r>
        <w:t xml:space="preserve"> el tramo en curso. Esta aplicación</w:t>
      </w:r>
      <w:r w:rsidR="00426907" w:rsidRPr="009B75DF">
        <w:t xml:space="preserve"> se inici</w:t>
      </w:r>
      <w:r w:rsidR="00193168">
        <w:t>a</w:t>
      </w:r>
      <w:r w:rsidR="00426907" w:rsidRPr="009B75DF">
        <w:t xml:space="preserve"> cuando se ejecut</w:t>
      </w:r>
      <w:r w:rsidR="00193168">
        <w:t>a</w:t>
      </w:r>
      <w:r w:rsidR="00426907" w:rsidRPr="009B75DF">
        <w:t xml:space="preserve"> la tarea “</w:t>
      </w:r>
      <w:proofErr w:type="spellStart"/>
      <w:r w:rsidR="00426907" w:rsidRPr="009B75DF">
        <w:t>Check</w:t>
      </w:r>
      <w:proofErr w:type="spellEnd"/>
      <w:r w:rsidR="00426907" w:rsidRPr="009B75DF">
        <w:t xml:space="preserve"> </w:t>
      </w:r>
      <w:proofErr w:type="spellStart"/>
      <w:r w:rsidR="00426907" w:rsidRPr="009B75DF">
        <w:t>Leg</w:t>
      </w:r>
      <w:proofErr w:type="spellEnd"/>
      <w:r w:rsidR="00426907" w:rsidRPr="009B75DF">
        <w:t xml:space="preserve"> </w:t>
      </w:r>
      <w:proofErr w:type="spellStart"/>
      <w:r w:rsidR="00426907" w:rsidRPr="009B75DF">
        <w:t>Completed</w:t>
      </w:r>
      <w:proofErr w:type="spellEnd"/>
      <w:r w:rsidR="00426907" w:rsidRPr="009B75DF">
        <w:t xml:space="preserve">” </w:t>
      </w:r>
      <w:r w:rsidR="00193168">
        <w:t xml:space="preserve">cada vez que el piloto se dispone a recorrer un tramo nuevo. Este proceso se recoge en la </w:t>
      </w:r>
      <w:r w:rsidR="00193168" w:rsidRPr="009B75DF">
        <w:fldChar w:fldCharType="begin"/>
      </w:r>
      <w:r w:rsidR="00193168" w:rsidRPr="009B75DF">
        <w:instrText xml:space="preserve"> REF _Ref296357868 \h </w:instrText>
      </w:r>
      <w:r w:rsidR="00193168">
        <w:instrText xml:space="preserve"> \* MERGEFORMAT </w:instrText>
      </w:r>
      <w:r w:rsidR="00193168" w:rsidRPr="009B75DF">
        <w:fldChar w:fldCharType="separate"/>
      </w:r>
      <w:r w:rsidR="0071153F">
        <w:t>Figura 16</w:t>
      </w:r>
      <w:r w:rsidR="00193168" w:rsidRPr="009B75DF">
        <w:fldChar w:fldCharType="end"/>
      </w:r>
      <w:r>
        <w:t>. En caso de que el tramo haya sido completado con éxito, la aplicación</w:t>
      </w:r>
      <w:r w:rsidR="00426907" w:rsidRPr="009B75DF">
        <w:t xml:space="preserve"> lanzará un evento “</w:t>
      </w:r>
      <w:proofErr w:type="spellStart"/>
      <w:r w:rsidR="00426907" w:rsidRPr="009B75DF">
        <w:t>LegCompleted</w:t>
      </w:r>
      <w:proofErr w:type="spellEnd"/>
      <w:r w:rsidR="00426907" w:rsidRPr="009B75DF">
        <w:t>”</w:t>
      </w:r>
      <w:r w:rsidR="00241E95" w:rsidRPr="009B75DF">
        <w:t>.</w:t>
      </w:r>
      <w:r w:rsidR="000B2D34" w:rsidRPr="009B75DF">
        <w:t xml:space="preserve"> </w:t>
      </w:r>
      <w:r>
        <w:t xml:space="preserve">El piloto procesa este evento y utiliza la información sobre el plan de vuelo y </w:t>
      </w:r>
      <w:r w:rsidR="000B2D34" w:rsidRPr="009B75DF">
        <w:t xml:space="preserve">el tramo que acaba de finalizar </w:t>
      </w:r>
      <w:r>
        <w:t>par</w:t>
      </w:r>
      <w:r w:rsidR="000B2D34" w:rsidRPr="009B75DF">
        <w:t xml:space="preserve">a </w:t>
      </w:r>
      <w:r w:rsidR="00623756">
        <w:t>determinar en qué condiciones se encuentra el vuelo. Esto se hace</w:t>
      </w:r>
      <w:r>
        <w:t xml:space="preserve"> </w:t>
      </w:r>
      <w:r w:rsidR="000B2D34" w:rsidRPr="009B75DF">
        <w:t>ejecuta</w:t>
      </w:r>
      <w:r>
        <w:t>ndo</w:t>
      </w:r>
      <w:r w:rsidR="000B2D34" w:rsidRPr="009B75DF">
        <w:t xml:space="preserve"> la tarea “</w:t>
      </w:r>
      <w:proofErr w:type="spellStart"/>
      <w:r w:rsidR="000B2D34" w:rsidRPr="009B75DF">
        <w:t>GoNextLeg</w:t>
      </w:r>
      <w:proofErr w:type="spellEnd"/>
      <w:r w:rsidR="000B2D34" w:rsidRPr="009B75DF">
        <w:t>” (</w:t>
      </w:r>
      <w:r>
        <w:t xml:space="preserve">ver </w:t>
      </w:r>
      <w:r w:rsidR="001D27C3" w:rsidRPr="009B75DF">
        <w:fldChar w:fldCharType="begin"/>
      </w:r>
      <w:r w:rsidR="001D27C3" w:rsidRPr="009B75DF">
        <w:instrText xml:space="preserve"> REF _Ref296357936 \h </w:instrText>
      </w:r>
      <w:r w:rsidR="009B75DF">
        <w:instrText xml:space="preserve"> \* MERGEFORMAT </w:instrText>
      </w:r>
      <w:r w:rsidR="001D27C3" w:rsidRPr="009B75DF">
        <w:fldChar w:fldCharType="separate"/>
      </w:r>
      <w:r w:rsidR="0071153F">
        <w:t>Figura 17</w:t>
      </w:r>
      <w:r w:rsidR="001D27C3" w:rsidRPr="009B75DF">
        <w:fldChar w:fldCharType="end"/>
      </w:r>
      <w:r w:rsidR="000B2D34" w:rsidRPr="009B75DF">
        <w:t xml:space="preserve">). Esta tarea tendrá la finalidad de confirmar que el tramo se ha finalizado y generar un hecho </w:t>
      </w:r>
      <w:r w:rsidR="00623756">
        <w:t xml:space="preserve">indicando </w:t>
      </w:r>
      <w:r w:rsidR="000B2D34" w:rsidRPr="009B75DF">
        <w:t xml:space="preserve">las condiciones en que </w:t>
      </w:r>
      <w:r w:rsidR="00623756">
        <w:t>terminó</w:t>
      </w:r>
      <w:r w:rsidR="000B2D34" w:rsidRPr="009B75DF">
        <w:t xml:space="preserve">. </w:t>
      </w:r>
      <w:r w:rsidR="00623756">
        <w:t>Aquí se pueden encontrar tres situaciones diferentes:</w:t>
      </w:r>
    </w:p>
    <w:p w14:paraId="73A4FB62" w14:textId="7846C615" w:rsidR="00FA3A60" w:rsidRPr="009B75DF" w:rsidRDefault="00FA3A60" w:rsidP="006E4557">
      <w:pPr>
        <w:pStyle w:val="ListParagraph"/>
        <w:numPr>
          <w:ilvl w:val="0"/>
          <w:numId w:val="41"/>
        </w:numPr>
        <w:spacing w:before="120" w:after="120"/>
        <w:ind w:left="641" w:hanging="357"/>
        <w:jc w:val="both"/>
      </w:pPr>
      <w:r w:rsidRPr="009B75DF">
        <w:t>El tramo que se completó es el último del plan de vuelo</w:t>
      </w:r>
      <w:r w:rsidR="00623756">
        <w:t>. En este caso se ha llegado al destino. S</w:t>
      </w:r>
      <w:r w:rsidRPr="009B75DF">
        <w:t xml:space="preserve">e satisface el objetivo de plan de vuelo completado y se procede </w:t>
      </w:r>
      <w:r w:rsidR="00623756">
        <w:t xml:space="preserve">a </w:t>
      </w:r>
      <w:r w:rsidRPr="009B75DF">
        <w:t>generar el hecho “</w:t>
      </w:r>
      <w:proofErr w:type="spellStart"/>
      <w:r w:rsidRPr="009B75DF">
        <w:t>AllLegsCompleted</w:t>
      </w:r>
      <w:proofErr w:type="spellEnd"/>
      <w:r w:rsidRPr="009B75DF">
        <w:t xml:space="preserve">” que posteriormente iniciará la tarea de parar el avión (“Stop </w:t>
      </w:r>
      <w:proofErr w:type="spellStart"/>
      <w:r w:rsidRPr="009B75DF">
        <w:t>Plane</w:t>
      </w:r>
      <w:proofErr w:type="spellEnd"/>
      <w:r w:rsidRPr="009B75DF">
        <w:t>”).</w:t>
      </w:r>
    </w:p>
    <w:p w14:paraId="1B4CCC26" w14:textId="4E2A0572" w:rsidR="00FA3A60" w:rsidRDefault="00623756" w:rsidP="006E4557">
      <w:pPr>
        <w:pStyle w:val="ListParagraph"/>
        <w:numPr>
          <w:ilvl w:val="0"/>
          <w:numId w:val="41"/>
        </w:numPr>
        <w:spacing w:before="120" w:after="120"/>
        <w:ind w:left="641" w:hanging="357"/>
        <w:jc w:val="both"/>
      </w:pPr>
      <w:r>
        <w:t xml:space="preserve">El tramo completado </w:t>
      </w:r>
      <w:r w:rsidR="00686F69">
        <w:t xml:space="preserve">no </w:t>
      </w:r>
      <w:r>
        <w:t>es el último del plan de vuelo</w:t>
      </w:r>
      <w:r w:rsidR="00686F69">
        <w:t>, pero formaba parte de él. En este caso s</w:t>
      </w:r>
      <w:r w:rsidR="00FA3A60" w:rsidRPr="009B75DF">
        <w:t>e generará el hecho “</w:t>
      </w:r>
      <w:proofErr w:type="spellStart"/>
      <w:r w:rsidR="00FA3A60" w:rsidRPr="009B75DF">
        <w:t>GetNextLeg</w:t>
      </w:r>
      <w:proofErr w:type="spellEnd"/>
      <w:r w:rsidR="00FA3A60" w:rsidRPr="009B75DF">
        <w:t>” que permitirá que se obtenga el siguiente tramo del plan de vuelo.</w:t>
      </w:r>
    </w:p>
    <w:p w14:paraId="47B2E051" w14:textId="23907786" w:rsidR="00623756" w:rsidRPr="009B75DF" w:rsidRDefault="007D7B4A" w:rsidP="00680A6E">
      <w:pPr>
        <w:pStyle w:val="ListParagraph"/>
        <w:numPr>
          <w:ilvl w:val="0"/>
          <w:numId w:val="41"/>
        </w:numPr>
        <w:spacing w:before="120" w:after="120"/>
        <w:ind w:left="641" w:hanging="357"/>
        <w:jc w:val="both"/>
      </w:pPr>
      <w:r w:rsidRPr="00383FFF">
        <w:rPr>
          <w:rFonts w:cs="Times New Roman"/>
          <w:noProof/>
          <w:lang w:eastAsia="es-ES" w:bidi="ar-SA"/>
        </w:rPr>
        <w:lastRenderedPageBreak/>
        <w:drawing>
          <wp:anchor distT="0" distB="0" distL="114300" distR="114300" simplePos="0" relativeHeight="251665408" behindDoc="0" locked="0" layoutInCell="1" allowOverlap="1" wp14:anchorId="1AE53D37" wp14:editId="62932BC9">
            <wp:simplePos x="0" y="0"/>
            <wp:positionH relativeFrom="column">
              <wp:posOffset>3810</wp:posOffset>
            </wp:positionH>
            <wp:positionV relativeFrom="paragraph">
              <wp:posOffset>1016635</wp:posOffset>
            </wp:positionV>
            <wp:extent cx="5610225" cy="16764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t="2762"/>
                    <a:stretch/>
                  </pic:blipFill>
                  <pic:spPr bwMode="auto">
                    <a:xfrm>
                      <a:off x="0" y="0"/>
                      <a:ext cx="5610225"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6F69">
        <w:t>El tramo completado fue generado por orden de los controladores para eliminar un conflicto entre aviones. En este caso la t</w:t>
      </w:r>
      <w:r w:rsidR="00623756" w:rsidRPr="009B75DF">
        <w:t>area generará el hecho “</w:t>
      </w:r>
      <w:proofErr w:type="spellStart"/>
      <w:r w:rsidR="00623756" w:rsidRPr="009B75DF">
        <w:t>GoNextLegWithConflict</w:t>
      </w:r>
      <w:proofErr w:type="spellEnd"/>
      <w:r w:rsidR="00623756" w:rsidRPr="009B75DF">
        <w:t xml:space="preserve">” que </w:t>
      </w:r>
      <w:r w:rsidR="00623756">
        <w:t>indicará</w:t>
      </w:r>
      <w:r w:rsidR="00623756" w:rsidRPr="009B75DF">
        <w:t xml:space="preserve"> el tramo </w:t>
      </w:r>
      <w:r w:rsidR="00686F69">
        <w:t>que se encontraba en ejecución cuando se abordó el conflicto</w:t>
      </w:r>
      <w:r w:rsidR="00623756">
        <w:t>. Esta información permitirá conocer cuáles eran las condiciones de vuelo previas al conflicto para retomarlas, es decir,</w:t>
      </w:r>
      <w:r w:rsidR="00623756" w:rsidRPr="009B75DF">
        <w:t xml:space="preserve"> construir el siguiente tramo.</w:t>
      </w:r>
    </w:p>
    <w:p w14:paraId="1F41B45B" w14:textId="04329526" w:rsidR="00241E95" w:rsidRDefault="001D27C3" w:rsidP="00680A6E">
      <w:pPr>
        <w:pStyle w:val="Caption"/>
        <w:rPr>
          <w:rFonts w:cs="Times New Roman"/>
        </w:rPr>
      </w:pPr>
      <w:bookmarkStart w:id="1606" w:name="_Ref296357868"/>
      <w:bookmarkStart w:id="1607" w:name="_Ref296357847"/>
      <w:bookmarkStart w:id="1608" w:name="_Toc299483443"/>
      <w:bookmarkStart w:id="1609" w:name="_Toc300051071"/>
      <w:bookmarkStart w:id="1610" w:name="_Toc300051444"/>
      <w:bookmarkStart w:id="1611" w:name="_Toc300051747"/>
      <w:bookmarkStart w:id="1612" w:name="_Toc300052357"/>
      <w:bookmarkStart w:id="1613" w:name="_Toc300052968"/>
      <w:bookmarkStart w:id="1614" w:name="_Toc300057806"/>
      <w:bookmarkStart w:id="1615" w:name="_Toc302653722"/>
      <w:r>
        <w:t xml:space="preserve">Figura </w:t>
      </w:r>
      <w:fldSimple w:instr=" SEQ Figura \* ARABIC ">
        <w:r w:rsidR="0071153F">
          <w:rPr>
            <w:noProof/>
          </w:rPr>
          <w:t>16</w:t>
        </w:r>
      </w:fldSimple>
      <w:bookmarkEnd w:id="1606"/>
      <w:r>
        <w:t xml:space="preserve">: </w:t>
      </w:r>
      <w:r w:rsidR="00605BD5">
        <w:t>Aplicación</w:t>
      </w:r>
      <w:r>
        <w:t xml:space="preserve"> que Comprueba la Finalización del Tramo</w:t>
      </w:r>
      <w:bookmarkEnd w:id="1607"/>
      <w:r w:rsidR="005B28B6">
        <w:t>.</w:t>
      </w:r>
      <w:bookmarkEnd w:id="1608"/>
      <w:bookmarkEnd w:id="1609"/>
      <w:bookmarkEnd w:id="1610"/>
      <w:bookmarkEnd w:id="1611"/>
      <w:bookmarkEnd w:id="1612"/>
      <w:bookmarkEnd w:id="1613"/>
      <w:bookmarkEnd w:id="1614"/>
      <w:bookmarkEnd w:id="1615"/>
    </w:p>
    <w:p w14:paraId="08A168D4" w14:textId="4C606CDD" w:rsidR="0080539F" w:rsidRDefault="00A73410" w:rsidP="00680A6E">
      <w:pPr>
        <w:jc w:val="both"/>
        <w:rPr>
          <w:rFonts w:cs="Times New Roman"/>
        </w:rPr>
      </w:pPr>
      <w:r w:rsidRPr="00383FFF">
        <w:rPr>
          <w:rFonts w:cs="Times New Roman"/>
          <w:noProof/>
          <w:lang w:eastAsia="es-ES" w:bidi="ar-SA"/>
        </w:rPr>
        <w:drawing>
          <wp:inline distT="0" distB="0" distL="0" distR="0" wp14:anchorId="2A3D29DC" wp14:editId="4A59D6E1">
            <wp:extent cx="6038850" cy="25977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2850"/>
                    <a:stretch/>
                  </pic:blipFill>
                  <pic:spPr bwMode="auto">
                    <a:xfrm>
                      <a:off x="0" y="0"/>
                      <a:ext cx="6040800" cy="2598576"/>
                    </a:xfrm>
                    <a:prstGeom prst="rect">
                      <a:avLst/>
                    </a:prstGeom>
                    <a:ln>
                      <a:noFill/>
                    </a:ln>
                    <a:extLst>
                      <a:ext uri="{53640926-AAD7-44D8-BBD7-CCE9431645EC}">
                        <a14:shadowObscured xmlns:a14="http://schemas.microsoft.com/office/drawing/2010/main"/>
                      </a:ext>
                    </a:extLst>
                  </pic:spPr>
                </pic:pic>
              </a:graphicData>
            </a:graphic>
          </wp:inline>
        </w:drawing>
      </w:r>
    </w:p>
    <w:p w14:paraId="3AEC9170" w14:textId="29EBF220" w:rsidR="00F50FDD" w:rsidRDefault="001D27C3" w:rsidP="000F05DA">
      <w:pPr>
        <w:pStyle w:val="Caption"/>
        <w:rPr>
          <w:rFonts w:cs="Times New Roman"/>
        </w:rPr>
      </w:pPr>
      <w:bookmarkStart w:id="1616" w:name="_Ref296357936"/>
      <w:bookmarkStart w:id="1617" w:name="_Toc300051072"/>
      <w:bookmarkStart w:id="1618" w:name="_Toc300051445"/>
      <w:bookmarkStart w:id="1619" w:name="_Toc300051748"/>
      <w:bookmarkStart w:id="1620" w:name="_Toc300052358"/>
      <w:bookmarkStart w:id="1621" w:name="_Toc300052969"/>
      <w:bookmarkStart w:id="1622" w:name="_Toc300057807"/>
      <w:bookmarkStart w:id="1623" w:name="_Toc302653723"/>
      <w:r>
        <w:t xml:space="preserve">Figura </w:t>
      </w:r>
      <w:fldSimple w:instr=" SEQ Figura \* ARABIC ">
        <w:r w:rsidR="0071153F">
          <w:rPr>
            <w:noProof/>
          </w:rPr>
          <w:t>17</w:t>
        </w:r>
      </w:fldSimple>
      <w:bookmarkEnd w:id="1616"/>
      <w:r>
        <w:t>: Diagrama para  Ir al Siguiente Tramo</w:t>
      </w:r>
      <w:r w:rsidR="005B28B6">
        <w:t>.</w:t>
      </w:r>
      <w:bookmarkEnd w:id="1617"/>
      <w:bookmarkEnd w:id="1618"/>
      <w:bookmarkEnd w:id="1619"/>
      <w:bookmarkEnd w:id="1620"/>
      <w:bookmarkEnd w:id="1621"/>
      <w:bookmarkEnd w:id="1622"/>
      <w:bookmarkEnd w:id="1623"/>
    </w:p>
    <w:p w14:paraId="4295E922" w14:textId="304444EA" w:rsidR="00B37CFC" w:rsidRPr="00324541" w:rsidRDefault="00D96E41" w:rsidP="00680A6E">
      <w:pPr>
        <w:pStyle w:val="Heading1"/>
        <w:numPr>
          <w:ilvl w:val="2"/>
          <w:numId w:val="40"/>
        </w:numPr>
        <w:rPr>
          <w:b w:val="0"/>
          <w:sz w:val="36"/>
          <w:szCs w:val="52"/>
        </w:rPr>
      </w:pPr>
      <w:bookmarkStart w:id="1624" w:name="_Ref298954408"/>
      <w:bookmarkStart w:id="1625" w:name="_Toc302654552"/>
      <w:r w:rsidRPr="006973BB">
        <w:rPr>
          <w:b w:val="0"/>
          <w:sz w:val="36"/>
          <w:szCs w:val="52"/>
        </w:rPr>
        <w:t>Gestión de conflictos</w:t>
      </w:r>
      <w:bookmarkEnd w:id="1624"/>
      <w:bookmarkEnd w:id="1625"/>
    </w:p>
    <w:p w14:paraId="5BCB18A5" w14:textId="57AA4AFA" w:rsidR="00BA2C6E" w:rsidRDefault="005E18F7">
      <w:pPr>
        <w:spacing w:after="120"/>
        <w:jc w:val="both"/>
      </w:pPr>
      <w:r>
        <w:t>Como se comentó en la Sección</w:t>
      </w:r>
      <w:r w:rsidR="00C16CF9">
        <w:t xml:space="preserve"> </w:t>
      </w:r>
      <w:r w:rsidR="00C16CF9">
        <w:fldChar w:fldCharType="begin"/>
      </w:r>
      <w:r w:rsidR="00C16CF9">
        <w:instrText xml:space="preserve"> REF _Ref300347189 \r \h </w:instrText>
      </w:r>
      <w:r w:rsidR="00C16CF9">
        <w:fldChar w:fldCharType="separate"/>
      </w:r>
      <w:r w:rsidR="0071153F">
        <w:t>4.1.4</w:t>
      </w:r>
      <w:r w:rsidR="00C16CF9">
        <w:fldChar w:fldCharType="end"/>
      </w:r>
      <w:r>
        <w:t>, la resolución de conflictos es una tarea prioritaria para pilotos y controladores, ya que estos conflictos implican que existe un peligro potencial de colisión. L</w:t>
      </w:r>
      <w:r w:rsidR="00F14632" w:rsidRPr="00686F69">
        <w:t xml:space="preserve">a </w:t>
      </w:r>
      <w:r w:rsidR="001C00B8">
        <w:fldChar w:fldCharType="begin"/>
      </w:r>
      <w:r w:rsidR="001C00B8">
        <w:instrText xml:space="preserve"> REF _Ref300008302 \h </w:instrText>
      </w:r>
      <w:r w:rsidR="001C00B8">
        <w:fldChar w:fldCharType="separate"/>
      </w:r>
      <w:bookmarkStart w:id="1626" w:name="_GoBack"/>
      <w:ins w:id="1627" w:author="Orion" w:date="2011-09-21T08:27:00Z">
        <w:r w:rsidR="0071153F">
          <w:t xml:space="preserve">Figura </w:t>
        </w:r>
        <w:r w:rsidR="0071153F">
          <w:rPr>
            <w:i/>
            <w:iCs/>
            <w:noProof/>
          </w:rPr>
          <w:t>18</w:t>
        </w:r>
      </w:ins>
      <w:bookmarkEnd w:id="1626"/>
      <w:del w:id="1628" w:author="Orion" w:date="2011-09-21T08:22:00Z">
        <w:r w:rsidR="00E4134F" w:rsidDel="0071153F">
          <w:delText xml:space="preserve">Figura </w:delText>
        </w:r>
        <w:r w:rsidR="00E4134F" w:rsidDel="0071153F">
          <w:rPr>
            <w:i/>
            <w:iCs/>
            <w:noProof/>
          </w:rPr>
          <w:delText>18</w:delText>
        </w:r>
      </w:del>
      <w:r w:rsidR="001C00B8">
        <w:fldChar w:fldCharType="end"/>
      </w:r>
      <w:r>
        <w:t xml:space="preserve"> muestra las actividades involucradas en est</w:t>
      </w:r>
      <w:r w:rsidR="00726EC3">
        <w:t>os</w:t>
      </w:r>
      <w:r>
        <w:t xml:space="preserve"> aspectos en nuestro trabajo.</w:t>
      </w:r>
      <w:r w:rsidR="00BF7E23">
        <w:t xml:space="preserve"> Estas actividades incluyen la detección de conflictos y la generación de órdenes</w:t>
      </w:r>
      <w:r w:rsidR="006973BB">
        <w:t xml:space="preserve"> para resolverlos</w:t>
      </w:r>
      <w:r w:rsidR="00BF7E23">
        <w:t>, la ejecución de las mismas y la monitorización de la resolución.</w:t>
      </w:r>
    </w:p>
    <w:p w14:paraId="197D693B" w14:textId="1FB182C8" w:rsidR="00BA2C6E" w:rsidRDefault="007801DA">
      <w:pPr>
        <w:spacing w:after="120"/>
        <w:jc w:val="both"/>
      </w:pPr>
      <w:r>
        <w:rPr>
          <w:noProof/>
          <w:lang w:eastAsia="es-ES" w:bidi="ar-SA"/>
        </w:rPr>
        <w:lastRenderedPageBreak/>
        <w:drawing>
          <wp:inline distT="0" distB="0" distL="0" distR="0" wp14:anchorId="1CA16077" wp14:editId="3316DDEB">
            <wp:extent cx="5572125" cy="4591050"/>
            <wp:effectExtent l="0" t="0" r="9525" b="0"/>
            <wp:docPr id="1" name="Picture 1"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18.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994" r="2492" b="3181"/>
                    <a:stretch/>
                  </pic:blipFill>
                  <pic:spPr bwMode="auto">
                    <a:xfrm>
                      <a:off x="0" y="0"/>
                      <a:ext cx="5575079" cy="4593484"/>
                    </a:xfrm>
                    <a:prstGeom prst="rect">
                      <a:avLst/>
                    </a:prstGeom>
                    <a:noFill/>
                    <a:ln>
                      <a:noFill/>
                    </a:ln>
                    <a:extLst>
                      <a:ext uri="{53640926-AAD7-44D8-BBD7-CCE9431645EC}">
                        <a14:shadowObscured xmlns:a14="http://schemas.microsoft.com/office/drawing/2010/main"/>
                      </a:ext>
                    </a:extLst>
                  </pic:spPr>
                </pic:pic>
              </a:graphicData>
            </a:graphic>
          </wp:inline>
        </w:drawing>
      </w:r>
    </w:p>
    <w:p w14:paraId="5C91F2D5" w14:textId="3B1B871B" w:rsidR="00B612F3" w:rsidRDefault="00BA2C6E" w:rsidP="00324541">
      <w:pPr>
        <w:pStyle w:val="Caption"/>
        <w:rPr>
          <w:rFonts w:cs="Times New Roman"/>
        </w:rPr>
      </w:pPr>
      <w:bookmarkStart w:id="1629" w:name="_Ref300008302"/>
      <w:bookmarkStart w:id="1630" w:name="_Toc300051073"/>
      <w:bookmarkStart w:id="1631" w:name="_Toc300051446"/>
      <w:bookmarkStart w:id="1632" w:name="_Toc300051749"/>
      <w:bookmarkStart w:id="1633" w:name="_Toc300052359"/>
      <w:bookmarkStart w:id="1634" w:name="_Toc300052970"/>
      <w:bookmarkStart w:id="1635" w:name="_Toc300057808"/>
      <w:bookmarkStart w:id="1636" w:name="_Toc302653724"/>
      <w:r>
        <w:t xml:space="preserve">Figura </w:t>
      </w:r>
      <w:r w:rsidR="008D333C">
        <w:fldChar w:fldCharType="begin"/>
      </w:r>
      <w:r w:rsidR="008D333C">
        <w:rPr>
          <w:i w:val="0"/>
          <w:iCs w:val="0"/>
        </w:rPr>
        <w:instrText xml:space="preserve"> SEQ Figura \* ARABIC </w:instrText>
      </w:r>
      <w:r w:rsidR="008D333C">
        <w:fldChar w:fldCharType="separate"/>
      </w:r>
      <w:r w:rsidR="0071153F">
        <w:rPr>
          <w:i w:val="0"/>
          <w:iCs w:val="0"/>
          <w:noProof/>
        </w:rPr>
        <w:t>18</w:t>
      </w:r>
      <w:r w:rsidR="008D333C">
        <w:rPr>
          <w:noProof/>
        </w:rPr>
        <w:fldChar w:fldCharType="end"/>
      </w:r>
      <w:bookmarkEnd w:id="1629"/>
      <w:r>
        <w:t>:</w:t>
      </w:r>
      <w:r w:rsidRPr="007A2EFD">
        <w:t xml:space="preserve"> Diagrama de Actividad Evitar Conflicto</w:t>
      </w:r>
      <w:bookmarkEnd w:id="1630"/>
      <w:bookmarkEnd w:id="1631"/>
      <w:bookmarkEnd w:id="1632"/>
      <w:bookmarkEnd w:id="1633"/>
      <w:bookmarkEnd w:id="1634"/>
      <w:bookmarkEnd w:id="1635"/>
      <w:r w:rsidR="006973BB">
        <w:t>.</w:t>
      </w:r>
      <w:bookmarkEnd w:id="1636"/>
    </w:p>
    <w:p w14:paraId="40B8BD29" w14:textId="2A1AE8C8" w:rsidR="00BF7E23" w:rsidRDefault="005E18F7" w:rsidP="004C796F">
      <w:pPr>
        <w:spacing w:before="240" w:after="120"/>
        <w:ind w:firstLine="284"/>
        <w:jc w:val="both"/>
      </w:pPr>
      <w:r>
        <w:t xml:space="preserve">Estas actividades comienzan </w:t>
      </w:r>
      <w:r w:rsidR="000753FB">
        <w:t xml:space="preserve">con los controladores iniciando la monitorización de los vuelos. Se trata de la actividad </w:t>
      </w:r>
      <w:r w:rsidR="000753FB" w:rsidRPr="00686F69">
        <w:t>“</w:t>
      </w:r>
      <w:proofErr w:type="spellStart"/>
      <w:r w:rsidR="00531024">
        <w:t>StartMonitoringFlights</w:t>
      </w:r>
      <w:proofErr w:type="spellEnd"/>
      <w:r w:rsidR="000753FB" w:rsidRPr="00686F69">
        <w:t>”</w:t>
      </w:r>
      <w:r w:rsidR="000753FB">
        <w:t xml:space="preserve">. Para esta labor, los controladores cuentan con sistemas de apoyo que comprueban las distancias entre los vuelos en su área de control. Estos sistemas </w:t>
      </w:r>
      <w:r w:rsidR="00072995">
        <w:t>s</w:t>
      </w:r>
      <w:r w:rsidR="000753FB">
        <w:t>on aplicaciones del entorno. Cuando la aplicación detecta</w:t>
      </w:r>
      <w:r w:rsidRPr="00686F69">
        <w:t xml:space="preserve"> un</w:t>
      </w:r>
      <w:r w:rsidR="000753FB">
        <w:t xml:space="preserve"> conflicto</w:t>
      </w:r>
      <w:r w:rsidRPr="00686F69">
        <w:t xml:space="preserve"> informa al controlador</w:t>
      </w:r>
      <w:r w:rsidR="000753FB">
        <w:t xml:space="preserve"> con un evento</w:t>
      </w:r>
      <w:r w:rsidRPr="00686F69">
        <w:t xml:space="preserve">. Dichos conflictos </w:t>
      </w:r>
      <w:r w:rsidR="00BF7E23">
        <w:t>se producen</w:t>
      </w:r>
      <w:r w:rsidRPr="00686F69">
        <w:t xml:space="preserve"> cuando no se </w:t>
      </w:r>
      <w:r w:rsidR="000753FB">
        <w:t>r</w:t>
      </w:r>
      <w:r w:rsidR="00BF7E23">
        <w:t>espeta</w:t>
      </w:r>
      <w:r w:rsidRPr="00686F69">
        <w:t xml:space="preserve"> la separación mínima </w:t>
      </w:r>
      <w:r w:rsidR="000753FB">
        <w:t xml:space="preserve">de seguridad </w:t>
      </w:r>
      <w:r w:rsidRPr="00686F69">
        <w:t xml:space="preserve">entre aviones. </w:t>
      </w:r>
      <w:r w:rsidR="000753FB">
        <w:t>Tras ser avisado de</w:t>
      </w:r>
      <w:r w:rsidR="00BF7E23">
        <w:t xml:space="preserve"> un</w:t>
      </w:r>
      <w:r w:rsidR="000753FB">
        <w:t xml:space="preserve"> conflicto, </w:t>
      </w:r>
      <w:r w:rsidRPr="00686F69">
        <w:t>el controlador compr</w:t>
      </w:r>
      <w:r w:rsidR="00BF7E23">
        <w:t>ueba</w:t>
      </w:r>
      <w:r w:rsidRPr="00686F69">
        <w:t xml:space="preserve"> </w:t>
      </w:r>
      <w:r w:rsidR="00BF7E23">
        <w:t xml:space="preserve">si </w:t>
      </w:r>
      <w:r w:rsidRPr="00686F69">
        <w:t>está</w:t>
      </w:r>
      <w:r w:rsidR="000753FB">
        <w:t xml:space="preserve"> o no</w:t>
      </w:r>
      <w:r w:rsidRPr="00686F69">
        <w:t xml:space="preserve"> siendo gestionado actualmente (“</w:t>
      </w:r>
      <w:proofErr w:type="spellStart"/>
      <w:r w:rsidRPr="00686F69">
        <w:t>IsANewConflictDetected</w:t>
      </w:r>
      <w:proofErr w:type="spellEnd"/>
      <w:r w:rsidRPr="00686F69">
        <w:t xml:space="preserve">”). Si </w:t>
      </w:r>
      <w:r w:rsidR="00BF7E23">
        <w:t>el conflicto</w:t>
      </w:r>
      <w:r w:rsidRPr="00686F69">
        <w:t xml:space="preserve"> ya fue gestionad</w:t>
      </w:r>
      <w:r w:rsidR="00BF7E23">
        <w:t>o</w:t>
      </w:r>
      <w:r w:rsidR="000753FB">
        <w:t>,</w:t>
      </w:r>
      <w:r w:rsidRPr="00686F69">
        <w:t xml:space="preserve"> entonces el controlador </w:t>
      </w:r>
      <w:r w:rsidR="000753FB">
        <w:t xml:space="preserve">cursó a los pilotos las órdenes para resolverlo y </w:t>
      </w:r>
      <w:r w:rsidRPr="00686F69">
        <w:t xml:space="preserve">seguirá monitorizando los vuelos </w:t>
      </w:r>
      <w:r w:rsidR="00BF7E23">
        <w:t>para comprobar la situación</w:t>
      </w:r>
      <w:r w:rsidRPr="00686F69">
        <w:t xml:space="preserve">. </w:t>
      </w:r>
      <w:r w:rsidR="00BF7E23">
        <w:t>S</w:t>
      </w:r>
      <w:r w:rsidRPr="00686F69">
        <w:t>i por el contrario es un nuevo conflicto</w:t>
      </w:r>
      <w:r w:rsidR="00BF7E23">
        <w:t>, será necesario iniciar su resolución.</w:t>
      </w:r>
    </w:p>
    <w:p w14:paraId="7EC9E8BA" w14:textId="65610F8E" w:rsidR="00BF7E23" w:rsidRDefault="00BF7E23" w:rsidP="004C796F">
      <w:pPr>
        <w:spacing w:before="240" w:after="120"/>
        <w:ind w:firstLine="284"/>
        <w:jc w:val="both"/>
      </w:pPr>
      <w:r>
        <w:t>Para resolver el conflicto el controlador</w:t>
      </w:r>
      <w:r w:rsidR="005E18F7" w:rsidRPr="00686F69">
        <w:t xml:space="preserve"> crea la lista de órdenes correspondientes para cada uno de los pilotos </w:t>
      </w:r>
      <w:r>
        <w:t xml:space="preserve">involucrados </w:t>
      </w:r>
      <w:r w:rsidR="005E18F7" w:rsidRPr="00686F69">
        <w:t>(“</w:t>
      </w:r>
      <w:proofErr w:type="spellStart"/>
      <w:r w:rsidR="005E18F7" w:rsidRPr="00686F69">
        <w:t>CreateNewOrders</w:t>
      </w:r>
      <w:proofErr w:type="spellEnd"/>
      <w:r w:rsidR="005E18F7" w:rsidRPr="00686F69">
        <w:t>”)</w:t>
      </w:r>
      <w:r>
        <w:t>,</w:t>
      </w:r>
      <w:r w:rsidR="005E18F7" w:rsidRPr="00686F69">
        <w:t xml:space="preserve"> y seguidamente se </w:t>
      </w:r>
      <w:r>
        <w:t>las comunica mediante interacciones</w:t>
      </w:r>
      <w:r w:rsidR="005E18F7" w:rsidRPr="00686F69">
        <w:t xml:space="preserve"> (“</w:t>
      </w:r>
      <w:proofErr w:type="spellStart"/>
      <w:r w:rsidR="005E18F7" w:rsidRPr="00686F69">
        <w:t>Start</w:t>
      </w:r>
      <w:proofErr w:type="spellEnd"/>
      <w:r w:rsidR="005E18F7" w:rsidRPr="00686F69">
        <w:t xml:space="preserve"> </w:t>
      </w:r>
      <w:proofErr w:type="spellStart"/>
      <w:r w:rsidR="005E18F7" w:rsidRPr="00686F69">
        <w:t>Interaction</w:t>
      </w:r>
      <w:proofErr w:type="spellEnd"/>
      <w:r w:rsidR="005E18F7" w:rsidRPr="00686F69">
        <w:t xml:space="preserve"> </w:t>
      </w:r>
      <w:proofErr w:type="spellStart"/>
      <w:r w:rsidR="005E18F7" w:rsidRPr="00686F69">
        <w:t>Controller-Pilot</w:t>
      </w:r>
      <w:proofErr w:type="spellEnd"/>
      <w:r w:rsidR="005E18F7" w:rsidRPr="00686F69">
        <w:t xml:space="preserve">”). </w:t>
      </w:r>
      <w:r>
        <w:t>L</w:t>
      </w:r>
      <w:r w:rsidR="005E18F7" w:rsidRPr="00686F69">
        <w:t xml:space="preserve">as órdenes normalmente se corresponden con cambios de altitud, </w:t>
      </w:r>
      <w:r>
        <w:t>cambios en el rumbo,</w:t>
      </w:r>
      <w:r w:rsidR="005E18F7" w:rsidRPr="00686F69">
        <w:t xml:space="preserve"> reducir velocidad</w:t>
      </w:r>
      <w:r>
        <w:t xml:space="preserve"> o combinaciones de las anteriores</w:t>
      </w:r>
      <w:r w:rsidR="005E18F7" w:rsidRPr="00686F69">
        <w:t>.</w:t>
      </w:r>
      <w:r w:rsidR="00D0624F">
        <w:t xml:space="preserve"> </w:t>
      </w:r>
      <w:r>
        <w:t>T</w:t>
      </w:r>
      <w:r w:rsidR="005E18F7" w:rsidRPr="00686F69">
        <w:t>ras recibir la</w:t>
      </w:r>
      <w:r>
        <w:t>s</w:t>
      </w:r>
      <w:r w:rsidR="005E18F7" w:rsidRPr="00686F69">
        <w:t xml:space="preserve"> </w:t>
      </w:r>
      <w:r>
        <w:t>ó</w:t>
      </w:r>
      <w:r w:rsidR="005E18F7" w:rsidRPr="00686F69">
        <w:t>rden</w:t>
      </w:r>
      <w:r>
        <w:t>es</w:t>
      </w:r>
      <w:r w:rsidR="005E18F7" w:rsidRPr="00686F69">
        <w:t xml:space="preserve">, </w:t>
      </w:r>
      <w:r>
        <w:t xml:space="preserve">el piloto las procesa como un nuevo tramo ad hoc de su plan de vuelo. Esta </w:t>
      </w:r>
      <w:r w:rsidR="006973BB">
        <w:t xml:space="preserve">encapsulación de las órdenes como tramos especiales </w:t>
      </w:r>
      <w:r>
        <w:t xml:space="preserve">pretende reaprovechar las tareas ya desarrolladas para la gestión de tramos que se vieron en las secciones anteriores. Mientras, el controlador sigue monitorizando las distancias con la aplicación </w:t>
      </w:r>
      <w:r w:rsidR="005E18F7" w:rsidRPr="00686F69">
        <w:t>“</w:t>
      </w:r>
      <w:proofErr w:type="spellStart"/>
      <w:r w:rsidR="005E18F7" w:rsidRPr="00686F69">
        <w:t>CheckDistanceBeetweenPlanesInConflict</w:t>
      </w:r>
      <w:proofErr w:type="spellEnd"/>
      <w:r w:rsidR="005E18F7" w:rsidRPr="00686F69">
        <w:t>”</w:t>
      </w:r>
      <w:r>
        <w:t>, que mide la separación de las aeronaves</w:t>
      </w:r>
      <w:r w:rsidR="004C796F">
        <w:t>, por si el conflicto desaparece</w:t>
      </w:r>
      <w:r w:rsidR="005E18F7" w:rsidRPr="00686F69">
        <w:t>.</w:t>
      </w:r>
    </w:p>
    <w:p w14:paraId="661DAC38" w14:textId="1633E43E" w:rsidR="009744F0" w:rsidRDefault="005E18F7" w:rsidP="004C796F">
      <w:pPr>
        <w:spacing w:before="240" w:after="120"/>
        <w:ind w:firstLine="284"/>
        <w:jc w:val="both"/>
      </w:pPr>
      <w:r w:rsidRPr="00686F69">
        <w:t>Cuando e</w:t>
      </w:r>
      <w:r w:rsidR="00D0624F">
        <w:t>l</w:t>
      </w:r>
      <w:r w:rsidRPr="00686F69">
        <w:t xml:space="preserve"> piloto </w:t>
      </w:r>
      <w:r w:rsidR="00D0624F">
        <w:t>termina</w:t>
      </w:r>
      <w:r w:rsidRPr="00686F69">
        <w:t xml:space="preserve"> el tramo con la orden </w:t>
      </w:r>
      <w:r w:rsidR="00D0624F">
        <w:t>d</w:t>
      </w:r>
      <w:r w:rsidRPr="00686F69">
        <w:t>el controlador</w:t>
      </w:r>
      <w:r w:rsidR="00D0624F">
        <w:t>, comunica a éste que ha finalizado</w:t>
      </w:r>
      <w:r w:rsidRPr="00686F69">
        <w:t xml:space="preserve"> con éxito</w:t>
      </w:r>
      <w:r w:rsidR="00D0624F">
        <w:t xml:space="preserve"> sus órdenes y retoma su plan de vuelo</w:t>
      </w:r>
      <w:r w:rsidRPr="00686F69">
        <w:t xml:space="preserve">. </w:t>
      </w:r>
      <w:r w:rsidR="00D0624F">
        <w:t>Tras la notificación el controlador marca</w:t>
      </w:r>
      <w:r w:rsidRPr="00686F69">
        <w:t xml:space="preserve"> </w:t>
      </w:r>
      <w:r w:rsidRPr="00686F69">
        <w:lastRenderedPageBreak/>
        <w:t>que las órdenes se ha</w:t>
      </w:r>
      <w:r w:rsidR="00D0624F">
        <w:t>n realizado</w:t>
      </w:r>
      <w:r w:rsidRPr="00686F69">
        <w:t xml:space="preserve"> y que la gestión </w:t>
      </w:r>
      <w:r w:rsidR="00D0624F">
        <w:t>del</w:t>
      </w:r>
      <w:r w:rsidRPr="00686F69">
        <w:t xml:space="preserve"> conflicto ha concluido (“</w:t>
      </w:r>
      <w:proofErr w:type="spellStart"/>
      <w:r w:rsidRPr="00686F69">
        <w:t>End</w:t>
      </w:r>
      <w:proofErr w:type="spellEnd"/>
      <w:r w:rsidRPr="00686F69">
        <w:t xml:space="preserve"> </w:t>
      </w:r>
      <w:proofErr w:type="spellStart"/>
      <w:r w:rsidRPr="00686F69">
        <w:t>Interaction</w:t>
      </w:r>
      <w:proofErr w:type="spellEnd"/>
      <w:r w:rsidRPr="00686F69">
        <w:t xml:space="preserve"> </w:t>
      </w:r>
      <w:proofErr w:type="spellStart"/>
      <w:r w:rsidRPr="00686F69">
        <w:t>Controller-Pilot</w:t>
      </w:r>
      <w:proofErr w:type="spellEnd"/>
      <w:r w:rsidRPr="00686F69">
        <w:t>”).</w:t>
      </w:r>
      <w:r w:rsidR="00D0624F">
        <w:t xml:space="preserve"> En caso de que prosiga el conflicto, la aplicación “</w:t>
      </w:r>
      <w:proofErr w:type="spellStart"/>
      <w:r w:rsidR="00531024">
        <w:t>StartMonitoringFlights</w:t>
      </w:r>
      <w:proofErr w:type="spellEnd"/>
      <w:r w:rsidR="00D0624F" w:rsidRPr="00686F69">
        <w:t>”</w:t>
      </w:r>
      <w:r w:rsidR="00D0624F">
        <w:t xml:space="preserve"> disparará una nueva alarma.</w:t>
      </w:r>
    </w:p>
    <w:p w14:paraId="63E550CB" w14:textId="16ED3A7B" w:rsidR="00D0624F" w:rsidRPr="006973BB" w:rsidRDefault="00D0624F" w:rsidP="004C796F">
      <w:pPr>
        <w:spacing w:before="240" w:after="120"/>
        <w:ind w:firstLine="284"/>
        <w:jc w:val="both"/>
      </w:pPr>
      <w:r w:rsidRPr="006973BB">
        <w:t xml:space="preserve">Las siguientes secciones explican con mayor detalle algunas de las actividades involucradas en la gestión de conflictos. En concreto </w:t>
      </w:r>
      <w:r w:rsidR="009D67A5" w:rsidRPr="006973BB">
        <w:t xml:space="preserve">la Sección </w:t>
      </w:r>
      <w:r w:rsidR="009D67A5" w:rsidRPr="006973BB">
        <w:fldChar w:fldCharType="begin"/>
      </w:r>
      <w:r w:rsidR="009D67A5" w:rsidRPr="006973BB">
        <w:instrText xml:space="preserve"> REF _Ref299895155 \r \h </w:instrText>
      </w:r>
      <w:r w:rsidR="00931712" w:rsidRPr="006973BB">
        <w:instrText xml:space="preserve"> \* MERGEFORMAT </w:instrText>
      </w:r>
      <w:r w:rsidR="009D67A5" w:rsidRPr="006973BB">
        <w:fldChar w:fldCharType="separate"/>
      </w:r>
      <w:r w:rsidR="0071153F">
        <w:t>5.1.5.1</w:t>
      </w:r>
      <w:r w:rsidR="009D67A5" w:rsidRPr="006973BB">
        <w:fldChar w:fldCharType="end"/>
      </w:r>
      <w:r w:rsidR="009D67A5" w:rsidRPr="006973BB">
        <w:t xml:space="preserve"> trata la </w:t>
      </w:r>
      <w:r w:rsidR="009D67A5" w:rsidRPr="006973BB">
        <w:rPr>
          <w:i/>
        </w:rPr>
        <w:fldChar w:fldCharType="begin"/>
      </w:r>
      <w:r w:rsidR="009D67A5" w:rsidRPr="006973BB">
        <w:rPr>
          <w:i/>
        </w:rPr>
        <w:instrText xml:space="preserve"> REF _Ref299895106 \h </w:instrText>
      </w:r>
      <w:r w:rsidR="00931712" w:rsidRPr="006973BB">
        <w:rPr>
          <w:i/>
        </w:rPr>
        <w:instrText xml:space="preserve"> \* MERGEFORMAT </w:instrText>
      </w:r>
      <w:r w:rsidR="009D67A5" w:rsidRPr="006973BB">
        <w:rPr>
          <w:i/>
        </w:rPr>
      </w:r>
      <w:r w:rsidR="009D67A5" w:rsidRPr="006973BB">
        <w:rPr>
          <w:i/>
        </w:rPr>
        <w:fldChar w:fldCharType="separate"/>
      </w:r>
      <w:ins w:id="1637" w:author="Orion" w:date="2011-09-21T08:27:00Z">
        <w:r w:rsidR="0071153F" w:rsidRPr="0071153F">
          <w:rPr>
            <w:i/>
            <w:rPrChange w:id="1638" w:author="Orion" w:date="2011-09-21T08:27:00Z">
              <w:rPr>
                <w:sz w:val="28"/>
                <w:szCs w:val="52"/>
              </w:rPr>
            </w:rPrChange>
          </w:rPr>
          <w:t>Detección de conflictos</w:t>
        </w:r>
      </w:ins>
      <w:del w:id="1639" w:author="Orion" w:date="2011-09-21T08:22:00Z">
        <w:r w:rsidR="00E4134F" w:rsidRPr="00324541" w:rsidDel="0071153F">
          <w:rPr>
            <w:i/>
          </w:rPr>
          <w:delText>Detección de conflictos</w:delText>
        </w:r>
      </w:del>
      <w:r w:rsidR="009D67A5" w:rsidRPr="006973BB">
        <w:rPr>
          <w:i/>
        </w:rPr>
        <w:fldChar w:fldCharType="end"/>
      </w:r>
      <w:r w:rsidR="00931712" w:rsidRPr="006973BB">
        <w:t xml:space="preserve">, </w:t>
      </w:r>
      <w:r w:rsidR="00410D6E" w:rsidRPr="006973BB">
        <w:t>la</w:t>
      </w:r>
      <w:r w:rsidR="00931712" w:rsidRPr="006973BB">
        <w:t xml:space="preserve"> Sección</w:t>
      </w:r>
      <w:r w:rsidR="00072995" w:rsidRPr="006973BB">
        <w:t xml:space="preserve"> </w:t>
      </w:r>
      <w:r w:rsidR="00072995" w:rsidRPr="006973BB">
        <w:fldChar w:fldCharType="begin"/>
      </w:r>
      <w:r w:rsidR="00072995" w:rsidRPr="006973BB">
        <w:instrText xml:space="preserve"> REF _Ref300413533 \r \h </w:instrText>
      </w:r>
      <w:r w:rsidR="006973BB">
        <w:instrText xml:space="preserve"> \* MERGEFORMAT </w:instrText>
      </w:r>
      <w:r w:rsidR="00072995" w:rsidRPr="006973BB">
        <w:fldChar w:fldCharType="separate"/>
      </w:r>
      <w:r w:rsidR="0071153F">
        <w:t>5.1.5.2</w:t>
      </w:r>
      <w:r w:rsidR="00072995" w:rsidRPr="006973BB">
        <w:fldChar w:fldCharType="end"/>
      </w:r>
      <w:r w:rsidR="00931712" w:rsidRPr="006973BB">
        <w:t xml:space="preserve"> habla de la </w:t>
      </w:r>
      <w:r w:rsidR="00072995" w:rsidRPr="006973BB">
        <w:rPr>
          <w:i/>
        </w:rPr>
        <w:fldChar w:fldCharType="begin"/>
      </w:r>
      <w:r w:rsidR="00072995" w:rsidRPr="006973BB">
        <w:rPr>
          <w:i/>
        </w:rPr>
        <w:instrText xml:space="preserve"> REF _Ref300413541 \h  \* MERGEFORMAT </w:instrText>
      </w:r>
      <w:r w:rsidR="00072995" w:rsidRPr="006973BB">
        <w:rPr>
          <w:i/>
        </w:rPr>
      </w:r>
      <w:r w:rsidR="00072995" w:rsidRPr="006973BB">
        <w:rPr>
          <w:i/>
        </w:rPr>
        <w:fldChar w:fldCharType="separate"/>
      </w:r>
      <w:ins w:id="1640" w:author="Orion" w:date="2011-09-21T08:27:00Z">
        <w:r w:rsidR="0071153F" w:rsidRPr="0071153F">
          <w:rPr>
            <w:i/>
            <w:rPrChange w:id="1641" w:author="Orion" w:date="2011-09-21T08:27:00Z">
              <w:rPr>
                <w:sz w:val="28"/>
                <w:szCs w:val="28"/>
              </w:rPr>
            </w:rPrChange>
          </w:rPr>
          <w:t>Generación y comunicación de órdenes</w:t>
        </w:r>
      </w:ins>
      <w:del w:id="1642" w:author="Orion" w:date="2011-09-21T08:22:00Z">
        <w:r w:rsidR="00E4134F" w:rsidRPr="00324541" w:rsidDel="0071153F">
          <w:rPr>
            <w:i/>
          </w:rPr>
          <w:delText>Generación y comunicación de órdenes</w:delText>
        </w:r>
      </w:del>
      <w:r w:rsidR="00072995" w:rsidRPr="006973BB">
        <w:rPr>
          <w:i/>
        </w:rPr>
        <w:fldChar w:fldCharType="end"/>
      </w:r>
      <w:r w:rsidR="00931712" w:rsidRPr="006973BB">
        <w:t xml:space="preserve">, mientras que la Sección </w:t>
      </w:r>
      <w:r w:rsidR="009D67A5" w:rsidRPr="006973BB">
        <w:fldChar w:fldCharType="begin"/>
      </w:r>
      <w:r w:rsidR="009D67A5" w:rsidRPr="006973BB">
        <w:instrText xml:space="preserve"> REF _Ref299895138 \r \h </w:instrText>
      </w:r>
      <w:r w:rsidR="00931712" w:rsidRPr="006973BB">
        <w:instrText xml:space="preserve"> \* MERGEFORMAT </w:instrText>
      </w:r>
      <w:r w:rsidR="009D67A5" w:rsidRPr="006973BB">
        <w:fldChar w:fldCharType="separate"/>
      </w:r>
      <w:r w:rsidR="0071153F">
        <w:t>5.1.5.3</w:t>
      </w:r>
      <w:r w:rsidR="009D67A5" w:rsidRPr="006973BB">
        <w:fldChar w:fldCharType="end"/>
      </w:r>
      <w:r w:rsidR="00931712" w:rsidRPr="006973BB">
        <w:t xml:space="preserve"> se ocupa de la </w:t>
      </w:r>
      <w:r w:rsidR="009D67A5" w:rsidRPr="006973BB">
        <w:rPr>
          <w:i/>
        </w:rPr>
        <w:fldChar w:fldCharType="begin"/>
      </w:r>
      <w:r w:rsidR="009D67A5" w:rsidRPr="006973BB">
        <w:rPr>
          <w:i/>
        </w:rPr>
        <w:instrText xml:space="preserve"> REF _Ref299895141 \h </w:instrText>
      </w:r>
      <w:r w:rsidR="00931712" w:rsidRPr="006973BB">
        <w:rPr>
          <w:i/>
        </w:rPr>
        <w:instrText xml:space="preserve"> \* MERGEFORMAT </w:instrText>
      </w:r>
      <w:r w:rsidR="009D67A5" w:rsidRPr="006973BB">
        <w:rPr>
          <w:i/>
        </w:rPr>
      </w:r>
      <w:r w:rsidR="009D67A5" w:rsidRPr="006973BB">
        <w:rPr>
          <w:i/>
        </w:rPr>
        <w:fldChar w:fldCharType="separate"/>
      </w:r>
      <w:ins w:id="1643" w:author="Orion" w:date="2011-09-21T08:27:00Z">
        <w:r w:rsidR="0071153F" w:rsidRPr="0071153F">
          <w:rPr>
            <w:i/>
            <w:rPrChange w:id="1644" w:author="Orion" w:date="2011-09-21T08:27:00Z">
              <w:rPr>
                <w:sz w:val="28"/>
                <w:szCs w:val="52"/>
              </w:rPr>
            </w:rPrChange>
          </w:rPr>
          <w:t>Ejecución de órdenes</w:t>
        </w:r>
      </w:ins>
      <w:del w:id="1645" w:author="Orion" w:date="2011-09-21T08:22:00Z">
        <w:r w:rsidR="00E4134F" w:rsidRPr="00324541" w:rsidDel="0071153F">
          <w:rPr>
            <w:i/>
          </w:rPr>
          <w:delText>Ejecución de órdenes</w:delText>
        </w:r>
      </w:del>
      <w:r w:rsidR="009D67A5" w:rsidRPr="006973BB">
        <w:rPr>
          <w:i/>
        </w:rPr>
        <w:fldChar w:fldCharType="end"/>
      </w:r>
      <w:r w:rsidR="00931712" w:rsidRPr="006973BB">
        <w:t>.</w:t>
      </w:r>
    </w:p>
    <w:p w14:paraId="6620CA06" w14:textId="12AB7401" w:rsidR="00D0624F" w:rsidRPr="006973BB" w:rsidRDefault="00D0624F" w:rsidP="00D0624F">
      <w:pPr>
        <w:pStyle w:val="Heading1"/>
        <w:numPr>
          <w:ilvl w:val="3"/>
          <w:numId w:val="40"/>
        </w:numPr>
        <w:rPr>
          <w:b w:val="0"/>
          <w:sz w:val="28"/>
          <w:szCs w:val="52"/>
        </w:rPr>
      </w:pPr>
      <w:bookmarkStart w:id="1646" w:name="_Ref299895106"/>
      <w:bookmarkStart w:id="1647" w:name="_Ref299895155"/>
      <w:bookmarkStart w:id="1648" w:name="_Toc302654553"/>
      <w:r w:rsidRPr="006973BB">
        <w:rPr>
          <w:b w:val="0"/>
          <w:sz w:val="28"/>
          <w:szCs w:val="52"/>
        </w:rPr>
        <w:t>Detección de conflictos</w:t>
      </w:r>
      <w:bookmarkEnd w:id="1646"/>
      <w:bookmarkEnd w:id="1647"/>
      <w:bookmarkEnd w:id="1648"/>
    </w:p>
    <w:p w14:paraId="07BCC117" w14:textId="31424D6C" w:rsidR="00E12DF2" w:rsidRDefault="00E12DF2" w:rsidP="00D93325">
      <w:pPr>
        <w:pStyle w:val="BodyText"/>
        <w:jc w:val="both"/>
        <w:rPr>
          <w:i/>
          <w:iCs/>
        </w:rPr>
      </w:pPr>
      <w:r>
        <w:t xml:space="preserve">Cuando la aplicación </w:t>
      </w:r>
      <w:r w:rsidR="00C51340">
        <w:t xml:space="preserve">iniciada por la tarea </w:t>
      </w:r>
      <w:r>
        <w:t>“</w:t>
      </w:r>
      <w:proofErr w:type="spellStart"/>
      <w:r>
        <w:t>StartMonitoringFlights</w:t>
      </w:r>
      <w:proofErr w:type="spellEnd"/>
      <w:r>
        <w:t xml:space="preserve">” lanza una alarma de conflicto </w:t>
      </w:r>
      <w:r w:rsidRPr="00686F69">
        <w:t>(evento “</w:t>
      </w:r>
      <w:proofErr w:type="spellStart"/>
      <w:r w:rsidRPr="00686F69">
        <w:t>PlanesInConflict</w:t>
      </w:r>
      <w:proofErr w:type="spellEnd"/>
      <w:r w:rsidRPr="00686F69">
        <w:t>”)</w:t>
      </w:r>
      <w:r>
        <w:t>, el controlador comprueba con</w:t>
      </w:r>
      <w:r w:rsidRPr="00686F69">
        <w:t xml:space="preserve"> la tarea “</w:t>
      </w:r>
      <w:proofErr w:type="spellStart"/>
      <w:r w:rsidRPr="00686F69">
        <w:t>IsANewConflictDetected</w:t>
      </w:r>
      <w:proofErr w:type="spellEnd"/>
      <w:r w:rsidRPr="00686F69">
        <w:t xml:space="preserve">” </w:t>
      </w:r>
      <w:r>
        <w:t xml:space="preserve">si se trata realmente de un nuevo conflicto o es uno que ya se está abordando. La </w:t>
      </w:r>
      <w:r w:rsidR="00140C1F">
        <w:fldChar w:fldCharType="begin"/>
      </w:r>
      <w:r w:rsidR="00140C1F">
        <w:instrText xml:space="preserve"> REF _Ref300008580 \h </w:instrText>
      </w:r>
      <w:r w:rsidR="00140C1F">
        <w:fldChar w:fldCharType="separate"/>
      </w:r>
      <w:r w:rsidR="0071153F">
        <w:t xml:space="preserve">Figura </w:t>
      </w:r>
      <w:r w:rsidR="0071153F">
        <w:rPr>
          <w:noProof/>
        </w:rPr>
        <w:t>19</w:t>
      </w:r>
      <w:r w:rsidR="00140C1F">
        <w:fldChar w:fldCharType="end"/>
      </w:r>
      <w:r>
        <w:t xml:space="preserve"> muestra esta tarea. El controlador accede</w:t>
      </w:r>
      <w:r w:rsidRPr="00686F69">
        <w:t xml:space="preserve"> a su estado mental “</w:t>
      </w:r>
      <w:proofErr w:type="spellStart"/>
      <w:r w:rsidRPr="00686F69">
        <w:t>ControllerMind</w:t>
      </w:r>
      <w:proofErr w:type="spellEnd"/>
      <w:r w:rsidRPr="00686F69">
        <w:t>”</w:t>
      </w:r>
      <w:r>
        <w:t xml:space="preserve"> para consultar</w:t>
      </w:r>
      <w:r w:rsidRPr="00686F69">
        <w:t xml:space="preserve"> la lista de todos los conflictos gestionados hasta la fecha. </w:t>
      </w:r>
      <w:r>
        <w:t xml:space="preserve">Si se trata de un nuevo conflicto, la tarea genera </w:t>
      </w:r>
      <w:r w:rsidRPr="00686F69">
        <w:t xml:space="preserve">el hecho </w:t>
      </w:r>
      <w:r>
        <w:t>“</w:t>
      </w:r>
      <w:proofErr w:type="spellStart"/>
      <w:r>
        <w:t>CanStartSendOrder</w:t>
      </w:r>
      <w:proofErr w:type="spellEnd"/>
      <w:r>
        <w:t xml:space="preserve">” </w:t>
      </w:r>
      <w:r w:rsidRPr="00686F69">
        <w:t xml:space="preserve">que </w:t>
      </w:r>
      <w:r>
        <w:t>indica que hay que</w:t>
      </w:r>
      <w:r w:rsidRPr="00686F69">
        <w:t xml:space="preserve"> iniciar la creación de las órdenes</w:t>
      </w:r>
      <w:r>
        <w:t xml:space="preserve"> de resolución. Estas serán las órdenes que se envíen a</w:t>
      </w:r>
      <w:r w:rsidRPr="00686F69">
        <w:t xml:space="preserve"> los aviones en conflicto</w:t>
      </w:r>
      <w:r>
        <w:t xml:space="preserve">. Esta </w:t>
      </w:r>
      <w:r w:rsidRPr="00686F69">
        <w:t>tarea también tiene la función de iniciar una aplicación interna de comprobación de distancias entre aviones en conflicto “</w:t>
      </w:r>
      <w:proofErr w:type="spellStart"/>
      <w:r w:rsidRPr="00686F69">
        <w:t>CheckDistanceBetweenPlanesInConflict</w:t>
      </w:r>
      <w:proofErr w:type="spellEnd"/>
      <w:r w:rsidRPr="00686F69">
        <w:t>”. Esta aplicación tendrá por objeto determinar si el riesgo de posibilidad de conflicto entre los aviones ha desaparecido antes de que estos cumplan o completen la orden transmitida por el controlador. En tal caso se procederá como en el diagrama de la</w:t>
      </w:r>
      <w:r w:rsidR="00C85F82">
        <w:t xml:space="preserve"> </w:t>
      </w:r>
      <w:r w:rsidR="00C85F82">
        <w:fldChar w:fldCharType="begin"/>
      </w:r>
      <w:r w:rsidR="00C85F82">
        <w:instrText xml:space="preserve"> REF _Ref304369633 \h </w:instrText>
      </w:r>
      <w:r w:rsidR="00C85F82">
        <w:fldChar w:fldCharType="separate"/>
      </w:r>
      <w:r w:rsidR="00C85F82">
        <w:t xml:space="preserve">Figura </w:t>
      </w:r>
      <w:r w:rsidR="00C85F82">
        <w:rPr>
          <w:noProof/>
        </w:rPr>
        <w:t>23</w:t>
      </w:r>
      <w:r w:rsidR="00C85F82">
        <w:fldChar w:fldCharType="end"/>
      </w:r>
      <w:r w:rsidR="00C85F82">
        <w:t xml:space="preserve"> </w:t>
      </w:r>
      <w:r w:rsidRPr="00686F69">
        <w:fldChar w:fldCharType="begin"/>
      </w:r>
      <w:r w:rsidRPr="00686F69">
        <w:instrText xml:space="preserve"> REF _Ref296441855 \h </w:instrText>
      </w:r>
      <w:r>
        <w:instrText xml:space="preserve"> \* MERGEFORMAT </w:instrText>
      </w:r>
      <w:r w:rsidRPr="00686F69">
        <w:fldChar w:fldCharType="separate"/>
      </w:r>
      <w:r w:rsidRPr="00686F69">
        <w:fldChar w:fldCharType="end"/>
      </w:r>
      <w:r w:rsidRPr="00686F69">
        <w:t xml:space="preserve"> y se marcará la orden como finalizada.</w:t>
      </w:r>
    </w:p>
    <w:p w14:paraId="6F484D3E" w14:textId="1B6421B0" w:rsidR="00E12DF2" w:rsidRDefault="00E12DF2" w:rsidP="00D93325">
      <w:pPr>
        <w:pStyle w:val="BodyText"/>
      </w:pPr>
      <w:r w:rsidRPr="00D93325">
        <w:rPr>
          <w:rFonts w:cs="Times New Roman"/>
          <w:noProof/>
          <w:lang w:eastAsia="es-ES" w:bidi="ar-SA"/>
        </w:rPr>
        <w:drawing>
          <wp:inline distT="0" distB="0" distL="0" distR="0" wp14:anchorId="6B6D1CD9" wp14:editId="53F8AEB6">
            <wp:extent cx="5610225" cy="2266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inline>
        </w:drawing>
      </w:r>
    </w:p>
    <w:p w14:paraId="2E58A899" w14:textId="5BD20D91" w:rsidR="00273564" w:rsidRPr="00D93325" w:rsidRDefault="00E12DF2" w:rsidP="00D93325">
      <w:pPr>
        <w:pStyle w:val="Caption"/>
        <w:rPr>
          <w:b/>
        </w:rPr>
      </w:pPr>
      <w:bookmarkStart w:id="1649" w:name="_Ref300008580"/>
      <w:bookmarkStart w:id="1650" w:name="_Toc300051074"/>
      <w:bookmarkStart w:id="1651" w:name="_Toc300051447"/>
      <w:bookmarkStart w:id="1652" w:name="_Toc300051750"/>
      <w:bookmarkStart w:id="1653" w:name="_Toc300052360"/>
      <w:bookmarkStart w:id="1654" w:name="_Toc300052971"/>
      <w:bookmarkStart w:id="1655" w:name="_Toc300057809"/>
      <w:bookmarkStart w:id="1656" w:name="_Toc302653725"/>
      <w:r>
        <w:t xml:space="preserve">Figura </w:t>
      </w:r>
      <w:fldSimple w:instr=" SEQ Figura \* ARABIC ">
        <w:r w:rsidR="0071153F">
          <w:rPr>
            <w:noProof/>
          </w:rPr>
          <w:t>19</w:t>
        </w:r>
      </w:fldSimple>
      <w:bookmarkEnd w:id="1649"/>
      <w:r w:rsidRPr="00A95AF0">
        <w:t>: Comprobación de Nuevo Conflicto.</w:t>
      </w:r>
      <w:bookmarkEnd w:id="1650"/>
      <w:bookmarkEnd w:id="1651"/>
      <w:bookmarkEnd w:id="1652"/>
      <w:bookmarkEnd w:id="1653"/>
      <w:bookmarkEnd w:id="1654"/>
      <w:bookmarkEnd w:id="1655"/>
      <w:bookmarkEnd w:id="1656"/>
    </w:p>
    <w:p w14:paraId="4C767D5A" w14:textId="5AE96FB0" w:rsidR="00E12DF2" w:rsidRPr="006973BB" w:rsidRDefault="00273564">
      <w:pPr>
        <w:pStyle w:val="Heading1"/>
        <w:numPr>
          <w:ilvl w:val="3"/>
          <w:numId w:val="40"/>
        </w:numPr>
        <w:rPr>
          <w:b w:val="0"/>
          <w:sz w:val="28"/>
          <w:szCs w:val="28"/>
        </w:rPr>
      </w:pPr>
      <w:bookmarkStart w:id="1657" w:name="_Toc302494962"/>
      <w:bookmarkStart w:id="1658" w:name="_Toc302495756"/>
      <w:bookmarkStart w:id="1659" w:name="_Toc302495865"/>
      <w:bookmarkStart w:id="1660" w:name="_Toc302555725"/>
      <w:bookmarkStart w:id="1661" w:name="_Toc302556356"/>
      <w:bookmarkStart w:id="1662" w:name="_Toc302570680"/>
      <w:bookmarkStart w:id="1663" w:name="_Toc302575812"/>
      <w:bookmarkStart w:id="1664" w:name="_Toc302654554"/>
      <w:bookmarkStart w:id="1665" w:name="_Ref300413533"/>
      <w:bookmarkStart w:id="1666" w:name="_Ref300413541"/>
      <w:bookmarkStart w:id="1667" w:name="_Toc302654555"/>
      <w:bookmarkEnd w:id="1657"/>
      <w:bookmarkEnd w:id="1658"/>
      <w:bookmarkEnd w:id="1659"/>
      <w:bookmarkEnd w:id="1660"/>
      <w:bookmarkEnd w:id="1661"/>
      <w:bookmarkEnd w:id="1662"/>
      <w:bookmarkEnd w:id="1663"/>
      <w:bookmarkEnd w:id="1664"/>
      <w:r w:rsidRPr="006973BB">
        <w:rPr>
          <w:b w:val="0"/>
          <w:sz w:val="28"/>
          <w:szCs w:val="28"/>
        </w:rPr>
        <w:t>Generación y comunicación de órdenes</w:t>
      </w:r>
      <w:bookmarkEnd w:id="1665"/>
      <w:bookmarkEnd w:id="1666"/>
      <w:bookmarkEnd w:id="1667"/>
    </w:p>
    <w:p w14:paraId="123AFBF6" w14:textId="703C8C87" w:rsidR="006A53B9" w:rsidRDefault="005C0686" w:rsidP="00B82FC8">
      <w:pPr>
        <w:spacing w:after="120"/>
        <w:jc w:val="both"/>
      </w:pPr>
      <w:r w:rsidRPr="00686F69">
        <w:t xml:space="preserve">Una vez </w:t>
      </w:r>
      <w:r w:rsidR="006973BB">
        <w:t xml:space="preserve">que </w:t>
      </w:r>
      <w:r w:rsidRPr="00686F69">
        <w:t>el conflicto se ha detectado y confirmado</w:t>
      </w:r>
      <w:r w:rsidR="00894CAC">
        <w:t>,</w:t>
      </w:r>
      <w:r w:rsidRPr="00686F69">
        <w:t xml:space="preserve"> se procede a crear las órdenes que se transmitirán a los pilotos de </w:t>
      </w:r>
      <w:r w:rsidR="00894CAC">
        <w:t>l</w:t>
      </w:r>
      <w:r w:rsidRPr="00686F69">
        <w:t xml:space="preserve">os aviones </w:t>
      </w:r>
      <w:r w:rsidR="00E11899" w:rsidRPr="00686F69">
        <w:t>en c</w:t>
      </w:r>
      <w:r w:rsidRPr="00686F69">
        <w:t>onflicto. Est</w:t>
      </w:r>
      <w:r w:rsidR="007D7B4A">
        <w:t>a</w:t>
      </w:r>
      <w:r w:rsidRPr="00686F69">
        <w:t xml:space="preserve"> </w:t>
      </w:r>
      <w:r w:rsidR="00894CAC">
        <w:t xml:space="preserve">actividad se muestra en la </w:t>
      </w:r>
      <w:r w:rsidR="00FF04F8" w:rsidRPr="00686F69">
        <w:fldChar w:fldCharType="begin"/>
      </w:r>
      <w:r w:rsidR="00FF04F8" w:rsidRPr="00686F69">
        <w:instrText xml:space="preserve"> REF _Ref296441630 \h </w:instrText>
      </w:r>
      <w:r w:rsidR="00686F69">
        <w:instrText xml:space="preserve"> \* MERGEFORMAT </w:instrText>
      </w:r>
      <w:r w:rsidR="00FF04F8" w:rsidRPr="00686F69">
        <w:fldChar w:fldCharType="separate"/>
      </w:r>
      <w:r w:rsidR="0071153F">
        <w:t>Figura 20</w:t>
      </w:r>
      <w:r w:rsidR="00FF04F8" w:rsidRPr="00686F69">
        <w:fldChar w:fldCharType="end"/>
      </w:r>
      <w:r w:rsidR="00894CAC">
        <w:t xml:space="preserve">. La </w:t>
      </w:r>
      <w:r w:rsidR="00894CAC" w:rsidRPr="00686F69">
        <w:t>tarea “</w:t>
      </w:r>
      <w:proofErr w:type="spellStart"/>
      <w:r w:rsidR="00894CAC" w:rsidRPr="00686F69">
        <w:t>CreateNewOrders</w:t>
      </w:r>
      <w:proofErr w:type="spellEnd"/>
      <w:r w:rsidR="00894CAC" w:rsidRPr="00686F69">
        <w:t>”</w:t>
      </w:r>
      <w:r w:rsidR="009C4D15" w:rsidRPr="00686F69">
        <w:t xml:space="preserve"> encapsula en </w:t>
      </w:r>
      <w:r w:rsidR="007D7B4A">
        <w:t>el</w:t>
      </w:r>
      <w:r w:rsidR="007D7B4A" w:rsidRPr="00686F69">
        <w:t xml:space="preserve"> </w:t>
      </w:r>
      <w:r w:rsidR="009C4D15" w:rsidRPr="00686F69">
        <w:t>hecho “</w:t>
      </w:r>
      <w:proofErr w:type="spellStart"/>
      <w:r w:rsidR="009C4D15" w:rsidRPr="00686F69">
        <w:t>StartAvoidCollision</w:t>
      </w:r>
      <w:proofErr w:type="spellEnd"/>
      <w:r w:rsidR="009C4D15" w:rsidRPr="00686F69">
        <w:t xml:space="preserve">” </w:t>
      </w:r>
      <w:r w:rsidR="00894CAC">
        <w:t>la identificación</w:t>
      </w:r>
      <w:r w:rsidR="009C4D15" w:rsidRPr="00686F69">
        <w:t xml:space="preserve"> del piloto</w:t>
      </w:r>
      <w:r w:rsidR="00F36065" w:rsidRPr="00686F69">
        <w:t xml:space="preserve"> al que va destinada la orden</w:t>
      </w:r>
      <w:r w:rsidR="00894CAC">
        <w:t xml:space="preserve"> y un nuevo tramo que recoge las órdenes a</w:t>
      </w:r>
      <w:r w:rsidR="00F36065" w:rsidRPr="00686F69">
        <w:t xml:space="preserve"> </w:t>
      </w:r>
      <w:r w:rsidR="00894CAC">
        <w:t xml:space="preserve">realizar. Por tanto, </w:t>
      </w:r>
      <w:r w:rsidR="00F36065" w:rsidRPr="00686F69">
        <w:t>se generará un hecho de este tipo por cada avión en conflicto. Este tramo</w:t>
      </w:r>
      <w:r w:rsidR="009C4D15" w:rsidRPr="00686F69">
        <w:t xml:space="preserve">, como se ha comentado anteriormente, será un tramo adicional </w:t>
      </w:r>
      <w:r w:rsidR="004D73B7">
        <w:t>ad hoc</w:t>
      </w:r>
      <w:r w:rsidR="009C4D15" w:rsidRPr="00686F69">
        <w:t xml:space="preserve"> que los aviones deberán completar</w:t>
      </w:r>
      <w:r w:rsidR="009350CD" w:rsidRPr="00686F69">
        <w:t xml:space="preserve"> antes de seguir con el procedimiento normal del plan de vuelo</w:t>
      </w:r>
      <w:r w:rsidR="009C4D15" w:rsidRPr="00686F69">
        <w:t xml:space="preserve">. </w:t>
      </w:r>
      <w:r w:rsidR="006A53B9">
        <w:t>L</w:t>
      </w:r>
      <w:r w:rsidR="009C4D15" w:rsidRPr="00686F69">
        <w:t xml:space="preserve">as </w:t>
      </w:r>
      <w:r w:rsidR="00415F96" w:rsidRPr="00686F69">
        <w:t>órdenes</w:t>
      </w:r>
      <w:r w:rsidR="009C4D15" w:rsidRPr="00686F69">
        <w:t xml:space="preserve"> </w:t>
      </w:r>
      <w:r w:rsidR="006A53B9">
        <w:t xml:space="preserve">se han traducido </w:t>
      </w:r>
      <w:r w:rsidR="009C4D15" w:rsidRPr="00686F69">
        <w:t>a nuevos tramos para</w:t>
      </w:r>
      <w:r w:rsidR="00526298" w:rsidRPr="00686F69">
        <w:t xml:space="preserve"> que los pilotos puedan</w:t>
      </w:r>
      <w:r w:rsidR="009C4D15" w:rsidRPr="00686F69">
        <w:t xml:space="preserve"> así seguir</w:t>
      </w:r>
      <w:r w:rsidR="00586820" w:rsidRPr="00686F69">
        <w:t>, en cierto modo,</w:t>
      </w:r>
      <w:r w:rsidR="009C4D15" w:rsidRPr="00686F69">
        <w:t xml:space="preserve"> la estructura de </w:t>
      </w:r>
      <w:r w:rsidR="00415F96" w:rsidRPr="00686F69">
        <w:t xml:space="preserve">generación de decisiones e instrucciones que llevan a cabo </w:t>
      </w:r>
      <w:r w:rsidR="006A53B9">
        <w:t>para seguir el plan de vuelo</w:t>
      </w:r>
      <w:r w:rsidR="00415F96" w:rsidRPr="00686F69">
        <w:t>.</w:t>
      </w:r>
    </w:p>
    <w:p w14:paraId="394058FF" w14:textId="245F61BF" w:rsidR="0053403E" w:rsidRDefault="009F675E" w:rsidP="00B82FC8">
      <w:pPr>
        <w:pStyle w:val="Caption"/>
        <w:rPr>
          <w:rFonts w:cs="Times New Roman"/>
        </w:rPr>
      </w:pPr>
      <w:bookmarkStart w:id="1668" w:name="_Ref296441630"/>
      <w:bookmarkStart w:id="1669" w:name="_Toc299483446"/>
      <w:bookmarkStart w:id="1670" w:name="_Toc300051075"/>
      <w:bookmarkStart w:id="1671" w:name="_Toc300051448"/>
      <w:bookmarkStart w:id="1672" w:name="_Toc300051751"/>
      <w:bookmarkStart w:id="1673" w:name="_Toc300052361"/>
      <w:bookmarkStart w:id="1674" w:name="_Toc300052972"/>
      <w:bookmarkStart w:id="1675" w:name="_Toc300057810"/>
      <w:r w:rsidRPr="00383FFF">
        <w:rPr>
          <w:rFonts w:cs="Times New Roman"/>
          <w:noProof/>
          <w:lang w:eastAsia="es-ES" w:bidi="ar-SA"/>
        </w:rPr>
        <w:lastRenderedPageBreak/>
        <w:drawing>
          <wp:anchor distT="0" distB="0" distL="114300" distR="114300" simplePos="0" relativeHeight="251661312" behindDoc="0" locked="0" layoutInCell="1" allowOverlap="1" wp14:anchorId="4791DE5F" wp14:editId="72C5879F">
            <wp:simplePos x="0" y="0"/>
            <wp:positionH relativeFrom="column">
              <wp:posOffset>3810</wp:posOffset>
            </wp:positionH>
            <wp:positionV relativeFrom="paragraph">
              <wp:posOffset>108585</wp:posOffset>
            </wp:positionV>
            <wp:extent cx="5414400" cy="11304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414400" cy="1130400"/>
                    </a:xfrm>
                    <a:prstGeom prst="rect">
                      <a:avLst/>
                    </a:prstGeom>
                  </pic:spPr>
                </pic:pic>
              </a:graphicData>
            </a:graphic>
            <wp14:sizeRelH relativeFrom="margin">
              <wp14:pctWidth>0</wp14:pctWidth>
            </wp14:sizeRelH>
            <wp14:sizeRelV relativeFrom="margin">
              <wp14:pctHeight>0</wp14:pctHeight>
            </wp14:sizeRelV>
          </wp:anchor>
        </w:drawing>
      </w:r>
      <w:r w:rsidR="00001A1C">
        <w:t xml:space="preserve">Figura </w:t>
      </w:r>
      <w:fldSimple w:instr=" SEQ Figura \* ARABIC ">
        <w:r w:rsidR="0071153F">
          <w:rPr>
            <w:noProof/>
          </w:rPr>
          <w:t>20</w:t>
        </w:r>
      </w:fldSimple>
      <w:bookmarkEnd w:id="1668"/>
      <w:r w:rsidR="00001A1C">
        <w:t>: Creación de las Ordenes</w:t>
      </w:r>
      <w:r w:rsidR="006A53B9">
        <w:t>.</w:t>
      </w:r>
      <w:bookmarkEnd w:id="1669"/>
      <w:bookmarkEnd w:id="1670"/>
      <w:bookmarkEnd w:id="1671"/>
      <w:bookmarkEnd w:id="1672"/>
      <w:bookmarkEnd w:id="1673"/>
      <w:bookmarkEnd w:id="1674"/>
      <w:bookmarkEnd w:id="1675"/>
    </w:p>
    <w:p w14:paraId="2DDCDD10" w14:textId="77777777" w:rsidR="007D7B4A" w:rsidRPr="00686F69" w:rsidRDefault="007D7B4A" w:rsidP="007D7B4A">
      <w:pPr>
        <w:pStyle w:val="Caption"/>
      </w:pPr>
      <w:bookmarkStart w:id="1676" w:name="_Ref302495029"/>
      <w:bookmarkStart w:id="1677" w:name="_Ref302572654"/>
      <w:bookmarkStart w:id="1678" w:name="_Toc302653726"/>
      <w:r w:rsidRPr="001F2D9D">
        <w:rPr>
          <w:rFonts w:cs="Times New Roman"/>
          <w:noProof/>
          <w:lang w:eastAsia="es-ES" w:bidi="ar-SA"/>
        </w:rPr>
        <w:drawing>
          <wp:anchor distT="0" distB="0" distL="114300" distR="114300" simplePos="0" relativeHeight="251681792" behindDoc="0" locked="0" layoutInCell="1" allowOverlap="1" wp14:anchorId="0D198AAE" wp14:editId="46B1B2A1">
            <wp:simplePos x="0" y="0"/>
            <wp:positionH relativeFrom="column">
              <wp:posOffset>3810</wp:posOffset>
            </wp:positionH>
            <wp:positionV relativeFrom="paragraph">
              <wp:posOffset>3810</wp:posOffset>
            </wp:positionV>
            <wp:extent cx="5403600" cy="7329600"/>
            <wp:effectExtent l="0" t="0" r="6985" b="5080"/>
            <wp:wrapTopAndBottom/>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403600" cy="7329600"/>
                    </a:xfrm>
                    <a:prstGeom prst="rect">
                      <a:avLst/>
                    </a:prstGeom>
                  </pic:spPr>
                </pic:pic>
              </a:graphicData>
            </a:graphic>
            <wp14:sizeRelH relativeFrom="margin">
              <wp14:pctWidth>0</wp14:pctWidth>
            </wp14:sizeRelH>
            <wp14:sizeRelV relativeFrom="margin">
              <wp14:pctHeight>0</wp14:pctHeight>
            </wp14:sizeRelV>
          </wp:anchor>
        </w:drawing>
      </w:r>
      <w:r>
        <w:t xml:space="preserve">Figura </w:t>
      </w:r>
      <w:fldSimple w:instr=" SEQ Figura \* ARABIC ">
        <w:r w:rsidR="0071153F">
          <w:rPr>
            <w:noProof/>
          </w:rPr>
          <w:t>21</w:t>
        </w:r>
      </w:fldSimple>
      <w:bookmarkEnd w:id="1676"/>
      <w:r>
        <w:t>: Interacción Controlador-Piloto traspaso de Ordenes.</w:t>
      </w:r>
      <w:bookmarkEnd w:id="1677"/>
      <w:bookmarkEnd w:id="1678"/>
    </w:p>
    <w:p w14:paraId="548E0E4F" w14:textId="77777777" w:rsidR="007D7B4A" w:rsidRPr="00686F69" w:rsidRDefault="007D7B4A" w:rsidP="007D7B4A">
      <w:pPr>
        <w:spacing w:before="240" w:after="120"/>
        <w:ind w:firstLine="284"/>
        <w:jc w:val="both"/>
      </w:pPr>
      <w:r>
        <w:lastRenderedPageBreak/>
        <w:t xml:space="preserve">Para generar las órdenes que resuelven el conflicto, los controladores recurren a cambios de altitud, velocidad y rumbo de las aeronaves. La heurística para generar estas órdenes es muy simple en este momento: generar cambios aleatorios de estos parámetros dentro de los valores permitidos por los tipos de aeronaves (ver Sección </w:t>
      </w:r>
      <w:r>
        <w:fldChar w:fldCharType="begin"/>
      </w:r>
      <w:r>
        <w:instrText xml:space="preserve"> REF _Ref299031320 \r \h </w:instrText>
      </w:r>
      <w:r>
        <w:fldChar w:fldCharType="separate"/>
      </w:r>
      <w:r w:rsidR="0071153F">
        <w:t>4.1.2</w:t>
      </w:r>
      <w:r>
        <w:fldChar w:fldCharType="end"/>
      </w:r>
      <w:r>
        <w:t xml:space="preserve">) y las normas de vuelo (ver Sección </w:t>
      </w:r>
      <w:r>
        <w:fldChar w:fldCharType="begin"/>
      </w:r>
      <w:r>
        <w:instrText xml:space="preserve"> REF _Ref300347185 \r \h </w:instrText>
      </w:r>
      <w:r>
        <w:fldChar w:fldCharType="separate"/>
      </w:r>
      <w:r w:rsidR="0071153F">
        <w:t>4.1.4</w:t>
      </w:r>
      <w:r>
        <w:fldChar w:fldCharType="end"/>
      </w:r>
      <w:r>
        <w:t>). Con estas modificaciones se trata de recuperar las distancias de seguridad y alejar la posibilidad de</w:t>
      </w:r>
      <w:r w:rsidRPr="00686F69">
        <w:t xml:space="preserve"> colisión.</w:t>
      </w:r>
    </w:p>
    <w:p w14:paraId="7085C0D0" w14:textId="18B2BDDB" w:rsidR="004C462F" w:rsidRDefault="006A53B9" w:rsidP="00B82FC8">
      <w:pPr>
        <w:spacing w:before="240" w:after="120"/>
        <w:ind w:firstLine="284"/>
        <w:jc w:val="both"/>
      </w:pPr>
      <w:r>
        <w:t xml:space="preserve">Una vez generadas las órdenes, los </w:t>
      </w:r>
      <w:r w:rsidR="004C462F">
        <w:t>controladores</w:t>
      </w:r>
      <w:r>
        <w:t xml:space="preserve"> proceden a transmitirlas a los pilotos como se muestra en la </w:t>
      </w:r>
      <w:r w:rsidR="007D7B4A">
        <w:fldChar w:fldCharType="begin"/>
      </w:r>
      <w:r w:rsidR="007D7B4A">
        <w:instrText xml:space="preserve"> REF _Ref302495029 \h </w:instrText>
      </w:r>
      <w:r w:rsidR="007D7B4A">
        <w:fldChar w:fldCharType="separate"/>
      </w:r>
      <w:r w:rsidR="00DC2837">
        <w:t xml:space="preserve">Figura </w:t>
      </w:r>
      <w:r w:rsidR="00DC2837">
        <w:rPr>
          <w:noProof/>
        </w:rPr>
        <w:t>21</w:t>
      </w:r>
      <w:r w:rsidR="007D7B4A">
        <w:fldChar w:fldCharType="end"/>
      </w:r>
      <w:r w:rsidR="00F36065">
        <w:fldChar w:fldCharType="begin"/>
      </w:r>
      <w:r w:rsidR="00F36065">
        <w:instrText xml:space="preserve"> REF _Ref296442261 \h </w:instrText>
      </w:r>
      <w:r w:rsidR="00A7471E">
        <w:instrText xml:space="preserve"> \* MERGEFORMAT </w:instrText>
      </w:r>
      <w:r w:rsidR="0071153F">
        <w:fldChar w:fldCharType="separate"/>
      </w:r>
      <w:r w:rsidR="00F36065">
        <w:fldChar w:fldCharType="end"/>
      </w:r>
      <w:r w:rsidR="007D7B4A">
        <w:t>.</w:t>
      </w:r>
      <w:r>
        <w:t xml:space="preserve"> </w:t>
      </w:r>
      <w:r w:rsidR="00421237">
        <w:t>El</w:t>
      </w:r>
      <w:r w:rsidR="00F36065">
        <w:t xml:space="preserve"> controlador crea </w:t>
      </w:r>
      <w:r w:rsidR="00CF38F1">
        <w:t>una</w:t>
      </w:r>
      <w:r w:rsidR="00F36065">
        <w:t xml:space="preserve"> nueva interacción</w:t>
      </w:r>
      <w:r w:rsidR="00CF38F1">
        <w:t xml:space="preserve"> cuyo colaborador </w:t>
      </w:r>
      <w:r>
        <w:t>es</w:t>
      </w:r>
      <w:r w:rsidR="00CF38F1">
        <w:t xml:space="preserve"> el piloto identificado </w:t>
      </w:r>
      <w:r w:rsidR="009D4F68">
        <w:t>dentro d</w:t>
      </w:r>
      <w:r w:rsidR="00CF38F1">
        <w:t>el hecho “</w:t>
      </w:r>
      <w:proofErr w:type="spellStart"/>
      <w:r w:rsidR="00CF38F1">
        <w:t>StartAvoidCollision</w:t>
      </w:r>
      <w:proofErr w:type="spellEnd"/>
      <w:r w:rsidR="00CF38F1">
        <w:t xml:space="preserve">”. </w:t>
      </w:r>
      <w:r w:rsidR="00421237">
        <w:t xml:space="preserve">El controlador </w:t>
      </w:r>
      <w:r w:rsidR="00CF38F1">
        <w:t xml:space="preserve">genera un hecho que </w:t>
      </w:r>
      <w:r>
        <w:t>contiene</w:t>
      </w:r>
      <w:r w:rsidR="00CF38F1">
        <w:t xml:space="preserve"> la orden </w:t>
      </w:r>
      <w:r w:rsidR="00421237">
        <w:t>para el</w:t>
      </w:r>
      <w:r w:rsidR="00CF38F1">
        <w:t xml:space="preserve"> piloto que </w:t>
      </w:r>
      <w:r w:rsidR="00421237">
        <w:t>fue producida en</w:t>
      </w:r>
      <w:r w:rsidR="00CF38F1">
        <w:t xml:space="preserve"> “</w:t>
      </w:r>
      <w:proofErr w:type="spellStart"/>
      <w:r w:rsidR="00CF38F1">
        <w:t>CreateNewsOrders</w:t>
      </w:r>
      <w:proofErr w:type="spellEnd"/>
      <w:r w:rsidR="00CF38F1">
        <w:t>”.</w:t>
      </w:r>
      <w:r w:rsidR="00BF232A">
        <w:t xml:space="preserve"> </w:t>
      </w:r>
      <w:r w:rsidR="00421237">
        <w:t>E</w:t>
      </w:r>
      <w:r w:rsidR="00BF232A">
        <w:t>l piloto</w:t>
      </w:r>
      <w:r w:rsidR="00421237">
        <w:t xml:space="preserve"> accede a ese hecho en la interacción con la</w:t>
      </w:r>
      <w:r w:rsidR="00BF232A">
        <w:t xml:space="preserve"> tarea “</w:t>
      </w:r>
      <w:proofErr w:type="spellStart"/>
      <w:r w:rsidR="00BF232A">
        <w:t>TakeOrder</w:t>
      </w:r>
      <w:proofErr w:type="spellEnd"/>
      <w:r w:rsidR="00BF232A">
        <w:t>”</w:t>
      </w:r>
      <w:r w:rsidR="00421237">
        <w:t>. De ese hecho</w:t>
      </w:r>
      <w:r w:rsidR="00BF232A">
        <w:t xml:space="preserve"> </w:t>
      </w:r>
      <w:r w:rsidR="00421237">
        <w:t xml:space="preserve">el piloto </w:t>
      </w:r>
      <w:r w:rsidR="00BF232A">
        <w:t xml:space="preserve">extrae el tramo </w:t>
      </w:r>
      <w:r w:rsidR="00421237">
        <w:t>ordenado por</w:t>
      </w:r>
      <w:r w:rsidR="00BF232A">
        <w:t xml:space="preserve"> e</w:t>
      </w:r>
      <w:r w:rsidR="004D7BB7">
        <w:t>l controlador</w:t>
      </w:r>
      <w:r w:rsidR="00421237">
        <w:t xml:space="preserve"> y lo</w:t>
      </w:r>
      <w:r w:rsidR="004D7BB7">
        <w:t xml:space="preserve"> encapsula en </w:t>
      </w:r>
      <w:r w:rsidR="00421237">
        <w:t>el</w:t>
      </w:r>
      <w:r w:rsidR="004D7BB7">
        <w:t xml:space="preserve"> hecho</w:t>
      </w:r>
      <w:r w:rsidR="00733F52">
        <w:t xml:space="preserve"> “</w:t>
      </w:r>
      <w:proofErr w:type="spellStart"/>
      <w:r w:rsidR="00733F52">
        <w:t>OrderNewLeg</w:t>
      </w:r>
      <w:proofErr w:type="spellEnd"/>
      <w:r w:rsidR="00733F52">
        <w:t>”</w:t>
      </w:r>
      <w:r w:rsidR="00421237">
        <w:t>. Este hecho es la base del tramo ad-hoc que ejecutará el piloto para resolver el conflicto.</w:t>
      </w:r>
    </w:p>
    <w:p w14:paraId="6AE10122" w14:textId="14C95689" w:rsidR="004C462F" w:rsidRPr="00B0777E" w:rsidRDefault="004C462F" w:rsidP="008C1551">
      <w:pPr>
        <w:pStyle w:val="Heading1"/>
        <w:numPr>
          <w:ilvl w:val="3"/>
          <w:numId w:val="40"/>
        </w:numPr>
        <w:rPr>
          <w:b w:val="0"/>
          <w:sz w:val="28"/>
          <w:szCs w:val="52"/>
        </w:rPr>
      </w:pPr>
      <w:bookmarkStart w:id="1679" w:name="_Ref299895138"/>
      <w:bookmarkStart w:id="1680" w:name="_Ref299895141"/>
      <w:bookmarkStart w:id="1681" w:name="_Toc302654556"/>
      <w:r>
        <w:rPr>
          <w:b w:val="0"/>
          <w:sz w:val="28"/>
          <w:szCs w:val="52"/>
        </w:rPr>
        <w:t>Ejecución de órdenes</w:t>
      </w:r>
      <w:bookmarkEnd w:id="1679"/>
      <w:bookmarkEnd w:id="1680"/>
      <w:bookmarkEnd w:id="1681"/>
    </w:p>
    <w:p w14:paraId="76F1C13F" w14:textId="3542AD58" w:rsidR="000251CD" w:rsidRPr="00686F69" w:rsidRDefault="004C462F" w:rsidP="00E963B2">
      <w:pPr>
        <w:jc w:val="both"/>
        <w:pPrChange w:id="1682" w:author="Orion" w:date="2011-09-21T11:59:00Z">
          <w:pPr>
            <w:spacing w:after="120"/>
            <w:jc w:val="both"/>
          </w:pPr>
        </w:pPrChange>
      </w:pPr>
      <w:r>
        <w:t>Cuando el piloto recibe la orden del controlador suspende la ejecución del tramo actual</w:t>
      </w:r>
      <w:r w:rsidR="007E68F3">
        <w:t xml:space="preserve"> “Flight </w:t>
      </w:r>
      <w:proofErr w:type="spellStart"/>
      <w:r w:rsidR="007E68F3">
        <w:t>Leg</w:t>
      </w:r>
      <w:proofErr w:type="spellEnd"/>
      <w:r w:rsidR="007E68F3">
        <w:t>”</w:t>
      </w:r>
      <w:r>
        <w:t xml:space="preserve">. Éste se preserva </w:t>
      </w:r>
      <w:r w:rsidR="00BB78C3">
        <w:t>en el hecho “</w:t>
      </w:r>
      <w:proofErr w:type="spellStart"/>
      <w:r w:rsidR="00BB78C3">
        <w:t>OrderOldLeg</w:t>
      </w:r>
      <w:proofErr w:type="spellEnd"/>
      <w:r w:rsidR="00BB78C3">
        <w:t xml:space="preserve">” para así poder retomarlo cuando </w:t>
      </w:r>
      <w:r>
        <w:t>se termine</w:t>
      </w:r>
      <w:r w:rsidR="00BB78C3">
        <w:t xml:space="preserve"> de comple</w:t>
      </w:r>
      <w:r w:rsidR="00750D72">
        <w:t>tar la orden</w:t>
      </w:r>
      <w:r>
        <w:t xml:space="preserve"> del controlador</w:t>
      </w:r>
      <w:r w:rsidR="00BB78C3">
        <w:t>.</w:t>
      </w:r>
      <w:r w:rsidR="00EB0845">
        <w:t xml:space="preserve"> </w:t>
      </w:r>
      <w:r>
        <w:t>Además, genera un nuevo tramo “</w:t>
      </w:r>
      <w:proofErr w:type="spellStart"/>
      <w:r>
        <w:t>OrderNewLeg</w:t>
      </w:r>
      <w:proofErr w:type="spellEnd"/>
      <w:r>
        <w:t xml:space="preserve">” con la orden del controlador. </w:t>
      </w:r>
      <w:r w:rsidR="000251CD">
        <w:t>Para ello, el piloto ejecuta la tarea</w:t>
      </w:r>
      <w:r w:rsidR="000251CD" w:rsidRPr="00686F69">
        <w:t xml:space="preserve"> “</w:t>
      </w:r>
      <w:proofErr w:type="spellStart"/>
      <w:r w:rsidR="000251CD" w:rsidRPr="00686F69">
        <w:t>CreateNewLegForOrder</w:t>
      </w:r>
      <w:proofErr w:type="spellEnd"/>
      <w:r w:rsidR="000251CD" w:rsidRPr="00686F69">
        <w:t xml:space="preserve">” </w:t>
      </w:r>
      <w:r w:rsidR="000251CD">
        <w:t xml:space="preserve">donde </w:t>
      </w:r>
      <w:r w:rsidR="000251CD" w:rsidRPr="00686F69">
        <w:t>crea como tramo actual el que el controlador le mando en el hecho “</w:t>
      </w:r>
      <w:proofErr w:type="spellStart"/>
      <w:r w:rsidR="000251CD" w:rsidRPr="00686F69">
        <w:t>OrderNewLeg</w:t>
      </w:r>
      <w:proofErr w:type="spellEnd"/>
      <w:r w:rsidR="000251CD" w:rsidRPr="00686F69">
        <w:t>” (</w:t>
      </w:r>
      <w:r w:rsidR="000251CD">
        <w:t>ver</w:t>
      </w:r>
      <w:del w:id="1683" w:author="Orion" w:date="2011-09-21T11:59:00Z">
        <w:r w:rsidR="000251CD" w:rsidDel="00297F1D">
          <w:delText xml:space="preserve"> </w:delText>
        </w:r>
      </w:del>
      <w:ins w:id="1684" w:author="Orion" w:date="2011-09-21T11:59:00Z">
        <w:r w:rsidR="00E963B2">
          <w:t xml:space="preserve"> </w:t>
        </w:r>
        <w:r w:rsidR="00E963B2">
          <w:fldChar w:fldCharType="begin"/>
        </w:r>
        <w:r w:rsidR="00E963B2">
          <w:instrText xml:space="preserve"> REF _Ref304369699 \h </w:instrText>
        </w:r>
      </w:ins>
      <w:r w:rsidR="00E963B2">
        <w:fldChar w:fldCharType="separate"/>
      </w:r>
      <w:ins w:id="1685" w:author="Orion" w:date="2011-09-21T11:59:00Z">
        <w:r w:rsidR="00E963B2">
          <w:t xml:space="preserve">Figura </w:t>
        </w:r>
        <w:r w:rsidR="00E963B2">
          <w:rPr>
            <w:noProof/>
          </w:rPr>
          <w:t>22</w:t>
        </w:r>
        <w:r w:rsidR="00E963B2">
          <w:fldChar w:fldCharType="end"/>
        </w:r>
      </w:ins>
      <w:del w:id="1686" w:author="Orion" w:date="2011-09-21T11:59:00Z">
        <w:r w:rsidR="000251CD" w:rsidRPr="00686F69" w:rsidDel="00E963B2">
          <w:fldChar w:fldCharType="begin"/>
        </w:r>
        <w:r w:rsidR="000251CD" w:rsidRPr="00686F69" w:rsidDel="00E963B2">
          <w:delInstrText xml:space="preserve"> REF _Ref296536077 \h </w:delInstrText>
        </w:r>
        <w:r w:rsidR="000251CD" w:rsidDel="00E963B2">
          <w:delInstrText xml:space="preserve"> \* MERGEFORMAT </w:delInstrText>
        </w:r>
        <w:r w:rsidR="000251CD" w:rsidRPr="00686F69" w:rsidDel="00E963B2">
          <w:fldChar w:fldCharType="separate"/>
        </w:r>
      </w:del>
      <w:del w:id="1687" w:author="Orion" w:date="2011-09-21T08:22:00Z">
        <w:r w:rsidR="00E4134F" w:rsidDel="0071153F">
          <w:delText>Figura 22</w:delText>
        </w:r>
      </w:del>
      <w:del w:id="1688" w:author="Orion" w:date="2011-09-21T11:59:00Z">
        <w:r w:rsidR="000251CD" w:rsidRPr="00686F69" w:rsidDel="00E963B2">
          <w:fldChar w:fldCharType="end"/>
        </w:r>
      </w:del>
      <w:r w:rsidR="000251CD" w:rsidRPr="00686F69">
        <w:t>). A</w:t>
      </w:r>
      <w:r w:rsidR="000251CD">
        <w:t>demás,</w:t>
      </w:r>
      <w:r w:rsidR="000251CD" w:rsidRPr="00686F69">
        <w:t xml:space="preserve"> el piloto tendrá que iniciar también la aplicación </w:t>
      </w:r>
      <w:r w:rsidR="000251CD">
        <w:t>que comprueba la</w:t>
      </w:r>
      <w:r w:rsidR="000251CD" w:rsidRPr="00686F69">
        <w:t xml:space="preserve"> finalización de </w:t>
      </w:r>
      <w:r w:rsidR="000251CD">
        <w:t xml:space="preserve">los </w:t>
      </w:r>
      <w:r w:rsidR="000251CD" w:rsidRPr="00686F69">
        <w:t>tramo</w:t>
      </w:r>
      <w:r w:rsidR="000251CD">
        <w:t>s</w:t>
      </w:r>
      <w:r w:rsidR="000251CD" w:rsidRPr="00686F69">
        <w:t xml:space="preserve"> </w:t>
      </w:r>
      <w:r w:rsidR="000251CD">
        <w:t>mediante</w:t>
      </w:r>
      <w:r w:rsidR="000251CD" w:rsidRPr="00686F69">
        <w:t xml:space="preserve"> el hecho “</w:t>
      </w:r>
      <w:proofErr w:type="spellStart"/>
      <w:r w:rsidR="000251CD" w:rsidRPr="00686F69">
        <w:t>StartLegChecker</w:t>
      </w:r>
      <w:proofErr w:type="spellEnd"/>
      <w:r w:rsidR="000251CD" w:rsidRPr="00686F69">
        <w:t>”. A partir de ent</w:t>
      </w:r>
      <w:r w:rsidR="000251CD">
        <w:t>onces, este nuevo tramo se procesa</w:t>
      </w:r>
      <w:r w:rsidR="000251CD" w:rsidRPr="00686F69">
        <w:t xml:space="preserve"> como cualquier otro tramo del plan de vuelo.</w:t>
      </w:r>
    </w:p>
    <w:p w14:paraId="1FA8F742" w14:textId="37E33AEA" w:rsidR="00FC0552" w:rsidRDefault="00601BC9" w:rsidP="00594DBF">
      <w:pPr>
        <w:spacing w:before="240" w:after="120"/>
        <w:ind w:firstLine="284"/>
        <w:jc w:val="both"/>
      </w:pPr>
      <w:r>
        <w:t xml:space="preserve">Aunque el nuevo tramo se ejecuta como otro cualquiera, las acciones a realizar cuando se termina no son las mismas: el piloto ha de notificárselo al controlador. A fin de comprobar que este tramo ad hoc ha terminado se emplea la tarea </w:t>
      </w:r>
      <w:r w:rsidR="0095784C">
        <w:t>“</w:t>
      </w:r>
      <w:proofErr w:type="spellStart"/>
      <w:r w:rsidR="0095784C">
        <w:t>ObeyOrderCheck</w:t>
      </w:r>
      <w:proofErr w:type="spellEnd"/>
      <w:r w:rsidR="0095784C">
        <w:t>”.</w:t>
      </w:r>
      <w:r w:rsidR="00E24358">
        <w:t xml:space="preserve"> </w:t>
      </w:r>
      <w:r>
        <w:t>Esta</w:t>
      </w:r>
      <w:r w:rsidR="00E24358">
        <w:t xml:space="preserve"> tarea se </w:t>
      </w:r>
      <w:r w:rsidR="00611112">
        <w:t xml:space="preserve">inicia </w:t>
      </w:r>
      <w:r w:rsidR="00E24358">
        <w:t xml:space="preserve">cuando se </w:t>
      </w:r>
      <w:r>
        <w:t>considera</w:t>
      </w:r>
      <w:r w:rsidR="00E24358">
        <w:t xml:space="preserve"> que </w:t>
      </w:r>
      <w:r w:rsidR="00B83D06">
        <w:t>el cumplimiento de la</w:t>
      </w:r>
      <w:r w:rsidR="00E24358">
        <w:t xml:space="preserve"> orden </w:t>
      </w:r>
      <w:r w:rsidR="00B83D06">
        <w:t>ha finalizado</w:t>
      </w:r>
      <w:r w:rsidR="00B35374">
        <w:t xml:space="preserve">, </w:t>
      </w:r>
      <w:r w:rsidR="00CC706B">
        <w:t>es decir, cuando el hecho “</w:t>
      </w:r>
      <w:proofErr w:type="spellStart"/>
      <w:r w:rsidR="00CC706B">
        <w:t>OrderFinished</w:t>
      </w:r>
      <w:proofErr w:type="spellEnd"/>
      <w:r w:rsidR="00CC706B">
        <w:t xml:space="preserve">” ha sido </w:t>
      </w:r>
      <w:r w:rsidR="00E24358">
        <w:t>genera</w:t>
      </w:r>
      <w:r w:rsidR="00B35374">
        <w:t>n</w:t>
      </w:r>
      <w:r w:rsidR="00E24358">
        <w:t>do.</w:t>
      </w:r>
      <w:r w:rsidR="00B83D06">
        <w:t xml:space="preserve"> </w:t>
      </w:r>
      <w:r w:rsidR="00611112">
        <w:t>Su función es</w:t>
      </w:r>
      <w:r w:rsidR="00B35374" w:rsidRPr="00686F69">
        <w:t xml:space="preserve"> comunicar al controlador que las </w:t>
      </w:r>
      <w:r w:rsidR="00611112">
        <w:t>acciones</w:t>
      </w:r>
      <w:r w:rsidR="00611112" w:rsidRPr="00686F69">
        <w:t xml:space="preserve"> </w:t>
      </w:r>
      <w:r w:rsidR="00B35374" w:rsidRPr="00686F69">
        <w:t>que tenía que realizar el piloto para acatar la orden han finalizado (“</w:t>
      </w:r>
      <w:proofErr w:type="spellStart"/>
      <w:r w:rsidR="00B35374" w:rsidRPr="00686F69">
        <w:t>OrderDone</w:t>
      </w:r>
      <w:proofErr w:type="spellEnd"/>
      <w:r w:rsidR="00B35374" w:rsidRPr="00686F69">
        <w:t>”).</w:t>
      </w:r>
      <w:r w:rsidR="00B35374">
        <w:t xml:space="preserve"> El cumplimiento de la orden se puede considerar completado por alguno de los siguientes</w:t>
      </w:r>
      <w:r w:rsidR="00B83D06">
        <w:t xml:space="preserve"> </w:t>
      </w:r>
      <w:r w:rsidR="007B2F50">
        <w:t>tres</w:t>
      </w:r>
      <w:r w:rsidR="00B83D06">
        <w:t xml:space="preserve"> motivos:</w:t>
      </w:r>
    </w:p>
    <w:p w14:paraId="31660BD3" w14:textId="2B08687D" w:rsidR="007B2F50" w:rsidRPr="00686F69" w:rsidRDefault="00B35374" w:rsidP="00594DBF">
      <w:pPr>
        <w:pStyle w:val="ListParagraph"/>
        <w:numPr>
          <w:ilvl w:val="0"/>
          <w:numId w:val="41"/>
        </w:numPr>
        <w:spacing w:before="120" w:after="120"/>
        <w:ind w:left="641" w:hanging="357"/>
        <w:jc w:val="both"/>
      </w:pPr>
      <w:r w:rsidRPr="00594DBF">
        <w:rPr>
          <w:i/>
        </w:rPr>
        <w:t>E</w:t>
      </w:r>
      <w:r w:rsidR="007B2F50" w:rsidRPr="00594DBF">
        <w:rPr>
          <w:i/>
        </w:rPr>
        <w:t>l conflicto ha desaparecido</w:t>
      </w:r>
      <w:r>
        <w:t>. Es posible que el avión deje de estar en peligro antes de completar la maniobra que se le ha solicitado</w:t>
      </w:r>
      <w:r w:rsidR="007B2F50" w:rsidRPr="00686F69">
        <w:t>. E</w:t>
      </w:r>
      <w:r w:rsidR="00E9193E" w:rsidRPr="00686F69">
        <w:t>ste</w:t>
      </w:r>
      <w:r w:rsidR="007B2F50" w:rsidRPr="00686F69">
        <w:t xml:space="preserve"> caso </w:t>
      </w:r>
      <w:r>
        <w:t>se trata</w:t>
      </w:r>
      <w:r w:rsidR="007B2F50" w:rsidRPr="00686F69">
        <w:t xml:space="preserve"> como el anterior, </w:t>
      </w:r>
      <w:r>
        <w:t>restableciendo</w:t>
      </w:r>
      <w:r w:rsidR="007B2F50" w:rsidRPr="00686F69">
        <w:t xml:space="preserve"> el tramo que </w:t>
      </w:r>
      <w:r>
        <w:t>se estaba ejecutando</w:t>
      </w:r>
      <w:r w:rsidR="007B2F50" w:rsidRPr="00686F69">
        <w:t xml:space="preserve"> antes del conflicto.</w:t>
      </w:r>
    </w:p>
    <w:p w14:paraId="2BB7F95E" w14:textId="1A486BDD" w:rsidR="00B83D06" w:rsidRDefault="00B35374" w:rsidP="00594DBF">
      <w:pPr>
        <w:pStyle w:val="ListParagraph"/>
        <w:numPr>
          <w:ilvl w:val="0"/>
          <w:numId w:val="41"/>
        </w:numPr>
        <w:spacing w:before="120" w:after="120"/>
        <w:ind w:left="641" w:hanging="357"/>
        <w:jc w:val="both"/>
      </w:pPr>
      <w:r w:rsidRPr="00594DBF">
        <w:rPr>
          <w:i/>
        </w:rPr>
        <w:t>Se</w:t>
      </w:r>
      <w:r w:rsidR="00534D79" w:rsidRPr="00594DBF">
        <w:rPr>
          <w:i/>
        </w:rPr>
        <w:t xml:space="preserve"> ha detectado un nuevo conflicto</w:t>
      </w:r>
      <w:r w:rsidR="00534D79" w:rsidRPr="00686F69">
        <w:t xml:space="preserve">. En este caso no se </w:t>
      </w:r>
      <w:r w:rsidR="00EA28AE">
        <w:t>restablece</w:t>
      </w:r>
      <w:r w:rsidR="00594DBF" w:rsidRPr="00686F69">
        <w:t xml:space="preserve"> </w:t>
      </w:r>
      <w:r w:rsidR="00534D79" w:rsidRPr="00686F69">
        <w:t xml:space="preserve">el siguiente tramo “Flight </w:t>
      </w:r>
      <w:proofErr w:type="spellStart"/>
      <w:r w:rsidR="00534D79" w:rsidRPr="00686F69">
        <w:t>Leg</w:t>
      </w:r>
      <w:proofErr w:type="spellEnd"/>
      <w:r w:rsidR="00534D79" w:rsidRPr="00686F69">
        <w:t xml:space="preserve">” puesto que </w:t>
      </w:r>
      <w:r>
        <w:t>é</w:t>
      </w:r>
      <w:r w:rsidR="00534D79" w:rsidRPr="00686F69">
        <w:t>ste habr</w:t>
      </w:r>
      <w:r>
        <w:t>á</w:t>
      </w:r>
      <w:r w:rsidR="00534D79" w:rsidRPr="00686F69">
        <w:t xml:space="preserve"> sido </w:t>
      </w:r>
      <w:r w:rsidR="00594DBF">
        <w:t>creado</w:t>
      </w:r>
      <w:r w:rsidR="00594DBF" w:rsidRPr="00686F69">
        <w:t xml:space="preserve"> </w:t>
      </w:r>
      <w:r w:rsidR="00534D79" w:rsidRPr="00686F69">
        <w:t>por el nuevo conflicto.</w:t>
      </w:r>
    </w:p>
    <w:p w14:paraId="11A06066" w14:textId="77777777" w:rsidR="001B0C2A" w:rsidRDefault="001B0C2A" w:rsidP="001B0C2A">
      <w:pPr>
        <w:spacing w:before="120" w:after="120"/>
        <w:ind w:left="641"/>
        <w:jc w:val="both"/>
      </w:pPr>
    </w:p>
    <w:p w14:paraId="178FFAE4" w14:textId="77777777" w:rsidR="00A20896" w:rsidRDefault="00B54E86" w:rsidP="001B0C2A">
      <w:pPr>
        <w:pStyle w:val="Caption"/>
      </w:pPr>
      <w:bookmarkStart w:id="1689" w:name="_Ref302495709"/>
      <w:bookmarkStart w:id="1690" w:name="_Ref296442261"/>
      <w:bookmarkStart w:id="1691" w:name="_Ref297129914"/>
      <w:bookmarkStart w:id="1692" w:name="_Toc299483447"/>
      <w:bookmarkStart w:id="1693" w:name="_Toc300051076"/>
      <w:bookmarkStart w:id="1694" w:name="_Toc300051449"/>
      <w:bookmarkStart w:id="1695" w:name="_Toc300051752"/>
      <w:bookmarkStart w:id="1696" w:name="_Toc300052362"/>
      <w:bookmarkStart w:id="1697" w:name="_Toc300052973"/>
      <w:bookmarkStart w:id="1698" w:name="_Toc300057811"/>
      <w:r w:rsidRPr="00B54E86">
        <w:rPr>
          <w:i w:val="0"/>
          <w:iCs w:val="0"/>
          <w:noProof/>
          <w:lang w:eastAsia="es-ES" w:bidi="ar-SA"/>
        </w:rPr>
        <w:drawing>
          <wp:inline distT="0" distB="0" distL="0" distR="0" wp14:anchorId="03AB1E15" wp14:editId="56ADC64C">
            <wp:extent cx="5612130" cy="154432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1544320"/>
                    </a:xfrm>
                    <a:prstGeom prst="rect">
                      <a:avLst/>
                    </a:prstGeom>
                  </pic:spPr>
                </pic:pic>
              </a:graphicData>
            </a:graphic>
          </wp:inline>
        </w:drawing>
      </w:r>
      <w:bookmarkStart w:id="1699" w:name="_Ref296534126"/>
      <w:bookmarkStart w:id="1700" w:name="_Ref296536077"/>
      <w:bookmarkStart w:id="1701" w:name="_Toc299483448"/>
      <w:bookmarkStart w:id="1702" w:name="_Toc300051077"/>
      <w:bookmarkStart w:id="1703" w:name="_Toc300051450"/>
      <w:bookmarkStart w:id="1704" w:name="_Toc300051753"/>
      <w:bookmarkStart w:id="1705" w:name="_Toc300052363"/>
      <w:bookmarkStart w:id="1706" w:name="_Toc300052974"/>
      <w:bookmarkStart w:id="1707" w:name="_Toc300057812"/>
      <w:bookmarkEnd w:id="1689"/>
      <w:bookmarkEnd w:id="1690"/>
      <w:bookmarkEnd w:id="1691"/>
      <w:bookmarkEnd w:id="1692"/>
      <w:bookmarkEnd w:id="1693"/>
      <w:bookmarkEnd w:id="1694"/>
      <w:bookmarkEnd w:id="1695"/>
      <w:bookmarkEnd w:id="1696"/>
      <w:bookmarkEnd w:id="1697"/>
      <w:bookmarkEnd w:id="1698"/>
    </w:p>
    <w:p w14:paraId="5ED11A0A" w14:textId="0998CAE8" w:rsidR="00FC0552" w:rsidRDefault="00011CB0" w:rsidP="001B0C2A">
      <w:pPr>
        <w:pStyle w:val="Caption"/>
        <w:rPr>
          <w:rFonts w:cs="Times New Roman"/>
        </w:rPr>
      </w:pPr>
      <w:bookmarkStart w:id="1708" w:name="_Toc302653727"/>
      <w:bookmarkStart w:id="1709" w:name="_Ref304369699"/>
      <w:r>
        <w:t xml:space="preserve">Figura </w:t>
      </w:r>
      <w:fldSimple w:instr=" SEQ Figura \* ARABIC ">
        <w:r w:rsidR="0071153F">
          <w:rPr>
            <w:noProof/>
          </w:rPr>
          <w:t>22</w:t>
        </w:r>
      </w:fldSimple>
      <w:bookmarkEnd w:id="1699"/>
      <w:bookmarkEnd w:id="1700"/>
      <w:bookmarkEnd w:id="1709"/>
      <w:r>
        <w:t>: Piloto Obedeciendo una Orden</w:t>
      </w:r>
      <w:r w:rsidR="000251CD">
        <w:t>.</w:t>
      </w:r>
      <w:bookmarkEnd w:id="1701"/>
      <w:bookmarkEnd w:id="1702"/>
      <w:bookmarkEnd w:id="1703"/>
      <w:bookmarkEnd w:id="1704"/>
      <w:bookmarkEnd w:id="1705"/>
      <w:bookmarkEnd w:id="1706"/>
      <w:bookmarkEnd w:id="1707"/>
      <w:bookmarkEnd w:id="1708"/>
    </w:p>
    <w:p w14:paraId="42EF2253" w14:textId="77777777" w:rsidR="001B0C2A" w:rsidRDefault="00B54E86" w:rsidP="001B0C2A">
      <w:pPr>
        <w:pStyle w:val="Caption"/>
      </w:pPr>
      <w:bookmarkStart w:id="1710" w:name="_Ref296441855"/>
      <w:bookmarkStart w:id="1711" w:name="_Toc300051078"/>
      <w:bookmarkStart w:id="1712" w:name="_Toc300051451"/>
      <w:bookmarkStart w:id="1713" w:name="_Toc300051754"/>
      <w:bookmarkStart w:id="1714" w:name="_Toc300052364"/>
      <w:bookmarkStart w:id="1715" w:name="_Toc300052975"/>
      <w:bookmarkStart w:id="1716" w:name="_Toc300057813"/>
      <w:r w:rsidRPr="00B54E86">
        <w:rPr>
          <w:noProof/>
          <w:lang w:eastAsia="es-ES" w:bidi="ar-SA"/>
        </w:rPr>
        <w:lastRenderedPageBreak/>
        <w:drawing>
          <wp:inline distT="0" distB="0" distL="0" distR="0" wp14:anchorId="39EBC53C" wp14:editId="24FA6E2F">
            <wp:extent cx="5612130" cy="318770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3187700"/>
                    </a:xfrm>
                    <a:prstGeom prst="rect">
                      <a:avLst/>
                    </a:prstGeom>
                  </pic:spPr>
                </pic:pic>
              </a:graphicData>
            </a:graphic>
          </wp:inline>
        </w:drawing>
      </w:r>
    </w:p>
    <w:p w14:paraId="7322EE47" w14:textId="6B04A94F" w:rsidR="00001A1C" w:rsidRDefault="009D224A" w:rsidP="001B0C2A">
      <w:pPr>
        <w:pStyle w:val="Caption"/>
        <w:rPr>
          <w:rFonts w:cs="Times New Roman"/>
        </w:rPr>
      </w:pPr>
      <w:bookmarkStart w:id="1717" w:name="_Toc302653728"/>
      <w:bookmarkStart w:id="1718" w:name="_Ref304369633"/>
      <w:r>
        <w:t xml:space="preserve">Figura </w:t>
      </w:r>
      <w:fldSimple w:instr=" SEQ Figura \* ARABIC ">
        <w:r w:rsidR="0071153F">
          <w:rPr>
            <w:noProof/>
          </w:rPr>
          <w:t>23</w:t>
        </w:r>
      </w:fldSimple>
      <w:bookmarkEnd w:id="1710"/>
      <w:bookmarkEnd w:id="1718"/>
      <w:r>
        <w:t>: Conflicto Finalizado por Lejanía entre Aviones</w:t>
      </w:r>
      <w:r w:rsidR="006B1111">
        <w:t>.</w:t>
      </w:r>
      <w:bookmarkEnd w:id="1711"/>
      <w:bookmarkEnd w:id="1712"/>
      <w:bookmarkEnd w:id="1713"/>
      <w:bookmarkEnd w:id="1714"/>
      <w:bookmarkEnd w:id="1715"/>
      <w:bookmarkEnd w:id="1716"/>
      <w:bookmarkEnd w:id="1717"/>
    </w:p>
    <w:p w14:paraId="6A7339CD" w14:textId="77777777" w:rsidR="0071153F" w:rsidRDefault="000251CD" w:rsidP="0071153F">
      <w:pPr>
        <w:spacing w:before="240"/>
        <w:ind w:firstLine="284"/>
        <w:jc w:val="both"/>
        <w:rPr>
          <w:ins w:id="1719" w:author="Orion" w:date="2011-09-21T08:27:00Z"/>
        </w:rPr>
        <w:pPrChange w:id="1720" w:author="Orion" w:date="2011-09-21T08:27:00Z">
          <w:pPr>
            <w:pStyle w:val="Caption"/>
          </w:pPr>
        </w:pPrChange>
      </w:pPr>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r w:rsidRPr="00686F69">
        <w:fldChar w:fldCharType="separate"/>
      </w:r>
      <w:ins w:id="1721" w:author="Orion" w:date="2011-09-21T08:27:00Z">
        <w:r w:rsidR="0071153F" w:rsidRPr="00B54E86">
          <w:drawing>
            <wp:inline distT="0" distB="0" distL="0" distR="0" wp14:anchorId="39EBC53C" wp14:editId="24FA6E2F">
              <wp:extent cx="5612130" cy="318770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3187700"/>
                      </a:xfrm>
                      <a:prstGeom prst="rect">
                        <a:avLst/>
                      </a:prstGeom>
                    </pic:spPr>
                  </pic:pic>
                </a:graphicData>
              </a:graphic>
            </wp:inline>
          </w:drawing>
        </w:r>
      </w:ins>
    </w:p>
    <w:p w14:paraId="23C2D913" w14:textId="77777777" w:rsidR="0071153F" w:rsidRDefault="0071153F" w:rsidP="0071153F">
      <w:pPr>
        <w:spacing w:before="240"/>
        <w:ind w:firstLine="284"/>
        <w:jc w:val="both"/>
        <w:rPr>
          <w:ins w:id="1722" w:author="Orion" w:date="2011-09-21T08:27:00Z"/>
        </w:rPr>
        <w:pPrChange w:id="1723" w:author="Orion" w:date="2011-09-21T08:27:00Z">
          <w:pPr>
            <w:pStyle w:val="Caption"/>
          </w:pPr>
        </w:pPrChange>
      </w:pPr>
      <w:ins w:id="1724" w:author="Orion" w:date="2011-09-21T08:27:00Z">
        <w:r>
          <w:t xml:space="preserve">Figura </w:t>
        </w:r>
        <w:r>
          <w:rPr>
            <w:noProof/>
          </w:rPr>
          <w:t>23</w:t>
        </w:r>
      </w:ins>
      <w:del w:id="1725" w:author="Orion" w:date="2011-09-21T08:22:00Z">
        <w:r w:rsidR="00E4134F" w:rsidDel="0071153F">
          <w:delText>Figura 23</w:delText>
        </w:r>
      </w:del>
      <w:r w:rsidR="000251CD" w:rsidRPr="00686F69">
        <w:fldChar w:fldCharType="end"/>
      </w:r>
      <w:r w:rsidR="000251CD" w:rsidRPr="00686F69">
        <w:t>. Para detectar estos casos se inició la aplicación “</w:t>
      </w:r>
      <w:proofErr w:type="spellStart"/>
      <w:r w:rsidR="000251CD" w:rsidRPr="00686F69">
        <w:t>CheckDistanceBetweenPlanesInConflict</w:t>
      </w:r>
      <w:proofErr w:type="spellEnd"/>
      <w:r w:rsidR="000251CD" w:rsidRPr="00686F69">
        <w:t xml:space="preserve">” de la </w:t>
      </w:r>
      <w:r w:rsidR="00797AB5">
        <w:fldChar w:fldCharType="begin"/>
      </w:r>
      <w:r w:rsidR="00797AB5">
        <w:instrText xml:space="preserve"> REF _Ref300008302 \h </w:instrText>
      </w:r>
      <w:r w:rsidR="00797AB5">
        <w:fldChar w:fldCharType="separate"/>
      </w:r>
      <w:ins w:id="1726" w:author="Orion" w:date="2011-09-21T08:27:00Z">
        <w:r>
          <w:t xml:space="preserve">Figura </w:t>
        </w:r>
        <w:r>
          <w:rPr>
            <w:i/>
            <w:iCs/>
            <w:noProof/>
          </w:rPr>
          <w:t>18</w:t>
        </w:r>
      </w:ins>
      <w:del w:id="1727" w:author="Orion" w:date="2011-09-21T08:22:00Z">
        <w:r w:rsidR="00E4134F" w:rsidDel="0071153F">
          <w:delText xml:space="preserve">Figura </w:delText>
        </w:r>
        <w:r w:rsidR="00E4134F" w:rsidDel="0071153F">
          <w:rPr>
            <w:i/>
            <w:iCs/>
            <w:noProof/>
          </w:rPr>
          <w:delText>18</w:delText>
        </w:r>
      </w:del>
      <w:r w:rsidR="00797AB5">
        <w:fldChar w:fldCharType="end"/>
      </w:r>
      <w:r w:rsidR="000251CD" w:rsidRPr="00686F69">
        <w:t>. Esta aplicación lanza</w:t>
      </w:r>
      <w:r w:rsidR="000251CD">
        <w:t xml:space="preserve"> un evento cuando detecta</w:t>
      </w:r>
      <w:r w:rsidR="000251CD" w:rsidRPr="00686F69">
        <w:t xml:space="preserve"> que para un determinado avión ya no hay riesgo. </w:t>
      </w:r>
      <w:r w:rsidR="000251CD">
        <w:t>Este</w:t>
      </w:r>
      <w:r w:rsidR="000251CD" w:rsidRPr="00686F69">
        <w:t xml:space="preserve"> evento </w:t>
      </w:r>
      <w:r w:rsidR="000251CD">
        <w:t>hace</w:t>
      </w:r>
      <w:r w:rsidR="000251CD" w:rsidRPr="00686F69">
        <w:t xml:space="preserve"> que el controlador inicie una </w:t>
      </w:r>
      <w:r w:rsidR="00AF591B">
        <w:t xml:space="preserve">nueva </w:t>
      </w:r>
      <w:r w:rsidR="000251CD" w:rsidRPr="00686F69">
        <w:t xml:space="preserve">interacción con el piloto del avión para comunicarle el suceso </w:t>
      </w:r>
      <w:r w:rsidR="00AF591B">
        <w:t xml:space="preserve">con el hecho </w:t>
      </w:r>
      <w:r w:rsidR="000251CD" w:rsidRPr="00686F69">
        <w:t>“</w:t>
      </w:r>
      <w:proofErr w:type="spellStart"/>
      <w:r w:rsidR="000251CD" w:rsidRPr="00686F69">
        <w:t>ConflictFinished</w:t>
      </w:r>
      <w:proofErr w:type="spellEnd"/>
      <w:r w:rsidR="000251CD" w:rsidRPr="00686F69">
        <w:t xml:space="preserve">”. </w:t>
      </w:r>
      <w:r w:rsidR="00AF591B">
        <w:t>Al recibir esta comunicación el pilo</w:t>
      </w:r>
      <w:r w:rsidR="000251CD" w:rsidRPr="00686F69">
        <w:t xml:space="preserve">to crea un hecho interno </w:t>
      </w:r>
      <w:r w:rsidR="00AF591B" w:rsidRPr="00686F69">
        <w:t>“</w:t>
      </w:r>
      <w:proofErr w:type="spellStart"/>
      <w:r w:rsidR="00AF591B" w:rsidRPr="00686F69">
        <w:t>OrderFinished</w:t>
      </w:r>
      <w:proofErr w:type="spellEnd"/>
      <w:r w:rsidR="00AF591B" w:rsidRPr="00686F69">
        <w:t>”</w:t>
      </w:r>
      <w:r w:rsidR="00AF591B">
        <w:t xml:space="preserve"> que se interpreta como que </w:t>
      </w:r>
      <w:r w:rsidR="000251CD" w:rsidRPr="00686F69">
        <w:t xml:space="preserve">esta situación equivale a haber finalizado la orden </w:t>
      </w:r>
      <w:r w:rsidR="00AF591B">
        <w:t xml:space="preserve">del controlador. </w:t>
      </w:r>
      <w:r w:rsidR="00797AB5">
        <w:t>También</w:t>
      </w:r>
      <w:r w:rsidR="00AF591B">
        <w:t xml:space="preserve"> se consume (elimina)</w:t>
      </w:r>
      <w:r w:rsidR="000251CD" w:rsidRPr="00686F69">
        <w:t xml:space="preserve"> el tramo </w:t>
      </w:r>
      <w:r w:rsidR="00AF591B" w:rsidRPr="00686F69">
        <w:t xml:space="preserve">“Flight </w:t>
      </w:r>
      <w:proofErr w:type="spellStart"/>
      <w:r w:rsidR="00AF591B" w:rsidRPr="00686F69">
        <w:t>Leg</w:t>
      </w:r>
      <w:proofErr w:type="spellEnd"/>
      <w:r w:rsidR="00AF591B" w:rsidRPr="00686F69">
        <w:t>”</w:t>
      </w:r>
      <w:r w:rsidR="00713F80">
        <w:t xml:space="preserve"> </w:t>
      </w:r>
      <w:r w:rsidR="000251CD" w:rsidRPr="00686F69">
        <w:t>que correspond</w:t>
      </w:r>
      <w:r w:rsidR="00AF591B">
        <w:t>e</w:t>
      </w:r>
      <w:r w:rsidR="000251CD" w:rsidRPr="00686F69">
        <w:t xml:space="preserve"> a la orden mandada por el controlador. A partir de este momento se procederá como en la </w:t>
      </w:r>
      <w:r w:rsidR="000251CD" w:rsidRPr="00686F69">
        <w:lastRenderedPageBreak/>
        <w:fldChar w:fldCharType="begin"/>
      </w:r>
      <w:r w:rsidR="000251CD" w:rsidRPr="00686F69">
        <w:instrText xml:space="preserve"> REF _Ref296442261 \h </w:instrText>
      </w:r>
      <w:r w:rsidR="000251CD">
        <w:instrText xml:space="preserve"> \* MERGEFORMAT </w:instrText>
      </w:r>
      <w:r>
        <w:fldChar w:fldCharType="separate"/>
      </w:r>
      <w:ins w:id="1728" w:author="Orion" w:date="2011-09-21T08:27:00Z">
        <w:r w:rsidRPr="00B54E86">
          <w:rPr>
            <w:i/>
            <w:iCs/>
            <w:noProof/>
            <w:lang w:eastAsia="es-ES" w:bidi="ar-SA"/>
          </w:rPr>
          <w:drawing>
            <wp:inline distT="0" distB="0" distL="0" distR="0" wp14:anchorId="03AB1E15" wp14:editId="56ADC64C">
              <wp:extent cx="5612130" cy="1544320"/>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1544320"/>
                      </a:xfrm>
                      <a:prstGeom prst="rect">
                        <a:avLst/>
                      </a:prstGeom>
                    </pic:spPr>
                  </pic:pic>
                </a:graphicData>
              </a:graphic>
            </wp:inline>
          </w:drawing>
        </w:r>
      </w:ins>
      <w:r w:rsidR="000251CD" w:rsidRPr="00686F69">
        <w:fldChar w:fldCharType="end"/>
      </w:r>
      <w:r w:rsidR="00797AB5" w:rsidRPr="00686F69">
        <w:fldChar w:fldCharType="begin"/>
      </w:r>
      <w:r w:rsidR="00797AB5" w:rsidRPr="00686F69">
        <w:instrText xml:space="preserve"> REF _Ref296536077 \h </w:instrText>
      </w:r>
      <w:r w:rsidR="00797AB5">
        <w:instrText xml:space="preserve"> \* MERGEFORMAT </w:instrText>
      </w:r>
      <w:r w:rsidR="00797AB5" w:rsidRPr="00686F69">
        <w:fldChar w:fldCharType="separate"/>
      </w:r>
    </w:p>
    <w:p w14:paraId="11EECF83" w14:textId="7A8D6B02" w:rsidR="000251CD" w:rsidRPr="00686F69" w:rsidRDefault="0071153F" w:rsidP="000251CD">
      <w:pPr>
        <w:spacing w:before="240" w:after="120"/>
        <w:ind w:firstLine="284"/>
        <w:jc w:val="both"/>
      </w:pPr>
      <w:ins w:id="1729" w:author="Orion" w:date="2011-09-21T08:27:00Z">
        <w:r>
          <w:t xml:space="preserve">Figura </w:t>
        </w:r>
        <w:r>
          <w:rPr>
            <w:noProof/>
          </w:rPr>
          <w:t>22</w:t>
        </w:r>
      </w:ins>
      <w:del w:id="1730" w:author="Orion" w:date="2011-09-21T08:22:00Z">
        <w:r w:rsidR="00E4134F" w:rsidDel="0071153F">
          <w:delText>Figura 22</w:delText>
        </w:r>
      </w:del>
      <w:r w:rsidR="00797AB5" w:rsidRPr="00686F69">
        <w:fldChar w:fldCharType="end"/>
      </w:r>
      <w:r w:rsidR="00797AB5">
        <w:t>,</w:t>
      </w:r>
      <w:r w:rsidR="00ED143B">
        <w:t xml:space="preserve"> realizando</w:t>
      </w:r>
      <w:r w:rsidR="000251CD" w:rsidRPr="00686F69">
        <w:t xml:space="preserve"> todas las tareas para la confirmación de la </w:t>
      </w:r>
      <w:r w:rsidR="00ED143B">
        <w:t>finalización de las órdenes</w:t>
      </w:r>
      <w:r w:rsidR="000251CD" w:rsidRPr="00686F69">
        <w:t>.</w:t>
      </w:r>
    </w:p>
    <w:p w14:paraId="42875F57" w14:textId="25B0A699" w:rsidR="009F5DBF" w:rsidRPr="00686F69" w:rsidRDefault="00A919B7" w:rsidP="004D73B7">
      <w:pPr>
        <w:spacing w:before="240" w:after="120"/>
        <w:ind w:firstLine="284"/>
        <w:jc w:val="both"/>
      </w:pPr>
      <w:r w:rsidRPr="00686F69">
        <w:t>Como se comentó en la parte de la gestión del plan de vuelo,</w:t>
      </w:r>
      <w:r w:rsidR="00C8349D" w:rsidRPr="00686F69">
        <w:t xml:space="preserve"> cuando la aeronave completa un tramo es posible que lo haga a la vez que su piloto está gestionando un conflicto con otro avión (</w:t>
      </w:r>
      <w:r w:rsidR="00C8349D" w:rsidRPr="00686F69">
        <w:fldChar w:fldCharType="begin"/>
      </w:r>
      <w:r w:rsidR="00C8349D" w:rsidRPr="00686F69">
        <w:instrText xml:space="preserve"> REF _Ref296357936 \h </w:instrText>
      </w:r>
      <w:r w:rsidR="00686F69">
        <w:instrText xml:space="preserve"> \* MERGEFORMAT </w:instrText>
      </w:r>
      <w:r w:rsidR="00C8349D" w:rsidRPr="00686F69">
        <w:fldChar w:fldCharType="separate"/>
      </w:r>
      <w:r w:rsidR="0071153F">
        <w:t>Figura 17</w:t>
      </w:r>
      <w:r w:rsidR="00C8349D" w:rsidRPr="00686F69">
        <w:fldChar w:fldCharType="end"/>
      </w:r>
      <w:r w:rsidR="00C8349D" w:rsidRPr="00686F69">
        <w:t xml:space="preserve">). </w:t>
      </w:r>
      <w:r w:rsidR="009F5DBF" w:rsidRPr="00686F69">
        <w:t>En este caso se producía un hecho “</w:t>
      </w:r>
      <w:proofErr w:type="spellStart"/>
      <w:r w:rsidR="009F5DBF" w:rsidRPr="00686F69">
        <w:t>GoNextLegWithConflict</w:t>
      </w:r>
      <w:proofErr w:type="spellEnd"/>
      <w:r w:rsidR="009F5DBF" w:rsidRPr="00686F69">
        <w:t xml:space="preserve">” en el cual se encuentra el tramo </w:t>
      </w:r>
      <w:r w:rsidR="00160F45">
        <w:t>ad hoc</w:t>
      </w:r>
      <w:r w:rsidR="009F5DBF" w:rsidRPr="00686F69">
        <w:t xml:space="preserve"> que el controlador le ordenó hacer</w:t>
      </w:r>
      <w:r w:rsidR="009D009C" w:rsidRPr="00686F69">
        <w:t xml:space="preserve"> y que contiene las condiciones de vuelo durante el conflicto</w:t>
      </w:r>
      <w:r w:rsidR="009F5DBF" w:rsidRPr="00686F69">
        <w:t xml:space="preserve">. La tarea de la </w:t>
      </w:r>
      <w:r w:rsidR="009F5DBF" w:rsidRPr="00686F69">
        <w:fldChar w:fldCharType="begin"/>
      </w:r>
      <w:r w:rsidR="009F5DBF" w:rsidRPr="00686F69">
        <w:instrText xml:space="preserve"> REF _Ref297663867 \h </w:instrText>
      </w:r>
      <w:r w:rsidR="00686F69">
        <w:instrText xml:space="preserve"> \* MERGEFORMAT </w:instrText>
      </w:r>
      <w:r w:rsidR="009F5DBF" w:rsidRPr="00686F69">
        <w:fldChar w:fldCharType="separate"/>
      </w:r>
      <w:r w:rsidR="0071153F">
        <w:t>Figura 24</w:t>
      </w:r>
      <w:r w:rsidR="009F5DBF" w:rsidRPr="00686F69">
        <w:fldChar w:fldCharType="end"/>
      </w:r>
      <w:r w:rsidR="009F5DBF" w:rsidRPr="00686F69">
        <w:t xml:space="preserve"> nos muestra cómo se gestionará este caso</w:t>
      </w:r>
      <w:r w:rsidR="00160F45">
        <w:t xml:space="preserve"> tratando de evitar el conflicto al tiempo que se intenta seguir el plan de vuelo</w:t>
      </w:r>
      <w:r w:rsidR="009F5DBF" w:rsidRPr="00686F69">
        <w:t xml:space="preserve">. Esta tarea es muy similar a la de “Flight Plan </w:t>
      </w:r>
      <w:proofErr w:type="spellStart"/>
      <w:r w:rsidR="009F5DBF" w:rsidRPr="00686F69">
        <w:t>Monitoring</w:t>
      </w:r>
      <w:proofErr w:type="spellEnd"/>
      <w:r w:rsidR="009F5DBF" w:rsidRPr="00686F69">
        <w:t xml:space="preserve">” descrita en la </w:t>
      </w:r>
      <w:r w:rsidR="009F5DBF" w:rsidRPr="00686F69">
        <w:fldChar w:fldCharType="begin"/>
      </w:r>
      <w:r w:rsidR="009F5DBF" w:rsidRPr="00686F69">
        <w:instrText xml:space="preserve"> REF _Ref294819583 \h </w:instrText>
      </w:r>
      <w:r w:rsidR="00686F69">
        <w:instrText xml:space="preserve"> \* MERGEFORMAT </w:instrText>
      </w:r>
      <w:r w:rsidR="009F5DBF" w:rsidRPr="00686F69">
        <w:fldChar w:fldCharType="separate"/>
      </w:r>
      <w:r w:rsidR="0071153F">
        <w:t>Figura 11</w:t>
      </w:r>
      <w:r w:rsidR="009F5DBF" w:rsidRPr="00686F69">
        <w:fldChar w:fldCharType="end"/>
      </w:r>
      <w:r w:rsidR="009F5DBF" w:rsidRPr="00686F69">
        <w:t>. El proceso es como sigue</w:t>
      </w:r>
      <w:r w:rsidR="00ED143B">
        <w:t>. D</w:t>
      </w:r>
      <w:r w:rsidR="0078123C" w:rsidRPr="00686F69">
        <w:t>espués de consumir el hecho “</w:t>
      </w:r>
      <w:proofErr w:type="spellStart"/>
      <w:r w:rsidR="0078123C" w:rsidRPr="00686F69">
        <w:t>GoNextLegWithConflict</w:t>
      </w:r>
      <w:proofErr w:type="spellEnd"/>
      <w:r w:rsidR="00302ACA" w:rsidRPr="00686F69">
        <w:t>”</w:t>
      </w:r>
      <w:r w:rsidR="0078123C" w:rsidRPr="00686F69">
        <w:t xml:space="preserve">, </w:t>
      </w:r>
      <w:r w:rsidR="009F5DBF" w:rsidRPr="00686F69">
        <w:t xml:space="preserve">el piloto accede a su estado mental para obtener el plan de vuelo y saber cuál </w:t>
      </w:r>
      <w:r w:rsidR="00160F45">
        <w:t>habría sido</w:t>
      </w:r>
      <w:r w:rsidR="008C3B19" w:rsidRPr="00686F69">
        <w:t xml:space="preserve"> su siguiente tramo a cubrir</w:t>
      </w:r>
      <w:r w:rsidR="006157FD" w:rsidRPr="00686F69">
        <w:t xml:space="preserve"> si no se hubiera detectado un riesgo de conflicto</w:t>
      </w:r>
      <w:r w:rsidR="008C3B19" w:rsidRPr="00686F69">
        <w:t>.</w:t>
      </w:r>
      <w:r w:rsidR="006157FD" w:rsidRPr="00686F69">
        <w:t xml:space="preserve"> </w:t>
      </w:r>
      <w:r w:rsidR="00160F45">
        <w:t xml:space="preserve">Sin embargo, no puede usar este tramo directamente, porque el conflicto ha alterado su ruta. En su lugar lo que hace es generar un nuevo tramo ad hoc. Este tramo </w:t>
      </w:r>
      <w:r w:rsidR="00160F45" w:rsidRPr="00686F69">
        <w:t>es una mezcla del tramo que debería ser el siguiente en condiciones normales, del que se obtienen el origen y el destino, y el tramo consumido dentro del hecho “</w:t>
      </w:r>
      <w:proofErr w:type="spellStart"/>
      <w:r w:rsidR="00160F45" w:rsidRPr="00686F69">
        <w:t>GoNextLegWithConflict</w:t>
      </w:r>
      <w:proofErr w:type="spellEnd"/>
      <w:r w:rsidR="00160F45" w:rsidRPr="00686F69">
        <w:t>”, del que se obtienen la altura y velocidad</w:t>
      </w:r>
      <w:r w:rsidR="00160F45">
        <w:t xml:space="preserve"> usadas para evitar el conflicto. E</w:t>
      </w:r>
      <w:r w:rsidR="00E11ABF" w:rsidRPr="00686F69">
        <w:t>l</w:t>
      </w:r>
      <w:r w:rsidR="005166BB" w:rsidRPr="00686F69">
        <w:t xml:space="preserve"> tramo que debería ser </w:t>
      </w:r>
      <w:r w:rsidR="00160F45">
        <w:t>el</w:t>
      </w:r>
      <w:r w:rsidR="005166BB" w:rsidRPr="00686F69">
        <w:t xml:space="preserve"> siguiente</w:t>
      </w:r>
      <w:r w:rsidR="00713F80">
        <w:t xml:space="preserve"> </w:t>
      </w:r>
      <w:r w:rsidR="005166BB" w:rsidRPr="00686F69">
        <w:t>a cubrir</w:t>
      </w:r>
      <w:r w:rsidR="00160F45">
        <w:t xml:space="preserve"> según el plan de vuelo se almacena</w:t>
      </w:r>
      <w:r w:rsidR="008C3B19" w:rsidRPr="00686F69">
        <w:t xml:space="preserve"> en el hecho “</w:t>
      </w:r>
      <w:proofErr w:type="spellStart"/>
      <w:r w:rsidR="008C3B19" w:rsidRPr="00686F69">
        <w:t>OrderOldLeg</w:t>
      </w:r>
      <w:proofErr w:type="spellEnd"/>
      <w:r w:rsidR="008C3B19" w:rsidRPr="00686F69">
        <w:t>”</w:t>
      </w:r>
      <w:r w:rsidR="00160F45">
        <w:t>. Si el conflicto desaparece se podrá retomar este tramo con todas sus condiciones</w:t>
      </w:r>
      <w:r w:rsidR="009F5DBF" w:rsidRPr="00686F69">
        <w:t>. Por último</w:t>
      </w:r>
      <w:r w:rsidR="00570B50" w:rsidRPr="00686F69">
        <w:t>,</w:t>
      </w:r>
      <w:r w:rsidR="009F5DBF" w:rsidRPr="00686F69">
        <w:t xml:space="preserve"> el piloto producirá un hecho </w:t>
      </w:r>
      <w:r w:rsidR="00160F45" w:rsidRPr="00686F69">
        <w:t>“</w:t>
      </w:r>
      <w:proofErr w:type="spellStart"/>
      <w:r w:rsidR="00160F45" w:rsidRPr="00686F69">
        <w:t>StartLegCheck</w:t>
      </w:r>
      <w:proofErr w:type="spellEnd"/>
      <w:r w:rsidR="00160F45" w:rsidRPr="00686F69">
        <w:t>”</w:t>
      </w:r>
      <w:r w:rsidR="00160F45">
        <w:t xml:space="preserve"> </w:t>
      </w:r>
      <w:r w:rsidR="009F5DBF" w:rsidRPr="00686F69">
        <w:t>que inicia el proceso que alerta</w:t>
      </w:r>
      <w:r w:rsidR="00731C64" w:rsidRPr="00686F69">
        <w:t>rá</w:t>
      </w:r>
      <w:r w:rsidR="009F5DBF" w:rsidRPr="00686F69">
        <w:t xml:space="preserve"> cuando el tramo se ha</w:t>
      </w:r>
      <w:r w:rsidR="00160F45">
        <w:t>ya</w:t>
      </w:r>
      <w:r w:rsidR="009F5DBF" w:rsidRPr="00686F69">
        <w:t xml:space="preserve"> completado con éxito.</w:t>
      </w:r>
    </w:p>
    <w:p w14:paraId="50177783" w14:textId="2614C381" w:rsidR="003574A0" w:rsidRDefault="00C5028D" w:rsidP="003574A0">
      <w:pPr>
        <w:jc w:val="both"/>
        <w:rPr>
          <w:rFonts w:cs="Times New Roman"/>
        </w:rPr>
      </w:pPr>
      <w:r w:rsidRPr="00C5028D">
        <w:rPr>
          <w:noProof/>
          <w:lang w:eastAsia="es-ES" w:bidi="ar-SA"/>
        </w:rPr>
        <w:t xml:space="preserve"> </w:t>
      </w:r>
      <w:r w:rsidRPr="00C5028D">
        <w:rPr>
          <w:rFonts w:cs="Times New Roman"/>
          <w:noProof/>
          <w:lang w:eastAsia="es-ES" w:bidi="ar-SA"/>
        </w:rPr>
        <w:drawing>
          <wp:inline distT="0" distB="0" distL="0" distR="0" wp14:anchorId="46C3C251" wp14:editId="5F027C95">
            <wp:extent cx="5612130" cy="2029460"/>
            <wp:effectExtent l="0" t="0" r="762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2130" cy="2029460"/>
                    </a:xfrm>
                    <a:prstGeom prst="rect">
                      <a:avLst/>
                    </a:prstGeom>
                  </pic:spPr>
                </pic:pic>
              </a:graphicData>
            </a:graphic>
          </wp:inline>
        </w:drawing>
      </w:r>
    </w:p>
    <w:p w14:paraId="2F50CE68" w14:textId="7A78B909" w:rsidR="003574A0" w:rsidRDefault="003574A0" w:rsidP="003574A0">
      <w:pPr>
        <w:pStyle w:val="Caption"/>
        <w:rPr>
          <w:rFonts w:cs="Times New Roman"/>
        </w:rPr>
      </w:pPr>
      <w:bookmarkStart w:id="1731" w:name="_Ref297663867"/>
      <w:bookmarkStart w:id="1732" w:name="_Ref297727267"/>
      <w:bookmarkStart w:id="1733" w:name="_Ref297733137"/>
      <w:bookmarkStart w:id="1734" w:name="_Toc299483449"/>
      <w:bookmarkStart w:id="1735" w:name="_Toc300051079"/>
      <w:bookmarkStart w:id="1736" w:name="_Toc300051452"/>
      <w:bookmarkStart w:id="1737" w:name="_Toc300051755"/>
      <w:bookmarkStart w:id="1738" w:name="_Toc300052365"/>
      <w:bookmarkStart w:id="1739" w:name="_Toc300052976"/>
      <w:bookmarkStart w:id="1740" w:name="_Toc300057814"/>
      <w:bookmarkStart w:id="1741" w:name="_Toc302653729"/>
      <w:r>
        <w:t xml:space="preserve">Figura </w:t>
      </w:r>
      <w:fldSimple w:instr=" SEQ Figura \* ARABIC ">
        <w:r w:rsidR="0071153F">
          <w:rPr>
            <w:noProof/>
          </w:rPr>
          <w:t>24</w:t>
        </w:r>
      </w:fldSimple>
      <w:bookmarkEnd w:id="1731"/>
      <w:r>
        <w:t>: Ir al Siguiente Tramo Con Conflicto</w:t>
      </w:r>
      <w:bookmarkEnd w:id="1732"/>
      <w:bookmarkEnd w:id="1733"/>
      <w:r w:rsidR="006B1111">
        <w:t>.</w:t>
      </w:r>
      <w:bookmarkEnd w:id="1734"/>
      <w:bookmarkEnd w:id="1735"/>
      <w:bookmarkEnd w:id="1736"/>
      <w:bookmarkEnd w:id="1737"/>
      <w:bookmarkEnd w:id="1738"/>
      <w:bookmarkEnd w:id="1739"/>
      <w:bookmarkEnd w:id="1740"/>
      <w:bookmarkEnd w:id="1741"/>
    </w:p>
    <w:p w14:paraId="2469B6B9" w14:textId="1E4F20FE" w:rsidR="00C0434F" w:rsidRDefault="000251CD" w:rsidP="00324541">
      <w:pPr>
        <w:spacing w:before="240" w:after="120"/>
        <w:ind w:firstLine="284"/>
        <w:jc w:val="both"/>
      </w:pPr>
      <w:r w:rsidRPr="00686F69">
        <w:t>C</w:t>
      </w:r>
      <w:r w:rsidR="00160F45">
        <w:t xml:space="preserve">uando se termina la ejecución de las órdenes del controlador, independientemente de la causa, el controlador ejecuta </w:t>
      </w:r>
      <w:r>
        <w:t xml:space="preserve">la </w:t>
      </w:r>
      <w:r w:rsidRPr="00686F69">
        <w:t>última tarea de la interacción</w:t>
      </w:r>
      <w:r>
        <w:t>,</w:t>
      </w:r>
      <w:r w:rsidRPr="00686F69">
        <w:t xml:space="preserve"> “</w:t>
      </w:r>
      <w:proofErr w:type="spellStart"/>
      <w:r w:rsidRPr="00686F69">
        <w:t>ObeyOrderCompleted</w:t>
      </w:r>
      <w:proofErr w:type="spellEnd"/>
      <w:r w:rsidRPr="00686F69">
        <w:t>”</w:t>
      </w:r>
      <w:r w:rsidR="00160F45">
        <w:t>. Ésta</w:t>
      </w:r>
      <w:r w:rsidRPr="00686F69">
        <w:t xml:space="preserve"> elimina </w:t>
      </w:r>
      <w:r>
        <w:t>el</w:t>
      </w:r>
      <w:r w:rsidRPr="00686F69">
        <w:t xml:space="preserve"> conflicto del listado de conflictos actuales que gestiona dentro de su estado mental</w:t>
      </w:r>
      <w:r w:rsidR="00160F45">
        <w:t>.</w:t>
      </w:r>
      <w:bookmarkStart w:id="1742" w:name="_Ref298953739"/>
    </w:p>
    <w:p w14:paraId="6DA5E1B2" w14:textId="0DB10796" w:rsidR="00D2330D" w:rsidRPr="00D80DB1" w:rsidRDefault="00D2330D" w:rsidP="008C1551">
      <w:pPr>
        <w:pStyle w:val="Heading1"/>
        <w:numPr>
          <w:ilvl w:val="1"/>
          <w:numId w:val="40"/>
        </w:numPr>
        <w:rPr>
          <w:b w:val="0"/>
          <w:sz w:val="44"/>
          <w:szCs w:val="52"/>
        </w:rPr>
      </w:pPr>
      <w:bookmarkStart w:id="1743" w:name="_Ref302410241"/>
      <w:bookmarkStart w:id="1744" w:name="_Toc302654557"/>
      <w:r w:rsidRPr="00D80DB1">
        <w:rPr>
          <w:b w:val="0"/>
          <w:sz w:val="44"/>
          <w:szCs w:val="52"/>
        </w:rPr>
        <w:t>Simulación</w:t>
      </w:r>
      <w:bookmarkEnd w:id="1742"/>
      <w:bookmarkEnd w:id="1743"/>
      <w:bookmarkEnd w:id="1744"/>
    </w:p>
    <w:p w14:paraId="51465D13" w14:textId="7EB6A402" w:rsidR="003574A0" w:rsidRPr="00160F45" w:rsidRDefault="008A1F38" w:rsidP="0005219F">
      <w:pPr>
        <w:spacing w:after="120"/>
        <w:jc w:val="both"/>
      </w:pPr>
      <w:r>
        <w:t xml:space="preserve">A partir de las especificaciones de tráfico aéreo de la Sección </w:t>
      </w:r>
      <w:r>
        <w:fldChar w:fldCharType="begin"/>
      </w:r>
      <w:r>
        <w:instrText xml:space="preserve"> REF _Ref298953724 \r \h </w:instrText>
      </w:r>
      <w:r w:rsidR="001564F8">
        <w:instrText xml:space="preserve"> \* MERGEFORMAT </w:instrText>
      </w:r>
      <w:r>
        <w:fldChar w:fldCharType="separate"/>
      </w:r>
      <w:r w:rsidR="0071153F">
        <w:t>5.1</w:t>
      </w:r>
      <w:r>
        <w:fldChar w:fldCharType="end"/>
      </w:r>
      <w:r>
        <w:t xml:space="preserve">, este trabajo ha generado parcialmente la simulación final. Como se indicó en la Sección </w:t>
      </w:r>
      <w:r>
        <w:fldChar w:fldCharType="begin"/>
      </w:r>
      <w:r>
        <w:instrText xml:space="preserve"> REF _Ref299011114 \r \h </w:instrText>
      </w:r>
      <w:r w:rsidR="001564F8">
        <w:instrText xml:space="preserve"> \* MERGEFORMAT </w:instrText>
      </w:r>
      <w:r>
        <w:fldChar w:fldCharType="separate"/>
      </w:r>
      <w:r w:rsidR="0071153F">
        <w:t>4.2</w:t>
      </w:r>
      <w:r>
        <w:fldChar w:fldCharType="end"/>
      </w:r>
      <w:r>
        <w:t xml:space="preserve">, esta aproximación MDE se basa </w:t>
      </w:r>
      <w:r>
        <w:lastRenderedPageBreak/>
        <w:t xml:space="preserve">en el uso de la metodología INGENIAS y su herramienta el IDK. El resultado es una simulación desarrollada según un patrón de capas, con una capa de lógica determinada por las especificaciones anteriores (ver Sección </w:t>
      </w:r>
      <w:r>
        <w:fldChar w:fldCharType="begin"/>
      </w:r>
      <w:r>
        <w:instrText xml:space="preserve"> REF _Ref299098818 \r \h </w:instrText>
      </w:r>
      <w:r w:rsidR="001564F8">
        <w:instrText xml:space="preserve"> \* MERGEFORMAT </w:instrText>
      </w:r>
      <w:r>
        <w:fldChar w:fldCharType="separate"/>
      </w:r>
      <w:r w:rsidR="0071153F">
        <w:t>5.2.1</w:t>
      </w:r>
      <w:r>
        <w:fldChar w:fldCharType="end"/>
      </w:r>
      <w:r>
        <w:t xml:space="preserve">), una de visualización (ver Sección </w:t>
      </w:r>
      <w:r w:rsidR="001564F8">
        <w:fldChar w:fldCharType="begin"/>
      </w:r>
      <w:r w:rsidR="001564F8">
        <w:instrText xml:space="preserve"> REF _Ref299099227 \r \h  \* MERGEFORMAT </w:instrText>
      </w:r>
      <w:r w:rsidR="001564F8">
        <w:fldChar w:fldCharType="separate"/>
      </w:r>
      <w:r w:rsidR="0071153F">
        <w:t>5.2.2</w:t>
      </w:r>
      <w:r w:rsidR="001564F8">
        <w:fldChar w:fldCharType="end"/>
      </w:r>
      <w:r>
        <w:t>)</w:t>
      </w:r>
      <w:r w:rsidR="001564F8">
        <w:t xml:space="preserve"> y una capa de control que hace de intermediario entre las dos anteriores (ver Sección </w:t>
      </w:r>
      <w:r w:rsidR="001564F8">
        <w:fldChar w:fldCharType="begin"/>
      </w:r>
      <w:r w:rsidR="001564F8">
        <w:instrText xml:space="preserve"> REF _Ref299099252 \r \h  \* MERGEFORMAT </w:instrText>
      </w:r>
      <w:r w:rsidR="001564F8">
        <w:fldChar w:fldCharType="separate"/>
      </w:r>
      <w:r w:rsidR="0071153F">
        <w:t>5.2.3</w:t>
      </w:r>
      <w:r w:rsidR="001564F8">
        <w:fldChar w:fldCharType="end"/>
      </w:r>
      <w:r w:rsidR="001564F8">
        <w:t>).</w:t>
      </w:r>
    </w:p>
    <w:p w14:paraId="7FCBE156" w14:textId="081A13B6" w:rsidR="00595646" w:rsidRPr="00324541" w:rsidRDefault="00B937FD" w:rsidP="008C1551">
      <w:pPr>
        <w:pStyle w:val="Heading1"/>
        <w:numPr>
          <w:ilvl w:val="2"/>
          <w:numId w:val="40"/>
        </w:numPr>
        <w:rPr>
          <w:b w:val="0"/>
          <w:sz w:val="36"/>
          <w:szCs w:val="52"/>
        </w:rPr>
      </w:pPr>
      <w:bookmarkStart w:id="1745" w:name="_Ref299098818"/>
      <w:bookmarkStart w:id="1746" w:name="_Toc302654558"/>
      <w:r w:rsidRPr="00D80DB1">
        <w:rPr>
          <w:b w:val="0"/>
          <w:sz w:val="36"/>
          <w:szCs w:val="52"/>
        </w:rPr>
        <w:t>Módulo de lógica</w:t>
      </w:r>
      <w:bookmarkEnd w:id="1745"/>
      <w:bookmarkEnd w:id="1746"/>
    </w:p>
    <w:p w14:paraId="1CC5EDF0" w14:textId="39F56A55" w:rsidR="001564F8" w:rsidRDefault="002809A4" w:rsidP="00191FF3">
      <w:pPr>
        <w:spacing w:after="120"/>
        <w:jc w:val="both"/>
      </w:pPr>
      <w:r w:rsidRPr="001564F8">
        <w:t xml:space="preserve">Es la capa </w:t>
      </w:r>
      <w:r>
        <w:t>formada por todas las clases generadas a partir del modelo desarrollado en el IDK</w:t>
      </w:r>
      <w:r w:rsidR="001564F8">
        <w:t xml:space="preserve"> (ver Sección </w:t>
      </w:r>
      <w:r w:rsidR="001564F8">
        <w:fldChar w:fldCharType="begin"/>
      </w:r>
      <w:r w:rsidR="001564F8">
        <w:instrText xml:space="preserve"> REF _Ref298953724 \r \h  \* MERGEFORMAT </w:instrText>
      </w:r>
      <w:r w:rsidR="001564F8">
        <w:fldChar w:fldCharType="separate"/>
      </w:r>
      <w:r w:rsidR="0071153F">
        <w:t>5.1</w:t>
      </w:r>
      <w:r w:rsidR="001564F8">
        <w:fldChar w:fldCharType="end"/>
      </w:r>
      <w:r w:rsidR="001564F8">
        <w:t>)</w:t>
      </w:r>
      <w:r>
        <w:t xml:space="preserve">. </w:t>
      </w:r>
      <w:r w:rsidR="001564F8">
        <w:t>Incluye</w:t>
      </w:r>
      <w:r>
        <w:t xml:space="preserve"> </w:t>
      </w:r>
      <w:r w:rsidR="001564F8">
        <w:t xml:space="preserve">por tanto una serie de clases que corresponden al soporte genérico del IDK para las primitivas de INGENIAS, tales como objetivos, agentes y tareas, y las clases que corresponden estrictamente a las especificaciones anteriores, que serán normalmente subclases de las genéricas. El módulo de generación de código del IDK no está ligado a una plataforma objetivo concreta, sino que emplea plantillas específicas </w:t>
      </w:r>
      <w:r w:rsidR="00D80DB1">
        <w:t xml:space="preserve">para </w:t>
      </w:r>
      <w:r w:rsidR="001564F8">
        <w:t xml:space="preserve">cada plataforma </w:t>
      </w:r>
      <w:r w:rsidR="00D80DB1">
        <w:t>objetivo</w:t>
      </w:r>
      <w:r w:rsidR="003D3753">
        <w:t xml:space="preserve">. </w:t>
      </w:r>
      <w:r w:rsidR="001564F8">
        <w:t>La distribución estándar del IDK incluye el IAF (</w:t>
      </w:r>
      <w:r w:rsidR="001564F8" w:rsidRPr="003D3753">
        <w:rPr>
          <w:i/>
        </w:rPr>
        <w:t xml:space="preserve">INGENIAS </w:t>
      </w:r>
      <w:proofErr w:type="spellStart"/>
      <w:r w:rsidR="001564F8" w:rsidRPr="003D3753">
        <w:rPr>
          <w:i/>
        </w:rPr>
        <w:t>Agent</w:t>
      </w:r>
      <w:proofErr w:type="spellEnd"/>
      <w:r w:rsidR="001564F8" w:rsidRPr="003D3753">
        <w:rPr>
          <w:i/>
        </w:rPr>
        <w:t xml:space="preserve"> Framework</w:t>
      </w:r>
      <w:r w:rsidR="001564F8">
        <w:t>), que es una plataforma de simulación de la lógica y comunicaciones de lo</w:t>
      </w:r>
      <w:r w:rsidR="003D3753">
        <w:t>s</w:t>
      </w:r>
      <w:r w:rsidR="001564F8">
        <w:t xml:space="preserve"> agentes INGENIAS</w:t>
      </w:r>
      <w:r w:rsidR="003D3753">
        <w:t xml:space="preserve"> construida sobre Jade</w:t>
      </w:r>
      <w:r w:rsidR="0005219F">
        <w:t xml:space="preserve"> </w:t>
      </w:r>
      <w:sdt>
        <w:sdtPr>
          <w:id w:val="737675482"/>
          <w:citation/>
        </w:sdtPr>
        <w:sdtEndPr/>
        <w:sdtContent>
          <w:r w:rsidR="0005219F">
            <w:fldChar w:fldCharType="begin"/>
          </w:r>
          <w:r w:rsidR="0005219F">
            <w:instrText xml:space="preserve"> CITATION Qui \l 3082 </w:instrText>
          </w:r>
          <w:r w:rsidR="0005219F">
            <w:fldChar w:fldCharType="separate"/>
          </w:r>
          <w:r w:rsidR="00DE66A8" w:rsidRPr="00DE66A8">
            <w:rPr>
              <w:noProof/>
            </w:rPr>
            <w:t>[70]</w:t>
          </w:r>
          <w:r w:rsidR="0005219F">
            <w:fldChar w:fldCharType="end"/>
          </w:r>
        </w:sdtContent>
      </w:sdt>
      <w:r w:rsidR="003D3753">
        <w:t xml:space="preserve">. Este trabajo ha empleado dicha plataforma como soporte para su capa de lógica. Por tanto, la capa de lógica presentada incluye las clases genéricas para el IAF y las específicas generadas para la especificación como extensiones de las </w:t>
      </w:r>
      <w:r w:rsidR="00D026C1">
        <w:t>del IAF</w:t>
      </w:r>
      <w:r w:rsidR="003D3753">
        <w:t>.</w:t>
      </w:r>
    </w:p>
    <w:p w14:paraId="48640A20" w14:textId="16FD175F" w:rsidR="00E80523" w:rsidRDefault="003D3753" w:rsidP="00B869D0">
      <w:pPr>
        <w:spacing w:before="240" w:after="120"/>
        <w:ind w:firstLine="284"/>
        <w:jc w:val="both"/>
      </w:pPr>
      <w:r>
        <w:t>Es preciso señalar que dentro del código específico para la especificación conviven varios tipos de código. En primer lugar hay código generado directamente a partir de los elementos gráficos de los modelos. Por ejemplo, el IDK genera clases para pilotos y controladores como extensión de la clase “</w:t>
      </w:r>
      <w:proofErr w:type="spellStart"/>
      <w:r>
        <w:t>Agent</w:t>
      </w:r>
      <w:proofErr w:type="spellEnd"/>
      <w:r>
        <w:t>” del IAF. En segundo lugar, hay código incrustado desde las especificaciones. El lenguaje gráfico tiene que buscar un compromiso entre capacidad de abstracción y poder expresivo. Para expresar aquella información que no se puede especificar con primitivas gráficas, el lenguaje de INGENIAS recurre a extractos de código</w:t>
      </w:r>
      <w:r w:rsidR="00441066">
        <w:t xml:space="preserve"> (ver Sección </w:t>
      </w:r>
      <w:r w:rsidR="00441066">
        <w:fldChar w:fldCharType="begin"/>
      </w:r>
      <w:r w:rsidR="00441066">
        <w:instrText xml:space="preserve"> REF _Ref299011114 \r \h </w:instrText>
      </w:r>
      <w:r w:rsidR="00441066">
        <w:fldChar w:fldCharType="separate"/>
      </w:r>
      <w:r w:rsidR="0071153F">
        <w:t>4.2</w:t>
      </w:r>
      <w:r w:rsidR="00441066">
        <w:fldChar w:fldCharType="end"/>
      </w:r>
      <w:r w:rsidR="00441066">
        <w:t>)</w:t>
      </w:r>
      <w:r>
        <w:t>. Las especificaciones gráficas incluyen la primitiva “</w:t>
      </w:r>
      <w:proofErr w:type="spellStart"/>
      <w:r>
        <w:t>Code</w:t>
      </w:r>
      <w:proofErr w:type="spellEnd"/>
      <w:r>
        <w:t xml:space="preserve"> </w:t>
      </w:r>
      <w:proofErr w:type="spellStart"/>
      <w:r>
        <w:t>component</w:t>
      </w:r>
      <w:proofErr w:type="spellEnd"/>
      <w:r>
        <w:t>”, que contiene extractos de código y se asocia a otros elementos gráficos. Durante la generación de código, el contenido de los “</w:t>
      </w:r>
      <w:proofErr w:type="spellStart"/>
      <w:r>
        <w:t>Code</w:t>
      </w:r>
      <w:proofErr w:type="spellEnd"/>
      <w:r>
        <w:t xml:space="preserve"> </w:t>
      </w:r>
      <w:proofErr w:type="spellStart"/>
      <w:r>
        <w:t>component</w:t>
      </w:r>
      <w:proofErr w:type="spellEnd"/>
      <w:r>
        <w:t xml:space="preserve">” es incrustado en el código </w:t>
      </w:r>
      <w:r w:rsidR="00CF7A23">
        <w:t xml:space="preserve">de </w:t>
      </w:r>
      <w:r>
        <w:t xml:space="preserve">los elementos </w:t>
      </w:r>
      <w:r w:rsidR="00D026C1">
        <w:t xml:space="preserve">gráficos </w:t>
      </w:r>
      <w:r>
        <w:t>asocia</w:t>
      </w:r>
      <w:r w:rsidR="00441066">
        <w:t xml:space="preserve">dos en las especificaciones. Este es por ejemplo el caso de las tareas, cuyos algoritmos se especifican con código. Finalmente, es posible crear manualmente </w:t>
      </w:r>
      <w:r w:rsidR="00D026C1">
        <w:t xml:space="preserve">código </w:t>
      </w:r>
      <w:r w:rsidR="00441066">
        <w:t>que se enlazará con el código generado. Este ha sido por ejemplo el caso de elementos de temporización.</w:t>
      </w:r>
    </w:p>
    <w:p w14:paraId="4806A621" w14:textId="48B8D38B" w:rsidR="00E80523" w:rsidRDefault="00E80523" w:rsidP="00191FF3">
      <w:pPr>
        <w:spacing w:before="240" w:after="120"/>
        <w:ind w:firstLine="284"/>
        <w:jc w:val="both"/>
      </w:pPr>
      <w:r>
        <w:t xml:space="preserve">Las aplicaciones, tanto internas como externas, son otro ejemplo de código perteneciente a la capa de lógica. Hay que destacar que algunos de estos procesos, que inician los agentes y son procesos iterativos muy largos, son ejecutados en nuevos hilos del sistema para no interferir </w:t>
      </w:r>
      <w:r w:rsidR="00D026C1">
        <w:t>en la capacidad de los agentes para intentar satisfacer simultáneamente múltiples</w:t>
      </w:r>
      <w:r>
        <w:t xml:space="preserve"> objetivos.</w:t>
      </w:r>
    </w:p>
    <w:p w14:paraId="2CFFB8BA" w14:textId="77777777" w:rsidR="00B937FD" w:rsidRPr="00324541" w:rsidRDefault="00B937FD" w:rsidP="008C1551">
      <w:pPr>
        <w:pStyle w:val="Heading1"/>
        <w:numPr>
          <w:ilvl w:val="2"/>
          <w:numId w:val="40"/>
        </w:numPr>
        <w:rPr>
          <w:b w:val="0"/>
          <w:sz w:val="36"/>
          <w:szCs w:val="52"/>
        </w:rPr>
      </w:pPr>
      <w:bookmarkStart w:id="1747" w:name="_Ref299099227"/>
      <w:bookmarkStart w:id="1748" w:name="_Toc302654559"/>
      <w:r w:rsidRPr="008D333C">
        <w:rPr>
          <w:b w:val="0"/>
          <w:sz w:val="36"/>
          <w:szCs w:val="52"/>
        </w:rPr>
        <w:t>Visualización</w:t>
      </w:r>
      <w:bookmarkEnd w:id="1747"/>
      <w:bookmarkEnd w:id="1748"/>
    </w:p>
    <w:p w14:paraId="15CE6876" w14:textId="74178472" w:rsidR="00BF438C" w:rsidRDefault="00441066" w:rsidP="002447D8">
      <w:pPr>
        <w:spacing w:after="120"/>
        <w:jc w:val="both"/>
      </w:pPr>
      <w:r>
        <w:t xml:space="preserve">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simulación, tanto desde el punto de vista de los expertos, centrados en los modelos, como de los desarrolladores, centrados en el código. </w:t>
      </w:r>
      <w:r w:rsidR="009361EC">
        <w:t>E</w:t>
      </w:r>
      <w:r>
        <w:t>ste</w:t>
      </w:r>
      <w:r w:rsidR="009361EC">
        <w:t xml:space="preserve"> </w:t>
      </w:r>
      <w:r>
        <w:t>trabajo cuenta con</w:t>
      </w:r>
      <w:r w:rsidR="009361EC">
        <w:t xml:space="preserve"> d</w:t>
      </w:r>
      <w:r w:rsidR="002809A4" w:rsidRPr="00A74327">
        <w:t>os posibles tipos de visualización</w:t>
      </w:r>
      <w:r w:rsidR="00BF438C">
        <w:t>: una centrada en la lógica de los agentes y otra en el tráfico aéreo</w:t>
      </w:r>
      <w:r w:rsidR="002809A4" w:rsidRPr="00A74327">
        <w:t>.</w:t>
      </w:r>
    </w:p>
    <w:p w14:paraId="64129433" w14:textId="628F1034" w:rsidR="000F05DA" w:rsidRDefault="00BF438C" w:rsidP="002447D8">
      <w:pPr>
        <w:spacing w:before="240" w:after="120"/>
        <w:ind w:firstLine="284"/>
        <w:jc w:val="both"/>
      </w:pPr>
      <w:r>
        <w:t xml:space="preserve">La </w:t>
      </w:r>
      <w:r w:rsidR="002809A4">
        <w:t xml:space="preserve">visualización </w:t>
      </w:r>
      <w:r>
        <w:t>centrada en los agentes es la proporcionada por</w:t>
      </w:r>
      <w:r w:rsidR="00441066">
        <w:t xml:space="preserve"> </w:t>
      </w:r>
      <w:r w:rsidR="002809A4">
        <w:t xml:space="preserve">el IAF. En este tipo de visualización </w:t>
      </w:r>
      <w:r w:rsidR="00441066">
        <w:t>se puede</w:t>
      </w:r>
      <w:r w:rsidR="002809A4">
        <w:t xml:space="preserve"> ver </w:t>
      </w:r>
      <w:r>
        <w:t>para los distintos agentes sus</w:t>
      </w:r>
      <w:r w:rsidR="002809A4">
        <w:t xml:space="preserve"> estados mentales</w:t>
      </w:r>
      <w:r w:rsidR="00646442">
        <w:t xml:space="preserve"> </w:t>
      </w:r>
      <w:r w:rsidR="00646442" w:rsidRPr="007D3930">
        <w:t>(</w:t>
      </w:r>
      <w:r w:rsidR="00646442">
        <w:t xml:space="preserve">ver </w:t>
      </w:r>
      <w:r w:rsidR="00010860">
        <w:fldChar w:fldCharType="begin"/>
      </w:r>
      <w:r w:rsidR="00010860">
        <w:instrText xml:space="preserve"> REF _Ref299984825 \h </w:instrText>
      </w:r>
      <w:r w:rsidR="00010860">
        <w:fldChar w:fldCharType="separate"/>
      </w:r>
      <w:r w:rsidR="0071153F">
        <w:t xml:space="preserve">Figura </w:t>
      </w:r>
      <w:r w:rsidR="0071153F">
        <w:rPr>
          <w:noProof/>
        </w:rPr>
        <w:t>25</w:t>
      </w:r>
      <w:r w:rsidR="00010860">
        <w:fldChar w:fldCharType="end"/>
      </w:r>
      <w:r w:rsidR="00010860">
        <w:t>)</w:t>
      </w:r>
      <w:r w:rsidR="002809A4">
        <w:t>, así como las interacciones</w:t>
      </w:r>
      <w:r w:rsidR="00010860">
        <w:t xml:space="preserve"> </w:t>
      </w:r>
      <w:r w:rsidR="00646442" w:rsidRPr="007D3930">
        <w:t>(</w:t>
      </w:r>
      <w:r w:rsidR="00646442">
        <w:t xml:space="preserve">ver </w:t>
      </w:r>
      <w:r w:rsidR="00010860">
        <w:fldChar w:fldCharType="begin"/>
      </w:r>
      <w:r w:rsidR="00010860">
        <w:instrText xml:space="preserve"> REF _Ref299984859 \h </w:instrText>
      </w:r>
      <w:r w:rsidR="00010860">
        <w:fldChar w:fldCharType="separate"/>
      </w:r>
      <w:r w:rsidR="0071153F">
        <w:t xml:space="preserve">Figura </w:t>
      </w:r>
      <w:r w:rsidR="0071153F">
        <w:rPr>
          <w:noProof/>
        </w:rPr>
        <w:t>26</w:t>
      </w:r>
      <w:r w:rsidR="00010860">
        <w:fldChar w:fldCharType="end"/>
      </w:r>
      <w:r w:rsidR="00010860">
        <w:t>)</w:t>
      </w:r>
      <w:r w:rsidR="002809A4">
        <w:t xml:space="preserve"> y las tareas que van ejecutando en cada momento</w:t>
      </w:r>
      <w:r w:rsidR="00557A40">
        <w:t xml:space="preserve">. Esta visualización también aporta una serie de </w:t>
      </w:r>
      <w:proofErr w:type="spellStart"/>
      <w:r w:rsidR="00557A40" w:rsidRPr="00441066">
        <w:t>logs</w:t>
      </w:r>
      <w:proofErr w:type="spellEnd"/>
      <w:r w:rsidR="00557A40">
        <w:t xml:space="preserve"> que </w:t>
      </w:r>
      <w:r>
        <w:t>recogen</w:t>
      </w:r>
      <w:r w:rsidR="00557A40">
        <w:t xml:space="preserve"> </w:t>
      </w:r>
      <w:r>
        <w:t>información sobre las</w:t>
      </w:r>
      <w:r w:rsidR="00557A40">
        <w:t xml:space="preserve"> interacciones y tareas ejecutad</w:t>
      </w:r>
      <w:r>
        <w:t>as</w:t>
      </w:r>
      <w:r w:rsidR="00010860">
        <w:t xml:space="preserve"> </w:t>
      </w:r>
      <w:r w:rsidR="00646442" w:rsidRPr="007D3930">
        <w:t>(</w:t>
      </w:r>
      <w:r w:rsidR="00646442">
        <w:t xml:space="preserve">ver </w:t>
      </w:r>
      <w:r w:rsidR="00010860">
        <w:fldChar w:fldCharType="begin"/>
      </w:r>
      <w:r w:rsidR="00010860">
        <w:instrText xml:space="preserve"> REF _Ref299984853 \h </w:instrText>
      </w:r>
      <w:r w:rsidR="00010860">
        <w:fldChar w:fldCharType="separate"/>
      </w:r>
      <w:r w:rsidR="0071153F">
        <w:t xml:space="preserve">Figura </w:t>
      </w:r>
      <w:r w:rsidR="0071153F">
        <w:rPr>
          <w:noProof/>
        </w:rPr>
        <w:t>27</w:t>
      </w:r>
      <w:r w:rsidR="00010860">
        <w:fldChar w:fldCharType="end"/>
      </w:r>
      <w:r w:rsidR="00010860">
        <w:t>)</w:t>
      </w:r>
      <w:r w:rsidR="002809A4">
        <w:t>.</w:t>
      </w:r>
    </w:p>
    <w:p w14:paraId="2A2A700C" w14:textId="77777777" w:rsidR="00D026C1" w:rsidRDefault="00D026C1" w:rsidP="00D026C1">
      <w:pPr>
        <w:spacing w:before="240" w:after="120"/>
        <w:ind w:firstLine="284"/>
        <w:jc w:val="both"/>
      </w:pPr>
      <w:r w:rsidRPr="005E4FAC">
        <w:lastRenderedPageBreak/>
        <w:t>Por otro lado</w:t>
      </w:r>
      <w:r>
        <w:t xml:space="preserve"> se ha implementado </w:t>
      </w:r>
      <w:r w:rsidRPr="00A74327">
        <w:t xml:space="preserve">una visualización gráfica </w:t>
      </w:r>
      <w:r>
        <w:t>centrada en el tráfico aéreo. Se basa en la</w:t>
      </w:r>
      <w:r w:rsidRPr="00441066">
        <w:t xml:space="preserve"> herramienta </w:t>
      </w:r>
      <w:proofErr w:type="spellStart"/>
      <w:r w:rsidRPr="002447D8">
        <w:rPr>
          <w:i/>
        </w:rPr>
        <w:t>World</w:t>
      </w:r>
      <w:proofErr w:type="spellEnd"/>
      <w:r w:rsidRPr="002447D8">
        <w:rPr>
          <w:i/>
        </w:rPr>
        <w:t xml:space="preserve"> </w:t>
      </w:r>
      <w:proofErr w:type="spellStart"/>
      <w:r w:rsidRPr="002447D8">
        <w:rPr>
          <w:i/>
        </w:rPr>
        <w:t>Wind</w:t>
      </w:r>
      <w:proofErr w:type="spellEnd"/>
      <w:r w:rsidRPr="00441066">
        <w:t xml:space="preserve"> de la NASA</w:t>
      </w:r>
      <w:sdt>
        <w:sdtPr>
          <w:id w:val="1397783725"/>
          <w:citation/>
        </w:sdtPr>
        <w:sdtEndPr/>
        <w:sdtContent>
          <w:r w:rsidRPr="00441066">
            <w:fldChar w:fldCharType="begin"/>
          </w:r>
          <w:r>
            <w:instrText xml:space="preserve">CITATION Wor \l 3082 </w:instrText>
          </w:r>
          <w:r w:rsidRPr="00441066">
            <w:fldChar w:fldCharType="separate"/>
          </w:r>
          <w:r w:rsidR="00DE66A8">
            <w:rPr>
              <w:noProof/>
            </w:rPr>
            <w:t xml:space="preserve"> </w:t>
          </w:r>
          <w:r w:rsidR="00DE66A8" w:rsidRPr="00DE66A8">
            <w:rPr>
              <w:noProof/>
            </w:rPr>
            <w:t>[71]</w:t>
          </w:r>
          <w:r w:rsidRPr="00441066">
            <w:fldChar w:fldCharType="end"/>
          </w:r>
        </w:sdtContent>
      </w:sdt>
      <w:r>
        <w:t xml:space="preserve"> para mostrar un mapa del terreno sobre el cual vuelan los aviones</w:t>
      </w:r>
      <w:r w:rsidRPr="00441066">
        <w:t>.</w:t>
      </w:r>
    </w:p>
    <w:p w14:paraId="3919353B" w14:textId="77777777" w:rsidR="00D026C1" w:rsidRPr="00441066" w:rsidRDefault="00D026C1" w:rsidP="00D026C1">
      <w:pPr>
        <w:spacing w:before="240" w:after="120"/>
        <w:ind w:firstLine="284"/>
        <w:jc w:val="both"/>
      </w:pPr>
      <w:proofErr w:type="spellStart"/>
      <w:r w:rsidRPr="002447D8">
        <w:rPr>
          <w:i/>
        </w:rPr>
        <w:t>World</w:t>
      </w:r>
      <w:proofErr w:type="spellEnd"/>
      <w:r w:rsidRPr="002447D8">
        <w:rPr>
          <w:i/>
        </w:rPr>
        <w:t xml:space="preserve"> </w:t>
      </w:r>
      <w:proofErr w:type="spellStart"/>
      <w:r w:rsidRPr="002447D8">
        <w:rPr>
          <w:i/>
        </w:rPr>
        <w:t>Wind</w:t>
      </w:r>
      <w:proofErr w:type="spellEnd"/>
      <w:r>
        <w:t xml:space="preserve"> </w:t>
      </w:r>
      <w:r w:rsidRPr="00ED027D">
        <w:t>es un</w:t>
      </w:r>
      <w:r>
        <w:t xml:space="preserve"> </w:t>
      </w:r>
      <w:r w:rsidRPr="00ED027D">
        <w:t>programa</w:t>
      </w:r>
      <w:r>
        <w:t xml:space="preserve"> de código abierto </w:t>
      </w:r>
      <w:r w:rsidRPr="00ED027D">
        <w:t xml:space="preserve">que </w:t>
      </w:r>
      <w:r>
        <w:t>proporciona</w:t>
      </w:r>
      <w:r w:rsidRPr="00ED027D">
        <w:t xml:space="preserve"> un</w:t>
      </w:r>
      <w:r>
        <w:t xml:space="preserve"> </w:t>
      </w:r>
      <w:r w:rsidRPr="00ED027D">
        <w:t>globo terráqueo</w:t>
      </w:r>
      <w:r>
        <w:t xml:space="preserve"> virtual</w:t>
      </w:r>
      <w:r w:rsidRPr="00ED027D">
        <w:t>. Superpone imágenes de</w:t>
      </w:r>
      <w:r>
        <w:t xml:space="preserve"> </w:t>
      </w:r>
      <w:r w:rsidRPr="00ED027D">
        <w:t>satélites</w:t>
      </w:r>
      <w:r>
        <w:t xml:space="preserve"> </w:t>
      </w:r>
      <w:r w:rsidRPr="00ED027D">
        <w:t>de la NASA</w:t>
      </w:r>
      <w:r>
        <w:t xml:space="preserve"> y </w:t>
      </w:r>
      <w:r w:rsidRPr="00ED027D">
        <w:t>fotografías</w:t>
      </w:r>
      <w:r>
        <w:t xml:space="preserve"> aéreas del Estudio Geológico de los EEUU </w:t>
      </w:r>
      <w:r w:rsidRPr="00ED027D">
        <w:t>(USGS</w:t>
      </w:r>
      <w:r>
        <w:t xml:space="preserve">, </w:t>
      </w:r>
      <w:proofErr w:type="spellStart"/>
      <w:r w:rsidRPr="002447D8">
        <w:rPr>
          <w:i/>
        </w:rPr>
        <w:t>United</w:t>
      </w:r>
      <w:proofErr w:type="spellEnd"/>
      <w:r w:rsidRPr="002447D8">
        <w:rPr>
          <w:i/>
        </w:rPr>
        <w:t xml:space="preserve"> </w:t>
      </w:r>
      <w:proofErr w:type="spellStart"/>
      <w:r w:rsidRPr="002447D8">
        <w:rPr>
          <w:i/>
        </w:rPr>
        <w:t>States</w:t>
      </w:r>
      <w:proofErr w:type="spellEnd"/>
      <w:r w:rsidRPr="002447D8">
        <w:rPr>
          <w:i/>
        </w:rPr>
        <w:t xml:space="preserve"> Geological </w:t>
      </w:r>
      <w:proofErr w:type="spellStart"/>
      <w:r w:rsidRPr="002447D8">
        <w:rPr>
          <w:i/>
        </w:rPr>
        <w:t>Survey</w:t>
      </w:r>
      <w:proofErr w:type="spellEnd"/>
      <w:r w:rsidRPr="00ED027D">
        <w:t>) sobre modelos</w:t>
      </w:r>
      <w:r>
        <w:t xml:space="preserve"> </w:t>
      </w:r>
      <w:r w:rsidRPr="00ED027D">
        <w:t>tridimensionales</w:t>
      </w:r>
      <w:r>
        <w:t xml:space="preserve"> </w:t>
      </w:r>
      <w:r w:rsidRPr="00ED027D">
        <w:t>de la</w:t>
      </w:r>
      <w:r>
        <w:t xml:space="preserve"> </w:t>
      </w:r>
      <w:r w:rsidRPr="00ED027D">
        <w:t>Tierra, y en las últimas versiones</w:t>
      </w:r>
      <w:r>
        <w:t xml:space="preserve"> también de </w:t>
      </w:r>
      <w:r w:rsidRPr="00ED027D">
        <w:t>Marte</w:t>
      </w:r>
      <w:r>
        <w:t xml:space="preserve"> </w:t>
      </w:r>
      <w:r w:rsidRPr="00ED027D">
        <w:t>y la</w:t>
      </w:r>
      <w:r>
        <w:t xml:space="preserve"> </w:t>
      </w:r>
      <w:r w:rsidRPr="00ED027D">
        <w:t>Luna.</w:t>
      </w:r>
      <w:r>
        <w:t xml:space="preserve"> La aplicación permite </w:t>
      </w:r>
      <w:r w:rsidRPr="00ED027D">
        <w:t>superponer</w:t>
      </w:r>
      <w:r>
        <w:t xml:space="preserve"> información adicional, como </w:t>
      </w:r>
      <w:r w:rsidRPr="00ED027D">
        <w:t>topónimos</w:t>
      </w:r>
      <w:r>
        <w:t xml:space="preserve"> </w:t>
      </w:r>
      <w:r w:rsidRPr="00ED027D">
        <w:t>y fronteras</w:t>
      </w:r>
      <w:r>
        <w:t xml:space="preserve">, y visualizar </w:t>
      </w:r>
      <w:r w:rsidRPr="00ED027D">
        <w:t>imágenes de otras fuentes us</w:t>
      </w:r>
      <w:r>
        <w:t>a</w:t>
      </w:r>
      <w:r w:rsidRPr="00ED027D">
        <w:t>n</w:t>
      </w:r>
      <w:r>
        <w:t>do</w:t>
      </w:r>
      <w:r w:rsidRPr="00ED027D">
        <w:t xml:space="preserve"> el protocolo </w:t>
      </w:r>
      <w:r>
        <w:t>WMS (</w:t>
      </w:r>
      <w:r w:rsidRPr="002447D8">
        <w:rPr>
          <w:i/>
        </w:rPr>
        <w:t xml:space="preserve">Open </w:t>
      </w:r>
      <w:proofErr w:type="spellStart"/>
      <w:r w:rsidRPr="002447D8">
        <w:rPr>
          <w:i/>
        </w:rPr>
        <w:t>Geospatial</w:t>
      </w:r>
      <w:proofErr w:type="spellEnd"/>
      <w:r w:rsidRPr="002447D8">
        <w:rPr>
          <w:i/>
        </w:rPr>
        <w:t xml:space="preserve"> </w:t>
      </w:r>
      <w:proofErr w:type="spellStart"/>
      <w:r w:rsidRPr="002447D8">
        <w:rPr>
          <w:i/>
        </w:rPr>
        <w:t>Consortium’s</w:t>
      </w:r>
      <w:proofErr w:type="spellEnd"/>
      <w:r w:rsidRPr="002447D8">
        <w:rPr>
          <w:i/>
        </w:rPr>
        <w:t xml:space="preserve"> Web </w:t>
      </w:r>
      <w:proofErr w:type="spellStart"/>
      <w:r w:rsidRPr="002447D8">
        <w:rPr>
          <w:i/>
        </w:rPr>
        <w:t>Map</w:t>
      </w:r>
      <w:proofErr w:type="spellEnd"/>
      <w:r w:rsidRPr="002447D8">
        <w:rPr>
          <w:i/>
        </w:rPr>
        <w:t xml:space="preserve"> </w:t>
      </w:r>
      <w:proofErr w:type="spellStart"/>
      <w:r w:rsidRPr="002447D8">
        <w:rPr>
          <w:i/>
        </w:rPr>
        <w:t>Service</w:t>
      </w:r>
      <w:proofErr w:type="spellEnd"/>
      <w:r>
        <w:t>)</w:t>
      </w:r>
      <w:r w:rsidRPr="00ED027D">
        <w:t xml:space="preserve">. </w:t>
      </w:r>
      <w:r>
        <w:t>Existen módulos y aplicaciones adicionales para,</w:t>
      </w:r>
      <w:r w:rsidRPr="00ED027D">
        <w:t xml:space="preserve"> por ejemplo, medir distancias u obtener datos de posición desde un</w:t>
      </w:r>
      <w:r>
        <w:t xml:space="preserve"> </w:t>
      </w:r>
      <w:r w:rsidRPr="00ED027D">
        <w:t>GPS.</w:t>
      </w:r>
    </w:p>
    <w:p w14:paraId="171BED1B" w14:textId="75986046" w:rsidR="00D026C1" w:rsidRPr="00B46E08" w:rsidRDefault="00D026C1" w:rsidP="00D026C1">
      <w:pPr>
        <w:spacing w:before="240" w:after="120"/>
        <w:ind w:firstLine="284"/>
        <w:jc w:val="both"/>
      </w:pPr>
      <w:r w:rsidRPr="00BF438C">
        <w:t xml:space="preserve">Para poder visualizar </w:t>
      </w:r>
      <w:r>
        <w:t xml:space="preserve">las distintas clases </w:t>
      </w:r>
      <w:r w:rsidRPr="00BF438C">
        <w:t xml:space="preserve">de la capa de la lógica </w:t>
      </w:r>
      <w:r>
        <w:t xml:space="preserve">con </w:t>
      </w:r>
      <w:proofErr w:type="spellStart"/>
      <w:r w:rsidRPr="00C4522D">
        <w:rPr>
          <w:i/>
        </w:rPr>
        <w:t>World</w:t>
      </w:r>
      <w:proofErr w:type="spellEnd"/>
      <w:r w:rsidRPr="00C4522D">
        <w:rPr>
          <w:i/>
        </w:rPr>
        <w:t xml:space="preserve"> </w:t>
      </w:r>
      <w:proofErr w:type="spellStart"/>
      <w:r w:rsidRPr="00C4522D">
        <w:rPr>
          <w:i/>
        </w:rPr>
        <w:t>Wind</w:t>
      </w:r>
      <w:proofErr w:type="spellEnd"/>
      <w:r>
        <w:t xml:space="preserve">, </w:t>
      </w:r>
      <w:r w:rsidRPr="00BF438C">
        <w:t>se ha</w:t>
      </w:r>
      <w:r>
        <w:t>n</w:t>
      </w:r>
      <w:r w:rsidRPr="00BF438C">
        <w:t xml:space="preserve"> creado una </w:t>
      </w:r>
      <w:r>
        <w:t xml:space="preserve">serie de clases </w:t>
      </w:r>
      <w:r w:rsidRPr="00BF438C">
        <w:t>que adapta</w:t>
      </w:r>
      <w:r>
        <w:t>n</w:t>
      </w:r>
      <w:r w:rsidRPr="00BF438C">
        <w:t xml:space="preserve"> las entidades del sistema (</w:t>
      </w:r>
      <w:r>
        <w:t xml:space="preserve">ej. </w:t>
      </w:r>
      <w:r w:rsidRPr="00BF438C">
        <w:t>aviones, rutas</w:t>
      </w:r>
      <w:r>
        <w:t xml:space="preserve"> y</w:t>
      </w:r>
      <w:r w:rsidRPr="00BF438C">
        <w:t xml:space="preserve"> aeropuertos) a clases de la herramienta </w:t>
      </w:r>
      <w:proofErr w:type="spellStart"/>
      <w:r w:rsidRPr="00324541">
        <w:rPr>
          <w:i/>
        </w:rPr>
        <w:t>World</w:t>
      </w:r>
      <w:proofErr w:type="spellEnd"/>
      <w:r w:rsidRPr="00324541">
        <w:rPr>
          <w:i/>
        </w:rPr>
        <w:t xml:space="preserve"> </w:t>
      </w:r>
      <w:proofErr w:type="spellStart"/>
      <w:r w:rsidRPr="00324541">
        <w:rPr>
          <w:i/>
        </w:rPr>
        <w:t>Wind</w:t>
      </w:r>
      <w:proofErr w:type="spellEnd"/>
      <w:r>
        <w:t>. Estas clases adaptadoras</w:t>
      </w:r>
      <w:r w:rsidRPr="003B5896">
        <w:t xml:space="preserve"> pued</w:t>
      </w:r>
      <w:r>
        <w:t>e</w:t>
      </w:r>
      <w:r w:rsidRPr="003B5896">
        <w:t>n ser mostradas gráficamente en los distintos mapas.</w:t>
      </w:r>
    </w:p>
    <w:p w14:paraId="5B7F12BC" w14:textId="51DFF7B1" w:rsidR="00242B3B" w:rsidRDefault="00242B3B" w:rsidP="00B869D0">
      <w:pPr>
        <w:spacing w:before="240" w:after="120"/>
        <w:ind w:firstLine="284"/>
        <w:jc w:val="both"/>
      </w:pPr>
      <w:r>
        <w:rPr>
          <w:noProof/>
          <w:lang w:eastAsia="es-ES" w:bidi="ar-SA"/>
        </w:rPr>
        <w:drawing>
          <wp:inline distT="0" distB="0" distL="0" distR="0" wp14:anchorId="475A2460" wp14:editId="1EE4FD8E">
            <wp:extent cx="6092825" cy="1983105"/>
            <wp:effectExtent l="0" t="0" r="3175" b="0"/>
            <wp:docPr id="66" name="Picture 66" descr="E:\Master SI\TFM\doc\img\IAFMen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IAFMental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825" cy="1983105"/>
                    </a:xfrm>
                    <a:prstGeom prst="rect">
                      <a:avLst/>
                    </a:prstGeom>
                    <a:noFill/>
                    <a:ln>
                      <a:noFill/>
                    </a:ln>
                  </pic:spPr>
                </pic:pic>
              </a:graphicData>
            </a:graphic>
          </wp:inline>
        </w:drawing>
      </w:r>
    </w:p>
    <w:p w14:paraId="385AC358" w14:textId="44071C46" w:rsidR="000F05DA" w:rsidRDefault="00010860" w:rsidP="00B869D0">
      <w:pPr>
        <w:pStyle w:val="Caption"/>
      </w:pPr>
      <w:bookmarkStart w:id="1749" w:name="_Ref299984825"/>
      <w:bookmarkStart w:id="1750" w:name="_Toc300051080"/>
      <w:bookmarkStart w:id="1751" w:name="_Toc300051453"/>
      <w:bookmarkStart w:id="1752" w:name="_Toc300051756"/>
      <w:bookmarkStart w:id="1753" w:name="_Toc300052366"/>
      <w:bookmarkStart w:id="1754" w:name="_Toc300052977"/>
      <w:bookmarkStart w:id="1755" w:name="_Toc300057815"/>
      <w:bookmarkStart w:id="1756" w:name="_Toc302653730"/>
      <w:r>
        <w:t xml:space="preserve">Figura </w:t>
      </w:r>
      <w:fldSimple w:instr=" SEQ Figura \* ARABIC ">
        <w:r w:rsidR="0071153F">
          <w:rPr>
            <w:noProof/>
          </w:rPr>
          <w:t>25</w:t>
        </w:r>
      </w:fldSimple>
      <w:bookmarkEnd w:id="1749"/>
      <w:r>
        <w:t>: IAF Estado Mental</w:t>
      </w:r>
      <w:bookmarkEnd w:id="1750"/>
      <w:bookmarkEnd w:id="1751"/>
      <w:bookmarkEnd w:id="1752"/>
      <w:bookmarkEnd w:id="1753"/>
      <w:bookmarkEnd w:id="1754"/>
      <w:bookmarkEnd w:id="1755"/>
      <w:r w:rsidR="00D026C1">
        <w:t>.</w:t>
      </w:r>
      <w:bookmarkEnd w:id="1756"/>
    </w:p>
    <w:p w14:paraId="445947FE" w14:textId="7DB1F5ED" w:rsidR="000F05DA" w:rsidRDefault="000F05DA" w:rsidP="00B869D0">
      <w:pPr>
        <w:spacing w:before="240" w:after="120"/>
        <w:ind w:firstLine="284"/>
        <w:jc w:val="both"/>
      </w:pPr>
      <w:r>
        <w:rPr>
          <w:noProof/>
          <w:lang w:eastAsia="es-ES" w:bidi="ar-SA"/>
        </w:rPr>
        <w:drawing>
          <wp:inline distT="0" distB="0" distL="0" distR="0" wp14:anchorId="3AC27F0C" wp14:editId="1EFA26DF">
            <wp:extent cx="6092825" cy="3618865"/>
            <wp:effectExtent l="0" t="0" r="3175" b="635"/>
            <wp:docPr id="17" name="Picture 17" descr="E:\Master SI\TFM\doc\img\IAF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IAFIn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p>
    <w:p w14:paraId="2F3478CA" w14:textId="4FE23B3B" w:rsidR="000F05DA" w:rsidRDefault="000F05DA" w:rsidP="00B869D0">
      <w:pPr>
        <w:pStyle w:val="Caption"/>
      </w:pPr>
      <w:bookmarkStart w:id="1757" w:name="_Ref299984859"/>
      <w:bookmarkStart w:id="1758" w:name="_Toc300051081"/>
      <w:bookmarkStart w:id="1759" w:name="_Toc300051454"/>
      <w:bookmarkStart w:id="1760" w:name="_Toc300051757"/>
      <w:bookmarkStart w:id="1761" w:name="_Toc300052367"/>
      <w:bookmarkStart w:id="1762" w:name="_Toc300052978"/>
      <w:bookmarkStart w:id="1763" w:name="_Toc300057816"/>
      <w:bookmarkStart w:id="1764" w:name="_Toc302653731"/>
      <w:r>
        <w:lastRenderedPageBreak/>
        <w:t xml:space="preserve">Figura </w:t>
      </w:r>
      <w:fldSimple w:instr=" SEQ Figura \* ARABIC ">
        <w:r w:rsidR="0071153F">
          <w:rPr>
            <w:noProof/>
          </w:rPr>
          <w:t>26</w:t>
        </w:r>
      </w:fldSimple>
      <w:bookmarkEnd w:id="1757"/>
      <w:r>
        <w:t>: IAF Interacciones</w:t>
      </w:r>
      <w:bookmarkEnd w:id="1758"/>
      <w:bookmarkEnd w:id="1759"/>
      <w:bookmarkEnd w:id="1760"/>
      <w:bookmarkEnd w:id="1761"/>
      <w:bookmarkEnd w:id="1762"/>
      <w:bookmarkEnd w:id="1763"/>
      <w:r w:rsidR="00D026C1">
        <w:t>.</w:t>
      </w:r>
      <w:bookmarkEnd w:id="1764"/>
    </w:p>
    <w:p w14:paraId="0B0AA23F" w14:textId="23544A77" w:rsidR="000F05DA" w:rsidRDefault="000F05DA" w:rsidP="00B869D0">
      <w:pPr>
        <w:spacing w:before="240" w:after="120"/>
        <w:ind w:firstLine="284"/>
        <w:jc w:val="both"/>
      </w:pPr>
      <w:r>
        <w:rPr>
          <w:noProof/>
          <w:lang w:eastAsia="es-ES" w:bidi="ar-SA"/>
        </w:rPr>
        <w:drawing>
          <wp:inline distT="0" distB="0" distL="0" distR="0" wp14:anchorId="0F8043EB" wp14:editId="7DCFAE07">
            <wp:extent cx="6092825" cy="3618865"/>
            <wp:effectExtent l="0" t="0" r="3175" b="635"/>
            <wp:docPr id="20" name="Picture 20" descr="E:\Master SI\TFM\doc\img\IAF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IAFlog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p>
    <w:p w14:paraId="2EDCF166" w14:textId="08D330CF" w:rsidR="0069523A" w:rsidRDefault="000F05DA" w:rsidP="00B869D0">
      <w:pPr>
        <w:pStyle w:val="Caption"/>
      </w:pPr>
      <w:bookmarkStart w:id="1765" w:name="_Ref299984853"/>
      <w:bookmarkStart w:id="1766" w:name="_Toc300051082"/>
      <w:bookmarkStart w:id="1767" w:name="_Toc300051455"/>
      <w:bookmarkStart w:id="1768" w:name="_Toc300051758"/>
      <w:bookmarkStart w:id="1769" w:name="_Toc300052368"/>
      <w:bookmarkStart w:id="1770" w:name="_Toc300052979"/>
      <w:bookmarkStart w:id="1771" w:name="_Toc300057817"/>
      <w:bookmarkStart w:id="1772" w:name="_Toc302653732"/>
      <w:r>
        <w:t xml:space="preserve">Figura </w:t>
      </w:r>
      <w:fldSimple w:instr=" SEQ Figura \* ARABIC ">
        <w:r w:rsidR="0071153F">
          <w:rPr>
            <w:noProof/>
          </w:rPr>
          <w:t>27</w:t>
        </w:r>
      </w:fldSimple>
      <w:bookmarkEnd w:id="1765"/>
      <w:r>
        <w:t xml:space="preserve">: IAF </w:t>
      </w:r>
      <w:proofErr w:type="spellStart"/>
      <w:r>
        <w:t>Logs</w:t>
      </w:r>
      <w:bookmarkEnd w:id="1766"/>
      <w:bookmarkEnd w:id="1767"/>
      <w:bookmarkEnd w:id="1768"/>
      <w:bookmarkEnd w:id="1769"/>
      <w:bookmarkEnd w:id="1770"/>
      <w:bookmarkEnd w:id="1771"/>
      <w:proofErr w:type="spellEnd"/>
      <w:r w:rsidR="00D026C1">
        <w:t>.</w:t>
      </w:r>
      <w:bookmarkEnd w:id="1772"/>
    </w:p>
    <w:p w14:paraId="4B26A64F" w14:textId="77777777" w:rsidR="00416FF6" w:rsidRPr="007B2DFF" w:rsidRDefault="00416FF6" w:rsidP="00416FF6">
      <w:pPr>
        <w:jc w:val="both"/>
        <w:rPr>
          <w:rFonts w:cs="Times New Roman"/>
        </w:rPr>
      </w:pPr>
      <w:r w:rsidRPr="00974B2E">
        <w:rPr>
          <w:rFonts w:cs="Times New Roman"/>
          <w:noProof/>
          <w:lang w:eastAsia="es-ES" w:bidi="ar-SA"/>
        </w:rPr>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24C7031C" w14:textId="2EEA64CA" w:rsidR="00416FF6" w:rsidRPr="006B1111" w:rsidRDefault="00416FF6" w:rsidP="00416FF6">
      <w:pPr>
        <w:pStyle w:val="Caption"/>
      </w:pPr>
      <w:bookmarkStart w:id="1773" w:name="_Ref299104038"/>
      <w:bookmarkStart w:id="1774" w:name="_Toc299483450"/>
      <w:bookmarkStart w:id="1775" w:name="_Toc300051083"/>
      <w:bookmarkStart w:id="1776" w:name="_Toc300051456"/>
      <w:bookmarkStart w:id="1777" w:name="_Toc300051759"/>
      <w:bookmarkStart w:id="1778" w:name="_Toc300052369"/>
      <w:bookmarkStart w:id="1779" w:name="_Toc300052980"/>
      <w:bookmarkStart w:id="1780" w:name="_Toc300057818"/>
      <w:bookmarkStart w:id="1781" w:name="_Toc302653733"/>
      <w:r>
        <w:t xml:space="preserve">Figura </w:t>
      </w:r>
      <w:fldSimple w:instr=" SEQ Figura \* ARABIC ">
        <w:r w:rsidR="0071153F">
          <w:rPr>
            <w:noProof/>
          </w:rPr>
          <w:t>28</w:t>
        </w:r>
      </w:fldSimple>
      <w:bookmarkEnd w:id="1773"/>
      <w:r>
        <w:t>. Aplicación de visualización.</w:t>
      </w:r>
      <w:bookmarkEnd w:id="1774"/>
      <w:bookmarkEnd w:id="1775"/>
      <w:bookmarkEnd w:id="1776"/>
      <w:bookmarkEnd w:id="1777"/>
      <w:bookmarkEnd w:id="1778"/>
      <w:bookmarkEnd w:id="1779"/>
      <w:bookmarkEnd w:id="1780"/>
      <w:bookmarkEnd w:id="1781"/>
    </w:p>
    <w:p w14:paraId="563A2D5C" w14:textId="6B3A2D35" w:rsidR="00D026C1" w:rsidRPr="003B5896" w:rsidRDefault="00D026C1" w:rsidP="00D026C1">
      <w:pPr>
        <w:spacing w:before="240" w:after="120"/>
        <w:ind w:firstLine="284"/>
        <w:jc w:val="both"/>
      </w:pPr>
      <w:r w:rsidRPr="00441066">
        <w:t xml:space="preserve">La aplicación </w:t>
      </w:r>
      <w:r>
        <w:t xml:space="preserve">de visualización </w:t>
      </w:r>
      <w:r w:rsidR="00393254">
        <w:t xml:space="preserve">resultante </w:t>
      </w:r>
      <w:r w:rsidRPr="00441066">
        <w:t xml:space="preserve">desarrollada para este trabajo </w:t>
      </w:r>
      <w:r>
        <w:t xml:space="preserve">se puede ver en la </w:t>
      </w:r>
      <w:r>
        <w:fldChar w:fldCharType="begin"/>
      </w:r>
      <w:r>
        <w:instrText xml:space="preserve"> REF _Ref299104038 \h </w:instrText>
      </w:r>
      <w:r>
        <w:fldChar w:fldCharType="separate"/>
      </w:r>
      <w:r w:rsidR="0071153F">
        <w:t xml:space="preserve">Figura </w:t>
      </w:r>
      <w:r w:rsidR="0071153F">
        <w:rPr>
          <w:noProof/>
        </w:rPr>
        <w:t>28</w:t>
      </w:r>
      <w:r>
        <w:fldChar w:fldCharType="end"/>
      </w:r>
      <w:r>
        <w:t>. Incluye</w:t>
      </w:r>
      <w:r w:rsidRPr="00441066">
        <w:t xml:space="preserve"> una ventana que contiene en la parte de la izquierda</w:t>
      </w:r>
      <w:r w:rsidRPr="00BF438C">
        <w:t xml:space="preserve"> </w:t>
      </w:r>
      <w:r>
        <w:t xml:space="preserve">una serie de paneles </w:t>
      </w:r>
      <w:r w:rsidRPr="00BF438C">
        <w:t>para configurar las diferentes opciones</w:t>
      </w:r>
      <w:r>
        <w:t xml:space="preserve"> de </w:t>
      </w:r>
      <w:r w:rsidR="00393254">
        <w:t xml:space="preserve">la </w:t>
      </w:r>
      <w:r>
        <w:t>simulación y controlarla, y en la derecha un mapa que visualiza la simulación.</w:t>
      </w:r>
    </w:p>
    <w:p w14:paraId="5129A9E5" w14:textId="074EA3F1" w:rsidR="001262AB" w:rsidRPr="003B5896" w:rsidRDefault="00416FF6" w:rsidP="002447D8">
      <w:pPr>
        <w:spacing w:before="240" w:after="120"/>
        <w:ind w:firstLine="284"/>
        <w:jc w:val="both"/>
      </w:pPr>
      <w:r>
        <w:lastRenderedPageBreak/>
        <w:t xml:space="preserve">La visualización se organiza en una serie de capas con distinta información. </w:t>
      </w:r>
      <w:r w:rsidR="00940CEB" w:rsidRPr="00BF438C">
        <w:t>E</w:t>
      </w:r>
      <w:r>
        <w:t>l panel superior izquierdo permite seleccionar cuáles de estas</w:t>
      </w:r>
      <w:r w:rsidR="00940CEB" w:rsidRPr="00BF438C">
        <w:t xml:space="preserve"> capas </w:t>
      </w:r>
      <w:r>
        <w:t>se quieren visualizar</w:t>
      </w:r>
      <w:r w:rsidR="00940CEB" w:rsidRPr="003B5896">
        <w:t>:</w:t>
      </w:r>
    </w:p>
    <w:p w14:paraId="4BABC4AF" w14:textId="3FA16904" w:rsidR="00940CEB" w:rsidRPr="00416FF6" w:rsidRDefault="00940CEB" w:rsidP="002447D8">
      <w:pPr>
        <w:pStyle w:val="ListParagraph"/>
        <w:numPr>
          <w:ilvl w:val="0"/>
          <w:numId w:val="41"/>
        </w:numPr>
        <w:spacing w:before="120" w:after="120"/>
        <w:ind w:left="641" w:hanging="357"/>
        <w:jc w:val="both"/>
      </w:pPr>
      <w:r w:rsidRPr="002447D8">
        <w:rPr>
          <w:i/>
        </w:rPr>
        <w:t xml:space="preserve">View </w:t>
      </w:r>
      <w:proofErr w:type="spellStart"/>
      <w:r w:rsidRPr="002447D8">
        <w:rPr>
          <w:i/>
        </w:rPr>
        <w:t>Control</w:t>
      </w:r>
      <w:r w:rsidR="00393254">
        <w:rPr>
          <w:i/>
        </w:rPr>
        <w:t>s</w:t>
      </w:r>
      <w:proofErr w:type="spellEnd"/>
      <w:r w:rsidR="00416FF6" w:rsidRPr="002447D8">
        <w:t xml:space="preserve">. </w:t>
      </w:r>
      <w:r w:rsidR="00416FF6">
        <w:t xml:space="preserve">Esta capa corresponde a </w:t>
      </w:r>
      <w:r w:rsidRPr="00416FF6">
        <w:t xml:space="preserve">los controles </w:t>
      </w:r>
      <w:r w:rsidR="00416FF6">
        <w:t xml:space="preserve">de navegación </w:t>
      </w:r>
      <w:r w:rsidRPr="00416FF6">
        <w:t xml:space="preserve">mostrados dentro del mapa </w:t>
      </w:r>
      <w:r w:rsidR="00416FF6">
        <w:t xml:space="preserve">en la esquina inferior </w:t>
      </w:r>
      <w:r w:rsidRPr="00416FF6">
        <w:t>izquierda. Dichos controles permiten</w:t>
      </w:r>
      <w:r w:rsidR="00416FF6">
        <w:t>, entre otras acciones,</w:t>
      </w:r>
      <w:r w:rsidRPr="00416FF6">
        <w:t xml:space="preserve"> hacer zoom, rotar el mapa y </w:t>
      </w:r>
      <w:r w:rsidR="00416FF6">
        <w:t>moverse por él</w:t>
      </w:r>
      <w:r w:rsidRPr="00416FF6">
        <w:t xml:space="preserve">. Algunas de estas </w:t>
      </w:r>
      <w:r w:rsidR="00416FF6">
        <w:t>acciones</w:t>
      </w:r>
      <w:r w:rsidRPr="00416FF6">
        <w:t xml:space="preserve"> también se pueden llevar a cabo </w:t>
      </w:r>
      <w:r w:rsidR="00416FF6" w:rsidRPr="00416FF6">
        <w:t xml:space="preserve">directamente </w:t>
      </w:r>
      <w:r w:rsidRPr="00416FF6">
        <w:t>con el ratón</w:t>
      </w:r>
      <w:r w:rsidR="00416FF6">
        <w:t xml:space="preserve"> sobre el mapa</w:t>
      </w:r>
      <w:r w:rsidRPr="00416FF6">
        <w:t>.</w:t>
      </w:r>
    </w:p>
    <w:p w14:paraId="1AED683D" w14:textId="59572D43" w:rsidR="00940CEB" w:rsidRPr="002447D8" w:rsidRDefault="00940CEB" w:rsidP="002447D8">
      <w:pPr>
        <w:pStyle w:val="ListParagraph"/>
        <w:numPr>
          <w:ilvl w:val="0"/>
          <w:numId w:val="41"/>
        </w:numPr>
        <w:spacing w:before="120" w:after="120"/>
        <w:ind w:left="641" w:hanging="357"/>
        <w:jc w:val="both"/>
        <w:rPr>
          <w:i/>
        </w:rPr>
      </w:pPr>
      <w:r w:rsidRPr="002447D8">
        <w:rPr>
          <w:i/>
        </w:rPr>
        <w:t xml:space="preserve">Blue </w:t>
      </w:r>
      <w:proofErr w:type="spellStart"/>
      <w:r w:rsidRPr="002447D8">
        <w:rPr>
          <w:i/>
        </w:rPr>
        <w:t>Marbel</w:t>
      </w:r>
      <w:proofErr w:type="spellEnd"/>
      <w:r w:rsidR="00416FF6" w:rsidRPr="002447D8">
        <w:t>.</w:t>
      </w:r>
      <w:r w:rsidR="00416FF6">
        <w:t xml:space="preserve"> E</w:t>
      </w:r>
      <w:r w:rsidRPr="00416FF6">
        <w:t xml:space="preserve">s la capa </w:t>
      </w:r>
      <w:r w:rsidR="00416FF6">
        <w:t>con</w:t>
      </w:r>
      <w:r w:rsidRPr="00416FF6">
        <w:t xml:space="preserve"> el mapa sobre el que </w:t>
      </w:r>
      <w:r w:rsidR="00416FF6">
        <w:t>se</w:t>
      </w:r>
      <w:r w:rsidRPr="00416FF6">
        <w:t xml:space="preserve"> hace la simulación.</w:t>
      </w:r>
    </w:p>
    <w:p w14:paraId="11D13050" w14:textId="1DBC186C" w:rsidR="00940CEB" w:rsidRPr="00416FF6" w:rsidRDefault="00940CEB" w:rsidP="002447D8">
      <w:pPr>
        <w:pStyle w:val="ListParagraph"/>
        <w:numPr>
          <w:ilvl w:val="0"/>
          <w:numId w:val="41"/>
        </w:numPr>
        <w:spacing w:before="120" w:after="120"/>
        <w:ind w:left="641" w:hanging="357"/>
        <w:jc w:val="both"/>
      </w:pPr>
      <w:r w:rsidRPr="002447D8">
        <w:rPr>
          <w:i/>
        </w:rPr>
        <w:t>Show Planes</w:t>
      </w:r>
      <w:r w:rsidR="00416FF6">
        <w:t>.</w:t>
      </w:r>
      <w:r w:rsidRPr="00416FF6">
        <w:t xml:space="preserve"> </w:t>
      </w:r>
      <w:r w:rsidR="00416FF6">
        <w:t>Muestra</w:t>
      </w:r>
      <w:r w:rsidRPr="00416FF6">
        <w:t xml:space="preserve"> todos los elementos que son objeto de esta simulación. </w:t>
      </w:r>
      <w:r w:rsidR="00416FF6">
        <w:t>Incluye los</w:t>
      </w:r>
      <w:r w:rsidRPr="00416FF6">
        <w:t xml:space="preserve"> aeropuertos, </w:t>
      </w:r>
      <w:r w:rsidR="00416FF6">
        <w:t>puntos de paso</w:t>
      </w:r>
      <w:r w:rsidRPr="00416FF6">
        <w:t>, aviones</w:t>
      </w:r>
      <w:r w:rsidR="00416FF6">
        <w:t xml:space="preserve"> y</w:t>
      </w:r>
      <w:r w:rsidRPr="00416FF6">
        <w:t xml:space="preserve"> rutas.</w:t>
      </w:r>
    </w:p>
    <w:p w14:paraId="4BA07FC5" w14:textId="71B24308" w:rsidR="001B61AA" w:rsidRPr="003B5896" w:rsidRDefault="00CB3426" w:rsidP="002447D8">
      <w:pPr>
        <w:spacing w:before="240" w:after="120"/>
        <w:ind w:firstLine="284"/>
        <w:jc w:val="both"/>
      </w:pPr>
      <w:r w:rsidRPr="00BF438C">
        <w:t xml:space="preserve">El </w:t>
      </w:r>
      <w:r w:rsidR="00416FF6">
        <w:t>segundo</w:t>
      </w:r>
      <w:r w:rsidRPr="00BF438C">
        <w:t xml:space="preserve"> panel </w:t>
      </w:r>
      <w:r w:rsidR="00416FF6">
        <w:t xml:space="preserve">de la izquierda permite </w:t>
      </w:r>
      <w:r w:rsidRPr="003B5896">
        <w:t xml:space="preserve">seleccionar los ficheros </w:t>
      </w:r>
      <w:r w:rsidR="00416FF6">
        <w:t>XML</w:t>
      </w:r>
      <w:r w:rsidRPr="003B5896">
        <w:t xml:space="preserve"> </w:t>
      </w:r>
      <w:r w:rsidR="00416FF6">
        <w:t xml:space="preserve">usados para configurar </w:t>
      </w:r>
      <w:r w:rsidRPr="003B5896">
        <w:t>los planes de vuelo que se van a llevar a cabo</w:t>
      </w:r>
      <w:r w:rsidR="00416FF6">
        <w:t xml:space="preserve">. Como se comentó en </w:t>
      </w:r>
      <w:r w:rsidR="00B90C7A">
        <w:t>l</w:t>
      </w:r>
      <w:r w:rsidR="00416FF6">
        <w:t xml:space="preserve">os requisitos (ver Sección </w:t>
      </w:r>
      <w:r w:rsidR="00416FF6">
        <w:fldChar w:fldCharType="begin"/>
      </w:r>
      <w:r w:rsidR="00416FF6">
        <w:instrText xml:space="preserve"> REF _Ref298944077 \r \h </w:instrText>
      </w:r>
      <w:r w:rsidR="00416FF6">
        <w:fldChar w:fldCharType="separate"/>
      </w:r>
      <w:r w:rsidR="0071153F">
        <w:t>4.1.1</w:t>
      </w:r>
      <w:r w:rsidR="00416FF6">
        <w:fldChar w:fldCharType="end"/>
      </w:r>
      <w:r w:rsidR="00416FF6">
        <w:t>)</w:t>
      </w:r>
      <w:r w:rsidR="00B90C7A">
        <w:t xml:space="preserve">, parte de los datos de la simulación son </w:t>
      </w:r>
      <w:r w:rsidR="007003BB">
        <w:t xml:space="preserve">determinados </w:t>
      </w:r>
      <w:r w:rsidR="00B90C7A">
        <w:t>directamente por el usuario a través de ficheros</w:t>
      </w:r>
      <w:r w:rsidRPr="003B5896">
        <w:t>. Por un lado</w:t>
      </w:r>
      <w:r w:rsidR="00B90C7A">
        <w:t xml:space="preserve">, se suministra información sobre </w:t>
      </w:r>
      <w:r w:rsidRPr="003B5896">
        <w:t>los planes de vuelo</w:t>
      </w:r>
      <w:r w:rsidR="00B90C7A">
        <w:t xml:space="preserve">, incluyendo </w:t>
      </w:r>
      <w:r w:rsidRPr="003B5896">
        <w:t xml:space="preserve">los aeropuertos de origen y de destino, los </w:t>
      </w:r>
      <w:r w:rsidR="00B90C7A">
        <w:t>puntos de paso</w:t>
      </w:r>
      <w:r w:rsidRPr="003B5896">
        <w:t xml:space="preserve"> por los que se </w:t>
      </w:r>
      <w:r w:rsidR="00B90C7A">
        <w:t>ha de</w:t>
      </w:r>
      <w:r w:rsidRPr="003B5896">
        <w:t xml:space="preserve"> pasar</w:t>
      </w:r>
      <w:r w:rsidR="0099334F" w:rsidRPr="003B5896">
        <w:t>,</w:t>
      </w:r>
      <w:r w:rsidRPr="003B5896">
        <w:t xml:space="preserve"> </w:t>
      </w:r>
      <w:r w:rsidR="0099334F" w:rsidRPr="003B5896">
        <w:t>e</w:t>
      </w:r>
      <w:r w:rsidRPr="003B5896">
        <w:t xml:space="preserve"> </w:t>
      </w:r>
      <w:r w:rsidR="0099334F" w:rsidRPr="003B5896">
        <w:t>información relativa a cu</w:t>
      </w:r>
      <w:r w:rsidR="00B90C7A">
        <w:t>á</w:t>
      </w:r>
      <w:r w:rsidR="0099334F" w:rsidRPr="003B5896">
        <w:t>ndo tiene que partir el vuelo</w:t>
      </w:r>
      <w:r w:rsidR="00B90C7A">
        <w:t xml:space="preserve"> (indicada </w:t>
      </w:r>
      <w:r w:rsidR="0099334F" w:rsidRPr="003B5896">
        <w:t xml:space="preserve">como minutos </w:t>
      </w:r>
      <w:r w:rsidR="00B90C7A">
        <w:t>desde que se inició</w:t>
      </w:r>
      <w:r w:rsidR="0099334F" w:rsidRPr="003B5896">
        <w:t xml:space="preserve"> la simulación</w:t>
      </w:r>
      <w:r w:rsidR="00B90C7A">
        <w:t>)</w:t>
      </w:r>
      <w:r w:rsidR="0099334F" w:rsidRPr="003B5896">
        <w:t>.</w:t>
      </w:r>
      <w:r w:rsidR="00635CE1" w:rsidRPr="003B5896">
        <w:t xml:space="preserve"> Por otro lado, </w:t>
      </w:r>
      <w:r w:rsidR="00B90C7A">
        <w:t>para cada uno de los pilotos disponibles se especifican</w:t>
      </w:r>
      <w:r w:rsidR="002B1651">
        <w:t>, en otro fichero XML,</w:t>
      </w:r>
      <w:r w:rsidR="00B90C7A">
        <w:t xml:space="preserve"> </w:t>
      </w:r>
      <w:r w:rsidR="00635CE1" w:rsidRPr="003B5896">
        <w:t xml:space="preserve">sus </w:t>
      </w:r>
      <w:r w:rsidR="00B90C7A">
        <w:t>valores de</w:t>
      </w:r>
      <w:r w:rsidR="00635CE1" w:rsidRPr="003B5896">
        <w:t xml:space="preserve"> estrés, fatiga y experiencia</w:t>
      </w:r>
      <w:r w:rsidR="00B90C7A">
        <w:t xml:space="preserve"> como un</w:t>
      </w:r>
      <w:r w:rsidR="006C5DC0">
        <w:t xml:space="preserve"> valor</w:t>
      </w:r>
      <w:r w:rsidR="00B90C7A">
        <w:t xml:space="preserve"> real entre 0 y 1</w:t>
      </w:r>
      <w:r w:rsidR="00635CE1" w:rsidRPr="003B5896">
        <w:t>.</w:t>
      </w:r>
      <w:r w:rsidR="00B90C7A">
        <w:t xml:space="preserve"> Una vez iniciada la simulación no será posible alterar estos datos de configuración.</w:t>
      </w:r>
    </w:p>
    <w:p w14:paraId="32D9CEC0" w14:textId="4E8A21A9" w:rsidR="00A570A7" w:rsidRPr="003B5896" w:rsidRDefault="00B90C7A" w:rsidP="002447D8">
      <w:pPr>
        <w:spacing w:before="240" w:after="120"/>
        <w:ind w:firstLine="284"/>
        <w:jc w:val="both"/>
      </w:pPr>
      <w:r>
        <w:t>El tercer panel de la izquierda contiene botones para arrancar y parar la simulación. Estas acciones se pueden realizar cuantas veces se desee en una simulación.</w:t>
      </w:r>
    </w:p>
    <w:p w14:paraId="20279B7D" w14:textId="22F336C1" w:rsidR="00235EE7" w:rsidRDefault="00B90C7A" w:rsidP="009E7B46">
      <w:pPr>
        <w:spacing w:before="240" w:after="120"/>
        <w:ind w:firstLine="284"/>
        <w:jc w:val="both"/>
      </w:pPr>
      <w:r>
        <w:t>En cuanto al panel de la derecha, usa</w:t>
      </w:r>
      <w:r w:rsidR="00577C77">
        <w:t xml:space="preserve"> </w:t>
      </w:r>
      <w:proofErr w:type="spellStart"/>
      <w:r w:rsidR="00535278" w:rsidRPr="009E7B46">
        <w:rPr>
          <w:i/>
        </w:rPr>
        <w:t>World</w:t>
      </w:r>
      <w:proofErr w:type="spellEnd"/>
      <w:r w:rsidR="00535278" w:rsidRPr="009E7B46">
        <w:rPr>
          <w:i/>
        </w:rPr>
        <w:t xml:space="preserve"> </w:t>
      </w:r>
      <w:proofErr w:type="spellStart"/>
      <w:r w:rsidR="00535278" w:rsidRPr="009E7B46">
        <w:rPr>
          <w:i/>
        </w:rPr>
        <w:t>Wind</w:t>
      </w:r>
      <w:proofErr w:type="spellEnd"/>
      <w:r>
        <w:t xml:space="preserve"> para mostrar el desarrollo de la simulación. En la </w:t>
      </w:r>
      <w:r>
        <w:fldChar w:fldCharType="begin"/>
      </w:r>
      <w:r>
        <w:instrText xml:space="preserve"> REF _Ref299104038 \h </w:instrText>
      </w:r>
      <w:r>
        <w:fldChar w:fldCharType="separate"/>
      </w:r>
      <w:r w:rsidR="0071153F">
        <w:t xml:space="preserve">Figura </w:t>
      </w:r>
      <w:r w:rsidR="0071153F">
        <w:rPr>
          <w:noProof/>
        </w:rPr>
        <w:t>28</w:t>
      </w:r>
      <w:r>
        <w:fldChar w:fldCharType="end"/>
      </w:r>
      <w:r>
        <w:t xml:space="preserve"> se muestra un</w:t>
      </w:r>
      <w:r w:rsidR="003E04E6">
        <w:t xml:space="preserve"> mapa </w:t>
      </w:r>
      <w:r>
        <w:t>con los aeropuertos y puntos de paso</w:t>
      </w:r>
      <w:r w:rsidR="002809A4">
        <w:t xml:space="preserve">, </w:t>
      </w:r>
      <w:r w:rsidR="00085242">
        <w:t>así como los aviones y</w:t>
      </w:r>
      <w:r w:rsidR="004C625E">
        <w:t xml:space="preserve"> la ruta</w:t>
      </w:r>
      <w:r w:rsidR="00F9311E">
        <w:t xml:space="preserve"> que va</w:t>
      </w:r>
      <w:r w:rsidR="0035314F">
        <w:t>n</w:t>
      </w:r>
      <w:r w:rsidR="00F9311E">
        <w:t xml:space="preserve"> recorriendo.</w:t>
      </w:r>
      <w:r w:rsidR="00251CCB">
        <w:t xml:space="preserve"> </w:t>
      </w:r>
      <w:r w:rsidR="00085242">
        <w:t>L</w:t>
      </w:r>
      <w:r w:rsidR="00152A89">
        <w:t xml:space="preserve">os aeropuertos </w:t>
      </w:r>
      <w:r w:rsidR="00085242">
        <w:t>se marcan</w:t>
      </w:r>
      <w:r w:rsidR="00152A89">
        <w:t xml:space="preserve"> </w:t>
      </w:r>
      <w:r w:rsidR="00085242">
        <w:t>con</w:t>
      </w:r>
      <w:r w:rsidR="00152A89">
        <w:t xml:space="preserve"> puntos de color azul</w:t>
      </w:r>
      <w:r w:rsidR="00D52BFD">
        <w:t xml:space="preserve"> y</w:t>
      </w:r>
      <w:r w:rsidR="00152A89">
        <w:t xml:space="preserve"> los </w:t>
      </w:r>
      <w:r w:rsidR="00085242">
        <w:t>puntos de paso</w:t>
      </w:r>
      <w:r w:rsidR="00152A89">
        <w:t xml:space="preserve"> en color magenta</w:t>
      </w:r>
      <w:r w:rsidR="00D52BFD">
        <w:t>. Los</w:t>
      </w:r>
      <w:r w:rsidR="00152A89">
        <w:t xml:space="preserve"> aviones </w:t>
      </w:r>
      <w:r w:rsidR="00D52BFD">
        <w:t xml:space="preserve">se pueden mostrar </w:t>
      </w:r>
      <w:r w:rsidR="00152A89">
        <w:t>en color verde</w:t>
      </w:r>
      <w:r w:rsidR="00085242">
        <w:t>, amarillo o rojo</w:t>
      </w:r>
      <w:r w:rsidR="00D52BFD">
        <w:t xml:space="preserve"> según su situación</w:t>
      </w:r>
      <w:r w:rsidR="00152A89">
        <w:t xml:space="preserve">. </w:t>
      </w:r>
      <w:r w:rsidR="00085242">
        <w:t>Los aviones se muestran de color verde cuando no están en situación de conflicto y en amarillo si lo están</w:t>
      </w:r>
      <w:r w:rsidR="00CB5ABD">
        <w:t>. El</w:t>
      </w:r>
      <w:r w:rsidR="00370274">
        <w:t xml:space="preserve"> color rojo de las aeronaves se reserva para cuando estas entran en alto riesgo de colisión</w:t>
      </w:r>
      <w:r w:rsidR="00F52E1D">
        <w:t xml:space="preserve">. </w:t>
      </w:r>
      <w:r w:rsidR="00D52BFD">
        <w:t>En cuanto a las</w:t>
      </w:r>
      <w:r w:rsidR="00F52E1D">
        <w:t xml:space="preserve"> ruta</w:t>
      </w:r>
      <w:r w:rsidR="00D52BFD">
        <w:t>s, s</w:t>
      </w:r>
      <w:r w:rsidR="00085242">
        <w:t>u</w:t>
      </w:r>
      <w:r w:rsidR="00F52E1D">
        <w:t xml:space="preserve"> color inicial será blanco</w:t>
      </w:r>
      <w:r w:rsidR="00531435">
        <w:t>,</w:t>
      </w:r>
      <w:r w:rsidR="00F52E1D">
        <w:t xml:space="preserve"> lo que indicará que el avión </w:t>
      </w:r>
      <w:r w:rsidR="00085242">
        <w:t xml:space="preserve">correspondiente </w:t>
      </w:r>
      <w:r w:rsidR="00F52E1D">
        <w:t xml:space="preserve">está volando a la altura establecida como altura estándar de crucero para </w:t>
      </w:r>
      <w:r w:rsidR="00531435">
        <w:t>esa</w:t>
      </w:r>
      <w:r w:rsidR="00F52E1D">
        <w:t xml:space="preserve"> aeronave. Cuando el avi</w:t>
      </w:r>
      <w:r w:rsidR="00583AD1">
        <w:t xml:space="preserve">ón </w:t>
      </w:r>
      <w:r w:rsidR="00842B5D">
        <w:t>empiece</w:t>
      </w:r>
      <w:r w:rsidR="00F52E1D">
        <w:t xml:space="preserve"> a volar por encima de esta altura de cr</w:t>
      </w:r>
      <w:r w:rsidR="00583AD1">
        <w:t>ucero el color de la ruta pasará</w:t>
      </w:r>
      <w:r w:rsidR="00F52E1D">
        <w:t xml:space="preserve"> a ser rojo, mientras que </w:t>
      </w:r>
      <w:r w:rsidR="00754E41">
        <w:t>cuando vuele</w:t>
      </w:r>
      <w:r w:rsidR="00F52E1D">
        <w:t xml:space="preserve"> por debajo est</w:t>
      </w:r>
      <w:r w:rsidR="00D52BFD">
        <w:t>a</w:t>
      </w:r>
      <w:r w:rsidR="00F52E1D">
        <w:t xml:space="preserve"> </w:t>
      </w:r>
      <w:r w:rsidR="00D52BFD">
        <w:t>altura</w:t>
      </w:r>
      <w:r w:rsidR="00F52E1D">
        <w:t xml:space="preserve"> será verde.</w:t>
      </w:r>
    </w:p>
    <w:p w14:paraId="07F952AD" w14:textId="77777777" w:rsidR="00B937FD" w:rsidRPr="00324541" w:rsidRDefault="00B937FD" w:rsidP="002B1651">
      <w:pPr>
        <w:pStyle w:val="Heading1"/>
        <w:numPr>
          <w:ilvl w:val="2"/>
          <w:numId w:val="40"/>
        </w:numPr>
        <w:rPr>
          <w:b w:val="0"/>
          <w:sz w:val="36"/>
          <w:szCs w:val="52"/>
        </w:rPr>
      </w:pPr>
      <w:bookmarkStart w:id="1782" w:name="_Toc299463813"/>
      <w:bookmarkStart w:id="1783" w:name="_Toc299463897"/>
      <w:bookmarkStart w:id="1784" w:name="_Toc299721498"/>
      <w:bookmarkStart w:id="1785" w:name="_Toc299463814"/>
      <w:bookmarkStart w:id="1786" w:name="_Toc299463898"/>
      <w:bookmarkStart w:id="1787" w:name="_Toc299721499"/>
      <w:bookmarkStart w:id="1788" w:name="_Toc299463815"/>
      <w:bookmarkStart w:id="1789" w:name="_Toc299463899"/>
      <w:bookmarkStart w:id="1790" w:name="_Toc299721500"/>
      <w:bookmarkStart w:id="1791" w:name="_Ref299099252"/>
      <w:bookmarkStart w:id="1792" w:name="_Toc302654560"/>
      <w:bookmarkEnd w:id="1782"/>
      <w:bookmarkEnd w:id="1783"/>
      <w:bookmarkEnd w:id="1784"/>
      <w:bookmarkEnd w:id="1785"/>
      <w:bookmarkEnd w:id="1786"/>
      <w:bookmarkEnd w:id="1787"/>
      <w:bookmarkEnd w:id="1788"/>
      <w:bookmarkEnd w:id="1789"/>
      <w:bookmarkEnd w:id="1790"/>
      <w:r w:rsidRPr="008D333C">
        <w:rPr>
          <w:b w:val="0"/>
          <w:sz w:val="36"/>
          <w:szCs w:val="52"/>
        </w:rPr>
        <w:t>Controlador</w:t>
      </w:r>
      <w:bookmarkEnd w:id="1791"/>
      <w:bookmarkEnd w:id="1792"/>
    </w:p>
    <w:p w14:paraId="482F8A0A" w14:textId="67884A79" w:rsidR="00FD4C74" w:rsidRDefault="00437154" w:rsidP="001D384D">
      <w:pPr>
        <w:spacing w:after="120"/>
        <w:jc w:val="both"/>
      </w:pPr>
      <w:r>
        <w:t xml:space="preserve">Esta capa </w:t>
      </w:r>
      <w:r w:rsidR="00BA2C59">
        <w:t>se</w:t>
      </w:r>
      <w:r>
        <w:t xml:space="preserve"> encarga de</w:t>
      </w:r>
      <w:r w:rsidR="002809A4">
        <w:t xml:space="preserve"> sincronizar el estado de la </w:t>
      </w:r>
      <w:r w:rsidR="00BA2C59">
        <w:t xml:space="preserve">capa </w:t>
      </w:r>
      <w:r w:rsidR="002809A4">
        <w:t xml:space="preserve">lógica </w:t>
      </w:r>
      <w:r w:rsidR="00D52BFD">
        <w:t xml:space="preserve">y </w:t>
      </w:r>
      <w:r w:rsidR="002809A4">
        <w:t>el representado por la visualización.</w:t>
      </w:r>
      <w:r w:rsidR="004570B0">
        <w:t xml:space="preserve"> </w:t>
      </w:r>
      <w:r w:rsidR="00FD4C74">
        <w:t xml:space="preserve">Esta tarea se subdivide en varias partes. El controlador accede a la capa de visualización para solicitar que muestre los mapas correspondientes. Ésta es la visualización básica que se muestra incluso cuando no se está simulando. </w:t>
      </w:r>
      <w:r w:rsidR="004570B0">
        <w:t xml:space="preserve">También gestiona que al </w:t>
      </w:r>
      <w:r w:rsidR="00FD4C74">
        <w:t>configurar</w:t>
      </w:r>
      <w:r w:rsidR="004570B0">
        <w:t xml:space="preserve"> </w:t>
      </w:r>
      <w:r w:rsidR="00FD4C74">
        <w:t>una</w:t>
      </w:r>
      <w:r w:rsidR="004570B0">
        <w:t xml:space="preserve"> </w:t>
      </w:r>
      <w:r w:rsidR="00FD4C74">
        <w:t>simulación y mientras que dure ésta</w:t>
      </w:r>
      <w:r w:rsidR="004570B0">
        <w:t xml:space="preserve"> se muestren los aeropuertos y </w:t>
      </w:r>
      <w:r w:rsidR="00BA2C59">
        <w:t>puntos de paso</w:t>
      </w:r>
      <w:r w:rsidR="004570B0">
        <w:t xml:space="preserve"> por los que los aviones pasarán. </w:t>
      </w:r>
      <w:r w:rsidR="00FD4C74">
        <w:t>Finalmente</w:t>
      </w:r>
      <w:r w:rsidR="00D52BFD">
        <w:t>,</w:t>
      </w:r>
      <w:r w:rsidR="00FD4C74">
        <w:t xml:space="preserve"> muestra la evolución de los vuelos, incluyendo los aviones y las rutas que siguen.</w:t>
      </w:r>
    </w:p>
    <w:p w14:paraId="0928E3A4" w14:textId="5AAF4A80" w:rsidR="00D80DB1" w:rsidRDefault="00FD4C74" w:rsidP="00B869D0">
      <w:pPr>
        <w:spacing w:before="240" w:after="120"/>
        <w:ind w:firstLine="284"/>
        <w:jc w:val="both"/>
      </w:pPr>
      <w:r w:rsidRPr="00BF438C">
        <w:t xml:space="preserve">El diseño </w:t>
      </w:r>
      <w:r w:rsidR="002265B6">
        <w:t>de esta capa se basa en</w:t>
      </w:r>
      <w:r w:rsidRPr="003B5896">
        <w:t xml:space="preserve"> agente</w:t>
      </w:r>
      <w:r w:rsidR="007D3930">
        <w:t>s. Las facilidades del IAF</w:t>
      </w:r>
      <w:r w:rsidR="00D52BFD">
        <w:t xml:space="preserve"> permiten</w:t>
      </w:r>
      <w:r w:rsidR="007D3930">
        <w:t xml:space="preserve"> arrancar los agentes de la capa lógica y un agente</w:t>
      </w:r>
      <w:r w:rsidRPr="003B5896">
        <w:t xml:space="preserve"> </w:t>
      </w:r>
      <w:r w:rsidR="002265B6">
        <w:t>“</w:t>
      </w:r>
      <w:proofErr w:type="spellStart"/>
      <w:r w:rsidRPr="003B5896">
        <w:t>Simulation</w:t>
      </w:r>
      <w:proofErr w:type="spellEnd"/>
      <w:r w:rsidRPr="003B5896">
        <w:t xml:space="preserve"> </w:t>
      </w:r>
      <w:proofErr w:type="spellStart"/>
      <w:r w:rsidRPr="003B5896">
        <w:t>Creator</w:t>
      </w:r>
      <w:proofErr w:type="spellEnd"/>
      <w:r w:rsidR="002265B6">
        <w:t>”</w:t>
      </w:r>
      <w:r w:rsidR="007D3930">
        <w:t xml:space="preserve">. Este agente </w:t>
      </w:r>
      <w:r w:rsidRPr="003B5896">
        <w:t xml:space="preserve">arranca el entorno para mostrar la simulación. Este entorno esta implementado </w:t>
      </w:r>
      <w:r w:rsidR="007D3930">
        <w:t>como</w:t>
      </w:r>
      <w:r w:rsidRPr="003B5896">
        <w:t xml:space="preserve"> una aplicación de INGENIAS</w:t>
      </w:r>
      <w:r w:rsidR="007D3930">
        <w:t xml:space="preserve"> para que lo pueda manipular el agente. A través de la aplicación se cargan </w:t>
      </w:r>
      <w:r w:rsidRPr="003B5896">
        <w:t>las distintas capas y paneles, donde estarán incluidos los mapas, los puntos sobre los mapas</w:t>
      </w:r>
      <w:r w:rsidR="007D3930">
        <w:t>,</w:t>
      </w:r>
      <w:r w:rsidRPr="003B5896">
        <w:t xml:space="preserve"> y los controles que permiten personalizar la visualización.</w:t>
      </w:r>
      <w:r w:rsidR="007D3930">
        <w:t xml:space="preserve"> Para no penalizar la ejecución del agente, </w:t>
      </w:r>
      <w:r w:rsidR="00D52BFD">
        <w:t xml:space="preserve">esta </w:t>
      </w:r>
      <w:r w:rsidR="007D3930">
        <w:t>aplicación corre</w:t>
      </w:r>
      <w:r w:rsidR="007D3930" w:rsidRPr="003B5896">
        <w:t xml:space="preserve"> dentro de </w:t>
      </w:r>
      <w:r w:rsidR="00D52BFD">
        <w:t>su propio</w:t>
      </w:r>
      <w:r w:rsidR="00D52BFD" w:rsidRPr="003B5896">
        <w:t xml:space="preserve"> </w:t>
      </w:r>
      <w:r w:rsidR="007D3930" w:rsidRPr="003B5896">
        <w:t>hilo de ejecución</w:t>
      </w:r>
      <w:r w:rsidR="007D3930">
        <w:t xml:space="preserve">. Tras iniciar estos elementos, el </w:t>
      </w:r>
      <w:r w:rsidR="001D384D">
        <w:t xml:space="preserve">controlador </w:t>
      </w:r>
      <w:r w:rsidR="007D3930">
        <w:t xml:space="preserve">se ocupa de coordinar las capas de la simulación. </w:t>
      </w:r>
      <w:r w:rsidR="00BA2C59">
        <w:t>Para el</w:t>
      </w:r>
      <w:r>
        <w:t>l</w:t>
      </w:r>
      <w:r w:rsidR="00BA2C59">
        <w:t xml:space="preserve">o </w:t>
      </w:r>
      <w:r>
        <w:t>cuenta</w:t>
      </w:r>
      <w:r w:rsidR="00BA2C59">
        <w:t xml:space="preserve"> con</w:t>
      </w:r>
      <w:r w:rsidR="004570B0">
        <w:t xml:space="preserve"> una lista de los elementos </w:t>
      </w:r>
      <w:r w:rsidR="00BA2C59">
        <w:t xml:space="preserve">gráficos </w:t>
      </w:r>
      <w:r w:rsidR="004570B0">
        <w:t>que visualizan cada un</w:t>
      </w:r>
      <w:r w:rsidR="00BA2C59">
        <w:t>a</w:t>
      </w:r>
      <w:r w:rsidR="004570B0">
        <w:t xml:space="preserve"> de las </w:t>
      </w:r>
      <w:r w:rsidR="004570B0">
        <w:lastRenderedPageBreak/>
        <w:t xml:space="preserve">entidades </w:t>
      </w:r>
      <w:r w:rsidR="00BA2C59">
        <w:t xml:space="preserve">lógicas </w:t>
      </w:r>
      <w:r w:rsidR="004570B0">
        <w:t>(</w:t>
      </w:r>
      <w:r w:rsidR="00BA2C59">
        <w:t xml:space="preserve">ej. </w:t>
      </w:r>
      <w:r w:rsidR="004570B0">
        <w:t>aviones</w:t>
      </w:r>
      <w:r w:rsidR="00BA2C59">
        <w:t xml:space="preserve"> y</w:t>
      </w:r>
      <w:r w:rsidR="004570B0">
        <w:t xml:space="preserve"> rutas)</w:t>
      </w:r>
      <w:r w:rsidR="00BA2C59">
        <w:t>.</w:t>
      </w:r>
      <w:r w:rsidR="004570B0">
        <w:t xml:space="preserve"> </w:t>
      </w:r>
      <w:r w:rsidR="00BA2C59">
        <w:t>S</w:t>
      </w:r>
      <w:r w:rsidR="004570B0">
        <w:t xml:space="preserve">iempre que </w:t>
      </w:r>
      <w:r w:rsidR="00BA2C59">
        <w:t>en</w:t>
      </w:r>
      <w:r w:rsidR="004570B0">
        <w:t xml:space="preserve"> </w:t>
      </w:r>
      <w:r w:rsidR="00BA2C59">
        <w:t>el</w:t>
      </w:r>
      <w:r w:rsidR="004570B0">
        <w:t xml:space="preserve"> modelo se actuali</w:t>
      </w:r>
      <w:r w:rsidR="00BA2C59">
        <w:t>za</w:t>
      </w:r>
      <w:r w:rsidR="004570B0">
        <w:t xml:space="preserve"> el estado de alguno de est</w:t>
      </w:r>
      <w:r w:rsidR="00BA2C59">
        <w:t>a</w:t>
      </w:r>
      <w:r w:rsidR="004570B0">
        <w:t xml:space="preserve">s </w:t>
      </w:r>
      <w:r w:rsidR="00BA2C59">
        <w:t>entidades, el</w:t>
      </w:r>
      <w:r w:rsidR="005330CF">
        <w:t xml:space="preserve"> controlador transmit</w:t>
      </w:r>
      <w:r w:rsidR="00BA2C59">
        <w:t>e el cambio</w:t>
      </w:r>
      <w:r w:rsidR="004570B0">
        <w:t xml:space="preserve"> a </w:t>
      </w:r>
      <w:r w:rsidR="00BA2C59">
        <w:t>l</w:t>
      </w:r>
      <w:r w:rsidR="004570B0">
        <w:t>os elementos de visualización</w:t>
      </w:r>
      <w:r w:rsidR="00BA2C59">
        <w:t xml:space="preserve"> correspondientes</w:t>
      </w:r>
      <w:r w:rsidR="00220451">
        <w:t>.</w:t>
      </w:r>
    </w:p>
    <w:p w14:paraId="26F4E3AE" w14:textId="11C9EB51" w:rsidR="00F71D6D" w:rsidRDefault="00F71D6D" w:rsidP="00B869D0">
      <w:pPr>
        <w:spacing w:before="240" w:after="120"/>
        <w:ind w:firstLine="284"/>
        <w:jc w:val="both"/>
      </w:pPr>
    </w:p>
    <w:p w14:paraId="73A886CB" w14:textId="5CF87069" w:rsidR="008A1F38" w:rsidRDefault="008A1F38" w:rsidP="00B869D0">
      <w:pPr>
        <w:widowControl/>
        <w:suppressAutoHyphens w:val="0"/>
        <w:rPr>
          <w:rFonts w:cs="Times New Roman"/>
        </w:rPr>
        <w:sectPr w:rsidR="008A1F38" w:rsidSect="009143CB">
          <w:type w:val="oddPage"/>
          <w:pgSz w:w="11906" w:h="16838"/>
          <w:pgMar w:top="1134" w:right="1134" w:bottom="1134" w:left="1134" w:header="720" w:footer="720" w:gutter="0"/>
          <w:cols w:space="720"/>
          <w:docGrid w:linePitch="360"/>
        </w:sectPr>
      </w:pPr>
    </w:p>
    <w:p w14:paraId="69766986" w14:textId="65E51D06" w:rsidR="00614C5A" w:rsidRPr="008D333C" w:rsidRDefault="00B937FD" w:rsidP="00B869D0">
      <w:pPr>
        <w:pStyle w:val="Heading1"/>
        <w:numPr>
          <w:ilvl w:val="0"/>
          <w:numId w:val="40"/>
        </w:numPr>
        <w:rPr>
          <w:b w:val="0"/>
          <w:sz w:val="52"/>
          <w:szCs w:val="52"/>
        </w:rPr>
      </w:pPr>
      <w:bookmarkStart w:id="1793" w:name="_Toc299103616"/>
      <w:bookmarkStart w:id="1794" w:name="_Toc299103989"/>
      <w:bookmarkStart w:id="1795" w:name="_Toc299463817"/>
      <w:bookmarkStart w:id="1796" w:name="_Toc299463901"/>
      <w:bookmarkStart w:id="1797" w:name="_Toc299721502"/>
      <w:bookmarkStart w:id="1798" w:name="_Ref299881061"/>
      <w:bookmarkStart w:id="1799" w:name="_Toc302654561"/>
      <w:bookmarkEnd w:id="1793"/>
      <w:bookmarkEnd w:id="1794"/>
      <w:bookmarkEnd w:id="1795"/>
      <w:bookmarkEnd w:id="1796"/>
      <w:bookmarkEnd w:id="1797"/>
      <w:r w:rsidRPr="008D333C">
        <w:rPr>
          <w:b w:val="0"/>
          <w:sz w:val="52"/>
          <w:szCs w:val="52"/>
        </w:rPr>
        <w:lastRenderedPageBreak/>
        <w:t>Casos de estudio</w:t>
      </w:r>
      <w:bookmarkEnd w:id="1798"/>
      <w:bookmarkEnd w:id="1799"/>
    </w:p>
    <w:p w14:paraId="36898152" w14:textId="37E2119E" w:rsidR="002731E7" w:rsidRPr="007D3930" w:rsidRDefault="00173B16" w:rsidP="00E622C2">
      <w:pPr>
        <w:spacing w:after="120"/>
        <w:jc w:val="both"/>
      </w:pPr>
      <w:r w:rsidRPr="007D3930">
        <w:t xml:space="preserve">En esta sección se </w:t>
      </w:r>
      <w:r w:rsidR="00331F65">
        <w:t>muestran</w:t>
      </w:r>
      <w:r w:rsidR="00331F65" w:rsidRPr="007D3930">
        <w:t xml:space="preserve"> </w:t>
      </w:r>
      <w:r w:rsidR="0027717A" w:rsidRPr="007D3930">
        <w:t xml:space="preserve">una serie de casos de estudio </w:t>
      </w:r>
      <w:r w:rsidR="00311567">
        <w:t>sobre el</w:t>
      </w:r>
      <w:r w:rsidR="0027717A" w:rsidRPr="007D3930">
        <w:t xml:space="preserve"> sistema </w:t>
      </w:r>
      <w:r w:rsidR="00311567">
        <w:t xml:space="preserve">descrito en la Sección </w:t>
      </w:r>
      <w:r w:rsidR="00311567">
        <w:fldChar w:fldCharType="begin"/>
      </w:r>
      <w:r w:rsidR="00311567">
        <w:instrText xml:space="preserve"> REF _Ref299107503 \r \h </w:instrText>
      </w:r>
      <w:r w:rsidR="00311567">
        <w:fldChar w:fldCharType="separate"/>
      </w:r>
      <w:r w:rsidR="0071153F">
        <w:t>5</w:t>
      </w:r>
      <w:r w:rsidR="00311567">
        <w:fldChar w:fldCharType="end"/>
      </w:r>
      <w:r w:rsidR="00311567">
        <w:t xml:space="preserve"> con el objeto de validarlo. Para ello se </w:t>
      </w:r>
      <w:r w:rsidR="0027717A" w:rsidRPr="007D3930">
        <w:t xml:space="preserve">analiza cómo se comporta este </w:t>
      </w:r>
      <w:r w:rsidR="00311567">
        <w:t xml:space="preserve">sistema </w:t>
      </w:r>
      <w:r w:rsidR="0027717A" w:rsidRPr="007D3930">
        <w:t xml:space="preserve">respecto a distintas situaciones que pueden aparecer </w:t>
      </w:r>
      <w:r w:rsidR="00311567">
        <w:t xml:space="preserve">en el tráfico aéreo </w:t>
      </w:r>
      <w:r w:rsidR="0027717A" w:rsidRPr="007D3930">
        <w:t xml:space="preserve">y si lo hace acorde a la realidad. </w:t>
      </w:r>
      <w:r w:rsidR="00966135" w:rsidRPr="007D3930">
        <w:t>Los casos de uso se han dividido</w:t>
      </w:r>
      <w:r w:rsidR="002557EE" w:rsidRPr="007D3930">
        <w:t xml:space="preserve"> en</w:t>
      </w:r>
      <w:r w:rsidR="00966135" w:rsidRPr="007D3930">
        <w:t xml:space="preserve"> un caso </w:t>
      </w:r>
      <w:r w:rsidR="00311567">
        <w:t>básico con</w:t>
      </w:r>
      <w:r w:rsidR="00966135" w:rsidRPr="007D3930">
        <w:t xml:space="preserve"> dos aviones y </w:t>
      </w:r>
      <w:r w:rsidR="00311567">
        <w:t>otro</w:t>
      </w:r>
      <w:r w:rsidR="00966135" w:rsidRPr="007D3930">
        <w:t xml:space="preserve"> más complejo donde se muestra la interacción de un conjunto de</w:t>
      </w:r>
      <w:r w:rsidR="007C08B0" w:rsidRPr="007D3930">
        <w:t xml:space="preserve"> </w:t>
      </w:r>
      <w:r w:rsidR="00966135" w:rsidRPr="007D3930">
        <w:t>aviones</w:t>
      </w:r>
      <w:r w:rsidR="007C08B0" w:rsidRPr="007D3930">
        <w:t>. Ambos casos se estudian</w:t>
      </w:r>
      <w:r w:rsidR="00966135" w:rsidRPr="007D3930">
        <w:t xml:space="preserve"> con distintas características </w:t>
      </w:r>
      <w:r w:rsidR="00311567">
        <w:t>de</w:t>
      </w:r>
      <w:r w:rsidR="007C08B0" w:rsidRPr="007D3930">
        <w:t xml:space="preserve"> comportamiento de los</w:t>
      </w:r>
      <w:r w:rsidR="00966135" w:rsidRPr="007D3930">
        <w:t xml:space="preserve"> pilotos.</w:t>
      </w:r>
      <w:r w:rsidR="00690F18" w:rsidRPr="007D3930">
        <w:t xml:space="preserve"> En estos casos vamos a acelerar la simulación en un factor de 10, un factor que es totalmente configurable. </w:t>
      </w:r>
      <w:r w:rsidR="00D34DB3">
        <w:t xml:space="preserve">Este factor multiplica la velocidad de la simulación, lo que permite reducir el tiempo para observar ciertas situaciones. </w:t>
      </w:r>
      <w:r w:rsidR="00690F18" w:rsidRPr="007D3930">
        <w:t xml:space="preserve">Esto se ha hecho para que las simulaciones no tarden tanto como en tiempo real, donde </w:t>
      </w:r>
      <w:r w:rsidR="00D34DB3">
        <w:t>el</w:t>
      </w:r>
      <w:r w:rsidR="00690F18" w:rsidRPr="007D3930">
        <w:t xml:space="preserve"> vuelo entre Barajas y </w:t>
      </w:r>
      <w:r w:rsidR="00D34DB3">
        <w:t>el Prat usado en los ejemplos</w:t>
      </w:r>
      <w:r w:rsidR="00D34DB3" w:rsidRPr="007D3930">
        <w:t xml:space="preserve"> </w:t>
      </w:r>
      <w:r w:rsidR="00690F18" w:rsidRPr="007D3930">
        <w:t xml:space="preserve">tardaría una hora aproximadamente. </w:t>
      </w:r>
      <w:r w:rsidR="00D34DB3">
        <w:t>Es importante notar este hecho porque desde el punto de vista de la visualización, las distancias a las que se produce el conflicto parecen mayores de las que serían en realidad en el siguiente instante de simulación</w:t>
      </w:r>
      <w:r w:rsidR="00690F18" w:rsidRPr="007D3930">
        <w:t>.</w:t>
      </w:r>
      <w:r w:rsidR="00966135" w:rsidRPr="007D3930">
        <w:t xml:space="preserve"> </w:t>
      </w:r>
      <w:r w:rsidR="00966135" w:rsidRPr="00E622C2">
        <w:t xml:space="preserve">Los resultados </w:t>
      </w:r>
      <w:r w:rsidR="00311567">
        <w:t>concretos a</w:t>
      </w:r>
      <w:r w:rsidR="00966135" w:rsidRPr="00E622C2">
        <w:t xml:space="preserve"> comprobar </w:t>
      </w:r>
      <w:r w:rsidR="00D34DB3">
        <w:t xml:space="preserve">en estos casos de estudio </w:t>
      </w:r>
      <w:r w:rsidR="00966135" w:rsidRPr="00E622C2">
        <w:t>son l</w:t>
      </w:r>
      <w:r w:rsidR="00EC544F">
        <w:t>a aparición de</w:t>
      </w:r>
      <w:r w:rsidR="00966135" w:rsidRPr="00E622C2">
        <w:t xml:space="preserve"> posibles conflictos </w:t>
      </w:r>
      <w:r w:rsidR="00EC544F">
        <w:t>(</w:t>
      </w:r>
      <w:r w:rsidR="00966135" w:rsidRPr="00E622C2">
        <w:t>situaciones con riesgo de accidente</w:t>
      </w:r>
      <w:r w:rsidR="00EC544F">
        <w:t>) y colisiones, y la gestión de los conflictos</w:t>
      </w:r>
      <w:r w:rsidR="00966135" w:rsidRPr="00E622C2">
        <w:t>.</w:t>
      </w:r>
    </w:p>
    <w:p w14:paraId="200F531E" w14:textId="4C4C4C47" w:rsidR="00B834C5" w:rsidRPr="00324541" w:rsidRDefault="002731E7" w:rsidP="000C6ADA">
      <w:pPr>
        <w:pStyle w:val="Heading1"/>
        <w:numPr>
          <w:ilvl w:val="1"/>
          <w:numId w:val="40"/>
        </w:numPr>
        <w:rPr>
          <w:b w:val="0"/>
          <w:sz w:val="44"/>
          <w:szCs w:val="52"/>
        </w:rPr>
      </w:pPr>
      <w:bookmarkStart w:id="1800" w:name="_Ref299115864"/>
      <w:bookmarkStart w:id="1801" w:name="_Toc302654562"/>
      <w:r w:rsidRPr="008D333C">
        <w:rPr>
          <w:b w:val="0"/>
          <w:sz w:val="44"/>
          <w:szCs w:val="52"/>
        </w:rPr>
        <w:t>Caso básico</w:t>
      </w:r>
      <w:r w:rsidR="00EA40AF" w:rsidRPr="008D333C">
        <w:rPr>
          <w:b w:val="0"/>
          <w:sz w:val="44"/>
          <w:szCs w:val="52"/>
        </w:rPr>
        <w:t>:</w:t>
      </w:r>
      <w:r w:rsidRPr="008D333C">
        <w:rPr>
          <w:b w:val="0"/>
          <w:sz w:val="44"/>
          <w:szCs w:val="52"/>
        </w:rPr>
        <w:t xml:space="preserve"> dos aviones</w:t>
      </w:r>
      <w:bookmarkEnd w:id="1800"/>
      <w:bookmarkEnd w:id="1801"/>
    </w:p>
    <w:p w14:paraId="7D3F5C0B" w14:textId="76CABEE0" w:rsidR="00A86110" w:rsidRPr="007D3930" w:rsidRDefault="00D60158" w:rsidP="00E622C2">
      <w:pPr>
        <w:spacing w:after="120"/>
        <w:jc w:val="both"/>
      </w:pPr>
      <w:r w:rsidRPr="007D3930">
        <w:t xml:space="preserve">En </w:t>
      </w:r>
      <w:r w:rsidR="0027717A" w:rsidRPr="007D3930">
        <w:t xml:space="preserve">primer lugar se </w:t>
      </w:r>
      <w:r w:rsidR="00EC544F" w:rsidRPr="007D3930">
        <w:t>evalúa</w:t>
      </w:r>
      <w:r w:rsidR="00EC544F">
        <w:t xml:space="preserve"> el</w:t>
      </w:r>
      <w:r w:rsidR="0027717A" w:rsidRPr="007D3930">
        <w:t xml:space="preserve"> caso de estudio más básico. En </w:t>
      </w:r>
      <w:r w:rsidR="00EC544F">
        <w:t>él</w:t>
      </w:r>
      <w:r w:rsidR="00B751CA" w:rsidRPr="007D3930">
        <w:t xml:space="preserve"> se observa el comportamiento de dos aeronaves que se </w:t>
      </w:r>
      <w:r w:rsidR="0027717A" w:rsidRPr="007D3930">
        <w:t>cruzan</w:t>
      </w:r>
      <w:r w:rsidR="00B751CA" w:rsidRPr="007D3930">
        <w:t xml:space="preserve"> en un punto </w:t>
      </w:r>
      <w:r w:rsidR="001A630E" w:rsidRPr="007D3930">
        <w:t>mientras vuelan</w:t>
      </w:r>
      <w:r w:rsidR="00B751CA" w:rsidRPr="007D3930">
        <w:t xml:space="preserve"> en sentidos contrarios. Dicho caso servirá para tener un ejemplo básico del comportamiento del sistema ante los conflictos.</w:t>
      </w:r>
      <w:r w:rsidR="0029593A" w:rsidRPr="007D3930">
        <w:t xml:space="preserve"> Para ello diseñaremos un </w:t>
      </w:r>
      <w:r w:rsidR="00A86110" w:rsidRPr="007D3930">
        <w:t>despliegue</w:t>
      </w:r>
      <w:r w:rsidR="00EC544F">
        <w:t xml:space="preserve"> para el IDK</w:t>
      </w:r>
      <w:r w:rsidR="0029593A" w:rsidRPr="007D3930">
        <w:t xml:space="preserve"> </w:t>
      </w:r>
      <w:r w:rsidR="00A86110" w:rsidRPr="007D3930">
        <w:t>(</w:t>
      </w:r>
      <w:r w:rsidR="00EC544F">
        <w:t>ver</w:t>
      </w:r>
      <w:r w:rsidR="002447D8">
        <w:t xml:space="preserve"> </w:t>
      </w:r>
      <w:r w:rsidR="002447D8">
        <w:fldChar w:fldCharType="begin"/>
      </w:r>
      <w:r w:rsidR="002447D8">
        <w:instrText xml:space="preserve"> REF _Ref299985786 \h </w:instrText>
      </w:r>
      <w:r w:rsidR="002447D8">
        <w:fldChar w:fldCharType="separate"/>
      </w:r>
      <w:r w:rsidR="0071153F">
        <w:t xml:space="preserve">Figura </w:t>
      </w:r>
      <w:r w:rsidR="0071153F">
        <w:rPr>
          <w:noProof/>
        </w:rPr>
        <w:t>29</w:t>
      </w:r>
      <w:r w:rsidR="002447D8">
        <w:fldChar w:fldCharType="end"/>
      </w:r>
      <w:r w:rsidR="00A86110" w:rsidRPr="007D3930">
        <w:t>)</w:t>
      </w:r>
      <w:r w:rsidR="00EC544F">
        <w:t xml:space="preserve"> que recoge los agentes que participarán en la simulación. </w:t>
      </w:r>
      <w:r w:rsidR="00A86110" w:rsidRPr="007D3930">
        <w:t xml:space="preserve"> </w:t>
      </w:r>
      <w:r w:rsidR="00EC544F">
        <w:t>La simulación incluye</w:t>
      </w:r>
      <w:r w:rsidR="00530C01" w:rsidRPr="007D3930">
        <w:t xml:space="preserve"> dos pilotos, dos aviones, un planificador de vuelos (que suministra </w:t>
      </w:r>
      <w:r w:rsidR="00EC544F">
        <w:t>los</w:t>
      </w:r>
      <w:r w:rsidR="00530C01" w:rsidRPr="007D3930">
        <w:t xml:space="preserve"> plan</w:t>
      </w:r>
      <w:r w:rsidR="00EC544F">
        <w:t>es</w:t>
      </w:r>
      <w:r w:rsidR="00530C01" w:rsidRPr="007D3930">
        <w:t xml:space="preserve"> de vuelo a los pilotos), un controlador aéreo que gestiona los posibles conflictos, y un creador de la simulación que se encarga de iniciar la aplicación que muestra la simulación.</w:t>
      </w:r>
      <w:r w:rsidR="00EC544F">
        <w:t xml:space="preserve"> Para esta configuración básica se consideran dos variantes, rutas sin y con puntos de paso</w:t>
      </w:r>
      <w:r w:rsidR="008D333C">
        <w:t>,</w:t>
      </w:r>
      <w:r w:rsidR="00EC544F">
        <w:t xml:space="preserve"> que se explican en las siguientes secciones.</w:t>
      </w:r>
    </w:p>
    <w:p w14:paraId="02BB1E0B" w14:textId="339D07E9" w:rsidR="00A86110" w:rsidRDefault="00A86110" w:rsidP="00E622C2">
      <w:pPr>
        <w:jc w:val="both"/>
        <w:rPr>
          <w:rFonts w:cs="Times New Roman"/>
        </w:rPr>
      </w:pPr>
      <w:r w:rsidRPr="00E622C2">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12130" cy="1784350"/>
                    </a:xfrm>
                    <a:prstGeom prst="rect">
                      <a:avLst/>
                    </a:prstGeom>
                  </pic:spPr>
                </pic:pic>
              </a:graphicData>
            </a:graphic>
          </wp:inline>
        </w:drawing>
      </w:r>
    </w:p>
    <w:p w14:paraId="0AA181D3" w14:textId="03E8613B" w:rsidR="000A487B" w:rsidRDefault="000A487B" w:rsidP="00E622C2">
      <w:pPr>
        <w:pStyle w:val="Caption"/>
        <w:rPr>
          <w:rFonts w:cs="Times New Roman"/>
        </w:rPr>
      </w:pPr>
      <w:bookmarkStart w:id="1802" w:name="_Ref299985786"/>
      <w:bookmarkStart w:id="1803" w:name="_Toc300051084"/>
      <w:bookmarkStart w:id="1804" w:name="_Toc300051457"/>
      <w:bookmarkStart w:id="1805" w:name="_Toc300051760"/>
      <w:bookmarkStart w:id="1806" w:name="_Toc300052370"/>
      <w:bookmarkStart w:id="1807" w:name="_Toc300052981"/>
      <w:bookmarkStart w:id="1808" w:name="_Toc300057819"/>
      <w:bookmarkStart w:id="1809" w:name="_Toc302653734"/>
      <w:r>
        <w:t xml:space="preserve">Figura </w:t>
      </w:r>
      <w:fldSimple w:instr=" SEQ Figura \* ARABIC ">
        <w:r w:rsidR="0071153F">
          <w:rPr>
            <w:noProof/>
          </w:rPr>
          <w:t>29</w:t>
        </w:r>
      </w:fldSimple>
      <w:bookmarkEnd w:id="1802"/>
      <w:r>
        <w:t xml:space="preserve">: </w:t>
      </w:r>
      <w:r w:rsidRPr="004D1B04">
        <w:t>Despliegue dos aviones.</w:t>
      </w:r>
      <w:bookmarkEnd w:id="1803"/>
      <w:bookmarkEnd w:id="1804"/>
      <w:bookmarkEnd w:id="1805"/>
      <w:bookmarkEnd w:id="1806"/>
      <w:bookmarkEnd w:id="1807"/>
      <w:bookmarkEnd w:id="1808"/>
      <w:bookmarkEnd w:id="1809"/>
    </w:p>
    <w:p w14:paraId="7FEB0210" w14:textId="720ECAD6" w:rsidR="009447DD" w:rsidRPr="00324541" w:rsidRDefault="00EC544F" w:rsidP="000C6ADA">
      <w:pPr>
        <w:pStyle w:val="Heading1"/>
        <w:numPr>
          <w:ilvl w:val="2"/>
          <w:numId w:val="40"/>
        </w:numPr>
        <w:rPr>
          <w:b w:val="0"/>
          <w:sz w:val="36"/>
          <w:szCs w:val="52"/>
        </w:rPr>
      </w:pPr>
      <w:bookmarkStart w:id="1810" w:name="_Toc299463820"/>
      <w:bookmarkStart w:id="1811" w:name="_Toc299463904"/>
      <w:bookmarkStart w:id="1812" w:name="_Toc299721505"/>
      <w:bookmarkStart w:id="1813" w:name="_Ref302559333"/>
      <w:bookmarkStart w:id="1814" w:name="_Toc302654563"/>
      <w:bookmarkEnd w:id="1810"/>
      <w:bookmarkEnd w:id="1811"/>
      <w:bookmarkEnd w:id="1812"/>
      <w:r w:rsidRPr="008D333C">
        <w:rPr>
          <w:b w:val="0"/>
          <w:sz w:val="36"/>
          <w:szCs w:val="52"/>
        </w:rPr>
        <w:t>D</w:t>
      </w:r>
      <w:r w:rsidR="009447DD" w:rsidRPr="008D333C">
        <w:rPr>
          <w:b w:val="0"/>
          <w:sz w:val="36"/>
          <w:szCs w:val="52"/>
        </w:rPr>
        <w:t xml:space="preserve">os aviones sin </w:t>
      </w:r>
      <w:r w:rsidRPr="008D333C">
        <w:rPr>
          <w:b w:val="0"/>
          <w:sz w:val="36"/>
          <w:szCs w:val="52"/>
        </w:rPr>
        <w:t>puntos de paso</w:t>
      </w:r>
      <w:bookmarkEnd w:id="1813"/>
      <w:bookmarkEnd w:id="1814"/>
    </w:p>
    <w:p w14:paraId="41E856D6" w14:textId="43904F5C" w:rsidR="00A86110" w:rsidRPr="007D3930" w:rsidRDefault="00E028B5" w:rsidP="00CB7704">
      <w:pPr>
        <w:spacing w:after="120"/>
        <w:jc w:val="both"/>
      </w:pPr>
      <w:r w:rsidRPr="007D3930">
        <w:t>E</w:t>
      </w:r>
      <w:r w:rsidR="00EC544F">
        <w:t xml:space="preserve">l caso más sencillo </w:t>
      </w:r>
      <w:r w:rsidR="001838DD">
        <w:t xml:space="preserve">se </w:t>
      </w:r>
      <w:r w:rsidR="00EC544F">
        <w:t xml:space="preserve">corresponde </w:t>
      </w:r>
      <w:r w:rsidR="001838DD">
        <w:t>con aquel en el</w:t>
      </w:r>
      <w:r w:rsidR="00EC544F">
        <w:t xml:space="preserve"> que </w:t>
      </w:r>
      <w:r w:rsidR="009E0357" w:rsidRPr="007D3930">
        <w:t xml:space="preserve">los planes de vuelo no </w:t>
      </w:r>
      <w:r w:rsidR="00EC544F">
        <w:t>tienen</w:t>
      </w:r>
      <w:r w:rsidR="009E0357" w:rsidRPr="007D3930">
        <w:t xml:space="preserve"> </w:t>
      </w:r>
      <w:r w:rsidR="001838DD">
        <w:t>especificado</w:t>
      </w:r>
      <w:r w:rsidR="001838DD" w:rsidRPr="007D3930">
        <w:t xml:space="preserve"> </w:t>
      </w:r>
      <w:r w:rsidR="009E0357" w:rsidRPr="007D3930">
        <w:t xml:space="preserve">ningún </w:t>
      </w:r>
      <w:r w:rsidR="00EC544F">
        <w:t>punto de paso</w:t>
      </w:r>
      <w:r w:rsidR="009E0357" w:rsidRPr="007D3930">
        <w:t xml:space="preserve"> </w:t>
      </w:r>
      <w:r w:rsidR="001838DD">
        <w:t>que tengan que atravesar</w:t>
      </w:r>
      <w:r w:rsidR="009E0357" w:rsidRPr="007D3930">
        <w:t xml:space="preserve"> </w:t>
      </w:r>
      <w:r w:rsidR="00965560" w:rsidRPr="007D3930">
        <w:t>los</w:t>
      </w:r>
      <w:r w:rsidR="009E0357" w:rsidRPr="007D3930">
        <w:t xml:space="preserve"> </w:t>
      </w:r>
      <w:r w:rsidR="00965560" w:rsidRPr="007D3930">
        <w:t>aviones</w:t>
      </w:r>
      <w:r w:rsidR="009E0357" w:rsidRPr="007D3930">
        <w:t xml:space="preserve"> durante </w:t>
      </w:r>
      <w:r w:rsidR="00965560" w:rsidRPr="007D3930">
        <w:t>el trayecto</w:t>
      </w:r>
      <w:r w:rsidR="00FD1ABF" w:rsidRPr="007D3930">
        <w:t xml:space="preserve">. </w:t>
      </w:r>
      <w:r w:rsidR="00B83D5C" w:rsidRPr="007D3930">
        <w:t>P</w:t>
      </w:r>
      <w:r w:rsidR="00EC544F">
        <w:t>ara las dos</w:t>
      </w:r>
      <w:r w:rsidR="00FD1ABF" w:rsidRPr="007D3930">
        <w:t xml:space="preserve"> aeronave</w:t>
      </w:r>
      <w:r w:rsidR="00EC544F">
        <w:t>s</w:t>
      </w:r>
      <w:r w:rsidR="00E31675">
        <w:t>,</w:t>
      </w:r>
      <w:r w:rsidR="00FD1ABF" w:rsidRPr="007D3930">
        <w:t xml:space="preserve"> </w:t>
      </w:r>
      <w:r w:rsidR="00EC544F">
        <w:t>se asigna como aeropuerto de destino el origen de la otra aeronave</w:t>
      </w:r>
      <w:r w:rsidR="00E31675">
        <w:t xml:space="preserve"> y la misma hora de despegue</w:t>
      </w:r>
      <w:r w:rsidR="00B83D5C" w:rsidRPr="007D3930">
        <w:t xml:space="preserve">. </w:t>
      </w:r>
      <w:r w:rsidR="00E31675">
        <w:t xml:space="preserve">El resultado de esta configuración inicial es que, aproximadamente hacia la mitad de la trayectoria de las aeronaves, el controlador detectará un conflicto entre ellas. Entonces </w:t>
      </w:r>
      <w:r w:rsidR="00D55514" w:rsidRPr="007D3930">
        <w:t xml:space="preserve">el controlador </w:t>
      </w:r>
      <w:r w:rsidR="00B83D5C" w:rsidRPr="007D3930">
        <w:t>mandará</w:t>
      </w:r>
      <w:r w:rsidR="00D55514" w:rsidRPr="007D3930">
        <w:t xml:space="preserve"> operaciones de cambio de altura y velocidad a ambas aeronaves.</w:t>
      </w:r>
      <w:r w:rsidR="0031123C" w:rsidRPr="007D3930">
        <w:t xml:space="preserve"> Esto </w:t>
      </w:r>
      <w:r w:rsidR="00E31675">
        <w:t>es</w:t>
      </w:r>
      <w:r w:rsidR="0070702D" w:rsidRPr="007D3930">
        <w:t xml:space="preserve"> fácil de observar </w:t>
      </w:r>
      <w:r w:rsidR="0031123C" w:rsidRPr="007D3930">
        <w:t xml:space="preserve">porque las aeronaves pasan a tener un color amarillo y sus rutas </w:t>
      </w:r>
      <w:r w:rsidR="00CB7704" w:rsidRPr="007D3930">
        <w:t>toman</w:t>
      </w:r>
      <w:r w:rsidR="0031123C" w:rsidRPr="007D3930">
        <w:t xml:space="preserve"> el color verde o </w:t>
      </w:r>
      <w:r w:rsidR="0031123C" w:rsidRPr="007D3930">
        <w:lastRenderedPageBreak/>
        <w:t>rojo dependiendo</w:t>
      </w:r>
      <w:r w:rsidR="00CB7704">
        <w:t xml:space="preserve"> de</w:t>
      </w:r>
      <w:r w:rsidR="0031123C" w:rsidRPr="007D3930">
        <w:t xml:space="preserve"> si la variación de su altura supone un descenso o aumento con respecto a la altura de crucero.</w:t>
      </w:r>
      <w:r w:rsidR="00D55514" w:rsidRPr="007D3930">
        <w:t xml:space="preserve"> Una vez pasado el riesgo de conflicto, y acorde al diseño del sistema, los aviones volverán a sus respectivas alturas y velocidades de crucero</w:t>
      </w:r>
      <w:r w:rsidR="001B21E2" w:rsidRPr="007D3930">
        <w:t xml:space="preserve"> (</w:t>
      </w:r>
      <w:r w:rsidR="00E31675">
        <w:t>ver</w:t>
      </w:r>
      <w:r w:rsidR="00CB7704">
        <w:t xml:space="preserve"> </w:t>
      </w:r>
      <w:r w:rsidR="00CB7704">
        <w:fldChar w:fldCharType="begin"/>
      </w:r>
      <w:r w:rsidR="00CB7704">
        <w:instrText xml:space="preserve"> REF _Ref299995926 \h </w:instrText>
      </w:r>
      <w:r w:rsidR="00CB7704">
        <w:fldChar w:fldCharType="separate"/>
      </w:r>
      <w:r w:rsidR="0071153F">
        <w:t xml:space="preserve">Figura </w:t>
      </w:r>
      <w:r w:rsidR="0071153F">
        <w:rPr>
          <w:noProof/>
        </w:rPr>
        <w:t>30</w:t>
      </w:r>
      <w:r w:rsidR="00CB7704">
        <w:fldChar w:fldCharType="end"/>
      </w:r>
      <w:r w:rsidR="001B21E2" w:rsidRPr="007D3930">
        <w:t>)</w:t>
      </w:r>
      <w:r w:rsidR="00D55514" w:rsidRPr="007D3930">
        <w:t>.</w:t>
      </w:r>
    </w:p>
    <w:p w14:paraId="2CDE1DF8" w14:textId="77777777" w:rsidR="001B21E2" w:rsidRDefault="001B21E2" w:rsidP="00CB7704">
      <w:pPr>
        <w:jc w:val="both"/>
        <w:rPr>
          <w:rFonts w:cs="Times New Roman"/>
        </w:rPr>
      </w:pPr>
    </w:p>
    <w:p w14:paraId="6030781A" w14:textId="306BA47B" w:rsidR="001B21E2" w:rsidRDefault="00016662" w:rsidP="00CB7704">
      <w:pPr>
        <w:jc w:val="both"/>
        <w:rPr>
          <w:rFonts w:cs="Times New Roman"/>
        </w:rPr>
      </w:pPr>
      <w:r w:rsidRPr="00E622C2">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DFC215D" w14:textId="267E7113" w:rsidR="004C468C" w:rsidRDefault="006B1111" w:rsidP="00CB7704">
      <w:pPr>
        <w:pStyle w:val="Caption"/>
        <w:rPr>
          <w:rFonts w:cs="Times New Roman"/>
        </w:rPr>
      </w:pPr>
      <w:bookmarkStart w:id="1815" w:name="_Ref299995926"/>
      <w:bookmarkStart w:id="1816" w:name="_Toc299483451"/>
      <w:bookmarkStart w:id="1817" w:name="_Ref296983878"/>
      <w:bookmarkStart w:id="1818" w:name="_Toc300051085"/>
      <w:bookmarkStart w:id="1819" w:name="_Toc300051458"/>
      <w:bookmarkStart w:id="1820" w:name="_Toc300051761"/>
      <w:bookmarkStart w:id="1821" w:name="_Toc300052371"/>
      <w:bookmarkStart w:id="1822" w:name="_Toc300052982"/>
      <w:bookmarkStart w:id="1823" w:name="_Toc300057820"/>
      <w:bookmarkStart w:id="1824" w:name="_Toc302653735"/>
      <w:r>
        <w:t>Figura</w:t>
      </w:r>
      <w:r w:rsidR="004C468C">
        <w:t xml:space="preserve"> </w:t>
      </w:r>
      <w:fldSimple w:instr=" SEQ Figura \* ARABIC ">
        <w:r w:rsidR="0071153F">
          <w:rPr>
            <w:noProof/>
          </w:rPr>
          <w:t>30</w:t>
        </w:r>
      </w:fldSimple>
      <w:bookmarkEnd w:id="1815"/>
      <w:r w:rsidR="00CB7704">
        <w:t>:</w:t>
      </w:r>
      <w:r w:rsidR="00E31675">
        <w:t xml:space="preserve"> Resolución de conflicto entre dos aviones volando rutas sin puntos de paso especificados.</w:t>
      </w:r>
      <w:bookmarkEnd w:id="1816"/>
      <w:bookmarkEnd w:id="1817"/>
      <w:bookmarkEnd w:id="1818"/>
      <w:bookmarkEnd w:id="1819"/>
      <w:bookmarkEnd w:id="1820"/>
      <w:bookmarkEnd w:id="1821"/>
      <w:bookmarkEnd w:id="1822"/>
      <w:bookmarkEnd w:id="1823"/>
      <w:bookmarkEnd w:id="1824"/>
    </w:p>
    <w:p w14:paraId="60BEB55B" w14:textId="48000066" w:rsidR="009D2CAD" w:rsidRPr="001E6DD5" w:rsidRDefault="00F41907" w:rsidP="00324541">
      <w:pPr>
        <w:spacing w:before="240" w:after="120"/>
        <w:ind w:firstLine="284"/>
        <w:jc w:val="both"/>
      </w:pPr>
      <w:r w:rsidRPr="007D3930">
        <w:t xml:space="preserve">Para analizar con más profundidad </w:t>
      </w:r>
      <w:r w:rsidR="00E31675">
        <w:t>esta situación</w:t>
      </w:r>
      <w:r w:rsidR="008D333C">
        <w:t>,</w:t>
      </w:r>
      <w:r w:rsidR="00E31675">
        <w:t xml:space="preserve"> se ha ejecutado </w:t>
      </w:r>
      <w:r w:rsidRPr="007D3930">
        <w:t>este caso de estudio con distintos comportamientos de los pilotos.</w:t>
      </w:r>
      <w:r w:rsidR="00CC12AD" w:rsidRPr="007D3930">
        <w:t xml:space="preserve"> </w:t>
      </w:r>
      <w:r w:rsidR="00E31675">
        <w:t xml:space="preserve">Estos comportamientos están caracterizados por los </w:t>
      </w:r>
      <w:r w:rsidR="00CC12AD" w:rsidRPr="007D3930">
        <w:t xml:space="preserve">valores </w:t>
      </w:r>
      <w:r w:rsidR="00E31675">
        <w:t xml:space="preserve">en los atributos </w:t>
      </w:r>
      <w:r w:rsidR="00E31675" w:rsidRPr="007D3930">
        <w:t>(</w:t>
      </w:r>
      <w:r w:rsidR="00E31675">
        <w:t>e</w:t>
      </w:r>
      <w:r w:rsidR="00E31675" w:rsidRPr="007D3930">
        <w:t>strés, fatiga y experiencia)</w:t>
      </w:r>
      <w:r w:rsidR="00E31675">
        <w:t xml:space="preserve"> del </w:t>
      </w:r>
      <w:r w:rsidR="00CC12AD" w:rsidRPr="007D3930">
        <w:t>estado</w:t>
      </w:r>
      <w:r w:rsidR="00E31675">
        <w:t xml:space="preserve"> de estos agentes</w:t>
      </w:r>
      <w:r w:rsidR="00CC12AD" w:rsidRPr="007D3930">
        <w:t xml:space="preserve">. </w:t>
      </w:r>
      <w:r w:rsidR="001E6DD5">
        <w:t>En relación con estos experimentos se observa</w:t>
      </w:r>
      <w:r w:rsidR="008D333C">
        <w:t xml:space="preserve"> que l</w:t>
      </w:r>
      <w:r w:rsidR="007B2250" w:rsidRPr="001E6DD5">
        <w:t>os</w:t>
      </w:r>
      <w:r w:rsidR="00CC12AD" w:rsidRPr="001E6DD5">
        <w:t xml:space="preserve"> pilotos con gran estrés y fatiga</w:t>
      </w:r>
      <w:r w:rsidR="007B2250" w:rsidRPr="001E6DD5">
        <w:t>,</w:t>
      </w:r>
      <w:r w:rsidR="00CC12AD" w:rsidRPr="001E6DD5">
        <w:t xml:space="preserve"> y </w:t>
      </w:r>
      <w:r w:rsidR="007B2250" w:rsidRPr="001E6DD5">
        <w:t>con muy</w:t>
      </w:r>
      <w:r w:rsidR="00CC12AD" w:rsidRPr="001E6DD5">
        <w:t xml:space="preserve"> poca experiencia</w:t>
      </w:r>
      <w:r w:rsidR="007B2250" w:rsidRPr="001E6DD5">
        <w:t xml:space="preserve"> </w:t>
      </w:r>
      <w:r w:rsidR="0064385E" w:rsidRPr="001E6DD5">
        <w:t>u</w:t>
      </w:r>
      <w:r w:rsidR="007B2250" w:rsidRPr="001E6DD5">
        <w:t xml:space="preserve"> horas de vuelo</w:t>
      </w:r>
      <w:r w:rsidR="00CC12AD" w:rsidRPr="001E6DD5">
        <w:t xml:space="preserve"> tardan </w:t>
      </w:r>
      <w:r w:rsidR="007B2250" w:rsidRPr="001E6DD5">
        <w:t>bastante e</w:t>
      </w:r>
      <w:r w:rsidR="00CC12AD" w:rsidRPr="001E6DD5">
        <w:t>n reaccionar ante situaciones críticas con lo que el riesgo de colisión entre aviones se incrementa</w:t>
      </w:r>
      <w:r w:rsidR="007B2250" w:rsidRPr="001E6DD5">
        <w:t>.</w:t>
      </w:r>
      <w:r w:rsidR="009D2CAD" w:rsidRPr="001E6DD5">
        <w:t xml:space="preserve"> Ejemplo</w:t>
      </w:r>
      <w:r w:rsidR="008D333C">
        <w:t>s</w:t>
      </w:r>
      <w:r w:rsidR="009D2CAD" w:rsidRPr="001E6DD5">
        <w:t xml:space="preserve"> de esta situación </w:t>
      </w:r>
      <w:r w:rsidR="008D333C">
        <w:t xml:space="preserve">corresponden a </w:t>
      </w:r>
      <w:r w:rsidR="009D2CAD" w:rsidRPr="001E6DD5">
        <w:t>las imágenes</w:t>
      </w:r>
      <w:r w:rsidR="0064385E" w:rsidRPr="001E6DD5">
        <w:t xml:space="preserve"> que se explican a continuación</w:t>
      </w:r>
      <w:r w:rsidR="009D2CAD" w:rsidRPr="001E6DD5">
        <w:t>.</w:t>
      </w:r>
    </w:p>
    <w:p w14:paraId="234D5E0C" w14:textId="050A2E17" w:rsidR="009D2CAD" w:rsidRPr="00166C1A" w:rsidRDefault="00B849B2" w:rsidP="008D333C">
      <w:pPr>
        <w:spacing w:before="240" w:after="120"/>
        <w:ind w:firstLine="284"/>
        <w:jc w:val="both"/>
      </w:pPr>
      <w:r>
        <w:t>L</w:t>
      </w:r>
      <w:r w:rsidR="008D333C">
        <w:t xml:space="preserve">a </w:t>
      </w:r>
      <w:r w:rsidR="008D333C">
        <w:fldChar w:fldCharType="begin"/>
      </w:r>
      <w:r w:rsidR="008D333C">
        <w:instrText xml:space="preserve"> REF _Ref300003102 \h </w:instrText>
      </w:r>
      <w:r w:rsidR="008D333C">
        <w:fldChar w:fldCharType="separate"/>
      </w:r>
      <w:r w:rsidR="0071153F">
        <w:t xml:space="preserve">Figura </w:t>
      </w:r>
      <w:r w:rsidR="0071153F">
        <w:rPr>
          <w:noProof/>
        </w:rPr>
        <w:t>31</w:t>
      </w:r>
      <w:r w:rsidR="008D333C">
        <w:fldChar w:fldCharType="end"/>
      </w:r>
      <w:r w:rsidR="008D333C">
        <w:t xml:space="preserve"> </w:t>
      </w:r>
      <w:r>
        <w:t>corresponde al caso de</w:t>
      </w:r>
      <w:r w:rsidR="008D333C">
        <w:t xml:space="preserve"> pilotos </w:t>
      </w:r>
      <w:r>
        <w:t xml:space="preserve">que </w:t>
      </w:r>
      <w:r w:rsidR="008D333C">
        <w:t>tienen</w:t>
      </w:r>
      <w:r w:rsidR="00D326A2" w:rsidRPr="00166C1A">
        <w:t xml:space="preserve"> valores de estrés, fatiga y experiencia </w:t>
      </w:r>
      <w:r w:rsidR="008D333C">
        <w:t>del</w:t>
      </w:r>
      <w:r w:rsidR="00D326A2" w:rsidRPr="00166C1A">
        <w:t xml:space="preserve"> 98%, 98% y 2% respectivamente</w:t>
      </w:r>
      <w:r w:rsidR="008D333C">
        <w:t xml:space="preserve">. </w:t>
      </w:r>
      <w:r>
        <w:t xml:space="preserve">En estas condiciones los tiempos de respuesta de los pilotos son elevados. De acuerdo con las especificaciones, cuando </w:t>
      </w:r>
      <w:r w:rsidR="009D2CAD" w:rsidRPr="00166C1A">
        <w:t>el controlador detecta que ambas aeronaves están en radio de conflicto</w:t>
      </w:r>
      <w:r>
        <w:t>,</w:t>
      </w:r>
      <w:r w:rsidR="00CF2ABA" w:rsidRPr="00166C1A">
        <w:t xml:space="preserve"> debe mandar una orden de cambio de altitud/velocidad</w:t>
      </w:r>
      <w:r>
        <w:t xml:space="preserve"> a sus pilotos.</w:t>
      </w:r>
      <w:r w:rsidR="009D2CAD" w:rsidRPr="00166C1A">
        <w:t xml:space="preserve"> </w:t>
      </w:r>
      <w:r>
        <w:t>Aunque e</w:t>
      </w:r>
      <w:r w:rsidR="009D2CAD" w:rsidRPr="00166C1A">
        <w:t xml:space="preserve">sta orden </w:t>
      </w:r>
      <w:r w:rsidR="008D333C">
        <w:t>se</w:t>
      </w:r>
      <w:r w:rsidR="008D333C" w:rsidRPr="00166C1A">
        <w:t xml:space="preserve"> </w:t>
      </w:r>
      <w:r w:rsidR="009D2CAD" w:rsidRPr="00166C1A">
        <w:t>manda a los pilotos inmediatamente</w:t>
      </w:r>
      <w:r w:rsidR="008D333C">
        <w:t>,</w:t>
      </w:r>
      <w:r w:rsidR="009D2CAD" w:rsidRPr="00166C1A">
        <w:t xml:space="preserve"> su alto nivel de estrés y fatiga y </w:t>
      </w:r>
      <w:r>
        <w:t>su baja</w:t>
      </w:r>
      <w:r w:rsidR="009D2CAD" w:rsidRPr="00166C1A">
        <w:t xml:space="preserve"> experiencia en lidiar con situaciones de este tipo</w:t>
      </w:r>
      <w:r>
        <w:t xml:space="preserve"> retrasa su ejecución. Ello hace que</w:t>
      </w:r>
      <w:r w:rsidR="009D2CAD" w:rsidRPr="00166C1A">
        <w:t xml:space="preserve"> las aeronaves </w:t>
      </w:r>
      <w:r>
        <w:t>terminen</w:t>
      </w:r>
      <w:r w:rsidRPr="00166C1A">
        <w:t xml:space="preserve"> </w:t>
      </w:r>
      <w:r w:rsidR="009D2CAD" w:rsidRPr="00166C1A">
        <w:t xml:space="preserve">entrando en una zona de alto riesgo de colisión antes de que los pilotos acaten las </w:t>
      </w:r>
      <w:proofErr w:type="gramStart"/>
      <w:r w:rsidR="009D2CAD" w:rsidRPr="00166C1A">
        <w:t>ordenes</w:t>
      </w:r>
      <w:proofErr w:type="gramEnd"/>
      <w:r w:rsidR="00F426C8">
        <w:t xml:space="preserve"> (ver </w:t>
      </w:r>
      <w:r w:rsidR="00F426C8">
        <w:fldChar w:fldCharType="begin"/>
      </w:r>
      <w:r w:rsidR="00F426C8">
        <w:instrText xml:space="preserve"> REF _Ref300003142 \h </w:instrText>
      </w:r>
      <w:r w:rsidR="00F426C8">
        <w:fldChar w:fldCharType="separate"/>
      </w:r>
      <w:r w:rsidR="0071153F">
        <w:t xml:space="preserve">Figura </w:t>
      </w:r>
      <w:r w:rsidR="0071153F">
        <w:rPr>
          <w:noProof/>
        </w:rPr>
        <w:t>32</w:t>
      </w:r>
      <w:r w:rsidR="00F426C8">
        <w:fldChar w:fldCharType="end"/>
      </w:r>
      <w:r w:rsidR="00F426C8">
        <w:t>)</w:t>
      </w:r>
      <w:r w:rsidR="008D333C">
        <w:t xml:space="preserve">. </w:t>
      </w:r>
      <w:r>
        <w:t xml:space="preserve">Cuando los pilotos ejecutan las órdenes, </w:t>
      </w:r>
      <w:r w:rsidR="009D2CAD" w:rsidRPr="00166C1A">
        <w:t xml:space="preserve">el peligro se disipa </w:t>
      </w:r>
      <w:r>
        <w:t>(ver</w:t>
      </w:r>
      <w:r w:rsidR="009D2CAD" w:rsidRPr="00166C1A">
        <w:t xml:space="preserve"> </w:t>
      </w:r>
      <w:r w:rsidR="004A0E5E">
        <w:fldChar w:fldCharType="begin"/>
      </w:r>
      <w:r w:rsidR="004A0E5E">
        <w:instrText xml:space="preserve"> REF _Ref300004996 \h </w:instrText>
      </w:r>
      <w:r w:rsidR="008D333C">
        <w:instrText xml:space="preserve"> \* MERGEFORMAT </w:instrText>
      </w:r>
      <w:r w:rsidR="004A0E5E">
        <w:fldChar w:fldCharType="separate"/>
      </w:r>
      <w:r w:rsidR="0071153F">
        <w:t>Figura 33</w:t>
      </w:r>
      <w:r w:rsidR="004A0E5E">
        <w:fldChar w:fldCharType="end"/>
      </w:r>
      <w:r>
        <w:t>)</w:t>
      </w:r>
      <w:r w:rsidR="008D333C">
        <w:t>.</w:t>
      </w:r>
      <w:r w:rsidR="009D2CAD" w:rsidRPr="00166C1A">
        <w:t xml:space="preserve"> Una vez pasado </w:t>
      </w:r>
      <w:r w:rsidR="008F4BD7" w:rsidRPr="00166C1A">
        <w:t xml:space="preserve">todo </w:t>
      </w:r>
      <w:r w:rsidR="009D2CAD" w:rsidRPr="00166C1A">
        <w:t>el peligro</w:t>
      </w:r>
      <w:r w:rsidR="008D333C">
        <w:t>,</w:t>
      </w:r>
      <w:r w:rsidR="009D2CAD" w:rsidRPr="00166C1A">
        <w:t xml:space="preserve"> los controladores ordenan a los pilotos que vuelva</w:t>
      </w:r>
      <w:r w:rsidR="008F4BD7" w:rsidRPr="00166C1A">
        <w:t>n</w:t>
      </w:r>
      <w:r w:rsidR="009D2CAD" w:rsidRPr="00166C1A">
        <w:t xml:space="preserve"> a sus respectivas alturas/velocidades de crucero</w:t>
      </w:r>
      <w:r w:rsidR="002A730E" w:rsidRPr="00166C1A">
        <w:t xml:space="preserve"> (</w:t>
      </w:r>
      <w:r w:rsidR="008D333C">
        <w:t xml:space="preserve">ver </w:t>
      </w:r>
      <w:r w:rsidR="00F03737">
        <w:fldChar w:fldCharType="begin"/>
      </w:r>
      <w:r w:rsidR="00F03737">
        <w:instrText xml:space="preserve"> REF _Ref300003735 \h </w:instrText>
      </w:r>
      <w:r w:rsidR="008D333C">
        <w:instrText xml:space="preserve"> \* MERGEFORMAT </w:instrText>
      </w:r>
      <w:r w:rsidR="00F03737">
        <w:fldChar w:fldCharType="separate"/>
      </w:r>
      <w:r w:rsidR="0071153F">
        <w:t>Figura 34</w:t>
      </w:r>
      <w:r w:rsidR="00F03737">
        <w:fldChar w:fldCharType="end"/>
      </w:r>
      <w:r w:rsidR="002A730E" w:rsidRPr="00166C1A">
        <w:t>)</w:t>
      </w:r>
      <w:r w:rsidR="009D2CAD" w:rsidRPr="00166C1A">
        <w:t>.</w:t>
      </w:r>
      <w:r w:rsidR="00130160">
        <w:t xml:space="preserve"> A continuación se comentan con mayor detalle algunas de estas acciones.</w:t>
      </w:r>
    </w:p>
    <w:p w14:paraId="0ABBD045" w14:textId="4A8BB3E9" w:rsidR="008D333C" w:rsidRDefault="008D333C" w:rsidP="004A4A9B">
      <w:pPr>
        <w:spacing w:before="240" w:after="120"/>
        <w:ind w:firstLine="284"/>
        <w:jc w:val="both"/>
        <w:rPr>
          <w:rFonts w:cs="Times New Roman"/>
        </w:rPr>
      </w:pPr>
      <w:r>
        <w:t>E</w:t>
      </w:r>
      <w:r w:rsidR="00130160">
        <w:t>l tiempo que tardan las aeronaves en ponerse</w:t>
      </w:r>
      <w:r>
        <w:t xml:space="preserve"> </w:t>
      </w:r>
      <w:r w:rsidR="00130160">
        <w:t xml:space="preserve">rumbo al destino </w:t>
      </w:r>
      <w:r>
        <w:t>después del despegue</w:t>
      </w:r>
      <w:r w:rsidRPr="008D333C">
        <w:t xml:space="preserve"> está determinado por los valore</w:t>
      </w:r>
      <w:r w:rsidRPr="00991F99">
        <w:t>s de los parámetros de estrés, fatiga y experiencia que tengan los pilotos</w:t>
      </w:r>
      <w:r w:rsidR="00130160">
        <w:t>. Este tiempo se consume</w:t>
      </w:r>
      <w:r w:rsidRPr="00991F99">
        <w:t xml:space="preserve"> </w:t>
      </w:r>
      <w:r w:rsidR="00130160">
        <w:t>con</w:t>
      </w:r>
      <w:r w:rsidRPr="00991F99">
        <w:t xml:space="preserve"> la tarea “</w:t>
      </w:r>
      <w:proofErr w:type="spellStart"/>
      <w:r w:rsidRPr="00991F99">
        <w:t>ThinkNewDecision</w:t>
      </w:r>
      <w:proofErr w:type="spellEnd"/>
      <w:r w:rsidRPr="00991F99">
        <w:t xml:space="preserve">” </w:t>
      </w:r>
      <w:r w:rsidR="00130160">
        <w:t>(ver la</w:t>
      </w:r>
      <w:r w:rsidRPr="00991F99">
        <w:t xml:space="preserve"> </w:t>
      </w:r>
      <w:r w:rsidRPr="008D333C">
        <w:fldChar w:fldCharType="begin"/>
      </w:r>
      <w:r w:rsidRPr="00991F99">
        <w:instrText xml:space="preserve"> REF _Ref295084157 \h  \* MERGEFORMAT </w:instrText>
      </w:r>
      <w:r w:rsidRPr="008D333C">
        <w:fldChar w:fldCharType="separate"/>
      </w:r>
      <w:r w:rsidR="0071153F">
        <w:t>Figura 12</w:t>
      </w:r>
      <w:r w:rsidRPr="008D333C">
        <w:fldChar w:fldCharType="end"/>
      </w:r>
      <w:r w:rsidRPr="008D333C">
        <w:t xml:space="preserve"> de la especificación</w:t>
      </w:r>
      <w:r w:rsidR="00F426C8">
        <w:t xml:space="preserve"> general en la Sección </w:t>
      </w:r>
      <w:r w:rsidR="00F426C8">
        <w:fldChar w:fldCharType="begin"/>
      </w:r>
      <w:r w:rsidR="00F426C8">
        <w:instrText xml:space="preserve"> REF _Ref298953724 \w \h </w:instrText>
      </w:r>
      <w:r w:rsidR="00F426C8">
        <w:fldChar w:fldCharType="separate"/>
      </w:r>
      <w:r w:rsidR="0071153F">
        <w:t>5.1</w:t>
      </w:r>
      <w:r w:rsidR="00F426C8">
        <w:fldChar w:fldCharType="end"/>
      </w:r>
      <w:r w:rsidR="00130160">
        <w:t>)</w:t>
      </w:r>
      <w:r w:rsidRPr="008D333C">
        <w:t>.</w:t>
      </w:r>
    </w:p>
    <w:p w14:paraId="18A1E0CC" w14:textId="1792D3F4" w:rsidR="00760AB5" w:rsidRDefault="007D6413" w:rsidP="000C0F8C">
      <w:pPr>
        <w:jc w:val="both"/>
      </w:pPr>
      <w:bookmarkStart w:id="1825" w:name="_Ref297129370"/>
      <w:r w:rsidRPr="00E622C2">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826" w:name="_Ref297046911"/>
    </w:p>
    <w:p w14:paraId="1539AD9B" w14:textId="705A9137" w:rsidR="00760AB5" w:rsidRDefault="00760AB5" w:rsidP="00416930">
      <w:pPr>
        <w:pStyle w:val="Caption"/>
      </w:pPr>
      <w:bookmarkStart w:id="1827" w:name="_Ref300003102"/>
      <w:bookmarkStart w:id="1828" w:name="_Toc300051086"/>
      <w:bookmarkStart w:id="1829" w:name="_Toc300051459"/>
      <w:bookmarkStart w:id="1830" w:name="_Toc300051762"/>
      <w:bookmarkStart w:id="1831" w:name="_Toc300052372"/>
      <w:bookmarkStart w:id="1832" w:name="_Toc300052983"/>
      <w:bookmarkStart w:id="1833" w:name="_Toc300057821"/>
      <w:r>
        <w:t xml:space="preserve">Figura </w:t>
      </w:r>
      <w:fldSimple w:instr=" SEQ Figura \* ARABIC ">
        <w:r w:rsidR="0071153F">
          <w:rPr>
            <w:noProof/>
          </w:rPr>
          <w:t>31</w:t>
        </w:r>
      </w:fldSimple>
      <w:bookmarkEnd w:id="1827"/>
      <w:r w:rsidRPr="00C51FAF">
        <w:t>: Conflicto entre dos aviones volando rutas sin puntos de paso especificados, tripulados por pilotos con altos valores de estrés y fatiga, y poca experiencia.</w:t>
      </w:r>
      <w:bookmarkEnd w:id="1828"/>
      <w:bookmarkEnd w:id="1829"/>
      <w:bookmarkEnd w:id="1830"/>
      <w:bookmarkEnd w:id="1831"/>
      <w:bookmarkEnd w:id="1832"/>
      <w:bookmarkEnd w:id="1833"/>
    </w:p>
    <w:bookmarkEnd w:id="1825"/>
    <w:bookmarkEnd w:id="1826"/>
    <w:p w14:paraId="1211148C" w14:textId="77777777" w:rsidR="00760AB5" w:rsidRDefault="007D6413" w:rsidP="00E14057">
      <w:pPr>
        <w:jc w:val="both"/>
        <w:rPr>
          <w:rFonts w:cs="Times New Roman"/>
        </w:rPr>
      </w:pPr>
      <w:r w:rsidRPr="00416930">
        <w:rPr>
          <w:rFonts w:cs="Times New Roman"/>
          <w:noProof/>
          <w:lang w:eastAsia="es-ES" w:bidi="ar-SA"/>
        </w:rPr>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834" w:name="_Toc299483453"/>
      <w:bookmarkStart w:id="1835" w:name="_Ref297047202"/>
    </w:p>
    <w:p w14:paraId="2BE6AF78" w14:textId="73E93F7E" w:rsidR="00760AB5" w:rsidRDefault="00760AB5" w:rsidP="00360CB8">
      <w:pPr>
        <w:pStyle w:val="Caption"/>
        <w:rPr>
          <w:rFonts w:cs="Times New Roman"/>
        </w:rPr>
      </w:pPr>
      <w:bookmarkStart w:id="1836" w:name="_Ref300003142"/>
      <w:bookmarkStart w:id="1837" w:name="_Toc300051087"/>
      <w:bookmarkStart w:id="1838" w:name="_Toc300051460"/>
      <w:bookmarkStart w:id="1839" w:name="_Toc300051763"/>
      <w:bookmarkStart w:id="1840" w:name="_Toc300052373"/>
      <w:bookmarkStart w:id="1841" w:name="_Toc300052984"/>
      <w:bookmarkStart w:id="1842" w:name="_Toc300057822"/>
      <w:bookmarkStart w:id="1843" w:name="_Toc302653736"/>
      <w:r>
        <w:t xml:space="preserve">Figura </w:t>
      </w:r>
      <w:fldSimple w:instr=" SEQ Figura \* ARABIC ">
        <w:r w:rsidR="0071153F">
          <w:rPr>
            <w:noProof/>
          </w:rPr>
          <w:t>32</w:t>
        </w:r>
      </w:fldSimple>
      <w:bookmarkEnd w:id="1836"/>
      <w:r w:rsidRPr="00E55FBF">
        <w:t>: Alto riesgo de conflicto entre dos aviones volando rutas sin puntos de paso especificados, tripulados por pilotos con altos valores de estrés y fatiga, y poca experiencia.</w:t>
      </w:r>
      <w:bookmarkEnd w:id="1837"/>
      <w:bookmarkEnd w:id="1838"/>
      <w:bookmarkEnd w:id="1839"/>
      <w:bookmarkEnd w:id="1840"/>
      <w:bookmarkEnd w:id="1841"/>
      <w:bookmarkEnd w:id="1842"/>
      <w:bookmarkEnd w:id="1843"/>
    </w:p>
    <w:bookmarkEnd w:id="1834"/>
    <w:p w14:paraId="7618091A" w14:textId="6EE87625" w:rsidR="00E14057" w:rsidRDefault="00E14057" w:rsidP="00E14057">
      <w:pPr>
        <w:jc w:val="both"/>
        <w:rPr>
          <w:rFonts w:cs="Times New Roman"/>
        </w:rPr>
      </w:pPr>
    </w:p>
    <w:p w14:paraId="0AF20D21" w14:textId="77777777" w:rsidR="008D333C" w:rsidRDefault="008D333C" w:rsidP="00E14057">
      <w:pPr>
        <w:jc w:val="both"/>
        <w:rPr>
          <w:rFonts w:cs="Times New Roman"/>
        </w:rPr>
      </w:pPr>
    </w:p>
    <w:p w14:paraId="02EE6CDB" w14:textId="77777777" w:rsidR="008D333C" w:rsidRDefault="008D333C" w:rsidP="00E14057">
      <w:pPr>
        <w:jc w:val="both"/>
        <w:rPr>
          <w:rFonts w:cs="Times New Roman"/>
        </w:rPr>
      </w:pPr>
    </w:p>
    <w:p w14:paraId="0FD2B413" w14:textId="77777777" w:rsidR="008D333C" w:rsidRDefault="008D333C" w:rsidP="00E14057">
      <w:pPr>
        <w:jc w:val="both"/>
        <w:rPr>
          <w:rFonts w:cs="Times New Roman"/>
        </w:rPr>
      </w:pPr>
    </w:p>
    <w:p w14:paraId="07F349DD" w14:textId="77777777" w:rsidR="008D333C" w:rsidRDefault="008D333C" w:rsidP="00E14057">
      <w:pPr>
        <w:jc w:val="both"/>
        <w:rPr>
          <w:rFonts w:cs="Times New Roman"/>
        </w:rPr>
      </w:pPr>
    </w:p>
    <w:p w14:paraId="1B654DFF" w14:textId="77777777" w:rsidR="008D333C" w:rsidRDefault="008D333C" w:rsidP="00E14057">
      <w:pPr>
        <w:jc w:val="both"/>
        <w:rPr>
          <w:rFonts w:cs="Times New Roman"/>
        </w:rPr>
      </w:pPr>
    </w:p>
    <w:p w14:paraId="5EF8ED71" w14:textId="77777777" w:rsidR="00EB4E3D" w:rsidRDefault="00E14057" w:rsidP="001A06EF">
      <w:pPr>
        <w:pStyle w:val="Caption"/>
      </w:pPr>
      <w:r w:rsidRPr="00393237">
        <w:rPr>
          <w:rFonts w:cs="Times New Roman"/>
          <w:noProof/>
          <w:lang w:eastAsia="es-ES" w:bidi="ar-SA"/>
        </w:rPr>
        <w:lastRenderedPageBreak/>
        <w:drawing>
          <wp:inline distT="0" distB="0" distL="0" distR="0" wp14:anchorId="4A25EEEC" wp14:editId="2C4BB059">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844" w:name="_Toc299483454"/>
      <w:bookmarkStart w:id="1845" w:name="_Ref297047263"/>
      <w:bookmarkEnd w:id="1835"/>
    </w:p>
    <w:p w14:paraId="1C58DC39" w14:textId="7296E725" w:rsidR="001D1141" w:rsidRDefault="00EB4E3D" w:rsidP="00B869D0">
      <w:pPr>
        <w:pStyle w:val="Caption"/>
        <w:rPr>
          <w:rFonts w:cs="Times New Roman"/>
        </w:rPr>
      </w:pPr>
      <w:bookmarkStart w:id="1846" w:name="_Ref300004996"/>
      <w:bookmarkStart w:id="1847" w:name="_Toc300051088"/>
      <w:bookmarkStart w:id="1848" w:name="_Toc300051461"/>
      <w:bookmarkStart w:id="1849" w:name="_Toc300051764"/>
      <w:bookmarkStart w:id="1850" w:name="_Toc300052374"/>
      <w:bookmarkStart w:id="1851" w:name="_Toc300052985"/>
      <w:bookmarkStart w:id="1852" w:name="_Toc300057823"/>
      <w:bookmarkStart w:id="1853" w:name="_Toc302653737"/>
      <w:r>
        <w:t xml:space="preserve">Figura </w:t>
      </w:r>
      <w:fldSimple w:instr=" SEQ Figura \* ARABIC ">
        <w:r w:rsidR="0071153F">
          <w:rPr>
            <w:noProof/>
          </w:rPr>
          <w:t>33</w:t>
        </w:r>
      </w:fldSimple>
      <w:bookmarkEnd w:id="1846"/>
      <w:r w:rsidRPr="00797FCE">
        <w:t>: Dos aviones volando rutas sin puntos de paso especificados, tripulados por pilotos con altos valores de estrés y fatiga, y poca experiencia, cambiando el tramo actual.</w:t>
      </w:r>
      <w:bookmarkEnd w:id="1844"/>
      <w:bookmarkEnd w:id="1845"/>
      <w:bookmarkEnd w:id="1847"/>
      <w:bookmarkEnd w:id="1848"/>
      <w:bookmarkEnd w:id="1849"/>
      <w:bookmarkEnd w:id="1850"/>
      <w:bookmarkEnd w:id="1851"/>
      <w:bookmarkEnd w:id="1852"/>
      <w:bookmarkEnd w:id="1853"/>
    </w:p>
    <w:p w14:paraId="386642E6" w14:textId="77777777" w:rsidR="00F03737" w:rsidRDefault="0096704B" w:rsidP="00B869D0">
      <w:pPr>
        <w:jc w:val="both"/>
        <w:rPr>
          <w:i/>
          <w:iCs/>
        </w:rPr>
      </w:pPr>
      <w:r w:rsidRPr="00393237">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854" w:name="_Toc299483455"/>
      <w:bookmarkStart w:id="1855" w:name="_Ref297047382"/>
    </w:p>
    <w:p w14:paraId="4885B44F" w14:textId="13329C80" w:rsidR="00C068BC" w:rsidRDefault="00F03737" w:rsidP="00B869D0">
      <w:pPr>
        <w:pStyle w:val="Caption"/>
      </w:pPr>
      <w:bookmarkStart w:id="1856" w:name="_Ref300003735"/>
      <w:bookmarkStart w:id="1857" w:name="_Toc300051089"/>
      <w:bookmarkStart w:id="1858" w:name="_Toc300051462"/>
      <w:bookmarkStart w:id="1859" w:name="_Toc300051765"/>
      <w:bookmarkStart w:id="1860" w:name="_Toc300052375"/>
      <w:bookmarkStart w:id="1861" w:name="_Toc300052986"/>
      <w:bookmarkStart w:id="1862" w:name="_Toc300057824"/>
      <w:r>
        <w:t xml:space="preserve">Figura </w:t>
      </w:r>
      <w:fldSimple w:instr=" SEQ Figura \* ARABIC ">
        <w:r w:rsidR="0071153F">
          <w:rPr>
            <w:noProof/>
          </w:rPr>
          <w:t>34</w:t>
        </w:r>
      </w:fldSimple>
      <w:bookmarkEnd w:id="1856"/>
      <w:r w:rsidRPr="00F77978">
        <w:t>: Dos aviones volando rutas sin puntos de paso especificados, tripulados por pilotos con altos valores de estrés y fatiga, y poca experiencia</w:t>
      </w:r>
      <w:r w:rsidR="004D73AC">
        <w:t>,</w:t>
      </w:r>
      <w:r w:rsidRPr="00F77978">
        <w:t xml:space="preserve"> finalizando conflicto.</w:t>
      </w:r>
      <w:bookmarkEnd w:id="1857"/>
      <w:bookmarkEnd w:id="1858"/>
      <w:bookmarkEnd w:id="1859"/>
      <w:bookmarkEnd w:id="1860"/>
      <w:bookmarkEnd w:id="1861"/>
      <w:bookmarkEnd w:id="1862"/>
    </w:p>
    <w:p w14:paraId="0D9C8064" w14:textId="77777777" w:rsidR="00C068BC" w:rsidRPr="00991F99" w:rsidRDefault="00C068BC" w:rsidP="00C068BC">
      <w:pPr>
        <w:spacing w:before="240" w:after="120"/>
        <w:ind w:firstLine="284"/>
        <w:jc w:val="both"/>
      </w:pPr>
      <w:r>
        <w:t>La</w:t>
      </w:r>
      <w:r w:rsidRPr="008D333C">
        <w:t xml:space="preserve"> </w:t>
      </w:r>
      <w:r w:rsidRPr="008D333C">
        <w:fldChar w:fldCharType="begin"/>
      </w:r>
      <w:r w:rsidRPr="00991F99">
        <w:instrText xml:space="preserve"> REF _Ref300003102 \h  \* MERGEFORMAT </w:instrText>
      </w:r>
      <w:r w:rsidRPr="008D333C">
        <w:fldChar w:fldCharType="separate"/>
      </w:r>
      <w:r w:rsidR="0071153F">
        <w:t>Figura 31</w:t>
      </w:r>
      <w:r w:rsidRPr="008D333C">
        <w:fldChar w:fldCharType="end"/>
      </w:r>
      <w:r w:rsidRPr="008D333C">
        <w:t xml:space="preserve"> </w:t>
      </w:r>
      <w:r>
        <w:t xml:space="preserve">muestra cuando los aviones </w:t>
      </w:r>
      <w:r w:rsidRPr="008D333C">
        <w:t>entra</w:t>
      </w:r>
      <w:r w:rsidRPr="00130160">
        <w:t>n en el radio de posible conflicto</w:t>
      </w:r>
      <w:r>
        <w:t xml:space="preserve">, momento en el que se colorean </w:t>
      </w:r>
      <w:r w:rsidRPr="008D333C">
        <w:t>en amarillo</w:t>
      </w:r>
      <w:r w:rsidRPr="00130160">
        <w:t>. Est</w:t>
      </w:r>
      <w:r>
        <w:t xml:space="preserve">a situación </w:t>
      </w:r>
      <w:r w:rsidRPr="00130160">
        <w:t>da origen a la ejecución de la tarea “</w:t>
      </w:r>
      <w:proofErr w:type="spellStart"/>
      <w:r w:rsidRPr="00130160">
        <w:t>IsANewConflictDetected</w:t>
      </w:r>
      <w:proofErr w:type="spellEnd"/>
      <w:r w:rsidRPr="00130160">
        <w:t>” donde se detecta un conflicto que no había sido tratado antes</w:t>
      </w:r>
      <w:r>
        <w:t xml:space="preserve"> (ver</w:t>
      </w:r>
      <w:r w:rsidRPr="00130160">
        <w:t xml:space="preserve"> la </w:t>
      </w:r>
      <w:r w:rsidRPr="00130160">
        <w:fldChar w:fldCharType="begin"/>
      </w:r>
      <w:r w:rsidRPr="00991F99">
        <w:instrText xml:space="preserve"> REF _Ref300008580 \h </w:instrText>
      </w:r>
      <w:r>
        <w:instrText xml:space="preserve"> \* MERGEFORMAT </w:instrText>
      </w:r>
      <w:r w:rsidRPr="00130160">
        <w:fldChar w:fldCharType="separate"/>
      </w:r>
      <w:r w:rsidR="0071153F">
        <w:t>Figura 19</w:t>
      </w:r>
      <w:r w:rsidRPr="00130160">
        <w:fldChar w:fldCharType="end"/>
      </w:r>
      <w:r w:rsidRPr="00130160">
        <w:t xml:space="preserve"> </w:t>
      </w:r>
      <w:r>
        <w:t>de la especificación)</w:t>
      </w:r>
      <w:r w:rsidRPr="00130160">
        <w:t xml:space="preserve">. </w:t>
      </w:r>
      <w:r>
        <w:t>La ejecución de esta</w:t>
      </w:r>
      <w:r w:rsidRPr="00130160">
        <w:t xml:space="preserve"> tarea </w:t>
      </w:r>
      <w:r>
        <w:t>da lugar</w:t>
      </w:r>
      <w:r w:rsidRPr="00130160">
        <w:t xml:space="preserve"> a su vez </w:t>
      </w:r>
      <w:r>
        <w:t xml:space="preserve">a </w:t>
      </w:r>
      <w:r w:rsidRPr="00130160">
        <w:t>que se inicien toda una serie de acciones y tareas para la gestión del correspondiente conflicto</w:t>
      </w:r>
      <w:r>
        <w:t xml:space="preserve"> (</w:t>
      </w:r>
      <w:r w:rsidRPr="00130160">
        <w:t xml:space="preserve">como se explicó en la especificación </w:t>
      </w:r>
      <w:r>
        <w:t xml:space="preserve">de la </w:t>
      </w:r>
      <w:r w:rsidRPr="00130160">
        <w:t xml:space="preserve">Sección </w:t>
      </w:r>
      <w:r w:rsidRPr="00130160">
        <w:fldChar w:fldCharType="begin"/>
      </w:r>
      <w:r w:rsidRPr="00991F99">
        <w:instrText xml:space="preserve"> REF _Ref298954408 \r \h  \* MERGEFORMAT </w:instrText>
      </w:r>
      <w:r w:rsidRPr="00130160">
        <w:fldChar w:fldCharType="separate"/>
      </w:r>
      <w:r w:rsidR="0071153F">
        <w:t>5.1.5</w:t>
      </w:r>
      <w:r w:rsidRPr="00130160">
        <w:fldChar w:fldCharType="end"/>
      </w:r>
      <w:r>
        <w:t>)</w:t>
      </w:r>
      <w:r w:rsidRPr="00130160">
        <w:t>.</w:t>
      </w:r>
    </w:p>
    <w:p w14:paraId="14D67486" w14:textId="77777777" w:rsidR="0071153F" w:rsidRDefault="00C068BC" w:rsidP="0071153F">
      <w:pPr>
        <w:spacing w:before="240"/>
        <w:ind w:firstLine="284"/>
        <w:jc w:val="both"/>
        <w:rPr>
          <w:ins w:id="1863" w:author="Orion" w:date="2011-09-21T08:27:00Z"/>
        </w:rPr>
        <w:pPrChange w:id="1864" w:author="Orion" w:date="2011-09-21T08:27:00Z">
          <w:pPr>
            <w:pStyle w:val="Caption"/>
          </w:pPr>
        </w:pPrChange>
      </w:pPr>
      <w:r>
        <w:lastRenderedPageBreak/>
        <w:t>Como ya se comentó, el alto tiempo de respuesta de los pilotos demora la ejecución de las órdenes de los controladores</w:t>
      </w:r>
      <w:r w:rsidRPr="008D333C">
        <w:t xml:space="preserve">, </w:t>
      </w:r>
      <w:r>
        <w:t xml:space="preserve">por lo que </w:t>
      </w:r>
      <w:r w:rsidRPr="008D333C">
        <w:t xml:space="preserve">los aviones continúan con su ruta anterior entrando en una zona de alto riesgo de colisión. </w:t>
      </w:r>
      <w:r>
        <w:t xml:space="preserve">La </w:t>
      </w:r>
      <w:r>
        <w:fldChar w:fldCharType="begin"/>
      </w:r>
      <w:r>
        <w:instrText xml:space="preserve"> REF _Ref300003142 \h </w:instrText>
      </w:r>
      <w:r>
        <w:fldChar w:fldCharType="separate"/>
      </w:r>
      <w:r w:rsidR="0071153F">
        <w:t xml:space="preserve">Figura </w:t>
      </w:r>
      <w:r w:rsidR="0071153F">
        <w:rPr>
          <w:noProof/>
        </w:rPr>
        <w:t>32</w:t>
      </w:r>
      <w:r>
        <w:fldChar w:fldCharType="end"/>
      </w:r>
      <w:r>
        <w:t xml:space="preserve"> muestra este momento coloreando en </w:t>
      </w:r>
      <w:ins w:id="1865" w:author="IO" w:date="2011-08-31T12:42:00Z">
        <w:del w:id="1866" w:author="Orion" w:date="2011-09-01T16:36:00Z">
          <w:r w:rsidDel="00A43275">
            <w:delText>amarillo</w:delText>
          </w:r>
        </w:del>
      </w:ins>
      <w:ins w:id="1867" w:author="Orion" w:date="2011-09-01T16:36:00Z">
        <w:r w:rsidR="00A43275">
          <w:t>rojo</w:t>
        </w:r>
      </w:ins>
      <w:r>
        <w:t xml:space="preserve"> los aviones. </w:t>
      </w:r>
      <w:r w:rsidRPr="008D333C">
        <w:t>Seguidamente</w:t>
      </w:r>
      <w:r>
        <w:t>,</w:t>
      </w:r>
      <w:r w:rsidRPr="008D333C">
        <w:t xml:space="preserve"> la </w:t>
      </w:r>
      <w:r w:rsidRPr="008D333C">
        <w:fldChar w:fldCharType="begin"/>
      </w:r>
      <w:r w:rsidRPr="00991F99">
        <w:instrText xml:space="preserve"> REF _Ref300004996 \h </w:instrText>
      </w:r>
      <w:r>
        <w:instrText xml:space="preserve"> \* MERGEFORMAT </w:instrText>
      </w:r>
      <w:r w:rsidRPr="008D333C">
        <w:fldChar w:fldCharType="separate"/>
      </w:r>
      <w:r w:rsidR="0071153F">
        <w:t>Figura 33</w:t>
      </w:r>
      <w:r w:rsidRPr="008D333C">
        <w:fldChar w:fldCharType="end"/>
      </w:r>
      <w:r w:rsidRPr="008D333C">
        <w:t xml:space="preserve"> </w:t>
      </w:r>
      <w:r>
        <w:t>muestra</w:t>
      </w:r>
      <w:r w:rsidRPr="008D333C">
        <w:t xml:space="preserve"> como la orden, que inicio una interacción entre controlador y piloto (ver </w:t>
      </w:r>
      <w:r>
        <w:fldChar w:fldCharType="begin"/>
      </w:r>
      <w:r>
        <w:instrText xml:space="preserve"> REF _Ref302495029 \h </w:instrText>
      </w:r>
      <w:r>
        <w:fldChar w:fldCharType="separate"/>
      </w:r>
      <w:r w:rsidR="0071153F">
        <w:t xml:space="preserve">Figura </w:t>
      </w:r>
      <w:r w:rsidR="0071153F">
        <w:rPr>
          <w:noProof/>
        </w:rPr>
        <w:t>21</w:t>
      </w:r>
      <w:r>
        <w:fldChar w:fldCharType="end"/>
      </w:r>
      <w:r>
        <w:t xml:space="preserve"> de las especificaciones</w:t>
      </w:r>
      <w:r w:rsidRPr="008D333C">
        <w:fldChar w:fldCharType="begin"/>
      </w:r>
      <w:r w:rsidRPr="00991F99">
        <w:instrText xml:space="preserve"> REF _Ref296442261 \h </w:instrText>
      </w:r>
      <w:r>
        <w:instrText xml:space="preserve"> \* MERGEFORMAT </w:instrText>
      </w:r>
      <w:r w:rsidR="0071153F">
        <w:fldChar w:fldCharType="separate"/>
      </w:r>
      <w:ins w:id="1868" w:author="Orion" w:date="2011-09-21T08:27:00Z">
        <w:r w:rsidR="0071153F" w:rsidRPr="00B54E86">
          <w:rPr>
            <w:i/>
            <w:iCs/>
            <w:noProof/>
            <w:lang w:eastAsia="es-ES" w:bidi="ar-SA"/>
          </w:rPr>
          <w:drawing>
            <wp:inline distT="0" distB="0" distL="0" distR="0" wp14:anchorId="03AB1E15" wp14:editId="56ADC64C">
              <wp:extent cx="5612130" cy="1544320"/>
              <wp:effectExtent l="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1544320"/>
                      </a:xfrm>
                      <a:prstGeom prst="rect">
                        <a:avLst/>
                      </a:prstGeom>
                    </pic:spPr>
                  </pic:pic>
                </a:graphicData>
              </a:graphic>
            </wp:inline>
          </w:drawing>
        </w:r>
      </w:ins>
      <w:del w:id="1869" w:author="IO" w:date="2011-08-31T16:15:00Z">
        <w:r w:rsidRPr="008D333C">
          <w:fldChar w:fldCharType="end"/>
        </w:r>
      </w:del>
      <w:r w:rsidRPr="008D333C">
        <w:t xml:space="preserve">) y que hizo que el piloto creara un nuevo tramo ad hoc (ver </w:t>
      </w:r>
      <w:r w:rsidRPr="00686F69">
        <w:fldChar w:fldCharType="begin"/>
      </w:r>
      <w:r w:rsidRPr="00686F69">
        <w:instrText xml:space="preserve"> REF _Ref296536077 \h </w:instrText>
      </w:r>
      <w:r>
        <w:instrText xml:space="preserve"> \* MERGEFORMAT </w:instrText>
      </w:r>
      <w:r w:rsidRPr="00686F69">
        <w:fldChar w:fldCharType="separate"/>
      </w:r>
    </w:p>
    <w:p w14:paraId="47F62564" w14:textId="431508E8" w:rsidR="00C068BC" w:rsidRPr="00130160" w:rsidRDefault="0071153F" w:rsidP="00C068BC">
      <w:pPr>
        <w:spacing w:before="240" w:after="120"/>
        <w:ind w:firstLine="284"/>
        <w:jc w:val="both"/>
      </w:pPr>
      <w:ins w:id="1870" w:author="Orion" w:date="2011-09-21T08:27:00Z">
        <w:r>
          <w:t xml:space="preserve">Figura </w:t>
        </w:r>
        <w:r>
          <w:rPr>
            <w:noProof/>
          </w:rPr>
          <w:t>22</w:t>
        </w:r>
      </w:ins>
      <w:del w:id="1871" w:author="Orion" w:date="2011-09-21T08:22:00Z">
        <w:r w:rsidR="00E4134F" w:rsidDel="0071153F">
          <w:delText>Figura 22</w:delText>
        </w:r>
      </w:del>
      <w:r w:rsidR="00C068BC" w:rsidRPr="00686F69">
        <w:fldChar w:fldCharType="end"/>
      </w:r>
      <w:r w:rsidR="00C068BC" w:rsidRPr="00686F69">
        <w:t>)</w:t>
      </w:r>
      <w:r w:rsidR="00C068BC" w:rsidRPr="008D333C">
        <w:t xml:space="preserve">, ha empezado a ser procesada por el piloto </w:t>
      </w:r>
      <w:r w:rsidR="00C068BC">
        <w:t>que</w:t>
      </w:r>
      <w:r w:rsidR="00C068BC" w:rsidRPr="008D333C">
        <w:t xml:space="preserve"> toma</w:t>
      </w:r>
      <w:r w:rsidR="00C068BC">
        <w:t xml:space="preserve"> </w:t>
      </w:r>
      <w:r w:rsidR="00C068BC" w:rsidRPr="008D333C">
        <w:t xml:space="preserve">algunas decisiones </w:t>
      </w:r>
      <w:r w:rsidR="00C068BC">
        <w:t>relacionadas con ella</w:t>
      </w:r>
      <w:r w:rsidR="00C068BC" w:rsidRPr="008D333C">
        <w:t xml:space="preserve">. En la imagen puede verse que estas decisiones </w:t>
      </w:r>
      <w:r w:rsidR="00C068BC">
        <w:t>llevan a</w:t>
      </w:r>
      <w:r w:rsidR="00C068BC" w:rsidRPr="008D333C">
        <w:t>l avió</w:t>
      </w:r>
      <w:r w:rsidR="00C068BC" w:rsidRPr="00130160">
        <w:t xml:space="preserve">n más al oeste </w:t>
      </w:r>
      <w:r w:rsidR="00C068BC">
        <w:t xml:space="preserve">a </w:t>
      </w:r>
      <w:r w:rsidR="00C068BC" w:rsidRPr="00130160">
        <w:t>aumenta</w:t>
      </w:r>
      <w:r w:rsidR="00C068BC">
        <w:t>r</w:t>
      </w:r>
      <w:r w:rsidR="00C068BC" w:rsidRPr="00130160">
        <w:t xml:space="preserve"> </w:t>
      </w:r>
      <w:r w:rsidR="00C068BC">
        <w:t>su</w:t>
      </w:r>
      <w:r w:rsidR="00C068BC" w:rsidRPr="00130160">
        <w:t xml:space="preserve"> altitud (ruta en rojo)</w:t>
      </w:r>
      <w:r w:rsidR="00C068BC">
        <w:t>,</w:t>
      </w:r>
      <w:r w:rsidR="00C068BC" w:rsidRPr="00130160">
        <w:t xml:space="preserve"> mientras que el situado más al este disminuye su altitud (ruta en verde). </w:t>
      </w:r>
      <w:r w:rsidR="00C068BC">
        <w:t>Fruto de estas maniobras,</w:t>
      </w:r>
      <w:r w:rsidR="00C068BC" w:rsidRPr="00130160">
        <w:t xml:space="preserve"> el riesgo de colisión disminuye</w:t>
      </w:r>
      <w:r w:rsidR="00C068BC">
        <w:t>. Esta información se muestra coloreando</w:t>
      </w:r>
      <w:r w:rsidR="00C068BC" w:rsidRPr="00130160">
        <w:t xml:space="preserve"> las aeronaves en amarillo de nuevo.</w:t>
      </w:r>
    </w:p>
    <w:p w14:paraId="105D0472" w14:textId="77777777" w:rsidR="0071153F" w:rsidRDefault="00C068BC" w:rsidP="0071153F">
      <w:pPr>
        <w:spacing w:before="240"/>
        <w:ind w:firstLine="284"/>
        <w:jc w:val="both"/>
        <w:rPr>
          <w:ins w:id="1872" w:author="Orion" w:date="2011-09-21T08:27:00Z"/>
        </w:rPr>
        <w:pPrChange w:id="1873" w:author="Orion" w:date="2011-09-21T08:27:00Z">
          <w:pPr>
            <w:pStyle w:val="Caption"/>
          </w:pPr>
        </w:pPrChange>
      </w:pPr>
      <w:r w:rsidRPr="00B849B2">
        <w:t xml:space="preserve">La </w:t>
      </w:r>
      <w:r w:rsidRPr="00B849B2">
        <w:fldChar w:fldCharType="begin"/>
      </w:r>
      <w:r w:rsidRPr="00991F99">
        <w:instrText xml:space="preserve"> REF _Ref300003735 \h </w:instrText>
      </w:r>
      <w:r>
        <w:instrText xml:space="preserve"> \* MERGEFORMAT </w:instrText>
      </w:r>
      <w:r w:rsidRPr="00B849B2">
        <w:fldChar w:fldCharType="separate"/>
      </w:r>
      <w:r w:rsidR="0071153F">
        <w:t>Figura 34</w:t>
      </w:r>
      <w:r w:rsidRPr="00B849B2">
        <w:fldChar w:fldCharType="end"/>
      </w:r>
      <w:r>
        <w:t xml:space="preserve"> recoge el momento en el que la probabilidad de riesgo desaparece por completo. Las acciones a realizar aquí corresponden a</w:t>
      </w:r>
      <w:r w:rsidRPr="00B849B2">
        <w:t xml:space="preserve"> la </w:t>
      </w:r>
      <w:r w:rsidRPr="00B849B2">
        <w:fldChar w:fldCharType="begin"/>
      </w:r>
      <w:r w:rsidRPr="00991F99">
        <w:instrText xml:space="preserve"> REF _Ref296441855 \h </w:instrText>
      </w:r>
      <w:r>
        <w:instrText xml:space="preserve"> \* MERGEFORMAT </w:instrText>
      </w:r>
      <w:r w:rsidRPr="00B849B2">
        <w:fldChar w:fldCharType="separate"/>
      </w:r>
      <w:ins w:id="1874" w:author="Orion" w:date="2011-09-21T08:27:00Z">
        <w:r w:rsidR="0071153F" w:rsidRPr="00B54E86">
          <w:drawing>
            <wp:inline distT="0" distB="0" distL="0" distR="0" wp14:anchorId="39EBC53C" wp14:editId="24FA6E2F">
              <wp:extent cx="5612130" cy="318770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3187700"/>
                      </a:xfrm>
                      <a:prstGeom prst="rect">
                        <a:avLst/>
                      </a:prstGeom>
                    </pic:spPr>
                  </pic:pic>
                </a:graphicData>
              </a:graphic>
            </wp:inline>
          </w:drawing>
        </w:r>
      </w:ins>
    </w:p>
    <w:p w14:paraId="4905357C" w14:textId="77777777" w:rsidR="00C068BC" w:rsidRPr="00130160" w:rsidRDefault="0071153F" w:rsidP="00C068BC">
      <w:pPr>
        <w:spacing w:before="240" w:after="120"/>
        <w:ind w:firstLine="284"/>
        <w:jc w:val="both"/>
      </w:pPr>
      <w:ins w:id="1875" w:author="Orion" w:date="2011-09-21T08:27:00Z">
        <w:r>
          <w:t xml:space="preserve">Figura </w:t>
        </w:r>
        <w:r>
          <w:rPr>
            <w:noProof/>
          </w:rPr>
          <w:t>23</w:t>
        </w:r>
      </w:ins>
      <w:del w:id="1876" w:author="Orion" w:date="2011-09-21T08:22:00Z">
        <w:r w:rsidR="00E4134F" w:rsidDel="0071153F">
          <w:delText>Figura 23</w:delText>
        </w:r>
      </w:del>
      <w:r w:rsidR="00C068BC" w:rsidRPr="00B849B2">
        <w:fldChar w:fldCharType="end"/>
      </w:r>
      <w:r w:rsidR="00C068BC" w:rsidRPr="00B849B2">
        <w:t xml:space="preserve"> </w:t>
      </w:r>
      <w:r w:rsidR="00C068BC">
        <w:t>de las especificaciones</w:t>
      </w:r>
      <w:r w:rsidR="00C068BC" w:rsidRPr="00B849B2">
        <w:t xml:space="preserve">. </w:t>
      </w:r>
      <w:r w:rsidR="00C068BC">
        <w:t>Al igual que ocurrió para resolver el conflicto, las condiciones de</w:t>
      </w:r>
      <w:r w:rsidR="00C068BC" w:rsidRPr="00B849B2">
        <w:t xml:space="preserve"> los pilotos</w:t>
      </w:r>
      <w:r w:rsidR="00C068BC">
        <w:t xml:space="preserve"> hacen que estos tarden un cierto</w:t>
      </w:r>
      <w:r w:rsidR="00C068BC" w:rsidRPr="00B849B2">
        <w:t xml:space="preserve"> tiempo </w:t>
      </w:r>
      <w:r w:rsidR="00C068BC">
        <w:t xml:space="preserve">en realizar las maniobras para </w:t>
      </w:r>
      <w:r w:rsidR="00C068BC" w:rsidRPr="00B849B2">
        <w:t xml:space="preserve">restablecer </w:t>
      </w:r>
      <w:r w:rsidR="00C068BC">
        <w:t>las condiciones de</w:t>
      </w:r>
      <w:r w:rsidR="00C068BC" w:rsidRPr="00B849B2">
        <w:t xml:space="preserve"> vuelo que llevaban antes del conflicto</w:t>
      </w:r>
      <w:r w:rsidR="00C068BC">
        <w:t>. Por ello</w:t>
      </w:r>
      <w:r w:rsidR="00C068BC" w:rsidRPr="00B849B2">
        <w:t xml:space="preserve">, no es hasta que </w:t>
      </w:r>
      <w:r w:rsidR="00C068BC">
        <w:t xml:space="preserve">los aviones </w:t>
      </w:r>
      <w:r w:rsidR="00C068BC" w:rsidRPr="00B849B2">
        <w:t xml:space="preserve">están muy lejos </w:t>
      </w:r>
      <w:r w:rsidR="00C068BC">
        <w:t>de la zona en que se produjo el conflicto que</w:t>
      </w:r>
      <w:r w:rsidR="00C068BC" w:rsidRPr="00B849B2">
        <w:t xml:space="preserve"> vuelven a sus alturas y velocidades de crucero.</w:t>
      </w:r>
    </w:p>
    <w:p w14:paraId="6E112757" w14:textId="2A5219AE" w:rsidR="00C068BC" w:rsidRPr="006A1615" w:rsidRDefault="00C068BC" w:rsidP="00C068BC">
      <w:pPr>
        <w:spacing w:before="240" w:after="120"/>
        <w:ind w:firstLine="284"/>
        <w:jc w:val="both"/>
      </w:pPr>
      <w:r w:rsidRPr="00E43623">
        <w:t xml:space="preserve">El siguiente grupo de imágenes </w:t>
      </w:r>
      <w:r w:rsidR="000C5281">
        <w:t>(</w:t>
      </w:r>
      <w:r w:rsidR="000C5281">
        <w:fldChar w:fldCharType="begin"/>
      </w:r>
      <w:r w:rsidR="000C5281">
        <w:instrText xml:space="preserve"> REF _Ref300003877 \h </w:instrText>
      </w:r>
      <w:r w:rsidR="000C5281">
        <w:fldChar w:fldCharType="separate"/>
      </w:r>
      <w:r w:rsidR="0071153F">
        <w:t xml:space="preserve">Figura </w:t>
      </w:r>
      <w:r w:rsidR="0071153F">
        <w:rPr>
          <w:noProof/>
        </w:rPr>
        <w:t>35</w:t>
      </w:r>
      <w:r w:rsidR="000C5281">
        <w:fldChar w:fldCharType="end"/>
      </w:r>
      <w:r w:rsidR="000C5281">
        <w:t xml:space="preserve"> y </w:t>
      </w:r>
      <w:r w:rsidR="000C5281">
        <w:fldChar w:fldCharType="begin"/>
      </w:r>
      <w:r w:rsidR="000C5281">
        <w:instrText xml:space="preserve"> REF _Ref300004109 \h </w:instrText>
      </w:r>
      <w:r w:rsidR="000C5281">
        <w:fldChar w:fldCharType="separate"/>
      </w:r>
      <w:r w:rsidR="0071153F">
        <w:t xml:space="preserve">Figura </w:t>
      </w:r>
      <w:r w:rsidR="0071153F">
        <w:rPr>
          <w:noProof/>
        </w:rPr>
        <w:t>36</w:t>
      </w:r>
      <w:r w:rsidR="000C5281">
        <w:fldChar w:fldCharType="end"/>
      </w:r>
      <w:r w:rsidR="000C5281">
        <w:t>) recoge los resultados en la situación anterior de vuelo (2 aviones cuyas trayectorias son inversas) con</w:t>
      </w:r>
      <w:r w:rsidRPr="000C0F8C">
        <w:t xml:space="preserve"> pilotos c</w:t>
      </w:r>
      <w:r w:rsidR="000C5281">
        <w:t>uyos</w:t>
      </w:r>
      <w:r w:rsidRPr="000C0F8C">
        <w:t xml:space="preserve"> valores de estrés</w:t>
      </w:r>
      <w:r w:rsidR="000C5281">
        <w:t>,</w:t>
      </w:r>
      <w:r w:rsidRPr="000C0F8C">
        <w:t xml:space="preserve"> fatiga y experiencia de vuelo</w:t>
      </w:r>
      <w:r w:rsidRPr="00ED650C">
        <w:t xml:space="preserve"> </w:t>
      </w:r>
      <w:r w:rsidR="000C5281">
        <w:t xml:space="preserve">son medios </w:t>
      </w:r>
      <w:r w:rsidRPr="00ED650C">
        <w:t>(valores de estrés, fatiga y experiencia igual</w:t>
      </w:r>
      <w:r w:rsidR="000C5281">
        <w:t>es</w:t>
      </w:r>
      <w:r w:rsidRPr="00ED650C">
        <w:t xml:space="preserve"> a 50%, 50% </w:t>
      </w:r>
      <w:r w:rsidRPr="00ED650C">
        <w:lastRenderedPageBreak/>
        <w:t>y 2</w:t>
      </w:r>
      <w:r w:rsidRPr="00760AB5">
        <w:t>5% respectivamente).</w:t>
      </w:r>
      <w:r w:rsidRPr="001A06EF">
        <w:t xml:space="preserve"> Lo primero que se observa </w:t>
      </w:r>
      <w:r w:rsidR="000C5281">
        <w:t xml:space="preserve">en la simulación </w:t>
      </w:r>
      <w:r w:rsidRPr="001A06EF">
        <w:t>es que a los pilotos les lleva men</w:t>
      </w:r>
      <w:r w:rsidRPr="007A7C0E">
        <w:t>o</w:t>
      </w:r>
      <w:r w:rsidRPr="00D93325">
        <w:t>s tiempo ponerse a rumbo del destino. También se pue</w:t>
      </w:r>
      <w:r w:rsidRPr="00ED163C">
        <w:t xml:space="preserve">de ver </w:t>
      </w:r>
      <w:r>
        <w:t>c</w:t>
      </w:r>
      <w:r w:rsidR="000C5281">
        <w:t>omo</w:t>
      </w:r>
      <w:r>
        <w:t xml:space="preserve"> </w:t>
      </w:r>
      <w:r w:rsidRPr="00274E9F">
        <w:t>poco después de detectado el conflicto (</w:t>
      </w:r>
      <w:r w:rsidR="000C5281">
        <w:t xml:space="preserve">ver </w:t>
      </w:r>
      <w:r>
        <w:fldChar w:fldCharType="begin"/>
      </w:r>
      <w:r>
        <w:instrText xml:space="preserve"> REF _Ref300003877 \h  \* MERGEFORMAT </w:instrText>
      </w:r>
      <w:r>
        <w:fldChar w:fldCharType="separate"/>
      </w:r>
      <w:r w:rsidR="0071153F">
        <w:t>Figura 35</w:t>
      </w:r>
      <w:r>
        <w:fldChar w:fldCharType="end"/>
      </w:r>
      <w:r w:rsidRPr="001A06EF">
        <w:t>)</w:t>
      </w:r>
      <w:r>
        <w:t>,</w:t>
      </w:r>
      <w:r w:rsidRPr="001A06EF">
        <w:t xml:space="preserve"> los pilotos</w:t>
      </w:r>
      <w:r w:rsidRPr="007A7C0E">
        <w:t xml:space="preserve"> </w:t>
      </w:r>
      <w:r w:rsidR="000C5281">
        <w:t>ejecu</w:t>
      </w:r>
      <w:r w:rsidRPr="007A7C0E">
        <w:t xml:space="preserve">tan las </w:t>
      </w:r>
      <w:r w:rsidR="000C5281">
        <w:t>ó</w:t>
      </w:r>
      <w:r w:rsidRPr="007A7C0E">
        <w:t>rdenes de los controladores y ponen a volar a sus aeronaves a la altura</w:t>
      </w:r>
      <w:r w:rsidR="000C5281">
        <w:t xml:space="preserve"> y </w:t>
      </w:r>
      <w:r w:rsidRPr="007A7C0E">
        <w:t xml:space="preserve">velocidad </w:t>
      </w:r>
      <w:r w:rsidR="000C5281">
        <w:t>indicadas</w:t>
      </w:r>
      <w:r w:rsidRPr="007A7C0E">
        <w:t xml:space="preserve">. </w:t>
      </w:r>
      <w:r w:rsidR="000C5281">
        <w:t>Finalmente</w:t>
      </w:r>
      <w:r>
        <w:t>,</w:t>
      </w:r>
      <w:r w:rsidRPr="00D93325">
        <w:t xml:space="preserve"> en la </w:t>
      </w:r>
      <w:r>
        <w:fldChar w:fldCharType="begin"/>
      </w:r>
      <w:r>
        <w:instrText xml:space="preserve"> REF _Ref300004109 \h  \* MERGEFORMAT </w:instrText>
      </w:r>
      <w:r>
        <w:fldChar w:fldCharType="separate"/>
      </w:r>
      <w:r w:rsidR="0071153F">
        <w:t>Figura 36</w:t>
      </w:r>
      <w:r>
        <w:fldChar w:fldCharType="end"/>
      </w:r>
      <w:r w:rsidRPr="001A06EF">
        <w:t xml:space="preserve"> </w:t>
      </w:r>
      <w:r w:rsidR="000C5281">
        <w:t xml:space="preserve">se ve que </w:t>
      </w:r>
      <w:proofErr w:type="spellStart"/>
      <w:r w:rsidR="00244913">
        <w:t>llos</w:t>
      </w:r>
      <w:proofErr w:type="spellEnd"/>
      <w:r w:rsidR="00244913">
        <w:t xml:space="preserve"> pilotos </w:t>
      </w:r>
      <w:r w:rsidR="000C5281">
        <w:t>emplean menos</w:t>
      </w:r>
      <w:r w:rsidRPr="007A7C0E">
        <w:t xml:space="preserve"> tiempo </w:t>
      </w:r>
      <w:r w:rsidR="000C5281">
        <w:t xml:space="preserve">que en el caso anterior en </w:t>
      </w:r>
      <w:r w:rsidRPr="00B041DA">
        <w:t>restablecer</w:t>
      </w:r>
      <w:r w:rsidRPr="00D6172C">
        <w:t xml:space="preserve"> los </w:t>
      </w:r>
      <w:r w:rsidRPr="00114447">
        <w:t>valores de crucero</w:t>
      </w:r>
      <w:r w:rsidRPr="009C2572">
        <w:t xml:space="preserve"> de </w:t>
      </w:r>
      <w:r w:rsidR="00244913">
        <w:t>sus</w:t>
      </w:r>
      <w:r w:rsidRPr="009C2572">
        <w:t xml:space="preserve"> aeronave</w:t>
      </w:r>
      <w:r w:rsidR="00244913">
        <w:t>s</w:t>
      </w:r>
      <w:r w:rsidRPr="0006797C">
        <w:t xml:space="preserve"> </w:t>
      </w:r>
      <w:r w:rsidR="000C5281">
        <w:t xml:space="preserve">una vez que reciben la orden del </w:t>
      </w:r>
      <w:r w:rsidR="000C5281" w:rsidRPr="00D93325">
        <w:t xml:space="preserve">controlador </w:t>
      </w:r>
      <w:r w:rsidR="000C5281">
        <w:t>de volver a su plan original</w:t>
      </w:r>
      <w:r w:rsidRPr="006A1615">
        <w:t>.</w:t>
      </w:r>
    </w:p>
    <w:bookmarkEnd w:id="1854"/>
    <w:bookmarkEnd w:id="1855"/>
    <w:p w14:paraId="70EE0809" w14:textId="0DB241CC" w:rsidR="002D48A2" w:rsidRPr="00520DDF" w:rsidRDefault="002D48A2" w:rsidP="00A43275">
      <w:pPr>
        <w:spacing w:before="240" w:after="120"/>
        <w:ind w:firstLine="284"/>
        <w:jc w:val="both"/>
      </w:pPr>
    </w:p>
    <w:p w14:paraId="356B1991" w14:textId="285360B0" w:rsidR="007A7012" w:rsidRDefault="0055309E" w:rsidP="00B869D0">
      <w:pPr>
        <w:jc w:val="both"/>
        <w:rPr>
          <w:rFonts w:cs="Times New Roman"/>
        </w:rPr>
      </w:pPr>
      <w:r w:rsidRPr="00416930">
        <w:rPr>
          <w:rFonts w:cs="Times New Roman"/>
          <w:noProof/>
          <w:lang w:eastAsia="es-ES" w:bidi="ar-SA"/>
        </w:rPr>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B474A6B" w14:textId="6FD68815" w:rsidR="007A7012" w:rsidRDefault="006B1111" w:rsidP="006E2133">
      <w:pPr>
        <w:pStyle w:val="Caption"/>
        <w:rPr>
          <w:rFonts w:cs="Times New Roman"/>
        </w:rPr>
      </w:pPr>
      <w:bookmarkStart w:id="1877" w:name="_Toc299483456"/>
      <w:bookmarkStart w:id="1878" w:name="_Ref300003877"/>
      <w:bookmarkStart w:id="1879" w:name="_Toc300051090"/>
      <w:bookmarkStart w:id="1880" w:name="_Toc300051310"/>
      <w:bookmarkStart w:id="1881" w:name="_Toc300051339"/>
      <w:bookmarkStart w:id="1882" w:name="_Toc300051463"/>
      <w:bookmarkStart w:id="1883" w:name="_Toc300051766"/>
      <w:bookmarkStart w:id="1884" w:name="_Toc300052376"/>
      <w:bookmarkStart w:id="1885" w:name="_Toc300052987"/>
      <w:bookmarkStart w:id="1886" w:name="_Toc300057825"/>
      <w:bookmarkStart w:id="1887" w:name="_Ref297048711"/>
      <w:bookmarkStart w:id="1888" w:name="_Toc302653738"/>
      <w:r>
        <w:t>Figura</w:t>
      </w:r>
      <w:r w:rsidR="004B1C04">
        <w:t xml:space="preserve"> </w:t>
      </w:r>
      <w:fldSimple w:instr=" SEQ Figura \* ARABIC ">
        <w:r w:rsidR="0071153F">
          <w:rPr>
            <w:noProof/>
          </w:rPr>
          <w:t>35</w:t>
        </w:r>
        <w:bookmarkEnd w:id="1877"/>
      </w:fldSimple>
      <w:bookmarkEnd w:id="1878"/>
      <w:r w:rsidR="000C0F8C">
        <w:t>:</w:t>
      </w:r>
      <w:r w:rsidR="000C0F8C" w:rsidRPr="000C0F8C">
        <w:t xml:space="preserve"> </w:t>
      </w:r>
      <w:r w:rsidR="000C0F8C">
        <w:t xml:space="preserve">Conflicto entre dos aviones volando rutas sin puntos de paso </w:t>
      </w:r>
      <w:r w:rsidR="002C560C">
        <w:t>especificados,</w:t>
      </w:r>
      <w:r w:rsidR="000C0F8C" w:rsidDel="006B1111">
        <w:t xml:space="preserve"> </w:t>
      </w:r>
      <w:r w:rsidR="000C0F8C">
        <w:t>tripulados por pilotos con valores medios de estrés, fatiga y experiencia.</w:t>
      </w:r>
      <w:bookmarkEnd w:id="1879"/>
      <w:bookmarkEnd w:id="1880"/>
      <w:bookmarkEnd w:id="1881"/>
      <w:bookmarkEnd w:id="1882"/>
      <w:bookmarkEnd w:id="1883"/>
      <w:bookmarkEnd w:id="1884"/>
      <w:bookmarkEnd w:id="1885"/>
      <w:bookmarkEnd w:id="1886"/>
      <w:bookmarkEnd w:id="1887"/>
      <w:bookmarkEnd w:id="1888"/>
    </w:p>
    <w:p w14:paraId="24E8731D" w14:textId="77777777" w:rsidR="008E1A6C" w:rsidRDefault="002B4BCF" w:rsidP="00B869D0">
      <w:pPr>
        <w:jc w:val="both"/>
      </w:pPr>
      <w:r w:rsidRPr="00393237">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bookmarkStart w:id="1889" w:name="_Toc299483457"/>
      <w:bookmarkStart w:id="1890" w:name="_Ref297048794"/>
    </w:p>
    <w:p w14:paraId="40E0CDE3" w14:textId="4C764007" w:rsidR="007A7012" w:rsidRPr="001A06EF" w:rsidRDefault="006C503F" w:rsidP="00B869D0">
      <w:pPr>
        <w:pStyle w:val="Caption"/>
      </w:pPr>
      <w:bookmarkStart w:id="1891" w:name="_Ref300004109"/>
      <w:bookmarkStart w:id="1892" w:name="_Toc300051091"/>
      <w:bookmarkStart w:id="1893" w:name="_Toc300051464"/>
      <w:bookmarkStart w:id="1894" w:name="_Toc300051767"/>
      <w:bookmarkStart w:id="1895" w:name="_Toc300052377"/>
      <w:bookmarkStart w:id="1896" w:name="_Toc300052988"/>
      <w:bookmarkStart w:id="1897" w:name="_Toc300057826"/>
      <w:r>
        <w:lastRenderedPageBreak/>
        <w:t xml:space="preserve">Figura </w:t>
      </w:r>
      <w:fldSimple w:instr=" SEQ Figura \* ARABIC ">
        <w:r w:rsidR="0071153F">
          <w:rPr>
            <w:noProof/>
          </w:rPr>
          <w:t>36</w:t>
        </w:r>
      </w:fldSimple>
      <w:bookmarkEnd w:id="1891"/>
      <w:r w:rsidRPr="00790C8B">
        <w:t>: Dos aviones volando rutas sin puntos de paso especificados, tripulados por pilotos con valores medios de estrés, fatiga y ex</w:t>
      </w:r>
      <w:r>
        <w:t>periencia</w:t>
      </w:r>
      <w:r w:rsidR="004D73AC">
        <w:t>,</w:t>
      </w:r>
      <w:r>
        <w:t xml:space="preserve"> finalizando conflicto</w:t>
      </w:r>
      <w:r w:rsidRPr="008753F1">
        <w:t>.</w:t>
      </w:r>
      <w:bookmarkEnd w:id="1889"/>
      <w:bookmarkEnd w:id="1890"/>
      <w:bookmarkEnd w:id="1892"/>
      <w:bookmarkEnd w:id="1893"/>
      <w:bookmarkEnd w:id="1894"/>
      <w:bookmarkEnd w:id="1895"/>
      <w:bookmarkEnd w:id="1896"/>
      <w:bookmarkEnd w:id="1897"/>
    </w:p>
    <w:p w14:paraId="05B2062A" w14:textId="77777777" w:rsidR="001C45D7" w:rsidRDefault="00E31E68" w:rsidP="00B869D0">
      <w:pPr>
        <w:jc w:val="both"/>
      </w:pPr>
      <w:r w:rsidRPr="00416930">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898" w:name="_Toc299483458"/>
      <w:bookmarkStart w:id="1899" w:name="_Ref297047702"/>
    </w:p>
    <w:p w14:paraId="1C1EFA64" w14:textId="492CD644" w:rsidR="00603073" w:rsidRPr="001A06EF" w:rsidRDefault="001C45D7" w:rsidP="00B869D0">
      <w:pPr>
        <w:pStyle w:val="Caption"/>
      </w:pPr>
      <w:bookmarkStart w:id="1900" w:name="_Ref300004175"/>
      <w:bookmarkStart w:id="1901" w:name="_Toc300051092"/>
      <w:bookmarkStart w:id="1902" w:name="_Toc300051465"/>
      <w:bookmarkStart w:id="1903" w:name="_Toc300051768"/>
      <w:bookmarkStart w:id="1904" w:name="_Toc300052378"/>
      <w:bookmarkStart w:id="1905" w:name="_Toc300052989"/>
      <w:bookmarkStart w:id="1906" w:name="_Toc300057827"/>
      <w:bookmarkStart w:id="1907" w:name="_Toc302653739"/>
      <w:r>
        <w:t xml:space="preserve">Figura </w:t>
      </w:r>
      <w:fldSimple w:instr=" SEQ Figura \* ARABIC ">
        <w:r w:rsidR="0071153F">
          <w:rPr>
            <w:noProof/>
          </w:rPr>
          <w:t>37</w:t>
        </w:r>
      </w:fldSimple>
      <w:bookmarkEnd w:id="1900"/>
      <w:r w:rsidRPr="00850A07">
        <w:t>: Conflicto entre dos aviones volando rutas sin puntos de paso especificados, tripulados por pilotos con valores bajos  de estrés, fatiga y bastante experiencia.</w:t>
      </w:r>
      <w:bookmarkEnd w:id="1898"/>
      <w:bookmarkEnd w:id="1899"/>
      <w:bookmarkEnd w:id="1901"/>
      <w:bookmarkEnd w:id="1902"/>
      <w:bookmarkEnd w:id="1903"/>
      <w:bookmarkEnd w:id="1904"/>
      <w:bookmarkEnd w:id="1905"/>
      <w:bookmarkEnd w:id="1906"/>
      <w:bookmarkEnd w:id="1907"/>
    </w:p>
    <w:p w14:paraId="39A76B13" w14:textId="77777777" w:rsidR="00DA2366" w:rsidRDefault="00E31E68" w:rsidP="00B869D0">
      <w:pPr>
        <w:jc w:val="both"/>
      </w:pPr>
      <w:r w:rsidRPr="00393237">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908" w:name="_Toc299483459"/>
      <w:bookmarkStart w:id="1909" w:name="_Ref297047837"/>
    </w:p>
    <w:p w14:paraId="7778D2D8" w14:textId="51BF67A8" w:rsidR="000C5281" w:rsidRDefault="00DA2366" w:rsidP="00520DDF">
      <w:pPr>
        <w:pStyle w:val="Caption"/>
      </w:pPr>
      <w:bookmarkStart w:id="1910" w:name="_Ref300004388"/>
      <w:bookmarkStart w:id="1911" w:name="_Toc300051093"/>
      <w:bookmarkStart w:id="1912" w:name="_Toc300051466"/>
      <w:bookmarkStart w:id="1913" w:name="_Toc300051769"/>
      <w:bookmarkStart w:id="1914" w:name="_Toc300052379"/>
      <w:bookmarkStart w:id="1915" w:name="_Toc300052990"/>
      <w:bookmarkStart w:id="1916" w:name="_Toc300057828"/>
      <w:r>
        <w:t xml:space="preserve">Figura </w:t>
      </w:r>
      <w:fldSimple w:instr=" SEQ Figura \* ARABIC ">
        <w:r w:rsidR="0071153F">
          <w:rPr>
            <w:noProof/>
          </w:rPr>
          <w:t>38</w:t>
        </w:r>
      </w:fldSimple>
      <w:bookmarkEnd w:id="1910"/>
      <w:r w:rsidRPr="00F577B7">
        <w:t>: Dos aviones volando rutas sin puntos de paso especificados, tripulados por pilotos con valores bajos  de estrés, fatiga y bastante experiencia</w:t>
      </w:r>
      <w:r w:rsidR="004D73AC">
        <w:t>,</w:t>
      </w:r>
      <w:r w:rsidRPr="00F577B7">
        <w:t xml:space="preserve"> finalizando conflicto.</w:t>
      </w:r>
      <w:bookmarkEnd w:id="1911"/>
      <w:bookmarkEnd w:id="1912"/>
      <w:bookmarkEnd w:id="1913"/>
      <w:bookmarkEnd w:id="1914"/>
      <w:bookmarkEnd w:id="1915"/>
      <w:bookmarkEnd w:id="1916"/>
    </w:p>
    <w:p w14:paraId="661D98FD" w14:textId="79F821B2" w:rsidR="000C5281" w:rsidRDefault="000C5281" w:rsidP="000C5281">
      <w:pPr>
        <w:spacing w:before="240" w:after="120"/>
        <w:ind w:firstLine="284"/>
        <w:jc w:val="both"/>
      </w:pPr>
      <w:r w:rsidRPr="00E43623">
        <w:t>E</w:t>
      </w:r>
      <w:r w:rsidR="00244913">
        <w:t>l último experimento de esta sección corresponde a</w:t>
      </w:r>
      <w:r w:rsidRPr="00E43623">
        <w:t xml:space="preserve"> pilotos con valores </w:t>
      </w:r>
      <w:r w:rsidRPr="00ED650C">
        <w:t>bajo</w:t>
      </w:r>
      <w:r>
        <w:t>s</w:t>
      </w:r>
      <w:r w:rsidRPr="00ED650C">
        <w:t xml:space="preserve"> de estrés y fatiga</w:t>
      </w:r>
      <w:r w:rsidR="00244913">
        <w:t xml:space="preserve"> (2% y 2%)</w:t>
      </w:r>
      <w:r w:rsidRPr="00ED650C">
        <w:t xml:space="preserve"> y </w:t>
      </w:r>
      <w:r>
        <w:t>alto</w:t>
      </w:r>
      <w:r w:rsidRPr="00ED650C">
        <w:t xml:space="preserve"> grado de experiencia (98%). </w:t>
      </w:r>
      <w:r w:rsidR="00244913">
        <w:t>S</w:t>
      </w:r>
      <w:r w:rsidRPr="00760AB5">
        <w:t xml:space="preserve">e puede observar que a los pilotos </w:t>
      </w:r>
      <w:r w:rsidRPr="001A06EF">
        <w:t>apenas les lleva tiempo p</w:t>
      </w:r>
      <w:r w:rsidRPr="007A7C0E">
        <w:t>onerse a rumbo del destino</w:t>
      </w:r>
      <w:r w:rsidRPr="00D93325">
        <w:t xml:space="preserve"> (</w:t>
      </w:r>
      <w:r w:rsidR="00244913">
        <w:t xml:space="preserve">ver </w:t>
      </w:r>
      <w:r>
        <w:fldChar w:fldCharType="begin"/>
      </w:r>
      <w:r>
        <w:instrText xml:space="preserve"> REF _Ref300004175 \h  \* MERGEFORMAT </w:instrText>
      </w:r>
      <w:r>
        <w:fldChar w:fldCharType="separate"/>
      </w:r>
      <w:r w:rsidR="0071153F">
        <w:t>Figura 37</w:t>
      </w:r>
      <w:r>
        <w:fldChar w:fldCharType="end"/>
      </w:r>
      <w:r w:rsidRPr="001A06EF">
        <w:t>)</w:t>
      </w:r>
      <w:r w:rsidRPr="007A7C0E">
        <w:t xml:space="preserve">, </w:t>
      </w:r>
      <w:r w:rsidR="00244913">
        <w:t>ya que parece que</w:t>
      </w:r>
      <w:r w:rsidRPr="007A7C0E">
        <w:t xml:space="preserve"> prácticamente despegan </w:t>
      </w:r>
      <w:r w:rsidRPr="007A7C0E">
        <w:lastRenderedPageBreak/>
        <w:t>ori</w:t>
      </w:r>
      <w:r w:rsidRPr="00D93325">
        <w:t>entados hacia su destino.</w:t>
      </w:r>
      <w:r w:rsidRPr="00ED163C">
        <w:t xml:space="preserve"> </w:t>
      </w:r>
      <w:r w:rsidRPr="00274E9F">
        <w:t>Por otro lado,</w:t>
      </w:r>
      <w:r w:rsidRPr="00B041DA">
        <w:t xml:space="preserve"> si se compara</w:t>
      </w:r>
      <w:r w:rsidR="00244913">
        <w:t>n</w:t>
      </w:r>
      <w:r w:rsidRPr="00B041DA">
        <w:t xml:space="preserve"> la </w:t>
      </w:r>
      <w:r>
        <w:fldChar w:fldCharType="begin"/>
      </w:r>
      <w:r>
        <w:instrText xml:space="preserve"> REF _Ref300004175 \h  \* MERGEFORMAT </w:instrText>
      </w:r>
      <w:r>
        <w:fldChar w:fldCharType="separate"/>
      </w:r>
      <w:r w:rsidR="0071153F">
        <w:t>Figura 37</w:t>
      </w:r>
      <w:r>
        <w:fldChar w:fldCharType="end"/>
      </w:r>
      <w:r>
        <w:t xml:space="preserve"> </w:t>
      </w:r>
      <w:r w:rsidR="00244913">
        <w:t>y</w:t>
      </w:r>
      <w:r w:rsidRPr="001A06EF">
        <w:t xml:space="preserve"> la </w:t>
      </w:r>
      <w:r>
        <w:fldChar w:fldCharType="begin"/>
      </w:r>
      <w:r>
        <w:instrText xml:space="preserve"> REF _Ref300004388 \h  \* MERGEFORMAT </w:instrText>
      </w:r>
      <w:r>
        <w:fldChar w:fldCharType="separate"/>
      </w:r>
      <w:r w:rsidR="0071153F">
        <w:t>Figura 38</w:t>
      </w:r>
      <w:r>
        <w:fldChar w:fldCharType="end"/>
      </w:r>
      <w:r w:rsidR="00244913">
        <w:t>,</w:t>
      </w:r>
      <w:r>
        <w:t xml:space="preserve"> </w:t>
      </w:r>
      <w:r w:rsidRPr="001A06EF">
        <w:t>se puede ver</w:t>
      </w:r>
      <w:r w:rsidRPr="007A7C0E">
        <w:t xml:space="preserve"> </w:t>
      </w:r>
      <w:r w:rsidRPr="00D93325">
        <w:t>que poco después de la detección del conflicto</w:t>
      </w:r>
      <w:r w:rsidR="00244913">
        <w:t>,</w:t>
      </w:r>
      <w:r w:rsidRPr="00D93325">
        <w:t xml:space="preserve"> los pilotos acatan las ordenes y ponen la</w:t>
      </w:r>
      <w:r w:rsidR="00244913">
        <w:t>s</w:t>
      </w:r>
      <w:r w:rsidRPr="00D93325">
        <w:t xml:space="preserve"> aeronave</w:t>
      </w:r>
      <w:r w:rsidR="00244913">
        <w:t>s</w:t>
      </w:r>
      <w:r w:rsidRPr="00D93325">
        <w:t xml:space="preserve"> a volar con los nuevos </w:t>
      </w:r>
      <w:r w:rsidRPr="00ED163C">
        <w:t>parámetros</w:t>
      </w:r>
      <w:r w:rsidRPr="00274E9F">
        <w:t>,</w:t>
      </w:r>
      <w:r w:rsidRPr="00B041DA">
        <w:t xml:space="preserve"> siendo nulo el riesgo grave de colisión.</w:t>
      </w:r>
    </w:p>
    <w:p w14:paraId="6DC89E93" w14:textId="05AFFA89" w:rsidR="00260A98" w:rsidRPr="004A4A9B" w:rsidRDefault="00EC544F" w:rsidP="006E2133">
      <w:pPr>
        <w:pStyle w:val="Heading1"/>
        <w:numPr>
          <w:ilvl w:val="2"/>
          <w:numId w:val="40"/>
        </w:numPr>
        <w:rPr>
          <w:b w:val="0"/>
          <w:sz w:val="36"/>
          <w:szCs w:val="52"/>
        </w:rPr>
      </w:pPr>
      <w:bookmarkStart w:id="1917" w:name="_Toc302570690"/>
      <w:bookmarkStart w:id="1918" w:name="_Toc302575822"/>
      <w:bookmarkStart w:id="1919" w:name="_Toc302654564"/>
      <w:bookmarkStart w:id="1920" w:name="_Toc302570691"/>
      <w:bookmarkStart w:id="1921" w:name="_Toc302575823"/>
      <w:bookmarkStart w:id="1922" w:name="_Toc302654565"/>
      <w:bookmarkStart w:id="1923" w:name="_Toc302654566"/>
      <w:bookmarkEnd w:id="1908"/>
      <w:bookmarkEnd w:id="1909"/>
      <w:bookmarkEnd w:id="1917"/>
      <w:bookmarkEnd w:id="1918"/>
      <w:bookmarkEnd w:id="1919"/>
      <w:bookmarkEnd w:id="1920"/>
      <w:bookmarkEnd w:id="1921"/>
      <w:bookmarkEnd w:id="1922"/>
      <w:r w:rsidRPr="00520DDF">
        <w:rPr>
          <w:b w:val="0"/>
          <w:sz w:val="36"/>
          <w:szCs w:val="52"/>
        </w:rPr>
        <w:t>D</w:t>
      </w:r>
      <w:r w:rsidR="00260A98" w:rsidRPr="00520DDF">
        <w:rPr>
          <w:b w:val="0"/>
          <w:sz w:val="36"/>
          <w:szCs w:val="52"/>
        </w:rPr>
        <w:t xml:space="preserve">os aviones con </w:t>
      </w:r>
      <w:r w:rsidRPr="00520DDF">
        <w:rPr>
          <w:b w:val="0"/>
          <w:sz w:val="36"/>
          <w:szCs w:val="52"/>
        </w:rPr>
        <w:t>puntos de paso</w:t>
      </w:r>
      <w:bookmarkEnd w:id="1923"/>
    </w:p>
    <w:p w14:paraId="7EA3E6CD" w14:textId="5E1A5888" w:rsidR="00FF05C3" w:rsidRPr="00520DDF" w:rsidRDefault="00244913" w:rsidP="004A4A9B">
      <w:pPr>
        <w:spacing w:after="120"/>
        <w:jc w:val="both"/>
      </w:pPr>
      <w:r>
        <w:t xml:space="preserve">Dentro del </w:t>
      </w:r>
      <w:r w:rsidR="001F6BBC" w:rsidRPr="00520DDF">
        <w:t>caso básico con dos aviones</w:t>
      </w:r>
      <w:r>
        <w:t>,</w:t>
      </w:r>
      <w:r w:rsidR="001F6BBC" w:rsidRPr="00520DDF">
        <w:t xml:space="preserve"> </w:t>
      </w:r>
      <w:r>
        <w:t xml:space="preserve">también se considera la situación en la que la ruta está limitada por la especificación de una serie de </w:t>
      </w:r>
      <w:r w:rsidR="00486B28" w:rsidRPr="00520DDF">
        <w:t>puntos de paso</w:t>
      </w:r>
      <w:r>
        <w:t xml:space="preserve"> intermedios.</w:t>
      </w:r>
      <w:r w:rsidR="001F6BBC" w:rsidRPr="00520DDF">
        <w:t xml:space="preserve"> </w:t>
      </w:r>
      <w:r>
        <w:t xml:space="preserve">El resto de las condiciones de los experimentos son similares a las usadas en la Sección </w:t>
      </w:r>
      <w:r>
        <w:fldChar w:fldCharType="begin"/>
      </w:r>
      <w:r>
        <w:instrText xml:space="preserve"> REF _Ref302559333 \w \h </w:instrText>
      </w:r>
      <w:r>
        <w:fldChar w:fldCharType="separate"/>
      </w:r>
      <w:r w:rsidR="0071153F">
        <w:t>6.1.1</w:t>
      </w:r>
      <w:r>
        <w:fldChar w:fldCharType="end"/>
      </w:r>
      <w:r>
        <w:t xml:space="preserve">. </w:t>
      </w:r>
      <w:r w:rsidR="001F6BBC" w:rsidRPr="00520DDF">
        <w:t xml:space="preserve">Se </w:t>
      </w:r>
      <w:r>
        <w:t>trata de dos</w:t>
      </w:r>
      <w:r w:rsidR="001F6BBC" w:rsidRPr="00520DDF">
        <w:t xml:space="preserve"> aeronaves </w:t>
      </w:r>
      <w:r>
        <w:t xml:space="preserve">que </w:t>
      </w:r>
      <w:r w:rsidR="001F6BBC" w:rsidRPr="00520DDF">
        <w:t xml:space="preserve">salen de aeropuertos opuestos y tendrán que pasar por una serie de </w:t>
      </w:r>
      <w:r w:rsidR="00486B28" w:rsidRPr="00520DDF">
        <w:t xml:space="preserve">puntos de paso </w:t>
      </w:r>
      <w:r w:rsidR="001F6BBC" w:rsidRPr="00520DDF">
        <w:t>dispuestos de tal manera que ambos aviones se crucen relativamente cerca en algún punto.</w:t>
      </w:r>
      <w:r w:rsidR="00AF49D4" w:rsidRPr="00520DDF">
        <w:t xml:space="preserve"> El igual que en el caso anterior se va a realizar un estudio dependiendo de los valores de comportamiento de los pilotos</w:t>
      </w:r>
      <w:r>
        <w:t xml:space="preserve">. Estos experimentos permitirán analizar </w:t>
      </w:r>
      <w:r w:rsidRPr="00991F99">
        <w:t xml:space="preserve">como los pilotos gestionan el paso </w:t>
      </w:r>
      <w:r>
        <w:t>por</w:t>
      </w:r>
      <w:r w:rsidRPr="00991F99">
        <w:t xml:space="preserve"> </w:t>
      </w:r>
      <w:r>
        <w:t>l</w:t>
      </w:r>
      <w:r w:rsidRPr="00991F99">
        <w:t>os puntos intermedios en las distintas situaciones.</w:t>
      </w:r>
    </w:p>
    <w:p w14:paraId="21E8A1F5" w14:textId="4F6515F6" w:rsidR="006B5FB9" w:rsidRDefault="00571BB6" w:rsidP="00C532BD">
      <w:pPr>
        <w:spacing w:before="240" w:after="120"/>
        <w:ind w:firstLine="284"/>
        <w:jc w:val="both"/>
      </w:pPr>
      <w:r w:rsidRPr="00486B28">
        <w:t xml:space="preserve">El caso </w:t>
      </w:r>
      <w:r w:rsidR="00244913">
        <w:t>en</w:t>
      </w:r>
      <w:r w:rsidRPr="00486B28">
        <w:t xml:space="preserve"> que los pilotos </w:t>
      </w:r>
      <w:r w:rsidR="00244913">
        <w:t>tiene</w:t>
      </w:r>
      <w:r w:rsidR="004D73AC">
        <w:t>n</w:t>
      </w:r>
      <w:r w:rsidR="00244913" w:rsidRPr="00486B28">
        <w:t xml:space="preserve"> </w:t>
      </w:r>
      <w:r w:rsidRPr="00486B28">
        <w:t>gran estrés y fatiga y poca experiencia</w:t>
      </w:r>
      <w:r w:rsidR="00244913">
        <w:t xml:space="preserve"> corresponde a unos valores de estos parámetros de </w:t>
      </w:r>
      <w:r w:rsidRPr="00ED650C">
        <w:t>98%, 98%</w:t>
      </w:r>
      <w:r w:rsidR="00244913">
        <w:t xml:space="preserve"> y</w:t>
      </w:r>
      <w:r w:rsidRPr="00ED650C">
        <w:t xml:space="preserve"> 5% respectivamente</w:t>
      </w:r>
      <w:r w:rsidR="004D73AC">
        <w:t xml:space="preserve">. Este experimento muestra </w:t>
      </w:r>
      <w:r w:rsidRPr="00760AB5">
        <w:t>un hecho interesante</w:t>
      </w:r>
      <w:r w:rsidR="004D73AC">
        <w:t>:</w:t>
      </w:r>
      <w:r w:rsidRPr="001A06EF">
        <w:t xml:space="preserve"> los </w:t>
      </w:r>
      <w:r w:rsidRPr="00664E55">
        <w:t>pilotos tardan tanto en gestionar las órdenes de conflicto que, en ciertas ocasiones, dichas gestiones se solapa con la</w:t>
      </w:r>
      <w:r w:rsidR="004D73AC">
        <w:t>s</w:t>
      </w:r>
      <w:r w:rsidRPr="00664E55">
        <w:t xml:space="preserve"> del paso de los puntos intermedios. </w:t>
      </w:r>
      <w:commentRangeStart w:id="1924"/>
      <w:r w:rsidR="004D73AC">
        <w:t>Por ejemplo,</w:t>
      </w:r>
      <w:r w:rsidRPr="00664E55">
        <w:t xml:space="preserve"> si se observan la </w:t>
      </w:r>
      <w:r w:rsidRPr="00FB105D">
        <w:fldChar w:fldCharType="begin"/>
      </w:r>
      <w:r w:rsidRPr="00571BB6">
        <w:instrText xml:space="preserve"> REF _Ref300004458 \h </w:instrText>
      </w:r>
      <w:r w:rsidRPr="00B869D0">
        <w:instrText xml:space="preserve"> \* MERGEFORMAT </w:instrText>
      </w:r>
      <w:r w:rsidRPr="00FB105D">
        <w:fldChar w:fldCharType="separate"/>
      </w:r>
      <w:r w:rsidR="0071153F">
        <w:t>Figura 39</w:t>
      </w:r>
      <w:r w:rsidRPr="00FB105D">
        <w:fldChar w:fldCharType="end"/>
      </w:r>
      <w:r>
        <w:t xml:space="preserve"> </w:t>
      </w:r>
      <w:r w:rsidR="00A85B1F" w:rsidRPr="00664E55">
        <w:t xml:space="preserve">y la </w:t>
      </w:r>
      <w:r w:rsidRPr="00FB105D">
        <w:fldChar w:fldCharType="begin"/>
      </w:r>
      <w:r w:rsidRPr="00571BB6">
        <w:instrText xml:space="preserve"> REF _Ref300005616 \h  \* MERGEFORMAT </w:instrText>
      </w:r>
      <w:r w:rsidRPr="00FB105D">
        <w:fldChar w:fldCharType="separate"/>
      </w:r>
      <w:r w:rsidR="0071153F">
        <w:t>Figura 40</w:t>
      </w:r>
      <w:r w:rsidRPr="00FB105D">
        <w:fldChar w:fldCharType="end"/>
      </w:r>
      <w:r w:rsidRPr="00571BB6">
        <w:t xml:space="preserve"> </w:t>
      </w:r>
      <w:r w:rsidR="000230BE" w:rsidRPr="001872DC">
        <w:t xml:space="preserve">puede verse que el avión </w:t>
      </w:r>
      <w:r w:rsidR="00EF7F9C" w:rsidRPr="004A4A9B">
        <w:rPr>
          <w:i/>
        </w:rPr>
        <w:t>Plane2</w:t>
      </w:r>
      <w:r w:rsidR="000230BE" w:rsidRPr="00571BB6">
        <w:t xml:space="preserve"> deja de estar en posible riesgo de conflicto, </w:t>
      </w:r>
      <w:r w:rsidR="007B396C">
        <w:t xml:space="preserve">es decir, </w:t>
      </w:r>
      <w:r w:rsidR="000230BE" w:rsidRPr="00571BB6">
        <w:t xml:space="preserve">recibe la orden de volver a su altitud y velocidad de crucero, antes de llegar a su segundo </w:t>
      </w:r>
      <w:r w:rsidR="00486B28" w:rsidRPr="00520DDF">
        <w:t>punto de paso</w:t>
      </w:r>
      <w:r w:rsidR="000230BE" w:rsidRPr="00571BB6">
        <w:t xml:space="preserve">. </w:t>
      </w:r>
      <w:r w:rsidR="004D73AC">
        <w:t>Sin embargo,</w:t>
      </w:r>
      <w:r w:rsidR="004D73AC" w:rsidRPr="00571BB6">
        <w:t xml:space="preserve"> </w:t>
      </w:r>
      <w:r w:rsidR="000230BE" w:rsidRPr="00571BB6">
        <w:t>el piloto no es capaz de procesar esta orden hasta que ha pasado un tiempo</w:t>
      </w:r>
      <w:r w:rsidR="007407C2" w:rsidRPr="00571BB6">
        <w:t xml:space="preserve">, determinado en la </w:t>
      </w:r>
      <w:r w:rsidR="001F3505" w:rsidRPr="00571BB6">
        <w:t>ta</w:t>
      </w:r>
      <w:r w:rsidR="007407C2" w:rsidRPr="00571BB6">
        <w:t>rea “</w:t>
      </w:r>
      <w:proofErr w:type="spellStart"/>
      <w:r w:rsidR="007407C2" w:rsidRPr="00571BB6">
        <w:t>ThinkNewDecision</w:t>
      </w:r>
      <w:proofErr w:type="spellEnd"/>
      <w:r w:rsidR="007407C2" w:rsidRPr="00571BB6">
        <w:t xml:space="preserve">” </w:t>
      </w:r>
      <w:r w:rsidR="004D73AC">
        <w:t>(ver</w:t>
      </w:r>
      <w:r w:rsidR="007407C2" w:rsidRPr="00571BB6">
        <w:t xml:space="preserve"> Sección </w:t>
      </w:r>
      <w:r w:rsidR="007407C2" w:rsidRPr="009B36B2">
        <w:fldChar w:fldCharType="begin"/>
      </w:r>
      <w:r w:rsidR="007407C2" w:rsidRPr="00571BB6">
        <w:instrText xml:space="preserve"> REF _Ref299019186 \r \h </w:instrText>
      </w:r>
      <w:r w:rsidRPr="00571BB6">
        <w:instrText xml:space="preserve"> \* MERGEFORMAT </w:instrText>
      </w:r>
      <w:r w:rsidR="007407C2" w:rsidRPr="009B36B2">
        <w:fldChar w:fldCharType="separate"/>
      </w:r>
      <w:r w:rsidR="0071153F">
        <w:t>5.1.4.3</w:t>
      </w:r>
      <w:r w:rsidR="007407C2" w:rsidRPr="009B36B2">
        <w:fldChar w:fldCharType="end"/>
      </w:r>
      <w:r w:rsidR="004D73AC">
        <w:t>)</w:t>
      </w:r>
      <w:r w:rsidR="007407C2" w:rsidRPr="00571BB6">
        <w:t xml:space="preserve">. Esto </w:t>
      </w:r>
      <w:r w:rsidR="004D73AC">
        <w:t>hace</w:t>
      </w:r>
      <w:r w:rsidR="004D73AC" w:rsidRPr="00571BB6">
        <w:t xml:space="preserve"> </w:t>
      </w:r>
      <w:r w:rsidR="007407C2" w:rsidRPr="00571BB6">
        <w:t xml:space="preserve">que </w:t>
      </w:r>
      <w:r w:rsidR="004D73AC">
        <w:t>e</w:t>
      </w:r>
      <w:r w:rsidR="007407C2" w:rsidRPr="00571BB6">
        <w:t xml:space="preserve">l avión </w:t>
      </w:r>
      <w:r w:rsidR="004D73AC">
        <w:t>llegue a</w:t>
      </w:r>
      <w:r w:rsidR="007407C2" w:rsidRPr="00571BB6">
        <w:t xml:space="preserve"> </w:t>
      </w:r>
      <w:r w:rsidR="00330DFA" w:rsidRPr="00571BB6">
        <w:t>sobrepasar</w:t>
      </w:r>
      <w:r w:rsidR="000230BE" w:rsidRPr="00571BB6">
        <w:t xml:space="preserve"> su próximo </w:t>
      </w:r>
      <w:r w:rsidR="00486B28" w:rsidRPr="00520DDF">
        <w:t>punto de paso</w:t>
      </w:r>
      <w:r w:rsidR="007B396C" w:rsidRPr="00520DDF">
        <w:t xml:space="preserve"> sin </w:t>
      </w:r>
      <w:r w:rsidR="004D73AC">
        <w:t>haber cambiado aún</w:t>
      </w:r>
      <w:r w:rsidR="004D73AC" w:rsidRPr="00520DDF">
        <w:t xml:space="preserve"> </w:t>
      </w:r>
      <w:r w:rsidR="007B396C" w:rsidRPr="00520DDF">
        <w:t>de altitud</w:t>
      </w:r>
      <w:r w:rsidR="000230BE" w:rsidRPr="00571BB6">
        <w:t>.</w:t>
      </w:r>
    </w:p>
    <w:p w14:paraId="31009C95" w14:textId="0D04B360" w:rsidR="005961AD" w:rsidRPr="00991F99" w:rsidRDefault="005961AD" w:rsidP="005961AD">
      <w:pPr>
        <w:spacing w:before="240" w:after="120"/>
        <w:ind w:firstLine="284"/>
        <w:jc w:val="both"/>
      </w:pPr>
      <w:r w:rsidRPr="00991F99">
        <w:t xml:space="preserve">La </w:t>
      </w:r>
      <w:r w:rsidRPr="00991F99">
        <w:fldChar w:fldCharType="begin"/>
      </w:r>
      <w:r w:rsidRPr="00991F99">
        <w:instrText xml:space="preserve"> REF _Ref300004458 \h </w:instrText>
      </w:r>
      <w:r>
        <w:instrText xml:space="preserve"> \* MERGEFORMAT </w:instrText>
      </w:r>
      <w:r w:rsidRPr="00991F99">
        <w:fldChar w:fldCharType="separate"/>
      </w:r>
      <w:r w:rsidR="0071153F">
        <w:t>Figura 39</w:t>
      </w:r>
      <w:r w:rsidRPr="00991F99">
        <w:fldChar w:fldCharType="end"/>
      </w:r>
      <w:r w:rsidRPr="00991F99">
        <w:t xml:space="preserve"> refleja el momento exacto en el que los aviones dejan de estar en conflicto y por lo tanto reciben las órdenes del controlador de volver a sus valores de vuelo de crucero. El avión </w:t>
      </w:r>
      <w:r w:rsidRPr="004A4A9B">
        <w:rPr>
          <w:i/>
        </w:rPr>
        <w:t>Plane1</w:t>
      </w:r>
      <w:r w:rsidRPr="00991F99">
        <w:t xml:space="preserve"> entr</w:t>
      </w:r>
      <w:r>
        <w:t>ó</w:t>
      </w:r>
      <w:r w:rsidRPr="00991F99">
        <w:t xml:space="preserve"> en riesgo antes de rebasar su segundo punto de paso y sale de este riego después de haberlo rebasado. En este caso el comportamiento que tiene el piloto es un claro ejemplo de lo descrito en la </w:t>
      </w:r>
      <w:r w:rsidRPr="00991F99">
        <w:fldChar w:fldCharType="begin"/>
      </w:r>
      <w:r w:rsidRPr="00991F99">
        <w:instrText xml:space="preserve"> REF _Ref297663867 \h </w:instrText>
      </w:r>
      <w:r>
        <w:instrText xml:space="preserve"> \* MERGEFORMAT </w:instrText>
      </w:r>
      <w:r w:rsidRPr="00991F99">
        <w:fldChar w:fldCharType="separate"/>
      </w:r>
      <w:r w:rsidR="0071153F">
        <w:t>Figura 24</w:t>
      </w:r>
      <w:r w:rsidRPr="00991F99">
        <w:fldChar w:fldCharType="end"/>
      </w:r>
      <w:r w:rsidRPr="00991F99">
        <w:t xml:space="preserve">, donde </w:t>
      </w:r>
      <w:r>
        <w:t>é</w:t>
      </w:r>
      <w:r w:rsidRPr="00991F99">
        <w:t xml:space="preserve">ste tiene que gestionar el paso al siguiente tramo a la vez que su avión se encuentra en situación de riesgo de conflicto. Otro hecho interesante puede </w:t>
      </w:r>
      <w:r>
        <w:t>obser</w:t>
      </w:r>
      <w:r w:rsidRPr="00991F99">
        <w:t>v</w:t>
      </w:r>
      <w:r>
        <w:t>a</w:t>
      </w:r>
      <w:r w:rsidRPr="00991F99">
        <w:t xml:space="preserve">rse en la </w:t>
      </w:r>
      <w:r w:rsidRPr="00991F99">
        <w:fldChar w:fldCharType="begin"/>
      </w:r>
      <w:r w:rsidRPr="00991F99">
        <w:instrText xml:space="preserve"> REF _Ref300005616 \h </w:instrText>
      </w:r>
      <w:r>
        <w:instrText xml:space="preserve"> \* MERGEFORMAT </w:instrText>
      </w:r>
      <w:r w:rsidRPr="00991F99">
        <w:fldChar w:fldCharType="separate"/>
      </w:r>
      <w:r w:rsidR="0071153F">
        <w:t>Figura 40</w:t>
      </w:r>
      <w:r w:rsidRPr="00991F99">
        <w:fldChar w:fldCharType="end"/>
      </w:r>
      <w:r>
        <w:t>. E</w:t>
      </w:r>
      <w:r w:rsidRPr="00991F99">
        <w:t xml:space="preserve">l piloto de la aeronave </w:t>
      </w:r>
      <w:r w:rsidRPr="004A4A9B">
        <w:rPr>
          <w:i/>
        </w:rPr>
        <w:t>Plane2</w:t>
      </w:r>
      <w:r w:rsidRPr="00991F99">
        <w:t xml:space="preserve"> recibió la orden de volver a los parámetros de vuelo de crucero antes de que el avión rebasara su segundo punto de paso. </w:t>
      </w:r>
      <w:r>
        <w:t>Sin embargo</w:t>
      </w:r>
      <w:r w:rsidRPr="00991F99">
        <w:t xml:space="preserve">, debido a las características de este piloto, no es hasta que sobrepasa este segundo punto de paso cuando el piloto acata esta orden. Es decir, el piloto de la aeronave </w:t>
      </w:r>
      <w:r w:rsidRPr="004A4A9B">
        <w:rPr>
          <w:i/>
        </w:rPr>
        <w:t>Plane2</w:t>
      </w:r>
      <w:r w:rsidRPr="00991F99">
        <w:t xml:space="preserve"> acaba gestionando el paso del su segundo punto de paso de la misma manera que lo hizo el otro piloto, eso es, ejecutando la tarea “</w:t>
      </w:r>
      <w:proofErr w:type="spellStart"/>
      <w:r w:rsidRPr="00991F99">
        <w:t>GoingNextLegWithConflict</w:t>
      </w:r>
      <w:proofErr w:type="spellEnd"/>
      <w:r w:rsidRPr="00991F99">
        <w:t xml:space="preserve">” y realizando las acciones que se describen en la </w:t>
      </w:r>
      <w:r w:rsidRPr="00991F99">
        <w:fldChar w:fldCharType="begin"/>
      </w:r>
      <w:r w:rsidRPr="00991F99">
        <w:instrText xml:space="preserve"> REF _Ref297663867 \h </w:instrText>
      </w:r>
      <w:r>
        <w:instrText xml:space="preserve"> \* MERGEFORMAT </w:instrText>
      </w:r>
      <w:r w:rsidRPr="00991F99">
        <w:fldChar w:fldCharType="separate"/>
      </w:r>
      <w:r w:rsidR="0071153F">
        <w:t>Figura 24</w:t>
      </w:r>
      <w:r w:rsidRPr="00991F99">
        <w:fldChar w:fldCharType="end"/>
      </w:r>
      <w:r w:rsidRPr="00991F99">
        <w:t xml:space="preserve"> de la Sección </w:t>
      </w:r>
      <w:r w:rsidRPr="00991F99">
        <w:fldChar w:fldCharType="begin"/>
      </w:r>
      <w:r w:rsidRPr="00991F99">
        <w:instrText xml:space="preserve"> REF _Ref299895138 \r \h </w:instrText>
      </w:r>
      <w:r>
        <w:instrText xml:space="preserve"> \* MERGEFORMAT </w:instrText>
      </w:r>
      <w:r w:rsidRPr="00991F99">
        <w:fldChar w:fldCharType="separate"/>
      </w:r>
      <w:r w:rsidR="0071153F">
        <w:t>5.1.5.3</w:t>
      </w:r>
      <w:r w:rsidRPr="00991F99">
        <w:fldChar w:fldCharType="end"/>
      </w:r>
      <w:r w:rsidRPr="00991F99">
        <w:t>.</w:t>
      </w:r>
      <w:commentRangeEnd w:id="1924"/>
      <w:r w:rsidR="00520DDF">
        <w:rPr>
          <w:rStyle w:val="CommentReference"/>
        </w:rPr>
        <w:commentReference w:id="1924"/>
      </w:r>
    </w:p>
    <w:p w14:paraId="52E651FA" w14:textId="77777777" w:rsidR="0034040B" w:rsidRDefault="00EF7F9C" w:rsidP="00B869D0">
      <w:pPr>
        <w:jc w:val="both"/>
      </w:pPr>
      <w:r w:rsidRPr="00393237">
        <w:rPr>
          <w:rFonts w:cs="Times New Roman"/>
          <w:noProof/>
          <w:lang w:eastAsia="es-ES" w:bidi="ar-SA"/>
        </w:rPr>
        <w:lastRenderedPageBreak/>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1925" w:name="_Toc299483460"/>
      <w:bookmarkStart w:id="1926" w:name="_Ref297638017"/>
    </w:p>
    <w:p w14:paraId="27486C52" w14:textId="65D29AA5" w:rsidR="00471EC5" w:rsidRPr="00D93325" w:rsidRDefault="0034040B" w:rsidP="00B869D0">
      <w:pPr>
        <w:pStyle w:val="Caption"/>
      </w:pPr>
      <w:bookmarkStart w:id="1927" w:name="_Ref300004458"/>
      <w:bookmarkStart w:id="1928" w:name="_Toc300051094"/>
      <w:bookmarkStart w:id="1929" w:name="_Toc300051467"/>
      <w:bookmarkStart w:id="1930" w:name="_Toc300051770"/>
      <w:bookmarkStart w:id="1931" w:name="_Toc300052380"/>
      <w:bookmarkStart w:id="1932" w:name="_Toc300052991"/>
      <w:bookmarkStart w:id="1933" w:name="_Toc300057829"/>
      <w:bookmarkStart w:id="1934" w:name="_Toc302653740"/>
      <w:r>
        <w:t xml:space="preserve">Figura </w:t>
      </w:r>
      <w:fldSimple w:instr=" SEQ Figura \* ARABIC ">
        <w:r w:rsidR="0071153F">
          <w:rPr>
            <w:noProof/>
          </w:rPr>
          <w:t>39</w:t>
        </w:r>
      </w:fldSimple>
      <w:bookmarkEnd w:id="1927"/>
      <w:r w:rsidRPr="00C8241A">
        <w:t>: Dos aviones volando rutas con puntos de paso especificados, tripulados por pilotos con valores altos de estrés, fatiga y  poca experiencia</w:t>
      </w:r>
      <w:r w:rsidR="004D73AC">
        <w:t>,</w:t>
      </w:r>
      <w:r w:rsidRPr="00C8241A">
        <w:t xml:space="preserve"> finalizando conflicto.</w:t>
      </w:r>
      <w:bookmarkEnd w:id="1925"/>
      <w:bookmarkEnd w:id="1928"/>
      <w:bookmarkEnd w:id="1929"/>
      <w:bookmarkEnd w:id="1930"/>
      <w:bookmarkEnd w:id="1931"/>
      <w:bookmarkEnd w:id="1932"/>
      <w:bookmarkEnd w:id="1933"/>
      <w:bookmarkEnd w:id="1934"/>
    </w:p>
    <w:p w14:paraId="70C9A846" w14:textId="77777777" w:rsidR="001A06EF" w:rsidRDefault="00F12BEF" w:rsidP="00B869D0">
      <w:pPr>
        <w:pStyle w:val="Caption"/>
      </w:pPr>
      <w:r w:rsidRPr="00393237">
        <w:rPr>
          <w:rFonts w:cs="Times New Roman"/>
          <w:noProof/>
          <w:lang w:eastAsia="es-ES" w:bidi="ar-SA"/>
        </w:rPr>
        <w:drawing>
          <wp:inline distT="0" distB="0" distL="0" distR="0" wp14:anchorId="50C1AF98" wp14:editId="317A29F2">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1935" w:name="_Toc299483461"/>
      <w:bookmarkStart w:id="1936" w:name="_Ref297638028"/>
      <w:bookmarkEnd w:id="1926"/>
    </w:p>
    <w:p w14:paraId="774EC262" w14:textId="60F4ECB6" w:rsidR="00E41C4D" w:rsidRDefault="00F647DA" w:rsidP="004358E4">
      <w:pPr>
        <w:pStyle w:val="Caption"/>
        <w:rPr>
          <w:rFonts w:cs="Times New Roman"/>
        </w:rPr>
      </w:pPr>
      <w:bookmarkStart w:id="1937" w:name="_Ref300005616"/>
      <w:bookmarkStart w:id="1938" w:name="_Toc300051095"/>
      <w:bookmarkStart w:id="1939" w:name="_Toc300051468"/>
      <w:bookmarkStart w:id="1940" w:name="_Toc300051771"/>
      <w:bookmarkStart w:id="1941" w:name="_Toc300052381"/>
      <w:bookmarkStart w:id="1942" w:name="_Toc300052992"/>
      <w:bookmarkStart w:id="1943" w:name="_Toc300057830"/>
      <w:bookmarkStart w:id="1944" w:name="_Toc302653741"/>
      <w:r>
        <w:t xml:space="preserve">Figura </w:t>
      </w:r>
      <w:fldSimple w:instr=" SEQ Figura \* ARABIC ">
        <w:r w:rsidR="0071153F">
          <w:rPr>
            <w:noProof/>
          </w:rPr>
          <w:t>40</w:t>
        </w:r>
      </w:fldSimple>
      <w:bookmarkEnd w:id="1937"/>
      <w:r w:rsidRPr="00741883">
        <w:t>: Dos aviones volando rutas con puntos de paso especificados, tripulados por pilotos con valores altos de estrés, fatiga y poca experiencia</w:t>
      </w:r>
      <w:r w:rsidR="004D73AC">
        <w:t>,</w:t>
      </w:r>
      <w:r w:rsidRPr="00741883">
        <w:t xml:space="preserve"> llegando al destino.</w:t>
      </w:r>
      <w:bookmarkEnd w:id="1935"/>
      <w:bookmarkEnd w:id="1936"/>
      <w:bookmarkEnd w:id="1938"/>
      <w:bookmarkEnd w:id="1939"/>
      <w:bookmarkEnd w:id="1940"/>
      <w:bookmarkEnd w:id="1941"/>
      <w:bookmarkEnd w:id="1942"/>
      <w:bookmarkEnd w:id="1943"/>
      <w:bookmarkEnd w:id="1944"/>
    </w:p>
    <w:p w14:paraId="20A65130" w14:textId="4E849903" w:rsidR="00E41C4D" w:rsidRDefault="00E41C4D" w:rsidP="00B869D0">
      <w:pPr>
        <w:jc w:val="both"/>
        <w:rPr>
          <w:rFonts w:cs="Times New Roman"/>
        </w:rPr>
      </w:pPr>
      <w:r w:rsidRPr="00393237">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169C9E01" w14:textId="05FAD8FB" w:rsidR="00527BDF" w:rsidRDefault="00527BDF" w:rsidP="00B869D0">
      <w:pPr>
        <w:jc w:val="both"/>
        <w:rPr>
          <w:rFonts w:cs="Times New Roman"/>
        </w:rPr>
      </w:pPr>
      <w:bookmarkStart w:id="1945" w:name="_Ref300005684"/>
      <w:bookmarkStart w:id="1946" w:name="_Toc300051096"/>
      <w:bookmarkStart w:id="1947" w:name="_Toc300051469"/>
      <w:bookmarkStart w:id="1948" w:name="_Toc300051772"/>
      <w:bookmarkStart w:id="1949" w:name="_Toc300052382"/>
      <w:bookmarkStart w:id="1950" w:name="_Toc300052993"/>
      <w:bookmarkStart w:id="1951" w:name="_Toc300057831"/>
      <w:r>
        <w:t xml:space="preserve">Figura </w:t>
      </w:r>
      <w:fldSimple w:instr=" SEQ Figura \* ARABIC ">
        <w:r w:rsidR="0071153F">
          <w:rPr>
            <w:noProof/>
          </w:rPr>
          <w:t>41</w:t>
        </w:r>
      </w:fldSimple>
      <w:bookmarkEnd w:id="1945"/>
      <w:r w:rsidRPr="001E3FBE">
        <w:t>: Dos aviones volando rutas con puntos de paso especificados, tripulados por pilotos con valores bajos  de estrés, fatiga y bastante experiencia finalizando conflicto.</w:t>
      </w:r>
      <w:bookmarkEnd w:id="1946"/>
      <w:bookmarkEnd w:id="1947"/>
      <w:bookmarkEnd w:id="1948"/>
      <w:bookmarkEnd w:id="1949"/>
      <w:bookmarkEnd w:id="1950"/>
      <w:bookmarkEnd w:id="1951"/>
    </w:p>
    <w:p w14:paraId="7D26DAF1" w14:textId="2C635958" w:rsidR="00FA47E2" w:rsidRPr="00520DDF" w:rsidRDefault="00520DDF" w:rsidP="00A43275">
      <w:pPr>
        <w:spacing w:before="240" w:after="120"/>
        <w:ind w:firstLine="284"/>
        <w:jc w:val="both"/>
      </w:pPr>
      <w:r w:rsidRPr="00520DDF">
        <w:t>Como se ha hecho anteriormente</w:t>
      </w:r>
      <w:r>
        <w:t>,</w:t>
      </w:r>
      <w:r w:rsidRPr="00520DDF">
        <w:t xml:space="preserve"> estudiar</w:t>
      </w:r>
      <w:r>
        <w:t>emos</w:t>
      </w:r>
      <w:r w:rsidRPr="00520DDF">
        <w:t xml:space="preserve"> el mismo caso de prueba </w:t>
      </w:r>
      <w:r>
        <w:t>alterando los</w:t>
      </w:r>
      <w:r w:rsidRPr="00520DDF">
        <w:t xml:space="preserve"> valores de los parámetros característicos de los pilotos. En este caso usaremos los valores de 2%, 2%</w:t>
      </w:r>
      <w:r>
        <w:t xml:space="preserve"> y</w:t>
      </w:r>
      <w:r w:rsidRPr="00520DDF">
        <w:t xml:space="preserve"> 98% para el estrés, fatiga y experiencia respectivamente</w:t>
      </w:r>
      <w:r>
        <w:t>, indicando que se trata de pilotos con muchas horas de vuelo y que están descansados, por tanto en situación óptima para pilotar</w:t>
      </w:r>
      <w:r w:rsidRPr="00520DDF">
        <w:t xml:space="preserve">. Como se observa en la </w:t>
      </w:r>
      <w:r w:rsidRPr="00520DDF">
        <w:fldChar w:fldCharType="begin"/>
      </w:r>
      <w:r w:rsidRPr="00520DDF">
        <w:instrText xml:space="preserve"> REF _Ref300005684 \h </w:instrText>
      </w:r>
      <w:r>
        <w:instrText xml:space="preserve"> \* MERGEFORMAT </w:instrText>
      </w:r>
      <w:r w:rsidRPr="00520DDF">
        <w:fldChar w:fldCharType="separate"/>
      </w:r>
      <w:r w:rsidR="0071153F">
        <w:t>Figura 41</w:t>
      </w:r>
      <w:r w:rsidRPr="00520DDF">
        <w:fldChar w:fldCharType="end"/>
      </w:r>
      <w:r>
        <w:t>, estos</w:t>
      </w:r>
      <w:r w:rsidRPr="00520DDF">
        <w:t xml:space="preserve"> pilotos tardan menos en gestionar las maniobras y órdenes de los controladores</w:t>
      </w:r>
      <w:r>
        <w:t xml:space="preserve"> en comparación</w:t>
      </w:r>
      <w:r w:rsidRPr="00520DDF">
        <w:t xml:space="preserve"> con el anterior caso de prueba. </w:t>
      </w:r>
      <w:r>
        <w:t>Aquí</w:t>
      </w:r>
      <w:r w:rsidRPr="00520DDF">
        <w:t xml:space="preserve"> no sucederá que las gestiones de distintos tipos de maniobras se superpongan a no ser que sea totalmente inevitable</w:t>
      </w:r>
      <w:r>
        <w:t xml:space="preserve"> dados los bajos tiempos de respuesta de los pilotos</w:t>
      </w:r>
      <w:r w:rsidRPr="00520DDF">
        <w:t xml:space="preserve">. </w:t>
      </w:r>
      <w:r>
        <w:t xml:space="preserve">Por ejemplo, </w:t>
      </w:r>
      <w:r w:rsidRPr="00520DDF">
        <w:t xml:space="preserve">en este caso el piloto del avión </w:t>
      </w:r>
      <w:r w:rsidRPr="004A4A9B">
        <w:rPr>
          <w:i/>
        </w:rPr>
        <w:t>Plane2</w:t>
      </w:r>
      <w:r w:rsidRPr="00520DDF">
        <w:t xml:space="preserve"> sí es capaz de gestionar la orden de restablecer el vuelo a los valores de crucero antes de pasar por su segundo punto de paso.</w:t>
      </w:r>
      <w:r>
        <w:t xml:space="preserve"> A</w:t>
      </w:r>
      <w:r w:rsidR="00600A7E" w:rsidRPr="00520DDF">
        <w:t>l igual que sucedía en la</w:t>
      </w:r>
      <w:r w:rsidR="0093017F" w:rsidRPr="00520DDF">
        <w:t xml:space="preserve"> </w:t>
      </w:r>
      <w:r w:rsidR="0093017F" w:rsidRPr="00520DDF">
        <w:fldChar w:fldCharType="begin"/>
      </w:r>
      <w:r w:rsidR="0093017F" w:rsidRPr="00520DDF">
        <w:instrText xml:space="preserve"> REF _Ref300004458 \h </w:instrText>
      </w:r>
      <w:r w:rsidR="00244913">
        <w:instrText xml:space="preserve"> \* MERGEFORMAT </w:instrText>
      </w:r>
      <w:r w:rsidR="0093017F" w:rsidRPr="00520DDF">
        <w:fldChar w:fldCharType="separate"/>
      </w:r>
      <w:r w:rsidR="0071153F">
        <w:t>Figura 39</w:t>
      </w:r>
      <w:r w:rsidR="0093017F" w:rsidRPr="00520DDF">
        <w:fldChar w:fldCharType="end"/>
      </w:r>
      <w:r w:rsidR="00600A7E" w:rsidRPr="00520DDF">
        <w:t xml:space="preserve">, el piloto de la aeronave </w:t>
      </w:r>
      <w:r w:rsidR="00600A7E" w:rsidRPr="00520DDF">
        <w:rPr>
          <w:i/>
        </w:rPr>
        <w:t>Plane1</w:t>
      </w:r>
      <w:r w:rsidR="00600A7E" w:rsidRPr="00520DDF">
        <w:t xml:space="preserve"> rebasa su segundo </w:t>
      </w:r>
      <w:r w:rsidR="00486B28" w:rsidRPr="00520DDF">
        <w:t>punto de paso</w:t>
      </w:r>
      <w:r w:rsidR="00600A7E" w:rsidRPr="00520DDF">
        <w:t xml:space="preserve"> cuando se encontraba en una situación de riesgo de conflicto. El piloto gestiona la creación del siguiente tramo de la misma forma que en el </w:t>
      </w:r>
      <w:r>
        <w:t>experimento</w:t>
      </w:r>
      <w:r w:rsidR="00600A7E" w:rsidRPr="00520DDF">
        <w:t xml:space="preserve"> anterior</w:t>
      </w:r>
      <w:r>
        <w:t xml:space="preserve">. Al </w:t>
      </w:r>
      <w:r w:rsidR="00600A7E" w:rsidRPr="00520DDF">
        <w:t>llega</w:t>
      </w:r>
      <w:r>
        <w:t>r</w:t>
      </w:r>
      <w:r w:rsidR="00600A7E" w:rsidRPr="00520DDF">
        <w:t xml:space="preserve"> al fin del tramo se genera el hecho “</w:t>
      </w:r>
      <w:proofErr w:type="spellStart"/>
      <w:r w:rsidR="00600A7E" w:rsidRPr="00520DDF">
        <w:t>GoNextLegWithConflict</w:t>
      </w:r>
      <w:proofErr w:type="spellEnd"/>
      <w:r w:rsidR="00600A7E" w:rsidRPr="00520DDF">
        <w:t xml:space="preserve">” para posteriormente pasar a realizar la tarea y proceso explicado en la </w:t>
      </w:r>
      <w:r w:rsidR="00600A7E" w:rsidRPr="00520DDF">
        <w:fldChar w:fldCharType="begin"/>
      </w:r>
      <w:r w:rsidR="00600A7E" w:rsidRPr="00520DDF">
        <w:instrText xml:space="preserve"> REF _Ref297663867 \h </w:instrText>
      </w:r>
      <w:r w:rsidR="00244913">
        <w:instrText xml:space="preserve"> \* MERGEFORMAT </w:instrText>
      </w:r>
      <w:r w:rsidR="00600A7E" w:rsidRPr="00520DDF">
        <w:fldChar w:fldCharType="separate"/>
      </w:r>
      <w:r w:rsidR="0071153F">
        <w:t>Figura 24</w:t>
      </w:r>
      <w:r w:rsidR="00600A7E" w:rsidRPr="00520DDF">
        <w:fldChar w:fldCharType="end"/>
      </w:r>
      <w:r w:rsidR="003F17CA" w:rsidRPr="00520DDF">
        <w:t xml:space="preserve"> de la Sección </w:t>
      </w:r>
      <w:r w:rsidR="003F17CA" w:rsidRPr="00520DDF">
        <w:fldChar w:fldCharType="begin"/>
      </w:r>
      <w:r w:rsidR="003F17CA" w:rsidRPr="00520DDF">
        <w:instrText xml:space="preserve"> REF _Ref299895138 \r \h </w:instrText>
      </w:r>
      <w:r w:rsidR="00244913">
        <w:instrText xml:space="preserve"> \* MERGEFORMAT </w:instrText>
      </w:r>
      <w:r w:rsidR="003F17CA" w:rsidRPr="00520DDF">
        <w:fldChar w:fldCharType="separate"/>
      </w:r>
      <w:r w:rsidR="0071153F">
        <w:t>5.1.5.3</w:t>
      </w:r>
      <w:r w:rsidR="003F17CA" w:rsidRPr="00520DDF">
        <w:fldChar w:fldCharType="end"/>
      </w:r>
      <w:r w:rsidR="003F17CA" w:rsidRPr="00520DDF">
        <w:t>.</w:t>
      </w:r>
    </w:p>
    <w:p w14:paraId="30FEB630" w14:textId="5E099AD3" w:rsidR="00CD0923" w:rsidRPr="004A4A9B" w:rsidRDefault="00AB3CAE" w:rsidP="003F17CA">
      <w:pPr>
        <w:pStyle w:val="Heading1"/>
        <w:numPr>
          <w:ilvl w:val="1"/>
          <w:numId w:val="40"/>
        </w:numPr>
        <w:rPr>
          <w:b w:val="0"/>
          <w:sz w:val="44"/>
          <w:szCs w:val="52"/>
        </w:rPr>
      </w:pPr>
      <w:bookmarkStart w:id="1952" w:name="_Ref300059700"/>
      <w:bookmarkStart w:id="1953" w:name="_Toc302654567"/>
      <w:r w:rsidRPr="0087238B">
        <w:rPr>
          <w:b w:val="0"/>
          <w:sz w:val="44"/>
          <w:szCs w:val="52"/>
        </w:rPr>
        <w:t xml:space="preserve">Caso </w:t>
      </w:r>
      <w:r w:rsidR="00EA40AF" w:rsidRPr="0087238B">
        <w:rPr>
          <w:b w:val="0"/>
          <w:sz w:val="44"/>
          <w:szCs w:val="52"/>
        </w:rPr>
        <w:t>avanzado:</w:t>
      </w:r>
      <w:r w:rsidR="00875355" w:rsidRPr="0087238B">
        <w:rPr>
          <w:b w:val="0"/>
          <w:sz w:val="44"/>
          <w:szCs w:val="52"/>
        </w:rPr>
        <w:t xml:space="preserve"> varios</w:t>
      </w:r>
      <w:r w:rsidRPr="0087238B">
        <w:rPr>
          <w:b w:val="0"/>
          <w:sz w:val="44"/>
          <w:szCs w:val="52"/>
        </w:rPr>
        <w:t xml:space="preserve"> aviones</w:t>
      </w:r>
      <w:bookmarkEnd w:id="1952"/>
      <w:bookmarkEnd w:id="1953"/>
    </w:p>
    <w:p w14:paraId="32B9EEF4" w14:textId="29096476" w:rsidR="0015563B" w:rsidRPr="0087238B" w:rsidRDefault="0015563B" w:rsidP="004A4A9B">
      <w:pPr>
        <w:spacing w:after="120"/>
        <w:jc w:val="both"/>
      </w:pPr>
      <w:r w:rsidRPr="0087238B">
        <w:t>El segundo</w:t>
      </w:r>
      <w:r w:rsidR="00CB10BE" w:rsidRPr="0087238B">
        <w:t xml:space="preserve"> </w:t>
      </w:r>
      <w:r w:rsidRPr="0087238B">
        <w:t xml:space="preserve">tipo de caso de estudio </w:t>
      </w:r>
      <w:r w:rsidR="0087238B">
        <w:t>corresponde</w:t>
      </w:r>
      <w:r w:rsidR="0087238B" w:rsidRPr="0087238B">
        <w:t xml:space="preserve"> </w:t>
      </w:r>
      <w:r w:rsidRPr="0087238B">
        <w:t xml:space="preserve">a simulaciones con más aviones, en </w:t>
      </w:r>
      <w:r w:rsidR="0087238B">
        <w:t>concreto</w:t>
      </w:r>
      <w:r w:rsidRPr="0087238B">
        <w:t xml:space="preserve"> 6 aviones </w:t>
      </w:r>
      <w:r w:rsidR="0087238B">
        <w:t>aunque</w:t>
      </w:r>
      <w:r w:rsidR="0087238B" w:rsidRPr="0087238B">
        <w:t xml:space="preserve"> </w:t>
      </w:r>
      <w:r w:rsidRPr="0087238B">
        <w:t xml:space="preserve">sería extensible a </w:t>
      </w:r>
      <w:r w:rsidRPr="0087238B">
        <w:rPr>
          <w:i/>
        </w:rPr>
        <w:t>n</w:t>
      </w:r>
      <w:r w:rsidRPr="0087238B">
        <w:t xml:space="preserve"> siempre que </w:t>
      </w:r>
      <w:r w:rsidR="0087238B">
        <w:t>el entorno de ejecución</w:t>
      </w:r>
      <w:r w:rsidRPr="0087238B">
        <w:t xml:space="preserve"> lo soporte. </w:t>
      </w:r>
      <w:r w:rsidR="0087238B">
        <w:t>Por tanto</w:t>
      </w:r>
      <w:r w:rsidR="003D7085" w:rsidRPr="0087238B">
        <w:t xml:space="preserve"> </w:t>
      </w:r>
      <w:r w:rsidR="00FC4ABF" w:rsidRPr="0087238B">
        <w:t xml:space="preserve">se </w:t>
      </w:r>
      <w:r w:rsidR="0087238B">
        <w:t>requiere</w:t>
      </w:r>
      <w:r w:rsidR="0087238B" w:rsidRPr="0087238B">
        <w:t xml:space="preserve"> </w:t>
      </w:r>
      <w:r w:rsidR="00FC4ABF" w:rsidRPr="0087238B">
        <w:t xml:space="preserve">un </w:t>
      </w:r>
      <w:r w:rsidR="003D7085" w:rsidRPr="0087238B">
        <w:t>despliegue con seis aeronaves, seis pilotos, un controlador aéreo, un creador de planes de vuelos</w:t>
      </w:r>
      <w:r w:rsidR="003D7085" w:rsidRPr="007D3930">
        <w:t xml:space="preserve"> y un creador de la simulación</w:t>
      </w:r>
      <w:r w:rsidR="003D7085">
        <w:t xml:space="preserve">. </w:t>
      </w:r>
      <w:r w:rsidRPr="0087238B">
        <w:t>E</w:t>
      </w:r>
      <w:r w:rsidR="0087238B">
        <w:t xml:space="preserve">ste </w:t>
      </w:r>
      <w:r w:rsidRPr="0087238B">
        <w:t xml:space="preserve">despliegue </w:t>
      </w:r>
      <w:r w:rsidR="00FC4ABF" w:rsidRPr="0087238B">
        <w:t xml:space="preserve">se muestra </w:t>
      </w:r>
      <w:r w:rsidR="0087238B">
        <w:t xml:space="preserve">en la </w:t>
      </w:r>
      <w:r w:rsidR="0087238B">
        <w:fldChar w:fldCharType="begin"/>
      </w:r>
      <w:r w:rsidR="0087238B">
        <w:instrText xml:space="preserve"> REF _Ref302560810 \h </w:instrText>
      </w:r>
      <w:r w:rsidR="0087238B">
        <w:fldChar w:fldCharType="separate"/>
      </w:r>
      <w:r w:rsidR="0071153F">
        <w:t xml:space="preserve">Figura </w:t>
      </w:r>
      <w:r w:rsidR="0071153F">
        <w:rPr>
          <w:noProof/>
        </w:rPr>
        <w:t>42</w:t>
      </w:r>
      <w:r w:rsidR="0087238B">
        <w:fldChar w:fldCharType="end"/>
      </w:r>
      <w:r w:rsidR="0087238B">
        <w:t>.</w:t>
      </w:r>
    </w:p>
    <w:p w14:paraId="785E0E61" w14:textId="77777777" w:rsidR="00273820" w:rsidRDefault="0015563B" w:rsidP="006E5272">
      <w:pPr>
        <w:jc w:val="both"/>
      </w:pPr>
      <w:bookmarkStart w:id="1954" w:name="_Toc300057832"/>
      <w:r w:rsidRPr="00D93325">
        <w:rPr>
          <w:rFonts w:cs="Times New Roman"/>
          <w:noProof/>
          <w:lang w:eastAsia="es-ES" w:bidi="ar-SA"/>
        </w:rPr>
        <w:lastRenderedPageBreak/>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bookmarkStart w:id="1955" w:name="_Toc300051097"/>
      <w:bookmarkStart w:id="1956" w:name="_Toc300051470"/>
      <w:bookmarkStart w:id="1957" w:name="_Toc300051773"/>
      <w:bookmarkStart w:id="1958" w:name="_Toc300052383"/>
      <w:bookmarkStart w:id="1959" w:name="_Toc300052994"/>
    </w:p>
    <w:p w14:paraId="2D920179" w14:textId="77777777" w:rsidR="00C532BD" w:rsidRDefault="00E826F8" w:rsidP="00ED163C">
      <w:pPr>
        <w:pStyle w:val="Caption"/>
      </w:pPr>
      <w:bookmarkStart w:id="1960" w:name="_Ref302560810"/>
      <w:bookmarkStart w:id="1961" w:name="_Toc302653742"/>
      <w:r>
        <w:t xml:space="preserve">Figura </w:t>
      </w:r>
      <w:fldSimple w:instr=" SEQ Figura \* ARABIC ">
        <w:r w:rsidR="0071153F">
          <w:rPr>
            <w:noProof/>
          </w:rPr>
          <w:t>42</w:t>
        </w:r>
      </w:fldSimple>
      <w:bookmarkEnd w:id="1960"/>
      <w:r w:rsidRPr="0025487E">
        <w:t>: Despliegue seis aviones</w:t>
      </w:r>
      <w:bookmarkStart w:id="1962" w:name="_Ref300008171"/>
      <w:bookmarkEnd w:id="1954"/>
      <w:bookmarkEnd w:id="1955"/>
      <w:bookmarkEnd w:id="1956"/>
      <w:bookmarkEnd w:id="1957"/>
      <w:bookmarkEnd w:id="1958"/>
      <w:bookmarkEnd w:id="1959"/>
      <w:r w:rsidR="00C532BD">
        <w:t>.</w:t>
      </w:r>
      <w:bookmarkEnd w:id="1961"/>
    </w:p>
    <w:p w14:paraId="62CA3777" w14:textId="685FC759" w:rsidR="0098663E" w:rsidRDefault="00C532BD" w:rsidP="004A4A9B">
      <w:pPr>
        <w:spacing w:before="240" w:after="120"/>
        <w:ind w:firstLine="284"/>
        <w:jc w:val="both"/>
        <w:rPr>
          <w:rFonts w:cs="Times New Roman"/>
        </w:rPr>
      </w:pPr>
      <w:r>
        <w:t>En este caso los vuelos parten de distintos aeropuertos de la Península Ibérica. Las posibles situaciones de conflicto involucran a varios aviones, por lo que es posible que las órdenes destinadas a resolver un conflicto provoquen otro.</w:t>
      </w:r>
      <w:bookmarkEnd w:id="1962"/>
    </w:p>
    <w:p w14:paraId="17FEED70" w14:textId="725C10A8" w:rsidR="004527AA" w:rsidRPr="004A4A9B" w:rsidRDefault="00EA40AF" w:rsidP="00B557F3">
      <w:pPr>
        <w:pStyle w:val="Heading1"/>
        <w:numPr>
          <w:ilvl w:val="2"/>
          <w:numId w:val="40"/>
        </w:numPr>
        <w:rPr>
          <w:b w:val="0"/>
          <w:sz w:val="36"/>
          <w:szCs w:val="52"/>
        </w:rPr>
      </w:pPr>
      <w:bookmarkStart w:id="1963" w:name="_Toc300654256"/>
      <w:bookmarkStart w:id="1964" w:name="_Toc302654568"/>
      <w:bookmarkEnd w:id="1963"/>
      <w:r w:rsidRPr="00C532BD">
        <w:rPr>
          <w:b w:val="0"/>
          <w:sz w:val="36"/>
          <w:szCs w:val="52"/>
        </w:rPr>
        <w:t>V</w:t>
      </w:r>
      <w:r w:rsidR="004527AA" w:rsidRPr="00C532BD">
        <w:rPr>
          <w:b w:val="0"/>
          <w:sz w:val="36"/>
          <w:szCs w:val="52"/>
        </w:rPr>
        <w:t xml:space="preserve">arios  aviones sin </w:t>
      </w:r>
      <w:r w:rsidRPr="00C532BD">
        <w:rPr>
          <w:b w:val="0"/>
          <w:sz w:val="36"/>
          <w:szCs w:val="52"/>
        </w:rPr>
        <w:t>puntos de paso</w:t>
      </w:r>
      <w:bookmarkEnd w:id="1964"/>
    </w:p>
    <w:p w14:paraId="0CC3A02F" w14:textId="3D6FA249" w:rsidR="00AB3CAE" w:rsidRPr="00C532BD" w:rsidRDefault="00C532BD" w:rsidP="004A4A9B">
      <w:pPr>
        <w:spacing w:after="120"/>
        <w:jc w:val="both"/>
      </w:pPr>
      <w:r>
        <w:t>En este caso, los vuelos sólo tienen especificados aeropuertos de origen y destino, y no puntos de paso intermedios. Al igual que en los experimentos anteriores, esta situación se analiza con distintos valores de estrés, fatiga y experiencia de los pilotos involucrados.</w:t>
      </w:r>
    </w:p>
    <w:p w14:paraId="6AE62DB5" w14:textId="5D1E26E1" w:rsidR="00760E31" w:rsidRPr="004A4A9B" w:rsidRDefault="0060086C" w:rsidP="00C532BD">
      <w:pPr>
        <w:spacing w:before="240" w:after="120"/>
        <w:ind w:firstLine="284"/>
        <w:jc w:val="both"/>
      </w:pPr>
      <w:r>
        <w:t>En primer lugar se considera el caso de p</w:t>
      </w:r>
      <w:r w:rsidR="00EF13C9" w:rsidRPr="009E7B46">
        <w:t>ilotos con gran estrés y fatiga y con muy poca experiencia</w:t>
      </w:r>
      <w:r w:rsidR="00EF13C9" w:rsidRPr="001D384D">
        <w:t xml:space="preserve">. </w:t>
      </w:r>
      <w:r w:rsidR="00CC737A">
        <w:t>É</w:t>
      </w:r>
      <w:r>
        <w:t>sta es por tanto la situación en la que los tiempos de respuesta de los pilotos son más altos. El resultado de los experimentos es similar al de los experimentos con dos aviones en similares circunstancias</w:t>
      </w:r>
      <w:r w:rsidR="00B557F3">
        <w:t xml:space="preserve"> (</w:t>
      </w:r>
      <w:r>
        <w:t xml:space="preserve">ver Sección </w:t>
      </w:r>
      <w:r>
        <w:fldChar w:fldCharType="begin"/>
      </w:r>
      <w:r>
        <w:instrText xml:space="preserve"> REF _Ref302559333 \r \h </w:instrText>
      </w:r>
      <w:r>
        <w:fldChar w:fldCharType="separate"/>
      </w:r>
      <w:r w:rsidR="0071153F">
        <w:t>6.1.1</w:t>
      </w:r>
      <w:r>
        <w:fldChar w:fldCharType="end"/>
      </w:r>
      <w:r w:rsidR="00B557F3">
        <w:t>)</w:t>
      </w:r>
      <w:r w:rsidR="00EF13C9" w:rsidRPr="001D384D">
        <w:t xml:space="preserve">. Los pilotos tardan bastante en poner sus aeronaves a rumbo. </w:t>
      </w:r>
      <w:r w:rsidR="00CC737A">
        <w:t>Además</w:t>
      </w:r>
      <w:r w:rsidR="00EF13C9" w:rsidRPr="001D384D">
        <w:t xml:space="preserve">, como </w:t>
      </w:r>
      <w:r w:rsidR="00CC737A">
        <w:t xml:space="preserve">en este caso </w:t>
      </w:r>
      <w:r w:rsidR="00EF13C9" w:rsidRPr="001D384D">
        <w:t xml:space="preserve">sale más de un avión desde cada aeropuerto </w:t>
      </w:r>
      <w:r w:rsidR="00CC737A">
        <w:t>con diferencias</w:t>
      </w:r>
      <w:r w:rsidR="00EF13C9" w:rsidRPr="001D384D">
        <w:t xml:space="preserve"> relativamente cort</w:t>
      </w:r>
      <w:r w:rsidR="00CC737A">
        <w:t>a</w:t>
      </w:r>
      <w:r w:rsidR="00EF13C9" w:rsidRPr="001D384D">
        <w:t>s</w:t>
      </w:r>
      <w:r w:rsidR="00CC737A">
        <w:t xml:space="preserve"> de tiempo</w:t>
      </w:r>
      <w:r w:rsidR="00EF13C9" w:rsidRPr="001D384D">
        <w:t xml:space="preserve">, hay un cierto periodo en que </w:t>
      </w:r>
      <w:r w:rsidR="00CC737A">
        <w:t xml:space="preserve">las aeronaves </w:t>
      </w:r>
      <w:r w:rsidR="00EF13C9" w:rsidRPr="001D384D">
        <w:t>se encuentran en alto riesgo de colisi</w:t>
      </w:r>
      <w:r w:rsidR="00EF13C9" w:rsidRPr="00E622C2">
        <w:t xml:space="preserve">ón con </w:t>
      </w:r>
      <w:r>
        <w:t>otras</w:t>
      </w:r>
      <w:r w:rsidR="00EF13C9" w:rsidRPr="00E622C2">
        <w:t xml:space="preserve"> que despeg</w:t>
      </w:r>
      <w:r>
        <w:t>an</w:t>
      </w:r>
      <w:r w:rsidR="00EF13C9" w:rsidRPr="00E622C2">
        <w:t xml:space="preserve"> del mismo aeropuerto. </w:t>
      </w:r>
      <w:r w:rsidR="00CC737A">
        <w:t>Sólo cuando</w:t>
      </w:r>
      <w:r w:rsidR="00CC737A" w:rsidRPr="001D384D">
        <w:t xml:space="preserve"> los pilotos corrigen la altura </w:t>
      </w:r>
      <w:r w:rsidR="00CC737A">
        <w:t xml:space="preserve">y rumbo </w:t>
      </w:r>
      <w:r w:rsidR="00CC737A" w:rsidRPr="001D384D">
        <w:t>de la aeronave</w:t>
      </w:r>
      <w:r w:rsidR="00CC737A" w:rsidRPr="00E622C2">
        <w:t xml:space="preserve"> </w:t>
      </w:r>
      <w:r w:rsidR="00CC737A">
        <w:t xml:space="preserve">se elimina esta situación. </w:t>
      </w:r>
      <w:r w:rsidR="00EF13C9" w:rsidRPr="00E622C2">
        <w:t>Esto puede verse en</w:t>
      </w:r>
      <w:r>
        <w:t xml:space="preserve"> la</w:t>
      </w:r>
      <w:r w:rsidR="00EF13C9" w:rsidRPr="00E622C2">
        <w:t xml:space="preserve"> </w:t>
      </w:r>
      <w:r w:rsidR="00DB6D56">
        <w:fldChar w:fldCharType="begin"/>
      </w:r>
      <w:r w:rsidR="00DB6D56">
        <w:instrText xml:space="preserve"> REF _Ref300052952 \h </w:instrText>
      </w:r>
      <w:r w:rsidR="00C532BD">
        <w:instrText xml:space="preserve"> \* MERGEFORMAT </w:instrText>
      </w:r>
      <w:r w:rsidR="00DB6D56">
        <w:fldChar w:fldCharType="separate"/>
      </w:r>
      <w:r w:rsidR="0071153F">
        <w:t>Figura 43</w:t>
      </w:r>
      <w:r w:rsidR="00DB6D56">
        <w:fldChar w:fldCharType="end"/>
      </w:r>
      <w:r w:rsidR="00DB6D56">
        <w:t xml:space="preserve"> </w:t>
      </w:r>
      <w:r w:rsidR="00EF13C9" w:rsidRPr="00760AB5">
        <w:t xml:space="preserve">donde al principio de cada </w:t>
      </w:r>
      <w:r w:rsidR="009A0B69" w:rsidRPr="00760AB5">
        <w:t>travesía</w:t>
      </w:r>
      <w:r w:rsidR="00EF13C9" w:rsidRPr="00760AB5">
        <w:t xml:space="preserve"> </w:t>
      </w:r>
      <w:r w:rsidR="00EF13C9" w:rsidRPr="001A06EF">
        <w:t xml:space="preserve">los aviones </w:t>
      </w:r>
      <w:r w:rsidR="00CC737A">
        <w:t>se colorean en rojo (peligro alto de colisión) y su</w:t>
      </w:r>
      <w:r w:rsidR="00EF13C9" w:rsidRPr="001A06EF">
        <w:t xml:space="preserve"> altitud no cambia</w:t>
      </w:r>
      <w:r w:rsidR="00CB3D35">
        <w:t xml:space="preserve"> (ruta de color blanco)</w:t>
      </w:r>
      <w:r w:rsidR="00EF13C9" w:rsidRPr="001A06EF">
        <w:t>.</w:t>
      </w:r>
      <w:r w:rsidR="00E260BA" w:rsidRPr="001A06EF">
        <w:t xml:space="preserve"> Por otro lado, </w:t>
      </w:r>
      <w:r>
        <w:t xml:space="preserve">también </w:t>
      </w:r>
      <w:r w:rsidR="00E260BA" w:rsidRPr="001A06EF">
        <w:t>en la</w:t>
      </w:r>
      <w:r w:rsidR="00290C4C">
        <w:t xml:space="preserve"> </w:t>
      </w:r>
      <w:r w:rsidR="00DB6D56">
        <w:fldChar w:fldCharType="begin"/>
      </w:r>
      <w:r w:rsidR="00DB6D56">
        <w:instrText xml:space="preserve"> REF _Ref300052952 \h </w:instrText>
      </w:r>
      <w:r w:rsidR="00C532BD">
        <w:instrText xml:space="preserve"> \* MERGEFORMAT </w:instrText>
      </w:r>
      <w:r w:rsidR="00DB6D56">
        <w:fldChar w:fldCharType="separate"/>
      </w:r>
      <w:r w:rsidR="0071153F">
        <w:t>Figura 43</w:t>
      </w:r>
      <w:r w:rsidR="00DB6D56">
        <w:fldChar w:fldCharType="end"/>
      </w:r>
      <w:r>
        <w:t xml:space="preserve">, </w:t>
      </w:r>
      <w:r w:rsidRPr="001A06EF">
        <w:t>se puede observar</w:t>
      </w:r>
      <w:r w:rsidR="00ED3797">
        <w:t xml:space="preserve"> </w:t>
      </w:r>
      <w:r w:rsidR="00E260BA" w:rsidRPr="00760AB5">
        <w:t xml:space="preserve">que de nuevo hay dos aviones </w:t>
      </w:r>
      <w:r w:rsidR="00CC737A">
        <w:t>(</w:t>
      </w:r>
      <w:r w:rsidR="00CC737A" w:rsidRPr="004A4A9B">
        <w:rPr>
          <w:i/>
        </w:rPr>
        <w:t>Plane2</w:t>
      </w:r>
      <w:r w:rsidR="00CC737A">
        <w:t xml:space="preserve"> y </w:t>
      </w:r>
      <w:r w:rsidR="00CC737A" w:rsidRPr="004A4A9B">
        <w:rPr>
          <w:i/>
        </w:rPr>
        <w:t>Plane3</w:t>
      </w:r>
      <w:r w:rsidR="00CC737A">
        <w:t xml:space="preserve">) </w:t>
      </w:r>
      <w:r w:rsidR="00E260BA" w:rsidRPr="00760AB5">
        <w:t>que entran en alto riesgo de colisión (marcados en rojo)</w:t>
      </w:r>
      <w:r w:rsidR="00CC737A">
        <w:t>. L</w:t>
      </w:r>
      <w:r w:rsidR="00CC737A" w:rsidRPr="00760AB5">
        <w:t>a</w:t>
      </w:r>
      <w:r w:rsidR="00CC737A">
        <w:t xml:space="preserve"> </w:t>
      </w:r>
      <w:r w:rsidR="00CC737A">
        <w:fldChar w:fldCharType="begin"/>
      </w:r>
      <w:r w:rsidR="00CC737A">
        <w:instrText xml:space="preserve"> REF _Ref300051490 \h  \* MERGEFORMAT </w:instrText>
      </w:r>
      <w:r w:rsidR="00CC737A">
        <w:fldChar w:fldCharType="separate"/>
      </w:r>
      <w:r w:rsidR="0071153F">
        <w:t>Figura 44</w:t>
      </w:r>
      <w:r w:rsidR="00CC737A">
        <w:fldChar w:fldCharType="end"/>
      </w:r>
      <w:r w:rsidR="00CC737A">
        <w:t xml:space="preserve"> recoge el instante en el que este riesgo ya está en curso de eliminación. El riesgo desaparece cuando</w:t>
      </w:r>
      <w:r w:rsidR="00E260BA" w:rsidRPr="009C2572">
        <w:t xml:space="preserve"> la aeronave que vuela </w:t>
      </w:r>
      <w:r w:rsidR="00CB3D35">
        <w:t>hacia</w:t>
      </w:r>
      <w:r w:rsidR="00CB3D35" w:rsidRPr="009C2572">
        <w:t xml:space="preserve"> </w:t>
      </w:r>
      <w:r w:rsidR="00CB3D35">
        <w:t>e</w:t>
      </w:r>
      <w:r w:rsidR="00E260BA" w:rsidRPr="009C2572">
        <w:t>l este</w:t>
      </w:r>
      <w:r w:rsidR="00CB3D35">
        <w:t xml:space="preserve"> (</w:t>
      </w:r>
      <w:r w:rsidR="00CB3D35" w:rsidRPr="00153A99">
        <w:rPr>
          <w:i/>
        </w:rPr>
        <w:t>Plane2</w:t>
      </w:r>
      <w:r w:rsidR="00CB3D35">
        <w:t>)</w:t>
      </w:r>
      <w:r w:rsidR="00E260BA" w:rsidRPr="009C2572">
        <w:t xml:space="preserve"> cambia la altitud de su vuelo</w:t>
      </w:r>
      <w:r w:rsidR="00CC737A">
        <w:t xml:space="preserve">, pero ello </w:t>
      </w:r>
      <w:r w:rsidR="00E260BA" w:rsidRPr="009C2572">
        <w:t xml:space="preserve">se </w:t>
      </w:r>
      <w:r w:rsidR="00CC737A">
        <w:t>logra</w:t>
      </w:r>
      <w:r w:rsidR="00CC737A" w:rsidRPr="009C2572">
        <w:t xml:space="preserve"> </w:t>
      </w:r>
      <w:r w:rsidR="00CC737A">
        <w:t>después de que</w:t>
      </w:r>
      <w:r w:rsidR="00CC737A" w:rsidRPr="009C2572">
        <w:t xml:space="preserve"> </w:t>
      </w:r>
      <w:r w:rsidR="00E260BA" w:rsidRPr="009C2572">
        <w:t>el otro avi</w:t>
      </w:r>
      <w:r w:rsidR="00E260BA" w:rsidRPr="0006797C">
        <w:t xml:space="preserve">ón </w:t>
      </w:r>
      <w:r w:rsidR="00CC737A">
        <w:t>ha</w:t>
      </w:r>
      <w:r w:rsidR="00E260BA" w:rsidRPr="0006797C">
        <w:t xml:space="preserve">ya </w:t>
      </w:r>
      <w:r w:rsidR="00CB3D35" w:rsidRPr="0006797C">
        <w:t>cruz</w:t>
      </w:r>
      <w:r w:rsidR="00CC737A">
        <w:t>ado</w:t>
      </w:r>
      <w:r w:rsidR="00CB3D35" w:rsidRPr="0006797C">
        <w:t xml:space="preserve"> </w:t>
      </w:r>
      <w:r w:rsidR="00153A99">
        <w:t>su estela</w:t>
      </w:r>
      <w:r w:rsidR="00E260BA" w:rsidRPr="0006797C">
        <w:t>.</w:t>
      </w:r>
    </w:p>
    <w:p w14:paraId="42608328" w14:textId="3E0C1423" w:rsidR="00AA285A" w:rsidRPr="0006797C" w:rsidRDefault="00AA285A" w:rsidP="00AA285A">
      <w:pPr>
        <w:spacing w:before="240" w:after="120"/>
        <w:ind w:firstLine="284"/>
        <w:jc w:val="both"/>
      </w:pPr>
      <w:bookmarkStart w:id="1965" w:name="_Ref297110864"/>
      <w:r>
        <w:t>La</w:t>
      </w:r>
      <w:r w:rsidRPr="009E7B46">
        <w:t xml:space="preserve"> imagen</w:t>
      </w:r>
      <w:r>
        <w:t xml:space="preserve"> de la </w:t>
      </w:r>
      <w:r>
        <w:fldChar w:fldCharType="begin"/>
      </w:r>
      <w:r>
        <w:instrText xml:space="preserve"> REF _Ref300052952 \h  \* MERGEFORMAT </w:instrText>
      </w:r>
      <w:r>
        <w:fldChar w:fldCharType="separate"/>
      </w:r>
      <w:r w:rsidR="0071153F">
        <w:t>Figura 43</w:t>
      </w:r>
      <w:r>
        <w:fldChar w:fldCharType="end"/>
      </w:r>
      <w:r w:rsidRPr="00760AB5">
        <w:t xml:space="preserve"> es </w:t>
      </w:r>
      <w:r>
        <w:t>también</w:t>
      </w:r>
      <w:r w:rsidRPr="00760AB5">
        <w:t xml:space="preserve"> representativa de lo que ocurr</w:t>
      </w:r>
      <w:r>
        <w:t>e cuando</w:t>
      </w:r>
      <w:r w:rsidRPr="00760AB5">
        <w:t xml:space="preserve"> estando los aviones en conflicto se detecta un nuevo conflicto. Se puede ver en la imagen que t</w:t>
      </w:r>
      <w:r w:rsidRPr="001A06EF">
        <w:t xml:space="preserve">anto los aviones </w:t>
      </w:r>
      <w:r w:rsidRPr="004A4A9B">
        <w:rPr>
          <w:i/>
        </w:rPr>
        <w:t>Plane1</w:t>
      </w:r>
      <w:r w:rsidRPr="001A06EF">
        <w:t xml:space="preserve"> y </w:t>
      </w:r>
      <w:r w:rsidRPr="004A4A9B">
        <w:rPr>
          <w:i/>
        </w:rPr>
        <w:t>Plane2</w:t>
      </w:r>
      <w:r w:rsidRPr="001A06EF">
        <w:t xml:space="preserve"> </w:t>
      </w:r>
      <w:r>
        <w:t xml:space="preserve">por un lado, </w:t>
      </w:r>
      <w:r w:rsidRPr="001A06EF">
        <w:t xml:space="preserve">como </w:t>
      </w:r>
      <w:r>
        <w:t>los aviones</w:t>
      </w:r>
      <w:r w:rsidRPr="001A06EF">
        <w:t xml:space="preserve"> </w:t>
      </w:r>
      <w:r w:rsidRPr="004A4A9B">
        <w:rPr>
          <w:i/>
        </w:rPr>
        <w:t>Plane3</w:t>
      </w:r>
      <w:r w:rsidRPr="001A06EF">
        <w:t xml:space="preserve"> y </w:t>
      </w:r>
      <w:r w:rsidRPr="004A4A9B">
        <w:rPr>
          <w:i/>
        </w:rPr>
        <w:t>Plane4</w:t>
      </w:r>
      <w:r w:rsidRPr="001A06EF">
        <w:t xml:space="preserve"> </w:t>
      </w:r>
      <w:r>
        <w:t xml:space="preserve">por otro, </w:t>
      </w:r>
      <w:r w:rsidRPr="001A06EF">
        <w:t>salen con conflicto desde el despegue</w:t>
      </w:r>
      <w:r>
        <w:t xml:space="preserve">. Después, </w:t>
      </w:r>
      <w:r w:rsidRPr="001A06EF">
        <w:t xml:space="preserve">el avión </w:t>
      </w:r>
      <w:r w:rsidRPr="004A4A9B">
        <w:rPr>
          <w:i/>
        </w:rPr>
        <w:t>Plane2</w:t>
      </w:r>
      <w:r w:rsidRPr="001A06EF">
        <w:t xml:space="preserve"> entra en conflicto con el </w:t>
      </w:r>
      <w:r w:rsidRPr="004A4A9B">
        <w:rPr>
          <w:i/>
        </w:rPr>
        <w:t>Plane3</w:t>
      </w:r>
      <w:r w:rsidRPr="001A06EF">
        <w:t xml:space="preserve"> y el </w:t>
      </w:r>
      <w:r w:rsidRPr="004A4A9B">
        <w:rPr>
          <w:i/>
        </w:rPr>
        <w:t>Plane4</w:t>
      </w:r>
      <w:r w:rsidRPr="001A06EF">
        <w:t>. Esto provoca que los 4 aviones estén en un nuevo conflicto</w:t>
      </w:r>
      <w:r>
        <w:t>. Para resolver este último conflicto</w:t>
      </w:r>
      <w:r w:rsidR="00AF15B7">
        <w:t>,</w:t>
      </w:r>
      <w:r w:rsidRPr="007A7C0E">
        <w:t xml:space="preserve"> cada piloto tendr</w:t>
      </w:r>
      <w:r w:rsidRPr="00D93325">
        <w:t xml:space="preserve">á primero que </w:t>
      </w:r>
      <w:r w:rsidR="00AF15B7">
        <w:t>considerar</w:t>
      </w:r>
      <w:r w:rsidRPr="00D93325">
        <w:t xml:space="preserve"> la anterior orden de conflicto como finalizada. Esto se puede ver en el diagrama de la</w:t>
      </w:r>
      <w:r w:rsidR="00AF15B7">
        <w:t xml:space="preserve"> </w:t>
      </w:r>
      <w:r w:rsidR="00AF15B7">
        <w:fldChar w:fldCharType="begin"/>
      </w:r>
      <w:r w:rsidR="00AF15B7">
        <w:instrText xml:space="preserve"> REF _Ref302495029 \h </w:instrText>
      </w:r>
      <w:r w:rsidR="00AF15B7">
        <w:fldChar w:fldCharType="separate"/>
      </w:r>
      <w:r w:rsidR="0071153F">
        <w:t xml:space="preserve">Figura </w:t>
      </w:r>
      <w:r w:rsidR="0071153F">
        <w:rPr>
          <w:noProof/>
        </w:rPr>
        <w:t>21</w:t>
      </w:r>
      <w:r w:rsidR="00AF15B7">
        <w:fldChar w:fldCharType="end"/>
      </w:r>
      <w:r w:rsidR="00AF15B7">
        <w:t xml:space="preserve">, </w:t>
      </w:r>
      <w:r w:rsidRPr="00ED163C">
        <w:t>donde la tarea “</w:t>
      </w:r>
      <w:proofErr w:type="spellStart"/>
      <w:r w:rsidRPr="00ED163C">
        <w:t>ObeyOrderCheck</w:t>
      </w:r>
      <w:proofErr w:type="spellEnd"/>
      <w:r w:rsidRPr="00ED163C">
        <w:t>” recib</w:t>
      </w:r>
      <w:r w:rsidR="00AF15B7">
        <w:t>e</w:t>
      </w:r>
      <w:r w:rsidRPr="00ED163C">
        <w:t xml:space="preserve"> un hecho del tipo “</w:t>
      </w:r>
      <w:proofErr w:type="spellStart"/>
      <w:r w:rsidRPr="00ED163C">
        <w:t>OrderFinished</w:t>
      </w:r>
      <w:proofErr w:type="spellEnd"/>
      <w:r w:rsidRPr="00274E9F">
        <w:t>” con el valor del campo “</w:t>
      </w:r>
      <w:proofErr w:type="spellStart"/>
      <w:r w:rsidRPr="00274E9F">
        <w:t>IsBecauseOtherConflict</w:t>
      </w:r>
      <w:proofErr w:type="spellEnd"/>
      <w:r w:rsidRPr="00274E9F">
        <w:t xml:space="preserve">” igual a “true”. Esto </w:t>
      </w:r>
      <w:r w:rsidR="00F570DC">
        <w:t>causa</w:t>
      </w:r>
      <w:r w:rsidRPr="00B041DA">
        <w:t xml:space="preserve"> que en esta tarea </w:t>
      </w:r>
      <w:r>
        <w:t xml:space="preserve">los pilotos </w:t>
      </w:r>
      <w:r w:rsidRPr="00B041DA">
        <w:t>no restablezca</w:t>
      </w:r>
      <w:r>
        <w:t>n</w:t>
      </w:r>
      <w:r w:rsidRPr="00B041DA">
        <w:t xml:space="preserve"> el tramo por el que estaba</w:t>
      </w:r>
      <w:r>
        <w:t>n</w:t>
      </w:r>
      <w:r w:rsidRPr="00B041DA">
        <w:t xml:space="preserve"> volando antes del conflicto</w:t>
      </w:r>
      <w:r w:rsidR="00F570DC">
        <w:t>,</w:t>
      </w:r>
      <w:r w:rsidRPr="00B041DA">
        <w:t xml:space="preserve"> </w:t>
      </w:r>
      <w:r>
        <w:t>ya que tienen</w:t>
      </w:r>
      <w:r w:rsidRPr="00B041DA">
        <w:t xml:space="preserve"> que abordar </w:t>
      </w:r>
      <w:r w:rsidRPr="00D6172C">
        <w:t>el nuevo</w:t>
      </w:r>
      <w:r w:rsidRPr="00114447">
        <w:t xml:space="preserve"> conflicto</w:t>
      </w:r>
      <w:r w:rsidRPr="009C2572">
        <w:t xml:space="preserve"> que ha </w:t>
      </w:r>
      <w:r w:rsidR="00F570DC">
        <w:t>surgido</w:t>
      </w:r>
      <w:r w:rsidRPr="0006797C">
        <w:t>.</w:t>
      </w:r>
    </w:p>
    <w:p w14:paraId="3D17073B" w14:textId="77777777" w:rsidR="00B557F3" w:rsidRDefault="00B557F3" w:rsidP="004A4A9B">
      <w:pPr>
        <w:spacing w:before="240" w:after="120"/>
        <w:ind w:firstLine="284"/>
        <w:jc w:val="both"/>
      </w:pPr>
    </w:p>
    <w:p w14:paraId="377D2BDD" w14:textId="77777777" w:rsidR="00B557F3" w:rsidRDefault="00B557F3" w:rsidP="004A4A9B">
      <w:pPr>
        <w:spacing w:before="240" w:after="120"/>
        <w:ind w:firstLine="284"/>
        <w:jc w:val="both"/>
      </w:pPr>
    </w:p>
    <w:bookmarkEnd w:id="1965"/>
    <w:p w14:paraId="31CD13EB" w14:textId="3F8F32F6" w:rsidR="001335BC" w:rsidRDefault="00DD5FF1" w:rsidP="00273820">
      <w:r w:rsidRPr="00416930">
        <w:rPr>
          <w:rFonts w:cs="Times New Roman"/>
          <w:noProof/>
          <w:lang w:eastAsia="es-ES" w:bidi="ar-SA"/>
        </w:rPr>
        <w:lastRenderedPageBreak/>
        <w:drawing>
          <wp:inline distT="0" distB="0" distL="0" distR="0" wp14:anchorId="179DEDD4" wp14:editId="20B98D86">
            <wp:extent cx="6113780" cy="3806190"/>
            <wp:effectExtent l="0" t="0" r="1270" b="3810"/>
            <wp:docPr id="38" name="Picture 38"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p>
    <w:p w14:paraId="0C4CD0B7" w14:textId="071EA769" w:rsidR="00031C74" w:rsidRDefault="005C4805" w:rsidP="00B869D0">
      <w:pPr>
        <w:pStyle w:val="Caption"/>
      </w:pPr>
      <w:bookmarkStart w:id="1966" w:name="_Ref300052952"/>
      <w:bookmarkStart w:id="1967" w:name="_Toc300057833"/>
      <w:bookmarkStart w:id="1968" w:name="_Toc302653743"/>
      <w:r>
        <w:t xml:space="preserve">Figura </w:t>
      </w:r>
      <w:fldSimple w:instr=" SEQ Figura \* ARABIC ">
        <w:r w:rsidR="0071153F">
          <w:rPr>
            <w:noProof/>
          </w:rPr>
          <w:t>43</w:t>
        </w:r>
      </w:fldSimple>
      <w:bookmarkEnd w:id="1966"/>
      <w:r w:rsidRPr="00FA3096">
        <w:t xml:space="preserve">: Alto riesgo de conflicto entre varios aviones volando rutas </w:t>
      </w:r>
      <w:del w:id="1969" w:author="Orion" w:date="2011-09-01T15:14:00Z">
        <w:r w:rsidRPr="00FA3096" w:rsidDel="00C43B9C">
          <w:delText xml:space="preserve">con </w:delText>
        </w:r>
      </w:del>
      <w:ins w:id="1970" w:author="Orion" w:date="2011-09-01T15:14:00Z">
        <w:r w:rsidR="00C43B9C">
          <w:t>sin</w:t>
        </w:r>
        <w:r w:rsidR="00C43B9C" w:rsidRPr="00FA3096">
          <w:t xml:space="preserve"> </w:t>
        </w:r>
      </w:ins>
      <w:r w:rsidRPr="00FA3096">
        <w:t>puntos de paso especificados, tripulados por pilotos con altos valores de estrés y fatiga, y poca experiencia.</w:t>
      </w:r>
      <w:bookmarkEnd w:id="1967"/>
      <w:bookmarkEnd w:id="1968"/>
    </w:p>
    <w:p w14:paraId="1960ADDE" w14:textId="23C317BC" w:rsidR="005C4805" w:rsidDel="00153A99" w:rsidRDefault="005C4805">
      <w:pPr>
        <w:spacing w:before="240" w:after="120"/>
        <w:ind w:firstLine="284"/>
        <w:jc w:val="both"/>
        <w:rPr>
          <w:del w:id="1971" w:author="IO" w:date="2011-08-31T16:33:00Z"/>
        </w:rPr>
        <w:pPrChange w:id="1972" w:author="IO" w:date="2011-08-31T16:14:00Z">
          <w:pPr/>
        </w:pPrChange>
      </w:pPr>
    </w:p>
    <w:p w14:paraId="38C582D1" w14:textId="7173AE8A" w:rsidR="00945F80" w:rsidDel="00153A99" w:rsidRDefault="00945F80">
      <w:pPr>
        <w:spacing w:before="240" w:after="120"/>
        <w:ind w:firstLine="284"/>
        <w:jc w:val="both"/>
        <w:rPr>
          <w:del w:id="1973" w:author="IO" w:date="2011-08-31T16:33:00Z"/>
        </w:rPr>
        <w:pPrChange w:id="1974" w:author="IO" w:date="2011-08-31T16:14:00Z">
          <w:pPr/>
        </w:pPrChange>
      </w:pPr>
    </w:p>
    <w:p w14:paraId="290B378F" w14:textId="77777777" w:rsidR="00945F80" w:rsidRDefault="00945F80" w:rsidP="00945F80">
      <w:pPr>
        <w:jc w:val="both"/>
        <w:rPr>
          <w:rFonts w:cs="Times New Roman"/>
        </w:rPr>
      </w:pPr>
      <w:r w:rsidRPr="00393237">
        <w:rPr>
          <w:rFonts w:cs="Times New Roman"/>
          <w:noProof/>
          <w:lang w:eastAsia="es-ES" w:bidi="ar-SA"/>
        </w:rPr>
        <w:drawing>
          <wp:inline distT="0" distB="0" distL="0" distR="0" wp14:anchorId="156D09C2" wp14:editId="131C1E5D">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1975" w:name="_Toc299483465"/>
      <w:bookmarkStart w:id="1976" w:name="_Ref297111036"/>
    </w:p>
    <w:p w14:paraId="3EA05C8C" w14:textId="39586D8E" w:rsidR="00945F80" w:rsidRPr="00B869D0" w:rsidRDefault="00945F80" w:rsidP="00C532BD">
      <w:pPr>
        <w:pStyle w:val="Caption"/>
      </w:pPr>
      <w:bookmarkStart w:id="1977" w:name="_Ref300051490"/>
      <w:bookmarkStart w:id="1978" w:name="_Toc300051098"/>
      <w:bookmarkStart w:id="1979" w:name="_Toc300051471"/>
      <w:bookmarkStart w:id="1980" w:name="_Toc300051774"/>
      <w:bookmarkStart w:id="1981" w:name="_Toc300052384"/>
      <w:bookmarkStart w:id="1982" w:name="_Toc300052995"/>
      <w:bookmarkStart w:id="1983" w:name="_Toc300057834"/>
      <w:r>
        <w:t xml:space="preserve">Figura </w:t>
      </w:r>
      <w:fldSimple w:instr=" SEQ Figura \* ARABIC ">
        <w:r w:rsidR="0071153F">
          <w:rPr>
            <w:noProof/>
          </w:rPr>
          <w:t>44</w:t>
        </w:r>
      </w:fldSimple>
      <w:bookmarkEnd w:id="1977"/>
      <w:r w:rsidRPr="003E4E0B">
        <w:t xml:space="preserve">: Varios  aviones volando rutas </w:t>
      </w:r>
      <w:del w:id="1984" w:author="Orion" w:date="2011-09-01T15:15:00Z">
        <w:r w:rsidRPr="003E4E0B" w:rsidDel="00C43B9C">
          <w:delText xml:space="preserve">con </w:delText>
        </w:r>
      </w:del>
      <w:ins w:id="1985" w:author="Orion" w:date="2011-09-01T15:15:00Z">
        <w:r w:rsidR="00C43B9C">
          <w:t>sin</w:t>
        </w:r>
        <w:r w:rsidR="00C43B9C" w:rsidRPr="003E4E0B">
          <w:t xml:space="preserve"> </w:t>
        </w:r>
      </w:ins>
      <w:r w:rsidRPr="003E4E0B">
        <w:t xml:space="preserve">puntos de paso especificados, tripulados por </w:t>
      </w:r>
      <w:r w:rsidRPr="003E4E0B">
        <w:lastRenderedPageBreak/>
        <w:t>pilotos con altos valores de estrés y fatiga, y poca experiencia gestionando conflictos.</w:t>
      </w:r>
      <w:bookmarkEnd w:id="1975"/>
      <w:bookmarkEnd w:id="1976"/>
      <w:bookmarkEnd w:id="1978"/>
      <w:bookmarkEnd w:id="1979"/>
      <w:bookmarkEnd w:id="1980"/>
      <w:bookmarkEnd w:id="1981"/>
      <w:bookmarkEnd w:id="1982"/>
      <w:bookmarkEnd w:id="1983"/>
    </w:p>
    <w:p w14:paraId="57FEF5D8" w14:textId="26E6755F" w:rsidR="003614CB" w:rsidRDefault="00E93EAF">
      <w:pPr>
        <w:jc w:val="both"/>
        <w:rPr>
          <w:rFonts w:cs="Times New Roman"/>
        </w:rPr>
      </w:pPr>
      <w:bookmarkStart w:id="1986" w:name="_Toc300052149"/>
      <w:bookmarkStart w:id="1987" w:name="_Toc299483466"/>
      <w:bookmarkStart w:id="1988" w:name="_Ref297216788"/>
      <w:r w:rsidRPr="00416930">
        <w:rPr>
          <w:rFonts w:cs="Times New Roman"/>
          <w:noProof/>
          <w:lang w:eastAsia="es-ES" w:bidi="ar-SA"/>
        </w:rPr>
        <w:drawing>
          <wp:inline distT="0" distB="0" distL="0" distR="0" wp14:anchorId="7D21776F" wp14:editId="07EFD7B0">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bookmarkEnd w:id="1986"/>
      <w:bookmarkEnd w:id="1987"/>
      <w:bookmarkEnd w:id="1988"/>
    </w:p>
    <w:p w14:paraId="60C1AD4D" w14:textId="266970E8" w:rsidR="003614CB" w:rsidRDefault="003614CB" w:rsidP="00B869D0">
      <w:pPr>
        <w:pStyle w:val="Caption"/>
        <w:rPr>
          <w:rFonts w:cs="Times New Roman"/>
        </w:rPr>
      </w:pPr>
      <w:bookmarkStart w:id="1989" w:name="_Ref300050925"/>
      <w:bookmarkStart w:id="1990" w:name="_Toc300051100"/>
      <w:bookmarkStart w:id="1991" w:name="_Toc300051473"/>
      <w:bookmarkStart w:id="1992" w:name="_Toc300051776"/>
      <w:bookmarkStart w:id="1993" w:name="_Toc300052385"/>
      <w:bookmarkStart w:id="1994" w:name="_Toc300052996"/>
      <w:bookmarkStart w:id="1995" w:name="_Toc300057835"/>
      <w:bookmarkStart w:id="1996" w:name="_Toc302653744"/>
      <w:r>
        <w:t xml:space="preserve">Figura </w:t>
      </w:r>
      <w:fldSimple w:instr=" SEQ Figura \* ARABIC ">
        <w:r w:rsidR="0071153F">
          <w:rPr>
            <w:noProof/>
          </w:rPr>
          <w:t>45</w:t>
        </w:r>
      </w:fldSimple>
      <w:bookmarkEnd w:id="1989"/>
      <w:r>
        <w:t xml:space="preserve">: </w:t>
      </w:r>
      <w:r w:rsidRPr="003614CB">
        <w:t xml:space="preserve">Varios  aviones volando rutas </w:t>
      </w:r>
      <w:del w:id="1997" w:author="Orion" w:date="2011-09-01T15:15:00Z">
        <w:r w:rsidRPr="003614CB" w:rsidDel="00C43B9C">
          <w:delText xml:space="preserve">con </w:delText>
        </w:r>
      </w:del>
      <w:ins w:id="1998" w:author="Orion" w:date="2011-09-01T15:15:00Z">
        <w:r w:rsidR="00C43B9C">
          <w:t>sin</w:t>
        </w:r>
        <w:r w:rsidR="00C43B9C" w:rsidRPr="003614CB">
          <w:t xml:space="preserve"> </w:t>
        </w:r>
      </w:ins>
      <w:r w:rsidRPr="003614CB">
        <w:t>puntos de paso especificados, tripulados por pilotos con bajos  valores de estrés y fatiga, y bastante experiencia gestionando conflictos.</w:t>
      </w:r>
      <w:bookmarkEnd w:id="1990"/>
      <w:bookmarkEnd w:id="1991"/>
      <w:bookmarkEnd w:id="1992"/>
      <w:bookmarkEnd w:id="1993"/>
      <w:bookmarkEnd w:id="1994"/>
      <w:bookmarkEnd w:id="1995"/>
      <w:bookmarkEnd w:id="1996"/>
    </w:p>
    <w:p w14:paraId="5E9572BC" w14:textId="77777777" w:rsidR="00940083" w:rsidRDefault="00940083" w:rsidP="00B869D0">
      <w:pPr>
        <w:ind w:left="709"/>
        <w:jc w:val="both"/>
        <w:rPr>
          <w:rFonts w:cs="Times New Roman"/>
        </w:rPr>
      </w:pPr>
    </w:p>
    <w:p w14:paraId="01225578" w14:textId="1D357EB0" w:rsidR="003614CB" w:rsidRDefault="003614CB">
      <w:pPr>
        <w:rPr>
          <w:rFonts w:cs="Times New Roman"/>
        </w:rPr>
        <w:pPrChange w:id="1999" w:author="IO" w:date="2011-08-31T16:55:00Z">
          <w:pPr>
            <w:ind w:left="709"/>
            <w:jc w:val="both"/>
          </w:pPr>
        </w:pPrChange>
      </w:pPr>
      <w:r w:rsidRPr="00393237">
        <w:rPr>
          <w:rFonts w:cs="Times New Roman"/>
          <w:noProof/>
          <w:lang w:eastAsia="es-ES" w:bidi="ar-SA"/>
        </w:rPr>
        <w:drawing>
          <wp:inline distT="0" distB="0" distL="0" distR="0" wp14:anchorId="2849F238" wp14:editId="37DE09E0">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344075F2" w14:textId="0377C044" w:rsidR="00D9741D" w:rsidRDefault="00B708F9" w:rsidP="00B869D0">
      <w:pPr>
        <w:pStyle w:val="Caption"/>
      </w:pPr>
      <w:bookmarkStart w:id="2000" w:name="_Ref300050936"/>
      <w:bookmarkStart w:id="2001" w:name="_Toc300051101"/>
      <w:bookmarkStart w:id="2002" w:name="_Toc300051474"/>
      <w:bookmarkStart w:id="2003" w:name="_Toc300051777"/>
      <w:bookmarkStart w:id="2004" w:name="_Toc300052386"/>
      <w:bookmarkStart w:id="2005" w:name="_Toc300052997"/>
      <w:bookmarkStart w:id="2006" w:name="_Toc300057836"/>
      <w:bookmarkStart w:id="2007" w:name="_Toc302653745"/>
      <w:r>
        <w:t xml:space="preserve">Figura </w:t>
      </w:r>
      <w:fldSimple w:instr=" SEQ Figura \* ARABIC ">
        <w:r w:rsidR="0071153F">
          <w:rPr>
            <w:noProof/>
          </w:rPr>
          <w:t>46</w:t>
        </w:r>
      </w:fldSimple>
      <w:bookmarkEnd w:id="2000"/>
      <w:r>
        <w:t>:</w:t>
      </w:r>
      <w:r w:rsidRPr="00B708F9">
        <w:t xml:space="preserve"> Varios  aviones volando rutas </w:t>
      </w:r>
      <w:del w:id="2008" w:author="Orion" w:date="2011-09-01T15:15:00Z">
        <w:r w:rsidRPr="00B708F9" w:rsidDel="00C43B9C">
          <w:delText xml:space="preserve">con </w:delText>
        </w:r>
      </w:del>
      <w:ins w:id="2009" w:author="Orion" w:date="2011-09-01T15:15:00Z">
        <w:r w:rsidR="00C43B9C">
          <w:t>sin</w:t>
        </w:r>
        <w:r w:rsidR="00C43B9C" w:rsidRPr="00B708F9">
          <w:t xml:space="preserve"> </w:t>
        </w:r>
      </w:ins>
      <w:r w:rsidRPr="00B708F9">
        <w:t>puntos de paso especificados, tripulados por pilotos con bajos  valores de estrés y fatiga, y bastante experiencia finalizando conflictos.</w:t>
      </w:r>
      <w:bookmarkEnd w:id="2001"/>
      <w:bookmarkEnd w:id="2002"/>
      <w:bookmarkEnd w:id="2003"/>
      <w:bookmarkEnd w:id="2004"/>
      <w:bookmarkEnd w:id="2005"/>
      <w:bookmarkEnd w:id="2006"/>
      <w:bookmarkEnd w:id="2007"/>
    </w:p>
    <w:p w14:paraId="33A51F89" w14:textId="353B7EAD" w:rsidR="00736B3D" w:rsidRDefault="00F570DC" w:rsidP="00F570DC">
      <w:pPr>
        <w:spacing w:before="240" w:after="120"/>
        <w:ind w:firstLine="284"/>
        <w:jc w:val="both"/>
      </w:pPr>
      <w:r>
        <w:t xml:space="preserve">El segundo caso considerado en este apartado es el de pilotos con poco estrés y fatiga y un alto grado de experiencia, y por tanto con tiempos de respuesta bajos. Las </w:t>
      </w:r>
      <w:r>
        <w:fldChar w:fldCharType="begin"/>
      </w:r>
      <w:r>
        <w:instrText xml:space="preserve"> REF _Ref300050925 \h </w:instrText>
      </w:r>
      <w:r>
        <w:fldChar w:fldCharType="separate"/>
      </w:r>
      <w:r w:rsidR="0071153F">
        <w:t xml:space="preserve">Figura </w:t>
      </w:r>
      <w:r w:rsidR="0071153F">
        <w:rPr>
          <w:noProof/>
        </w:rPr>
        <w:t>45</w:t>
      </w:r>
      <w:r>
        <w:fldChar w:fldCharType="end"/>
      </w:r>
      <w:r>
        <w:t xml:space="preserve"> y </w:t>
      </w:r>
      <w:r>
        <w:fldChar w:fldCharType="begin"/>
      </w:r>
      <w:r>
        <w:instrText xml:space="preserve"> REF _Ref300050936 \h </w:instrText>
      </w:r>
      <w:r>
        <w:fldChar w:fldCharType="separate"/>
      </w:r>
      <w:r w:rsidR="0071153F">
        <w:t xml:space="preserve">Figura </w:t>
      </w:r>
      <w:r w:rsidR="0071153F">
        <w:rPr>
          <w:noProof/>
        </w:rPr>
        <w:t>46</w:t>
      </w:r>
      <w:r>
        <w:fldChar w:fldCharType="end"/>
      </w:r>
      <w:r>
        <w:t xml:space="preserve"> corresponden a esta situación.</w:t>
      </w:r>
    </w:p>
    <w:p w14:paraId="5EEFE3B0" w14:textId="14D45DB8" w:rsidR="00F570DC" w:rsidRDefault="00F570DC" w:rsidP="00F570DC">
      <w:pPr>
        <w:spacing w:before="240" w:after="120"/>
        <w:ind w:firstLine="284"/>
        <w:jc w:val="both"/>
      </w:pPr>
      <w:r>
        <w:lastRenderedPageBreak/>
        <w:t>Como puede verse en las</w:t>
      </w:r>
      <w:r w:rsidR="00736B3D">
        <w:t xml:space="preserve"> figuras</w:t>
      </w:r>
      <w:r>
        <w:t xml:space="preserve">, los pilotos tardan relativamente poco en establecer el rumbo correcto hacia su aeropuerto de destino. Ello no evita que justo después del despegue y durante un corto periodo de tiempo no entren en situación de alto riesgo de colisión con otros aviones que salen del mismo aeropuerto con poca diferencia de tiempo. Hay que recordar que todos los aviones salen de los aeropuertos con las mismas condiciones iniciales de altura y velocidad (ver Sección </w:t>
      </w:r>
      <w:r>
        <w:fldChar w:fldCharType="begin"/>
      </w:r>
      <w:r>
        <w:instrText xml:space="preserve"> REF _Ref298777070 \w \h </w:instrText>
      </w:r>
      <w:r>
        <w:fldChar w:fldCharType="separate"/>
      </w:r>
      <w:r w:rsidR="0071153F">
        <w:t>4.1.1</w:t>
      </w:r>
      <w:r>
        <w:fldChar w:fldCharType="end"/>
      </w:r>
      <w:r>
        <w:t>)</w:t>
      </w:r>
      <w:r w:rsidR="00736B3D">
        <w:t>. L</w:t>
      </w:r>
      <w:r>
        <w:t>os pilotos no tardarán en recibir y acatar la orden de los controladores de cambiar su altura y velocidad reduciendo de este modo dicho riesgo.</w:t>
      </w:r>
    </w:p>
    <w:p w14:paraId="42695901" w14:textId="689BCD42" w:rsidR="00D9741D" w:rsidRDefault="00216C95" w:rsidP="00C532BD">
      <w:pPr>
        <w:spacing w:before="240" w:after="120"/>
        <w:ind w:firstLine="284"/>
        <w:jc w:val="both"/>
      </w:pPr>
      <w:r>
        <w:t>La</w:t>
      </w:r>
      <w:r w:rsidR="00D9741D" w:rsidRPr="00D9741D">
        <w:t xml:space="preserve"> </w:t>
      </w:r>
      <w:r w:rsidR="00ED3797">
        <w:fldChar w:fldCharType="begin"/>
      </w:r>
      <w:r w:rsidR="00ED3797">
        <w:instrText xml:space="preserve"> REF _Ref300050925 \h </w:instrText>
      </w:r>
      <w:r w:rsidR="00C532BD">
        <w:instrText xml:space="preserve"> \* MERGEFORMAT </w:instrText>
      </w:r>
      <w:r w:rsidR="00ED3797">
        <w:fldChar w:fldCharType="separate"/>
      </w:r>
      <w:r w:rsidR="0071153F">
        <w:t>Figura 45</w:t>
      </w:r>
      <w:r w:rsidR="00ED3797">
        <w:fldChar w:fldCharType="end"/>
      </w:r>
      <w:r w:rsidR="00D9741D">
        <w:t xml:space="preserve"> </w:t>
      </w:r>
      <w:r w:rsidR="00D9741D" w:rsidRPr="00D9741D">
        <w:t>es un ejemplo de como un avión sale de una zona de conflicto durante un breve instante de tiempo y vuelve a entrar en otra zona de riesgo poco después. Es</w:t>
      </w:r>
      <w:r w:rsidR="00736B3D">
        <w:t xml:space="preserve"> el caso de</w:t>
      </w:r>
      <w:r w:rsidR="00D9741D" w:rsidRPr="00D9741D">
        <w:t xml:space="preserve"> los aviones que despegan de Barajas</w:t>
      </w:r>
      <w:r w:rsidR="00736B3D">
        <w:t xml:space="preserve"> y</w:t>
      </w:r>
      <w:r w:rsidR="00D9741D" w:rsidRPr="00D9741D">
        <w:t xml:space="preserve"> Alicante. Estos aviones</w:t>
      </w:r>
      <w:r w:rsidR="00736B3D">
        <w:t xml:space="preserve"> tien</w:t>
      </w:r>
      <w:r w:rsidR="004A4A9B">
        <w:t>en</w:t>
      </w:r>
      <w:r w:rsidR="00736B3D">
        <w:t xml:space="preserve"> un conflicto inicial con otros</w:t>
      </w:r>
      <w:r w:rsidR="00D9741D" w:rsidRPr="00D9741D">
        <w:t xml:space="preserve"> que salen del mismo aeropuerto</w:t>
      </w:r>
      <w:r w:rsidR="00736B3D">
        <w:t>. P</w:t>
      </w:r>
      <w:r w:rsidR="00D9741D" w:rsidRPr="00D9741D">
        <w:t>osteriormente</w:t>
      </w:r>
      <w:r w:rsidR="00736B3D">
        <w:t>, estos vuelos</w:t>
      </w:r>
      <w:r w:rsidR="00D9741D" w:rsidRPr="00D9741D">
        <w:t xml:space="preserve"> pasan a estar durante un tiempo libres de conflicto</w:t>
      </w:r>
      <w:r w:rsidR="00736B3D">
        <w:t xml:space="preserve"> y a volar a su altura de crucero. Estos momentos corresponden a la parte de las trayectorias</w:t>
      </w:r>
      <w:r w:rsidR="00D9741D" w:rsidRPr="00D9741D">
        <w:t xml:space="preserve"> de color blanco. </w:t>
      </w:r>
      <w:r w:rsidR="00736B3D">
        <w:t>Esta situación se mantiene poco tiempo porque los aviones se encuentran pronto con otros volando en el mismo rumbo y altura pero sentido contrario. . Ello les obliga a</w:t>
      </w:r>
      <w:r w:rsidR="00D9741D" w:rsidRPr="00D9741D">
        <w:t xml:space="preserve"> modificar su altura y velocidad de nuevo. </w:t>
      </w:r>
      <w:r w:rsidR="00736B3D">
        <w:t>L</w:t>
      </w:r>
      <w:r w:rsidR="00D9741D" w:rsidRPr="00D9741D">
        <w:t xml:space="preserve">a </w:t>
      </w:r>
      <w:r w:rsidR="00ED3797">
        <w:fldChar w:fldCharType="begin"/>
      </w:r>
      <w:r w:rsidR="00ED3797">
        <w:instrText xml:space="preserve"> REF _Ref300050936 \h </w:instrText>
      </w:r>
      <w:r w:rsidR="00C532BD">
        <w:instrText xml:space="preserve"> \* MERGEFORMAT </w:instrText>
      </w:r>
      <w:r w:rsidR="00ED3797">
        <w:fldChar w:fldCharType="separate"/>
      </w:r>
      <w:r w:rsidR="0071153F">
        <w:t>Figura 46</w:t>
      </w:r>
      <w:r w:rsidR="00ED3797">
        <w:fldChar w:fldCharType="end"/>
      </w:r>
      <w:r w:rsidR="00736B3D">
        <w:t xml:space="preserve"> muestra el momento en</w:t>
      </w:r>
      <w:r w:rsidR="00D9741D" w:rsidRPr="00D9741D">
        <w:t xml:space="preserve"> que después de </w:t>
      </w:r>
      <w:r w:rsidR="00736B3D">
        <w:t>superar</w:t>
      </w:r>
      <w:r w:rsidR="00736B3D" w:rsidRPr="00D9741D">
        <w:t xml:space="preserve"> </w:t>
      </w:r>
      <w:r w:rsidR="00D9741D" w:rsidRPr="00D9741D">
        <w:t>el segundo conflicto</w:t>
      </w:r>
      <w:r w:rsidR="00736B3D">
        <w:t xml:space="preserve">, los vuelos </w:t>
      </w:r>
      <w:r w:rsidR="00D9741D" w:rsidRPr="00D9741D">
        <w:t xml:space="preserve">se dirigen hacia </w:t>
      </w:r>
      <w:r w:rsidR="00736B3D">
        <w:t>sus</w:t>
      </w:r>
      <w:r w:rsidR="00D9741D" w:rsidRPr="00D9741D">
        <w:t xml:space="preserve"> destino</w:t>
      </w:r>
      <w:r w:rsidR="00736B3D">
        <w:t>s</w:t>
      </w:r>
      <w:r w:rsidR="00D9741D" w:rsidRPr="00D9741D">
        <w:t xml:space="preserve"> sin que parezca que vayan a entrar en ningún otro conflicto.</w:t>
      </w:r>
    </w:p>
    <w:p w14:paraId="25FA8940" w14:textId="763C525D" w:rsidR="004527AA" w:rsidRPr="004A4A9B" w:rsidRDefault="00EA40AF" w:rsidP="00216C95">
      <w:pPr>
        <w:pStyle w:val="Heading1"/>
        <w:numPr>
          <w:ilvl w:val="2"/>
          <w:numId w:val="40"/>
        </w:numPr>
        <w:rPr>
          <w:b w:val="0"/>
          <w:sz w:val="36"/>
          <w:szCs w:val="52"/>
        </w:rPr>
      </w:pPr>
      <w:bookmarkStart w:id="2010" w:name="_Toc300051995"/>
      <w:bookmarkStart w:id="2011" w:name="_Ref302576044"/>
      <w:bookmarkStart w:id="2012" w:name="_Toc302654569"/>
      <w:bookmarkEnd w:id="2010"/>
      <w:r w:rsidRPr="0060086C">
        <w:rPr>
          <w:b w:val="0"/>
          <w:sz w:val="36"/>
          <w:szCs w:val="52"/>
        </w:rPr>
        <w:t>V</w:t>
      </w:r>
      <w:r w:rsidR="004527AA" w:rsidRPr="00153A99">
        <w:rPr>
          <w:b w:val="0"/>
          <w:sz w:val="36"/>
          <w:szCs w:val="52"/>
        </w:rPr>
        <w:t xml:space="preserve">arios aviones con </w:t>
      </w:r>
      <w:r w:rsidRPr="00153A99">
        <w:rPr>
          <w:b w:val="0"/>
          <w:sz w:val="36"/>
          <w:szCs w:val="52"/>
        </w:rPr>
        <w:t xml:space="preserve">puntos de </w:t>
      </w:r>
      <w:r w:rsidRPr="00F570DC">
        <w:rPr>
          <w:b w:val="0"/>
          <w:sz w:val="36"/>
          <w:szCs w:val="52"/>
        </w:rPr>
        <w:t>paso</w:t>
      </w:r>
      <w:bookmarkEnd w:id="2011"/>
      <w:bookmarkEnd w:id="2012"/>
    </w:p>
    <w:p w14:paraId="44F94AB6" w14:textId="0BD1DD9F" w:rsidR="004527AA" w:rsidRPr="00615558" w:rsidRDefault="00160B23" w:rsidP="00A43275">
      <w:pPr>
        <w:spacing w:after="120"/>
        <w:jc w:val="both"/>
      </w:pPr>
      <w:r w:rsidRPr="00736B3D">
        <w:t>Por último</w:t>
      </w:r>
      <w:r w:rsidR="00190052">
        <w:t>, se considera un experimento con varios vuelos que incluyen puntos de paso intermedios. En lugar de utilizar grupos de pilotos homogéneos, se emplearan pilotos con distintas características para analizar cómo afectan a los vuelos. Los perfiles de los pilotos considerados son</w:t>
      </w:r>
      <w:r w:rsidR="00711D6D" w:rsidRPr="0018358E">
        <w:t>:</w:t>
      </w:r>
    </w:p>
    <w:p w14:paraId="13CDD22C" w14:textId="7C82DAC8" w:rsidR="00711D6D" w:rsidRPr="00190052" w:rsidRDefault="00711D6D" w:rsidP="004A4A9B">
      <w:pPr>
        <w:pStyle w:val="ListParagraph"/>
        <w:numPr>
          <w:ilvl w:val="0"/>
          <w:numId w:val="41"/>
        </w:numPr>
        <w:spacing w:before="120" w:after="120"/>
        <w:ind w:left="641" w:hanging="357"/>
        <w:jc w:val="both"/>
      </w:pPr>
      <w:r w:rsidRPr="00190052">
        <w:t xml:space="preserve">Los pilotos de los aviones </w:t>
      </w:r>
      <w:r w:rsidRPr="004A4A9B">
        <w:rPr>
          <w:i/>
        </w:rPr>
        <w:t>Plane1</w:t>
      </w:r>
      <w:r w:rsidRPr="00190052">
        <w:t xml:space="preserve"> y </w:t>
      </w:r>
      <w:r w:rsidRPr="004A4A9B">
        <w:rPr>
          <w:i/>
        </w:rPr>
        <w:t>Plane2</w:t>
      </w:r>
      <w:r w:rsidRPr="00190052">
        <w:t xml:space="preserve"> tienen valores de estrés </w:t>
      </w:r>
      <w:r w:rsidR="00190052">
        <w:t xml:space="preserve">(98%) </w:t>
      </w:r>
      <w:r w:rsidRPr="00190052">
        <w:t>y fatiga</w:t>
      </w:r>
      <w:r w:rsidR="00190052">
        <w:t xml:space="preserve"> (98%)</w:t>
      </w:r>
      <w:r w:rsidRPr="00190052">
        <w:t xml:space="preserve"> elevados y poca experiencia (5%)</w:t>
      </w:r>
      <w:r w:rsidR="00190052">
        <w:t>.</w:t>
      </w:r>
    </w:p>
    <w:p w14:paraId="7F7A57DE" w14:textId="5AC83404" w:rsidR="00711D6D" w:rsidRPr="00190052" w:rsidRDefault="00711D6D" w:rsidP="004A4A9B">
      <w:pPr>
        <w:pStyle w:val="ListParagraph"/>
        <w:numPr>
          <w:ilvl w:val="0"/>
          <w:numId w:val="41"/>
        </w:numPr>
        <w:spacing w:before="120" w:after="120"/>
        <w:ind w:left="641" w:hanging="357"/>
        <w:jc w:val="both"/>
      </w:pPr>
      <w:r w:rsidRPr="00190052">
        <w:t>Los piloto</w:t>
      </w:r>
      <w:r w:rsidR="00044826" w:rsidRPr="00190052">
        <w:t xml:space="preserve">s de los aviones </w:t>
      </w:r>
      <w:r w:rsidR="00044826" w:rsidRPr="004A4A9B">
        <w:rPr>
          <w:i/>
        </w:rPr>
        <w:t>Plane2</w:t>
      </w:r>
      <w:r w:rsidR="00044826" w:rsidRPr="00190052">
        <w:t xml:space="preserve"> y </w:t>
      </w:r>
      <w:r w:rsidR="00044826" w:rsidRPr="004A4A9B">
        <w:rPr>
          <w:i/>
        </w:rPr>
        <w:t>Plane3</w:t>
      </w:r>
      <w:r w:rsidRPr="00190052">
        <w:t xml:space="preserve"> tienen valores de estrés </w:t>
      </w:r>
      <w:r w:rsidR="00190052">
        <w:t xml:space="preserve">(50%) </w:t>
      </w:r>
      <w:r w:rsidRPr="00190052">
        <w:t>y fatiga</w:t>
      </w:r>
      <w:r w:rsidR="00190052">
        <w:t xml:space="preserve"> (50%)</w:t>
      </w:r>
      <w:r w:rsidRPr="00190052">
        <w:t xml:space="preserve"> medios</w:t>
      </w:r>
      <w:r w:rsidR="00A942E4" w:rsidRPr="00190052">
        <w:t>,</w:t>
      </w:r>
      <w:r w:rsidRPr="00190052">
        <w:t xml:space="preserve"> y una experiencia media-baja (25%)</w:t>
      </w:r>
      <w:r w:rsidR="00190052">
        <w:t>.</w:t>
      </w:r>
    </w:p>
    <w:p w14:paraId="41D81B37" w14:textId="6D538D0B" w:rsidR="00DE752A" w:rsidRPr="00190052" w:rsidRDefault="00190052" w:rsidP="004A4A9B">
      <w:pPr>
        <w:pStyle w:val="ListParagraph"/>
        <w:numPr>
          <w:ilvl w:val="0"/>
          <w:numId w:val="41"/>
        </w:numPr>
        <w:spacing w:before="120" w:after="120"/>
        <w:ind w:left="641" w:hanging="357"/>
        <w:jc w:val="both"/>
      </w:pPr>
      <w:r>
        <w:t>Los</w:t>
      </w:r>
      <w:r w:rsidR="00044826" w:rsidRPr="00190052">
        <w:t xml:space="preserve"> aviones </w:t>
      </w:r>
      <w:r w:rsidR="00044826" w:rsidRPr="004A4A9B">
        <w:rPr>
          <w:i/>
        </w:rPr>
        <w:t>Plane4</w:t>
      </w:r>
      <w:r w:rsidR="00044826" w:rsidRPr="00190052">
        <w:t xml:space="preserve"> y </w:t>
      </w:r>
      <w:r w:rsidR="00044826" w:rsidRPr="004A4A9B">
        <w:rPr>
          <w:i/>
        </w:rPr>
        <w:t>Plane5</w:t>
      </w:r>
      <w:r w:rsidR="00044826" w:rsidRPr="00190052">
        <w:t xml:space="preserve"> </w:t>
      </w:r>
      <w:r>
        <w:t>son</w:t>
      </w:r>
      <w:r w:rsidR="00044826" w:rsidRPr="00190052">
        <w:t xml:space="preserve"> considera</w:t>
      </w:r>
      <w:r w:rsidR="004D486D" w:rsidRPr="00190052">
        <w:t>do</w:t>
      </w:r>
      <w:r w:rsidR="00044826" w:rsidRPr="00190052">
        <w:t xml:space="preserve">s </w:t>
      </w:r>
      <w:proofErr w:type="spellStart"/>
      <w:r w:rsidR="00044826" w:rsidRPr="00190052">
        <w:t>UAVs</w:t>
      </w:r>
      <w:proofErr w:type="spellEnd"/>
      <w:r>
        <w:t>. Esto se representa asignándoles pilotos que no experimentan</w:t>
      </w:r>
      <w:r w:rsidR="00044826" w:rsidRPr="00190052">
        <w:t xml:space="preserve"> estrés </w:t>
      </w:r>
      <w:r>
        <w:t>ni</w:t>
      </w:r>
      <w:r w:rsidRPr="00190052">
        <w:t xml:space="preserve"> </w:t>
      </w:r>
      <w:r w:rsidR="00044826" w:rsidRPr="00190052">
        <w:t xml:space="preserve">fatiga </w:t>
      </w:r>
      <w:r>
        <w:t xml:space="preserve">(valores del </w:t>
      </w:r>
      <w:r w:rsidR="00044826" w:rsidRPr="00190052">
        <w:t>0%</w:t>
      </w:r>
      <w:r>
        <w:t>)</w:t>
      </w:r>
      <w:r w:rsidR="00044826" w:rsidRPr="00190052">
        <w:t xml:space="preserve"> y </w:t>
      </w:r>
      <w:r>
        <w:t>cuya</w:t>
      </w:r>
      <w:r w:rsidRPr="00190052">
        <w:t xml:space="preserve"> </w:t>
      </w:r>
      <w:r w:rsidR="00044826" w:rsidRPr="00190052">
        <w:t xml:space="preserve">experiencia </w:t>
      </w:r>
      <w:r>
        <w:t>es máxima (</w:t>
      </w:r>
      <w:r w:rsidR="00044826" w:rsidRPr="00190052">
        <w:t>del 100%</w:t>
      </w:r>
      <w:r>
        <w:t>)</w:t>
      </w:r>
      <w:r w:rsidR="00044826" w:rsidRPr="00190052">
        <w:t>.</w:t>
      </w:r>
      <w:r>
        <w:t xml:space="preserve"> Este último valor se asigna considerando que el UAV tiene un control suficientemente desarrollado. Posiblemente, los </w:t>
      </w:r>
      <w:proofErr w:type="spellStart"/>
      <w:r>
        <w:t>UAVs</w:t>
      </w:r>
      <w:proofErr w:type="spellEnd"/>
      <w:r>
        <w:t xml:space="preserve"> reales tengan un valor menos de esta característica.</w:t>
      </w:r>
    </w:p>
    <w:p w14:paraId="65FA66B2" w14:textId="50F4D880" w:rsidR="004C236E" w:rsidRPr="00190052" w:rsidRDefault="00190052" w:rsidP="00A43275">
      <w:pPr>
        <w:spacing w:before="240" w:after="120"/>
        <w:ind w:firstLine="284"/>
        <w:jc w:val="both"/>
      </w:pPr>
      <w:r>
        <w:t>La</w:t>
      </w:r>
      <w:r w:rsidR="00142A80" w:rsidRPr="00736B3D">
        <w:t xml:space="preserve"> </w:t>
      </w:r>
      <w:r w:rsidR="00ED3797" w:rsidRPr="00736B3D">
        <w:fldChar w:fldCharType="begin"/>
      </w:r>
      <w:r w:rsidR="00ED3797" w:rsidRPr="001429EB">
        <w:instrText xml:space="preserve"> REF _Ref300050993 \h </w:instrText>
      </w:r>
      <w:r w:rsidR="00736B3D">
        <w:instrText xml:space="preserve"> \* MERGEFORMAT </w:instrText>
      </w:r>
      <w:r w:rsidR="00ED3797" w:rsidRPr="00736B3D">
        <w:fldChar w:fldCharType="separate"/>
      </w:r>
      <w:ins w:id="2013" w:author="Orion" w:date="2011-09-21T08:27:00Z">
        <w:r w:rsidR="0071153F">
          <w:t xml:space="preserve">Figura </w:t>
        </w:r>
        <w:r w:rsidR="0071153F" w:rsidRPr="0071153F">
          <w:rPr>
            <w:rPrChange w:id="2014" w:author="Orion" w:date="2011-09-21T08:27:00Z">
              <w:rPr>
                <w:i/>
                <w:iCs/>
                <w:noProof/>
              </w:rPr>
            </w:rPrChange>
          </w:rPr>
          <w:t>47</w:t>
        </w:r>
      </w:ins>
      <w:del w:id="2015" w:author="Orion" w:date="2011-09-21T08:22:00Z">
        <w:r w:rsidR="00E4134F" w:rsidDel="0071153F">
          <w:delText>Figura 47</w:delText>
        </w:r>
      </w:del>
      <w:r w:rsidR="00ED3797" w:rsidRPr="00736B3D">
        <w:fldChar w:fldCharType="end"/>
      </w:r>
      <w:r>
        <w:t xml:space="preserve"> recoge parte de la simulación en estas condiciones</w:t>
      </w:r>
      <w:r w:rsidR="001606BD" w:rsidRPr="00736B3D">
        <w:t>.</w:t>
      </w:r>
      <w:r w:rsidR="00142A80" w:rsidRPr="00190052">
        <w:t xml:space="preserve"> </w:t>
      </w:r>
      <w:r>
        <w:t xml:space="preserve">Se deben comentar varios aspectos de la misma. </w:t>
      </w:r>
      <w:r w:rsidR="00142A80" w:rsidRPr="00190052">
        <w:t xml:space="preserve">En primer lugar se puede destacar que tanto los aviones </w:t>
      </w:r>
      <w:r w:rsidR="00142A80" w:rsidRPr="00190052">
        <w:rPr>
          <w:i/>
        </w:rPr>
        <w:t>Plane1</w:t>
      </w:r>
      <w:r w:rsidR="00142A80" w:rsidRPr="00736B3D">
        <w:t xml:space="preserve"> como </w:t>
      </w:r>
      <w:r w:rsidR="00142A80" w:rsidRPr="00190052">
        <w:rPr>
          <w:i/>
        </w:rPr>
        <w:t>Plane2</w:t>
      </w:r>
      <w:r w:rsidR="00292B44" w:rsidRPr="00736B3D">
        <w:t>, los cuales parten de su</w:t>
      </w:r>
      <w:r>
        <w:t>s</w:t>
      </w:r>
      <w:r w:rsidR="00292B44" w:rsidRPr="00736B3D">
        <w:t xml:space="preserve"> or</w:t>
      </w:r>
      <w:r>
        <w:t>í</w:t>
      </w:r>
      <w:r w:rsidR="00292B44" w:rsidRPr="00736B3D">
        <w:t>gen</w:t>
      </w:r>
      <w:r>
        <w:t>es</w:t>
      </w:r>
      <w:r w:rsidR="00292B44" w:rsidRPr="00736B3D">
        <w:t xml:space="preserve"> </w:t>
      </w:r>
      <w:r>
        <w:t>antes que el</w:t>
      </w:r>
      <w:r w:rsidR="00292B44" w:rsidRPr="00736B3D">
        <w:t xml:space="preserve"> resto de aeronaves, son los que van a llegar más tarde a sus respectivos destinos. Esto </w:t>
      </w:r>
      <w:r w:rsidR="00025AE5">
        <w:t>se debe a que sus pilotos son los que tienen mayores tiempos de respuesta y por ello son los que tardan más en</w:t>
      </w:r>
      <w:r w:rsidR="00292B44" w:rsidRPr="00736B3D">
        <w:t xml:space="preserve"> ponerse </w:t>
      </w:r>
      <w:r w:rsidR="00025AE5">
        <w:t>en</w:t>
      </w:r>
      <w:r w:rsidR="00292B44" w:rsidRPr="00190052">
        <w:t xml:space="preserve"> rumbo correcto y alcanzar la velocidad de crucero</w:t>
      </w:r>
      <w:r w:rsidR="00025AE5">
        <w:t>, así como en llevar a cabo las correcciones producidas por los conflictos</w:t>
      </w:r>
      <w:r w:rsidR="00292B44" w:rsidRPr="00190052">
        <w:t xml:space="preserve">. </w:t>
      </w:r>
      <w:r w:rsidR="00025AE5">
        <w:t xml:space="preserve">Por ejemplo, la trayectoria del </w:t>
      </w:r>
      <w:r w:rsidR="00025AE5" w:rsidRPr="004A4A9B">
        <w:rPr>
          <w:i/>
        </w:rPr>
        <w:t>Plane1</w:t>
      </w:r>
      <w:r w:rsidR="00025AE5">
        <w:t xml:space="preserve"> muestra que este vuelo se desvía mucho al ejecutar las</w:t>
      </w:r>
      <w:r w:rsidR="00292B44" w:rsidRPr="00190052">
        <w:t xml:space="preserve"> maniobras de evasión de conflicto</w:t>
      </w:r>
      <w:r w:rsidR="00292B44" w:rsidRPr="00736B3D">
        <w:t xml:space="preserve">. Esto </w:t>
      </w:r>
      <w:r w:rsidR="00025AE5">
        <w:t>hace además que dichos vuelos</w:t>
      </w:r>
      <w:r w:rsidR="00025AE5" w:rsidRPr="00736B3D">
        <w:t xml:space="preserve"> </w:t>
      </w:r>
      <w:r w:rsidR="001744B9" w:rsidRPr="00736B3D">
        <w:t xml:space="preserve">no tengan tiempo </w:t>
      </w:r>
      <w:r w:rsidR="00025AE5">
        <w:t xml:space="preserve">en determinadas ocasiones </w:t>
      </w:r>
      <w:r w:rsidR="001744B9" w:rsidRPr="00736B3D">
        <w:t>de salir de</w:t>
      </w:r>
      <w:r w:rsidR="00025AE5">
        <w:t xml:space="preserve"> un</w:t>
      </w:r>
      <w:r w:rsidR="001744B9" w:rsidRPr="00736B3D">
        <w:t xml:space="preserve"> conflicto ante</w:t>
      </w:r>
      <w:r w:rsidR="00025AE5">
        <w:t>s</w:t>
      </w:r>
      <w:r w:rsidR="001744B9" w:rsidRPr="00736B3D">
        <w:t xml:space="preserve"> </w:t>
      </w:r>
      <w:r w:rsidR="00025AE5">
        <w:t xml:space="preserve">de que se les presente </w:t>
      </w:r>
      <w:r w:rsidR="001744B9" w:rsidRPr="00736B3D">
        <w:t>un nuevo riesgo de colisión. Est</w:t>
      </w:r>
      <w:r w:rsidR="00025AE5">
        <w:t>e es el caso</w:t>
      </w:r>
      <w:r w:rsidR="001744B9" w:rsidRPr="00736B3D">
        <w:t xml:space="preserve"> del </w:t>
      </w:r>
      <w:r w:rsidR="001744B9" w:rsidRPr="00025AE5">
        <w:rPr>
          <w:i/>
        </w:rPr>
        <w:t>Plane1</w:t>
      </w:r>
      <w:r w:rsidR="00025AE5">
        <w:t>. Este avión tiene</w:t>
      </w:r>
      <w:r w:rsidR="00025AE5" w:rsidRPr="00736B3D">
        <w:t xml:space="preserve"> </w:t>
      </w:r>
      <w:r w:rsidR="001744B9" w:rsidRPr="00736B3D">
        <w:t xml:space="preserve">al principio un riesgo de colisión con la aeronave </w:t>
      </w:r>
      <w:r w:rsidR="001744B9" w:rsidRPr="00025AE5">
        <w:rPr>
          <w:i/>
        </w:rPr>
        <w:t>Plane2</w:t>
      </w:r>
      <w:r w:rsidR="001744B9" w:rsidRPr="00736B3D">
        <w:t xml:space="preserve"> durante un </w:t>
      </w:r>
      <w:r w:rsidR="00025AE5">
        <w:t>periodo</w:t>
      </w:r>
      <w:r w:rsidR="00025AE5" w:rsidRPr="00736B3D">
        <w:t xml:space="preserve"> </w:t>
      </w:r>
      <w:r w:rsidR="001744B9" w:rsidRPr="00736B3D">
        <w:t xml:space="preserve">muy breve de tiempo. </w:t>
      </w:r>
      <w:r w:rsidR="00025AE5">
        <w:t>Cuando e</w:t>
      </w:r>
      <w:r w:rsidR="001744B9" w:rsidRPr="00736B3D">
        <w:t>ste riesgo desaparece</w:t>
      </w:r>
      <w:r w:rsidR="0042795A" w:rsidRPr="00190052">
        <w:t>,</w:t>
      </w:r>
      <w:r w:rsidR="001744B9" w:rsidRPr="00190052">
        <w:t xml:space="preserve"> </w:t>
      </w:r>
      <w:r w:rsidR="00025AE5">
        <w:t xml:space="preserve">el avión entra en un nuevo conflicto, en este caso con el </w:t>
      </w:r>
      <w:r w:rsidR="00025AE5" w:rsidRPr="004A4A9B">
        <w:rPr>
          <w:i/>
        </w:rPr>
        <w:t>Plane3</w:t>
      </w:r>
      <w:r w:rsidR="00025AE5">
        <w:t>, antes de que el piloto haya podido</w:t>
      </w:r>
      <w:r w:rsidR="001744B9" w:rsidRPr="00190052">
        <w:t xml:space="preserve"> restablecer los valores de crucero</w:t>
      </w:r>
      <w:r w:rsidR="001744B9" w:rsidRPr="00736B3D">
        <w:t>.</w:t>
      </w:r>
      <w:bookmarkStart w:id="2016" w:name="_Toc299483468"/>
      <w:bookmarkStart w:id="2017" w:name="_Ref298151791"/>
    </w:p>
    <w:p w14:paraId="2B4A91BF" w14:textId="77777777" w:rsidR="008815C7" w:rsidRDefault="00CB66BA" w:rsidP="00B869D0">
      <w:pPr>
        <w:jc w:val="both"/>
      </w:pPr>
      <w:r w:rsidRPr="00393237">
        <w:rPr>
          <w:rFonts w:cs="Times New Roman"/>
          <w:noProof/>
          <w:lang w:eastAsia="es-ES" w:bidi="ar-SA"/>
        </w:rPr>
        <w:lastRenderedPageBreak/>
        <w:drawing>
          <wp:inline distT="0" distB="0" distL="0" distR="0" wp14:anchorId="083F1420" wp14:editId="76F3CBCA">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bookmarkStart w:id="2018" w:name="_Ref300047889"/>
    </w:p>
    <w:p w14:paraId="7551DD09" w14:textId="3A1716F9" w:rsidR="005E3F01" w:rsidRPr="004A4A9B" w:rsidRDefault="00D9741D" w:rsidP="00A43275">
      <w:pPr>
        <w:pStyle w:val="Caption"/>
      </w:pPr>
      <w:bookmarkStart w:id="2019" w:name="_Ref300050993"/>
      <w:bookmarkStart w:id="2020" w:name="_Toc300051102"/>
      <w:bookmarkStart w:id="2021" w:name="_Toc300051475"/>
      <w:bookmarkStart w:id="2022" w:name="_Toc300051778"/>
      <w:bookmarkStart w:id="2023" w:name="_Toc300052387"/>
      <w:bookmarkStart w:id="2024" w:name="_Toc300052998"/>
      <w:bookmarkStart w:id="2025" w:name="_Toc300057837"/>
      <w:bookmarkStart w:id="2026" w:name="_Toc302653746"/>
      <w:r>
        <w:t xml:space="preserve">Figura </w:t>
      </w:r>
      <w:r w:rsidR="001F2D9D">
        <w:rPr>
          <w:i w:val="0"/>
          <w:iCs w:val="0"/>
        </w:rPr>
        <w:fldChar w:fldCharType="begin"/>
      </w:r>
      <w:r w:rsidR="001F2D9D">
        <w:rPr>
          <w:i w:val="0"/>
          <w:iCs w:val="0"/>
        </w:rPr>
        <w:instrText xml:space="preserve"> SEQ Figura \* ARABIC </w:instrText>
      </w:r>
      <w:r w:rsidR="001F2D9D">
        <w:rPr>
          <w:i w:val="0"/>
          <w:iCs w:val="0"/>
        </w:rPr>
        <w:fldChar w:fldCharType="separate"/>
      </w:r>
      <w:ins w:id="2027" w:author="Orion" w:date="2011-09-21T08:27:00Z">
        <w:r w:rsidR="0071153F">
          <w:rPr>
            <w:i w:val="0"/>
            <w:iCs w:val="0"/>
            <w:noProof/>
          </w:rPr>
          <w:t>47</w:t>
        </w:r>
      </w:ins>
      <w:del w:id="2028" w:author="Orion" w:date="2011-09-21T08:22:00Z">
        <w:r w:rsidR="00E4134F" w:rsidDel="0071153F">
          <w:rPr>
            <w:noProof/>
          </w:rPr>
          <w:delText>47</w:delText>
        </w:r>
      </w:del>
      <w:r w:rsidR="001F2D9D">
        <w:rPr>
          <w:i w:val="0"/>
          <w:iCs w:val="0"/>
          <w:noProof/>
        </w:rPr>
        <w:fldChar w:fldCharType="end"/>
      </w:r>
      <w:bookmarkEnd w:id="2019"/>
      <w:r>
        <w:t xml:space="preserve">: </w:t>
      </w:r>
      <w:r w:rsidRPr="00D9741D">
        <w:t>Varios  aviones volando rutas con puntos de paso especificados, tripulados por pilotos con  distintos  valores de estrés, fatiga y experiencia gestionando conflictos.</w:t>
      </w:r>
      <w:bookmarkEnd w:id="2016"/>
      <w:bookmarkEnd w:id="2017"/>
      <w:bookmarkEnd w:id="2018"/>
      <w:bookmarkEnd w:id="2020"/>
      <w:bookmarkEnd w:id="2021"/>
      <w:bookmarkEnd w:id="2022"/>
      <w:bookmarkEnd w:id="2023"/>
      <w:bookmarkEnd w:id="2024"/>
      <w:bookmarkEnd w:id="2025"/>
      <w:bookmarkEnd w:id="2026"/>
    </w:p>
    <w:p w14:paraId="6785C0FF" w14:textId="46C7AD58" w:rsidR="00B937FD" w:rsidRPr="004A4A9B" w:rsidRDefault="00B937FD" w:rsidP="00216C95">
      <w:pPr>
        <w:pStyle w:val="Heading1"/>
        <w:numPr>
          <w:ilvl w:val="1"/>
          <w:numId w:val="40"/>
        </w:numPr>
        <w:rPr>
          <w:b w:val="0"/>
          <w:sz w:val="44"/>
          <w:szCs w:val="52"/>
        </w:rPr>
      </w:pPr>
      <w:bookmarkStart w:id="2029" w:name="_Toc302654570"/>
      <w:r w:rsidRPr="00190052">
        <w:rPr>
          <w:b w:val="0"/>
          <w:sz w:val="44"/>
          <w:szCs w:val="52"/>
        </w:rPr>
        <w:t>Discusión</w:t>
      </w:r>
      <w:bookmarkEnd w:id="2029"/>
    </w:p>
    <w:p w14:paraId="4082AB88" w14:textId="72317435" w:rsidR="00954F95" w:rsidRDefault="00954F95" w:rsidP="00FB105D">
      <w:pPr>
        <w:spacing w:after="120"/>
        <w:jc w:val="both"/>
      </w:pPr>
      <w:r>
        <w:t>E</w:t>
      </w:r>
      <w:r w:rsidR="00C333A5" w:rsidRPr="00EA40AF">
        <w:t>l</w:t>
      </w:r>
      <w:r w:rsidR="000B12C1" w:rsidRPr="00EA40AF">
        <w:t xml:space="preserve"> sistema</w:t>
      </w:r>
      <w:r w:rsidR="00C333A5" w:rsidRPr="00EA40AF">
        <w:t xml:space="preserve"> desarrollado</w:t>
      </w:r>
      <w:r w:rsidR="000B12C1" w:rsidRPr="00EA40AF">
        <w:t xml:space="preserve"> </w:t>
      </w:r>
      <w:r>
        <w:t>ha permitido simular y evaluar</w:t>
      </w:r>
      <w:r w:rsidR="000B12C1" w:rsidRPr="00EA40AF">
        <w:t xml:space="preserve"> </w:t>
      </w:r>
      <w:r>
        <w:t>los</w:t>
      </w:r>
      <w:r w:rsidR="000B12C1" w:rsidRPr="00EA40AF">
        <w:t xml:space="preserve"> casos de prueba </w:t>
      </w:r>
      <w:r>
        <w:t xml:space="preserve">de las Secciones </w:t>
      </w:r>
      <w:r>
        <w:fldChar w:fldCharType="begin"/>
      </w:r>
      <w:r>
        <w:instrText xml:space="preserve"> REF _Ref299115864 \r \h </w:instrText>
      </w:r>
      <w:r>
        <w:fldChar w:fldCharType="separate"/>
      </w:r>
      <w:r w:rsidR="0071153F">
        <w:t>6.1</w:t>
      </w:r>
      <w:r>
        <w:fldChar w:fldCharType="end"/>
      </w:r>
      <w:r w:rsidR="006A1615">
        <w:t xml:space="preserve"> </w:t>
      </w:r>
      <w:r>
        <w:t xml:space="preserve">y </w:t>
      </w:r>
      <w:r w:rsidR="003C61EF">
        <w:fldChar w:fldCharType="begin"/>
      </w:r>
      <w:r w:rsidR="003C61EF">
        <w:instrText xml:space="preserve"> REF _Ref300059700 \r \h </w:instrText>
      </w:r>
      <w:r w:rsidR="003C61EF">
        <w:fldChar w:fldCharType="separate"/>
      </w:r>
      <w:r w:rsidR="0071153F">
        <w:t>6.2</w:t>
      </w:r>
      <w:r w:rsidR="003C61EF">
        <w:fldChar w:fldCharType="end"/>
      </w:r>
      <w:r>
        <w:t>. La información obtenida en estos estudios permite extraer algunas conclusiones acerca de</w:t>
      </w:r>
      <w:r w:rsidR="00216B37">
        <w:t xml:space="preserve"> </w:t>
      </w:r>
      <w:r>
        <w:t xml:space="preserve">la propuesta de este trabajo y compararla con otras aproximaciones vistas en el estado del arte (ver Sección </w:t>
      </w:r>
      <w:r>
        <w:fldChar w:fldCharType="begin"/>
      </w:r>
      <w:r>
        <w:instrText xml:space="preserve"> REF _Ref299115945 \r \h </w:instrText>
      </w:r>
      <w:r>
        <w:fldChar w:fldCharType="separate"/>
      </w:r>
      <w:r w:rsidR="0071153F">
        <w:t>3</w:t>
      </w:r>
      <w:r>
        <w:fldChar w:fldCharType="end"/>
      </w:r>
      <w:r>
        <w:t>).</w:t>
      </w:r>
    </w:p>
    <w:p w14:paraId="01B1DA9B" w14:textId="22D920A8" w:rsidR="008804A5" w:rsidRDefault="00954F95" w:rsidP="00FB105D">
      <w:pPr>
        <w:spacing w:before="240" w:after="120"/>
        <w:ind w:firstLine="284"/>
        <w:jc w:val="both"/>
      </w:pPr>
      <w:r>
        <w:t>En primer lugar</w:t>
      </w:r>
      <w:r w:rsidR="008804A5">
        <w:t>, los modelos del tráfico aéreo propuestos han permitido reproducir algunos fenómenos observados en la realidad. En particular, ha podido observarse como la densidad del tráfico incrementa las probabilidades de conflicto y c</w:t>
      </w:r>
      <w:r w:rsidR="00E4134F">
        <w:t>o</w:t>
      </w:r>
      <w:r w:rsidR="008804A5">
        <w:t>mo las respuestas de los pilotos se veían afectadas por su estado</w:t>
      </w:r>
      <w:r w:rsidR="00E4134F">
        <w:t xml:space="preserve"> y características</w:t>
      </w:r>
      <w:r w:rsidR="008804A5">
        <w:t xml:space="preserve">. Sobre la primera observación, resulta razonable que una mayor densidad de tráfico implique que las distancias entre las aeronaves son más próximas a los límites de seguridad. </w:t>
      </w:r>
      <w:r w:rsidR="009B0C6F">
        <w:t xml:space="preserve">Esta situación ha podido apreciarse en los casos de la Sección </w:t>
      </w:r>
      <w:r w:rsidR="003C61EF">
        <w:fldChar w:fldCharType="begin"/>
      </w:r>
      <w:r w:rsidR="003C61EF">
        <w:instrText xml:space="preserve"> REF _Ref300059700 \r \h </w:instrText>
      </w:r>
      <w:r w:rsidR="003C61EF">
        <w:fldChar w:fldCharType="separate"/>
      </w:r>
      <w:r w:rsidR="0071153F">
        <w:t>6.2</w:t>
      </w:r>
      <w:r w:rsidR="003C61EF">
        <w:fldChar w:fldCharType="end"/>
      </w:r>
      <w:r w:rsidR="009B0C6F">
        <w:t xml:space="preserve">, donde el número de aviones era mayor. </w:t>
      </w:r>
      <w:r w:rsidR="008804A5">
        <w:t>Por tanto, en caso de conflicto hay menos tiempo para reaccionar. Sobre la segunda observación</w:t>
      </w:r>
      <w:r w:rsidR="00752369">
        <w:t>,</w:t>
      </w:r>
      <w:r w:rsidR="008804A5">
        <w:t xml:space="preserve"> la introducción en los modelos de la tarea “</w:t>
      </w:r>
      <w:proofErr w:type="spellStart"/>
      <w:r w:rsidR="00FB105D">
        <w:t>ThinkNewDecision</w:t>
      </w:r>
      <w:proofErr w:type="spellEnd"/>
      <w:r w:rsidR="008804A5">
        <w:t xml:space="preserve">” </w:t>
      </w:r>
      <w:r w:rsidR="00752369">
        <w:t>ha permitido</w:t>
      </w:r>
      <w:r w:rsidR="008804A5">
        <w:t xml:space="preserve"> recoger la influencia en el tiempo de reacción de los pilotos de su estado en cuanto a fatiga o estrés</w:t>
      </w:r>
      <w:r w:rsidR="00752369">
        <w:t xml:space="preserve"> y de su nivel de experiencia. De esta forma se ha podido modelar la influencia de estos factores en la resolución de conflictos. Así, </w:t>
      </w:r>
      <w:r w:rsidR="008804A5" w:rsidRPr="00FB105D">
        <w:t xml:space="preserve">en los casos </w:t>
      </w:r>
      <w:r w:rsidR="00752369">
        <w:t>analizados</w:t>
      </w:r>
      <w:r w:rsidR="008804A5" w:rsidRPr="00FB105D">
        <w:t xml:space="preserve"> donde los valores de experiencia eran bajos y </w:t>
      </w:r>
      <w:r w:rsidR="00752369">
        <w:t xml:space="preserve">los </w:t>
      </w:r>
      <w:r w:rsidR="008804A5" w:rsidRPr="00FB105D">
        <w:t xml:space="preserve">de estrés y fatiga altos, el número y proximidad de </w:t>
      </w:r>
      <w:r w:rsidR="00752369">
        <w:t xml:space="preserve">los </w:t>
      </w:r>
      <w:r w:rsidR="008804A5" w:rsidRPr="00FB105D">
        <w:t xml:space="preserve">riesgos de conflicto aumentaba, hasta tal punto </w:t>
      </w:r>
      <w:r w:rsidR="00E4134F">
        <w:t xml:space="preserve">de </w:t>
      </w:r>
      <w:r w:rsidR="008804A5" w:rsidRPr="00FB105D">
        <w:t xml:space="preserve">que en ciertas ocasiones se llegaba </w:t>
      </w:r>
      <w:r w:rsidR="00752369">
        <w:t>cerca de la colisión</w:t>
      </w:r>
      <w:r w:rsidR="008804A5" w:rsidRPr="00FB105D">
        <w:t>.</w:t>
      </w:r>
    </w:p>
    <w:p w14:paraId="6DD3E099" w14:textId="6909B8CC" w:rsidR="00444875" w:rsidRPr="00FB105D" w:rsidRDefault="00444875" w:rsidP="00FB105D">
      <w:pPr>
        <w:spacing w:before="240" w:after="120"/>
        <w:ind w:firstLine="284"/>
        <w:jc w:val="both"/>
      </w:pPr>
      <w:r>
        <w:t xml:space="preserve">Esta capacidad para representar con realismo situaciones de tráfico aéreo </w:t>
      </w:r>
      <w:r w:rsidR="00FC2154">
        <w:t xml:space="preserve">también puede usarse para evaluar situaciones hipotéticas como se señaló en la introducción (ver Sección </w:t>
      </w:r>
      <w:r w:rsidR="00FC2154">
        <w:fldChar w:fldCharType="begin"/>
      </w:r>
      <w:r w:rsidR="00FC2154">
        <w:instrText xml:space="preserve"> REF _Ref299118708 \r \h </w:instrText>
      </w:r>
      <w:r w:rsidR="00FC2154">
        <w:fldChar w:fldCharType="separate"/>
      </w:r>
      <w:r w:rsidR="0071153F">
        <w:t>1</w:t>
      </w:r>
      <w:r w:rsidR="00FC2154">
        <w:fldChar w:fldCharType="end"/>
      </w:r>
      <w:r w:rsidR="00FC2154">
        <w:t xml:space="preserve">). Por ejemplo, se ha indicado que los </w:t>
      </w:r>
      <w:proofErr w:type="spellStart"/>
      <w:r w:rsidR="00FC2154">
        <w:t>UAVs</w:t>
      </w:r>
      <w:proofErr w:type="spellEnd"/>
      <w:r w:rsidR="00FC2154">
        <w:t xml:space="preserve"> podrían ser modelados como pilotos donde los factores de estrés y fatiga no aparecen (ver Sección </w:t>
      </w:r>
      <w:r w:rsidR="00FC2154">
        <w:fldChar w:fldCharType="begin"/>
      </w:r>
      <w:r w:rsidR="00FC2154">
        <w:instrText xml:space="preserve"> REF _Ref299119056 \r \h </w:instrText>
      </w:r>
      <w:r w:rsidR="00FC2154">
        <w:fldChar w:fldCharType="separate"/>
      </w:r>
      <w:r w:rsidR="0071153F">
        <w:t>4.1.3</w:t>
      </w:r>
      <w:r w:rsidR="00FC2154">
        <w:fldChar w:fldCharType="end"/>
      </w:r>
      <w:r w:rsidR="00FC2154">
        <w:t>). Aquí las simulaciones muestran el efecto positivo de c</w:t>
      </w:r>
      <w:r w:rsidRPr="00FB105D">
        <w:t xml:space="preserve">ontar con elementos </w:t>
      </w:r>
      <w:r w:rsidR="00FC2154">
        <w:t>que evalúan situaciones y toman</w:t>
      </w:r>
      <w:r w:rsidRPr="00FB105D">
        <w:t xml:space="preserve"> decisiones</w:t>
      </w:r>
      <w:r w:rsidR="00FC2154">
        <w:t xml:space="preserve"> de forma prácticamente inmediata</w:t>
      </w:r>
      <w:r w:rsidRPr="00FB105D">
        <w:t xml:space="preserve"> </w:t>
      </w:r>
      <w:r w:rsidR="00FC2154">
        <w:t>para la</w:t>
      </w:r>
      <w:r w:rsidRPr="00FB105D">
        <w:t xml:space="preserve"> fluidez </w:t>
      </w:r>
      <w:r w:rsidR="00FC2154">
        <w:t>de</w:t>
      </w:r>
      <w:r w:rsidRPr="00FB105D">
        <w:t xml:space="preserve">l tráfico y </w:t>
      </w:r>
      <w:r w:rsidR="00FC2154">
        <w:t>la reducción</w:t>
      </w:r>
      <w:r w:rsidRPr="00FB105D">
        <w:t xml:space="preserve"> </w:t>
      </w:r>
      <w:r w:rsidR="00FC2154">
        <w:t>d</w:t>
      </w:r>
      <w:r w:rsidRPr="00FB105D">
        <w:t xml:space="preserve">el número de conflictos. </w:t>
      </w:r>
      <w:r w:rsidR="00FC2154">
        <w:t>Estas observaciones apoyan las posibles ventajas de</w:t>
      </w:r>
      <w:r w:rsidR="00FB105D">
        <w:t xml:space="preserve"> </w:t>
      </w:r>
      <w:r w:rsidR="00FC2154">
        <w:t xml:space="preserve">la introducción de </w:t>
      </w:r>
      <w:proofErr w:type="spellStart"/>
      <w:r w:rsidR="00FC2154">
        <w:t>UAVs</w:t>
      </w:r>
      <w:proofErr w:type="spellEnd"/>
      <w:r w:rsidR="00FC2154">
        <w:t xml:space="preserve"> </w:t>
      </w:r>
      <w:r w:rsidR="00150117">
        <w:t xml:space="preserve">en el espacio aéreo. No obstante, hay que señalar que </w:t>
      </w:r>
      <w:r w:rsidR="00150117">
        <w:lastRenderedPageBreak/>
        <w:t xml:space="preserve">los modelos aplicados son limitados. Así, en el caso de que sea necesario analizar situaciones más complejas para tomar decisiones, es posible que los pilotos humanos puedan obrar de forma rápida según su experiencia mientras que los </w:t>
      </w:r>
      <w:proofErr w:type="spellStart"/>
      <w:r w:rsidR="00150117">
        <w:t>UAVs</w:t>
      </w:r>
      <w:proofErr w:type="spellEnd"/>
      <w:r w:rsidR="00150117">
        <w:t xml:space="preserve"> se vean atascados en largas evaluaciones o deban dejarlas incompletas para obrar en tiempo.</w:t>
      </w:r>
      <w:r w:rsidR="00E4134F">
        <w:t xml:space="preserve"> En este sentido, la Sección </w:t>
      </w:r>
      <w:r w:rsidR="00E4134F">
        <w:fldChar w:fldCharType="begin"/>
      </w:r>
      <w:r w:rsidR="00E4134F">
        <w:instrText xml:space="preserve"> REF _Ref302576044 \w \h </w:instrText>
      </w:r>
      <w:r w:rsidR="00E4134F">
        <w:fldChar w:fldCharType="separate"/>
      </w:r>
      <w:r w:rsidR="0071153F">
        <w:t>6.2.2</w:t>
      </w:r>
      <w:r w:rsidR="00E4134F">
        <w:fldChar w:fldCharType="end"/>
      </w:r>
      <w:r w:rsidR="00E4134F">
        <w:t xml:space="preserve"> modeló los </w:t>
      </w:r>
      <w:proofErr w:type="spellStart"/>
      <w:r w:rsidR="00E4134F">
        <w:t>UAVs</w:t>
      </w:r>
      <w:proofErr w:type="spellEnd"/>
      <w:r w:rsidR="00E4134F">
        <w:t xml:space="preserve"> como aeronaves cuyos pilotos no tienen fatiga ni estrés y sí una máxima experiencia, por lo que sus tiempo de respuesta son mínimos. Una aproximación más realista requeriría considerar otros factores. Por ejemplo, la organización del conocimiento de vuelo puede hacer que un UAV con mucha experiencia tenga respuestas lentas en ciertas circunstancias donde debe examinar muchas alternativas.</w:t>
      </w:r>
    </w:p>
    <w:p w14:paraId="03CC1A9B" w14:textId="2222707B" w:rsidR="009440EA" w:rsidRPr="00EA40AF" w:rsidRDefault="009B0C6F" w:rsidP="00FB105D">
      <w:pPr>
        <w:spacing w:before="240" w:after="120"/>
        <w:ind w:firstLine="284"/>
        <w:jc w:val="both"/>
      </w:pPr>
      <w:r>
        <w:t xml:space="preserve">En segundo lugar hay que </w:t>
      </w:r>
      <w:r w:rsidR="00E4134F">
        <w:t>hacer algún comentario acerca de</w:t>
      </w:r>
      <w:r>
        <w:t xml:space="preserve"> la flexibilidad proporcionada a la simulación por el MDE y la arquitectura en tres capas</w:t>
      </w:r>
      <w:r w:rsidR="00E4134F">
        <w:t>, aunque es un aspecto que no se ha discutido en los experimentos anteriores</w:t>
      </w:r>
      <w:r>
        <w:t xml:space="preserve">. Una vez desarrollada una primera versión de la simulación con el diseño apropiado, las capas de visualización y control pueden ser reutilizadas en múltiples simulaciones con distinta lógica subyacente. Modificar esta lógica sólo requiere cambiar los modelos de la Sección </w:t>
      </w:r>
      <w:r>
        <w:fldChar w:fldCharType="begin"/>
      </w:r>
      <w:r>
        <w:instrText xml:space="preserve"> REF _Ref298953724 \r \h </w:instrText>
      </w:r>
      <w:r>
        <w:fldChar w:fldCharType="separate"/>
      </w:r>
      <w:r w:rsidR="0071153F">
        <w:t>5.1</w:t>
      </w:r>
      <w:r>
        <w:fldChar w:fldCharType="end"/>
      </w:r>
      <w:r>
        <w:t xml:space="preserve"> según las nuevas hipótesis. Después se regeneran las clases de la capa lógica y se dispone de la nueva simulación. Por supuesto, este cambio puede requerir un mayor trabajo si se decide cambiar el IAF por </w:t>
      </w:r>
      <w:r w:rsidR="005D501D">
        <w:t xml:space="preserve">otra plataforma sobre la que ejecutar la lógica y no se tienen las plantillas de código para esa plataforma. En ese caso habría que </w:t>
      </w:r>
      <w:r w:rsidR="00444875">
        <w:t>desarrollar</w:t>
      </w:r>
      <w:r w:rsidR="005D501D">
        <w:t xml:space="preserve"> dichas plantillas.</w:t>
      </w:r>
      <w:r w:rsidR="00444875">
        <w:t xml:space="preserve"> Abordar est</w:t>
      </w:r>
      <w:r w:rsidR="00E4134F">
        <w:t>e tipo de</w:t>
      </w:r>
      <w:r w:rsidR="00444875">
        <w:t xml:space="preserve"> cambios sobre las herramientas de simulación vistas en el estado del arte sería mucho más complejo. En todos los casos analizados</w:t>
      </w:r>
      <w:r w:rsidR="00E4134F">
        <w:t xml:space="preserve"> se</w:t>
      </w:r>
      <w:r w:rsidR="00444875">
        <w:t xml:space="preserve"> requeriría desarrollar código usando las librerías disponibles con la </w:t>
      </w:r>
      <w:r w:rsidR="00E4134F">
        <w:t xml:space="preserve">correspondiente </w:t>
      </w:r>
      <w:r w:rsidR="00444875">
        <w:t xml:space="preserve">herramienta. Éste sería el caso de tratar de contemplar </w:t>
      </w:r>
      <w:r w:rsidR="002F2707" w:rsidRPr="00EA40AF">
        <w:t xml:space="preserve">las características de los pilotos </w:t>
      </w:r>
      <w:r w:rsidR="00E4134F">
        <w:t>que</w:t>
      </w:r>
      <w:r w:rsidR="00E4134F" w:rsidRPr="00EA40AF">
        <w:t xml:space="preserve"> </w:t>
      </w:r>
      <w:r w:rsidR="002F2707" w:rsidRPr="00EA40AF">
        <w:t>se han tenido en cuenta en estas simulaciones</w:t>
      </w:r>
      <w:r w:rsidR="00444875">
        <w:t>.</w:t>
      </w:r>
    </w:p>
    <w:p w14:paraId="6D66B512" w14:textId="7CFEA06A" w:rsidR="00EA40AF" w:rsidRPr="00FB105D" w:rsidRDefault="00EA40AF" w:rsidP="00FB105D">
      <w:pPr>
        <w:spacing w:before="120" w:after="120"/>
        <w:jc w:val="both"/>
        <w:rPr>
          <w:i/>
        </w:rPr>
      </w:pPr>
    </w:p>
    <w:p w14:paraId="6A6B24C8" w14:textId="77777777" w:rsidR="008A1F38" w:rsidRDefault="008A1F38">
      <w:pPr>
        <w:jc w:val="both"/>
        <w:rPr>
          <w:rFonts w:cs="Times New Roman"/>
        </w:rPr>
        <w:sectPr w:rsidR="008A1F38" w:rsidSect="009143CB">
          <w:type w:val="oddPage"/>
          <w:pgSz w:w="11906" w:h="16838"/>
          <w:pgMar w:top="1134" w:right="1134" w:bottom="1134" w:left="1134" w:header="720" w:footer="720" w:gutter="0"/>
          <w:cols w:space="720"/>
          <w:docGrid w:linePitch="360"/>
        </w:sectPr>
      </w:pPr>
    </w:p>
    <w:p w14:paraId="71DB08E3" w14:textId="35AF5F22" w:rsidR="00CB0445" w:rsidRPr="004A4A9B" w:rsidRDefault="00B937FD" w:rsidP="00FB105D">
      <w:pPr>
        <w:pStyle w:val="Heading1"/>
        <w:numPr>
          <w:ilvl w:val="0"/>
          <w:numId w:val="40"/>
        </w:numPr>
        <w:rPr>
          <w:b w:val="0"/>
          <w:sz w:val="52"/>
          <w:szCs w:val="52"/>
        </w:rPr>
      </w:pPr>
      <w:bookmarkStart w:id="2030" w:name="_Toc299103625"/>
      <w:bookmarkStart w:id="2031" w:name="_Toc299103998"/>
      <w:bookmarkStart w:id="2032" w:name="_Toc299463827"/>
      <w:bookmarkStart w:id="2033" w:name="_Toc299463911"/>
      <w:bookmarkStart w:id="2034" w:name="_Toc299721512"/>
      <w:bookmarkStart w:id="2035" w:name="_Toc299995545"/>
      <w:bookmarkStart w:id="2036" w:name="_Toc300048680"/>
      <w:bookmarkStart w:id="2037" w:name="_Toc300051998"/>
      <w:bookmarkStart w:id="2038" w:name="_Ref299881073"/>
      <w:bookmarkStart w:id="2039" w:name="_Toc302654571"/>
      <w:bookmarkEnd w:id="2030"/>
      <w:bookmarkEnd w:id="2031"/>
      <w:bookmarkEnd w:id="2032"/>
      <w:bookmarkEnd w:id="2033"/>
      <w:bookmarkEnd w:id="2034"/>
      <w:bookmarkEnd w:id="2035"/>
      <w:bookmarkEnd w:id="2036"/>
      <w:bookmarkEnd w:id="2037"/>
      <w:r w:rsidRPr="001429EB">
        <w:rPr>
          <w:b w:val="0"/>
          <w:sz w:val="52"/>
          <w:szCs w:val="52"/>
        </w:rPr>
        <w:lastRenderedPageBreak/>
        <w:t>Conclusi</w:t>
      </w:r>
      <w:r w:rsidR="009143CB" w:rsidRPr="001429EB">
        <w:rPr>
          <w:b w:val="0"/>
          <w:sz w:val="52"/>
          <w:szCs w:val="52"/>
        </w:rPr>
        <w:t>o</w:t>
      </w:r>
      <w:r w:rsidRPr="001429EB">
        <w:rPr>
          <w:b w:val="0"/>
          <w:sz w:val="52"/>
          <w:szCs w:val="52"/>
        </w:rPr>
        <w:t>n</w:t>
      </w:r>
      <w:r w:rsidR="009143CB" w:rsidRPr="001429EB">
        <w:rPr>
          <w:b w:val="0"/>
          <w:sz w:val="52"/>
          <w:szCs w:val="52"/>
        </w:rPr>
        <w:t>es</w:t>
      </w:r>
      <w:r w:rsidRPr="001429EB">
        <w:rPr>
          <w:b w:val="0"/>
          <w:sz w:val="52"/>
          <w:szCs w:val="52"/>
        </w:rPr>
        <w:t xml:space="preserve"> y trabajo futuro</w:t>
      </w:r>
      <w:bookmarkEnd w:id="2038"/>
      <w:bookmarkEnd w:id="2039"/>
    </w:p>
    <w:p w14:paraId="33C16978" w14:textId="1E41D8FB" w:rsidR="00904D1F" w:rsidRDefault="00904D1F" w:rsidP="00FB105D">
      <w:pPr>
        <w:pStyle w:val="Heading1"/>
        <w:numPr>
          <w:ilvl w:val="1"/>
          <w:numId w:val="40"/>
        </w:numPr>
        <w:rPr>
          <w:b w:val="0"/>
          <w:sz w:val="44"/>
          <w:szCs w:val="52"/>
        </w:rPr>
      </w:pPr>
      <w:bookmarkStart w:id="2040" w:name="_Toc302654572"/>
      <w:r>
        <w:rPr>
          <w:b w:val="0"/>
          <w:sz w:val="44"/>
          <w:szCs w:val="52"/>
        </w:rPr>
        <w:t>Conclusi</w:t>
      </w:r>
      <w:r w:rsidR="00E4134F">
        <w:rPr>
          <w:b w:val="0"/>
          <w:sz w:val="44"/>
          <w:szCs w:val="52"/>
        </w:rPr>
        <w:t>o</w:t>
      </w:r>
      <w:r>
        <w:rPr>
          <w:b w:val="0"/>
          <w:sz w:val="44"/>
          <w:szCs w:val="52"/>
        </w:rPr>
        <w:t>n</w:t>
      </w:r>
      <w:r w:rsidR="00E4134F">
        <w:rPr>
          <w:b w:val="0"/>
          <w:sz w:val="44"/>
          <w:szCs w:val="52"/>
        </w:rPr>
        <w:t>es</w:t>
      </w:r>
      <w:bookmarkEnd w:id="2040"/>
    </w:p>
    <w:p w14:paraId="36AA1162" w14:textId="3A3569A6" w:rsidR="00976B61" w:rsidRDefault="004721CC" w:rsidP="00BF77B8">
      <w:pPr>
        <w:spacing w:after="120"/>
        <w:jc w:val="both"/>
      </w:pPr>
      <w:r>
        <w:t>E</w:t>
      </w:r>
      <w:r w:rsidR="00150117">
        <w:t>ste trabajo ha abordado dos objetivos en relación con las simulaciones de tráfico aéreo. En primer lugar mostrar la viabilidad de las aproximaciones ABM en combinación con MDE para ofrecer un marco flexible y extensible para este tipo de simulaciones. En segundo lugar, ofrecer una versión inicial de los modelos que</w:t>
      </w:r>
      <w:r w:rsidR="002E5073">
        <w:t xml:space="preserve"> recojan información sobre el tráfico aéreo de forma que pueda ser usada para especificar simulaciones.</w:t>
      </w:r>
      <w:r w:rsidR="0043714D">
        <w:t xml:space="preserve"> La adopción de esta aproximación </w:t>
      </w:r>
      <w:r w:rsidR="00E056FD">
        <w:t xml:space="preserve">se ha basado en </w:t>
      </w:r>
      <w:r w:rsidR="002E5073">
        <w:t>un análisis del estado del arte</w:t>
      </w:r>
      <w:r w:rsidR="00E056FD">
        <w:t xml:space="preserve">. </w:t>
      </w:r>
      <w:r w:rsidR="009E69E8">
        <w:t xml:space="preserve">En dicho estudio se ha </w:t>
      </w:r>
      <w:r w:rsidR="002E5073">
        <w:t xml:space="preserve">prestado especial atención </w:t>
      </w:r>
      <w:r w:rsidR="009E69E8">
        <w:t xml:space="preserve">a las limitaciones </w:t>
      </w:r>
      <w:r w:rsidR="002E5073">
        <w:t xml:space="preserve">que aparecen en </w:t>
      </w:r>
      <w:r w:rsidR="009E69E8">
        <w:t xml:space="preserve">las herramientas </w:t>
      </w:r>
      <w:r w:rsidR="002E5073">
        <w:t xml:space="preserve">actuales, </w:t>
      </w:r>
      <w:r w:rsidR="0043714D">
        <w:t>buscado aportar posibles</w:t>
      </w:r>
      <w:r w:rsidR="009E69E8">
        <w:t xml:space="preserve"> soluciones para </w:t>
      </w:r>
      <w:r w:rsidR="001924DD">
        <w:t>abordar</w:t>
      </w:r>
      <w:r w:rsidR="0043714D">
        <w:t>las</w:t>
      </w:r>
      <w:r w:rsidR="009E69E8">
        <w:t>.</w:t>
      </w:r>
    </w:p>
    <w:p w14:paraId="78350758" w14:textId="2D0718A1" w:rsidR="002E5073" w:rsidRDefault="002E5073" w:rsidP="002E5073">
      <w:pPr>
        <w:spacing w:before="240" w:after="120"/>
        <w:ind w:firstLine="284"/>
        <w:jc w:val="both"/>
      </w:pPr>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w:t>
      </w:r>
      <w:proofErr w:type="spellStart"/>
      <w:r>
        <w:t>UAVs</w:t>
      </w:r>
      <w:proofErr w:type="spellEnd"/>
      <w:r>
        <w:t xml:space="preserve"> </w:t>
      </w:r>
      <w:r w:rsidR="0043714D">
        <w:t xml:space="preserve">modelados </w:t>
      </w:r>
      <w:r>
        <w:t xml:space="preserve">como pilotos </w:t>
      </w:r>
      <w:r w:rsidR="002F7639">
        <w:t>cuyos estados mentales y reflejos</w:t>
      </w:r>
      <w:r>
        <w:t xml:space="preserve"> </w:t>
      </w:r>
      <w:r w:rsidR="001429EB">
        <w:t xml:space="preserve">son óptimos y </w:t>
      </w:r>
      <w:r>
        <w:t xml:space="preserve">no se deterioran. Aunque se trata de una aproximación simple, ha permitido una primera valoración del impacto positivo que tendría la inclusión de </w:t>
      </w:r>
      <w:proofErr w:type="spellStart"/>
      <w:r>
        <w:t>UAVs</w:t>
      </w:r>
      <w:proofErr w:type="spellEnd"/>
      <w:r>
        <w:t xml:space="preserve"> para </w:t>
      </w:r>
      <w:r w:rsidR="0043714D">
        <w:t>mitigar</w:t>
      </w:r>
      <w:r>
        <w:t xml:space="preserve"> parte de los problemas de gestión del tráfico aéreo.</w:t>
      </w:r>
    </w:p>
    <w:p w14:paraId="1F53E8AD" w14:textId="234BB36C" w:rsidR="00396E52" w:rsidRDefault="0043714D" w:rsidP="00503590">
      <w:pPr>
        <w:spacing w:before="240" w:after="120"/>
        <w:ind w:firstLine="284"/>
        <w:jc w:val="both"/>
      </w:pPr>
      <w:r>
        <w:t>Trasladar el esfuerzo de modelado a simulaciones no es una tarea trivial. Los modelos cambian para adaptarse a nueva información y necesidades, y las plataformas de simulación están en continua evolución. El desarrollo de aplicaciones en este tipo de contexto es un buen candidato para desarrollos dirigidos por modelos. En particular, el uso de un modelad</w:t>
      </w:r>
      <w:r w:rsidR="009B36B2">
        <w:t>o</w:t>
      </w:r>
      <w:r>
        <w:t xml:space="preserve"> ABM a alto nivel con metodologías de AOSE para el desarrollo, facilita la transición entre modelos. En todos los niveles se usan agentes, por lo que se facilita el paso de los modelos conceptuales, a los de </w:t>
      </w:r>
      <w:r w:rsidR="00396E52">
        <w:t>diseño</w:t>
      </w:r>
      <w:r>
        <w:t xml:space="preserve"> y finalmente al código. Para demostrar la viabilidad de esta propuesta se ha usado</w:t>
      </w:r>
      <w:r w:rsidR="00B238D2">
        <w:t xml:space="preserve"> la metodología INGENIAS</w:t>
      </w:r>
      <w:r>
        <w:t xml:space="preserve"> </w:t>
      </w:r>
      <w:sdt>
        <w:sdtPr>
          <w:id w:val="-7604487"/>
          <w:citation/>
        </w:sdtPr>
        <w:sdtEndPr/>
        <w:sdtContent>
          <w:r>
            <w:fldChar w:fldCharType="begin"/>
          </w:r>
          <w:r>
            <w:instrText xml:space="preserve"> CITATION Pav05 \l 3082 </w:instrText>
          </w:r>
          <w:r>
            <w:fldChar w:fldCharType="separate"/>
          </w:r>
          <w:r w:rsidR="00DE66A8" w:rsidRPr="00DE66A8">
            <w:rPr>
              <w:noProof/>
            </w:rPr>
            <w:t>[21]</w:t>
          </w:r>
          <w:r>
            <w:fldChar w:fldCharType="end"/>
          </w:r>
        </w:sdtContent>
      </w:sdt>
      <w:r>
        <w:t>. Su elección se debe a que se trata de una metodología MDE de AOSE que ya ha sido usada en contexto de ABM y que cuenta con soporte de herramientas.</w:t>
      </w:r>
      <w:r w:rsidR="00E639D6">
        <w:t xml:space="preserve"> Las facilidades de distribución y despliegue del IAF proporcionan además una cierta escalabilidad en los desarrollos, aunque limitada por el incremento requerido en las comunicaciones entre agentes</w:t>
      </w:r>
      <w:r w:rsidR="00E639D6" w:rsidRPr="00481790">
        <w:t>.</w:t>
      </w:r>
    </w:p>
    <w:p w14:paraId="49F04450" w14:textId="5F2DD4CC" w:rsidR="001D1D11" w:rsidRPr="00396E52" w:rsidRDefault="00396E52" w:rsidP="009B36B2">
      <w:pPr>
        <w:spacing w:before="240" w:after="120"/>
        <w:ind w:firstLine="284"/>
        <w:jc w:val="both"/>
      </w:pPr>
      <w:r>
        <w:t>La combinación de estos modelos y método de desarrollo facilita además la integración y adaptación de las herramientas de simulación.</w:t>
      </w:r>
      <w:r w:rsidR="00481790">
        <w:t xml:space="preserve"> El estado del arte ha mostrado que las herramientas de simulación obvian partes relevantes del tráfico aéreo según su foco de estudio: las centradas en la dinámica de un vuelo no suelen contemplar las limitaciones de tráfico impuestas por la presencia de otras aeronaves ni las</w:t>
      </w:r>
      <w:r w:rsidR="00395D09" w:rsidRPr="00396E52">
        <w:t xml:space="preserve"> posibles instrucciones </w:t>
      </w:r>
      <w:r w:rsidR="00481790">
        <w:t>de los</w:t>
      </w:r>
      <w:r w:rsidR="00395D09" w:rsidRPr="00396E52">
        <w:t xml:space="preserve"> controladores</w:t>
      </w:r>
      <w:r w:rsidR="00481790">
        <w:t>;</w:t>
      </w:r>
      <w:r w:rsidR="00766809" w:rsidRPr="00396E52">
        <w:t xml:space="preserve"> las herramientas de simulación de tráfico aéreo</w:t>
      </w:r>
      <w:r w:rsidR="00481790">
        <w:t xml:space="preserve"> no suelen contemplar la influencia de los factores humanos en el</w:t>
      </w:r>
      <w:r w:rsidR="00EE5368" w:rsidRPr="00396E52">
        <w:t xml:space="preserve"> comportamiento de los agentes a la hora de la toma de decisiones.</w:t>
      </w:r>
      <w:r w:rsidR="00481790">
        <w:t xml:space="preserve"> Si esta información estuviese descrita con modelos y transformaciones </w:t>
      </w:r>
      <w:r w:rsidR="002E3A21">
        <w:t>en e</w:t>
      </w:r>
      <w:r w:rsidR="00481790">
        <w:t xml:space="preserve">l código relevante para las herramientas, se podría contemplar su integración con mayor facilidad, combinado los modelos y añadiendo transformaciones. </w:t>
      </w:r>
      <w:r w:rsidR="001429EB">
        <w:t>É</w:t>
      </w:r>
      <w:r w:rsidR="00481790">
        <w:t>sta constituye una futura línea de investigación.</w:t>
      </w:r>
      <w:r w:rsidR="00E639D6">
        <w:t xml:space="preserve"> Por otro lado, especificar a nivel de modelos facilita la comunicación y discusión del conocimiento entre los expertos, y por tanto la investigación y evaluación de</w:t>
      </w:r>
      <w:r w:rsidR="005639E1">
        <w:t xml:space="preserve"> </w:t>
      </w:r>
      <w:r w:rsidR="00E639D6">
        <w:t>las propuestas.</w:t>
      </w:r>
    </w:p>
    <w:p w14:paraId="68236633" w14:textId="33DC4952" w:rsidR="00904D1F" w:rsidRPr="004A4A9B" w:rsidRDefault="0014397A" w:rsidP="004A4A9B">
      <w:pPr>
        <w:spacing w:before="240" w:after="120"/>
        <w:ind w:firstLine="284"/>
        <w:jc w:val="both"/>
      </w:pPr>
      <w:r w:rsidRPr="00481790">
        <w:t>E</w:t>
      </w:r>
      <w:r w:rsidR="00481790">
        <w:t xml:space="preserve">n cuanto a la simulación final generada, se </w:t>
      </w:r>
      <w:r w:rsidRPr="00481790">
        <w:t xml:space="preserve">ha </w:t>
      </w:r>
      <w:r w:rsidR="00481790">
        <w:t>desarrollado</w:t>
      </w:r>
      <w:r w:rsidRPr="00481790">
        <w:t xml:space="preserve"> un sistema intuitivo</w:t>
      </w:r>
      <w:r w:rsidR="005D5E2B" w:rsidRPr="00481790">
        <w:t xml:space="preserve"> para el usuario</w:t>
      </w:r>
      <w:r w:rsidRPr="00481790">
        <w:t xml:space="preserve">, </w:t>
      </w:r>
      <w:r w:rsidR="00481790">
        <w:t>fácil</w:t>
      </w:r>
      <w:r w:rsidR="00DE7E87" w:rsidRPr="00481790">
        <w:t xml:space="preserve"> de configurar y </w:t>
      </w:r>
      <w:r w:rsidR="00481790">
        <w:t xml:space="preserve">con una interfaz en la línea de </w:t>
      </w:r>
      <w:r w:rsidR="001429EB">
        <w:t xml:space="preserve">otras </w:t>
      </w:r>
      <w:r w:rsidR="00481790">
        <w:t>herramientas del dominio</w:t>
      </w:r>
      <w:r w:rsidR="00DE7E87" w:rsidRPr="00481790">
        <w:t xml:space="preserve">. </w:t>
      </w:r>
      <w:r w:rsidR="001429EB">
        <w:t>El sistema</w:t>
      </w:r>
      <w:r w:rsidR="00E639D6">
        <w:t xml:space="preserve"> ha </w:t>
      </w:r>
      <w:r w:rsidR="00E639D6">
        <w:lastRenderedPageBreak/>
        <w:t>servido como prueba de concepto de las propiedades de flexibilidad, facilidad de desarrollo y proximidad a los expertos del dominio mencionadas anteriormente.</w:t>
      </w:r>
    </w:p>
    <w:p w14:paraId="681DE991" w14:textId="617F350F" w:rsidR="00904D1F" w:rsidRPr="00F04D60" w:rsidRDefault="00904D1F" w:rsidP="00BF77B8">
      <w:pPr>
        <w:pStyle w:val="Heading1"/>
        <w:numPr>
          <w:ilvl w:val="1"/>
          <w:numId w:val="40"/>
        </w:numPr>
        <w:rPr>
          <w:b w:val="0"/>
          <w:sz w:val="44"/>
          <w:szCs w:val="52"/>
        </w:rPr>
      </w:pPr>
      <w:bookmarkStart w:id="2041" w:name="_Toc302654573"/>
      <w:r>
        <w:rPr>
          <w:b w:val="0"/>
          <w:sz w:val="44"/>
          <w:szCs w:val="52"/>
        </w:rPr>
        <w:t>Trabajo Futuro</w:t>
      </w:r>
      <w:bookmarkEnd w:id="2041"/>
    </w:p>
    <w:p w14:paraId="79B8DB36" w14:textId="0F3C7C90" w:rsidR="005A3ECD" w:rsidRPr="00E639D6" w:rsidRDefault="00E639D6" w:rsidP="00BF77B8">
      <w:pPr>
        <w:jc w:val="both"/>
      </w:pPr>
      <w:r>
        <w:t xml:space="preserve">Aunque el trabajo realizado apunta a que esta línea es prometedora para la simulación aérea, tanto como método de desarrollo como por especificación del dominio con los modelos, aún quedan muchos aspectos por mejorar y explorar. Algunos de los contemplados como trabajo futuro son: </w:t>
      </w:r>
    </w:p>
    <w:p w14:paraId="6E332EF2" w14:textId="75794A59" w:rsidR="001429EB" w:rsidRPr="004A4A9B" w:rsidRDefault="001429EB" w:rsidP="00BF77B8">
      <w:pPr>
        <w:pStyle w:val="ListParagraph"/>
        <w:numPr>
          <w:ilvl w:val="0"/>
          <w:numId w:val="41"/>
        </w:numPr>
        <w:spacing w:before="120" w:after="120"/>
        <w:ind w:left="641" w:hanging="357"/>
        <w:jc w:val="both"/>
      </w:pPr>
      <w:r>
        <w:rPr>
          <w:i/>
        </w:rPr>
        <w:t>Lenguajes de modelado más próximos al dominio.</w:t>
      </w:r>
      <w:r>
        <w:t xml:space="preserve"> Aunque el uso de agentes permite aproximar los modelos usados a los expertos del dominio, las primitivas empleadas no son aún las propias del tráfico aéreo. En esta línea es interesante explorar la definición de lenguajes específicos de dominio para este tipo de simulaciones.</w:t>
      </w:r>
    </w:p>
    <w:p w14:paraId="14419AEB" w14:textId="41CFAC3D" w:rsidR="007704FF" w:rsidRPr="00364573" w:rsidRDefault="006720A8" w:rsidP="00BF77B8">
      <w:pPr>
        <w:pStyle w:val="ListParagraph"/>
        <w:numPr>
          <w:ilvl w:val="0"/>
          <w:numId w:val="41"/>
        </w:numPr>
        <w:spacing w:before="120" w:after="120"/>
        <w:ind w:left="641" w:hanging="357"/>
        <w:jc w:val="both"/>
      </w:pPr>
      <w:r w:rsidRPr="00BF77B8">
        <w:rPr>
          <w:i/>
        </w:rPr>
        <w:t>Ampliación de los tipos de agentes</w:t>
      </w:r>
      <w:r w:rsidRPr="00364573">
        <w:t xml:space="preserve">. En el tráfico aéreo intervienen más roles que los presentados en este trabajo. </w:t>
      </w:r>
      <w:r w:rsidR="00364573">
        <w:t>Por</w:t>
      </w:r>
      <w:r w:rsidRPr="00364573">
        <w:t xml:space="preserve"> ejemplo </w:t>
      </w:r>
      <w:r w:rsidR="00364573">
        <w:t xml:space="preserve">se puede contemplar </w:t>
      </w:r>
      <w:r w:rsidR="001429EB">
        <w:t xml:space="preserve">distinguir </w:t>
      </w:r>
      <w:r w:rsidR="00364573">
        <w:t>entre los pilotos</w:t>
      </w:r>
      <w:r w:rsidR="001429EB">
        <w:t xml:space="preserve"> al</w:t>
      </w:r>
      <w:r w:rsidRPr="00364573">
        <w:t xml:space="preserve"> capitán, el primer oficial </w:t>
      </w:r>
      <w:r w:rsidR="001429EB">
        <w:t>y</w:t>
      </w:r>
      <w:r w:rsidRPr="00364573">
        <w:t xml:space="preserve"> el segundo oficial.</w:t>
      </w:r>
    </w:p>
    <w:p w14:paraId="43E5EF2F" w14:textId="570F6CF6" w:rsidR="006720A8" w:rsidRPr="00364573" w:rsidRDefault="00364573" w:rsidP="00BF77B8">
      <w:pPr>
        <w:pStyle w:val="ListParagraph"/>
        <w:numPr>
          <w:ilvl w:val="0"/>
          <w:numId w:val="41"/>
        </w:numPr>
        <w:spacing w:before="120" w:after="120"/>
        <w:ind w:left="641" w:hanging="357"/>
        <w:jc w:val="both"/>
      </w:pPr>
      <w:r w:rsidRPr="00BF77B8">
        <w:rPr>
          <w:i/>
        </w:rPr>
        <w:t>Mejor</w:t>
      </w:r>
      <w:r w:rsidR="006720A8" w:rsidRPr="00BF77B8">
        <w:rPr>
          <w:i/>
        </w:rPr>
        <w:t xml:space="preserve"> caracter</w:t>
      </w:r>
      <w:r w:rsidRPr="00BF77B8">
        <w:rPr>
          <w:i/>
        </w:rPr>
        <w:t>ización</w:t>
      </w:r>
      <w:r w:rsidR="006720A8" w:rsidRPr="00BF77B8">
        <w:rPr>
          <w:i/>
        </w:rPr>
        <w:t xml:space="preserve"> de las aeronaves</w:t>
      </w:r>
      <w:r w:rsidR="006720A8" w:rsidRPr="00364573">
        <w:t>. Los aviones son sistemas muy complejos cuyo número de características y controles es muy amplio</w:t>
      </w:r>
      <w:r>
        <w:t xml:space="preserve">. Algunos de los aspectos no considerados en los modelos </w:t>
      </w:r>
      <w:r w:rsidR="001429EB">
        <w:t xml:space="preserve">presentados </w:t>
      </w:r>
      <w:r>
        <w:t xml:space="preserve">son </w:t>
      </w:r>
      <w:r w:rsidR="006720A8" w:rsidRPr="00364573">
        <w:t>la cantidad de combustible</w:t>
      </w:r>
      <w:r>
        <w:t xml:space="preserve"> cargada</w:t>
      </w:r>
      <w:r w:rsidR="006720A8" w:rsidRPr="00364573">
        <w:t>, el consumo</w:t>
      </w:r>
      <w:r>
        <w:t xml:space="preserve"> en función de la velocidad y el peso</w:t>
      </w:r>
      <w:r w:rsidR="006720A8" w:rsidRPr="00364573">
        <w:t xml:space="preserve">, la </w:t>
      </w:r>
      <w:r>
        <w:t xml:space="preserve">probabilidad de fallos según la </w:t>
      </w:r>
      <w:r w:rsidR="006720A8" w:rsidRPr="00364573">
        <w:t>antigüedad de la aeronave</w:t>
      </w:r>
      <w:r>
        <w:t xml:space="preserve"> o los ángulos necesarios para realizar cambios de rumbo o altitud.</w:t>
      </w:r>
    </w:p>
    <w:p w14:paraId="643A46EB" w14:textId="3AF911BF" w:rsidR="006720A8" w:rsidRDefault="00A116CA" w:rsidP="00BF77B8">
      <w:pPr>
        <w:pStyle w:val="ListParagraph"/>
        <w:numPr>
          <w:ilvl w:val="0"/>
          <w:numId w:val="41"/>
        </w:numPr>
        <w:spacing w:before="120" w:after="120"/>
        <w:ind w:left="641" w:hanging="357"/>
        <w:jc w:val="both"/>
      </w:pPr>
      <w:r w:rsidRPr="00BF77B8">
        <w:rPr>
          <w:i/>
        </w:rPr>
        <w:t>Z</w:t>
      </w:r>
      <w:r w:rsidR="009F0E0A" w:rsidRPr="00BF77B8">
        <w:rPr>
          <w:i/>
        </w:rPr>
        <w:t xml:space="preserve">onas restringidas </w:t>
      </w:r>
      <w:r w:rsidR="00364573">
        <w:rPr>
          <w:i/>
        </w:rPr>
        <w:t>al</w:t>
      </w:r>
      <w:r w:rsidR="009F0E0A" w:rsidRPr="00BF77B8">
        <w:rPr>
          <w:i/>
        </w:rPr>
        <w:t xml:space="preserve"> vuelo</w:t>
      </w:r>
      <w:r w:rsidR="009F0E0A" w:rsidRPr="00364573">
        <w:t xml:space="preserve">. </w:t>
      </w:r>
      <w:r w:rsidR="004A63FA" w:rsidRPr="00364573">
        <w:t xml:space="preserve">En </w:t>
      </w:r>
      <w:r w:rsidR="00364573">
        <w:t>el espacio aéreo</w:t>
      </w:r>
      <w:r w:rsidR="004A63FA" w:rsidRPr="00364573">
        <w:t xml:space="preserve"> real hay zonas </w:t>
      </w:r>
      <w:r w:rsidR="00364573">
        <w:t>que</w:t>
      </w:r>
      <w:r w:rsidR="004A63FA" w:rsidRPr="00364573">
        <w:t xml:space="preserve"> no está permitido</w:t>
      </w:r>
      <w:r w:rsidR="00364573">
        <w:t xml:space="preserve"> sobrevolar</w:t>
      </w:r>
      <w:r w:rsidR="004A63FA" w:rsidRPr="00364573">
        <w:t>. Estas zonas pueden ser zonas permanentemente restringidas</w:t>
      </w:r>
      <w:r w:rsidR="00364573">
        <w:t xml:space="preserve">, generalmente por razones de seguridad, </w:t>
      </w:r>
      <w:r w:rsidR="004A63FA" w:rsidRPr="00364573">
        <w:t>o temporalmente</w:t>
      </w:r>
      <w:r w:rsidR="00364573">
        <w:t xml:space="preserve">, por ejemplo </w:t>
      </w:r>
      <w:r w:rsidR="004A63FA" w:rsidRPr="00364573">
        <w:t>debido a incendios</w:t>
      </w:r>
      <w:r w:rsidR="00364573">
        <w:t xml:space="preserve"> o</w:t>
      </w:r>
      <w:r w:rsidR="004A63FA" w:rsidRPr="00364573">
        <w:t xml:space="preserve"> nubes volcánicas.</w:t>
      </w:r>
    </w:p>
    <w:p w14:paraId="3020571F" w14:textId="6C1EBA72" w:rsidR="00364573" w:rsidRPr="00364573" w:rsidRDefault="00364573" w:rsidP="00BF77B8">
      <w:pPr>
        <w:pStyle w:val="ListParagraph"/>
        <w:numPr>
          <w:ilvl w:val="0"/>
          <w:numId w:val="41"/>
        </w:numPr>
        <w:spacing w:before="120" w:after="120"/>
        <w:ind w:left="641" w:hanging="357"/>
        <w:jc w:val="both"/>
      </w:pPr>
      <w:r>
        <w:rPr>
          <w:i/>
        </w:rPr>
        <w:t>Orografía</w:t>
      </w:r>
      <w:r w:rsidRPr="00BF77B8">
        <w:t>.</w:t>
      </w:r>
      <w:r>
        <w:t xml:space="preserve"> En la simulación actual sólo se han considerado como obstáculos otros aviones. Sin embargo la existencia de elevaciones en el terreno también impone limitaciones al vuelo que deben ser consideradas.</w:t>
      </w:r>
    </w:p>
    <w:p w14:paraId="290DFA7F" w14:textId="05D3FA2E" w:rsidR="00825202" w:rsidRDefault="00A116CA" w:rsidP="00825202">
      <w:pPr>
        <w:pStyle w:val="ListParagraph"/>
        <w:numPr>
          <w:ilvl w:val="0"/>
          <w:numId w:val="41"/>
        </w:numPr>
        <w:spacing w:before="120" w:after="120"/>
        <w:ind w:left="641" w:hanging="357"/>
        <w:jc w:val="both"/>
      </w:pPr>
      <w:r w:rsidRPr="00BF77B8">
        <w:rPr>
          <w:i/>
        </w:rPr>
        <w:t>C</w:t>
      </w:r>
      <w:r w:rsidR="000B41EC" w:rsidRPr="00BF77B8">
        <w:rPr>
          <w:i/>
        </w:rPr>
        <w:t>ondiciones meteorológicas</w:t>
      </w:r>
      <w:r w:rsidR="000B41EC" w:rsidRPr="00364573">
        <w:t>. Las condiciones meteorológicas</w:t>
      </w:r>
      <w:r w:rsidR="000B3651" w:rsidRPr="00364573">
        <w:t xml:space="preserve"> adversas</w:t>
      </w:r>
      <w:r w:rsidR="00364573">
        <w:t xml:space="preserve"> imponen restricciones</w:t>
      </w:r>
      <w:r w:rsidR="000B41EC" w:rsidRPr="00364573">
        <w:t xml:space="preserve"> en la gestión del tráfico aéreo</w:t>
      </w:r>
      <w:r w:rsidR="00364573">
        <w:t>. Producen</w:t>
      </w:r>
      <w:r w:rsidR="000B41EC" w:rsidRPr="00364573">
        <w:t xml:space="preserve"> retrasos en </w:t>
      </w:r>
      <w:r w:rsidR="00D74B69" w:rsidRPr="00364573">
        <w:t xml:space="preserve">los </w:t>
      </w:r>
      <w:r w:rsidR="000B41EC" w:rsidRPr="00364573">
        <w:t>despegues</w:t>
      </w:r>
      <w:r w:rsidR="00364573">
        <w:t xml:space="preserve"> y aterrizajes, desvían trayectorias y pueden cambiar las condiciones del vuelo. Por ello, un modelo completo debería contemplar los efectos de fenómenos como tormentas, </w:t>
      </w:r>
      <w:r w:rsidR="00364573" w:rsidRPr="00364573">
        <w:t xml:space="preserve">vientos </w:t>
      </w:r>
      <w:r w:rsidR="00364573">
        <w:t>y niebla</w:t>
      </w:r>
      <w:r w:rsidR="0061463C" w:rsidRPr="00364573">
        <w:t>.</w:t>
      </w:r>
    </w:p>
    <w:p w14:paraId="0716A7B3" w14:textId="30315DE6" w:rsidR="007704FF" w:rsidRPr="00364573" w:rsidRDefault="00825202" w:rsidP="00825202">
      <w:pPr>
        <w:pStyle w:val="ListParagraph"/>
        <w:numPr>
          <w:ilvl w:val="0"/>
          <w:numId w:val="41"/>
        </w:numPr>
        <w:spacing w:before="120" w:after="120"/>
        <w:ind w:left="641" w:hanging="357"/>
        <w:jc w:val="both"/>
      </w:pPr>
      <w:r w:rsidRPr="00F117CA">
        <w:rPr>
          <w:i/>
        </w:rPr>
        <w:t>Aumento del número de controladores aéreos.</w:t>
      </w:r>
      <w:r>
        <w:t xml:space="preserve"> Con sus respectivos procesos de sincronización </w:t>
      </w:r>
      <w:r w:rsidR="001429EB">
        <w:t>e</w:t>
      </w:r>
      <w:r>
        <w:t xml:space="preserve"> interacción para gestionar los conflictos de una misma región o transmitir el control de los aviones de una región a otra.</w:t>
      </w:r>
    </w:p>
    <w:p w14:paraId="642C7FD1" w14:textId="0AC66D5D" w:rsidR="00D07446" w:rsidRPr="00364573" w:rsidRDefault="00A116CA" w:rsidP="00BF77B8">
      <w:pPr>
        <w:pStyle w:val="ListParagraph"/>
        <w:numPr>
          <w:ilvl w:val="0"/>
          <w:numId w:val="41"/>
        </w:numPr>
        <w:spacing w:before="120" w:after="120"/>
        <w:ind w:left="641" w:hanging="357"/>
        <w:jc w:val="both"/>
      </w:pPr>
      <w:r w:rsidRPr="00BF77B8">
        <w:rPr>
          <w:i/>
        </w:rPr>
        <w:t>Gestión de los despegues y aterrizaje</w:t>
      </w:r>
      <w:r w:rsidRPr="00364573">
        <w:t>. Una de las tareas más complejas de los controladores que trabajan en las torres de control es la g</w:t>
      </w:r>
      <w:r w:rsidRPr="00DB1818">
        <w:t xml:space="preserve">estión de las aproximaciones a los aeropuertos. Es una tarea </w:t>
      </w:r>
      <w:r w:rsidR="00364573">
        <w:t>donde hay que</w:t>
      </w:r>
      <w:r w:rsidRPr="00364573">
        <w:t xml:space="preserve"> coordinar los aterrizajes y despegues entre sí haciendo uso de la</w:t>
      </w:r>
      <w:r w:rsidR="00364573">
        <w:t>s</w:t>
      </w:r>
      <w:r w:rsidRPr="00364573">
        <w:t xml:space="preserve"> pistas </w:t>
      </w:r>
      <w:r w:rsidR="00364573">
        <w:t>disponibles en</w:t>
      </w:r>
      <w:r w:rsidRPr="00364573">
        <w:t xml:space="preserve"> el aeropuerto</w:t>
      </w:r>
      <w:r w:rsidR="00364573">
        <w:t xml:space="preserve">. Se ha de llevar a cabo </w:t>
      </w:r>
      <w:r w:rsidRPr="00364573">
        <w:t>de manera que se respeten los tiempos y espacios de seguridad</w:t>
      </w:r>
      <w:r w:rsidR="001C06B4">
        <w:t xml:space="preserve"> y se evite cualquier colisión, pero maximizando el número de vuelos atendidos</w:t>
      </w:r>
      <w:r w:rsidRPr="00364573">
        <w:t>.</w:t>
      </w:r>
    </w:p>
    <w:p w14:paraId="71F948D7" w14:textId="76DD763D" w:rsidR="00F117CA" w:rsidRPr="00F117CA" w:rsidRDefault="007B102A" w:rsidP="00825202">
      <w:pPr>
        <w:pStyle w:val="ListParagraph"/>
        <w:numPr>
          <w:ilvl w:val="0"/>
          <w:numId w:val="41"/>
        </w:numPr>
        <w:spacing w:before="120" w:after="120"/>
        <w:ind w:left="641" w:hanging="357"/>
        <w:jc w:val="both"/>
        <w:rPr>
          <w:rFonts w:cs="Times New Roman"/>
        </w:rPr>
      </w:pPr>
      <w:r w:rsidRPr="00BF77B8">
        <w:rPr>
          <w:i/>
        </w:rPr>
        <w:t>Generación automática de los planes de vuelo</w:t>
      </w:r>
      <w:r w:rsidRPr="001C06B4">
        <w:t xml:space="preserve">. </w:t>
      </w:r>
      <w:r w:rsidR="001C06B4">
        <w:t>L</w:t>
      </w:r>
      <w:r w:rsidRPr="001C06B4">
        <w:t xml:space="preserve">as compañías aéreas disponen de aplicaciones que se encargan de gestionar y generar automáticamente </w:t>
      </w:r>
      <w:r w:rsidR="001C06B4">
        <w:t>sus</w:t>
      </w:r>
      <w:r w:rsidRPr="001C06B4">
        <w:t xml:space="preserve"> planes de vuelo</w:t>
      </w:r>
      <w:r w:rsidR="001C06B4">
        <w:t xml:space="preserve"> atendiendo a diversas restricciones y criterios de optimización. Considerar esta planificación en la simulación puede ayudar a detectar conflictos entre las necesidades de las compañías y los gestores de los aeropuertos, así como oportunidades de optimización.</w:t>
      </w:r>
    </w:p>
    <w:p w14:paraId="6F48BA0B" w14:textId="7668BCB3" w:rsidR="00E639D6" w:rsidRDefault="00E639D6">
      <w:pPr>
        <w:widowControl/>
        <w:suppressAutoHyphens w:val="0"/>
        <w:rPr>
          <w:rFonts w:cs="Times New Roman"/>
        </w:rPr>
      </w:pPr>
    </w:p>
    <w:p w14:paraId="68BF1D7F" w14:textId="77777777" w:rsidR="00F117CA" w:rsidRDefault="00F117CA">
      <w:pPr>
        <w:widowControl/>
        <w:suppressAutoHyphens w:val="0"/>
        <w:rPr>
          <w:rFonts w:cs="Times New Roman"/>
        </w:rPr>
        <w:sectPr w:rsidR="00F117CA" w:rsidSect="009143CB">
          <w:type w:val="oddPage"/>
          <w:pgSz w:w="11906" w:h="16838"/>
          <w:pgMar w:top="1134" w:right="1134" w:bottom="1134" w:left="1134" w:header="720" w:footer="720" w:gutter="0"/>
          <w:cols w:space="720"/>
          <w:docGrid w:linePitch="360"/>
        </w:sectPr>
      </w:pPr>
    </w:p>
    <w:bookmarkStart w:id="2042" w:name="firstHeading" w:displacedByCustomXml="next"/>
    <w:bookmarkEnd w:id="2042" w:displacedByCustomXml="next"/>
    <w:bookmarkStart w:id="2043" w:name="_Toc302654574" w:displacedByCustomXml="next"/>
    <w:sdt>
      <w:sdtPr>
        <w:rPr>
          <w:rFonts w:cs="Times New Roman"/>
          <w:b w:val="0"/>
          <w:bCs w:val="0"/>
          <w:sz w:val="24"/>
          <w:szCs w:val="21"/>
        </w:rPr>
        <w:id w:val="999621430"/>
        <w:docPartObj>
          <w:docPartGallery w:val="Bibliographies"/>
          <w:docPartUnique/>
        </w:docPartObj>
      </w:sdtPr>
      <w:sdtEndPr>
        <w:rPr>
          <w:rFonts w:cs="Mangal"/>
        </w:rPr>
      </w:sdtEndPr>
      <w:sdtContent>
        <w:commentRangeStart w:id="2044" w:displacedByCustomXml="prev"/>
        <w:commentRangeStart w:id="2045" w:displacedByCustomXml="prev"/>
        <w:commentRangeStart w:id="2046" w:displacedByCustomXml="prev"/>
        <w:commentRangeStart w:id="2047" w:displacedByCustomXml="prev"/>
        <w:p w14:paraId="41F4A2BF" w14:textId="4A804F8B" w:rsidR="00B946E5" w:rsidRPr="00BF77B8" w:rsidRDefault="00B946E5" w:rsidP="00B869D0">
          <w:pPr>
            <w:pStyle w:val="Heading1"/>
            <w:rPr>
              <w:sz w:val="52"/>
              <w:szCs w:val="52"/>
              <w:lang w:val="en-US"/>
            </w:rPr>
          </w:pPr>
          <w:proofErr w:type="spellStart"/>
          <w:r w:rsidRPr="00BF77B8">
            <w:rPr>
              <w:sz w:val="52"/>
              <w:szCs w:val="52"/>
              <w:lang w:val="en-US"/>
            </w:rPr>
            <w:t>Bibliogra</w:t>
          </w:r>
          <w:r w:rsidR="00C038CA" w:rsidRPr="00BF77B8">
            <w:rPr>
              <w:sz w:val="52"/>
              <w:szCs w:val="52"/>
              <w:lang w:val="en-US"/>
            </w:rPr>
            <w:t>fía</w:t>
          </w:r>
          <w:commentRangeEnd w:id="2045"/>
          <w:proofErr w:type="spellEnd"/>
          <w:r w:rsidR="001429EB">
            <w:rPr>
              <w:rStyle w:val="CommentReference"/>
              <w:b w:val="0"/>
              <w:bCs w:val="0"/>
            </w:rPr>
            <w:commentReference w:id="2045"/>
          </w:r>
          <w:commentRangeEnd w:id="2047"/>
          <w:commentRangeEnd w:id="2046"/>
          <w:commentRangeEnd w:id="2044"/>
          <w:r w:rsidR="000F6CBE">
            <w:rPr>
              <w:rStyle w:val="CommentReference"/>
              <w:b w:val="0"/>
              <w:bCs w:val="0"/>
            </w:rPr>
            <w:commentReference w:id="2047"/>
          </w:r>
          <w:r w:rsidR="005E4D8A">
            <w:rPr>
              <w:rStyle w:val="CommentReference"/>
              <w:b w:val="0"/>
              <w:bCs w:val="0"/>
            </w:rPr>
            <w:commentReference w:id="2044"/>
          </w:r>
          <w:r w:rsidR="001429EB">
            <w:rPr>
              <w:rStyle w:val="CommentReference"/>
              <w:b w:val="0"/>
              <w:bCs w:val="0"/>
            </w:rPr>
            <w:commentReference w:id="2046"/>
          </w:r>
          <w:bookmarkEnd w:id="2043"/>
        </w:p>
        <w:sdt>
          <w:sdtPr>
            <w:rPr>
              <w:rFonts w:cs="Times New Roman"/>
              <w:szCs w:val="24"/>
            </w:rPr>
            <w:id w:val="111145805"/>
            <w:bibliography/>
          </w:sdtPr>
          <w:sdtEndPr>
            <w:rPr>
              <w:rFonts w:cs="Mangal"/>
              <w:szCs w:val="21"/>
            </w:rPr>
          </w:sdtEndPr>
          <w:sdtContent>
            <w:p w14:paraId="24B0164A" w14:textId="77777777" w:rsidR="00DE66A8" w:rsidRDefault="00B946E5" w:rsidP="001429EB">
              <w:pPr>
                <w:pStyle w:val="Bibliography"/>
                <w:jc w:val="both"/>
                <w:rPr>
                  <w:rFonts w:eastAsia="Times New Roman" w:cs="Times New Roman"/>
                  <w:noProof/>
                  <w:kern w:val="0"/>
                  <w:sz w:val="20"/>
                  <w:szCs w:val="20"/>
                  <w:lang w:eastAsia="es-ES" w:bidi="ar-SA"/>
                </w:rPr>
              </w:pPr>
              <w:r w:rsidRPr="00246937">
                <w:rPr>
                  <w:rFonts w:cs="Times New Roman"/>
                </w:rPr>
                <w:fldChar w:fldCharType="begin"/>
              </w:r>
              <w:r w:rsidRPr="00BF77B8">
                <w:rPr>
                  <w:rFonts w:cs="Times New Roman"/>
                  <w:lang w:val="en-US"/>
                </w:rPr>
                <w:instrText xml:space="preserve"> BIBLIOGRAPHY </w:instrText>
              </w:r>
              <w:r w:rsidRPr="00246937">
                <w:rPr>
                  <w:rFonts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2"/>
                <w:gridCol w:w="9116"/>
              </w:tblGrid>
              <w:tr w:rsidR="00DE66A8" w:rsidRPr="0071153F" w14:paraId="05A1541E" w14:textId="77777777" w:rsidTr="004A4A9B">
                <w:trPr>
                  <w:tblCellSpacing w:w="15" w:type="dxa"/>
                </w:trPr>
                <w:tc>
                  <w:tcPr>
                    <w:tcW w:w="291" w:type="pct"/>
                    <w:hideMark/>
                  </w:tcPr>
                  <w:p w14:paraId="51A7B5E8" w14:textId="77777777" w:rsidR="00DE66A8" w:rsidRDefault="00DE66A8">
                    <w:pPr>
                      <w:pStyle w:val="Bibliography"/>
                      <w:rPr>
                        <w:rFonts w:eastAsiaTheme="minorEastAsia"/>
                        <w:noProof/>
                        <w:lang w:val="en-US"/>
                      </w:rPr>
                    </w:pPr>
                    <w:r>
                      <w:rPr>
                        <w:noProof/>
                        <w:lang w:val="en-US"/>
                      </w:rPr>
                      <w:t xml:space="preserve">[1] </w:t>
                    </w:r>
                  </w:p>
                </w:tc>
                <w:tc>
                  <w:tcPr>
                    <w:tcW w:w="4662" w:type="pct"/>
                    <w:hideMark/>
                  </w:tcPr>
                  <w:p w14:paraId="29FA627E" w14:textId="77777777" w:rsidR="00DE66A8" w:rsidRDefault="00DE66A8">
                    <w:pPr>
                      <w:pStyle w:val="Bibliography"/>
                      <w:rPr>
                        <w:rFonts w:eastAsiaTheme="minorEastAsia"/>
                        <w:noProof/>
                        <w:lang w:val="en-US"/>
                      </w:rPr>
                    </w:pPr>
                    <w:r>
                      <w:rPr>
                        <w:noProof/>
                        <w:lang w:val="en-US"/>
                      </w:rPr>
                      <w:t>Eurocontrol, "A vision for European Aviation," Newdesk Communications Ltd., 2005.</w:t>
                    </w:r>
                  </w:p>
                </w:tc>
              </w:tr>
              <w:tr w:rsidR="00DE66A8" w:rsidRPr="0071153F" w14:paraId="27A74B9D" w14:textId="77777777" w:rsidTr="004A4A9B">
                <w:trPr>
                  <w:tblCellSpacing w:w="15" w:type="dxa"/>
                </w:trPr>
                <w:tc>
                  <w:tcPr>
                    <w:tcW w:w="291" w:type="pct"/>
                    <w:hideMark/>
                  </w:tcPr>
                  <w:p w14:paraId="1924BC4C" w14:textId="77777777" w:rsidR="00DE66A8" w:rsidRDefault="00DE66A8">
                    <w:pPr>
                      <w:pStyle w:val="Bibliography"/>
                      <w:rPr>
                        <w:rFonts w:eastAsiaTheme="minorEastAsia"/>
                        <w:noProof/>
                        <w:lang w:val="en-US"/>
                      </w:rPr>
                    </w:pPr>
                    <w:r>
                      <w:rPr>
                        <w:noProof/>
                        <w:lang w:val="en-US"/>
                      </w:rPr>
                      <w:t xml:space="preserve">[2] </w:t>
                    </w:r>
                  </w:p>
                </w:tc>
                <w:tc>
                  <w:tcPr>
                    <w:tcW w:w="4662" w:type="pct"/>
                    <w:hideMark/>
                  </w:tcPr>
                  <w:p w14:paraId="31586855" w14:textId="77777777" w:rsidR="00DE66A8" w:rsidRDefault="00DE66A8">
                    <w:pPr>
                      <w:pStyle w:val="Bibliography"/>
                      <w:rPr>
                        <w:rFonts w:eastAsiaTheme="minorEastAsia"/>
                        <w:noProof/>
                        <w:lang w:val="en-US"/>
                      </w:rPr>
                    </w:pPr>
                    <w:r>
                      <w:rPr>
                        <w:noProof/>
                        <w:lang w:val="en-US"/>
                      </w:rPr>
                      <w:t xml:space="preserve">H. Matsumoto, "International urban systems and air passenger and cargo flows: some calculations," </w:t>
                    </w:r>
                    <w:r>
                      <w:rPr>
                        <w:i/>
                        <w:iCs/>
                        <w:noProof/>
                        <w:lang w:val="en-US"/>
                      </w:rPr>
                      <w:t xml:space="preserve">Journal of Air Transport Management, </w:t>
                    </w:r>
                    <w:r>
                      <w:rPr>
                        <w:noProof/>
                        <w:lang w:val="en-US"/>
                      </w:rPr>
                      <w:t xml:space="preserve">vol. 10, no. 4, pp. 239-247. </w:t>
                    </w:r>
                  </w:p>
                </w:tc>
              </w:tr>
              <w:tr w:rsidR="00DE66A8" w:rsidRPr="0071153F" w14:paraId="4715F17D" w14:textId="77777777" w:rsidTr="004A4A9B">
                <w:trPr>
                  <w:tblCellSpacing w:w="15" w:type="dxa"/>
                </w:trPr>
                <w:tc>
                  <w:tcPr>
                    <w:tcW w:w="291" w:type="pct"/>
                    <w:hideMark/>
                  </w:tcPr>
                  <w:p w14:paraId="580C8B7E" w14:textId="77777777" w:rsidR="00DE66A8" w:rsidRDefault="00DE66A8">
                    <w:pPr>
                      <w:pStyle w:val="Bibliography"/>
                      <w:rPr>
                        <w:rFonts w:eastAsiaTheme="minorEastAsia"/>
                        <w:noProof/>
                        <w:lang w:val="en-US"/>
                      </w:rPr>
                    </w:pPr>
                    <w:r>
                      <w:rPr>
                        <w:noProof/>
                        <w:lang w:val="en-US"/>
                      </w:rPr>
                      <w:t xml:space="preserve">[3] </w:t>
                    </w:r>
                  </w:p>
                </w:tc>
                <w:tc>
                  <w:tcPr>
                    <w:tcW w:w="4662" w:type="pct"/>
                    <w:hideMark/>
                  </w:tcPr>
                  <w:p w14:paraId="74504938" w14:textId="77777777" w:rsidR="00DE66A8" w:rsidRDefault="00DE66A8">
                    <w:pPr>
                      <w:pStyle w:val="Bibliography"/>
                      <w:rPr>
                        <w:rFonts w:eastAsiaTheme="minorEastAsia"/>
                        <w:noProof/>
                        <w:lang w:val="en-US"/>
                      </w:rPr>
                    </w:pPr>
                    <w:r>
                      <w:rPr>
                        <w:noProof/>
                        <w:lang w:val="en-US"/>
                      </w:rPr>
                      <w:t xml:space="preserve">B. Iordanova, "Air traffic knowledge management policy," </w:t>
                    </w:r>
                    <w:r>
                      <w:rPr>
                        <w:i/>
                        <w:iCs/>
                        <w:noProof/>
                        <w:lang w:val="en-US"/>
                      </w:rPr>
                      <w:t xml:space="preserve">European Journal of Operational Research, </w:t>
                    </w:r>
                    <w:r>
                      <w:rPr>
                        <w:noProof/>
                        <w:lang w:val="en-US"/>
                      </w:rPr>
                      <w:t xml:space="preserve">vol. 146, no. 1, pp. 83-100, 2003. </w:t>
                    </w:r>
                  </w:p>
                </w:tc>
              </w:tr>
              <w:tr w:rsidR="00DE66A8" w:rsidRPr="0071153F" w14:paraId="3253CAB8" w14:textId="77777777" w:rsidTr="004A4A9B">
                <w:trPr>
                  <w:tblCellSpacing w:w="15" w:type="dxa"/>
                </w:trPr>
                <w:tc>
                  <w:tcPr>
                    <w:tcW w:w="291" w:type="pct"/>
                    <w:hideMark/>
                  </w:tcPr>
                  <w:p w14:paraId="2FDE23E6" w14:textId="77777777" w:rsidR="00DE66A8" w:rsidRDefault="00DE66A8">
                    <w:pPr>
                      <w:pStyle w:val="Bibliography"/>
                      <w:rPr>
                        <w:rFonts w:eastAsiaTheme="minorEastAsia"/>
                        <w:noProof/>
                        <w:lang w:val="en-US"/>
                      </w:rPr>
                    </w:pPr>
                    <w:r>
                      <w:rPr>
                        <w:noProof/>
                        <w:lang w:val="en-US"/>
                      </w:rPr>
                      <w:t xml:space="preserve">[4] </w:t>
                    </w:r>
                  </w:p>
                </w:tc>
                <w:tc>
                  <w:tcPr>
                    <w:tcW w:w="4662" w:type="pct"/>
                    <w:hideMark/>
                  </w:tcPr>
                  <w:p w14:paraId="78140013" w14:textId="77777777" w:rsidR="00DE66A8" w:rsidRDefault="00DE66A8">
                    <w:pPr>
                      <w:pStyle w:val="Bibliography"/>
                      <w:rPr>
                        <w:rFonts w:eastAsiaTheme="minorEastAsia"/>
                        <w:noProof/>
                        <w:lang w:val="en-US"/>
                      </w:rPr>
                    </w:pPr>
                    <w:r>
                      <w:rPr>
                        <w:noProof/>
                        <w:lang w:val="en-US"/>
                      </w:rPr>
                      <w:t xml:space="preserve">J. Roskam, Airplane Flight Dynamics and Automatic Flight Controls, Design, Analysis and Research Corporation (DARcorporation), 1995. </w:t>
                    </w:r>
                  </w:p>
                </w:tc>
              </w:tr>
              <w:tr w:rsidR="00DE66A8" w:rsidRPr="0071153F" w14:paraId="7DB8D415" w14:textId="77777777" w:rsidTr="004A4A9B">
                <w:trPr>
                  <w:tblCellSpacing w:w="15" w:type="dxa"/>
                </w:trPr>
                <w:tc>
                  <w:tcPr>
                    <w:tcW w:w="291" w:type="pct"/>
                    <w:hideMark/>
                  </w:tcPr>
                  <w:p w14:paraId="5394CB63" w14:textId="77777777" w:rsidR="00DE66A8" w:rsidRDefault="00DE66A8">
                    <w:pPr>
                      <w:pStyle w:val="Bibliography"/>
                      <w:rPr>
                        <w:rFonts w:eastAsiaTheme="minorEastAsia"/>
                        <w:noProof/>
                        <w:lang w:val="en-US"/>
                      </w:rPr>
                    </w:pPr>
                    <w:r>
                      <w:rPr>
                        <w:noProof/>
                        <w:lang w:val="en-US"/>
                      </w:rPr>
                      <w:t xml:space="preserve">[5] </w:t>
                    </w:r>
                  </w:p>
                </w:tc>
                <w:tc>
                  <w:tcPr>
                    <w:tcW w:w="4662" w:type="pct"/>
                    <w:hideMark/>
                  </w:tcPr>
                  <w:p w14:paraId="0E4B66F1" w14:textId="77777777" w:rsidR="00DE66A8" w:rsidRDefault="00DE66A8">
                    <w:pPr>
                      <w:pStyle w:val="Bibliography"/>
                      <w:rPr>
                        <w:rFonts w:eastAsiaTheme="minorEastAsia"/>
                        <w:noProof/>
                        <w:lang w:val="en-US"/>
                      </w:rPr>
                    </w:pPr>
                    <w:r>
                      <w:rPr>
                        <w:noProof/>
                        <w:lang w:val="en-US"/>
                      </w:rPr>
                      <w:t xml:space="preserve">A. Kazda and R. Caves, Airport design and operation, Emerald Group Publishing, 2007. </w:t>
                    </w:r>
                  </w:p>
                </w:tc>
              </w:tr>
              <w:tr w:rsidR="00DE66A8" w:rsidRPr="0071153F" w14:paraId="7E465121" w14:textId="77777777" w:rsidTr="004A4A9B">
                <w:trPr>
                  <w:tblCellSpacing w:w="15" w:type="dxa"/>
                </w:trPr>
                <w:tc>
                  <w:tcPr>
                    <w:tcW w:w="291" w:type="pct"/>
                    <w:hideMark/>
                  </w:tcPr>
                  <w:p w14:paraId="36AD3419" w14:textId="77777777" w:rsidR="00DE66A8" w:rsidRDefault="00DE66A8">
                    <w:pPr>
                      <w:pStyle w:val="Bibliography"/>
                      <w:rPr>
                        <w:rFonts w:eastAsiaTheme="minorEastAsia"/>
                        <w:noProof/>
                        <w:lang w:val="en-US"/>
                      </w:rPr>
                    </w:pPr>
                    <w:r>
                      <w:rPr>
                        <w:noProof/>
                        <w:lang w:val="en-US"/>
                      </w:rPr>
                      <w:t xml:space="preserve">[6] </w:t>
                    </w:r>
                  </w:p>
                </w:tc>
                <w:tc>
                  <w:tcPr>
                    <w:tcW w:w="4662" w:type="pct"/>
                    <w:hideMark/>
                  </w:tcPr>
                  <w:p w14:paraId="2DB47056" w14:textId="77777777" w:rsidR="00DE66A8" w:rsidRDefault="00DE66A8">
                    <w:pPr>
                      <w:pStyle w:val="Bibliography"/>
                      <w:rPr>
                        <w:rFonts w:eastAsiaTheme="minorEastAsia"/>
                        <w:noProof/>
                        <w:lang w:val="en-US"/>
                      </w:rPr>
                    </w:pPr>
                    <w:r>
                      <w:rPr>
                        <w:noProof/>
                        <w:lang w:val="en-US"/>
                      </w:rPr>
                      <w:t xml:space="preserve">C. Tomlin, G. Pappas and S. Sastry, "Conflict Resolution for Air Traffic Management: A Study in Multi-Agent Hybrid Systems," </w:t>
                    </w:r>
                    <w:r>
                      <w:rPr>
                        <w:i/>
                        <w:iCs/>
                        <w:noProof/>
                        <w:lang w:val="en-US"/>
                      </w:rPr>
                      <w:t xml:space="preserve">IEEE Transactions on Automatic Control, </w:t>
                    </w:r>
                    <w:r>
                      <w:rPr>
                        <w:noProof/>
                        <w:lang w:val="en-US"/>
                      </w:rPr>
                      <w:t xml:space="preserve">vol. 43, no. 4, pp. 509-521, Abril 1998. </w:t>
                    </w:r>
                  </w:p>
                </w:tc>
              </w:tr>
              <w:tr w:rsidR="00DE66A8" w:rsidRPr="0071153F" w14:paraId="68E6C93F" w14:textId="77777777" w:rsidTr="004A4A9B">
                <w:trPr>
                  <w:tblCellSpacing w:w="15" w:type="dxa"/>
                </w:trPr>
                <w:tc>
                  <w:tcPr>
                    <w:tcW w:w="291" w:type="pct"/>
                    <w:hideMark/>
                  </w:tcPr>
                  <w:p w14:paraId="6AA36089" w14:textId="77777777" w:rsidR="00DE66A8" w:rsidRDefault="00DE66A8">
                    <w:pPr>
                      <w:pStyle w:val="Bibliography"/>
                      <w:rPr>
                        <w:rFonts w:eastAsiaTheme="minorEastAsia"/>
                        <w:noProof/>
                        <w:lang w:val="en-US"/>
                      </w:rPr>
                    </w:pPr>
                    <w:r>
                      <w:rPr>
                        <w:noProof/>
                        <w:lang w:val="en-US"/>
                      </w:rPr>
                      <w:t xml:space="preserve">[7] </w:t>
                    </w:r>
                  </w:p>
                </w:tc>
                <w:tc>
                  <w:tcPr>
                    <w:tcW w:w="4662" w:type="pct"/>
                    <w:hideMark/>
                  </w:tcPr>
                  <w:p w14:paraId="18BB6A39" w14:textId="77777777" w:rsidR="00DE66A8" w:rsidRDefault="00DE66A8">
                    <w:pPr>
                      <w:pStyle w:val="Bibliography"/>
                      <w:rPr>
                        <w:rFonts w:eastAsiaTheme="minorEastAsia"/>
                        <w:noProof/>
                        <w:lang w:val="en-US"/>
                      </w:rPr>
                    </w:pPr>
                    <w:r>
                      <w:rPr>
                        <w:noProof/>
                        <w:lang w:val="en-US"/>
                      </w:rPr>
                      <w:t xml:space="preserve">D. Denery, H. Erzberger, T. Davis, S. Green and B. McNally, "Challenges of air traffic management research - Analysis, simulation, and field test," in </w:t>
                    </w:r>
                    <w:r>
                      <w:rPr>
                        <w:i/>
                        <w:iCs/>
                        <w:noProof/>
                        <w:lang w:val="en-US"/>
                      </w:rPr>
                      <w:t>1997 AIAA Guidance, Navigation, and Control Conference</w:t>
                    </w:r>
                    <w:r>
                      <w:rPr>
                        <w:noProof/>
                        <w:lang w:val="en-US"/>
                      </w:rPr>
                      <w:t xml:space="preserve">, 1997. </w:t>
                    </w:r>
                  </w:p>
                </w:tc>
              </w:tr>
              <w:tr w:rsidR="00DE66A8" w14:paraId="52A29D34" w14:textId="77777777" w:rsidTr="004A4A9B">
                <w:trPr>
                  <w:tblCellSpacing w:w="15" w:type="dxa"/>
                </w:trPr>
                <w:tc>
                  <w:tcPr>
                    <w:tcW w:w="291" w:type="pct"/>
                    <w:hideMark/>
                  </w:tcPr>
                  <w:p w14:paraId="78C36D18" w14:textId="77777777" w:rsidR="00DE66A8" w:rsidRDefault="00DE66A8">
                    <w:pPr>
                      <w:pStyle w:val="Bibliography"/>
                      <w:rPr>
                        <w:rFonts w:eastAsiaTheme="minorEastAsia"/>
                        <w:noProof/>
                        <w:lang w:val="en-US"/>
                      </w:rPr>
                    </w:pPr>
                    <w:r>
                      <w:rPr>
                        <w:noProof/>
                        <w:lang w:val="en-US"/>
                      </w:rPr>
                      <w:t xml:space="preserve">[8] </w:t>
                    </w:r>
                  </w:p>
                </w:tc>
                <w:tc>
                  <w:tcPr>
                    <w:tcW w:w="4662" w:type="pct"/>
                    <w:hideMark/>
                  </w:tcPr>
                  <w:p w14:paraId="7C3D318B" w14:textId="77777777" w:rsidR="00DE66A8" w:rsidRDefault="00DE66A8">
                    <w:pPr>
                      <w:pStyle w:val="Bibliography"/>
                      <w:rPr>
                        <w:rFonts w:eastAsiaTheme="minorEastAsia"/>
                        <w:noProof/>
                        <w:lang w:val="en-US"/>
                      </w:rPr>
                    </w:pPr>
                    <w:r>
                      <w:rPr>
                        <w:noProof/>
                        <w:lang w:val="en-US"/>
                      </w:rPr>
                      <w:t>JSBSim, "JSBSim - Open Source Flight Dynamics Software Library," 2010. [Online]. Available: http://jsbsim.sourceforge.net/. [Accessed 01 Septiembre 2011].</w:t>
                    </w:r>
                  </w:p>
                </w:tc>
              </w:tr>
              <w:tr w:rsidR="00DE66A8" w14:paraId="549AD9D2" w14:textId="77777777" w:rsidTr="004A4A9B">
                <w:trPr>
                  <w:tblCellSpacing w:w="15" w:type="dxa"/>
                </w:trPr>
                <w:tc>
                  <w:tcPr>
                    <w:tcW w:w="291" w:type="pct"/>
                    <w:hideMark/>
                  </w:tcPr>
                  <w:p w14:paraId="4375A989" w14:textId="77777777" w:rsidR="00DE66A8" w:rsidRDefault="00DE66A8">
                    <w:pPr>
                      <w:pStyle w:val="Bibliography"/>
                      <w:rPr>
                        <w:rFonts w:eastAsiaTheme="minorEastAsia"/>
                        <w:noProof/>
                        <w:lang w:val="en-US"/>
                      </w:rPr>
                    </w:pPr>
                    <w:r>
                      <w:rPr>
                        <w:noProof/>
                        <w:lang w:val="en-US"/>
                      </w:rPr>
                      <w:t xml:space="preserve">[9] </w:t>
                    </w:r>
                  </w:p>
                </w:tc>
                <w:tc>
                  <w:tcPr>
                    <w:tcW w:w="4662" w:type="pct"/>
                    <w:hideMark/>
                  </w:tcPr>
                  <w:p w14:paraId="13F5B7DA" w14:textId="77777777" w:rsidR="00DE66A8" w:rsidRDefault="00DE66A8">
                    <w:pPr>
                      <w:pStyle w:val="Bibliography"/>
                      <w:rPr>
                        <w:rFonts w:eastAsiaTheme="minorEastAsia"/>
                        <w:noProof/>
                        <w:lang w:val="en-US"/>
                      </w:rPr>
                    </w:pPr>
                    <w:r>
                      <w:rPr>
                        <w:noProof/>
                        <w:lang w:val="en-US"/>
                      </w:rPr>
                      <w:t>FlightGear Flight Simulator, "FlightGear Flight Simulator," 2010. [Online]. Available: http://www.flightgear.org/. [Accessed 01 Septiembre 2011].</w:t>
                    </w:r>
                  </w:p>
                </w:tc>
              </w:tr>
              <w:tr w:rsidR="00DE66A8" w14:paraId="769E7C5D" w14:textId="77777777" w:rsidTr="004A4A9B">
                <w:trPr>
                  <w:tblCellSpacing w:w="15" w:type="dxa"/>
                </w:trPr>
                <w:tc>
                  <w:tcPr>
                    <w:tcW w:w="291" w:type="pct"/>
                    <w:hideMark/>
                  </w:tcPr>
                  <w:p w14:paraId="53A32CE6" w14:textId="77777777" w:rsidR="00DE66A8" w:rsidRDefault="00DE66A8">
                    <w:pPr>
                      <w:pStyle w:val="Bibliography"/>
                      <w:rPr>
                        <w:rFonts w:eastAsiaTheme="minorEastAsia"/>
                        <w:noProof/>
                        <w:lang w:val="en-US"/>
                      </w:rPr>
                    </w:pPr>
                    <w:r>
                      <w:rPr>
                        <w:noProof/>
                        <w:lang w:val="en-US"/>
                      </w:rPr>
                      <w:t xml:space="preserve">[10] </w:t>
                    </w:r>
                  </w:p>
                </w:tc>
                <w:tc>
                  <w:tcPr>
                    <w:tcW w:w="4662" w:type="pct"/>
                    <w:hideMark/>
                  </w:tcPr>
                  <w:p w14:paraId="35FE44B4" w14:textId="77777777" w:rsidR="00DE66A8" w:rsidRDefault="00DE66A8">
                    <w:pPr>
                      <w:pStyle w:val="Bibliography"/>
                      <w:rPr>
                        <w:rFonts w:eastAsiaTheme="minorEastAsia"/>
                        <w:noProof/>
                        <w:lang w:val="en-US"/>
                      </w:rPr>
                    </w:pPr>
                    <w:r>
                      <w:rPr>
                        <w:noProof/>
                        <w:lang w:val="en-US"/>
                      </w:rPr>
                      <w:t>OpenEaagles, "OpenEaagles Simulation Framework," 2011. [Online]. Available: http://www.openeaagles.org/. [Accessed 1 Septiembre 2011].</w:t>
                    </w:r>
                  </w:p>
                </w:tc>
              </w:tr>
              <w:tr w:rsidR="00DE66A8" w:rsidRPr="0071153F" w14:paraId="5C566A38" w14:textId="77777777" w:rsidTr="004A4A9B">
                <w:trPr>
                  <w:tblCellSpacing w:w="15" w:type="dxa"/>
                </w:trPr>
                <w:tc>
                  <w:tcPr>
                    <w:tcW w:w="291" w:type="pct"/>
                    <w:hideMark/>
                  </w:tcPr>
                  <w:p w14:paraId="3915E6DC" w14:textId="77777777" w:rsidR="00DE66A8" w:rsidRDefault="00DE66A8">
                    <w:pPr>
                      <w:pStyle w:val="Bibliography"/>
                      <w:rPr>
                        <w:rFonts w:eastAsiaTheme="minorEastAsia"/>
                        <w:noProof/>
                        <w:lang w:val="en-US"/>
                      </w:rPr>
                    </w:pPr>
                    <w:r>
                      <w:rPr>
                        <w:noProof/>
                        <w:lang w:val="en-US"/>
                      </w:rPr>
                      <w:t xml:space="preserve">[11] </w:t>
                    </w:r>
                  </w:p>
                </w:tc>
                <w:tc>
                  <w:tcPr>
                    <w:tcW w:w="4662" w:type="pct"/>
                    <w:hideMark/>
                  </w:tcPr>
                  <w:p w14:paraId="18464F21" w14:textId="77777777" w:rsidR="00DE66A8" w:rsidRDefault="00DE66A8">
                    <w:pPr>
                      <w:pStyle w:val="Bibliography"/>
                      <w:rPr>
                        <w:rFonts w:eastAsiaTheme="minorEastAsia"/>
                        <w:noProof/>
                        <w:lang w:val="en-US"/>
                      </w:rPr>
                    </w:pPr>
                    <w:r>
                      <w:rPr>
                        <w:noProof/>
                        <w:lang w:val="en-US"/>
                      </w:rPr>
                      <w:t xml:space="preserve">K. Bilimoria, "FACET: Future ATM Concepts Evaluation Tool," in </w:t>
                    </w:r>
                    <w:r>
                      <w:rPr>
                        <w:i/>
                        <w:iCs/>
                        <w:noProof/>
                        <w:lang w:val="en-US"/>
                      </w:rPr>
                      <w:t>3rd USA/Europe ATM 2001 R&amp;D Seminar</w:t>
                    </w:r>
                    <w:r>
                      <w:rPr>
                        <w:noProof/>
                        <w:lang w:val="en-US"/>
                      </w:rPr>
                      <w:t xml:space="preserve">, Napoli, Italy, 2000. </w:t>
                    </w:r>
                  </w:p>
                </w:tc>
              </w:tr>
              <w:tr w:rsidR="00DE66A8" w:rsidRPr="0071153F" w14:paraId="24B52E22" w14:textId="77777777" w:rsidTr="004A4A9B">
                <w:trPr>
                  <w:tblCellSpacing w:w="15" w:type="dxa"/>
                </w:trPr>
                <w:tc>
                  <w:tcPr>
                    <w:tcW w:w="291" w:type="pct"/>
                    <w:hideMark/>
                  </w:tcPr>
                  <w:p w14:paraId="7A35E040" w14:textId="77777777" w:rsidR="00DE66A8" w:rsidRDefault="00DE66A8">
                    <w:pPr>
                      <w:pStyle w:val="Bibliography"/>
                      <w:rPr>
                        <w:rFonts w:eastAsiaTheme="minorEastAsia"/>
                        <w:noProof/>
                        <w:lang w:val="en-US"/>
                      </w:rPr>
                    </w:pPr>
                    <w:r>
                      <w:rPr>
                        <w:noProof/>
                        <w:lang w:val="en-US"/>
                      </w:rPr>
                      <w:t xml:space="preserve">[12] </w:t>
                    </w:r>
                  </w:p>
                </w:tc>
                <w:tc>
                  <w:tcPr>
                    <w:tcW w:w="4662" w:type="pct"/>
                    <w:hideMark/>
                  </w:tcPr>
                  <w:p w14:paraId="7FE8E564" w14:textId="77777777" w:rsidR="00DE66A8" w:rsidRDefault="00DE66A8">
                    <w:pPr>
                      <w:pStyle w:val="Bibliography"/>
                      <w:rPr>
                        <w:rFonts w:eastAsiaTheme="minorEastAsia"/>
                        <w:noProof/>
                        <w:lang w:val="en-US"/>
                      </w:rPr>
                    </w:pPr>
                    <w:r>
                      <w:rPr>
                        <w:noProof/>
                        <w:lang w:val="en-US"/>
                      </w:rPr>
                      <w:t xml:space="preserve">S. Wolfe, P. Jarvis, F. Enomoto, M. Sierhuis, B. van Putten and K. Sheth, "A Multi-Agent Simulation of Collaborative Air Traffic Flow Management," in </w:t>
                    </w:r>
                    <w:r>
                      <w:rPr>
                        <w:i/>
                        <w:iCs/>
                        <w:noProof/>
                        <w:lang w:val="en-US"/>
                      </w:rPr>
                      <w:t>Multi-Agent Systems for Traffic and Transportation Engineering</w:t>
                    </w:r>
                    <w:r>
                      <w:rPr>
                        <w:noProof/>
                        <w:lang w:val="en-US"/>
                      </w:rPr>
                      <w:t>, A. Bazzan and F. Klügl, Eds., IGI Global, 2009, pp. 357-381.</w:t>
                    </w:r>
                  </w:p>
                </w:tc>
              </w:tr>
              <w:tr w:rsidR="00DE66A8" w:rsidRPr="0071153F" w14:paraId="090A4AC6" w14:textId="77777777" w:rsidTr="004A4A9B">
                <w:trPr>
                  <w:tblCellSpacing w:w="15" w:type="dxa"/>
                </w:trPr>
                <w:tc>
                  <w:tcPr>
                    <w:tcW w:w="291" w:type="pct"/>
                    <w:hideMark/>
                  </w:tcPr>
                  <w:p w14:paraId="55B78B1E" w14:textId="77777777" w:rsidR="00DE66A8" w:rsidRDefault="00DE66A8">
                    <w:pPr>
                      <w:pStyle w:val="Bibliography"/>
                      <w:rPr>
                        <w:rFonts w:eastAsiaTheme="minorEastAsia"/>
                        <w:noProof/>
                        <w:lang w:val="en-US"/>
                      </w:rPr>
                    </w:pPr>
                    <w:r>
                      <w:rPr>
                        <w:noProof/>
                        <w:lang w:val="en-US"/>
                      </w:rPr>
                      <w:t xml:space="preserve">[13] </w:t>
                    </w:r>
                  </w:p>
                </w:tc>
                <w:tc>
                  <w:tcPr>
                    <w:tcW w:w="4662" w:type="pct"/>
                    <w:hideMark/>
                  </w:tcPr>
                  <w:p w14:paraId="7D60E3A6" w14:textId="77777777" w:rsidR="00DE66A8" w:rsidRDefault="00DE66A8">
                    <w:pPr>
                      <w:pStyle w:val="Bibliography"/>
                      <w:rPr>
                        <w:rFonts w:eastAsiaTheme="minorEastAsia"/>
                        <w:noProof/>
                        <w:lang w:val="en-US"/>
                      </w:rPr>
                    </w:pPr>
                    <w:r>
                      <w:rPr>
                        <w:noProof/>
                        <w:lang w:val="en-US"/>
                      </w:rPr>
                      <w:t xml:space="preserve">B. Gore, "Man-Machine Integration Design and Analysis System (MIDAS) v5: Augmentations, Motivations, and Directions for Aeronautics Applications," </w:t>
                    </w:r>
                    <w:r>
                      <w:rPr>
                        <w:i/>
                        <w:iCs/>
                        <w:noProof/>
                        <w:lang w:val="en-US"/>
                      </w:rPr>
                      <w:t xml:space="preserve">HMAT 2010: 1st International Workshop on Human Modelling in Assisted Transportation 2010, </w:t>
                    </w:r>
                    <w:r>
                      <w:rPr>
                        <w:noProof/>
                        <w:lang w:val="en-US"/>
                      </w:rPr>
                      <w:t xml:space="preserve">2010. </w:t>
                    </w:r>
                  </w:p>
                </w:tc>
              </w:tr>
              <w:tr w:rsidR="00DE66A8" w:rsidRPr="0071153F" w14:paraId="0D7DA890" w14:textId="77777777" w:rsidTr="004A4A9B">
                <w:trPr>
                  <w:tblCellSpacing w:w="15" w:type="dxa"/>
                </w:trPr>
                <w:tc>
                  <w:tcPr>
                    <w:tcW w:w="291" w:type="pct"/>
                    <w:hideMark/>
                  </w:tcPr>
                  <w:p w14:paraId="6AE33DF5" w14:textId="77777777" w:rsidR="00DE66A8" w:rsidRDefault="00DE66A8">
                    <w:pPr>
                      <w:pStyle w:val="Bibliography"/>
                      <w:rPr>
                        <w:rFonts w:eastAsiaTheme="minorEastAsia"/>
                        <w:noProof/>
                        <w:lang w:val="en-US"/>
                      </w:rPr>
                    </w:pPr>
                    <w:r>
                      <w:rPr>
                        <w:noProof/>
                        <w:lang w:val="en-US"/>
                      </w:rPr>
                      <w:t xml:space="preserve">[14] </w:t>
                    </w:r>
                  </w:p>
                </w:tc>
                <w:tc>
                  <w:tcPr>
                    <w:tcW w:w="4662" w:type="pct"/>
                    <w:hideMark/>
                  </w:tcPr>
                  <w:p w14:paraId="2ACCCA67" w14:textId="77777777" w:rsidR="00DE66A8" w:rsidRDefault="00DE66A8">
                    <w:pPr>
                      <w:pStyle w:val="Bibliography"/>
                      <w:rPr>
                        <w:rFonts w:eastAsiaTheme="minorEastAsia"/>
                        <w:noProof/>
                        <w:lang w:val="en-US"/>
                      </w:rPr>
                    </w:pPr>
                    <w:r>
                      <w:rPr>
                        <w:noProof/>
                        <w:lang w:val="en-US"/>
                      </w:rPr>
                      <w:t xml:space="preserve">A. Law and W. Kelton, Simulation Modeling and Analysis, McGraw-Hill, 1991. </w:t>
                    </w:r>
                  </w:p>
                </w:tc>
              </w:tr>
              <w:tr w:rsidR="00DE66A8" w:rsidRPr="0071153F" w14:paraId="1017DC98" w14:textId="77777777" w:rsidTr="004A4A9B">
                <w:trPr>
                  <w:tblCellSpacing w:w="15" w:type="dxa"/>
                </w:trPr>
                <w:tc>
                  <w:tcPr>
                    <w:tcW w:w="291" w:type="pct"/>
                    <w:hideMark/>
                  </w:tcPr>
                  <w:p w14:paraId="28B8594E" w14:textId="77777777" w:rsidR="00DE66A8" w:rsidRDefault="00DE66A8">
                    <w:pPr>
                      <w:pStyle w:val="Bibliography"/>
                      <w:rPr>
                        <w:rFonts w:eastAsiaTheme="minorEastAsia"/>
                        <w:noProof/>
                        <w:lang w:val="en-US"/>
                      </w:rPr>
                    </w:pPr>
                    <w:r>
                      <w:rPr>
                        <w:noProof/>
                        <w:lang w:val="en-US"/>
                      </w:rPr>
                      <w:t xml:space="preserve">[15] </w:t>
                    </w:r>
                  </w:p>
                </w:tc>
                <w:tc>
                  <w:tcPr>
                    <w:tcW w:w="4662" w:type="pct"/>
                    <w:hideMark/>
                  </w:tcPr>
                  <w:p w14:paraId="4346D9A1" w14:textId="77777777" w:rsidR="00DE66A8" w:rsidRDefault="00DE66A8">
                    <w:pPr>
                      <w:pStyle w:val="Bibliography"/>
                      <w:rPr>
                        <w:rFonts w:eastAsiaTheme="minorEastAsia"/>
                        <w:noProof/>
                        <w:lang w:val="en-US"/>
                      </w:rPr>
                    </w:pPr>
                    <w:r>
                      <w:rPr>
                        <w:noProof/>
                        <w:lang w:val="en-US"/>
                      </w:rPr>
                      <w:t xml:space="preserve">D. Foyle, B. Hooey, M. Byrne, K. Corker, S. Deutsch, C. Lebiere, K. Leiden and C. Wickens, "Human performance models of pilot behaviour," in </w:t>
                    </w:r>
                    <w:r>
                      <w:rPr>
                        <w:i/>
                        <w:iCs/>
                        <w:noProof/>
                        <w:lang w:val="en-US"/>
                      </w:rPr>
                      <w:t>The Human Factors and Ergonomics Society 49th Annual Meeting</w:t>
                    </w:r>
                    <w:r>
                      <w:rPr>
                        <w:noProof/>
                        <w:lang w:val="en-US"/>
                      </w:rPr>
                      <w:t xml:space="preserve">, Santa Monica, CA, 2005. </w:t>
                    </w:r>
                  </w:p>
                </w:tc>
              </w:tr>
              <w:tr w:rsidR="00DE66A8" w:rsidRPr="0071153F" w14:paraId="5A9D5C47" w14:textId="77777777" w:rsidTr="004A4A9B">
                <w:trPr>
                  <w:tblCellSpacing w:w="15" w:type="dxa"/>
                </w:trPr>
                <w:tc>
                  <w:tcPr>
                    <w:tcW w:w="291" w:type="pct"/>
                    <w:hideMark/>
                  </w:tcPr>
                  <w:p w14:paraId="7E76644B" w14:textId="77777777" w:rsidR="00DE66A8" w:rsidRDefault="00DE66A8">
                    <w:pPr>
                      <w:pStyle w:val="Bibliography"/>
                      <w:rPr>
                        <w:rFonts w:eastAsiaTheme="minorEastAsia"/>
                        <w:noProof/>
                        <w:lang w:val="en-US"/>
                      </w:rPr>
                    </w:pPr>
                    <w:r>
                      <w:rPr>
                        <w:noProof/>
                        <w:lang w:val="en-US"/>
                      </w:rPr>
                      <w:t xml:space="preserve">[16] </w:t>
                    </w:r>
                  </w:p>
                </w:tc>
                <w:tc>
                  <w:tcPr>
                    <w:tcW w:w="4662" w:type="pct"/>
                    <w:hideMark/>
                  </w:tcPr>
                  <w:p w14:paraId="1EF2907A" w14:textId="77777777" w:rsidR="00DE66A8" w:rsidRDefault="00DE66A8">
                    <w:pPr>
                      <w:pStyle w:val="Bibliography"/>
                      <w:rPr>
                        <w:rFonts w:eastAsiaTheme="minorEastAsia"/>
                        <w:noProof/>
                        <w:lang w:val="en-US"/>
                      </w:rPr>
                    </w:pPr>
                    <w:r>
                      <w:rPr>
                        <w:noProof/>
                        <w:lang w:val="en-US"/>
                      </w:rPr>
                      <w:t xml:space="preserve">R. Bentley, J. Hughes, D. Randall, T. Rodden, P. Sawyer, D. Shapiro and I. Sommerville, "Ethnographically-informed systems design for air traffic control," in </w:t>
                    </w:r>
                    <w:r>
                      <w:rPr>
                        <w:i/>
                        <w:iCs/>
                        <w:noProof/>
                        <w:lang w:val="en-US"/>
                      </w:rPr>
                      <w:t>1992 ACM Conference on Computer-Supported Cooperative Work (CSCW 1992)</w:t>
                    </w:r>
                    <w:r>
                      <w:rPr>
                        <w:noProof/>
                        <w:lang w:val="en-US"/>
                      </w:rPr>
                      <w:t xml:space="preserve">, 1992. </w:t>
                    </w:r>
                  </w:p>
                </w:tc>
              </w:tr>
              <w:tr w:rsidR="00DE66A8" w:rsidRPr="0071153F" w14:paraId="5D300331" w14:textId="77777777" w:rsidTr="004A4A9B">
                <w:trPr>
                  <w:tblCellSpacing w:w="15" w:type="dxa"/>
                </w:trPr>
                <w:tc>
                  <w:tcPr>
                    <w:tcW w:w="291" w:type="pct"/>
                    <w:hideMark/>
                  </w:tcPr>
                  <w:p w14:paraId="61EA0654" w14:textId="77777777" w:rsidR="00DE66A8" w:rsidRDefault="00DE66A8">
                    <w:pPr>
                      <w:pStyle w:val="Bibliography"/>
                      <w:rPr>
                        <w:rFonts w:eastAsiaTheme="minorEastAsia"/>
                        <w:noProof/>
                        <w:lang w:val="en-US"/>
                      </w:rPr>
                    </w:pPr>
                    <w:r>
                      <w:rPr>
                        <w:noProof/>
                        <w:lang w:val="en-US"/>
                      </w:rPr>
                      <w:t xml:space="preserve">[17] </w:t>
                    </w:r>
                  </w:p>
                </w:tc>
                <w:tc>
                  <w:tcPr>
                    <w:tcW w:w="4662" w:type="pct"/>
                    <w:hideMark/>
                  </w:tcPr>
                  <w:p w14:paraId="6A01ABFD" w14:textId="77777777" w:rsidR="00DE66A8" w:rsidRDefault="00DE66A8">
                    <w:pPr>
                      <w:pStyle w:val="Bibliography"/>
                      <w:rPr>
                        <w:rFonts w:eastAsiaTheme="minorEastAsia"/>
                        <w:noProof/>
                        <w:lang w:val="en-US"/>
                      </w:rPr>
                    </w:pPr>
                    <w:r>
                      <w:rPr>
                        <w:noProof/>
                        <w:lang w:val="en-US"/>
                      </w:rPr>
                      <w:t xml:space="preserve">D. Wickens, A. Mavor, R. Parasuraman and J. McGee, The future of air traffic control: Human operators and automation, National Academy Press, 1998. </w:t>
                    </w:r>
                  </w:p>
                </w:tc>
              </w:tr>
              <w:tr w:rsidR="00DE66A8" w:rsidRPr="0071153F" w14:paraId="09965127" w14:textId="77777777" w:rsidTr="004A4A9B">
                <w:trPr>
                  <w:tblCellSpacing w:w="15" w:type="dxa"/>
                </w:trPr>
                <w:tc>
                  <w:tcPr>
                    <w:tcW w:w="291" w:type="pct"/>
                    <w:hideMark/>
                  </w:tcPr>
                  <w:p w14:paraId="15F7596D" w14:textId="77777777" w:rsidR="00DE66A8" w:rsidRDefault="00DE66A8">
                    <w:pPr>
                      <w:pStyle w:val="Bibliography"/>
                      <w:rPr>
                        <w:rFonts w:eastAsiaTheme="minorEastAsia"/>
                        <w:noProof/>
                        <w:lang w:val="en-US"/>
                      </w:rPr>
                    </w:pPr>
                    <w:r>
                      <w:rPr>
                        <w:noProof/>
                        <w:lang w:val="en-US"/>
                      </w:rPr>
                      <w:t xml:space="preserve">[18] </w:t>
                    </w:r>
                  </w:p>
                </w:tc>
                <w:tc>
                  <w:tcPr>
                    <w:tcW w:w="4662" w:type="pct"/>
                    <w:hideMark/>
                  </w:tcPr>
                  <w:p w14:paraId="4D2E7048" w14:textId="77777777" w:rsidR="00DE66A8" w:rsidRDefault="00DE66A8">
                    <w:pPr>
                      <w:pStyle w:val="Bibliography"/>
                      <w:rPr>
                        <w:rFonts w:eastAsiaTheme="minorEastAsia"/>
                        <w:noProof/>
                        <w:lang w:val="en-US"/>
                      </w:rPr>
                    </w:pPr>
                    <w:r>
                      <w:rPr>
                        <w:noProof/>
                        <w:lang w:val="en-US"/>
                      </w:rPr>
                      <w:t xml:space="preserve">D. Frankel, Model Driven Architecture: Applying MDA to Enterprise Computing, John Wiley &amp; Sons, 2003. </w:t>
                    </w:r>
                  </w:p>
                </w:tc>
              </w:tr>
              <w:tr w:rsidR="00DE66A8" w:rsidRPr="0071153F" w14:paraId="29952FE1" w14:textId="77777777" w:rsidTr="004A4A9B">
                <w:trPr>
                  <w:tblCellSpacing w:w="15" w:type="dxa"/>
                </w:trPr>
                <w:tc>
                  <w:tcPr>
                    <w:tcW w:w="291" w:type="pct"/>
                    <w:hideMark/>
                  </w:tcPr>
                  <w:p w14:paraId="66B3F439" w14:textId="77777777" w:rsidR="00DE66A8" w:rsidRDefault="00DE66A8">
                    <w:pPr>
                      <w:pStyle w:val="Bibliography"/>
                      <w:rPr>
                        <w:rFonts w:eastAsiaTheme="minorEastAsia"/>
                        <w:noProof/>
                        <w:lang w:val="en-US"/>
                      </w:rPr>
                    </w:pPr>
                    <w:r>
                      <w:rPr>
                        <w:noProof/>
                        <w:lang w:val="en-US"/>
                      </w:rPr>
                      <w:t xml:space="preserve">[19] </w:t>
                    </w:r>
                  </w:p>
                </w:tc>
                <w:tc>
                  <w:tcPr>
                    <w:tcW w:w="4662" w:type="pct"/>
                    <w:hideMark/>
                  </w:tcPr>
                  <w:p w14:paraId="20AD0B3F" w14:textId="77777777" w:rsidR="00DE66A8" w:rsidRDefault="00DE66A8">
                    <w:pPr>
                      <w:pStyle w:val="Bibliography"/>
                      <w:rPr>
                        <w:rFonts w:eastAsiaTheme="minorEastAsia"/>
                        <w:noProof/>
                        <w:lang w:val="en-US"/>
                      </w:rPr>
                    </w:pPr>
                    <w:r>
                      <w:rPr>
                        <w:noProof/>
                        <w:lang w:val="en-US"/>
                      </w:rPr>
                      <w:t xml:space="preserve">N. Gilbert and K. Troitzsch, Simulation for the Social Scientist, Open University Press, 2005. </w:t>
                    </w:r>
                  </w:p>
                </w:tc>
              </w:tr>
              <w:tr w:rsidR="00DE66A8" w:rsidRPr="0071153F" w14:paraId="5226E647" w14:textId="77777777" w:rsidTr="004A4A9B">
                <w:trPr>
                  <w:tblCellSpacing w:w="15" w:type="dxa"/>
                </w:trPr>
                <w:tc>
                  <w:tcPr>
                    <w:tcW w:w="291" w:type="pct"/>
                    <w:hideMark/>
                  </w:tcPr>
                  <w:p w14:paraId="5B5A82DC" w14:textId="77777777" w:rsidR="00DE66A8" w:rsidRDefault="00DE66A8">
                    <w:pPr>
                      <w:pStyle w:val="Bibliography"/>
                      <w:rPr>
                        <w:rFonts w:eastAsiaTheme="minorEastAsia"/>
                        <w:noProof/>
                        <w:lang w:val="en-US"/>
                      </w:rPr>
                    </w:pPr>
                    <w:r>
                      <w:rPr>
                        <w:noProof/>
                        <w:lang w:val="en-US"/>
                      </w:rPr>
                      <w:t xml:space="preserve">[20] </w:t>
                    </w:r>
                  </w:p>
                </w:tc>
                <w:tc>
                  <w:tcPr>
                    <w:tcW w:w="4662" w:type="pct"/>
                    <w:hideMark/>
                  </w:tcPr>
                  <w:p w14:paraId="3A5B0DA3" w14:textId="77777777" w:rsidR="00DE66A8" w:rsidRDefault="00DE66A8">
                    <w:pPr>
                      <w:pStyle w:val="Bibliography"/>
                      <w:rPr>
                        <w:rFonts w:eastAsiaTheme="minorEastAsia"/>
                        <w:noProof/>
                        <w:lang w:val="en-US"/>
                      </w:rPr>
                    </w:pPr>
                    <w:r>
                      <w:rPr>
                        <w:noProof/>
                        <w:lang w:val="en-US"/>
                      </w:rPr>
                      <w:t xml:space="preserve">A. Bazzan and F. Klügl, Eds., Multi-Agent Systems for Traffic and Transportation Engineering, IGI Global, 2009. </w:t>
                    </w:r>
                  </w:p>
                </w:tc>
              </w:tr>
              <w:tr w:rsidR="00DE66A8" w:rsidRPr="0071153F" w14:paraId="2DF96620" w14:textId="77777777" w:rsidTr="004A4A9B">
                <w:trPr>
                  <w:tblCellSpacing w:w="15" w:type="dxa"/>
                </w:trPr>
                <w:tc>
                  <w:tcPr>
                    <w:tcW w:w="291" w:type="pct"/>
                    <w:hideMark/>
                  </w:tcPr>
                  <w:p w14:paraId="395D173F" w14:textId="77777777" w:rsidR="00DE66A8" w:rsidRDefault="00DE66A8">
                    <w:pPr>
                      <w:pStyle w:val="Bibliography"/>
                      <w:rPr>
                        <w:rFonts w:eastAsiaTheme="minorEastAsia"/>
                        <w:noProof/>
                        <w:lang w:val="en-US"/>
                      </w:rPr>
                    </w:pPr>
                    <w:r>
                      <w:rPr>
                        <w:noProof/>
                        <w:lang w:val="en-US"/>
                      </w:rPr>
                      <w:lastRenderedPageBreak/>
                      <w:t xml:space="preserve">[21] </w:t>
                    </w:r>
                  </w:p>
                </w:tc>
                <w:tc>
                  <w:tcPr>
                    <w:tcW w:w="4662" w:type="pct"/>
                    <w:hideMark/>
                  </w:tcPr>
                  <w:p w14:paraId="4351A37A" w14:textId="77777777" w:rsidR="00DE66A8" w:rsidRDefault="00DE66A8">
                    <w:pPr>
                      <w:pStyle w:val="Bibliography"/>
                      <w:rPr>
                        <w:rFonts w:eastAsiaTheme="minorEastAsia"/>
                        <w:noProof/>
                        <w:lang w:val="en-US"/>
                      </w:rPr>
                    </w:pPr>
                    <w:r>
                      <w:rPr>
                        <w:noProof/>
                        <w:lang w:val="en-US"/>
                      </w:rPr>
                      <w:t xml:space="preserve">J. Pavón, J. Gómez-Sanz and R. Fuentes, "The INGENIAS Methodology and Tools," in </w:t>
                    </w:r>
                    <w:r>
                      <w:rPr>
                        <w:i/>
                        <w:iCs/>
                        <w:noProof/>
                        <w:lang w:val="en-US"/>
                      </w:rPr>
                      <w:t>Agent-Oriented Methodologies</w:t>
                    </w:r>
                    <w:r>
                      <w:rPr>
                        <w:noProof/>
                        <w:lang w:val="en-US"/>
                      </w:rPr>
                      <w:t>, B. Henderson-Sellers and P. Giorgini, Eds., IGI Global, 2005, pp. 236-276.</w:t>
                    </w:r>
                  </w:p>
                </w:tc>
              </w:tr>
              <w:tr w:rsidR="00DE66A8" w:rsidRPr="0071153F" w14:paraId="2D11347B" w14:textId="77777777" w:rsidTr="004A4A9B">
                <w:trPr>
                  <w:tblCellSpacing w:w="15" w:type="dxa"/>
                </w:trPr>
                <w:tc>
                  <w:tcPr>
                    <w:tcW w:w="291" w:type="pct"/>
                    <w:hideMark/>
                  </w:tcPr>
                  <w:p w14:paraId="53CF9531" w14:textId="77777777" w:rsidR="00DE66A8" w:rsidRDefault="00DE66A8">
                    <w:pPr>
                      <w:pStyle w:val="Bibliography"/>
                      <w:rPr>
                        <w:rFonts w:eastAsiaTheme="minorEastAsia"/>
                        <w:noProof/>
                        <w:lang w:val="en-US"/>
                      </w:rPr>
                    </w:pPr>
                    <w:r>
                      <w:rPr>
                        <w:noProof/>
                        <w:lang w:val="en-US"/>
                      </w:rPr>
                      <w:t xml:space="preserve">[22] </w:t>
                    </w:r>
                  </w:p>
                </w:tc>
                <w:tc>
                  <w:tcPr>
                    <w:tcW w:w="4662" w:type="pct"/>
                    <w:hideMark/>
                  </w:tcPr>
                  <w:p w14:paraId="5D9B6226" w14:textId="77777777" w:rsidR="00DE66A8" w:rsidRDefault="00DE66A8">
                    <w:pPr>
                      <w:pStyle w:val="Bibliography"/>
                      <w:rPr>
                        <w:rFonts w:eastAsiaTheme="minorEastAsia"/>
                        <w:noProof/>
                        <w:lang w:val="en-US"/>
                      </w:rPr>
                    </w:pPr>
                    <w:r>
                      <w:rPr>
                        <w:noProof/>
                        <w:lang w:val="en-US"/>
                      </w:rPr>
                      <w:t xml:space="preserve">B. Henderson-Sellers and P. Giorgini, Eds., Agent-Oriented Methodologies, IGI Global, 2005. </w:t>
                    </w:r>
                  </w:p>
                </w:tc>
              </w:tr>
              <w:tr w:rsidR="00DE66A8" w:rsidRPr="0071153F" w14:paraId="6CF0E7F8" w14:textId="77777777" w:rsidTr="004A4A9B">
                <w:trPr>
                  <w:tblCellSpacing w:w="15" w:type="dxa"/>
                </w:trPr>
                <w:tc>
                  <w:tcPr>
                    <w:tcW w:w="291" w:type="pct"/>
                    <w:hideMark/>
                  </w:tcPr>
                  <w:p w14:paraId="08172303" w14:textId="77777777" w:rsidR="00DE66A8" w:rsidRDefault="00DE66A8">
                    <w:pPr>
                      <w:pStyle w:val="Bibliography"/>
                      <w:rPr>
                        <w:rFonts w:eastAsiaTheme="minorEastAsia"/>
                        <w:noProof/>
                        <w:lang w:val="en-US"/>
                      </w:rPr>
                    </w:pPr>
                    <w:r>
                      <w:rPr>
                        <w:noProof/>
                        <w:lang w:val="en-US"/>
                      </w:rPr>
                      <w:t xml:space="preserve">[23] </w:t>
                    </w:r>
                  </w:p>
                </w:tc>
                <w:tc>
                  <w:tcPr>
                    <w:tcW w:w="4662" w:type="pct"/>
                    <w:hideMark/>
                  </w:tcPr>
                  <w:p w14:paraId="7AA6D2C6" w14:textId="77777777" w:rsidR="00DE66A8" w:rsidRDefault="00DE66A8">
                    <w:pPr>
                      <w:pStyle w:val="Bibliography"/>
                      <w:rPr>
                        <w:rFonts w:eastAsiaTheme="minorEastAsia"/>
                        <w:noProof/>
                        <w:lang w:val="en-US"/>
                      </w:rPr>
                    </w:pPr>
                    <w:r>
                      <w:rPr>
                        <w:noProof/>
                        <w:lang w:val="en-US"/>
                      </w:rPr>
                      <w:t xml:space="preserve">S. Hassan, R. Fuentes-Fernández, J. Galán, A. López-Paredes and J. Pavón, "Reducing the Modeling Gap: On the use of Metamodels in Agent-Based Simulation," in </w:t>
                    </w:r>
                    <w:r>
                      <w:rPr>
                        <w:i/>
                        <w:iCs/>
                        <w:noProof/>
                        <w:lang w:val="en-US"/>
                      </w:rPr>
                      <w:t>6th Conference of the European Social Simulation Association (ESSA 2009)</w:t>
                    </w:r>
                    <w:r>
                      <w:rPr>
                        <w:noProof/>
                        <w:lang w:val="en-US"/>
                      </w:rPr>
                      <w:t xml:space="preserve">, 2009. </w:t>
                    </w:r>
                  </w:p>
                </w:tc>
              </w:tr>
              <w:tr w:rsidR="00DE66A8" w:rsidRPr="0071153F" w14:paraId="1A6B17AC" w14:textId="77777777" w:rsidTr="004A4A9B">
                <w:trPr>
                  <w:tblCellSpacing w:w="15" w:type="dxa"/>
                </w:trPr>
                <w:tc>
                  <w:tcPr>
                    <w:tcW w:w="291" w:type="pct"/>
                    <w:hideMark/>
                  </w:tcPr>
                  <w:p w14:paraId="7100009D" w14:textId="77777777" w:rsidR="00DE66A8" w:rsidRDefault="00DE66A8">
                    <w:pPr>
                      <w:pStyle w:val="Bibliography"/>
                      <w:rPr>
                        <w:rFonts w:eastAsiaTheme="minorEastAsia"/>
                        <w:noProof/>
                        <w:lang w:val="en-US"/>
                      </w:rPr>
                    </w:pPr>
                    <w:r>
                      <w:rPr>
                        <w:noProof/>
                        <w:lang w:val="en-US"/>
                      </w:rPr>
                      <w:t xml:space="preserve">[24] </w:t>
                    </w:r>
                  </w:p>
                </w:tc>
                <w:tc>
                  <w:tcPr>
                    <w:tcW w:w="4662" w:type="pct"/>
                    <w:hideMark/>
                  </w:tcPr>
                  <w:p w14:paraId="28247A0D" w14:textId="77777777" w:rsidR="00DE66A8" w:rsidRDefault="00DE66A8">
                    <w:pPr>
                      <w:pStyle w:val="Bibliography"/>
                      <w:rPr>
                        <w:rFonts w:eastAsiaTheme="minorEastAsia"/>
                        <w:noProof/>
                        <w:lang w:val="en-US"/>
                      </w:rPr>
                    </w:pPr>
                    <w:r>
                      <w:rPr>
                        <w:noProof/>
                        <w:lang w:val="en-US"/>
                      </w:rPr>
                      <w:t xml:space="preserve">K. Valavanis, Advances in Unmanned Aerial vehicles - State of the Art and the Road to Autonomy, Springer, 2007. </w:t>
                    </w:r>
                  </w:p>
                </w:tc>
              </w:tr>
              <w:tr w:rsidR="00DE66A8" w:rsidRPr="0071153F" w14:paraId="4B6881C2" w14:textId="77777777" w:rsidTr="004A4A9B">
                <w:trPr>
                  <w:tblCellSpacing w:w="15" w:type="dxa"/>
                </w:trPr>
                <w:tc>
                  <w:tcPr>
                    <w:tcW w:w="291" w:type="pct"/>
                    <w:hideMark/>
                  </w:tcPr>
                  <w:p w14:paraId="1977D7E3" w14:textId="77777777" w:rsidR="00DE66A8" w:rsidRDefault="00DE66A8">
                    <w:pPr>
                      <w:pStyle w:val="Bibliography"/>
                      <w:rPr>
                        <w:rFonts w:eastAsiaTheme="minorEastAsia"/>
                        <w:noProof/>
                        <w:lang w:val="en-US"/>
                      </w:rPr>
                    </w:pPr>
                    <w:r>
                      <w:rPr>
                        <w:noProof/>
                        <w:lang w:val="en-US"/>
                      </w:rPr>
                      <w:t xml:space="preserve">[25] </w:t>
                    </w:r>
                  </w:p>
                </w:tc>
                <w:tc>
                  <w:tcPr>
                    <w:tcW w:w="4662" w:type="pct"/>
                    <w:hideMark/>
                  </w:tcPr>
                  <w:p w14:paraId="25A1CDFF" w14:textId="77777777" w:rsidR="00DE66A8" w:rsidRDefault="00DE66A8">
                    <w:pPr>
                      <w:pStyle w:val="Bibliography"/>
                      <w:rPr>
                        <w:rFonts w:eastAsiaTheme="minorEastAsia"/>
                        <w:noProof/>
                        <w:lang w:val="en-US"/>
                      </w:rPr>
                    </w:pPr>
                    <w:r>
                      <w:rPr>
                        <w:noProof/>
                        <w:lang w:val="en-US"/>
                      </w:rPr>
                      <w:t xml:space="preserve">M. DeGarmo and G. Nelson, "Prospective Unmanned Aerial Vehicle Operations in the Future National Airspace System," in </w:t>
                    </w:r>
                    <w:r>
                      <w:rPr>
                        <w:i/>
                        <w:iCs/>
                        <w:noProof/>
                        <w:lang w:val="en-US"/>
                      </w:rPr>
                      <w:t>AIAA 4th Aviation Technology, Integration and Operations (ATIO) Forum</w:t>
                    </w:r>
                    <w:r>
                      <w:rPr>
                        <w:noProof/>
                        <w:lang w:val="en-US"/>
                      </w:rPr>
                      <w:t xml:space="preserve">, 2004. </w:t>
                    </w:r>
                  </w:p>
                </w:tc>
              </w:tr>
              <w:tr w:rsidR="00DE66A8" w14:paraId="2E78F61A" w14:textId="77777777" w:rsidTr="004A4A9B">
                <w:trPr>
                  <w:tblCellSpacing w:w="15" w:type="dxa"/>
                </w:trPr>
                <w:tc>
                  <w:tcPr>
                    <w:tcW w:w="291" w:type="pct"/>
                    <w:hideMark/>
                  </w:tcPr>
                  <w:p w14:paraId="0346CC51" w14:textId="77777777" w:rsidR="00DE66A8" w:rsidRDefault="00DE66A8">
                    <w:pPr>
                      <w:pStyle w:val="Bibliography"/>
                      <w:rPr>
                        <w:rFonts w:eastAsiaTheme="minorEastAsia"/>
                        <w:noProof/>
                        <w:lang w:val="en-US"/>
                      </w:rPr>
                    </w:pPr>
                    <w:r>
                      <w:rPr>
                        <w:noProof/>
                        <w:lang w:val="en-US"/>
                      </w:rPr>
                      <w:t xml:space="preserve">[26] </w:t>
                    </w:r>
                  </w:p>
                </w:tc>
                <w:tc>
                  <w:tcPr>
                    <w:tcW w:w="4662" w:type="pct"/>
                    <w:hideMark/>
                  </w:tcPr>
                  <w:p w14:paraId="4E18F4ED" w14:textId="77777777" w:rsidR="00DE66A8" w:rsidRPr="004A4A9B" w:rsidRDefault="00DE66A8">
                    <w:pPr>
                      <w:pStyle w:val="Bibliography"/>
                      <w:rPr>
                        <w:rFonts w:eastAsiaTheme="minorEastAsia"/>
                        <w:noProof/>
                      </w:rPr>
                    </w:pPr>
                    <w:r w:rsidRPr="004A4A9B">
                      <w:rPr>
                        <w:noProof/>
                      </w:rPr>
                      <w:t xml:space="preserve">J. Calvo, Fundamentos de Navegación Aérea, E. d. l. U. A. d. Madrid, Ed., 2003. </w:t>
                    </w:r>
                  </w:p>
                </w:tc>
              </w:tr>
              <w:tr w:rsidR="00DE66A8" w14:paraId="563541D5" w14:textId="77777777" w:rsidTr="004A4A9B">
                <w:trPr>
                  <w:tblCellSpacing w:w="15" w:type="dxa"/>
                </w:trPr>
                <w:tc>
                  <w:tcPr>
                    <w:tcW w:w="291" w:type="pct"/>
                    <w:hideMark/>
                  </w:tcPr>
                  <w:p w14:paraId="7186114B" w14:textId="77777777" w:rsidR="00DE66A8" w:rsidRDefault="00DE66A8">
                    <w:pPr>
                      <w:pStyle w:val="Bibliography"/>
                      <w:rPr>
                        <w:rFonts w:eastAsiaTheme="minorEastAsia"/>
                        <w:noProof/>
                        <w:lang w:val="en-US"/>
                      </w:rPr>
                    </w:pPr>
                    <w:r>
                      <w:rPr>
                        <w:noProof/>
                        <w:lang w:val="en-US"/>
                      </w:rPr>
                      <w:t xml:space="preserve">[27] </w:t>
                    </w:r>
                  </w:p>
                </w:tc>
                <w:tc>
                  <w:tcPr>
                    <w:tcW w:w="4662" w:type="pct"/>
                    <w:hideMark/>
                  </w:tcPr>
                  <w:p w14:paraId="3F525FE2" w14:textId="77777777" w:rsidR="00DE66A8" w:rsidRDefault="00DE66A8">
                    <w:pPr>
                      <w:pStyle w:val="Bibliography"/>
                      <w:rPr>
                        <w:rFonts w:eastAsiaTheme="minorEastAsia"/>
                        <w:noProof/>
                        <w:lang w:val="en-US"/>
                      </w:rPr>
                    </w:pPr>
                    <w:r w:rsidRPr="004A4A9B">
                      <w:rPr>
                        <w:noProof/>
                      </w:rPr>
                      <w:t xml:space="preserve">Aeropuertos Españoles y Navegación Aérea (AENA), "Navegación Aérea: Espacio aéreo," [Online]. </w:t>
                    </w:r>
                    <w:r>
                      <w:rPr>
                        <w:noProof/>
                        <w:lang w:val="en-US"/>
                      </w:rPr>
                      <w:t>Available: http://www.aena.es/csee/Satellite/navegacion-aerea/es/Page/1043396095606/. [Accessed 1 September 2011].</w:t>
                    </w:r>
                  </w:p>
                </w:tc>
              </w:tr>
              <w:tr w:rsidR="00DE66A8" w:rsidRPr="0071153F" w14:paraId="2B537CF7" w14:textId="77777777" w:rsidTr="004A4A9B">
                <w:trPr>
                  <w:tblCellSpacing w:w="15" w:type="dxa"/>
                </w:trPr>
                <w:tc>
                  <w:tcPr>
                    <w:tcW w:w="291" w:type="pct"/>
                    <w:hideMark/>
                  </w:tcPr>
                  <w:p w14:paraId="542B7553" w14:textId="77777777" w:rsidR="00DE66A8" w:rsidRDefault="00DE66A8">
                    <w:pPr>
                      <w:pStyle w:val="Bibliography"/>
                      <w:rPr>
                        <w:rFonts w:eastAsiaTheme="minorEastAsia"/>
                        <w:noProof/>
                        <w:lang w:val="en-US"/>
                      </w:rPr>
                    </w:pPr>
                    <w:r>
                      <w:rPr>
                        <w:noProof/>
                        <w:lang w:val="en-US"/>
                      </w:rPr>
                      <w:t xml:space="preserve">[28] </w:t>
                    </w:r>
                  </w:p>
                </w:tc>
                <w:tc>
                  <w:tcPr>
                    <w:tcW w:w="4662" w:type="pct"/>
                    <w:hideMark/>
                  </w:tcPr>
                  <w:p w14:paraId="2240CF0A" w14:textId="77777777" w:rsidR="00DE66A8" w:rsidRDefault="00DE66A8">
                    <w:pPr>
                      <w:pStyle w:val="Bibliography"/>
                      <w:rPr>
                        <w:rFonts w:eastAsiaTheme="minorEastAsia"/>
                        <w:noProof/>
                        <w:lang w:val="en-US"/>
                      </w:rPr>
                    </w:pPr>
                    <w:r>
                      <w:rPr>
                        <w:noProof/>
                        <w:lang w:val="en-US"/>
                      </w:rPr>
                      <w:t>U. F. A. Administration, "Glossary of Terms," 06 08 2009. [Online]. Available: http://www.fly.faa.gov/FAQ/Acronyms/acronyms.jsp. [Accessed 1 September 2011].</w:t>
                    </w:r>
                  </w:p>
                </w:tc>
              </w:tr>
              <w:tr w:rsidR="00DE66A8" w:rsidRPr="0071153F" w14:paraId="3D93A7FE" w14:textId="77777777" w:rsidTr="004A4A9B">
                <w:trPr>
                  <w:tblCellSpacing w:w="15" w:type="dxa"/>
                </w:trPr>
                <w:tc>
                  <w:tcPr>
                    <w:tcW w:w="291" w:type="pct"/>
                    <w:hideMark/>
                  </w:tcPr>
                  <w:p w14:paraId="3CEDCA66" w14:textId="77777777" w:rsidR="00DE66A8" w:rsidRDefault="00DE66A8">
                    <w:pPr>
                      <w:pStyle w:val="Bibliography"/>
                      <w:rPr>
                        <w:rFonts w:eastAsiaTheme="minorEastAsia"/>
                        <w:noProof/>
                        <w:lang w:val="en-US"/>
                      </w:rPr>
                    </w:pPr>
                    <w:r>
                      <w:rPr>
                        <w:noProof/>
                        <w:lang w:val="en-US"/>
                      </w:rPr>
                      <w:t xml:space="preserve">[29] </w:t>
                    </w:r>
                  </w:p>
                </w:tc>
                <w:tc>
                  <w:tcPr>
                    <w:tcW w:w="4662" w:type="pct"/>
                    <w:hideMark/>
                  </w:tcPr>
                  <w:p w14:paraId="097A8D84" w14:textId="77777777" w:rsidR="00DE66A8" w:rsidRDefault="00DE66A8">
                    <w:pPr>
                      <w:pStyle w:val="Bibliography"/>
                      <w:rPr>
                        <w:rFonts w:eastAsiaTheme="minorEastAsia"/>
                        <w:noProof/>
                        <w:lang w:val="en-US"/>
                      </w:rPr>
                    </w:pPr>
                    <w:r>
                      <w:rPr>
                        <w:noProof/>
                        <w:lang w:val="en-US"/>
                      </w:rPr>
                      <w:t>Federal Aviation Administration, "Air Traffic Control FAA Order 7110.65T," Washington, DC., Feb. 11, 2010.</w:t>
                    </w:r>
                  </w:p>
                </w:tc>
              </w:tr>
              <w:tr w:rsidR="00DE66A8" w:rsidRPr="0071153F" w14:paraId="2A33B017" w14:textId="77777777" w:rsidTr="004A4A9B">
                <w:trPr>
                  <w:tblCellSpacing w:w="15" w:type="dxa"/>
                </w:trPr>
                <w:tc>
                  <w:tcPr>
                    <w:tcW w:w="291" w:type="pct"/>
                    <w:hideMark/>
                  </w:tcPr>
                  <w:p w14:paraId="64A08719" w14:textId="77777777" w:rsidR="00DE66A8" w:rsidRDefault="00DE66A8">
                    <w:pPr>
                      <w:pStyle w:val="Bibliography"/>
                      <w:rPr>
                        <w:rFonts w:eastAsiaTheme="minorEastAsia"/>
                        <w:noProof/>
                        <w:lang w:val="en-US"/>
                      </w:rPr>
                    </w:pPr>
                    <w:r>
                      <w:rPr>
                        <w:noProof/>
                        <w:lang w:val="en-US"/>
                      </w:rPr>
                      <w:t xml:space="preserve">[30] </w:t>
                    </w:r>
                  </w:p>
                </w:tc>
                <w:tc>
                  <w:tcPr>
                    <w:tcW w:w="4662" w:type="pct"/>
                    <w:hideMark/>
                  </w:tcPr>
                  <w:p w14:paraId="7D6BC363" w14:textId="77777777" w:rsidR="00DE66A8" w:rsidRDefault="00DE66A8">
                    <w:pPr>
                      <w:pStyle w:val="Bibliography"/>
                      <w:rPr>
                        <w:rFonts w:eastAsiaTheme="minorEastAsia"/>
                        <w:noProof/>
                        <w:lang w:val="en-US"/>
                      </w:rPr>
                    </w:pPr>
                    <w:r>
                      <w:rPr>
                        <w:noProof/>
                        <w:lang w:val="en-US"/>
                      </w:rPr>
                      <w:t xml:space="preserve">R. Helmreich, A. Merritt and J. Wilhelm, "The evolution of crew resource management training in commercial aviation," </w:t>
                    </w:r>
                    <w:r>
                      <w:rPr>
                        <w:i/>
                        <w:iCs/>
                        <w:noProof/>
                        <w:lang w:val="en-US"/>
                      </w:rPr>
                      <w:t xml:space="preserve">International Journal of Aviation Psychology, </w:t>
                    </w:r>
                    <w:r>
                      <w:rPr>
                        <w:noProof/>
                        <w:lang w:val="en-US"/>
                      </w:rPr>
                      <w:t xml:space="preserve">vol. 9, p. 19–32, 1999. </w:t>
                    </w:r>
                  </w:p>
                </w:tc>
              </w:tr>
              <w:tr w:rsidR="00DE66A8" w:rsidRPr="0071153F" w14:paraId="24174122" w14:textId="77777777" w:rsidTr="004A4A9B">
                <w:trPr>
                  <w:tblCellSpacing w:w="15" w:type="dxa"/>
                </w:trPr>
                <w:tc>
                  <w:tcPr>
                    <w:tcW w:w="291" w:type="pct"/>
                    <w:hideMark/>
                  </w:tcPr>
                  <w:p w14:paraId="1BF73767" w14:textId="77777777" w:rsidR="00DE66A8" w:rsidRDefault="00DE66A8">
                    <w:pPr>
                      <w:pStyle w:val="Bibliography"/>
                      <w:rPr>
                        <w:rFonts w:eastAsiaTheme="minorEastAsia"/>
                        <w:noProof/>
                        <w:lang w:val="en-US"/>
                      </w:rPr>
                    </w:pPr>
                    <w:r>
                      <w:rPr>
                        <w:noProof/>
                        <w:lang w:val="en-US"/>
                      </w:rPr>
                      <w:t xml:space="preserve">[31] </w:t>
                    </w:r>
                  </w:p>
                </w:tc>
                <w:tc>
                  <w:tcPr>
                    <w:tcW w:w="4662" w:type="pct"/>
                    <w:hideMark/>
                  </w:tcPr>
                  <w:p w14:paraId="7615241C" w14:textId="77777777" w:rsidR="00DE66A8" w:rsidRDefault="00DE66A8">
                    <w:pPr>
                      <w:pStyle w:val="Bibliography"/>
                      <w:rPr>
                        <w:rFonts w:eastAsiaTheme="minorEastAsia"/>
                        <w:noProof/>
                        <w:lang w:val="en-US"/>
                      </w:rPr>
                    </w:pPr>
                    <w:r>
                      <w:rPr>
                        <w:noProof/>
                        <w:lang w:val="en-US"/>
                      </w:rPr>
                      <w:t xml:space="preserve">E. Wiener and N. D.C., Human Factors in Aviation, Academic Press, Inc, 1988. </w:t>
                    </w:r>
                  </w:p>
                </w:tc>
              </w:tr>
              <w:tr w:rsidR="00DE66A8" w:rsidRPr="0071153F" w14:paraId="4225172C" w14:textId="77777777" w:rsidTr="004A4A9B">
                <w:trPr>
                  <w:tblCellSpacing w:w="15" w:type="dxa"/>
                </w:trPr>
                <w:tc>
                  <w:tcPr>
                    <w:tcW w:w="291" w:type="pct"/>
                    <w:hideMark/>
                  </w:tcPr>
                  <w:p w14:paraId="2B2A6BAD" w14:textId="77777777" w:rsidR="00DE66A8" w:rsidRDefault="00DE66A8">
                    <w:pPr>
                      <w:pStyle w:val="Bibliography"/>
                      <w:rPr>
                        <w:rFonts w:eastAsiaTheme="minorEastAsia"/>
                        <w:noProof/>
                        <w:lang w:val="en-US"/>
                      </w:rPr>
                    </w:pPr>
                    <w:r>
                      <w:rPr>
                        <w:noProof/>
                        <w:lang w:val="en-US"/>
                      </w:rPr>
                      <w:t xml:space="preserve">[32] </w:t>
                    </w:r>
                  </w:p>
                </w:tc>
                <w:tc>
                  <w:tcPr>
                    <w:tcW w:w="4662" w:type="pct"/>
                    <w:hideMark/>
                  </w:tcPr>
                  <w:p w14:paraId="157199C7" w14:textId="77777777" w:rsidR="00DE66A8" w:rsidRDefault="00DE66A8">
                    <w:pPr>
                      <w:pStyle w:val="Bibliography"/>
                      <w:rPr>
                        <w:rFonts w:eastAsiaTheme="minorEastAsia"/>
                        <w:noProof/>
                        <w:lang w:val="en-US"/>
                      </w:rPr>
                    </w:pPr>
                    <w:r>
                      <w:rPr>
                        <w:noProof/>
                        <w:lang w:val="en-US"/>
                      </w:rPr>
                      <w:t xml:space="preserve">G. Cooper, M. White and J. Lauber, "Resource Management on the Flightdeck: Proceedings of a NASA/Industry Workshop," Moffett Field, CA, 1980. </w:t>
                    </w:r>
                  </w:p>
                </w:tc>
              </w:tr>
              <w:tr w:rsidR="00DE66A8" w:rsidRPr="0071153F" w14:paraId="4BE09FB7" w14:textId="77777777" w:rsidTr="004A4A9B">
                <w:trPr>
                  <w:tblCellSpacing w:w="15" w:type="dxa"/>
                </w:trPr>
                <w:tc>
                  <w:tcPr>
                    <w:tcW w:w="291" w:type="pct"/>
                    <w:hideMark/>
                  </w:tcPr>
                  <w:p w14:paraId="23F6CF73" w14:textId="77777777" w:rsidR="00DE66A8" w:rsidRDefault="00DE66A8">
                    <w:pPr>
                      <w:pStyle w:val="Bibliography"/>
                      <w:rPr>
                        <w:rFonts w:eastAsiaTheme="minorEastAsia"/>
                        <w:noProof/>
                        <w:lang w:val="en-US"/>
                      </w:rPr>
                    </w:pPr>
                    <w:r>
                      <w:rPr>
                        <w:noProof/>
                        <w:lang w:val="en-US"/>
                      </w:rPr>
                      <w:t xml:space="preserve">[33] </w:t>
                    </w:r>
                  </w:p>
                </w:tc>
                <w:tc>
                  <w:tcPr>
                    <w:tcW w:w="4662" w:type="pct"/>
                    <w:hideMark/>
                  </w:tcPr>
                  <w:p w14:paraId="4E8127CC" w14:textId="77777777" w:rsidR="00DE66A8" w:rsidRDefault="00DE66A8">
                    <w:pPr>
                      <w:pStyle w:val="Bibliography"/>
                      <w:rPr>
                        <w:rFonts w:eastAsiaTheme="minorEastAsia"/>
                        <w:noProof/>
                        <w:lang w:val="en-US"/>
                      </w:rPr>
                    </w:pPr>
                    <w:r>
                      <w:rPr>
                        <w:noProof/>
                        <w:lang w:val="en-US"/>
                      </w:rPr>
                      <w:t>W. Taggart, Crew resource management: Achieving enhanced flight operations, Aldershot, UK: Aviation Psychology in Practice, 1994, pp. 309-339.</w:t>
                    </w:r>
                  </w:p>
                </w:tc>
              </w:tr>
              <w:tr w:rsidR="00DE66A8" w:rsidRPr="0071153F" w14:paraId="17A7AE13" w14:textId="77777777" w:rsidTr="004A4A9B">
                <w:trPr>
                  <w:tblCellSpacing w:w="15" w:type="dxa"/>
                </w:trPr>
                <w:tc>
                  <w:tcPr>
                    <w:tcW w:w="291" w:type="pct"/>
                    <w:hideMark/>
                  </w:tcPr>
                  <w:p w14:paraId="035C0AD2" w14:textId="77777777" w:rsidR="00DE66A8" w:rsidRDefault="00DE66A8">
                    <w:pPr>
                      <w:pStyle w:val="Bibliography"/>
                      <w:rPr>
                        <w:rFonts w:eastAsiaTheme="minorEastAsia"/>
                        <w:noProof/>
                        <w:lang w:val="en-US"/>
                      </w:rPr>
                    </w:pPr>
                    <w:r>
                      <w:rPr>
                        <w:noProof/>
                        <w:lang w:val="en-US"/>
                      </w:rPr>
                      <w:t xml:space="preserve">[34] </w:t>
                    </w:r>
                  </w:p>
                </w:tc>
                <w:tc>
                  <w:tcPr>
                    <w:tcW w:w="4662" w:type="pct"/>
                    <w:hideMark/>
                  </w:tcPr>
                  <w:p w14:paraId="7D17DDDF" w14:textId="77777777" w:rsidR="00DE66A8" w:rsidRDefault="00DE66A8">
                    <w:pPr>
                      <w:pStyle w:val="Bibliography"/>
                      <w:rPr>
                        <w:rFonts w:eastAsiaTheme="minorEastAsia"/>
                        <w:noProof/>
                        <w:lang w:val="en-US"/>
                      </w:rPr>
                    </w:pPr>
                    <w:r>
                      <w:rPr>
                        <w:noProof/>
                        <w:lang w:val="en-US"/>
                      </w:rPr>
                      <w:t xml:space="preserve">E. Wiener, B. Kanki and R. Helmreich, Eds., Cockpit Resource Management, Academic Press, 1995. </w:t>
                    </w:r>
                  </w:p>
                </w:tc>
              </w:tr>
              <w:tr w:rsidR="00DE66A8" w:rsidRPr="0071153F" w14:paraId="4E6871F0" w14:textId="77777777" w:rsidTr="004A4A9B">
                <w:trPr>
                  <w:tblCellSpacing w:w="15" w:type="dxa"/>
                </w:trPr>
                <w:tc>
                  <w:tcPr>
                    <w:tcW w:w="291" w:type="pct"/>
                    <w:hideMark/>
                  </w:tcPr>
                  <w:p w14:paraId="16CDBE56" w14:textId="77777777" w:rsidR="00DE66A8" w:rsidRDefault="00DE66A8">
                    <w:pPr>
                      <w:pStyle w:val="Bibliography"/>
                      <w:rPr>
                        <w:rFonts w:eastAsiaTheme="minorEastAsia"/>
                        <w:noProof/>
                        <w:lang w:val="en-US"/>
                      </w:rPr>
                    </w:pPr>
                    <w:r>
                      <w:rPr>
                        <w:noProof/>
                        <w:lang w:val="en-US"/>
                      </w:rPr>
                      <w:t xml:space="preserve">[35] </w:t>
                    </w:r>
                  </w:p>
                </w:tc>
                <w:tc>
                  <w:tcPr>
                    <w:tcW w:w="4662" w:type="pct"/>
                    <w:hideMark/>
                  </w:tcPr>
                  <w:p w14:paraId="6E0B9BE4" w14:textId="77777777" w:rsidR="00DE66A8" w:rsidRDefault="00DE66A8">
                    <w:pPr>
                      <w:pStyle w:val="Bibliography"/>
                      <w:rPr>
                        <w:rFonts w:eastAsiaTheme="minorEastAsia"/>
                        <w:noProof/>
                        <w:lang w:val="en-US"/>
                      </w:rPr>
                    </w:pPr>
                    <w:r>
                      <w:rPr>
                        <w:noProof/>
                        <w:lang w:val="en-US"/>
                      </w:rPr>
                      <w:t>Federal Aviation Administration, "Crew resource management training," Advisory Circular No AC 123-51B, Washington, DC, 1995.</w:t>
                    </w:r>
                  </w:p>
                </w:tc>
              </w:tr>
              <w:tr w:rsidR="00DE66A8" w:rsidRPr="0071153F" w14:paraId="7C3A71BF" w14:textId="77777777" w:rsidTr="004A4A9B">
                <w:trPr>
                  <w:tblCellSpacing w:w="15" w:type="dxa"/>
                </w:trPr>
                <w:tc>
                  <w:tcPr>
                    <w:tcW w:w="291" w:type="pct"/>
                    <w:hideMark/>
                  </w:tcPr>
                  <w:p w14:paraId="17E7E49F" w14:textId="77777777" w:rsidR="00DE66A8" w:rsidRDefault="00DE66A8">
                    <w:pPr>
                      <w:pStyle w:val="Bibliography"/>
                      <w:rPr>
                        <w:rFonts w:eastAsiaTheme="minorEastAsia"/>
                        <w:noProof/>
                        <w:lang w:val="en-US"/>
                      </w:rPr>
                    </w:pPr>
                    <w:r>
                      <w:rPr>
                        <w:noProof/>
                        <w:lang w:val="en-US"/>
                      </w:rPr>
                      <w:t xml:space="preserve">[36] </w:t>
                    </w:r>
                  </w:p>
                </w:tc>
                <w:tc>
                  <w:tcPr>
                    <w:tcW w:w="4662" w:type="pct"/>
                    <w:hideMark/>
                  </w:tcPr>
                  <w:p w14:paraId="363A78D6" w14:textId="77777777" w:rsidR="00DE66A8" w:rsidRDefault="00DE66A8">
                    <w:pPr>
                      <w:pStyle w:val="Bibliography"/>
                      <w:rPr>
                        <w:rFonts w:eastAsiaTheme="minorEastAsia"/>
                        <w:noProof/>
                        <w:lang w:val="en-US"/>
                      </w:rPr>
                    </w:pPr>
                    <w:r>
                      <w:rPr>
                        <w:noProof/>
                        <w:lang w:val="en-US"/>
                      </w:rPr>
                      <w:t xml:space="preserve">A. Mellor, "Design, development and implementation of a CRM program," </w:t>
                    </w:r>
                    <w:r>
                      <w:rPr>
                        <w:i/>
                        <w:iCs/>
                        <w:noProof/>
                        <w:lang w:val="en-US"/>
                      </w:rPr>
                      <w:t xml:space="preserve">Aviation instruction and Training, </w:t>
                    </w:r>
                    <w:r>
                      <w:rPr>
                        <w:noProof/>
                        <w:lang w:val="en-US"/>
                      </w:rPr>
                      <w:t xml:space="preserve">pp. 368-384, 1993. </w:t>
                    </w:r>
                  </w:p>
                </w:tc>
              </w:tr>
              <w:tr w:rsidR="00DE66A8" w:rsidRPr="0071153F" w14:paraId="58FAA540" w14:textId="77777777" w:rsidTr="004A4A9B">
                <w:trPr>
                  <w:tblCellSpacing w:w="15" w:type="dxa"/>
                </w:trPr>
                <w:tc>
                  <w:tcPr>
                    <w:tcW w:w="291" w:type="pct"/>
                    <w:hideMark/>
                  </w:tcPr>
                  <w:p w14:paraId="692A9B94" w14:textId="77777777" w:rsidR="00DE66A8" w:rsidRDefault="00DE66A8">
                    <w:pPr>
                      <w:pStyle w:val="Bibliography"/>
                      <w:rPr>
                        <w:rFonts w:eastAsiaTheme="minorEastAsia"/>
                        <w:noProof/>
                        <w:lang w:val="en-US"/>
                      </w:rPr>
                    </w:pPr>
                    <w:r>
                      <w:rPr>
                        <w:noProof/>
                        <w:lang w:val="en-US"/>
                      </w:rPr>
                      <w:t xml:space="preserve">[37] </w:t>
                    </w:r>
                  </w:p>
                </w:tc>
                <w:tc>
                  <w:tcPr>
                    <w:tcW w:w="4662" w:type="pct"/>
                    <w:hideMark/>
                  </w:tcPr>
                  <w:p w14:paraId="229F6BE3" w14:textId="77777777" w:rsidR="00DE66A8" w:rsidRDefault="00DE66A8">
                    <w:pPr>
                      <w:pStyle w:val="Bibliography"/>
                      <w:rPr>
                        <w:rFonts w:eastAsiaTheme="minorEastAsia"/>
                        <w:noProof/>
                        <w:lang w:val="en-US"/>
                      </w:rPr>
                    </w:pPr>
                    <w:r>
                      <w:rPr>
                        <w:noProof/>
                        <w:lang w:val="en-US"/>
                      </w:rPr>
                      <w:t xml:space="preserve">T. Kern., Redefining airmanship, McGraw-Hill, Ed., New York, 1997. </w:t>
                    </w:r>
                  </w:p>
                </w:tc>
              </w:tr>
              <w:tr w:rsidR="00DE66A8" w:rsidRPr="0071153F" w14:paraId="03914D0A" w14:textId="77777777" w:rsidTr="004A4A9B">
                <w:trPr>
                  <w:tblCellSpacing w:w="15" w:type="dxa"/>
                </w:trPr>
                <w:tc>
                  <w:tcPr>
                    <w:tcW w:w="291" w:type="pct"/>
                    <w:hideMark/>
                  </w:tcPr>
                  <w:p w14:paraId="22A27486" w14:textId="77777777" w:rsidR="00DE66A8" w:rsidRDefault="00DE66A8">
                    <w:pPr>
                      <w:pStyle w:val="Bibliography"/>
                      <w:rPr>
                        <w:rFonts w:eastAsiaTheme="minorEastAsia"/>
                        <w:noProof/>
                        <w:lang w:val="en-US"/>
                      </w:rPr>
                    </w:pPr>
                    <w:r>
                      <w:rPr>
                        <w:noProof/>
                        <w:lang w:val="en-US"/>
                      </w:rPr>
                      <w:t xml:space="preserve">[38] </w:t>
                    </w:r>
                  </w:p>
                </w:tc>
                <w:tc>
                  <w:tcPr>
                    <w:tcW w:w="4662" w:type="pct"/>
                    <w:hideMark/>
                  </w:tcPr>
                  <w:p w14:paraId="4D5CFE36" w14:textId="77777777" w:rsidR="00DE66A8" w:rsidRDefault="00DE66A8">
                    <w:pPr>
                      <w:pStyle w:val="Bibliography"/>
                      <w:rPr>
                        <w:rFonts w:eastAsiaTheme="minorEastAsia"/>
                        <w:noProof/>
                        <w:lang w:val="en-US"/>
                      </w:rPr>
                    </w:pPr>
                    <w:r>
                      <w:rPr>
                        <w:noProof/>
                        <w:lang w:val="en-US"/>
                      </w:rPr>
                      <w:t xml:space="preserve">J. Lauber and H. Foushee, "Guidelines for the development of line oriented flight training," in </w:t>
                    </w:r>
                    <w:r>
                      <w:rPr>
                        <w:i/>
                        <w:iCs/>
                        <w:noProof/>
                        <w:lang w:val="en-US"/>
                      </w:rPr>
                      <w:t>NASA Conference Publication 2184</w:t>
                    </w:r>
                    <w:r>
                      <w:rPr>
                        <w:noProof/>
                        <w:lang w:val="en-US"/>
                      </w:rPr>
                      <w:t xml:space="preserve">, Moffett Field, CA, 1981. </w:t>
                    </w:r>
                  </w:p>
                </w:tc>
              </w:tr>
              <w:tr w:rsidR="00DE66A8" w:rsidRPr="0071153F" w14:paraId="429FF35B" w14:textId="77777777" w:rsidTr="004A4A9B">
                <w:trPr>
                  <w:tblCellSpacing w:w="15" w:type="dxa"/>
                </w:trPr>
                <w:tc>
                  <w:tcPr>
                    <w:tcW w:w="291" w:type="pct"/>
                    <w:hideMark/>
                  </w:tcPr>
                  <w:p w14:paraId="78452FED" w14:textId="77777777" w:rsidR="00DE66A8" w:rsidRDefault="00DE66A8">
                    <w:pPr>
                      <w:pStyle w:val="Bibliography"/>
                      <w:rPr>
                        <w:rFonts w:eastAsiaTheme="minorEastAsia"/>
                        <w:noProof/>
                        <w:lang w:val="en-US"/>
                      </w:rPr>
                    </w:pPr>
                    <w:r>
                      <w:rPr>
                        <w:noProof/>
                        <w:lang w:val="en-US"/>
                      </w:rPr>
                      <w:t xml:space="preserve">[39] </w:t>
                    </w:r>
                  </w:p>
                </w:tc>
                <w:tc>
                  <w:tcPr>
                    <w:tcW w:w="4662" w:type="pct"/>
                    <w:hideMark/>
                  </w:tcPr>
                  <w:p w14:paraId="114C9940" w14:textId="77777777" w:rsidR="00DE66A8" w:rsidRDefault="00DE66A8">
                    <w:pPr>
                      <w:pStyle w:val="Bibliography"/>
                      <w:rPr>
                        <w:rFonts w:eastAsiaTheme="minorEastAsia"/>
                        <w:noProof/>
                        <w:lang w:val="en-US"/>
                      </w:rPr>
                    </w:pPr>
                    <w:r>
                      <w:rPr>
                        <w:noProof/>
                        <w:lang w:val="en-US"/>
                      </w:rPr>
                      <w:t>T. Chidester, R. Helmreich, S. Gregorich and C. Geis, "Pilot Personality and Crew Coordination: Implications for Training and Selection," vol. 1, 1991, pp. 25-44.</w:t>
                    </w:r>
                  </w:p>
                </w:tc>
              </w:tr>
              <w:tr w:rsidR="00DE66A8" w:rsidRPr="0071153F" w14:paraId="087DFF5D" w14:textId="77777777" w:rsidTr="004A4A9B">
                <w:trPr>
                  <w:tblCellSpacing w:w="15" w:type="dxa"/>
                </w:trPr>
                <w:tc>
                  <w:tcPr>
                    <w:tcW w:w="291" w:type="pct"/>
                    <w:hideMark/>
                  </w:tcPr>
                  <w:p w14:paraId="0D47D25D" w14:textId="77777777" w:rsidR="00DE66A8" w:rsidRDefault="00DE66A8">
                    <w:pPr>
                      <w:pStyle w:val="Bibliography"/>
                      <w:rPr>
                        <w:rFonts w:eastAsiaTheme="minorEastAsia"/>
                        <w:noProof/>
                        <w:lang w:val="en-US"/>
                      </w:rPr>
                    </w:pPr>
                    <w:r>
                      <w:rPr>
                        <w:noProof/>
                        <w:lang w:val="en-US"/>
                      </w:rPr>
                      <w:t xml:space="preserve">[40] </w:t>
                    </w:r>
                  </w:p>
                </w:tc>
                <w:tc>
                  <w:tcPr>
                    <w:tcW w:w="4662" w:type="pct"/>
                    <w:hideMark/>
                  </w:tcPr>
                  <w:p w14:paraId="175DE745" w14:textId="77777777" w:rsidR="00DE66A8" w:rsidRDefault="00DE66A8">
                    <w:pPr>
                      <w:pStyle w:val="Bibliography"/>
                      <w:rPr>
                        <w:rFonts w:eastAsiaTheme="minorEastAsia"/>
                        <w:noProof/>
                        <w:lang w:val="en-US"/>
                      </w:rPr>
                    </w:pPr>
                    <w:r>
                      <w:rPr>
                        <w:noProof/>
                        <w:lang w:val="en-US"/>
                      </w:rPr>
                      <w:t>Eurocontrol, "Eurocontrol specifications for the use of military unmanned aerial vehicles as operational air traffic outside segregated airspace," 2007.</w:t>
                    </w:r>
                  </w:p>
                </w:tc>
              </w:tr>
              <w:tr w:rsidR="00DE66A8" w:rsidRPr="0071153F" w14:paraId="7E15A9E0" w14:textId="77777777" w:rsidTr="004A4A9B">
                <w:trPr>
                  <w:tblCellSpacing w:w="15" w:type="dxa"/>
                </w:trPr>
                <w:tc>
                  <w:tcPr>
                    <w:tcW w:w="291" w:type="pct"/>
                    <w:hideMark/>
                  </w:tcPr>
                  <w:p w14:paraId="64BA3639" w14:textId="77777777" w:rsidR="00DE66A8" w:rsidRDefault="00DE66A8">
                    <w:pPr>
                      <w:pStyle w:val="Bibliography"/>
                      <w:rPr>
                        <w:rFonts w:eastAsiaTheme="minorEastAsia"/>
                        <w:noProof/>
                        <w:lang w:val="en-US"/>
                      </w:rPr>
                    </w:pPr>
                    <w:r>
                      <w:rPr>
                        <w:noProof/>
                        <w:lang w:val="en-US"/>
                      </w:rPr>
                      <w:t xml:space="preserve">[41] </w:t>
                    </w:r>
                  </w:p>
                </w:tc>
                <w:tc>
                  <w:tcPr>
                    <w:tcW w:w="4662" w:type="pct"/>
                    <w:hideMark/>
                  </w:tcPr>
                  <w:p w14:paraId="56BF25B0" w14:textId="77777777" w:rsidR="00DE66A8" w:rsidRDefault="00DE66A8">
                    <w:pPr>
                      <w:pStyle w:val="Bibliography"/>
                      <w:rPr>
                        <w:rFonts w:eastAsiaTheme="minorEastAsia"/>
                        <w:noProof/>
                        <w:lang w:val="en-US"/>
                      </w:rPr>
                    </w:pPr>
                    <w:r>
                      <w:rPr>
                        <w:noProof/>
                        <w:lang w:val="en-US"/>
                      </w:rPr>
                      <w:t>NASA, "Access 5. HALE ROA Concept of Operations," 2003.</w:t>
                    </w:r>
                  </w:p>
                </w:tc>
              </w:tr>
              <w:tr w:rsidR="00DE66A8" w:rsidRPr="0071153F" w14:paraId="287C06CC" w14:textId="77777777" w:rsidTr="004A4A9B">
                <w:trPr>
                  <w:tblCellSpacing w:w="15" w:type="dxa"/>
                </w:trPr>
                <w:tc>
                  <w:tcPr>
                    <w:tcW w:w="291" w:type="pct"/>
                    <w:hideMark/>
                  </w:tcPr>
                  <w:p w14:paraId="2022E785" w14:textId="77777777" w:rsidR="00DE66A8" w:rsidRDefault="00DE66A8">
                    <w:pPr>
                      <w:pStyle w:val="Bibliography"/>
                      <w:rPr>
                        <w:rFonts w:eastAsiaTheme="minorEastAsia"/>
                        <w:noProof/>
                        <w:lang w:val="en-US"/>
                      </w:rPr>
                    </w:pPr>
                    <w:r>
                      <w:rPr>
                        <w:noProof/>
                        <w:lang w:val="en-US"/>
                      </w:rPr>
                      <w:t xml:space="preserve">[42] </w:t>
                    </w:r>
                  </w:p>
                </w:tc>
                <w:tc>
                  <w:tcPr>
                    <w:tcW w:w="4662" w:type="pct"/>
                    <w:hideMark/>
                  </w:tcPr>
                  <w:p w14:paraId="76189794" w14:textId="77777777" w:rsidR="00DE66A8" w:rsidRDefault="00DE66A8">
                    <w:pPr>
                      <w:pStyle w:val="Bibliography"/>
                      <w:rPr>
                        <w:rFonts w:eastAsiaTheme="minorEastAsia"/>
                        <w:noProof/>
                        <w:lang w:val="en-US"/>
                      </w:rPr>
                    </w:pPr>
                    <w:r>
                      <w:rPr>
                        <w:noProof/>
                        <w:lang w:val="en-US"/>
                      </w:rPr>
                      <w:t>IABG Dept. Airborne Air Defence, "CARE Innovative Action, Preliminary Study on Integration of Unmanned Aerial Vehicles into Future Air Traffic Management," 2001.</w:t>
                    </w:r>
                  </w:p>
                </w:tc>
              </w:tr>
              <w:tr w:rsidR="00DE66A8" w:rsidRPr="0071153F" w14:paraId="08EAE659" w14:textId="77777777" w:rsidTr="004A4A9B">
                <w:trPr>
                  <w:tblCellSpacing w:w="15" w:type="dxa"/>
                </w:trPr>
                <w:tc>
                  <w:tcPr>
                    <w:tcW w:w="291" w:type="pct"/>
                    <w:hideMark/>
                  </w:tcPr>
                  <w:p w14:paraId="391D87AB" w14:textId="77777777" w:rsidR="00DE66A8" w:rsidRDefault="00DE66A8">
                    <w:pPr>
                      <w:pStyle w:val="Bibliography"/>
                      <w:rPr>
                        <w:rFonts w:eastAsiaTheme="minorEastAsia"/>
                        <w:noProof/>
                        <w:lang w:val="en-US"/>
                      </w:rPr>
                    </w:pPr>
                    <w:r>
                      <w:rPr>
                        <w:noProof/>
                        <w:lang w:val="en-US"/>
                      </w:rPr>
                      <w:t xml:space="preserve">[43] </w:t>
                    </w:r>
                  </w:p>
                </w:tc>
                <w:tc>
                  <w:tcPr>
                    <w:tcW w:w="4662" w:type="pct"/>
                    <w:hideMark/>
                  </w:tcPr>
                  <w:p w14:paraId="3CEA7081" w14:textId="77777777" w:rsidR="00DE66A8" w:rsidRDefault="00DE66A8">
                    <w:pPr>
                      <w:pStyle w:val="Bibliography"/>
                      <w:rPr>
                        <w:rFonts w:eastAsiaTheme="minorEastAsia"/>
                        <w:noProof/>
                        <w:lang w:val="en-US"/>
                      </w:rPr>
                    </w:pPr>
                    <w:r>
                      <w:rPr>
                        <w:noProof/>
                        <w:lang w:val="en-US"/>
                      </w:rPr>
                      <w:t xml:space="preserve">K. Williams, A summary of unmanned aircraft accident/incident data: Human factors implications, F. Office of Aerospace Medicine, Ed., Washington, DC, 2004. </w:t>
                    </w:r>
                  </w:p>
                </w:tc>
              </w:tr>
              <w:tr w:rsidR="00DE66A8" w:rsidRPr="0071153F" w14:paraId="4F8429CC" w14:textId="77777777" w:rsidTr="004A4A9B">
                <w:trPr>
                  <w:tblCellSpacing w:w="15" w:type="dxa"/>
                </w:trPr>
                <w:tc>
                  <w:tcPr>
                    <w:tcW w:w="291" w:type="pct"/>
                    <w:hideMark/>
                  </w:tcPr>
                  <w:p w14:paraId="3693A3DF" w14:textId="77777777" w:rsidR="00DE66A8" w:rsidRDefault="00DE66A8">
                    <w:pPr>
                      <w:pStyle w:val="Bibliography"/>
                      <w:rPr>
                        <w:rFonts w:eastAsiaTheme="minorEastAsia"/>
                        <w:noProof/>
                        <w:lang w:val="en-US"/>
                      </w:rPr>
                    </w:pPr>
                    <w:r>
                      <w:rPr>
                        <w:noProof/>
                        <w:lang w:val="en-US"/>
                      </w:rPr>
                      <w:t xml:space="preserve">[44] </w:t>
                    </w:r>
                  </w:p>
                </w:tc>
                <w:tc>
                  <w:tcPr>
                    <w:tcW w:w="4662" w:type="pct"/>
                    <w:hideMark/>
                  </w:tcPr>
                  <w:p w14:paraId="59027D0C" w14:textId="77777777" w:rsidR="00DE66A8" w:rsidRDefault="00DE66A8">
                    <w:pPr>
                      <w:pStyle w:val="Bibliography"/>
                      <w:rPr>
                        <w:rFonts w:eastAsiaTheme="minorEastAsia"/>
                        <w:noProof/>
                        <w:lang w:val="en-US"/>
                      </w:rPr>
                    </w:pPr>
                    <w:r>
                      <w:rPr>
                        <w:noProof/>
                        <w:lang w:val="en-US"/>
                      </w:rPr>
                      <w:t xml:space="preserve">E. Semsch, M. Jakob, D. Pavlícek and M. Pechoucek, "Autonomous UAV Surveillance in </w:t>
                    </w:r>
                    <w:r>
                      <w:rPr>
                        <w:noProof/>
                        <w:lang w:val="en-US"/>
                      </w:rPr>
                      <w:lastRenderedPageBreak/>
                      <w:t xml:space="preserve">Complex Urban Environments," in </w:t>
                    </w:r>
                    <w:r>
                      <w:rPr>
                        <w:i/>
                        <w:iCs/>
                        <w:noProof/>
                        <w:lang w:val="en-US"/>
                      </w:rPr>
                      <w:t>IAT 2009</w:t>
                    </w:r>
                    <w:r>
                      <w:rPr>
                        <w:noProof/>
                        <w:lang w:val="en-US"/>
                      </w:rPr>
                      <w:t xml:space="preserve">, 2009. </w:t>
                    </w:r>
                  </w:p>
                </w:tc>
              </w:tr>
              <w:tr w:rsidR="00DE66A8" w14:paraId="0D7D9795" w14:textId="77777777" w:rsidTr="004A4A9B">
                <w:trPr>
                  <w:tblCellSpacing w:w="15" w:type="dxa"/>
                </w:trPr>
                <w:tc>
                  <w:tcPr>
                    <w:tcW w:w="291" w:type="pct"/>
                    <w:hideMark/>
                  </w:tcPr>
                  <w:p w14:paraId="1C445B4A" w14:textId="77777777" w:rsidR="00DE66A8" w:rsidRDefault="00DE66A8">
                    <w:pPr>
                      <w:pStyle w:val="Bibliography"/>
                      <w:rPr>
                        <w:rFonts w:eastAsiaTheme="minorEastAsia"/>
                        <w:noProof/>
                        <w:lang w:val="en-US"/>
                      </w:rPr>
                    </w:pPr>
                    <w:r>
                      <w:rPr>
                        <w:noProof/>
                        <w:lang w:val="en-US"/>
                      </w:rPr>
                      <w:lastRenderedPageBreak/>
                      <w:t xml:space="preserve">[45] </w:t>
                    </w:r>
                  </w:p>
                </w:tc>
                <w:tc>
                  <w:tcPr>
                    <w:tcW w:w="4662" w:type="pct"/>
                    <w:hideMark/>
                  </w:tcPr>
                  <w:p w14:paraId="056EFA1B" w14:textId="77777777" w:rsidR="00DE66A8" w:rsidRDefault="00DE66A8">
                    <w:pPr>
                      <w:pStyle w:val="Bibliography"/>
                      <w:rPr>
                        <w:rFonts w:eastAsiaTheme="minorEastAsia"/>
                        <w:noProof/>
                        <w:lang w:val="en-US"/>
                      </w:rPr>
                    </w:pPr>
                    <w:r>
                      <w:rPr>
                        <w:noProof/>
                        <w:lang w:val="en-US"/>
                      </w:rPr>
                      <w:t>Rasmussen Simulation Technologies Limited, "AVDS - Aviator Visual Design Simulator," 2011. [Online]. Available: http://www.rassimtech.com/index.php?option=com_content&amp;view=article&amp;id=2&amp;Itemid=3. [Accessed 1 Septiembre 2011].</w:t>
                    </w:r>
                  </w:p>
                </w:tc>
              </w:tr>
              <w:tr w:rsidR="00DE66A8" w:rsidRPr="0071153F" w14:paraId="73576B0E" w14:textId="77777777" w:rsidTr="004A4A9B">
                <w:trPr>
                  <w:tblCellSpacing w:w="15" w:type="dxa"/>
                </w:trPr>
                <w:tc>
                  <w:tcPr>
                    <w:tcW w:w="291" w:type="pct"/>
                    <w:hideMark/>
                  </w:tcPr>
                  <w:p w14:paraId="262CE454" w14:textId="77777777" w:rsidR="00DE66A8" w:rsidRDefault="00DE66A8">
                    <w:pPr>
                      <w:pStyle w:val="Bibliography"/>
                      <w:rPr>
                        <w:rFonts w:eastAsiaTheme="minorEastAsia"/>
                        <w:noProof/>
                        <w:lang w:val="en-US"/>
                      </w:rPr>
                    </w:pPr>
                    <w:r>
                      <w:rPr>
                        <w:noProof/>
                        <w:lang w:val="en-US"/>
                      </w:rPr>
                      <w:t xml:space="preserve">[46] </w:t>
                    </w:r>
                  </w:p>
                </w:tc>
                <w:tc>
                  <w:tcPr>
                    <w:tcW w:w="4662" w:type="pct"/>
                    <w:hideMark/>
                  </w:tcPr>
                  <w:p w14:paraId="23404302" w14:textId="77777777" w:rsidR="00DE66A8" w:rsidRDefault="00DE66A8">
                    <w:pPr>
                      <w:pStyle w:val="Bibliography"/>
                      <w:rPr>
                        <w:rFonts w:eastAsiaTheme="minorEastAsia"/>
                        <w:noProof/>
                        <w:lang w:val="en-US"/>
                      </w:rPr>
                    </w:pPr>
                    <w:r>
                      <w:rPr>
                        <w:noProof/>
                        <w:lang w:val="en-US"/>
                      </w:rPr>
                      <w:t xml:space="preserve">J. Rolfe and K. Staples, Eds., Flight simulation, Cambridge University Press, 1988. </w:t>
                    </w:r>
                  </w:p>
                </w:tc>
              </w:tr>
              <w:tr w:rsidR="00DE66A8" w:rsidRPr="0071153F" w14:paraId="0CE0754C" w14:textId="77777777" w:rsidTr="004A4A9B">
                <w:trPr>
                  <w:tblCellSpacing w:w="15" w:type="dxa"/>
                </w:trPr>
                <w:tc>
                  <w:tcPr>
                    <w:tcW w:w="291" w:type="pct"/>
                    <w:hideMark/>
                  </w:tcPr>
                  <w:p w14:paraId="7BB2F54A" w14:textId="77777777" w:rsidR="00DE66A8" w:rsidRDefault="00DE66A8">
                    <w:pPr>
                      <w:pStyle w:val="Bibliography"/>
                      <w:rPr>
                        <w:rFonts w:eastAsiaTheme="minorEastAsia"/>
                        <w:noProof/>
                        <w:lang w:val="en-US"/>
                      </w:rPr>
                    </w:pPr>
                    <w:r>
                      <w:rPr>
                        <w:noProof/>
                        <w:lang w:val="en-US"/>
                      </w:rPr>
                      <w:t xml:space="preserve">[47] </w:t>
                    </w:r>
                  </w:p>
                </w:tc>
                <w:tc>
                  <w:tcPr>
                    <w:tcW w:w="4662" w:type="pct"/>
                    <w:hideMark/>
                  </w:tcPr>
                  <w:p w14:paraId="1B7905CE" w14:textId="77777777" w:rsidR="00DE66A8" w:rsidRDefault="00DE66A8">
                    <w:pPr>
                      <w:pStyle w:val="Bibliography"/>
                      <w:rPr>
                        <w:rFonts w:eastAsiaTheme="minorEastAsia"/>
                        <w:noProof/>
                        <w:lang w:val="en-US"/>
                      </w:rPr>
                    </w:pPr>
                    <w:r>
                      <w:rPr>
                        <w:noProof/>
                        <w:lang w:val="en-US"/>
                      </w:rPr>
                      <w:t>P. Ehlert and L. Rothkrantz, "The Intelligent Cockpit Environment Project," 2003.</w:t>
                    </w:r>
                  </w:p>
                </w:tc>
              </w:tr>
              <w:tr w:rsidR="00DE66A8" w:rsidRPr="0071153F" w14:paraId="16A0DCD4" w14:textId="77777777" w:rsidTr="004A4A9B">
                <w:trPr>
                  <w:tblCellSpacing w:w="15" w:type="dxa"/>
                </w:trPr>
                <w:tc>
                  <w:tcPr>
                    <w:tcW w:w="291" w:type="pct"/>
                    <w:hideMark/>
                  </w:tcPr>
                  <w:p w14:paraId="1A00A6B3" w14:textId="77777777" w:rsidR="00DE66A8" w:rsidRDefault="00DE66A8">
                    <w:pPr>
                      <w:pStyle w:val="Bibliography"/>
                      <w:rPr>
                        <w:rFonts w:eastAsiaTheme="minorEastAsia"/>
                        <w:noProof/>
                        <w:lang w:val="en-US"/>
                      </w:rPr>
                    </w:pPr>
                    <w:r>
                      <w:rPr>
                        <w:noProof/>
                        <w:lang w:val="en-US"/>
                      </w:rPr>
                      <w:t xml:space="preserve">[48] </w:t>
                    </w:r>
                  </w:p>
                </w:tc>
                <w:tc>
                  <w:tcPr>
                    <w:tcW w:w="4662" w:type="pct"/>
                    <w:hideMark/>
                  </w:tcPr>
                  <w:p w14:paraId="2607DC73" w14:textId="77777777" w:rsidR="00DE66A8" w:rsidRDefault="00DE66A8">
                    <w:pPr>
                      <w:pStyle w:val="Bibliography"/>
                      <w:rPr>
                        <w:rFonts w:eastAsiaTheme="minorEastAsia"/>
                        <w:noProof/>
                        <w:lang w:val="en-US"/>
                      </w:rPr>
                    </w:pPr>
                    <w:r>
                      <w:rPr>
                        <w:noProof/>
                        <w:lang w:val="en-US"/>
                      </w:rPr>
                      <w:t xml:space="preserve">E. Geneste and D. Barnes, "Aerobot airdata measurement for planetary exploration," in </w:t>
                    </w:r>
                    <w:r>
                      <w:rPr>
                        <w:i/>
                        <w:iCs/>
                        <w:noProof/>
                        <w:lang w:val="en-US"/>
                      </w:rPr>
                      <w:t>3rd British Conference on Autonomous Mobile Robots and Autonomous Systems - Towards Intelligent Mobile Robots (TIMR 01)</w:t>
                    </w:r>
                    <w:r>
                      <w:rPr>
                        <w:noProof/>
                        <w:lang w:val="en-US"/>
                      </w:rPr>
                      <w:t xml:space="preserve">, Manchester, UK, 2001. </w:t>
                    </w:r>
                  </w:p>
                </w:tc>
              </w:tr>
              <w:tr w:rsidR="00DE66A8" w14:paraId="7A71E020" w14:textId="77777777" w:rsidTr="004A4A9B">
                <w:trPr>
                  <w:tblCellSpacing w:w="15" w:type="dxa"/>
                </w:trPr>
                <w:tc>
                  <w:tcPr>
                    <w:tcW w:w="291" w:type="pct"/>
                    <w:hideMark/>
                  </w:tcPr>
                  <w:p w14:paraId="34447B92" w14:textId="77777777" w:rsidR="00DE66A8" w:rsidRDefault="00DE66A8">
                    <w:pPr>
                      <w:pStyle w:val="Bibliography"/>
                      <w:rPr>
                        <w:rFonts w:eastAsiaTheme="minorEastAsia"/>
                        <w:noProof/>
                        <w:lang w:val="en-US"/>
                      </w:rPr>
                    </w:pPr>
                    <w:r>
                      <w:rPr>
                        <w:noProof/>
                        <w:lang w:val="en-US"/>
                      </w:rPr>
                      <w:t xml:space="preserve">[49] </w:t>
                    </w:r>
                  </w:p>
                </w:tc>
                <w:tc>
                  <w:tcPr>
                    <w:tcW w:w="4662" w:type="pct"/>
                    <w:hideMark/>
                  </w:tcPr>
                  <w:p w14:paraId="42455F9D" w14:textId="77777777" w:rsidR="00DE66A8" w:rsidRDefault="00DE66A8">
                    <w:pPr>
                      <w:pStyle w:val="Bibliography"/>
                      <w:rPr>
                        <w:rFonts w:eastAsiaTheme="minorEastAsia"/>
                        <w:noProof/>
                        <w:lang w:val="en-US"/>
                      </w:rPr>
                    </w:pPr>
                    <w:r>
                      <w:rPr>
                        <w:noProof/>
                        <w:lang w:val="en-US"/>
                      </w:rPr>
                      <w:t>OpenEaagles, "Projects &amp; Applications," [Online]. Available: http://www.openeaagles.org/wiki/doku.php?id=projects:projects. [Accessed 1 September 2011].</w:t>
                    </w:r>
                  </w:p>
                </w:tc>
              </w:tr>
              <w:tr w:rsidR="00DE66A8" w14:paraId="612604E9" w14:textId="77777777" w:rsidTr="004A4A9B">
                <w:trPr>
                  <w:tblCellSpacing w:w="15" w:type="dxa"/>
                </w:trPr>
                <w:tc>
                  <w:tcPr>
                    <w:tcW w:w="291" w:type="pct"/>
                    <w:hideMark/>
                  </w:tcPr>
                  <w:p w14:paraId="7DB02082" w14:textId="77777777" w:rsidR="00DE66A8" w:rsidRDefault="00DE66A8">
                    <w:pPr>
                      <w:pStyle w:val="Bibliography"/>
                      <w:rPr>
                        <w:rFonts w:eastAsiaTheme="minorEastAsia"/>
                        <w:noProof/>
                        <w:lang w:val="en-US"/>
                      </w:rPr>
                    </w:pPr>
                    <w:r>
                      <w:rPr>
                        <w:noProof/>
                        <w:lang w:val="en-US"/>
                      </w:rPr>
                      <w:t xml:space="preserve">[50] </w:t>
                    </w:r>
                  </w:p>
                </w:tc>
                <w:tc>
                  <w:tcPr>
                    <w:tcW w:w="4662" w:type="pct"/>
                    <w:hideMark/>
                  </w:tcPr>
                  <w:p w14:paraId="68DC2937" w14:textId="77777777" w:rsidR="00DE66A8" w:rsidRDefault="00DE66A8">
                    <w:pPr>
                      <w:pStyle w:val="Bibliography"/>
                      <w:rPr>
                        <w:rFonts w:eastAsiaTheme="minorEastAsia"/>
                        <w:noProof/>
                        <w:lang w:val="en-US"/>
                      </w:rPr>
                    </w:pPr>
                    <w:r>
                      <w:rPr>
                        <w:noProof/>
                        <w:lang w:val="en-US"/>
                      </w:rPr>
                      <w:t>MathWorks, "Simulink," 2011. [Online]. Available: http://www.mathworks.com/products/simulink/. [Accessed 1 Septiembre 2011].</w:t>
                    </w:r>
                  </w:p>
                </w:tc>
              </w:tr>
              <w:tr w:rsidR="00DE66A8" w:rsidRPr="0071153F" w14:paraId="06B7119B" w14:textId="77777777" w:rsidTr="004A4A9B">
                <w:trPr>
                  <w:tblCellSpacing w:w="15" w:type="dxa"/>
                </w:trPr>
                <w:tc>
                  <w:tcPr>
                    <w:tcW w:w="291" w:type="pct"/>
                    <w:hideMark/>
                  </w:tcPr>
                  <w:p w14:paraId="0A9747FF" w14:textId="77777777" w:rsidR="00DE66A8" w:rsidRDefault="00DE66A8">
                    <w:pPr>
                      <w:pStyle w:val="Bibliography"/>
                      <w:rPr>
                        <w:rFonts w:eastAsiaTheme="minorEastAsia"/>
                        <w:noProof/>
                        <w:lang w:val="en-US"/>
                      </w:rPr>
                    </w:pPr>
                    <w:r>
                      <w:rPr>
                        <w:noProof/>
                        <w:lang w:val="en-US"/>
                      </w:rPr>
                      <w:t xml:space="preserve">[51] </w:t>
                    </w:r>
                  </w:p>
                </w:tc>
                <w:tc>
                  <w:tcPr>
                    <w:tcW w:w="4662" w:type="pct"/>
                    <w:hideMark/>
                  </w:tcPr>
                  <w:p w14:paraId="68B1C3F2" w14:textId="77777777" w:rsidR="00DE66A8" w:rsidRDefault="00DE66A8">
                    <w:pPr>
                      <w:pStyle w:val="Bibliography"/>
                      <w:rPr>
                        <w:rFonts w:eastAsiaTheme="minorEastAsia"/>
                        <w:noProof/>
                        <w:lang w:val="en-US"/>
                      </w:rPr>
                    </w:pPr>
                    <w:r>
                      <w:rPr>
                        <w:noProof/>
                        <w:lang w:val="en-US"/>
                      </w:rPr>
                      <w:t xml:space="preserve">A. Agogino and K. Tumer, "Distributed agent-based air traffic flow management," in </w:t>
                    </w:r>
                    <w:r>
                      <w:rPr>
                        <w:i/>
                        <w:iCs/>
                        <w:noProof/>
                        <w:lang w:val="en-US"/>
                      </w:rPr>
                      <w:t>Sixth International Joint Conference on Autonomous Agents and Multi-Agent Systems</w:t>
                    </w:r>
                    <w:r>
                      <w:rPr>
                        <w:noProof/>
                        <w:lang w:val="en-US"/>
                      </w:rPr>
                      <w:t xml:space="preserve">, Honolulu, Hawaii, May, 2007. </w:t>
                    </w:r>
                  </w:p>
                </w:tc>
              </w:tr>
              <w:tr w:rsidR="00DE66A8" w:rsidRPr="0071153F" w14:paraId="23CE6970" w14:textId="77777777" w:rsidTr="004A4A9B">
                <w:trPr>
                  <w:tblCellSpacing w:w="15" w:type="dxa"/>
                </w:trPr>
                <w:tc>
                  <w:tcPr>
                    <w:tcW w:w="291" w:type="pct"/>
                    <w:hideMark/>
                  </w:tcPr>
                  <w:p w14:paraId="382B0FFF" w14:textId="77777777" w:rsidR="00DE66A8" w:rsidRDefault="00DE66A8">
                    <w:pPr>
                      <w:pStyle w:val="Bibliography"/>
                      <w:rPr>
                        <w:rFonts w:eastAsiaTheme="minorEastAsia"/>
                        <w:noProof/>
                        <w:lang w:val="en-US"/>
                      </w:rPr>
                    </w:pPr>
                    <w:r>
                      <w:rPr>
                        <w:noProof/>
                        <w:lang w:val="en-US"/>
                      </w:rPr>
                      <w:t xml:space="preserve">[52] </w:t>
                    </w:r>
                  </w:p>
                </w:tc>
                <w:tc>
                  <w:tcPr>
                    <w:tcW w:w="4662" w:type="pct"/>
                    <w:hideMark/>
                  </w:tcPr>
                  <w:p w14:paraId="67117550" w14:textId="77777777" w:rsidR="00DE66A8" w:rsidRDefault="00DE66A8">
                    <w:pPr>
                      <w:pStyle w:val="Bibliography"/>
                      <w:rPr>
                        <w:rFonts w:eastAsiaTheme="minorEastAsia"/>
                        <w:noProof/>
                        <w:lang w:val="en-US"/>
                      </w:rPr>
                    </w:pPr>
                    <w:r>
                      <w:rPr>
                        <w:noProof/>
                        <w:lang w:val="en-US"/>
                      </w:rPr>
                      <w:t xml:space="preserve">D. Sweet, V. Manikonda, J. Aronson, K. Roth and M. Blake, "Fast-Time Simulation System for Analysis of Advanced Air Transportation Concepts," in </w:t>
                    </w:r>
                    <w:r>
                      <w:rPr>
                        <w:i/>
                        <w:iCs/>
                        <w:noProof/>
                        <w:lang w:val="en-US"/>
                      </w:rPr>
                      <w:t>American Institute of Aeronautics and Astronautics (AIAA) Modeling and Simulation Technologies Conference and Exhibit</w:t>
                    </w:r>
                    <w:r>
                      <w:rPr>
                        <w:noProof/>
                        <w:lang w:val="en-US"/>
                      </w:rPr>
                      <w:t xml:space="preserve">, Monterey, California, 2002. </w:t>
                    </w:r>
                  </w:p>
                </w:tc>
              </w:tr>
              <w:tr w:rsidR="00DE66A8" w:rsidRPr="0071153F" w14:paraId="0907BA90" w14:textId="77777777" w:rsidTr="004A4A9B">
                <w:trPr>
                  <w:tblCellSpacing w:w="15" w:type="dxa"/>
                </w:trPr>
                <w:tc>
                  <w:tcPr>
                    <w:tcW w:w="291" w:type="pct"/>
                    <w:hideMark/>
                  </w:tcPr>
                  <w:p w14:paraId="40AFAC54" w14:textId="77777777" w:rsidR="00DE66A8" w:rsidRDefault="00DE66A8">
                    <w:pPr>
                      <w:pStyle w:val="Bibliography"/>
                      <w:rPr>
                        <w:rFonts w:eastAsiaTheme="minorEastAsia"/>
                        <w:noProof/>
                        <w:lang w:val="en-US"/>
                      </w:rPr>
                    </w:pPr>
                    <w:r>
                      <w:rPr>
                        <w:noProof/>
                        <w:lang w:val="en-US"/>
                      </w:rPr>
                      <w:t xml:space="preserve">[53] </w:t>
                    </w:r>
                  </w:p>
                </w:tc>
                <w:tc>
                  <w:tcPr>
                    <w:tcW w:w="4662" w:type="pct"/>
                    <w:hideMark/>
                  </w:tcPr>
                  <w:p w14:paraId="2E72E6A9" w14:textId="77777777" w:rsidR="00DE66A8" w:rsidRDefault="00DE66A8">
                    <w:pPr>
                      <w:pStyle w:val="Bibliography"/>
                      <w:rPr>
                        <w:rFonts w:eastAsiaTheme="minorEastAsia"/>
                        <w:noProof/>
                        <w:lang w:val="en-US"/>
                      </w:rPr>
                    </w:pPr>
                    <w:r>
                      <w:rPr>
                        <w:noProof/>
                        <w:lang w:val="en-US"/>
                      </w:rPr>
                      <w:t xml:space="preserve">M. Tambe, "Agent Architectures for Flexible, Practical Teamwork," in </w:t>
                    </w:r>
                    <w:r>
                      <w:rPr>
                        <w:i/>
                        <w:iCs/>
                        <w:noProof/>
                        <w:lang w:val="en-US"/>
                      </w:rPr>
                      <w:t>14th National Conference on Artificial Intelligence (AAAI 1997) and 9th Conference on Innovative Applications of Artificial Intelligence (IAAI 1997)</w:t>
                    </w:r>
                    <w:r>
                      <w:rPr>
                        <w:noProof/>
                        <w:lang w:val="en-US"/>
                      </w:rPr>
                      <w:t xml:space="preserve">, Providence, Rhode Island, July, 1997. </w:t>
                    </w:r>
                  </w:p>
                </w:tc>
              </w:tr>
              <w:tr w:rsidR="00DE66A8" w:rsidRPr="0071153F" w14:paraId="125FF1F3" w14:textId="77777777" w:rsidTr="004A4A9B">
                <w:trPr>
                  <w:tblCellSpacing w:w="15" w:type="dxa"/>
                </w:trPr>
                <w:tc>
                  <w:tcPr>
                    <w:tcW w:w="291" w:type="pct"/>
                    <w:hideMark/>
                  </w:tcPr>
                  <w:p w14:paraId="088CDFA3" w14:textId="77777777" w:rsidR="00DE66A8" w:rsidRDefault="00DE66A8">
                    <w:pPr>
                      <w:pStyle w:val="Bibliography"/>
                      <w:rPr>
                        <w:rFonts w:eastAsiaTheme="minorEastAsia"/>
                        <w:noProof/>
                        <w:lang w:val="en-US"/>
                      </w:rPr>
                    </w:pPr>
                    <w:r>
                      <w:rPr>
                        <w:noProof/>
                        <w:lang w:val="en-US"/>
                      </w:rPr>
                      <w:t xml:space="preserve">[54] </w:t>
                    </w:r>
                  </w:p>
                </w:tc>
                <w:tc>
                  <w:tcPr>
                    <w:tcW w:w="4662" w:type="pct"/>
                    <w:hideMark/>
                  </w:tcPr>
                  <w:p w14:paraId="1F6C21F8" w14:textId="77777777" w:rsidR="00DE66A8" w:rsidRDefault="00DE66A8">
                    <w:pPr>
                      <w:pStyle w:val="Bibliography"/>
                      <w:rPr>
                        <w:rFonts w:eastAsiaTheme="minorEastAsia"/>
                        <w:noProof/>
                        <w:lang w:val="en-US"/>
                      </w:rPr>
                    </w:pPr>
                    <w:r>
                      <w:rPr>
                        <w:noProof/>
                        <w:lang w:val="en-US"/>
                      </w:rPr>
                      <w:t xml:space="preserve">S. Wolfe, M. Sierhuis and P. Jarvis, "To BDI, or Not to BDI: Design Choices in an Agent-Based Traffic Flow Management Simulation," in </w:t>
                    </w:r>
                    <w:r>
                      <w:rPr>
                        <w:i/>
                        <w:iCs/>
                        <w:noProof/>
                        <w:lang w:val="en-US"/>
                      </w:rPr>
                      <w:t>2008 Spring Simulation Multiconference (SpringSim 2008)</w:t>
                    </w:r>
                    <w:r>
                      <w:rPr>
                        <w:noProof/>
                        <w:lang w:val="en-US"/>
                      </w:rPr>
                      <w:t xml:space="preserve">, San Diego, CA, USA, 2008. </w:t>
                    </w:r>
                  </w:p>
                </w:tc>
              </w:tr>
              <w:tr w:rsidR="00DE66A8" w14:paraId="18264FB8" w14:textId="77777777" w:rsidTr="004A4A9B">
                <w:trPr>
                  <w:tblCellSpacing w:w="15" w:type="dxa"/>
                </w:trPr>
                <w:tc>
                  <w:tcPr>
                    <w:tcW w:w="291" w:type="pct"/>
                    <w:hideMark/>
                  </w:tcPr>
                  <w:p w14:paraId="05D1BC5D" w14:textId="77777777" w:rsidR="00DE66A8" w:rsidRDefault="00DE66A8">
                    <w:pPr>
                      <w:pStyle w:val="Bibliography"/>
                      <w:rPr>
                        <w:rFonts w:eastAsiaTheme="minorEastAsia"/>
                        <w:noProof/>
                        <w:lang w:val="en-US"/>
                      </w:rPr>
                    </w:pPr>
                    <w:r>
                      <w:rPr>
                        <w:noProof/>
                        <w:lang w:val="en-US"/>
                      </w:rPr>
                      <w:t xml:space="preserve">[55] </w:t>
                    </w:r>
                  </w:p>
                </w:tc>
                <w:tc>
                  <w:tcPr>
                    <w:tcW w:w="4662" w:type="pct"/>
                    <w:hideMark/>
                  </w:tcPr>
                  <w:p w14:paraId="5A340164" w14:textId="77777777" w:rsidR="00DE66A8" w:rsidRDefault="00DE66A8">
                    <w:pPr>
                      <w:pStyle w:val="Bibliography"/>
                      <w:rPr>
                        <w:rFonts w:eastAsiaTheme="minorEastAsia"/>
                        <w:noProof/>
                        <w:lang w:val="en-US"/>
                      </w:rPr>
                    </w:pPr>
                    <w:r>
                      <w:rPr>
                        <w:noProof/>
                        <w:lang w:val="en-US"/>
                      </w:rPr>
                      <w:t>Flight Explorer Inc., "Flight Explorer," [Online]. Available: http://www.flightexplorer.com/. [Accessed 1 September 2011].</w:t>
                    </w:r>
                  </w:p>
                </w:tc>
              </w:tr>
              <w:tr w:rsidR="00DE66A8" w:rsidRPr="0071153F" w14:paraId="3FEA30B2" w14:textId="77777777" w:rsidTr="004A4A9B">
                <w:trPr>
                  <w:tblCellSpacing w:w="15" w:type="dxa"/>
                </w:trPr>
                <w:tc>
                  <w:tcPr>
                    <w:tcW w:w="291" w:type="pct"/>
                    <w:hideMark/>
                  </w:tcPr>
                  <w:p w14:paraId="10CCF906" w14:textId="77777777" w:rsidR="00DE66A8" w:rsidRDefault="00DE66A8">
                    <w:pPr>
                      <w:pStyle w:val="Bibliography"/>
                      <w:rPr>
                        <w:rFonts w:eastAsiaTheme="minorEastAsia"/>
                        <w:noProof/>
                        <w:lang w:val="en-US"/>
                      </w:rPr>
                    </w:pPr>
                    <w:r>
                      <w:rPr>
                        <w:noProof/>
                        <w:lang w:val="en-US"/>
                      </w:rPr>
                      <w:t xml:space="preserve">[56] </w:t>
                    </w:r>
                  </w:p>
                </w:tc>
                <w:tc>
                  <w:tcPr>
                    <w:tcW w:w="4662" w:type="pct"/>
                    <w:hideMark/>
                  </w:tcPr>
                  <w:p w14:paraId="227A10FB" w14:textId="77777777" w:rsidR="00DE66A8" w:rsidRDefault="00DE66A8">
                    <w:pPr>
                      <w:pStyle w:val="Bibliography"/>
                      <w:rPr>
                        <w:rFonts w:eastAsiaTheme="minorEastAsia"/>
                        <w:noProof/>
                        <w:lang w:val="en-US"/>
                      </w:rPr>
                    </w:pPr>
                    <w:r>
                      <w:rPr>
                        <w:noProof/>
                        <w:lang w:val="en-US"/>
                      </w:rPr>
                      <w:t xml:space="preserve">N. Huff, A. Kamel and K. Nygard, "An Agent Based Framework for Modeling UAVs," in </w:t>
                    </w:r>
                    <w:r>
                      <w:rPr>
                        <w:i/>
                        <w:iCs/>
                        <w:noProof/>
                        <w:lang w:val="en-US"/>
                      </w:rPr>
                      <w:t>The 16th International Conference on Computer Applications in Industry and Engineering (CAINE03)</w:t>
                    </w:r>
                    <w:r>
                      <w:rPr>
                        <w:noProof/>
                        <w:lang w:val="en-US"/>
                      </w:rPr>
                      <w:t xml:space="preserve">, 2003. </w:t>
                    </w:r>
                  </w:p>
                </w:tc>
              </w:tr>
              <w:tr w:rsidR="00DE66A8" w:rsidRPr="0071153F" w14:paraId="1859F24C" w14:textId="77777777" w:rsidTr="004A4A9B">
                <w:trPr>
                  <w:tblCellSpacing w:w="15" w:type="dxa"/>
                </w:trPr>
                <w:tc>
                  <w:tcPr>
                    <w:tcW w:w="291" w:type="pct"/>
                    <w:hideMark/>
                  </w:tcPr>
                  <w:p w14:paraId="165AE965" w14:textId="77777777" w:rsidR="00DE66A8" w:rsidRDefault="00DE66A8">
                    <w:pPr>
                      <w:pStyle w:val="Bibliography"/>
                      <w:rPr>
                        <w:rFonts w:eastAsiaTheme="minorEastAsia"/>
                        <w:noProof/>
                        <w:lang w:val="en-US"/>
                      </w:rPr>
                    </w:pPr>
                    <w:r>
                      <w:rPr>
                        <w:noProof/>
                        <w:lang w:val="en-US"/>
                      </w:rPr>
                      <w:t xml:space="preserve">[57] </w:t>
                    </w:r>
                  </w:p>
                </w:tc>
                <w:tc>
                  <w:tcPr>
                    <w:tcW w:w="4662" w:type="pct"/>
                    <w:hideMark/>
                  </w:tcPr>
                  <w:p w14:paraId="38B87B2B" w14:textId="77777777" w:rsidR="00DE66A8" w:rsidRDefault="00DE66A8">
                    <w:pPr>
                      <w:pStyle w:val="Bibliography"/>
                      <w:rPr>
                        <w:rFonts w:eastAsiaTheme="minorEastAsia"/>
                        <w:noProof/>
                        <w:lang w:val="en-US"/>
                      </w:rPr>
                    </w:pPr>
                    <w:r>
                      <w:rPr>
                        <w:noProof/>
                        <w:lang w:val="en-US"/>
                      </w:rPr>
                      <w:t xml:space="preserve">A. Rao and M. P. Georgeff, "BDI-agents: From Theory to Practice," in </w:t>
                    </w:r>
                    <w:r>
                      <w:rPr>
                        <w:i/>
                        <w:iCs/>
                        <w:noProof/>
                        <w:lang w:val="en-US"/>
                      </w:rPr>
                      <w:t>Proceedings of the First International Conference on Multiagent Systems</w:t>
                    </w:r>
                    <w:r>
                      <w:rPr>
                        <w:noProof/>
                        <w:lang w:val="en-US"/>
                      </w:rPr>
                      <w:t xml:space="preserve">, San Francisco, 1995. </w:t>
                    </w:r>
                  </w:p>
                </w:tc>
              </w:tr>
              <w:tr w:rsidR="00DE66A8" w:rsidRPr="0071153F" w14:paraId="2B5F29CE" w14:textId="77777777" w:rsidTr="004A4A9B">
                <w:trPr>
                  <w:tblCellSpacing w:w="15" w:type="dxa"/>
                </w:trPr>
                <w:tc>
                  <w:tcPr>
                    <w:tcW w:w="291" w:type="pct"/>
                    <w:hideMark/>
                  </w:tcPr>
                  <w:p w14:paraId="4DB100A3" w14:textId="77777777" w:rsidR="00DE66A8" w:rsidRDefault="00DE66A8">
                    <w:pPr>
                      <w:pStyle w:val="Bibliography"/>
                      <w:rPr>
                        <w:rFonts w:eastAsiaTheme="minorEastAsia"/>
                        <w:noProof/>
                        <w:lang w:val="en-US"/>
                      </w:rPr>
                    </w:pPr>
                    <w:r>
                      <w:rPr>
                        <w:noProof/>
                        <w:lang w:val="en-US"/>
                      </w:rPr>
                      <w:t xml:space="preserve">[58] </w:t>
                    </w:r>
                  </w:p>
                </w:tc>
                <w:tc>
                  <w:tcPr>
                    <w:tcW w:w="4662" w:type="pct"/>
                    <w:hideMark/>
                  </w:tcPr>
                  <w:p w14:paraId="1A723B71" w14:textId="77777777" w:rsidR="00DE66A8" w:rsidRDefault="00DE66A8">
                    <w:pPr>
                      <w:pStyle w:val="Bibliography"/>
                      <w:rPr>
                        <w:rFonts w:eastAsiaTheme="minorEastAsia"/>
                        <w:noProof/>
                        <w:lang w:val="en-US"/>
                      </w:rPr>
                    </w:pPr>
                    <w:r>
                      <w:rPr>
                        <w:noProof/>
                        <w:lang w:val="en-US"/>
                      </w:rPr>
                      <w:t xml:space="preserve">J. Duncan and L. Feterle, "The use of personal computer-based aviation training devices to teach aircrew decision-making, teamwork, and resource management," in </w:t>
                    </w:r>
                    <w:r>
                      <w:rPr>
                        <w:i/>
                        <w:iCs/>
                        <w:noProof/>
                        <w:lang w:val="en-US"/>
                      </w:rPr>
                      <w:t>Proceedings of IEEE 2000 National Aerospace and Electronics Conference</w:t>
                    </w:r>
                    <w:r>
                      <w:rPr>
                        <w:noProof/>
                        <w:lang w:val="en-US"/>
                      </w:rPr>
                      <w:t xml:space="preserve">, Dayton, OH, 2000. </w:t>
                    </w:r>
                  </w:p>
                </w:tc>
              </w:tr>
              <w:tr w:rsidR="00DE66A8" w:rsidRPr="0071153F" w14:paraId="67948D02" w14:textId="77777777" w:rsidTr="004A4A9B">
                <w:trPr>
                  <w:tblCellSpacing w:w="15" w:type="dxa"/>
                </w:trPr>
                <w:tc>
                  <w:tcPr>
                    <w:tcW w:w="291" w:type="pct"/>
                    <w:hideMark/>
                  </w:tcPr>
                  <w:p w14:paraId="7CD38FCF" w14:textId="77777777" w:rsidR="00DE66A8" w:rsidRDefault="00DE66A8">
                    <w:pPr>
                      <w:pStyle w:val="Bibliography"/>
                      <w:rPr>
                        <w:rFonts w:eastAsiaTheme="minorEastAsia"/>
                        <w:noProof/>
                        <w:lang w:val="en-US"/>
                      </w:rPr>
                    </w:pPr>
                    <w:r>
                      <w:rPr>
                        <w:noProof/>
                        <w:lang w:val="en-US"/>
                      </w:rPr>
                      <w:t xml:space="preserve">[59] </w:t>
                    </w:r>
                  </w:p>
                </w:tc>
                <w:tc>
                  <w:tcPr>
                    <w:tcW w:w="4662" w:type="pct"/>
                    <w:hideMark/>
                  </w:tcPr>
                  <w:p w14:paraId="5B40FF72" w14:textId="77777777" w:rsidR="00DE66A8" w:rsidRDefault="00DE66A8">
                    <w:pPr>
                      <w:pStyle w:val="Bibliography"/>
                      <w:rPr>
                        <w:rFonts w:eastAsiaTheme="minorEastAsia"/>
                        <w:noProof/>
                        <w:lang w:val="en-US"/>
                      </w:rPr>
                    </w:pPr>
                    <w:r>
                      <w:rPr>
                        <w:noProof/>
                        <w:lang w:val="en-US"/>
                      </w:rPr>
                      <w:t xml:space="preserve">A. Goktogan, E. Nettleton, M. Ridley and S. Sukkarieh, "Real Time Multi-UAV Simulator," in </w:t>
                    </w:r>
                    <w:r>
                      <w:rPr>
                        <w:i/>
                        <w:iCs/>
                        <w:noProof/>
                        <w:lang w:val="en-US"/>
                      </w:rPr>
                      <w:t>IEEE International Conference on Robotics &amp; Automation, Taipe</w:t>
                    </w:r>
                    <w:r>
                      <w:rPr>
                        <w:noProof/>
                        <w:lang w:val="en-US"/>
                      </w:rPr>
                      <w:t xml:space="preserve">, Taiwan,, 2003. </w:t>
                    </w:r>
                  </w:p>
                </w:tc>
              </w:tr>
              <w:tr w:rsidR="00DE66A8" w:rsidRPr="0071153F" w14:paraId="1F0BF0AE" w14:textId="77777777" w:rsidTr="004A4A9B">
                <w:trPr>
                  <w:tblCellSpacing w:w="15" w:type="dxa"/>
                </w:trPr>
                <w:tc>
                  <w:tcPr>
                    <w:tcW w:w="291" w:type="pct"/>
                    <w:hideMark/>
                  </w:tcPr>
                  <w:p w14:paraId="48F26256" w14:textId="77777777" w:rsidR="00DE66A8" w:rsidRDefault="00DE66A8">
                    <w:pPr>
                      <w:pStyle w:val="Bibliography"/>
                      <w:rPr>
                        <w:rFonts w:eastAsiaTheme="minorEastAsia"/>
                        <w:noProof/>
                        <w:lang w:val="en-US"/>
                      </w:rPr>
                    </w:pPr>
                    <w:r>
                      <w:rPr>
                        <w:noProof/>
                        <w:lang w:val="en-US"/>
                      </w:rPr>
                      <w:t xml:space="preserve">[60] </w:t>
                    </w:r>
                  </w:p>
                </w:tc>
                <w:tc>
                  <w:tcPr>
                    <w:tcW w:w="4662" w:type="pct"/>
                    <w:hideMark/>
                  </w:tcPr>
                  <w:p w14:paraId="15B36A91" w14:textId="77777777" w:rsidR="00DE66A8" w:rsidRDefault="00DE66A8">
                    <w:pPr>
                      <w:pStyle w:val="Bibliography"/>
                      <w:rPr>
                        <w:rFonts w:eastAsiaTheme="minorEastAsia"/>
                        <w:noProof/>
                        <w:lang w:val="en-US"/>
                      </w:rPr>
                    </w:pPr>
                    <w:r>
                      <w:rPr>
                        <w:noProof/>
                        <w:lang w:val="en-US"/>
                      </w:rPr>
                      <w:t xml:space="preserve">T. Cheviron, A. Chriette and F. Plestan, "Generic Nonlinear model of reduced scale UAV," in </w:t>
                    </w:r>
                    <w:r>
                      <w:rPr>
                        <w:i/>
                        <w:iCs/>
                        <w:noProof/>
                        <w:lang w:val="en-US"/>
                      </w:rPr>
                      <w:t>IEEE International Conference on Robotics &amp; Automation</w:t>
                    </w:r>
                    <w:r>
                      <w:rPr>
                        <w:noProof/>
                        <w:lang w:val="en-US"/>
                      </w:rPr>
                      <w:t xml:space="preserve">, Kobe, Japan, 2009. </w:t>
                    </w:r>
                  </w:p>
                </w:tc>
              </w:tr>
              <w:tr w:rsidR="00DE66A8" w:rsidRPr="0071153F" w14:paraId="204295C9" w14:textId="77777777" w:rsidTr="004A4A9B">
                <w:trPr>
                  <w:tblCellSpacing w:w="15" w:type="dxa"/>
                </w:trPr>
                <w:tc>
                  <w:tcPr>
                    <w:tcW w:w="291" w:type="pct"/>
                    <w:hideMark/>
                  </w:tcPr>
                  <w:p w14:paraId="281CF8F0" w14:textId="77777777" w:rsidR="00DE66A8" w:rsidRDefault="00DE66A8">
                    <w:pPr>
                      <w:pStyle w:val="Bibliography"/>
                      <w:rPr>
                        <w:rFonts w:eastAsiaTheme="minorEastAsia"/>
                        <w:noProof/>
                        <w:lang w:val="en-US"/>
                      </w:rPr>
                    </w:pPr>
                    <w:r>
                      <w:rPr>
                        <w:noProof/>
                        <w:lang w:val="en-US"/>
                      </w:rPr>
                      <w:t xml:space="preserve">[61] </w:t>
                    </w:r>
                  </w:p>
                </w:tc>
                <w:tc>
                  <w:tcPr>
                    <w:tcW w:w="4662" w:type="pct"/>
                    <w:hideMark/>
                  </w:tcPr>
                  <w:p w14:paraId="7A86CBBA" w14:textId="77777777" w:rsidR="00DE66A8" w:rsidRDefault="00DE66A8">
                    <w:pPr>
                      <w:pStyle w:val="Bibliography"/>
                      <w:rPr>
                        <w:rFonts w:eastAsiaTheme="minorEastAsia"/>
                        <w:noProof/>
                        <w:lang w:val="en-US"/>
                      </w:rPr>
                    </w:pPr>
                    <w:r>
                      <w:rPr>
                        <w:noProof/>
                        <w:lang w:val="en-US"/>
                      </w:rPr>
                      <w:t xml:space="preserve">R. Beard and T. McLain, "Multiple UAV cooperative search under collision avoidance and limited range communication constraints," in </w:t>
                    </w:r>
                    <w:r>
                      <w:rPr>
                        <w:i/>
                        <w:iCs/>
                        <w:noProof/>
                        <w:lang w:val="en-US"/>
                      </w:rPr>
                      <w:t>42nd IEEE Conference on Decision and Control</w:t>
                    </w:r>
                    <w:r>
                      <w:rPr>
                        <w:noProof/>
                        <w:lang w:val="en-US"/>
                      </w:rPr>
                      <w:t xml:space="preserve">, 2003. </w:t>
                    </w:r>
                  </w:p>
                </w:tc>
              </w:tr>
              <w:tr w:rsidR="00DE66A8" w:rsidRPr="0071153F" w14:paraId="0B37D708" w14:textId="77777777" w:rsidTr="004A4A9B">
                <w:trPr>
                  <w:tblCellSpacing w:w="15" w:type="dxa"/>
                </w:trPr>
                <w:tc>
                  <w:tcPr>
                    <w:tcW w:w="291" w:type="pct"/>
                    <w:hideMark/>
                  </w:tcPr>
                  <w:p w14:paraId="3578F332" w14:textId="77777777" w:rsidR="00DE66A8" w:rsidRDefault="00DE66A8">
                    <w:pPr>
                      <w:pStyle w:val="Bibliography"/>
                      <w:rPr>
                        <w:rFonts w:eastAsiaTheme="minorEastAsia"/>
                        <w:noProof/>
                        <w:lang w:val="en-US"/>
                      </w:rPr>
                    </w:pPr>
                    <w:r>
                      <w:rPr>
                        <w:noProof/>
                        <w:lang w:val="en-US"/>
                      </w:rPr>
                      <w:t xml:space="preserve">[62] </w:t>
                    </w:r>
                  </w:p>
                </w:tc>
                <w:tc>
                  <w:tcPr>
                    <w:tcW w:w="4662" w:type="pct"/>
                    <w:hideMark/>
                  </w:tcPr>
                  <w:p w14:paraId="7C16A153" w14:textId="77777777" w:rsidR="00DE66A8" w:rsidRDefault="00DE66A8">
                    <w:pPr>
                      <w:pStyle w:val="Bibliography"/>
                      <w:rPr>
                        <w:rFonts w:eastAsiaTheme="minorEastAsia"/>
                        <w:noProof/>
                        <w:lang w:val="en-US"/>
                      </w:rPr>
                    </w:pPr>
                    <w:r>
                      <w:rPr>
                        <w:noProof/>
                        <w:lang w:val="en-US"/>
                      </w:rPr>
                      <w:t>"Directory of Waypoints in Spain," [Online]. Available: http://www.fallingrain.com/world/SP/waypoints.html. [Accessed 1 September 2011].</w:t>
                    </w:r>
                  </w:p>
                </w:tc>
              </w:tr>
              <w:tr w:rsidR="00DE66A8" w14:paraId="3D2603D8" w14:textId="77777777" w:rsidTr="004A4A9B">
                <w:trPr>
                  <w:tblCellSpacing w:w="15" w:type="dxa"/>
                </w:trPr>
                <w:tc>
                  <w:tcPr>
                    <w:tcW w:w="291" w:type="pct"/>
                    <w:hideMark/>
                  </w:tcPr>
                  <w:p w14:paraId="7840F457" w14:textId="77777777" w:rsidR="00DE66A8" w:rsidRDefault="00DE66A8">
                    <w:pPr>
                      <w:pStyle w:val="Bibliography"/>
                      <w:rPr>
                        <w:rFonts w:eastAsiaTheme="minorEastAsia"/>
                        <w:noProof/>
                        <w:lang w:val="en-US"/>
                      </w:rPr>
                    </w:pPr>
                    <w:r>
                      <w:rPr>
                        <w:noProof/>
                        <w:lang w:val="en-US"/>
                      </w:rPr>
                      <w:lastRenderedPageBreak/>
                      <w:t xml:space="preserve">[63] </w:t>
                    </w:r>
                  </w:p>
                </w:tc>
                <w:tc>
                  <w:tcPr>
                    <w:tcW w:w="4662" w:type="pct"/>
                    <w:hideMark/>
                  </w:tcPr>
                  <w:p w14:paraId="6EEAB4C6" w14:textId="77777777" w:rsidR="00DE66A8" w:rsidRDefault="00DE66A8">
                    <w:pPr>
                      <w:pStyle w:val="Bibliography"/>
                      <w:rPr>
                        <w:rFonts w:eastAsiaTheme="minorEastAsia"/>
                        <w:noProof/>
                        <w:lang w:val="en-US"/>
                      </w:rPr>
                    </w:pPr>
                    <w:r>
                      <w:rPr>
                        <w:noProof/>
                        <w:lang w:val="en-US"/>
                      </w:rPr>
                      <w:t>"Dimensions &amp; key data for A-320," [Online]. Available: http://www.airbus.com/aircraftfamilies/passengeraircraft/a320family/a320/specifications/#details. [Accessed 1 September 2011].</w:t>
                    </w:r>
                  </w:p>
                </w:tc>
              </w:tr>
              <w:tr w:rsidR="00DE66A8" w14:paraId="79EF250C" w14:textId="77777777" w:rsidTr="004A4A9B">
                <w:trPr>
                  <w:tblCellSpacing w:w="15" w:type="dxa"/>
                </w:trPr>
                <w:tc>
                  <w:tcPr>
                    <w:tcW w:w="291" w:type="pct"/>
                    <w:hideMark/>
                  </w:tcPr>
                  <w:p w14:paraId="766E4F4E" w14:textId="77777777" w:rsidR="00DE66A8" w:rsidRDefault="00DE66A8">
                    <w:pPr>
                      <w:pStyle w:val="Bibliography"/>
                      <w:rPr>
                        <w:rFonts w:eastAsiaTheme="minorEastAsia"/>
                        <w:noProof/>
                        <w:lang w:val="en-US"/>
                      </w:rPr>
                    </w:pPr>
                    <w:r>
                      <w:rPr>
                        <w:noProof/>
                        <w:lang w:val="en-US"/>
                      </w:rPr>
                      <w:t xml:space="preserve">[64] </w:t>
                    </w:r>
                  </w:p>
                </w:tc>
                <w:tc>
                  <w:tcPr>
                    <w:tcW w:w="4662" w:type="pct"/>
                    <w:hideMark/>
                  </w:tcPr>
                  <w:p w14:paraId="00E55B60" w14:textId="77777777" w:rsidR="00DE66A8" w:rsidRDefault="00DE66A8">
                    <w:pPr>
                      <w:pStyle w:val="Bibliography"/>
                      <w:rPr>
                        <w:rFonts w:eastAsiaTheme="minorEastAsia"/>
                        <w:noProof/>
                        <w:lang w:val="en-US"/>
                      </w:rPr>
                    </w:pPr>
                    <w:r>
                      <w:rPr>
                        <w:noProof/>
                        <w:lang w:val="en-US"/>
                      </w:rPr>
                      <w:t>Airbus S.A.S. Customer Services, "A320 airplane characteristics for airport planning," [Online]. Available: http://www.airbus.com/support/maintenance-engineering/technical-data/aircraft-characteristics/. [Accessed 1 September 2011].</w:t>
                    </w:r>
                  </w:p>
                </w:tc>
              </w:tr>
              <w:tr w:rsidR="00DE66A8" w14:paraId="02BEB1A3" w14:textId="77777777" w:rsidTr="004A4A9B">
                <w:trPr>
                  <w:tblCellSpacing w:w="15" w:type="dxa"/>
                </w:trPr>
                <w:tc>
                  <w:tcPr>
                    <w:tcW w:w="291" w:type="pct"/>
                    <w:hideMark/>
                  </w:tcPr>
                  <w:p w14:paraId="666D3FE2" w14:textId="77777777" w:rsidR="00DE66A8" w:rsidRDefault="00DE66A8">
                    <w:pPr>
                      <w:pStyle w:val="Bibliography"/>
                      <w:rPr>
                        <w:rFonts w:eastAsiaTheme="minorEastAsia"/>
                        <w:noProof/>
                        <w:lang w:val="en-US"/>
                      </w:rPr>
                    </w:pPr>
                    <w:r>
                      <w:rPr>
                        <w:noProof/>
                        <w:lang w:val="en-US"/>
                      </w:rPr>
                      <w:t xml:space="preserve">[65] </w:t>
                    </w:r>
                  </w:p>
                </w:tc>
                <w:tc>
                  <w:tcPr>
                    <w:tcW w:w="4662" w:type="pct"/>
                    <w:hideMark/>
                  </w:tcPr>
                  <w:p w14:paraId="0838B685" w14:textId="77777777" w:rsidR="00DE66A8" w:rsidRDefault="00DE66A8">
                    <w:pPr>
                      <w:pStyle w:val="Bibliography"/>
                      <w:rPr>
                        <w:rFonts w:eastAsiaTheme="minorEastAsia"/>
                        <w:noProof/>
                        <w:lang w:val="en-US"/>
                      </w:rPr>
                    </w:pPr>
                    <w:r w:rsidRPr="00DE66A8">
                      <w:rPr>
                        <w:noProof/>
                        <w:rPrChange w:id="2048" w:author="Orion" w:date="2011-09-01T13:08:00Z">
                          <w:rPr>
                            <w:noProof/>
                            <w:lang w:val="en-US"/>
                          </w:rPr>
                        </w:rPrChange>
                      </w:rPr>
                      <w:t xml:space="preserve">Iberia Líneas Aéreas de España, S.A., "Flota de Iberia en el Grupo Iberia," [Online]. </w:t>
                    </w:r>
                    <w:r>
                      <w:rPr>
                        <w:noProof/>
                        <w:lang w:val="en-US"/>
                      </w:rPr>
                      <w:t>Available: http://grupo.iberia.es/portal/site/grupoiberia/menuitem.2f3f71d6b9bcb13a485771fbf34e51ca/. [Accessed 1 September 2011].</w:t>
                    </w:r>
                  </w:p>
                </w:tc>
              </w:tr>
              <w:tr w:rsidR="00DE66A8" w:rsidRPr="0071153F" w14:paraId="12B77340" w14:textId="77777777" w:rsidTr="004A4A9B">
                <w:trPr>
                  <w:tblCellSpacing w:w="15" w:type="dxa"/>
                </w:trPr>
                <w:tc>
                  <w:tcPr>
                    <w:tcW w:w="291" w:type="pct"/>
                    <w:hideMark/>
                  </w:tcPr>
                  <w:p w14:paraId="68B158DC" w14:textId="77777777" w:rsidR="00DE66A8" w:rsidRDefault="00DE66A8">
                    <w:pPr>
                      <w:pStyle w:val="Bibliography"/>
                      <w:rPr>
                        <w:rFonts w:eastAsiaTheme="minorEastAsia"/>
                        <w:noProof/>
                        <w:lang w:val="en-US"/>
                      </w:rPr>
                    </w:pPr>
                    <w:r>
                      <w:rPr>
                        <w:noProof/>
                        <w:lang w:val="en-US"/>
                      </w:rPr>
                      <w:t xml:space="preserve">[66] </w:t>
                    </w:r>
                  </w:p>
                </w:tc>
                <w:tc>
                  <w:tcPr>
                    <w:tcW w:w="4662" w:type="pct"/>
                    <w:hideMark/>
                  </w:tcPr>
                  <w:p w14:paraId="76AAD4ED" w14:textId="77777777" w:rsidR="00DE66A8" w:rsidRDefault="00DE66A8">
                    <w:pPr>
                      <w:pStyle w:val="Bibliography"/>
                      <w:rPr>
                        <w:rFonts w:eastAsiaTheme="minorEastAsia"/>
                        <w:noProof/>
                        <w:lang w:val="en-US"/>
                      </w:rPr>
                    </w:pPr>
                    <w:r>
                      <w:rPr>
                        <w:noProof/>
                        <w:lang w:val="en-US"/>
                      </w:rPr>
                      <w:t>C. Macal and M. North, "Tutorial on agent-based modelling and simulation," vol. 4, Nature Publishing Group, 2010, pp. 151-162.</w:t>
                    </w:r>
                  </w:p>
                </w:tc>
              </w:tr>
              <w:tr w:rsidR="00DE66A8" w:rsidRPr="0071153F" w14:paraId="477ED7E8" w14:textId="77777777" w:rsidTr="004A4A9B">
                <w:trPr>
                  <w:tblCellSpacing w:w="15" w:type="dxa"/>
                </w:trPr>
                <w:tc>
                  <w:tcPr>
                    <w:tcW w:w="291" w:type="pct"/>
                    <w:hideMark/>
                  </w:tcPr>
                  <w:p w14:paraId="22CD0823" w14:textId="77777777" w:rsidR="00DE66A8" w:rsidRDefault="00DE66A8">
                    <w:pPr>
                      <w:pStyle w:val="Bibliography"/>
                      <w:rPr>
                        <w:rFonts w:eastAsiaTheme="minorEastAsia"/>
                        <w:noProof/>
                        <w:lang w:val="en-US"/>
                      </w:rPr>
                    </w:pPr>
                    <w:r>
                      <w:rPr>
                        <w:noProof/>
                        <w:lang w:val="en-US"/>
                      </w:rPr>
                      <w:t xml:space="preserve">[67] </w:t>
                    </w:r>
                  </w:p>
                </w:tc>
                <w:tc>
                  <w:tcPr>
                    <w:tcW w:w="4662" w:type="pct"/>
                    <w:hideMark/>
                  </w:tcPr>
                  <w:p w14:paraId="2EBDEECC" w14:textId="77777777" w:rsidR="00DE66A8" w:rsidRDefault="00DE66A8">
                    <w:pPr>
                      <w:pStyle w:val="Bibliography"/>
                      <w:rPr>
                        <w:rFonts w:eastAsiaTheme="minorEastAsia"/>
                        <w:noProof/>
                        <w:lang w:val="en-US"/>
                      </w:rPr>
                    </w:pPr>
                    <w:r>
                      <w:rPr>
                        <w:noProof/>
                        <w:lang w:val="en-US"/>
                      </w:rPr>
                      <w:t xml:space="preserve">J. Soto, A. Vizcaino, J. Portillo and M. Piattini, "Modelling a Knowledge Management System Architecture with INGENIAS Methodology.," in </w:t>
                    </w:r>
                    <w:r>
                      <w:rPr>
                        <w:i/>
                        <w:iCs/>
                        <w:noProof/>
                        <w:lang w:val="en-US"/>
                      </w:rPr>
                      <w:t>En Proceedings of the 15th international Conference on Computing</w:t>
                    </w:r>
                    <w:r>
                      <w:rPr>
                        <w:noProof/>
                        <w:lang w:val="en-US"/>
                      </w:rPr>
                      <w:t xml:space="preserve">, Washington, DC, 2006. </w:t>
                    </w:r>
                  </w:p>
                </w:tc>
              </w:tr>
              <w:tr w:rsidR="00DE66A8" w:rsidRPr="0071153F" w14:paraId="4184822D" w14:textId="77777777" w:rsidTr="004A4A9B">
                <w:trPr>
                  <w:tblCellSpacing w:w="15" w:type="dxa"/>
                </w:trPr>
                <w:tc>
                  <w:tcPr>
                    <w:tcW w:w="291" w:type="pct"/>
                    <w:hideMark/>
                  </w:tcPr>
                  <w:p w14:paraId="682DCA47" w14:textId="77777777" w:rsidR="00DE66A8" w:rsidRDefault="00DE66A8">
                    <w:pPr>
                      <w:pStyle w:val="Bibliography"/>
                      <w:rPr>
                        <w:rFonts w:eastAsiaTheme="minorEastAsia"/>
                        <w:noProof/>
                        <w:lang w:val="en-US"/>
                      </w:rPr>
                    </w:pPr>
                    <w:r>
                      <w:rPr>
                        <w:noProof/>
                        <w:lang w:val="en-US"/>
                      </w:rPr>
                      <w:t xml:space="preserve">[68] </w:t>
                    </w:r>
                  </w:p>
                </w:tc>
                <w:tc>
                  <w:tcPr>
                    <w:tcW w:w="4662" w:type="pct"/>
                    <w:hideMark/>
                  </w:tcPr>
                  <w:p w14:paraId="3FB5EE51" w14:textId="77777777" w:rsidR="00DE66A8" w:rsidRDefault="00DE66A8">
                    <w:pPr>
                      <w:pStyle w:val="Bibliography"/>
                      <w:rPr>
                        <w:rFonts w:eastAsiaTheme="minorEastAsia"/>
                        <w:noProof/>
                        <w:lang w:val="en-US"/>
                      </w:rPr>
                    </w:pPr>
                    <w:r>
                      <w:rPr>
                        <w:noProof/>
                        <w:lang w:val="en-US"/>
                      </w:rPr>
                      <w:t xml:space="preserve">C. Macal and M. North, "Tutorial on agent-based modelling and simulation," </w:t>
                    </w:r>
                    <w:r>
                      <w:rPr>
                        <w:i/>
                        <w:iCs/>
                        <w:noProof/>
                        <w:lang w:val="en-US"/>
                      </w:rPr>
                      <w:t xml:space="preserve">Journal of Simulation, </w:t>
                    </w:r>
                    <w:r>
                      <w:rPr>
                        <w:noProof/>
                        <w:lang w:val="en-US"/>
                      </w:rPr>
                      <w:t xml:space="preserve">vol. 4, no. 3, pp. 151-162, 2010. </w:t>
                    </w:r>
                  </w:p>
                </w:tc>
              </w:tr>
              <w:tr w:rsidR="00DE66A8" w:rsidRPr="0071153F" w14:paraId="592EF447" w14:textId="77777777" w:rsidTr="004A4A9B">
                <w:trPr>
                  <w:tblCellSpacing w:w="15" w:type="dxa"/>
                </w:trPr>
                <w:tc>
                  <w:tcPr>
                    <w:tcW w:w="291" w:type="pct"/>
                    <w:hideMark/>
                  </w:tcPr>
                  <w:p w14:paraId="1382CFA4" w14:textId="77777777" w:rsidR="00DE66A8" w:rsidRDefault="00DE66A8">
                    <w:pPr>
                      <w:pStyle w:val="Bibliography"/>
                      <w:rPr>
                        <w:rFonts w:eastAsiaTheme="minorEastAsia"/>
                        <w:noProof/>
                        <w:lang w:val="en-US"/>
                      </w:rPr>
                    </w:pPr>
                    <w:r>
                      <w:rPr>
                        <w:noProof/>
                        <w:lang w:val="en-US"/>
                      </w:rPr>
                      <w:t xml:space="preserve">[69] </w:t>
                    </w:r>
                  </w:p>
                </w:tc>
                <w:tc>
                  <w:tcPr>
                    <w:tcW w:w="4662" w:type="pct"/>
                    <w:hideMark/>
                  </w:tcPr>
                  <w:p w14:paraId="1C649182" w14:textId="77777777" w:rsidR="00DE66A8" w:rsidRDefault="00DE66A8">
                    <w:pPr>
                      <w:pStyle w:val="Bibliography"/>
                      <w:rPr>
                        <w:rFonts w:eastAsiaTheme="minorEastAsia"/>
                        <w:noProof/>
                        <w:lang w:val="en-US"/>
                      </w:rPr>
                    </w:pPr>
                    <w:r>
                      <w:rPr>
                        <w:noProof/>
                        <w:lang w:val="en-US"/>
                      </w:rPr>
                      <w:t>T. Reenskau, "MVC XEROX PARC 1978-79," [Online]. Available: http://heim.ifi.uio.no/~trygver/themes/mvc/mvc-index.html. [Accessed 1 September 2011].</w:t>
                    </w:r>
                  </w:p>
                </w:tc>
              </w:tr>
              <w:tr w:rsidR="00DE66A8" w:rsidRPr="0071153F" w14:paraId="6EDEE8B2" w14:textId="77777777" w:rsidTr="004A4A9B">
                <w:trPr>
                  <w:tblCellSpacing w:w="15" w:type="dxa"/>
                </w:trPr>
                <w:tc>
                  <w:tcPr>
                    <w:tcW w:w="291" w:type="pct"/>
                    <w:hideMark/>
                  </w:tcPr>
                  <w:p w14:paraId="795E2FA4" w14:textId="77777777" w:rsidR="00DE66A8" w:rsidRDefault="00DE66A8">
                    <w:pPr>
                      <w:pStyle w:val="Bibliography"/>
                      <w:rPr>
                        <w:rFonts w:eastAsiaTheme="minorEastAsia"/>
                        <w:noProof/>
                        <w:lang w:val="en-US"/>
                      </w:rPr>
                    </w:pPr>
                    <w:r>
                      <w:rPr>
                        <w:noProof/>
                        <w:lang w:val="en-US"/>
                      </w:rPr>
                      <w:t xml:space="preserve">[70] </w:t>
                    </w:r>
                  </w:p>
                </w:tc>
                <w:tc>
                  <w:tcPr>
                    <w:tcW w:w="4662" w:type="pct"/>
                    <w:hideMark/>
                  </w:tcPr>
                  <w:p w14:paraId="2D569D57" w14:textId="77777777" w:rsidR="00DE66A8" w:rsidRDefault="00DE66A8">
                    <w:pPr>
                      <w:pStyle w:val="Bibliography"/>
                      <w:rPr>
                        <w:rFonts w:eastAsiaTheme="minorEastAsia"/>
                        <w:noProof/>
                        <w:lang w:val="en-US"/>
                      </w:rPr>
                    </w:pPr>
                    <w:r>
                      <w:rPr>
                        <w:noProof/>
                        <w:lang w:val="en-US"/>
                      </w:rPr>
                      <w:t xml:space="preserve">J. Gómez-Sanz, C. Rodríguez-Fernández and J. Pavón, "Quick Prototyping and Simulation with the INGENIAS Agent Framework," in </w:t>
                    </w:r>
                    <w:r>
                      <w:rPr>
                        <w:i/>
                        <w:iCs/>
                        <w:noProof/>
                        <w:lang w:val="en-US"/>
                      </w:rPr>
                      <w:t>Proceedings of the Second Multi-Agent Logics, Languages, and Organisations Federated Workshops;</w:t>
                    </w:r>
                    <w:r>
                      <w:rPr>
                        <w:noProof/>
                        <w:lang w:val="en-US"/>
                      </w:rPr>
                      <w:t xml:space="preserve">, Turin, Italy, 2009. </w:t>
                    </w:r>
                  </w:p>
                </w:tc>
              </w:tr>
              <w:tr w:rsidR="00DE66A8" w14:paraId="3E4F3FC4" w14:textId="77777777" w:rsidTr="004A4A9B">
                <w:trPr>
                  <w:tblCellSpacing w:w="15" w:type="dxa"/>
                </w:trPr>
                <w:tc>
                  <w:tcPr>
                    <w:tcW w:w="291" w:type="pct"/>
                    <w:hideMark/>
                  </w:tcPr>
                  <w:p w14:paraId="7891E98D" w14:textId="77777777" w:rsidR="00DE66A8" w:rsidRDefault="00DE66A8">
                    <w:pPr>
                      <w:pStyle w:val="Bibliography"/>
                      <w:rPr>
                        <w:rFonts w:eastAsiaTheme="minorEastAsia"/>
                        <w:noProof/>
                        <w:lang w:val="en-US"/>
                      </w:rPr>
                    </w:pPr>
                    <w:r>
                      <w:rPr>
                        <w:noProof/>
                        <w:lang w:val="en-US"/>
                      </w:rPr>
                      <w:t xml:space="preserve">[71] </w:t>
                    </w:r>
                  </w:p>
                </w:tc>
                <w:tc>
                  <w:tcPr>
                    <w:tcW w:w="4662" w:type="pct"/>
                    <w:hideMark/>
                  </w:tcPr>
                  <w:p w14:paraId="10B9ADDA" w14:textId="77777777" w:rsidR="00DE66A8" w:rsidRDefault="00DE66A8">
                    <w:pPr>
                      <w:pStyle w:val="Bibliography"/>
                      <w:rPr>
                        <w:rFonts w:eastAsiaTheme="minorEastAsia"/>
                        <w:noProof/>
                        <w:lang w:val="en-US"/>
                      </w:rPr>
                    </w:pPr>
                    <w:r>
                      <w:rPr>
                        <w:noProof/>
                        <w:lang w:val="en-US"/>
                      </w:rPr>
                      <w:t>"World Wind Java SDK," [Online]. Available: http://worldwind.arc.nasa.gov/java/. [Accessed 1 September 2011].</w:t>
                    </w:r>
                  </w:p>
                </w:tc>
              </w:tr>
              <w:tr w:rsidR="00DE66A8" w:rsidRPr="0071153F" w14:paraId="482D87DC" w14:textId="77777777" w:rsidTr="004A4A9B">
                <w:trPr>
                  <w:tblCellSpacing w:w="15" w:type="dxa"/>
                </w:trPr>
                <w:tc>
                  <w:tcPr>
                    <w:tcW w:w="291" w:type="pct"/>
                    <w:hideMark/>
                  </w:tcPr>
                  <w:p w14:paraId="014E0531" w14:textId="77777777" w:rsidR="00DE66A8" w:rsidRDefault="00DE66A8">
                    <w:pPr>
                      <w:pStyle w:val="Bibliography"/>
                      <w:rPr>
                        <w:rFonts w:eastAsiaTheme="minorEastAsia"/>
                        <w:noProof/>
                        <w:lang w:val="en-US"/>
                      </w:rPr>
                    </w:pPr>
                    <w:r>
                      <w:rPr>
                        <w:noProof/>
                        <w:lang w:val="en-US"/>
                      </w:rPr>
                      <w:t xml:space="preserve">[72] </w:t>
                    </w:r>
                  </w:p>
                </w:tc>
                <w:tc>
                  <w:tcPr>
                    <w:tcW w:w="4662" w:type="pct"/>
                    <w:hideMark/>
                  </w:tcPr>
                  <w:p w14:paraId="2929EB1D" w14:textId="77777777" w:rsidR="00DE66A8" w:rsidRDefault="00DE66A8">
                    <w:pPr>
                      <w:pStyle w:val="Bibliography"/>
                      <w:rPr>
                        <w:rFonts w:eastAsiaTheme="minorEastAsia"/>
                        <w:noProof/>
                        <w:lang w:val="en-US"/>
                      </w:rPr>
                    </w:pPr>
                    <w:r>
                      <w:rPr>
                        <w:noProof/>
                        <w:lang w:val="en-US"/>
                      </w:rPr>
                      <w:t xml:space="preserve">D. Garland, J. A. Wise and V. Hopkin, Handbook of Aviation Human Factors, L. E. Associates, Ed., 1999. </w:t>
                    </w:r>
                  </w:p>
                </w:tc>
              </w:tr>
              <w:tr w:rsidR="00DE66A8" w:rsidRPr="0071153F" w14:paraId="272236E1" w14:textId="77777777" w:rsidTr="004A4A9B">
                <w:trPr>
                  <w:tblCellSpacing w:w="15" w:type="dxa"/>
                </w:trPr>
                <w:tc>
                  <w:tcPr>
                    <w:tcW w:w="291" w:type="pct"/>
                    <w:hideMark/>
                  </w:tcPr>
                  <w:p w14:paraId="15C1DD7A" w14:textId="77777777" w:rsidR="00DE66A8" w:rsidRDefault="00DE66A8">
                    <w:pPr>
                      <w:pStyle w:val="Bibliography"/>
                      <w:rPr>
                        <w:rFonts w:eastAsiaTheme="minorEastAsia"/>
                        <w:noProof/>
                        <w:lang w:val="en-US"/>
                      </w:rPr>
                    </w:pPr>
                    <w:r>
                      <w:rPr>
                        <w:noProof/>
                        <w:lang w:val="en-US"/>
                      </w:rPr>
                      <w:t xml:space="preserve">[73] </w:t>
                    </w:r>
                  </w:p>
                </w:tc>
                <w:tc>
                  <w:tcPr>
                    <w:tcW w:w="4662" w:type="pct"/>
                    <w:hideMark/>
                  </w:tcPr>
                  <w:p w14:paraId="495A4552" w14:textId="77777777" w:rsidR="00DE66A8" w:rsidRDefault="00DE66A8">
                    <w:pPr>
                      <w:pStyle w:val="Bibliography"/>
                      <w:rPr>
                        <w:rFonts w:eastAsiaTheme="minorEastAsia"/>
                        <w:noProof/>
                        <w:lang w:val="en-US"/>
                      </w:rPr>
                    </w:pPr>
                    <w:r>
                      <w:rPr>
                        <w:noProof/>
                        <w:lang w:val="en-US"/>
                      </w:rPr>
                      <w:t xml:space="preserve">K. Campbell, W. Cooper, D. Greenbaum and W. L., "Modeling Distributed Human Decision-Making in Traffic Flow Management Operations," in </w:t>
                    </w:r>
                    <w:r>
                      <w:rPr>
                        <w:i/>
                        <w:iCs/>
                        <w:noProof/>
                        <w:lang w:val="en-US"/>
                      </w:rPr>
                      <w:t>3rd USA/Europe Air Traffic Management R&amp;D Seminar</w:t>
                    </w:r>
                    <w:r>
                      <w:rPr>
                        <w:noProof/>
                        <w:lang w:val="en-US"/>
                      </w:rPr>
                      <w:t xml:space="preserve">, Napoli, Italy, 2000. </w:t>
                    </w:r>
                  </w:p>
                </w:tc>
              </w:tr>
              <w:tr w:rsidR="00DE66A8" w:rsidRPr="0071153F" w14:paraId="229A70D4" w14:textId="77777777" w:rsidTr="004A4A9B">
                <w:trPr>
                  <w:tblCellSpacing w:w="15" w:type="dxa"/>
                </w:trPr>
                <w:tc>
                  <w:tcPr>
                    <w:tcW w:w="291" w:type="pct"/>
                    <w:hideMark/>
                  </w:tcPr>
                  <w:p w14:paraId="66A01247" w14:textId="77777777" w:rsidR="00DE66A8" w:rsidRDefault="00DE66A8">
                    <w:pPr>
                      <w:pStyle w:val="Bibliography"/>
                      <w:rPr>
                        <w:rFonts w:eastAsiaTheme="minorEastAsia"/>
                        <w:noProof/>
                        <w:lang w:val="en-US"/>
                      </w:rPr>
                    </w:pPr>
                    <w:r>
                      <w:rPr>
                        <w:noProof/>
                        <w:lang w:val="en-US"/>
                      </w:rPr>
                      <w:t xml:space="preserve">[74] </w:t>
                    </w:r>
                  </w:p>
                </w:tc>
                <w:tc>
                  <w:tcPr>
                    <w:tcW w:w="4662" w:type="pct"/>
                    <w:hideMark/>
                  </w:tcPr>
                  <w:p w14:paraId="25EA2501" w14:textId="77777777" w:rsidR="00DE66A8" w:rsidRDefault="00DE66A8">
                    <w:pPr>
                      <w:pStyle w:val="Bibliography"/>
                      <w:rPr>
                        <w:rFonts w:eastAsiaTheme="minorEastAsia"/>
                        <w:noProof/>
                        <w:lang w:val="en-US"/>
                      </w:rPr>
                    </w:pPr>
                    <w:r>
                      <w:rPr>
                        <w:noProof/>
                        <w:lang w:val="en-US"/>
                      </w:rPr>
                      <w:t>J. Pavón, J. Gómez-Sanz and R. Fuentes, Model Driven Development of Multi-Agent Systems, vol. 4066, A. Rensink and J. Warmer, Eds., Springer, Heidelberg, 2006, pp. 284- 298.</w:t>
                    </w:r>
                  </w:p>
                </w:tc>
              </w:tr>
              <w:tr w:rsidR="00DE66A8" w:rsidRPr="0071153F" w14:paraId="5900809A" w14:textId="77777777" w:rsidTr="004A4A9B">
                <w:trPr>
                  <w:tblCellSpacing w:w="15" w:type="dxa"/>
                </w:trPr>
                <w:tc>
                  <w:tcPr>
                    <w:tcW w:w="291" w:type="pct"/>
                    <w:hideMark/>
                  </w:tcPr>
                  <w:p w14:paraId="19E74A36" w14:textId="77777777" w:rsidR="00DE66A8" w:rsidRDefault="00DE66A8">
                    <w:pPr>
                      <w:pStyle w:val="Bibliography"/>
                      <w:rPr>
                        <w:rFonts w:eastAsiaTheme="minorEastAsia"/>
                        <w:noProof/>
                        <w:lang w:val="en-US"/>
                      </w:rPr>
                    </w:pPr>
                    <w:r>
                      <w:rPr>
                        <w:noProof/>
                        <w:lang w:val="en-US"/>
                      </w:rPr>
                      <w:t xml:space="preserve">[75] </w:t>
                    </w:r>
                  </w:p>
                </w:tc>
                <w:tc>
                  <w:tcPr>
                    <w:tcW w:w="4662" w:type="pct"/>
                    <w:hideMark/>
                  </w:tcPr>
                  <w:p w14:paraId="5916C13F" w14:textId="77777777" w:rsidR="00DE66A8" w:rsidRDefault="00DE66A8">
                    <w:pPr>
                      <w:pStyle w:val="Bibliography"/>
                      <w:rPr>
                        <w:rFonts w:eastAsiaTheme="minorEastAsia"/>
                        <w:noProof/>
                        <w:lang w:val="en-US"/>
                      </w:rPr>
                    </w:pPr>
                    <w:r>
                      <w:rPr>
                        <w:noProof/>
                        <w:lang w:val="en-US"/>
                      </w:rPr>
                      <w:t>J. A. Botia, J. C. Gonzalez, J. Gomez and J. Pavon, "The Ingenias Project: Methods and Tool For Developing Multiagent Systems," 2008, pp. 529-534.</w:t>
                    </w:r>
                  </w:p>
                </w:tc>
              </w:tr>
              <w:tr w:rsidR="00DE66A8" w:rsidRPr="0071153F" w14:paraId="617E958D" w14:textId="77777777" w:rsidTr="004A4A9B">
                <w:trPr>
                  <w:tblCellSpacing w:w="15" w:type="dxa"/>
                </w:trPr>
                <w:tc>
                  <w:tcPr>
                    <w:tcW w:w="291" w:type="pct"/>
                    <w:hideMark/>
                  </w:tcPr>
                  <w:p w14:paraId="0352714F" w14:textId="77777777" w:rsidR="00DE66A8" w:rsidRDefault="00DE66A8">
                    <w:pPr>
                      <w:pStyle w:val="Bibliography"/>
                      <w:rPr>
                        <w:rFonts w:eastAsiaTheme="minorEastAsia"/>
                        <w:noProof/>
                        <w:lang w:val="en-US"/>
                      </w:rPr>
                    </w:pPr>
                    <w:r>
                      <w:rPr>
                        <w:noProof/>
                        <w:lang w:val="en-US"/>
                      </w:rPr>
                      <w:t xml:space="preserve">[76] </w:t>
                    </w:r>
                  </w:p>
                </w:tc>
                <w:tc>
                  <w:tcPr>
                    <w:tcW w:w="4662" w:type="pct"/>
                    <w:hideMark/>
                  </w:tcPr>
                  <w:p w14:paraId="0CD1A39E" w14:textId="77777777" w:rsidR="00DE66A8" w:rsidRDefault="00DE66A8">
                    <w:pPr>
                      <w:pStyle w:val="Bibliography"/>
                      <w:rPr>
                        <w:rFonts w:eastAsiaTheme="minorEastAsia"/>
                        <w:noProof/>
                        <w:lang w:val="en-US"/>
                      </w:rPr>
                    </w:pPr>
                    <w:r>
                      <w:rPr>
                        <w:noProof/>
                        <w:lang w:val="en-US"/>
                      </w:rPr>
                      <w:t xml:space="preserve">J. Gómez-Sanz, R. Fuentes, J. Pavón and I. García-Magariño, "INGENIAS development kit: a visual multi-agent system development environment," in </w:t>
                    </w:r>
                    <w:r>
                      <w:rPr>
                        <w:i/>
                        <w:iCs/>
                        <w:noProof/>
                        <w:lang w:val="en-US"/>
                      </w:rPr>
                      <w:t>The 7th International Joint Conference on Autonomous Agents and Multiagent Systems (AAMAS 2008) (Demos)</w:t>
                    </w:r>
                    <w:r>
                      <w:rPr>
                        <w:noProof/>
                        <w:lang w:val="en-US"/>
                      </w:rPr>
                      <w:t xml:space="preserve">, 2008. </w:t>
                    </w:r>
                  </w:p>
                </w:tc>
              </w:tr>
              <w:tr w:rsidR="00DE66A8" w:rsidRPr="0071153F" w14:paraId="1C5697F0" w14:textId="77777777" w:rsidTr="004A4A9B">
                <w:trPr>
                  <w:tblCellSpacing w:w="15" w:type="dxa"/>
                </w:trPr>
                <w:tc>
                  <w:tcPr>
                    <w:tcW w:w="291" w:type="pct"/>
                    <w:hideMark/>
                  </w:tcPr>
                  <w:p w14:paraId="503C390D" w14:textId="77777777" w:rsidR="00DE66A8" w:rsidRDefault="00DE66A8">
                    <w:pPr>
                      <w:pStyle w:val="Bibliography"/>
                      <w:rPr>
                        <w:rFonts w:eastAsiaTheme="minorEastAsia"/>
                        <w:noProof/>
                        <w:lang w:val="en-US"/>
                      </w:rPr>
                    </w:pPr>
                    <w:r>
                      <w:rPr>
                        <w:noProof/>
                        <w:lang w:val="en-US"/>
                      </w:rPr>
                      <w:t xml:space="preserve">[77] </w:t>
                    </w:r>
                  </w:p>
                </w:tc>
                <w:tc>
                  <w:tcPr>
                    <w:tcW w:w="4662" w:type="pct"/>
                    <w:hideMark/>
                  </w:tcPr>
                  <w:p w14:paraId="3165756D" w14:textId="77777777" w:rsidR="00DE66A8" w:rsidRDefault="00DE66A8">
                    <w:pPr>
                      <w:pStyle w:val="Bibliography"/>
                      <w:rPr>
                        <w:rFonts w:eastAsiaTheme="minorEastAsia"/>
                        <w:noProof/>
                        <w:lang w:val="en-US"/>
                      </w:rPr>
                    </w:pPr>
                    <w:r>
                      <w:rPr>
                        <w:noProof/>
                        <w:lang w:val="en-US"/>
                      </w:rPr>
                      <w:t xml:space="preserve">A. Agogino and K. Tumer, "Improving air traffic management through agent suggestions," in </w:t>
                    </w:r>
                    <w:r>
                      <w:rPr>
                        <w:i/>
                        <w:iCs/>
                        <w:noProof/>
                        <w:lang w:val="en-US"/>
                      </w:rPr>
                      <w:t>AAMAS '09 Proceedings of The 8th International Conference on Autonomous Agents and Multiagent Systems - Volume 2</w:t>
                    </w:r>
                    <w:r>
                      <w:rPr>
                        <w:noProof/>
                        <w:lang w:val="en-US"/>
                      </w:rPr>
                      <w:t xml:space="preserve">, 2009. </w:t>
                    </w:r>
                  </w:p>
                </w:tc>
              </w:tr>
              <w:tr w:rsidR="00DE66A8" w:rsidRPr="0071153F" w14:paraId="138BBB7C" w14:textId="77777777" w:rsidTr="004A4A9B">
                <w:trPr>
                  <w:tblCellSpacing w:w="15" w:type="dxa"/>
                </w:trPr>
                <w:tc>
                  <w:tcPr>
                    <w:tcW w:w="291" w:type="pct"/>
                    <w:hideMark/>
                  </w:tcPr>
                  <w:p w14:paraId="410F94A6" w14:textId="77777777" w:rsidR="00DE66A8" w:rsidRDefault="00DE66A8">
                    <w:pPr>
                      <w:pStyle w:val="Bibliography"/>
                      <w:rPr>
                        <w:rFonts w:eastAsiaTheme="minorEastAsia"/>
                        <w:noProof/>
                        <w:lang w:val="en-US"/>
                      </w:rPr>
                    </w:pPr>
                    <w:r>
                      <w:rPr>
                        <w:noProof/>
                        <w:lang w:val="en-US"/>
                      </w:rPr>
                      <w:t xml:space="preserve">[78] </w:t>
                    </w:r>
                  </w:p>
                </w:tc>
                <w:tc>
                  <w:tcPr>
                    <w:tcW w:w="4662" w:type="pct"/>
                    <w:hideMark/>
                  </w:tcPr>
                  <w:p w14:paraId="0DC68291" w14:textId="77777777" w:rsidR="00DE66A8" w:rsidRDefault="00DE66A8">
                    <w:pPr>
                      <w:pStyle w:val="Bibliography"/>
                      <w:rPr>
                        <w:rFonts w:eastAsiaTheme="minorEastAsia"/>
                        <w:noProof/>
                        <w:lang w:val="en-US"/>
                      </w:rPr>
                    </w:pPr>
                    <w:r>
                      <w:rPr>
                        <w:noProof/>
                        <w:lang w:val="en-US"/>
                      </w:rPr>
                      <w:t>R. E. Weibel and J. R. Hansman, "Safety Considerations for Unmanned Aerial Vehicles in the National Airspace System," 2005.</w:t>
                    </w:r>
                  </w:p>
                </w:tc>
              </w:tr>
            </w:tbl>
            <w:p w14:paraId="72A45079" w14:textId="77777777" w:rsidR="00DE66A8" w:rsidRPr="00DE66A8" w:rsidRDefault="00DE66A8">
              <w:pPr>
                <w:rPr>
                  <w:rFonts w:eastAsia="Times New Roman"/>
                  <w:noProof/>
                  <w:lang w:val="en-US"/>
                  <w:rPrChange w:id="2049" w:author="Orion" w:date="2011-09-01T13:08:00Z">
                    <w:rPr>
                      <w:rFonts w:eastAsia="Times New Roman"/>
                      <w:noProof/>
                    </w:rPr>
                  </w:rPrChange>
                </w:rPr>
              </w:pPr>
            </w:p>
            <w:p w14:paraId="3B36029B" w14:textId="77777777" w:rsidR="00B946E5" w:rsidRPr="00246937" w:rsidRDefault="00B946E5" w:rsidP="001429EB">
              <w:pPr>
                <w:pStyle w:val="Bibliography"/>
                <w:jc w:val="both"/>
              </w:pPr>
              <w:r w:rsidRPr="00246937">
                <w:rPr>
                  <w:noProof/>
                </w:rPr>
                <w:fldChar w:fldCharType="end"/>
              </w:r>
            </w:p>
          </w:sdtContent>
        </w:sdt>
      </w:sdtContent>
    </w:sdt>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rsidP="00BF77B8">
      <w:pPr>
        <w:pStyle w:val="Title"/>
        <w:outlineLvl w:val="0"/>
        <w:rPr>
          <w:rFonts w:cs="Times New Roman"/>
          <w:color w:val="000000"/>
          <w:lang w:val="en-US"/>
        </w:rPr>
      </w:pPr>
      <w:bookmarkStart w:id="2050" w:name="_Toc302654575"/>
      <w:proofErr w:type="spellStart"/>
      <w:r w:rsidRPr="00BF77B8">
        <w:rPr>
          <w:rFonts w:ascii="Times New Roman" w:eastAsia="SimSun" w:hAnsi="Times New Roman"/>
          <w:bCs/>
          <w:color w:val="auto"/>
          <w:spacing w:val="0"/>
          <w:kern w:val="1"/>
          <w:szCs w:val="52"/>
          <w:lang w:val="en-US"/>
        </w:rPr>
        <w:lastRenderedPageBreak/>
        <w:t>Glosario</w:t>
      </w:r>
      <w:bookmarkEnd w:id="2050"/>
      <w:proofErr w:type="spellEnd"/>
    </w:p>
    <w:p w14:paraId="52EE30DA" w14:textId="7D879E3C" w:rsidR="00352D6A" w:rsidRDefault="00352D6A" w:rsidP="00352D6A">
      <w:pPr>
        <w:spacing w:after="120"/>
        <w:ind w:left="1418" w:hanging="1418"/>
        <w:jc w:val="both"/>
        <w:rPr>
          <w:i/>
          <w:lang w:val="en-US"/>
        </w:rPr>
      </w:pPr>
      <w:r w:rsidRPr="00BF77B8">
        <w:rPr>
          <w:lang w:val="en-US"/>
        </w:rPr>
        <w:t>ABM</w:t>
      </w:r>
      <w:r w:rsidRPr="00BF77B8">
        <w:rPr>
          <w:lang w:val="en-US"/>
        </w:rPr>
        <w:tab/>
      </w:r>
      <w:r w:rsidRPr="00BF77B8">
        <w:rPr>
          <w:i/>
          <w:lang w:val="en-US"/>
        </w:rPr>
        <w:t xml:space="preserve">Agent-Based </w:t>
      </w:r>
      <w:proofErr w:type="spellStart"/>
      <w:r w:rsidRPr="00BF77B8">
        <w:rPr>
          <w:i/>
          <w:lang w:val="en-US"/>
        </w:rPr>
        <w:t>Mode</w:t>
      </w:r>
      <w:r w:rsidR="00154629">
        <w:rPr>
          <w:i/>
          <w:lang w:val="en-US"/>
        </w:rPr>
        <w:t>l</w:t>
      </w:r>
      <w:r w:rsidRPr="00BF77B8">
        <w:rPr>
          <w:i/>
          <w:lang w:val="en-US"/>
        </w:rPr>
        <w:t>ling</w:t>
      </w:r>
      <w:proofErr w:type="spellEnd"/>
    </w:p>
    <w:p w14:paraId="0D1841F0" w14:textId="76A645C9" w:rsidR="00C3088F" w:rsidRPr="00BF77B8" w:rsidRDefault="00C3088F" w:rsidP="00352D6A">
      <w:pPr>
        <w:spacing w:after="120"/>
        <w:ind w:left="1418" w:hanging="1418"/>
        <w:jc w:val="both"/>
        <w:rPr>
          <w:lang w:val="en-US"/>
        </w:rPr>
      </w:pPr>
      <w:r>
        <w:rPr>
          <w:lang w:val="en-US"/>
        </w:rPr>
        <w:t>ACC</w:t>
      </w:r>
      <w:r>
        <w:rPr>
          <w:lang w:val="en-US"/>
        </w:rPr>
        <w:tab/>
      </w:r>
      <w:r w:rsidRPr="00BF77B8">
        <w:rPr>
          <w:i/>
          <w:lang w:val="en-US"/>
        </w:rPr>
        <w:t>Area Control Center</w:t>
      </w:r>
    </w:p>
    <w:p w14:paraId="16D50DFD" w14:textId="77777777" w:rsidR="00352D6A" w:rsidRPr="00BF77B8" w:rsidRDefault="00352D6A" w:rsidP="00352D6A">
      <w:pPr>
        <w:spacing w:after="120"/>
        <w:ind w:left="1418" w:hanging="1418"/>
        <w:jc w:val="both"/>
        <w:rPr>
          <w:lang w:val="en-US"/>
        </w:rPr>
      </w:pPr>
      <w:r w:rsidRPr="00BF77B8">
        <w:rPr>
          <w:lang w:val="en-US"/>
        </w:rPr>
        <w:t xml:space="preserve">ACES </w:t>
      </w:r>
      <w:r w:rsidRPr="00BF77B8">
        <w:rPr>
          <w:lang w:val="en-US"/>
        </w:rPr>
        <w:tab/>
      </w:r>
      <w:r w:rsidRPr="00BF77B8">
        <w:rPr>
          <w:i/>
          <w:lang w:val="en-US"/>
        </w:rPr>
        <w:t>Airspace Concept Evaluation System</w:t>
      </w:r>
    </w:p>
    <w:p w14:paraId="188662DA" w14:textId="05B9C8B8" w:rsidR="00352D6A" w:rsidRDefault="00352D6A" w:rsidP="00352D6A">
      <w:pPr>
        <w:spacing w:after="120"/>
        <w:ind w:left="1418" w:hanging="1418"/>
        <w:jc w:val="both"/>
        <w:rPr>
          <w:i/>
          <w:lang w:val="en-US"/>
        </w:rPr>
      </w:pPr>
      <w:r w:rsidRPr="00BF77B8">
        <w:rPr>
          <w:lang w:val="en-US"/>
        </w:rPr>
        <w:t>AIAA</w:t>
      </w:r>
      <w:r w:rsidRPr="00BF77B8">
        <w:rPr>
          <w:lang w:val="en-US"/>
        </w:rPr>
        <w:tab/>
      </w:r>
      <w:r w:rsidRPr="00BF77B8">
        <w:rPr>
          <w:i/>
          <w:lang w:val="en-US"/>
        </w:rPr>
        <w:t>American Institute of Aeronautics and Astronautics</w:t>
      </w:r>
    </w:p>
    <w:p w14:paraId="66C81019" w14:textId="419A0A24" w:rsidR="00C3088F" w:rsidRPr="00BF77B8" w:rsidRDefault="00C3088F" w:rsidP="00352D6A">
      <w:pPr>
        <w:spacing w:after="120"/>
        <w:ind w:left="1418" w:hanging="1418"/>
        <w:jc w:val="both"/>
        <w:rPr>
          <w:lang w:val="en-US"/>
        </w:rPr>
      </w:pPr>
      <w:r w:rsidRPr="00BF77B8">
        <w:rPr>
          <w:i/>
          <w:lang w:val="en-US"/>
        </w:rPr>
        <w:t>Airway</w:t>
      </w:r>
      <w:r>
        <w:rPr>
          <w:lang w:val="en-US"/>
        </w:rPr>
        <w:tab/>
      </w:r>
      <w:proofErr w:type="spellStart"/>
      <w:r>
        <w:rPr>
          <w:lang w:val="en-US"/>
        </w:rPr>
        <w:t>Pasillo</w:t>
      </w:r>
      <w:proofErr w:type="spellEnd"/>
      <w:r>
        <w:rPr>
          <w:lang w:val="en-US"/>
        </w:rPr>
        <w:t xml:space="preserve"> </w:t>
      </w:r>
      <w:proofErr w:type="spellStart"/>
      <w:r>
        <w:rPr>
          <w:lang w:val="en-US"/>
        </w:rPr>
        <w:t>aéreo</w:t>
      </w:r>
      <w:proofErr w:type="spellEnd"/>
    </w:p>
    <w:p w14:paraId="6C3F5387" w14:textId="2EB6ED75" w:rsidR="00352D6A" w:rsidRPr="00CE37D7" w:rsidRDefault="000816A6" w:rsidP="00B92E60">
      <w:pPr>
        <w:spacing w:after="120"/>
        <w:ind w:left="1418" w:hanging="1418"/>
        <w:jc w:val="both"/>
        <w:rPr>
          <w:highlight w:val="yellow"/>
          <w:lang w:val="en-US"/>
        </w:rPr>
      </w:pPr>
      <w:r>
        <w:rPr>
          <w:lang w:val="en-US"/>
        </w:rPr>
        <w:t>AOSE</w:t>
      </w:r>
      <w:r w:rsidRPr="006F3549">
        <w:rPr>
          <w:lang w:val="en-US"/>
        </w:rPr>
        <w:tab/>
      </w:r>
      <w:r w:rsidRPr="006F3549">
        <w:rPr>
          <w:i/>
          <w:lang w:val="en-US"/>
        </w:rPr>
        <w:t>A</w:t>
      </w:r>
      <w:r>
        <w:rPr>
          <w:i/>
          <w:lang w:val="en-US"/>
        </w:rPr>
        <w:t>gent-Oriented Software Engineering</w:t>
      </w:r>
    </w:p>
    <w:p w14:paraId="0F9F2000" w14:textId="04B8F71C" w:rsidR="00352D6A" w:rsidRPr="00CE37D7" w:rsidRDefault="00352D6A" w:rsidP="0034756F">
      <w:pPr>
        <w:spacing w:after="120"/>
        <w:ind w:left="1418" w:hanging="1418"/>
        <w:jc w:val="both"/>
        <w:rPr>
          <w:highlight w:val="yellow"/>
          <w:lang w:val="en-US"/>
        </w:rPr>
      </w:pPr>
      <w:r w:rsidRPr="00CE37D7">
        <w:rPr>
          <w:lang w:val="en-US"/>
        </w:rPr>
        <w:t>ATM</w:t>
      </w:r>
      <w:r w:rsidRPr="00CE37D7">
        <w:rPr>
          <w:lang w:val="en-US"/>
        </w:rPr>
        <w:tab/>
      </w:r>
      <w:r w:rsidRPr="00CE37D7">
        <w:rPr>
          <w:i/>
          <w:lang w:val="en-US"/>
        </w:rPr>
        <w:t>Air Traffic Management</w:t>
      </w:r>
    </w:p>
    <w:p w14:paraId="669B520D" w14:textId="77777777" w:rsidR="00352D6A" w:rsidRPr="00BF77B8" w:rsidRDefault="00352D6A" w:rsidP="00352D6A">
      <w:pPr>
        <w:spacing w:after="120"/>
        <w:ind w:left="1418" w:hanging="1418"/>
        <w:jc w:val="both"/>
        <w:rPr>
          <w:lang w:val="en-US"/>
        </w:rPr>
      </w:pPr>
      <w:r w:rsidRPr="00BF77B8">
        <w:rPr>
          <w:lang w:val="en-US"/>
        </w:rPr>
        <w:t>ATS</w:t>
      </w:r>
      <w:r w:rsidRPr="00BF77B8">
        <w:rPr>
          <w:lang w:val="en-US"/>
        </w:rPr>
        <w:tab/>
      </w:r>
      <w:r w:rsidRPr="00BF77B8">
        <w:rPr>
          <w:i/>
          <w:lang w:val="en-US"/>
        </w:rPr>
        <w:t>Air Traffic Service</w:t>
      </w:r>
    </w:p>
    <w:p w14:paraId="6FA7A372" w14:textId="77777777" w:rsidR="00352D6A" w:rsidRPr="00BF77B8" w:rsidRDefault="00352D6A" w:rsidP="00352D6A">
      <w:pPr>
        <w:spacing w:after="120"/>
        <w:ind w:left="1418" w:hanging="1418"/>
        <w:jc w:val="both"/>
        <w:rPr>
          <w:lang w:val="en-US"/>
        </w:rPr>
      </w:pPr>
      <w:r w:rsidRPr="00BF77B8">
        <w:rPr>
          <w:lang w:val="en-US"/>
        </w:rPr>
        <w:t xml:space="preserve">AVDS </w:t>
      </w:r>
      <w:r w:rsidRPr="00BF77B8">
        <w:rPr>
          <w:lang w:val="en-US"/>
        </w:rPr>
        <w:tab/>
      </w:r>
      <w:r w:rsidRPr="00BF77B8">
        <w:rPr>
          <w:i/>
          <w:lang w:val="en-US"/>
        </w:rPr>
        <w:t>Aviator Visual Design Simulator</w:t>
      </w:r>
    </w:p>
    <w:p w14:paraId="77513921" w14:textId="00ECBA2F" w:rsidR="00352D6A" w:rsidRPr="00CE37D7" w:rsidRDefault="00352D6A" w:rsidP="00B92E60">
      <w:pPr>
        <w:spacing w:after="120"/>
        <w:ind w:left="1418" w:hanging="1418"/>
        <w:jc w:val="both"/>
        <w:rPr>
          <w:highlight w:val="yellow"/>
          <w:lang w:val="en-US"/>
        </w:rPr>
      </w:pPr>
      <w:r w:rsidRPr="00BF77B8">
        <w:rPr>
          <w:lang w:val="en-US"/>
        </w:rPr>
        <w:t>BDI</w:t>
      </w:r>
      <w:r w:rsidRPr="00BF77B8">
        <w:rPr>
          <w:lang w:val="en-US"/>
        </w:rPr>
        <w:tab/>
      </w:r>
      <w:r w:rsidRPr="00BF77B8">
        <w:rPr>
          <w:i/>
          <w:lang w:val="en-US"/>
        </w:rPr>
        <w:t>Belief-Desire-Intention</w:t>
      </w:r>
    </w:p>
    <w:p w14:paraId="545C533F" w14:textId="77777777" w:rsidR="009B648C" w:rsidRPr="007D0DAB" w:rsidRDefault="009B648C" w:rsidP="009B648C">
      <w:pPr>
        <w:spacing w:after="120"/>
        <w:ind w:left="1418" w:hanging="1418"/>
        <w:jc w:val="both"/>
        <w:rPr>
          <w:lang w:val="en-US"/>
        </w:rPr>
      </w:pPr>
      <w:r w:rsidRPr="007D0DAB">
        <w:rPr>
          <w:lang w:val="en-US"/>
        </w:rPr>
        <w:t>CRM</w:t>
      </w:r>
      <w:r w:rsidRPr="007D0DAB">
        <w:rPr>
          <w:lang w:val="en-US"/>
        </w:rPr>
        <w:tab/>
      </w:r>
      <w:r w:rsidRPr="007D0DAB">
        <w:rPr>
          <w:i/>
          <w:lang w:val="en-US"/>
        </w:rPr>
        <w:t>Crew Resource Management</w:t>
      </w:r>
    </w:p>
    <w:p w14:paraId="47FAB0B1" w14:textId="66605C47" w:rsidR="00BA5226" w:rsidRPr="00465EF0" w:rsidRDefault="00BA5226" w:rsidP="00BA5226">
      <w:pPr>
        <w:spacing w:after="120"/>
        <w:ind w:left="1418" w:hanging="1418"/>
        <w:jc w:val="both"/>
        <w:rPr>
          <w:lang w:val="en-US"/>
        </w:rPr>
      </w:pPr>
      <w:r>
        <w:rPr>
          <w:lang w:val="en-US"/>
        </w:rPr>
        <w:t>DHS</w:t>
      </w:r>
      <w:r w:rsidRPr="00CE37D7">
        <w:rPr>
          <w:lang w:val="en-US"/>
        </w:rPr>
        <w:tab/>
      </w:r>
      <w:proofErr w:type="spellStart"/>
      <w:r>
        <w:rPr>
          <w:i/>
          <w:lang w:val="en-US"/>
        </w:rPr>
        <w:t>D</w:t>
      </w:r>
      <w:r w:rsidRPr="00CE37D7">
        <w:rPr>
          <w:i/>
          <w:lang w:val="en-US"/>
        </w:rPr>
        <w:t>e</w:t>
      </w:r>
      <w:r>
        <w:rPr>
          <w:i/>
          <w:lang w:val="en-US"/>
        </w:rPr>
        <w:t>parment</w:t>
      </w:r>
      <w:proofErr w:type="spellEnd"/>
      <w:r>
        <w:rPr>
          <w:i/>
          <w:lang w:val="en-US"/>
        </w:rPr>
        <w:t xml:space="preserve"> of Homeland Security</w:t>
      </w:r>
      <w:r w:rsidRPr="00CE37D7">
        <w:rPr>
          <w:lang w:val="en-US"/>
        </w:rPr>
        <w:t>, EEUU</w:t>
      </w:r>
    </w:p>
    <w:p w14:paraId="13C55E62" w14:textId="5BBC10EC" w:rsidR="001F1581" w:rsidRDefault="001F1581" w:rsidP="00352D6A">
      <w:pPr>
        <w:spacing w:after="120"/>
        <w:ind w:left="1418" w:hanging="1418"/>
        <w:jc w:val="both"/>
        <w:rPr>
          <w:lang w:val="en-US"/>
        </w:rPr>
      </w:pPr>
      <w:r>
        <w:rPr>
          <w:lang w:val="en-US"/>
        </w:rPr>
        <w:t>DIS</w:t>
      </w:r>
      <w:r>
        <w:rPr>
          <w:lang w:val="en-US"/>
        </w:rPr>
        <w:tab/>
      </w:r>
      <w:r w:rsidRPr="00BF77B8">
        <w:rPr>
          <w:i/>
          <w:lang w:val="en-US"/>
        </w:rPr>
        <w:t>Distributed Interactive Simulation</w:t>
      </w:r>
    </w:p>
    <w:p w14:paraId="20CF134F" w14:textId="6F1F030E" w:rsidR="00BA5226" w:rsidRPr="00465EF0" w:rsidRDefault="00BA5226" w:rsidP="00BA5226">
      <w:pPr>
        <w:spacing w:after="120"/>
        <w:ind w:left="1418" w:hanging="1418"/>
        <w:jc w:val="both"/>
        <w:rPr>
          <w:lang w:val="en-US"/>
        </w:rPr>
      </w:pPr>
      <w:proofErr w:type="spellStart"/>
      <w:proofErr w:type="gramStart"/>
      <w:r>
        <w:rPr>
          <w:lang w:val="en-US"/>
        </w:rPr>
        <w:t>DoD</w:t>
      </w:r>
      <w:proofErr w:type="spellEnd"/>
      <w:proofErr w:type="gramEnd"/>
      <w:r w:rsidRPr="00CE37D7">
        <w:rPr>
          <w:lang w:val="en-US"/>
        </w:rPr>
        <w:tab/>
      </w:r>
      <w:proofErr w:type="spellStart"/>
      <w:r>
        <w:rPr>
          <w:i/>
          <w:lang w:val="en-US"/>
        </w:rPr>
        <w:t>D</w:t>
      </w:r>
      <w:r w:rsidRPr="00CE37D7">
        <w:rPr>
          <w:i/>
          <w:lang w:val="en-US"/>
        </w:rPr>
        <w:t>e</w:t>
      </w:r>
      <w:r>
        <w:rPr>
          <w:i/>
          <w:lang w:val="en-US"/>
        </w:rPr>
        <w:t>parment</w:t>
      </w:r>
      <w:proofErr w:type="spellEnd"/>
      <w:r>
        <w:rPr>
          <w:i/>
          <w:lang w:val="en-US"/>
        </w:rPr>
        <w:t xml:space="preserve"> of Defense</w:t>
      </w:r>
      <w:r w:rsidRPr="00CE37D7">
        <w:rPr>
          <w:lang w:val="en-US"/>
        </w:rPr>
        <w:t>, EEUU</w:t>
      </w:r>
    </w:p>
    <w:p w14:paraId="02098F4B" w14:textId="77777777" w:rsidR="00352D6A" w:rsidRPr="00CE37D7" w:rsidRDefault="00352D6A" w:rsidP="00352D6A">
      <w:pPr>
        <w:spacing w:after="120"/>
        <w:ind w:left="1418" w:hanging="1418"/>
        <w:jc w:val="both"/>
        <w:rPr>
          <w:lang w:val="en-US"/>
        </w:rPr>
      </w:pPr>
      <w:proofErr w:type="spellStart"/>
      <w:r w:rsidRPr="00CE37D7">
        <w:rPr>
          <w:lang w:val="en-US"/>
        </w:rPr>
        <w:t>Eurocontrol</w:t>
      </w:r>
      <w:proofErr w:type="spellEnd"/>
      <w:r w:rsidRPr="00CE37D7">
        <w:rPr>
          <w:lang w:val="en-US"/>
        </w:rPr>
        <w:tab/>
      </w:r>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p>
    <w:p w14:paraId="58A90C3A" w14:textId="77777777" w:rsidR="00352D6A" w:rsidRPr="00465EF0" w:rsidRDefault="00352D6A" w:rsidP="00352D6A">
      <w:pPr>
        <w:spacing w:after="120"/>
        <w:ind w:left="1418" w:hanging="1418"/>
        <w:jc w:val="both"/>
        <w:rPr>
          <w:lang w:val="en-US"/>
        </w:rPr>
      </w:pPr>
      <w:r w:rsidRPr="00CE37D7">
        <w:rPr>
          <w:lang w:val="en-US"/>
        </w:rPr>
        <w:t>FAA</w:t>
      </w:r>
      <w:r w:rsidRPr="00CE37D7">
        <w:rPr>
          <w:lang w:val="en-US"/>
        </w:rPr>
        <w:tab/>
      </w:r>
      <w:r w:rsidRPr="00CE37D7">
        <w:rPr>
          <w:i/>
          <w:lang w:val="en-US"/>
        </w:rPr>
        <w:t>Federal Aviation Administration</w:t>
      </w:r>
      <w:r w:rsidRPr="00CE37D7">
        <w:rPr>
          <w:lang w:val="en-US"/>
        </w:rPr>
        <w:t>, EEUU</w:t>
      </w:r>
    </w:p>
    <w:p w14:paraId="6846EDE0" w14:textId="77777777" w:rsidR="00352D6A" w:rsidRPr="00465EF0" w:rsidRDefault="00352D6A" w:rsidP="00352D6A">
      <w:pPr>
        <w:spacing w:after="120"/>
        <w:ind w:left="1418" w:hanging="1418"/>
        <w:jc w:val="both"/>
        <w:rPr>
          <w:lang w:val="en-US"/>
        </w:rPr>
      </w:pPr>
      <w:r w:rsidRPr="00CE37D7">
        <w:rPr>
          <w:lang w:val="en-US"/>
        </w:rPr>
        <w:t>FACET</w:t>
      </w:r>
      <w:r w:rsidRPr="00CE37D7">
        <w:rPr>
          <w:lang w:val="en-US"/>
        </w:rPr>
        <w:tab/>
      </w:r>
      <w:r w:rsidRPr="00CE37D7">
        <w:rPr>
          <w:i/>
          <w:lang w:val="en-US"/>
        </w:rPr>
        <w:t>Future ATM Concepts Evaluation Tool</w:t>
      </w:r>
    </w:p>
    <w:p w14:paraId="008D1A77" w14:textId="2E023DCF" w:rsidR="007F121F" w:rsidRPr="00465EF0" w:rsidRDefault="007F121F" w:rsidP="007F121F">
      <w:pPr>
        <w:spacing w:after="120"/>
        <w:ind w:left="1418" w:hanging="1418"/>
        <w:jc w:val="both"/>
        <w:rPr>
          <w:lang w:val="en-US"/>
        </w:rPr>
      </w:pPr>
      <w:r w:rsidRPr="00CE37D7">
        <w:rPr>
          <w:lang w:val="en-US"/>
        </w:rPr>
        <w:t>F</w:t>
      </w:r>
      <w:r>
        <w:rPr>
          <w:lang w:val="en-US"/>
        </w:rPr>
        <w:t>IR</w:t>
      </w:r>
      <w:r w:rsidRPr="00CE37D7">
        <w:rPr>
          <w:lang w:val="en-US"/>
        </w:rPr>
        <w:tab/>
      </w:r>
      <w:r w:rsidRPr="00CE37D7">
        <w:rPr>
          <w:i/>
          <w:lang w:val="en-US"/>
        </w:rPr>
        <w:t>F</w:t>
      </w:r>
      <w:r>
        <w:rPr>
          <w:i/>
          <w:lang w:val="en-US"/>
        </w:rPr>
        <w:t>light Information Region</w:t>
      </w:r>
    </w:p>
    <w:p w14:paraId="726556A5" w14:textId="25F9B428" w:rsidR="00352D6A" w:rsidRPr="00CE37D7" w:rsidRDefault="00352D6A" w:rsidP="00B92E60">
      <w:pPr>
        <w:spacing w:after="120"/>
        <w:ind w:left="1418" w:hanging="1418"/>
        <w:jc w:val="both"/>
        <w:rPr>
          <w:highlight w:val="yellow"/>
          <w:lang w:val="en-US"/>
        </w:rPr>
      </w:pPr>
      <w:r w:rsidRPr="00BF77B8">
        <w:rPr>
          <w:lang w:val="en-US"/>
        </w:rPr>
        <w:t>GDP</w:t>
      </w:r>
      <w:r w:rsidRPr="00BF77B8">
        <w:rPr>
          <w:lang w:val="en-US"/>
        </w:rPr>
        <w:tab/>
      </w:r>
      <w:r w:rsidRPr="00BF77B8">
        <w:rPr>
          <w:i/>
          <w:lang w:val="en-US"/>
        </w:rPr>
        <w:t>Ground Delay Program</w:t>
      </w:r>
    </w:p>
    <w:p w14:paraId="34B9E902" w14:textId="77777777" w:rsidR="00352D6A" w:rsidRPr="00CE37D7" w:rsidRDefault="00352D6A" w:rsidP="00352D6A">
      <w:pPr>
        <w:spacing w:after="120"/>
        <w:ind w:left="1418" w:hanging="1418"/>
        <w:jc w:val="both"/>
        <w:rPr>
          <w:lang w:val="en-US"/>
        </w:rPr>
      </w:pPr>
      <w:r w:rsidRPr="00DE129A">
        <w:rPr>
          <w:lang w:val="en-US"/>
        </w:rPr>
        <w:t>GPS</w:t>
      </w:r>
      <w:r w:rsidRPr="00CE37D7">
        <w:rPr>
          <w:lang w:val="en-US"/>
        </w:rPr>
        <w:tab/>
      </w:r>
      <w:r w:rsidRPr="00DE129A">
        <w:rPr>
          <w:i/>
          <w:lang w:val="en-US"/>
        </w:rPr>
        <w:t>Global Positioning System</w:t>
      </w:r>
    </w:p>
    <w:p w14:paraId="5B2CCF50" w14:textId="7781179D" w:rsidR="00352D6A" w:rsidRPr="00BF77B8" w:rsidRDefault="00352D6A" w:rsidP="00352D6A">
      <w:pPr>
        <w:spacing w:after="120"/>
        <w:ind w:left="1418" w:hanging="1418"/>
        <w:jc w:val="both"/>
        <w:rPr>
          <w:lang w:val="en-US"/>
        </w:rPr>
      </w:pPr>
      <w:r w:rsidRPr="00BF77B8">
        <w:rPr>
          <w:lang w:val="en-US"/>
        </w:rPr>
        <w:t>HF</w:t>
      </w:r>
      <w:r w:rsidRPr="00BF77B8">
        <w:rPr>
          <w:lang w:val="en-US"/>
        </w:rPr>
        <w:tab/>
      </w:r>
      <w:r w:rsidRPr="00BF77B8">
        <w:rPr>
          <w:i/>
          <w:lang w:val="en-US"/>
        </w:rPr>
        <w:t>Human Factor</w:t>
      </w:r>
    </w:p>
    <w:p w14:paraId="65507712" w14:textId="77777777" w:rsidR="00EC1F16" w:rsidRDefault="00EC1F16" w:rsidP="00EC1F16">
      <w:pPr>
        <w:spacing w:after="120"/>
        <w:ind w:left="1418" w:hanging="1418"/>
        <w:jc w:val="both"/>
        <w:rPr>
          <w:lang w:val="en-US"/>
        </w:rPr>
      </w:pPr>
      <w:r>
        <w:rPr>
          <w:lang w:val="en-US"/>
        </w:rPr>
        <w:t>HLA</w:t>
      </w:r>
      <w:r>
        <w:rPr>
          <w:lang w:val="en-US"/>
        </w:rPr>
        <w:tab/>
      </w:r>
      <w:r>
        <w:rPr>
          <w:i/>
          <w:lang w:val="en-US"/>
        </w:rPr>
        <w:t>High-Level Architecture</w:t>
      </w:r>
    </w:p>
    <w:p w14:paraId="0454B67F" w14:textId="2E73E99F" w:rsidR="004E3CA1" w:rsidRPr="00BF77B8" w:rsidRDefault="004E3CA1" w:rsidP="00EC1F16">
      <w:pPr>
        <w:spacing w:after="120"/>
        <w:ind w:left="1418" w:hanging="1418"/>
        <w:jc w:val="both"/>
        <w:rPr>
          <w:lang w:val="en-US"/>
        </w:rPr>
      </w:pPr>
      <w:r w:rsidRPr="00BF77B8">
        <w:rPr>
          <w:lang w:val="en-US"/>
        </w:rPr>
        <w:t>HTML</w:t>
      </w:r>
      <w:r w:rsidRPr="00BF77B8">
        <w:rPr>
          <w:lang w:val="en-US"/>
        </w:rPr>
        <w:tab/>
      </w:r>
      <w:proofErr w:type="spellStart"/>
      <w:r w:rsidRPr="00BF77B8">
        <w:rPr>
          <w:i/>
          <w:lang w:val="en-US"/>
        </w:rPr>
        <w:t>HyperText</w:t>
      </w:r>
      <w:proofErr w:type="spellEnd"/>
      <w:r w:rsidRPr="00BF77B8">
        <w:rPr>
          <w:i/>
          <w:lang w:val="en-US"/>
        </w:rPr>
        <w:t xml:space="preserve"> Markup Language</w:t>
      </w:r>
    </w:p>
    <w:p w14:paraId="611A04E1" w14:textId="1DA137C1" w:rsidR="00352D6A" w:rsidRPr="00CE37D7" w:rsidRDefault="00352D6A" w:rsidP="00352D6A">
      <w:pPr>
        <w:spacing w:after="120"/>
        <w:ind w:left="1418" w:hanging="1418"/>
        <w:jc w:val="both"/>
        <w:rPr>
          <w:highlight w:val="yellow"/>
          <w:lang w:val="en-US"/>
        </w:rPr>
      </w:pPr>
      <w:r w:rsidRPr="00BF77B8">
        <w:rPr>
          <w:lang w:val="en-US"/>
        </w:rPr>
        <w:t xml:space="preserve">IAF </w:t>
      </w:r>
      <w:r w:rsidRPr="00BF77B8">
        <w:rPr>
          <w:lang w:val="en-US"/>
        </w:rPr>
        <w:tab/>
      </w:r>
      <w:r w:rsidRPr="00BF77B8">
        <w:rPr>
          <w:i/>
          <w:lang w:val="en-US"/>
        </w:rPr>
        <w:t>INGENIAS Agent Framework</w:t>
      </w:r>
    </w:p>
    <w:p w14:paraId="3E3A1D41" w14:textId="73D31836" w:rsidR="00352D6A" w:rsidRPr="00BF77B8" w:rsidRDefault="00352D6A" w:rsidP="00352D6A">
      <w:pPr>
        <w:spacing w:after="120"/>
        <w:ind w:left="1418" w:hanging="1418"/>
        <w:jc w:val="both"/>
        <w:rPr>
          <w:lang w:val="en-US"/>
        </w:rPr>
      </w:pPr>
      <w:r w:rsidRPr="00BF77B8">
        <w:rPr>
          <w:lang w:val="en-US"/>
        </w:rPr>
        <w:t>IDK</w:t>
      </w:r>
      <w:r w:rsidRPr="00BF77B8">
        <w:rPr>
          <w:lang w:val="en-US"/>
        </w:rPr>
        <w:tab/>
      </w:r>
      <w:r w:rsidRPr="00BF77B8">
        <w:rPr>
          <w:i/>
          <w:lang w:val="en-US"/>
        </w:rPr>
        <w:t>INGENIAS Development Kit</w:t>
      </w:r>
    </w:p>
    <w:p w14:paraId="1E16A085" w14:textId="40622CA8" w:rsidR="001F1581" w:rsidRDefault="001F1581" w:rsidP="00F406F3">
      <w:pPr>
        <w:spacing w:after="120"/>
        <w:ind w:left="1418" w:hanging="1418"/>
        <w:jc w:val="both"/>
        <w:rPr>
          <w:lang w:val="en-US"/>
        </w:rPr>
      </w:pPr>
      <w:r>
        <w:rPr>
          <w:lang w:val="en-US"/>
        </w:rPr>
        <w:t>IEEE</w:t>
      </w:r>
      <w:r>
        <w:rPr>
          <w:lang w:val="en-US"/>
        </w:rPr>
        <w:tab/>
      </w:r>
      <w:r w:rsidRPr="00BF77B8">
        <w:rPr>
          <w:i/>
          <w:lang w:val="en-US"/>
        </w:rPr>
        <w:t>Institute of Electrical and Electronics Engineers</w:t>
      </w:r>
    </w:p>
    <w:p w14:paraId="25E0D880" w14:textId="0D400C3B" w:rsidR="00F406F3" w:rsidRPr="00BF77B8" w:rsidRDefault="00F406F3" w:rsidP="00F406F3">
      <w:pPr>
        <w:spacing w:after="120"/>
        <w:ind w:left="1418" w:hanging="1418"/>
        <w:jc w:val="both"/>
        <w:rPr>
          <w:lang w:val="en-US"/>
        </w:rPr>
      </w:pPr>
      <w:r w:rsidRPr="00BF77B8">
        <w:rPr>
          <w:lang w:val="en-US"/>
        </w:rPr>
        <w:t>IFR</w:t>
      </w:r>
      <w:r w:rsidRPr="00BF77B8">
        <w:rPr>
          <w:lang w:val="en-US"/>
        </w:rPr>
        <w:tab/>
      </w:r>
      <w:r w:rsidRPr="00BF77B8">
        <w:rPr>
          <w:i/>
          <w:lang w:val="en-US"/>
        </w:rPr>
        <w:t>Instrument Flight Rules</w:t>
      </w:r>
    </w:p>
    <w:p w14:paraId="56812792" w14:textId="77777777" w:rsidR="00352D6A" w:rsidRPr="00CE37D7" w:rsidRDefault="00352D6A" w:rsidP="00352D6A">
      <w:pPr>
        <w:spacing w:after="120"/>
        <w:ind w:left="1418" w:hanging="1418"/>
        <w:jc w:val="both"/>
        <w:rPr>
          <w:i/>
          <w:lang w:val="en-US"/>
        </w:rPr>
      </w:pPr>
      <w:r w:rsidRPr="00CE37D7">
        <w:rPr>
          <w:lang w:val="en-US"/>
        </w:rPr>
        <w:t>IMPACT</w:t>
      </w:r>
      <w:r w:rsidRPr="00CE37D7">
        <w:rPr>
          <w:lang w:val="en-US"/>
        </w:rPr>
        <w:tab/>
      </w:r>
      <w:r w:rsidRPr="00CE37D7">
        <w:rPr>
          <w:i/>
          <w:lang w:val="en-US"/>
        </w:rPr>
        <w:t>Intelligent agent-based Model for Policy Analysis of Collaborative Traffic flow management</w:t>
      </w:r>
    </w:p>
    <w:p w14:paraId="7CD9F790" w14:textId="477465EF" w:rsidR="00352D6A" w:rsidRPr="00CE37D7" w:rsidRDefault="00352D6A" w:rsidP="00B92E60">
      <w:pPr>
        <w:spacing w:after="120"/>
        <w:ind w:left="1418" w:hanging="1418"/>
        <w:jc w:val="both"/>
        <w:rPr>
          <w:highlight w:val="yellow"/>
          <w:lang w:val="en-US"/>
        </w:rPr>
      </w:pPr>
      <w:r w:rsidRPr="00BF77B8">
        <w:rPr>
          <w:lang w:val="en-US"/>
        </w:rPr>
        <w:t>LOFT</w:t>
      </w:r>
      <w:r w:rsidRPr="00BF77B8">
        <w:rPr>
          <w:lang w:val="en-US"/>
        </w:rPr>
        <w:tab/>
      </w:r>
      <w:r w:rsidRPr="00BF77B8">
        <w:rPr>
          <w:i/>
          <w:lang w:val="en-US"/>
        </w:rPr>
        <w:t>Line</w:t>
      </w:r>
      <w:r w:rsidR="009B648C">
        <w:rPr>
          <w:i/>
          <w:lang w:val="en-US"/>
        </w:rPr>
        <w:t>-</w:t>
      </w:r>
      <w:r w:rsidRPr="00BF77B8">
        <w:rPr>
          <w:i/>
          <w:lang w:val="en-US"/>
        </w:rPr>
        <w:t>Oriented Flight Training</w:t>
      </w:r>
    </w:p>
    <w:p w14:paraId="50FB4121" w14:textId="7F6A70C6" w:rsidR="00352D6A" w:rsidRPr="00BF77B8" w:rsidRDefault="00352D6A" w:rsidP="00352D6A">
      <w:pPr>
        <w:spacing w:after="120"/>
        <w:ind w:left="1418" w:hanging="1418"/>
        <w:jc w:val="both"/>
        <w:rPr>
          <w:lang w:val="en-US"/>
        </w:rPr>
      </w:pPr>
      <w:r w:rsidRPr="00BF77B8">
        <w:rPr>
          <w:lang w:val="en-US"/>
        </w:rPr>
        <w:t>MDA</w:t>
      </w:r>
      <w:r w:rsidRPr="00BF77B8">
        <w:rPr>
          <w:lang w:val="en-US"/>
        </w:rPr>
        <w:tab/>
      </w:r>
      <w:r w:rsidRPr="00BF77B8">
        <w:rPr>
          <w:i/>
          <w:lang w:val="en-US"/>
        </w:rPr>
        <w:t>Model-Driven Ar</w:t>
      </w:r>
      <w:r w:rsidR="00E639D6">
        <w:rPr>
          <w:i/>
          <w:lang w:val="en-US"/>
        </w:rPr>
        <w:t>ch</w:t>
      </w:r>
      <w:r w:rsidRPr="00BF77B8">
        <w:rPr>
          <w:i/>
          <w:lang w:val="en-US"/>
        </w:rPr>
        <w:t>itecture</w:t>
      </w:r>
    </w:p>
    <w:p w14:paraId="51FE6588" w14:textId="77777777" w:rsidR="00352D6A" w:rsidRPr="00465EF0" w:rsidRDefault="00352D6A" w:rsidP="00352D6A">
      <w:pPr>
        <w:spacing w:after="120"/>
        <w:ind w:left="1418" w:hanging="1418"/>
        <w:jc w:val="both"/>
        <w:rPr>
          <w:lang w:val="en-US"/>
        </w:rPr>
      </w:pPr>
      <w:r w:rsidRPr="00CE37D7">
        <w:rPr>
          <w:lang w:val="en-US"/>
        </w:rPr>
        <w:t>MDE</w:t>
      </w:r>
      <w:r w:rsidRPr="00CE37D7">
        <w:rPr>
          <w:lang w:val="en-US"/>
        </w:rPr>
        <w:tab/>
      </w:r>
      <w:r w:rsidRPr="00CE37D7">
        <w:rPr>
          <w:i/>
          <w:lang w:val="en-US"/>
        </w:rPr>
        <w:t>Model-Driven Engineering</w:t>
      </w:r>
    </w:p>
    <w:p w14:paraId="2789E461" w14:textId="6A31DD98" w:rsidR="00352D6A" w:rsidRPr="00BF77B8" w:rsidRDefault="00352D6A" w:rsidP="00352D6A">
      <w:pPr>
        <w:spacing w:after="120"/>
        <w:ind w:left="1418" w:hanging="1418"/>
        <w:jc w:val="both"/>
        <w:rPr>
          <w:lang w:val="en-US"/>
        </w:rPr>
      </w:pPr>
      <w:r w:rsidRPr="00BF77B8">
        <w:rPr>
          <w:lang w:val="en-US"/>
        </w:rPr>
        <w:t xml:space="preserve">MIDAS </w:t>
      </w:r>
      <w:r w:rsidRPr="00BF77B8">
        <w:rPr>
          <w:lang w:val="en-US"/>
        </w:rPr>
        <w:tab/>
      </w:r>
      <w:r w:rsidR="002F134A" w:rsidRPr="002F134A">
        <w:rPr>
          <w:i/>
          <w:lang w:val="en-US"/>
        </w:rPr>
        <w:t>Man-</w:t>
      </w:r>
      <w:r w:rsidR="002F134A">
        <w:rPr>
          <w:i/>
          <w:lang w:val="en-US"/>
        </w:rPr>
        <w:t>m</w:t>
      </w:r>
      <w:r w:rsidRPr="00BF77B8">
        <w:rPr>
          <w:i/>
          <w:lang w:val="en-US"/>
        </w:rPr>
        <w:t>achine Integrated Design and Analysis System</w:t>
      </w:r>
    </w:p>
    <w:p w14:paraId="46336332" w14:textId="02C518F0" w:rsidR="007353C8" w:rsidRPr="0071153F" w:rsidRDefault="007353C8" w:rsidP="007353C8">
      <w:pPr>
        <w:spacing w:after="120"/>
        <w:ind w:left="1418" w:hanging="1418"/>
        <w:jc w:val="both"/>
        <w:rPr>
          <w:lang w:val="en-US"/>
          <w:rPrChange w:id="2051" w:author="Orion" w:date="2011-09-21T08:25:00Z">
            <w:rPr/>
          </w:rPrChange>
        </w:rPr>
      </w:pPr>
      <w:r w:rsidRPr="0071153F">
        <w:rPr>
          <w:lang w:val="en-US"/>
          <w:rPrChange w:id="2052" w:author="Orion" w:date="2011-09-21T08:25:00Z">
            <w:rPr/>
          </w:rPrChange>
        </w:rPr>
        <w:t>MVC</w:t>
      </w:r>
      <w:r w:rsidRPr="0071153F">
        <w:rPr>
          <w:lang w:val="en-US"/>
          <w:rPrChange w:id="2053" w:author="Orion" w:date="2011-09-21T08:25:00Z">
            <w:rPr/>
          </w:rPrChange>
        </w:rPr>
        <w:tab/>
      </w:r>
      <w:r w:rsidRPr="0071153F">
        <w:rPr>
          <w:i/>
          <w:lang w:val="en-US"/>
          <w:rPrChange w:id="2054" w:author="Orion" w:date="2011-09-21T08:25:00Z">
            <w:rPr>
              <w:i/>
            </w:rPr>
          </w:rPrChange>
        </w:rPr>
        <w:t>Model-View-</w:t>
      </w:r>
      <w:r w:rsidR="0088587C" w:rsidRPr="0071153F">
        <w:rPr>
          <w:i/>
          <w:lang w:val="en-US"/>
          <w:rPrChange w:id="2055" w:author="Orion" w:date="2011-09-21T08:25:00Z">
            <w:rPr>
              <w:i/>
            </w:rPr>
          </w:rPrChange>
        </w:rPr>
        <w:t>Controller</w:t>
      </w:r>
    </w:p>
    <w:p w14:paraId="60BD17D3" w14:textId="57775FB5" w:rsidR="002A3258" w:rsidRPr="0071153F" w:rsidRDefault="002A3258" w:rsidP="00352D6A">
      <w:pPr>
        <w:spacing w:after="120"/>
        <w:ind w:left="1418" w:hanging="1418"/>
        <w:jc w:val="both"/>
        <w:rPr>
          <w:lang w:val="en-US"/>
          <w:rPrChange w:id="2056" w:author="Orion" w:date="2011-09-21T08:25:00Z">
            <w:rPr/>
          </w:rPrChange>
        </w:rPr>
      </w:pPr>
      <w:r w:rsidRPr="0071153F">
        <w:rPr>
          <w:lang w:val="en-US"/>
          <w:rPrChange w:id="2057" w:author="Orion" w:date="2011-09-21T08:25:00Z">
            <w:rPr/>
          </w:rPrChange>
        </w:rPr>
        <w:lastRenderedPageBreak/>
        <w:t>NASA</w:t>
      </w:r>
      <w:r w:rsidRPr="0071153F">
        <w:rPr>
          <w:lang w:val="en-US"/>
          <w:rPrChange w:id="2058" w:author="Orion" w:date="2011-09-21T08:25:00Z">
            <w:rPr/>
          </w:rPrChange>
        </w:rPr>
        <w:tab/>
      </w:r>
      <w:r w:rsidRPr="0071153F">
        <w:rPr>
          <w:i/>
          <w:lang w:val="en-US"/>
          <w:rPrChange w:id="2059" w:author="Orion" w:date="2011-09-21T08:25:00Z">
            <w:rPr>
              <w:i/>
            </w:rPr>
          </w:rPrChange>
        </w:rPr>
        <w:t>National Aeronautics and Space Administration</w:t>
      </w:r>
      <w:r w:rsidRPr="0071153F">
        <w:rPr>
          <w:lang w:val="en-US"/>
          <w:rPrChange w:id="2060" w:author="Orion" w:date="2011-09-21T08:25:00Z">
            <w:rPr/>
          </w:rPrChange>
        </w:rPr>
        <w:t>, EE</w:t>
      </w:r>
      <w:r w:rsidR="00A05A20" w:rsidRPr="0071153F">
        <w:rPr>
          <w:lang w:val="en-US"/>
          <w:rPrChange w:id="2061" w:author="Orion" w:date="2011-09-21T08:25:00Z">
            <w:rPr/>
          </w:rPrChange>
        </w:rPr>
        <w:t>UU</w:t>
      </w:r>
    </w:p>
    <w:p w14:paraId="518F8A22" w14:textId="77777777" w:rsidR="005D72B1" w:rsidRPr="004A4A9B" w:rsidRDefault="005D72B1" w:rsidP="005D72B1">
      <w:pPr>
        <w:spacing w:after="120"/>
        <w:ind w:left="1418" w:hanging="1418"/>
        <w:jc w:val="both"/>
      </w:pPr>
      <w:r w:rsidRPr="004A4A9B">
        <w:t>OACI</w:t>
      </w:r>
      <w:r w:rsidRPr="004A4A9B">
        <w:tab/>
      </w:r>
      <w:r>
        <w:t>Organización de Aviación Civil Internacional</w:t>
      </w:r>
    </w:p>
    <w:p w14:paraId="60AE9571" w14:textId="524BD6C5" w:rsidR="00375BFC" w:rsidRPr="002B284A" w:rsidRDefault="00375BFC" w:rsidP="00375BFC">
      <w:pPr>
        <w:spacing w:after="120"/>
        <w:ind w:left="1418" w:hanging="1418"/>
        <w:jc w:val="both"/>
        <w:rPr>
          <w:lang w:val="en-US"/>
        </w:rPr>
      </w:pPr>
      <w:r>
        <w:rPr>
          <w:lang w:val="en-US"/>
        </w:rPr>
        <w:t>RDR</w:t>
      </w:r>
      <w:r>
        <w:rPr>
          <w:lang w:val="en-US"/>
        </w:rPr>
        <w:tab/>
      </w:r>
      <w:r>
        <w:rPr>
          <w:i/>
          <w:lang w:val="en-US"/>
        </w:rPr>
        <w:t xml:space="preserve">Radio Detection and </w:t>
      </w:r>
      <w:r w:rsidRPr="00375BFC">
        <w:rPr>
          <w:i/>
          <w:lang w:val="en-US"/>
        </w:rPr>
        <w:t>Ranging</w:t>
      </w:r>
      <w:r>
        <w:rPr>
          <w:lang w:val="en-US"/>
        </w:rPr>
        <w:t>, radar</w:t>
      </w:r>
    </w:p>
    <w:p w14:paraId="0E7E8967" w14:textId="4ABAE14E" w:rsidR="00E639D6" w:rsidRDefault="00E639D6" w:rsidP="00352D6A">
      <w:pPr>
        <w:spacing w:after="120"/>
        <w:ind w:left="1418" w:hanging="1418"/>
        <w:jc w:val="both"/>
        <w:rPr>
          <w:lang w:val="en-US"/>
        </w:rPr>
      </w:pPr>
      <w:r w:rsidRPr="00BF77B8">
        <w:rPr>
          <w:lang w:val="en-US"/>
        </w:rPr>
        <w:t>STEAM</w:t>
      </w:r>
      <w:r>
        <w:rPr>
          <w:lang w:val="en-US"/>
        </w:rPr>
        <w:tab/>
      </w:r>
      <w:r w:rsidRPr="00BF77B8">
        <w:rPr>
          <w:i/>
          <w:lang w:val="en-US"/>
        </w:rPr>
        <w:t xml:space="preserve">a Shell for </w:t>
      </w:r>
      <w:proofErr w:type="spellStart"/>
      <w:r w:rsidRPr="00BF77B8">
        <w:rPr>
          <w:i/>
          <w:lang w:val="en-US"/>
        </w:rPr>
        <w:t>TEAMwork</w:t>
      </w:r>
      <w:proofErr w:type="spellEnd"/>
    </w:p>
    <w:p w14:paraId="3D633176" w14:textId="2769FEF9" w:rsidR="00352D6A" w:rsidRDefault="00352D6A" w:rsidP="00352D6A">
      <w:pPr>
        <w:spacing w:after="120"/>
        <w:ind w:left="1418" w:hanging="1418"/>
        <w:jc w:val="both"/>
        <w:rPr>
          <w:i/>
          <w:lang w:val="en-US"/>
        </w:rPr>
      </w:pPr>
      <w:r w:rsidRPr="00BF77B8">
        <w:rPr>
          <w:lang w:val="en-US"/>
        </w:rPr>
        <w:t>UAV</w:t>
      </w:r>
      <w:r w:rsidRPr="00BF77B8">
        <w:rPr>
          <w:lang w:val="en-US"/>
        </w:rPr>
        <w:tab/>
      </w:r>
      <w:r w:rsidRPr="00BF77B8">
        <w:rPr>
          <w:i/>
          <w:lang w:val="en-US"/>
        </w:rPr>
        <w:t xml:space="preserve">Unmanned </w:t>
      </w:r>
      <w:r w:rsidR="00C84DD0">
        <w:rPr>
          <w:i/>
          <w:lang w:val="en-US"/>
        </w:rPr>
        <w:t>A</w:t>
      </w:r>
      <w:r w:rsidRPr="00BF77B8">
        <w:rPr>
          <w:i/>
          <w:lang w:val="en-US"/>
        </w:rPr>
        <w:t xml:space="preserve">erial </w:t>
      </w:r>
      <w:r w:rsidR="00C84DD0">
        <w:rPr>
          <w:i/>
          <w:lang w:val="en-US"/>
        </w:rPr>
        <w:t>V</w:t>
      </w:r>
      <w:r w:rsidRPr="00BF77B8">
        <w:rPr>
          <w:i/>
          <w:lang w:val="en-US"/>
        </w:rPr>
        <w:t>ehicle</w:t>
      </w:r>
    </w:p>
    <w:p w14:paraId="7E3AD993" w14:textId="192E16D1" w:rsidR="000F400D" w:rsidRPr="00393100" w:rsidRDefault="000F400D" w:rsidP="000F400D">
      <w:pPr>
        <w:spacing w:after="120"/>
        <w:ind w:left="1418" w:hanging="1418"/>
        <w:jc w:val="both"/>
        <w:rPr>
          <w:lang w:val="en-US"/>
        </w:rPr>
      </w:pPr>
      <w:r>
        <w:rPr>
          <w:lang w:val="en-US"/>
        </w:rPr>
        <w:t>U</w:t>
      </w:r>
      <w:r w:rsidRPr="00393100">
        <w:rPr>
          <w:lang w:val="en-US"/>
        </w:rPr>
        <w:t>IR</w:t>
      </w:r>
      <w:r w:rsidRPr="00393100">
        <w:rPr>
          <w:lang w:val="en-US"/>
        </w:rPr>
        <w:tab/>
      </w:r>
      <w:r w:rsidRPr="004A4A9B">
        <w:rPr>
          <w:i/>
          <w:lang w:val="en-US"/>
        </w:rPr>
        <w:t>Upper</w:t>
      </w:r>
      <w:r w:rsidRPr="00393100">
        <w:rPr>
          <w:i/>
          <w:lang w:val="en-US"/>
        </w:rPr>
        <w:t xml:space="preserve"> Information Region</w:t>
      </w:r>
    </w:p>
    <w:p w14:paraId="48F727B1" w14:textId="30CD05B4" w:rsidR="003B5896" w:rsidRPr="003B5896" w:rsidRDefault="003B5896" w:rsidP="00352D6A">
      <w:pPr>
        <w:spacing w:after="120"/>
        <w:ind w:left="1418" w:hanging="1418"/>
        <w:jc w:val="both"/>
        <w:rPr>
          <w:lang w:val="en-US"/>
        </w:rPr>
      </w:pPr>
      <w:r w:rsidRPr="00BF77B8">
        <w:rPr>
          <w:lang w:val="en-US"/>
        </w:rPr>
        <w:t>USGS</w:t>
      </w:r>
      <w:r>
        <w:rPr>
          <w:lang w:val="en-US"/>
        </w:rPr>
        <w:tab/>
      </w:r>
      <w:r w:rsidRPr="00BF77B8">
        <w:rPr>
          <w:i/>
          <w:lang w:val="en-US"/>
        </w:rPr>
        <w:t>United States Geological Survey</w:t>
      </w:r>
    </w:p>
    <w:p w14:paraId="216D5E07" w14:textId="09825304" w:rsidR="00352D6A" w:rsidRPr="00BF77B8" w:rsidRDefault="00352D6A" w:rsidP="00352D6A">
      <w:pPr>
        <w:spacing w:after="120"/>
        <w:ind w:left="1418" w:hanging="1418"/>
        <w:jc w:val="both"/>
        <w:rPr>
          <w:lang w:val="en-US"/>
        </w:rPr>
      </w:pPr>
      <w:r w:rsidRPr="00BF77B8">
        <w:rPr>
          <w:lang w:val="en-US"/>
        </w:rPr>
        <w:t>VFR</w:t>
      </w:r>
      <w:r w:rsidRPr="00BF77B8">
        <w:rPr>
          <w:lang w:val="en-US"/>
        </w:rPr>
        <w:tab/>
      </w:r>
      <w:r w:rsidRPr="00BF77B8">
        <w:rPr>
          <w:i/>
          <w:lang w:val="en-US"/>
        </w:rPr>
        <w:t>Visual Flight Rules</w:t>
      </w:r>
    </w:p>
    <w:p w14:paraId="3FF6A4C0" w14:textId="3A36E3A5" w:rsidR="00C3088F" w:rsidRDefault="00C3088F" w:rsidP="00C3088F">
      <w:pPr>
        <w:spacing w:after="120"/>
        <w:ind w:left="1418" w:hanging="1418"/>
        <w:jc w:val="both"/>
        <w:rPr>
          <w:lang w:val="en-US"/>
        </w:rPr>
      </w:pPr>
      <w:r w:rsidRPr="00BF77B8">
        <w:rPr>
          <w:i/>
          <w:lang w:val="en-US"/>
        </w:rPr>
        <w:t>Waypoint</w:t>
      </w:r>
      <w:r w:rsidRPr="002B284A">
        <w:rPr>
          <w:lang w:val="en-US"/>
        </w:rPr>
        <w:tab/>
      </w:r>
      <w:proofErr w:type="spellStart"/>
      <w:r w:rsidRPr="00BF77B8">
        <w:rPr>
          <w:lang w:val="en-US"/>
        </w:rPr>
        <w:t>Punto</w:t>
      </w:r>
      <w:proofErr w:type="spellEnd"/>
      <w:r w:rsidRPr="00BF77B8">
        <w:rPr>
          <w:lang w:val="en-US"/>
        </w:rPr>
        <w:t xml:space="preserve"> de </w:t>
      </w:r>
      <w:proofErr w:type="spellStart"/>
      <w:r w:rsidRPr="00BF77B8">
        <w:rPr>
          <w:lang w:val="en-US"/>
        </w:rPr>
        <w:t>paso</w:t>
      </w:r>
      <w:proofErr w:type="spellEnd"/>
    </w:p>
    <w:p w14:paraId="74326E87" w14:textId="46775148" w:rsidR="00B13F9D" w:rsidRPr="002B284A" w:rsidRDefault="00B13F9D" w:rsidP="00C3088F">
      <w:pPr>
        <w:spacing w:after="120"/>
        <w:ind w:left="1418" w:hanging="1418"/>
        <w:jc w:val="both"/>
        <w:rPr>
          <w:lang w:val="en-US"/>
        </w:rPr>
      </w:pPr>
      <w:r w:rsidRPr="00BF77B8">
        <w:rPr>
          <w:lang w:val="en-US"/>
        </w:rPr>
        <w:t>WMS</w:t>
      </w:r>
      <w:r w:rsidRPr="00BF77B8">
        <w:rPr>
          <w:lang w:val="en-US"/>
        </w:rPr>
        <w:tab/>
      </w:r>
      <w:r w:rsidRPr="00BF77B8">
        <w:rPr>
          <w:i/>
          <w:lang w:val="en-US"/>
        </w:rPr>
        <w:t>Web Map Service, Open Geospatial Consortiu</w:t>
      </w:r>
      <w:r w:rsidR="00790D72">
        <w:rPr>
          <w:i/>
          <w:lang w:val="en-US"/>
        </w:rPr>
        <w:t>m</w:t>
      </w:r>
    </w:p>
    <w:p w14:paraId="1D8CEEEE" w14:textId="19E85D73" w:rsidR="00E5084E" w:rsidRDefault="00E5084E">
      <w:pPr>
        <w:widowControl/>
        <w:suppressAutoHyphens w:val="0"/>
        <w:rPr>
          <w:rFonts w:ascii="Courier New" w:hAnsi="Courier New" w:cs="Courier New"/>
          <w:lang w:val="en-US"/>
        </w:rPr>
        <w:sectPr w:rsidR="00E5084E" w:rsidSect="009143CB">
          <w:type w:val="oddPage"/>
          <w:pgSz w:w="11906" w:h="16838"/>
          <w:pgMar w:top="1134" w:right="1134" w:bottom="1134" w:left="1134" w:header="720" w:footer="720" w:gutter="0"/>
          <w:cols w:space="720"/>
          <w:docGrid w:linePitch="360"/>
        </w:sectPr>
      </w:pPr>
    </w:p>
    <w:p w14:paraId="72168359" w14:textId="3EA7BB31" w:rsidR="00EC2D90" w:rsidRPr="004A4A9B" w:rsidRDefault="00B06AD8" w:rsidP="004A4A9B">
      <w:pPr>
        <w:pStyle w:val="Title"/>
        <w:outlineLvl w:val="0"/>
        <w:rPr>
          <w:bCs/>
          <w:szCs w:val="52"/>
        </w:rPr>
      </w:pPr>
      <w:bookmarkStart w:id="2062" w:name="_Ref299719310"/>
      <w:bookmarkStart w:id="2063" w:name="_Ref299721518"/>
      <w:bookmarkStart w:id="2064" w:name="_Ref299721519"/>
      <w:bookmarkStart w:id="2065" w:name="_Ref299721520"/>
      <w:bookmarkStart w:id="2066" w:name="_Ref299721521"/>
      <w:bookmarkStart w:id="2067" w:name="_Ref299721522"/>
      <w:bookmarkStart w:id="2068" w:name="_Ref299721555"/>
      <w:bookmarkStart w:id="2069" w:name="_Toc302654576"/>
      <w:r w:rsidRPr="001F2D9D">
        <w:rPr>
          <w:bCs/>
          <w:szCs w:val="52"/>
        </w:rPr>
        <w:lastRenderedPageBreak/>
        <w:t>Apé</w:t>
      </w:r>
      <w:r w:rsidR="00917996" w:rsidRPr="001F2D9D">
        <w:rPr>
          <w:bCs/>
          <w:szCs w:val="52"/>
        </w:rPr>
        <w:t>ndi</w:t>
      </w:r>
      <w:r w:rsidR="003C3626" w:rsidRPr="001F2D9D">
        <w:rPr>
          <w:bCs/>
          <w:szCs w:val="52"/>
        </w:rPr>
        <w:t>ce</w:t>
      </w:r>
      <w:r w:rsidR="00917996" w:rsidRPr="001F2D9D">
        <w:rPr>
          <w:bCs/>
          <w:szCs w:val="52"/>
        </w:rPr>
        <w:t xml:space="preserve"> </w:t>
      </w:r>
      <w:bookmarkEnd w:id="2062"/>
      <w:r w:rsidR="00C901F9" w:rsidRPr="001F2D9D">
        <w:rPr>
          <w:bCs/>
          <w:szCs w:val="52"/>
        </w:rPr>
        <w:t>A</w:t>
      </w:r>
      <w:bookmarkEnd w:id="2063"/>
      <w:bookmarkEnd w:id="2064"/>
      <w:bookmarkEnd w:id="2065"/>
      <w:bookmarkEnd w:id="2066"/>
      <w:bookmarkEnd w:id="2067"/>
      <w:bookmarkEnd w:id="2068"/>
      <w:r w:rsidR="00E5084E" w:rsidRPr="001F2D9D">
        <w:rPr>
          <w:bCs/>
          <w:szCs w:val="52"/>
        </w:rPr>
        <w:t>:</w:t>
      </w:r>
      <w:bookmarkEnd w:id="2069"/>
      <w:r w:rsidR="00E5084E" w:rsidRPr="001F2D9D">
        <w:rPr>
          <w:bCs/>
          <w:szCs w:val="52"/>
        </w:rPr>
        <w:t xml:space="preserve"> </w:t>
      </w:r>
      <w:bookmarkStart w:id="2070" w:name="_Toc302654577"/>
      <w:r w:rsidR="00EC2D90" w:rsidRPr="004A4A9B">
        <w:rPr>
          <w:rFonts w:ascii="Times New Roman" w:eastAsia="SimSun" w:hAnsi="Times New Roman"/>
          <w:bCs/>
          <w:color w:val="auto"/>
          <w:spacing w:val="0"/>
          <w:kern w:val="1"/>
          <w:szCs w:val="52"/>
        </w:rPr>
        <w:t xml:space="preserve">Tabla de </w:t>
      </w:r>
      <w:r w:rsidR="00E5084E" w:rsidRPr="004A4A9B">
        <w:rPr>
          <w:rFonts w:ascii="Times New Roman" w:eastAsia="SimSun" w:hAnsi="Times New Roman"/>
          <w:bCs/>
          <w:color w:val="auto"/>
          <w:spacing w:val="0"/>
          <w:kern w:val="1"/>
          <w:szCs w:val="52"/>
        </w:rPr>
        <w:t xml:space="preserve">identificadores </w:t>
      </w:r>
      <w:r w:rsidR="00EC2D90" w:rsidRPr="004A4A9B">
        <w:rPr>
          <w:rFonts w:ascii="Times New Roman" w:eastAsia="SimSun" w:hAnsi="Times New Roman"/>
          <w:bCs/>
          <w:color w:val="auto"/>
          <w:spacing w:val="0"/>
          <w:kern w:val="1"/>
          <w:szCs w:val="52"/>
        </w:rPr>
        <w:t xml:space="preserve">de </w:t>
      </w:r>
      <w:r w:rsidR="00E5084E" w:rsidRPr="004A4A9B">
        <w:rPr>
          <w:rFonts w:ascii="Times New Roman" w:eastAsia="SimSun" w:hAnsi="Times New Roman"/>
          <w:bCs/>
          <w:color w:val="auto"/>
          <w:spacing w:val="0"/>
          <w:kern w:val="1"/>
          <w:szCs w:val="52"/>
        </w:rPr>
        <w:t>p</w:t>
      </w:r>
      <w:r w:rsidR="00E622C2" w:rsidRPr="004A4A9B">
        <w:rPr>
          <w:rFonts w:ascii="Times New Roman" w:eastAsia="SimSun" w:hAnsi="Times New Roman"/>
          <w:bCs/>
          <w:color w:val="auto"/>
          <w:spacing w:val="0"/>
          <w:kern w:val="1"/>
          <w:szCs w:val="52"/>
        </w:rPr>
        <w:t xml:space="preserve">untos de </w:t>
      </w:r>
      <w:r w:rsidR="00E5084E" w:rsidRPr="004A4A9B">
        <w:rPr>
          <w:rFonts w:ascii="Times New Roman" w:eastAsia="SimSun" w:hAnsi="Times New Roman"/>
          <w:bCs/>
          <w:color w:val="auto"/>
          <w:spacing w:val="0"/>
          <w:kern w:val="1"/>
          <w:szCs w:val="52"/>
        </w:rPr>
        <w:t>p</w:t>
      </w:r>
      <w:r w:rsidR="00E622C2" w:rsidRPr="004A4A9B">
        <w:rPr>
          <w:rFonts w:ascii="Times New Roman" w:eastAsia="SimSun" w:hAnsi="Times New Roman"/>
          <w:bCs/>
          <w:color w:val="auto"/>
          <w:spacing w:val="0"/>
          <w:kern w:val="1"/>
          <w:szCs w:val="52"/>
        </w:rPr>
        <w:t>aso</w:t>
      </w:r>
      <w:r w:rsidR="00E5084E">
        <w:rPr>
          <w:rFonts w:ascii="Times New Roman" w:eastAsia="SimSun" w:hAnsi="Times New Roman"/>
          <w:bCs/>
          <w:color w:val="auto"/>
          <w:spacing w:val="0"/>
          <w:kern w:val="1"/>
          <w:szCs w:val="52"/>
        </w:rPr>
        <w:t xml:space="preserve"> en la Península Ibérica</w:t>
      </w:r>
      <w:bookmarkEnd w:id="2070"/>
    </w:p>
    <w:tbl>
      <w:tblPr>
        <w:tblW w:w="7835" w:type="dxa"/>
        <w:tblInd w:w="55" w:type="dxa"/>
        <w:tblCellMar>
          <w:left w:w="70" w:type="dxa"/>
          <w:right w:w="70" w:type="dxa"/>
        </w:tblCellMar>
        <w:tblLook w:val="04A0" w:firstRow="1" w:lastRow="0" w:firstColumn="1" w:lastColumn="0" w:noHBand="0" w:noVBand="1"/>
      </w:tblPr>
      <w:tblGrid>
        <w:gridCol w:w="960"/>
        <w:gridCol w:w="1260"/>
        <w:gridCol w:w="680"/>
        <w:gridCol w:w="960"/>
        <w:gridCol w:w="1200"/>
        <w:gridCol w:w="680"/>
        <w:gridCol w:w="960"/>
        <w:gridCol w:w="1166"/>
      </w:tblGrid>
      <w:tr w:rsidR="0002321F" w:rsidRPr="0002321F" w14:paraId="0716575B" w14:textId="77777777" w:rsidTr="004A4A9B">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1CC6439"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ID</w:t>
            </w:r>
          </w:p>
        </w:tc>
        <w:tc>
          <w:tcPr>
            <w:tcW w:w="1260" w:type="dxa"/>
            <w:tcBorders>
              <w:top w:val="single" w:sz="8" w:space="0" w:color="auto"/>
              <w:left w:val="nil"/>
              <w:bottom w:val="single" w:sz="4" w:space="0" w:color="auto"/>
              <w:right w:val="nil"/>
            </w:tcBorders>
            <w:shd w:val="clear" w:color="auto" w:fill="auto"/>
            <w:noWrap/>
            <w:vAlign w:val="center"/>
            <w:hideMark/>
          </w:tcPr>
          <w:p w14:paraId="292DB434"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WAYPOINT</w:t>
            </w:r>
          </w:p>
        </w:tc>
        <w:tc>
          <w:tcPr>
            <w:tcW w:w="680" w:type="dxa"/>
            <w:tcBorders>
              <w:left w:val="single" w:sz="4" w:space="0" w:color="auto"/>
              <w:bottom w:val="nil"/>
              <w:right w:val="single" w:sz="4" w:space="0" w:color="auto"/>
            </w:tcBorders>
            <w:shd w:val="clear" w:color="auto" w:fill="auto"/>
            <w:noWrap/>
            <w:vAlign w:val="center"/>
            <w:hideMark/>
          </w:tcPr>
          <w:p w14:paraId="5966EC08" w14:textId="43C51A7F" w:rsidR="0002321F" w:rsidRPr="0002321F" w:rsidRDefault="0002321F" w:rsidP="004A4A9B">
            <w:pPr>
              <w:widowControl/>
              <w:suppressAutoHyphens w:val="0"/>
              <w:rPr>
                <w:rFonts w:ascii="Calibri" w:eastAsia="Times New Roman" w:hAnsi="Calibri" w:cs="Calibri"/>
                <w:color w:val="000000"/>
                <w:kern w:val="0"/>
                <w:sz w:val="22"/>
                <w:szCs w:val="22"/>
                <w:lang w:eastAsia="es-ES" w:bidi="ar-SA"/>
              </w:rPr>
            </w:pP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C79D123"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ID</w:t>
            </w:r>
          </w:p>
        </w:tc>
        <w:tc>
          <w:tcPr>
            <w:tcW w:w="1200" w:type="dxa"/>
            <w:tcBorders>
              <w:top w:val="single" w:sz="8" w:space="0" w:color="auto"/>
              <w:left w:val="nil"/>
              <w:bottom w:val="single" w:sz="4" w:space="0" w:color="auto"/>
              <w:right w:val="single" w:sz="4" w:space="0" w:color="auto"/>
            </w:tcBorders>
            <w:shd w:val="clear" w:color="auto" w:fill="auto"/>
            <w:noWrap/>
            <w:vAlign w:val="center"/>
            <w:hideMark/>
          </w:tcPr>
          <w:p w14:paraId="48590A93"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WAYPOINT</w:t>
            </w:r>
          </w:p>
        </w:tc>
        <w:tc>
          <w:tcPr>
            <w:tcW w:w="680" w:type="dxa"/>
            <w:tcBorders>
              <w:left w:val="nil"/>
              <w:bottom w:val="nil"/>
              <w:right w:val="single" w:sz="4" w:space="0" w:color="auto"/>
            </w:tcBorders>
            <w:shd w:val="clear" w:color="auto" w:fill="auto"/>
            <w:noWrap/>
            <w:vAlign w:val="center"/>
            <w:hideMark/>
          </w:tcPr>
          <w:p w14:paraId="1AF78198" w14:textId="7B964FDA" w:rsidR="0002321F" w:rsidRPr="0002321F" w:rsidRDefault="0002321F" w:rsidP="004A4A9B">
            <w:pPr>
              <w:widowControl/>
              <w:suppressAutoHyphens w:val="0"/>
              <w:rPr>
                <w:rFonts w:ascii="Calibri" w:eastAsia="Times New Roman" w:hAnsi="Calibri" w:cs="Calibri"/>
                <w:color w:val="000000"/>
                <w:kern w:val="0"/>
                <w:sz w:val="22"/>
                <w:szCs w:val="22"/>
                <w:lang w:eastAsia="es-ES" w:bidi="ar-SA"/>
              </w:rPr>
            </w:pP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433760B"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ID</w:t>
            </w:r>
          </w:p>
        </w:tc>
        <w:tc>
          <w:tcPr>
            <w:tcW w:w="1135" w:type="dxa"/>
            <w:tcBorders>
              <w:top w:val="single" w:sz="8" w:space="0" w:color="auto"/>
              <w:left w:val="nil"/>
              <w:bottom w:val="single" w:sz="4" w:space="0" w:color="auto"/>
              <w:right w:val="single" w:sz="8" w:space="0" w:color="auto"/>
            </w:tcBorders>
            <w:shd w:val="clear" w:color="auto" w:fill="auto"/>
            <w:noWrap/>
            <w:vAlign w:val="center"/>
            <w:hideMark/>
          </w:tcPr>
          <w:p w14:paraId="654444F5"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WAYPOINT</w:t>
            </w:r>
          </w:p>
        </w:tc>
      </w:tr>
      <w:tr w:rsidR="0002321F" w:rsidRPr="0002321F" w14:paraId="327A2A4F"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21E43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0</w:t>
            </w:r>
          </w:p>
        </w:tc>
        <w:tc>
          <w:tcPr>
            <w:tcW w:w="1260" w:type="dxa"/>
            <w:tcBorders>
              <w:top w:val="nil"/>
              <w:left w:val="nil"/>
              <w:bottom w:val="single" w:sz="4" w:space="0" w:color="auto"/>
              <w:right w:val="nil"/>
            </w:tcBorders>
            <w:shd w:val="clear" w:color="auto" w:fill="auto"/>
            <w:noWrap/>
            <w:vAlign w:val="bottom"/>
            <w:hideMark/>
          </w:tcPr>
          <w:p w14:paraId="523C3D7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ABRIX</w:t>
            </w:r>
          </w:p>
        </w:tc>
        <w:tc>
          <w:tcPr>
            <w:tcW w:w="680" w:type="dxa"/>
            <w:tcBorders>
              <w:top w:val="nil"/>
              <w:left w:val="single" w:sz="4" w:space="0" w:color="auto"/>
              <w:bottom w:val="nil"/>
              <w:right w:val="single" w:sz="4" w:space="0" w:color="auto"/>
            </w:tcBorders>
            <w:shd w:val="clear" w:color="auto" w:fill="auto"/>
            <w:noWrap/>
            <w:vAlign w:val="bottom"/>
            <w:hideMark/>
          </w:tcPr>
          <w:p w14:paraId="6C0EB5E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B65373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39</w:t>
            </w:r>
          </w:p>
        </w:tc>
        <w:tc>
          <w:tcPr>
            <w:tcW w:w="1200" w:type="dxa"/>
            <w:tcBorders>
              <w:top w:val="nil"/>
              <w:left w:val="nil"/>
              <w:bottom w:val="single" w:sz="4" w:space="0" w:color="auto"/>
              <w:right w:val="nil"/>
            </w:tcBorders>
            <w:shd w:val="clear" w:color="auto" w:fill="auto"/>
            <w:noWrap/>
            <w:vAlign w:val="bottom"/>
            <w:hideMark/>
          </w:tcPr>
          <w:p w14:paraId="4502DF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LARPA</w:t>
            </w:r>
          </w:p>
        </w:tc>
        <w:tc>
          <w:tcPr>
            <w:tcW w:w="680" w:type="dxa"/>
            <w:tcBorders>
              <w:top w:val="nil"/>
              <w:left w:val="single" w:sz="4" w:space="0" w:color="auto"/>
              <w:bottom w:val="nil"/>
              <w:right w:val="single" w:sz="4" w:space="0" w:color="auto"/>
            </w:tcBorders>
            <w:shd w:val="clear" w:color="auto" w:fill="auto"/>
            <w:noWrap/>
            <w:vAlign w:val="bottom"/>
            <w:hideMark/>
          </w:tcPr>
          <w:p w14:paraId="1A32673C"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AAF26E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78</w:t>
            </w:r>
          </w:p>
        </w:tc>
        <w:tc>
          <w:tcPr>
            <w:tcW w:w="1135" w:type="dxa"/>
            <w:tcBorders>
              <w:top w:val="nil"/>
              <w:left w:val="nil"/>
              <w:bottom w:val="single" w:sz="4" w:space="0" w:color="auto"/>
              <w:right w:val="single" w:sz="8" w:space="0" w:color="auto"/>
            </w:tcBorders>
            <w:shd w:val="clear" w:color="auto" w:fill="auto"/>
            <w:noWrap/>
            <w:vAlign w:val="bottom"/>
            <w:hideMark/>
          </w:tcPr>
          <w:p w14:paraId="4C74A8B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ROSTA</w:t>
            </w:r>
          </w:p>
        </w:tc>
      </w:tr>
      <w:tr w:rsidR="0002321F" w:rsidRPr="0002321F" w14:paraId="77B15684"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B5F5C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w:t>
            </w:r>
          </w:p>
        </w:tc>
        <w:tc>
          <w:tcPr>
            <w:tcW w:w="1260" w:type="dxa"/>
            <w:tcBorders>
              <w:top w:val="nil"/>
              <w:left w:val="nil"/>
              <w:bottom w:val="single" w:sz="4" w:space="0" w:color="auto"/>
              <w:right w:val="nil"/>
            </w:tcBorders>
            <w:shd w:val="clear" w:color="auto" w:fill="auto"/>
            <w:noWrap/>
            <w:vAlign w:val="bottom"/>
            <w:hideMark/>
          </w:tcPr>
          <w:p w14:paraId="46A2043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ADUBI</w:t>
            </w:r>
          </w:p>
        </w:tc>
        <w:tc>
          <w:tcPr>
            <w:tcW w:w="680" w:type="dxa"/>
            <w:tcBorders>
              <w:top w:val="nil"/>
              <w:left w:val="single" w:sz="4" w:space="0" w:color="auto"/>
              <w:bottom w:val="nil"/>
              <w:right w:val="single" w:sz="4" w:space="0" w:color="auto"/>
            </w:tcBorders>
            <w:shd w:val="clear" w:color="auto" w:fill="auto"/>
            <w:noWrap/>
            <w:vAlign w:val="bottom"/>
            <w:hideMark/>
          </w:tcPr>
          <w:p w14:paraId="5089A68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BC641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40</w:t>
            </w:r>
          </w:p>
        </w:tc>
        <w:tc>
          <w:tcPr>
            <w:tcW w:w="1200" w:type="dxa"/>
            <w:tcBorders>
              <w:top w:val="nil"/>
              <w:left w:val="nil"/>
              <w:bottom w:val="single" w:sz="4" w:space="0" w:color="auto"/>
              <w:right w:val="nil"/>
            </w:tcBorders>
            <w:shd w:val="clear" w:color="auto" w:fill="auto"/>
            <w:noWrap/>
            <w:vAlign w:val="bottom"/>
            <w:hideMark/>
          </w:tcPr>
          <w:p w14:paraId="0FB9043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LARYS</w:t>
            </w:r>
          </w:p>
        </w:tc>
        <w:tc>
          <w:tcPr>
            <w:tcW w:w="680" w:type="dxa"/>
            <w:tcBorders>
              <w:top w:val="nil"/>
              <w:left w:val="single" w:sz="4" w:space="0" w:color="auto"/>
              <w:bottom w:val="nil"/>
              <w:right w:val="single" w:sz="4" w:space="0" w:color="auto"/>
            </w:tcBorders>
            <w:shd w:val="clear" w:color="auto" w:fill="auto"/>
            <w:noWrap/>
            <w:vAlign w:val="bottom"/>
            <w:hideMark/>
          </w:tcPr>
          <w:p w14:paraId="47E413BD"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3D61E5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79</w:t>
            </w:r>
          </w:p>
        </w:tc>
        <w:tc>
          <w:tcPr>
            <w:tcW w:w="1135" w:type="dxa"/>
            <w:tcBorders>
              <w:top w:val="nil"/>
              <w:left w:val="nil"/>
              <w:bottom w:val="single" w:sz="4" w:space="0" w:color="auto"/>
              <w:right w:val="single" w:sz="8" w:space="0" w:color="auto"/>
            </w:tcBorders>
            <w:shd w:val="clear" w:color="auto" w:fill="auto"/>
            <w:noWrap/>
            <w:vAlign w:val="bottom"/>
            <w:hideMark/>
          </w:tcPr>
          <w:p w14:paraId="1857B46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RUBEO</w:t>
            </w:r>
          </w:p>
        </w:tc>
      </w:tr>
      <w:tr w:rsidR="0002321F" w:rsidRPr="0002321F" w14:paraId="533520C7"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9510A8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w:t>
            </w:r>
          </w:p>
        </w:tc>
        <w:tc>
          <w:tcPr>
            <w:tcW w:w="1260" w:type="dxa"/>
            <w:tcBorders>
              <w:top w:val="nil"/>
              <w:left w:val="nil"/>
              <w:bottom w:val="single" w:sz="4" w:space="0" w:color="auto"/>
              <w:right w:val="nil"/>
            </w:tcBorders>
            <w:shd w:val="clear" w:color="auto" w:fill="auto"/>
            <w:noWrap/>
            <w:vAlign w:val="bottom"/>
            <w:hideMark/>
          </w:tcPr>
          <w:p w14:paraId="650CB6C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AGADO</w:t>
            </w:r>
          </w:p>
        </w:tc>
        <w:tc>
          <w:tcPr>
            <w:tcW w:w="680" w:type="dxa"/>
            <w:tcBorders>
              <w:top w:val="nil"/>
              <w:left w:val="single" w:sz="4" w:space="0" w:color="auto"/>
              <w:bottom w:val="nil"/>
              <w:right w:val="single" w:sz="4" w:space="0" w:color="auto"/>
            </w:tcBorders>
            <w:shd w:val="clear" w:color="auto" w:fill="auto"/>
            <w:noWrap/>
            <w:vAlign w:val="bottom"/>
            <w:hideMark/>
          </w:tcPr>
          <w:p w14:paraId="33CCC7C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21A300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41</w:t>
            </w:r>
          </w:p>
        </w:tc>
        <w:tc>
          <w:tcPr>
            <w:tcW w:w="1200" w:type="dxa"/>
            <w:tcBorders>
              <w:top w:val="nil"/>
              <w:left w:val="nil"/>
              <w:bottom w:val="single" w:sz="4" w:space="0" w:color="auto"/>
              <w:right w:val="nil"/>
            </w:tcBorders>
            <w:shd w:val="clear" w:color="auto" w:fill="auto"/>
            <w:noWrap/>
            <w:vAlign w:val="bottom"/>
            <w:hideMark/>
          </w:tcPr>
          <w:p w14:paraId="51B188F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LATRO</w:t>
            </w:r>
          </w:p>
        </w:tc>
        <w:tc>
          <w:tcPr>
            <w:tcW w:w="680" w:type="dxa"/>
            <w:tcBorders>
              <w:top w:val="nil"/>
              <w:left w:val="single" w:sz="4" w:space="0" w:color="auto"/>
              <w:bottom w:val="nil"/>
              <w:right w:val="single" w:sz="4" w:space="0" w:color="auto"/>
            </w:tcBorders>
            <w:shd w:val="clear" w:color="auto" w:fill="auto"/>
            <w:noWrap/>
            <w:vAlign w:val="bottom"/>
            <w:hideMark/>
          </w:tcPr>
          <w:p w14:paraId="22E007F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79EEE0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80</w:t>
            </w:r>
          </w:p>
        </w:tc>
        <w:tc>
          <w:tcPr>
            <w:tcW w:w="1135" w:type="dxa"/>
            <w:tcBorders>
              <w:top w:val="nil"/>
              <w:left w:val="nil"/>
              <w:bottom w:val="single" w:sz="4" w:space="0" w:color="auto"/>
              <w:right w:val="single" w:sz="8" w:space="0" w:color="auto"/>
            </w:tcBorders>
            <w:shd w:val="clear" w:color="auto" w:fill="auto"/>
            <w:noWrap/>
            <w:vAlign w:val="bottom"/>
            <w:hideMark/>
          </w:tcPr>
          <w:p w14:paraId="771DF46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SADUR</w:t>
            </w:r>
          </w:p>
        </w:tc>
      </w:tr>
      <w:tr w:rsidR="0002321F" w:rsidRPr="0002321F" w14:paraId="184E4BFA"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374FB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w:t>
            </w:r>
          </w:p>
        </w:tc>
        <w:tc>
          <w:tcPr>
            <w:tcW w:w="1260" w:type="dxa"/>
            <w:tcBorders>
              <w:top w:val="nil"/>
              <w:left w:val="nil"/>
              <w:bottom w:val="single" w:sz="4" w:space="0" w:color="auto"/>
              <w:right w:val="nil"/>
            </w:tcBorders>
            <w:shd w:val="clear" w:color="auto" w:fill="auto"/>
            <w:noWrap/>
            <w:vAlign w:val="bottom"/>
            <w:hideMark/>
          </w:tcPr>
          <w:p w14:paraId="3CFA7FD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ANTON</w:t>
            </w:r>
          </w:p>
        </w:tc>
        <w:tc>
          <w:tcPr>
            <w:tcW w:w="680" w:type="dxa"/>
            <w:tcBorders>
              <w:top w:val="nil"/>
              <w:left w:val="single" w:sz="4" w:space="0" w:color="auto"/>
              <w:bottom w:val="nil"/>
              <w:right w:val="single" w:sz="4" w:space="0" w:color="auto"/>
            </w:tcBorders>
            <w:shd w:val="clear" w:color="auto" w:fill="auto"/>
            <w:noWrap/>
            <w:vAlign w:val="bottom"/>
            <w:hideMark/>
          </w:tcPr>
          <w:p w14:paraId="7106485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911520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42</w:t>
            </w:r>
          </w:p>
        </w:tc>
        <w:tc>
          <w:tcPr>
            <w:tcW w:w="1200" w:type="dxa"/>
            <w:tcBorders>
              <w:top w:val="nil"/>
              <w:left w:val="nil"/>
              <w:bottom w:val="nil"/>
              <w:right w:val="nil"/>
            </w:tcBorders>
            <w:shd w:val="clear" w:color="auto" w:fill="auto"/>
            <w:noWrap/>
            <w:vAlign w:val="bottom"/>
            <w:hideMark/>
          </w:tcPr>
          <w:p w14:paraId="4883862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LAVAL</w:t>
            </w:r>
          </w:p>
        </w:tc>
        <w:tc>
          <w:tcPr>
            <w:tcW w:w="680" w:type="dxa"/>
            <w:tcBorders>
              <w:top w:val="nil"/>
              <w:left w:val="single" w:sz="4" w:space="0" w:color="auto"/>
              <w:bottom w:val="nil"/>
              <w:right w:val="single" w:sz="4" w:space="0" w:color="auto"/>
            </w:tcBorders>
            <w:shd w:val="clear" w:color="auto" w:fill="auto"/>
            <w:noWrap/>
            <w:vAlign w:val="bottom"/>
            <w:hideMark/>
          </w:tcPr>
          <w:p w14:paraId="78BEF3FD"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0A31EF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81</w:t>
            </w:r>
          </w:p>
        </w:tc>
        <w:tc>
          <w:tcPr>
            <w:tcW w:w="1135" w:type="dxa"/>
            <w:tcBorders>
              <w:top w:val="nil"/>
              <w:left w:val="nil"/>
              <w:bottom w:val="single" w:sz="4" w:space="0" w:color="auto"/>
              <w:right w:val="single" w:sz="8" w:space="0" w:color="auto"/>
            </w:tcBorders>
            <w:shd w:val="clear" w:color="auto" w:fill="auto"/>
            <w:noWrap/>
            <w:vAlign w:val="bottom"/>
            <w:hideMark/>
          </w:tcPr>
          <w:p w14:paraId="1CE8569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SALAS</w:t>
            </w:r>
          </w:p>
        </w:tc>
      </w:tr>
      <w:tr w:rsidR="0002321F" w:rsidRPr="0002321F" w14:paraId="228E3DC5"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C571F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w:t>
            </w:r>
          </w:p>
        </w:tc>
        <w:tc>
          <w:tcPr>
            <w:tcW w:w="1260" w:type="dxa"/>
            <w:tcBorders>
              <w:top w:val="nil"/>
              <w:left w:val="nil"/>
              <w:bottom w:val="single" w:sz="4" w:space="0" w:color="auto"/>
              <w:right w:val="nil"/>
            </w:tcBorders>
            <w:shd w:val="clear" w:color="auto" w:fill="auto"/>
            <w:noWrap/>
            <w:vAlign w:val="bottom"/>
            <w:hideMark/>
          </w:tcPr>
          <w:p w14:paraId="47B2CB4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BABOV</w:t>
            </w:r>
          </w:p>
        </w:tc>
        <w:tc>
          <w:tcPr>
            <w:tcW w:w="680" w:type="dxa"/>
            <w:tcBorders>
              <w:top w:val="nil"/>
              <w:left w:val="single" w:sz="4" w:space="0" w:color="auto"/>
              <w:bottom w:val="nil"/>
              <w:right w:val="single" w:sz="4" w:space="0" w:color="auto"/>
            </w:tcBorders>
            <w:shd w:val="clear" w:color="auto" w:fill="auto"/>
            <w:noWrap/>
            <w:vAlign w:val="bottom"/>
            <w:hideMark/>
          </w:tcPr>
          <w:p w14:paraId="312D50DD"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284019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43</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3E708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LEPES</w:t>
            </w:r>
          </w:p>
        </w:tc>
        <w:tc>
          <w:tcPr>
            <w:tcW w:w="680" w:type="dxa"/>
            <w:tcBorders>
              <w:top w:val="nil"/>
              <w:left w:val="nil"/>
              <w:bottom w:val="nil"/>
              <w:right w:val="single" w:sz="4" w:space="0" w:color="auto"/>
            </w:tcBorders>
            <w:shd w:val="clear" w:color="auto" w:fill="auto"/>
            <w:noWrap/>
            <w:vAlign w:val="bottom"/>
            <w:hideMark/>
          </w:tcPr>
          <w:p w14:paraId="2F70918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C8B229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82</w:t>
            </w:r>
          </w:p>
        </w:tc>
        <w:tc>
          <w:tcPr>
            <w:tcW w:w="1135" w:type="dxa"/>
            <w:tcBorders>
              <w:top w:val="nil"/>
              <w:left w:val="nil"/>
              <w:bottom w:val="single" w:sz="4" w:space="0" w:color="auto"/>
              <w:right w:val="single" w:sz="8" w:space="0" w:color="auto"/>
            </w:tcBorders>
            <w:shd w:val="clear" w:color="auto" w:fill="auto"/>
            <w:noWrap/>
            <w:vAlign w:val="bottom"/>
            <w:hideMark/>
          </w:tcPr>
          <w:p w14:paraId="50BA9FB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SARAY</w:t>
            </w:r>
          </w:p>
        </w:tc>
      </w:tr>
      <w:tr w:rsidR="0002321F" w:rsidRPr="0002321F" w14:paraId="160AAE81"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485E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w:t>
            </w:r>
          </w:p>
        </w:tc>
        <w:tc>
          <w:tcPr>
            <w:tcW w:w="1260" w:type="dxa"/>
            <w:tcBorders>
              <w:top w:val="nil"/>
              <w:left w:val="nil"/>
              <w:bottom w:val="single" w:sz="4" w:space="0" w:color="auto"/>
              <w:right w:val="nil"/>
            </w:tcBorders>
            <w:shd w:val="clear" w:color="auto" w:fill="auto"/>
            <w:noWrap/>
            <w:vAlign w:val="bottom"/>
            <w:hideMark/>
          </w:tcPr>
          <w:p w14:paraId="6AF2F3B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BADRU</w:t>
            </w:r>
          </w:p>
        </w:tc>
        <w:tc>
          <w:tcPr>
            <w:tcW w:w="680" w:type="dxa"/>
            <w:tcBorders>
              <w:top w:val="nil"/>
              <w:left w:val="single" w:sz="4" w:space="0" w:color="auto"/>
              <w:bottom w:val="nil"/>
              <w:right w:val="single" w:sz="4" w:space="0" w:color="auto"/>
            </w:tcBorders>
            <w:shd w:val="clear" w:color="auto" w:fill="auto"/>
            <w:noWrap/>
            <w:vAlign w:val="bottom"/>
            <w:hideMark/>
          </w:tcPr>
          <w:p w14:paraId="057CC82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F16CEF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44</w:t>
            </w:r>
          </w:p>
        </w:tc>
        <w:tc>
          <w:tcPr>
            <w:tcW w:w="1200" w:type="dxa"/>
            <w:tcBorders>
              <w:top w:val="nil"/>
              <w:left w:val="nil"/>
              <w:bottom w:val="single" w:sz="4" w:space="0" w:color="auto"/>
              <w:right w:val="single" w:sz="4" w:space="0" w:color="auto"/>
            </w:tcBorders>
            <w:shd w:val="clear" w:color="auto" w:fill="auto"/>
            <w:noWrap/>
            <w:vAlign w:val="bottom"/>
            <w:hideMark/>
          </w:tcPr>
          <w:p w14:paraId="490DC06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LIPOR</w:t>
            </w:r>
          </w:p>
        </w:tc>
        <w:tc>
          <w:tcPr>
            <w:tcW w:w="680" w:type="dxa"/>
            <w:tcBorders>
              <w:top w:val="nil"/>
              <w:left w:val="nil"/>
              <w:bottom w:val="nil"/>
              <w:right w:val="single" w:sz="4" w:space="0" w:color="auto"/>
            </w:tcBorders>
            <w:shd w:val="clear" w:color="auto" w:fill="auto"/>
            <w:noWrap/>
            <w:vAlign w:val="bottom"/>
            <w:hideMark/>
          </w:tcPr>
          <w:p w14:paraId="2F9BFD6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E54154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83</w:t>
            </w:r>
          </w:p>
        </w:tc>
        <w:tc>
          <w:tcPr>
            <w:tcW w:w="1135" w:type="dxa"/>
            <w:tcBorders>
              <w:top w:val="nil"/>
              <w:left w:val="nil"/>
              <w:bottom w:val="single" w:sz="4" w:space="0" w:color="auto"/>
              <w:right w:val="single" w:sz="8" w:space="0" w:color="auto"/>
            </w:tcBorders>
            <w:shd w:val="clear" w:color="auto" w:fill="auto"/>
            <w:noWrap/>
            <w:vAlign w:val="bottom"/>
            <w:hideMark/>
          </w:tcPr>
          <w:p w14:paraId="4AC22B7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SEGRE</w:t>
            </w:r>
          </w:p>
        </w:tc>
      </w:tr>
      <w:tr w:rsidR="0002321F" w:rsidRPr="0002321F" w14:paraId="3FC81B52"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D553C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w:t>
            </w:r>
          </w:p>
        </w:tc>
        <w:tc>
          <w:tcPr>
            <w:tcW w:w="1260" w:type="dxa"/>
            <w:tcBorders>
              <w:top w:val="nil"/>
              <w:left w:val="nil"/>
              <w:bottom w:val="single" w:sz="4" w:space="0" w:color="auto"/>
              <w:right w:val="nil"/>
            </w:tcBorders>
            <w:shd w:val="clear" w:color="auto" w:fill="auto"/>
            <w:noWrap/>
            <w:vAlign w:val="bottom"/>
            <w:hideMark/>
          </w:tcPr>
          <w:p w14:paraId="3CFB7C4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BAKUP</w:t>
            </w:r>
          </w:p>
        </w:tc>
        <w:tc>
          <w:tcPr>
            <w:tcW w:w="680" w:type="dxa"/>
            <w:tcBorders>
              <w:top w:val="nil"/>
              <w:left w:val="single" w:sz="4" w:space="0" w:color="auto"/>
              <w:bottom w:val="nil"/>
              <w:right w:val="single" w:sz="4" w:space="0" w:color="auto"/>
            </w:tcBorders>
            <w:shd w:val="clear" w:color="auto" w:fill="auto"/>
            <w:noWrap/>
            <w:vAlign w:val="bottom"/>
            <w:hideMark/>
          </w:tcPr>
          <w:p w14:paraId="16DC06E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202054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45</w:t>
            </w:r>
          </w:p>
        </w:tc>
        <w:tc>
          <w:tcPr>
            <w:tcW w:w="1200" w:type="dxa"/>
            <w:tcBorders>
              <w:top w:val="nil"/>
              <w:left w:val="nil"/>
              <w:bottom w:val="single" w:sz="4" w:space="0" w:color="auto"/>
              <w:right w:val="single" w:sz="4" w:space="0" w:color="auto"/>
            </w:tcBorders>
            <w:shd w:val="clear" w:color="auto" w:fill="auto"/>
            <w:noWrap/>
            <w:vAlign w:val="bottom"/>
            <w:hideMark/>
          </w:tcPr>
          <w:p w14:paraId="7291D04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LOBAR</w:t>
            </w:r>
          </w:p>
        </w:tc>
        <w:tc>
          <w:tcPr>
            <w:tcW w:w="680" w:type="dxa"/>
            <w:tcBorders>
              <w:top w:val="nil"/>
              <w:left w:val="nil"/>
              <w:bottom w:val="nil"/>
              <w:right w:val="single" w:sz="4" w:space="0" w:color="auto"/>
            </w:tcBorders>
            <w:shd w:val="clear" w:color="auto" w:fill="auto"/>
            <w:noWrap/>
            <w:vAlign w:val="bottom"/>
            <w:hideMark/>
          </w:tcPr>
          <w:p w14:paraId="5EEF4EC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DAE7AE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84</w:t>
            </w:r>
          </w:p>
        </w:tc>
        <w:tc>
          <w:tcPr>
            <w:tcW w:w="1135" w:type="dxa"/>
            <w:tcBorders>
              <w:top w:val="nil"/>
              <w:left w:val="nil"/>
              <w:bottom w:val="single" w:sz="4" w:space="0" w:color="auto"/>
              <w:right w:val="single" w:sz="8" w:space="0" w:color="auto"/>
            </w:tcBorders>
            <w:shd w:val="clear" w:color="auto" w:fill="auto"/>
            <w:noWrap/>
            <w:vAlign w:val="bottom"/>
            <w:hideMark/>
          </w:tcPr>
          <w:p w14:paraId="49AE538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SELVA</w:t>
            </w:r>
          </w:p>
        </w:tc>
      </w:tr>
      <w:tr w:rsidR="0002321F" w:rsidRPr="0002321F" w14:paraId="198F53DC"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ACCDD1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w:t>
            </w:r>
          </w:p>
        </w:tc>
        <w:tc>
          <w:tcPr>
            <w:tcW w:w="1260" w:type="dxa"/>
            <w:tcBorders>
              <w:top w:val="nil"/>
              <w:left w:val="nil"/>
              <w:bottom w:val="single" w:sz="4" w:space="0" w:color="auto"/>
              <w:right w:val="nil"/>
            </w:tcBorders>
            <w:shd w:val="clear" w:color="auto" w:fill="auto"/>
            <w:noWrap/>
            <w:vAlign w:val="bottom"/>
            <w:hideMark/>
          </w:tcPr>
          <w:p w14:paraId="204BE14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BANIL</w:t>
            </w:r>
          </w:p>
        </w:tc>
        <w:tc>
          <w:tcPr>
            <w:tcW w:w="680" w:type="dxa"/>
            <w:tcBorders>
              <w:top w:val="nil"/>
              <w:left w:val="single" w:sz="4" w:space="0" w:color="auto"/>
              <w:bottom w:val="nil"/>
              <w:right w:val="single" w:sz="4" w:space="0" w:color="auto"/>
            </w:tcBorders>
            <w:shd w:val="clear" w:color="auto" w:fill="auto"/>
            <w:noWrap/>
            <w:vAlign w:val="bottom"/>
            <w:hideMark/>
          </w:tcPr>
          <w:p w14:paraId="1A0E33B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DE3B66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46</w:t>
            </w:r>
          </w:p>
        </w:tc>
        <w:tc>
          <w:tcPr>
            <w:tcW w:w="1200" w:type="dxa"/>
            <w:tcBorders>
              <w:top w:val="nil"/>
              <w:left w:val="nil"/>
              <w:bottom w:val="single" w:sz="4" w:space="0" w:color="auto"/>
              <w:right w:val="single" w:sz="4" w:space="0" w:color="auto"/>
            </w:tcBorders>
            <w:shd w:val="clear" w:color="auto" w:fill="auto"/>
            <w:noWrap/>
            <w:vAlign w:val="bottom"/>
            <w:hideMark/>
          </w:tcPr>
          <w:p w14:paraId="13DA222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LOTOS</w:t>
            </w:r>
          </w:p>
        </w:tc>
        <w:tc>
          <w:tcPr>
            <w:tcW w:w="680" w:type="dxa"/>
            <w:tcBorders>
              <w:top w:val="nil"/>
              <w:left w:val="nil"/>
              <w:bottom w:val="nil"/>
              <w:right w:val="single" w:sz="4" w:space="0" w:color="auto"/>
            </w:tcBorders>
            <w:shd w:val="clear" w:color="auto" w:fill="auto"/>
            <w:noWrap/>
            <w:vAlign w:val="bottom"/>
            <w:hideMark/>
          </w:tcPr>
          <w:p w14:paraId="325C1E1C"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nil"/>
              <w:right w:val="single" w:sz="4" w:space="0" w:color="auto"/>
            </w:tcBorders>
            <w:shd w:val="clear" w:color="auto" w:fill="auto"/>
            <w:noWrap/>
            <w:vAlign w:val="bottom"/>
            <w:hideMark/>
          </w:tcPr>
          <w:p w14:paraId="12FBF50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85</w:t>
            </w:r>
          </w:p>
        </w:tc>
        <w:tc>
          <w:tcPr>
            <w:tcW w:w="1135" w:type="dxa"/>
            <w:tcBorders>
              <w:top w:val="nil"/>
              <w:left w:val="nil"/>
              <w:bottom w:val="nil"/>
              <w:right w:val="single" w:sz="8" w:space="0" w:color="auto"/>
            </w:tcBorders>
            <w:shd w:val="clear" w:color="auto" w:fill="auto"/>
            <w:noWrap/>
            <w:vAlign w:val="bottom"/>
            <w:hideMark/>
          </w:tcPr>
          <w:p w14:paraId="66F3299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SEROX</w:t>
            </w:r>
          </w:p>
        </w:tc>
      </w:tr>
      <w:tr w:rsidR="0002321F" w:rsidRPr="0002321F" w14:paraId="2C6F8B7A"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0D5C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w:t>
            </w:r>
          </w:p>
        </w:tc>
        <w:tc>
          <w:tcPr>
            <w:tcW w:w="1260" w:type="dxa"/>
            <w:tcBorders>
              <w:top w:val="nil"/>
              <w:left w:val="nil"/>
              <w:bottom w:val="single" w:sz="4" w:space="0" w:color="auto"/>
              <w:right w:val="nil"/>
            </w:tcBorders>
            <w:shd w:val="clear" w:color="auto" w:fill="auto"/>
            <w:noWrap/>
            <w:vAlign w:val="bottom"/>
            <w:hideMark/>
          </w:tcPr>
          <w:p w14:paraId="1165BEE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BARBO</w:t>
            </w:r>
          </w:p>
        </w:tc>
        <w:tc>
          <w:tcPr>
            <w:tcW w:w="680" w:type="dxa"/>
            <w:tcBorders>
              <w:top w:val="nil"/>
              <w:left w:val="single" w:sz="4" w:space="0" w:color="auto"/>
              <w:bottom w:val="nil"/>
              <w:right w:val="single" w:sz="4" w:space="0" w:color="auto"/>
            </w:tcBorders>
            <w:shd w:val="clear" w:color="auto" w:fill="auto"/>
            <w:noWrap/>
            <w:vAlign w:val="bottom"/>
            <w:hideMark/>
          </w:tcPr>
          <w:p w14:paraId="0759AA0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5DD20B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47</w:t>
            </w:r>
          </w:p>
        </w:tc>
        <w:tc>
          <w:tcPr>
            <w:tcW w:w="1200" w:type="dxa"/>
            <w:tcBorders>
              <w:top w:val="nil"/>
              <w:left w:val="nil"/>
              <w:bottom w:val="single" w:sz="4" w:space="0" w:color="auto"/>
              <w:right w:val="single" w:sz="4" w:space="0" w:color="auto"/>
            </w:tcBorders>
            <w:shd w:val="clear" w:color="auto" w:fill="auto"/>
            <w:noWrap/>
            <w:vAlign w:val="bottom"/>
            <w:hideMark/>
          </w:tcPr>
          <w:p w14:paraId="5F3CF99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LURAN</w:t>
            </w:r>
          </w:p>
        </w:tc>
        <w:tc>
          <w:tcPr>
            <w:tcW w:w="680" w:type="dxa"/>
            <w:tcBorders>
              <w:top w:val="nil"/>
              <w:left w:val="nil"/>
              <w:bottom w:val="nil"/>
              <w:right w:val="single" w:sz="4" w:space="0" w:color="auto"/>
            </w:tcBorders>
            <w:shd w:val="clear" w:color="auto" w:fill="auto"/>
            <w:noWrap/>
            <w:vAlign w:val="bottom"/>
            <w:hideMark/>
          </w:tcPr>
          <w:p w14:paraId="413F683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8E3B2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86</w:t>
            </w:r>
          </w:p>
        </w:tc>
        <w:tc>
          <w:tcPr>
            <w:tcW w:w="1135" w:type="dxa"/>
            <w:tcBorders>
              <w:top w:val="single" w:sz="4" w:space="0" w:color="auto"/>
              <w:left w:val="nil"/>
              <w:bottom w:val="single" w:sz="4" w:space="0" w:color="auto"/>
              <w:right w:val="single" w:sz="8" w:space="0" w:color="auto"/>
            </w:tcBorders>
            <w:shd w:val="clear" w:color="auto" w:fill="auto"/>
            <w:noWrap/>
            <w:vAlign w:val="bottom"/>
            <w:hideMark/>
          </w:tcPr>
          <w:p w14:paraId="43804F5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SOLAX</w:t>
            </w:r>
          </w:p>
        </w:tc>
      </w:tr>
      <w:tr w:rsidR="0002321F" w:rsidRPr="0002321F" w14:paraId="54AD7852"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4691E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w:t>
            </w:r>
          </w:p>
        </w:tc>
        <w:tc>
          <w:tcPr>
            <w:tcW w:w="1260" w:type="dxa"/>
            <w:tcBorders>
              <w:top w:val="nil"/>
              <w:left w:val="nil"/>
              <w:bottom w:val="single" w:sz="4" w:space="0" w:color="auto"/>
              <w:right w:val="nil"/>
            </w:tcBorders>
            <w:shd w:val="clear" w:color="auto" w:fill="auto"/>
            <w:noWrap/>
            <w:vAlign w:val="bottom"/>
            <w:hideMark/>
          </w:tcPr>
          <w:p w14:paraId="04570DF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BASSO</w:t>
            </w:r>
          </w:p>
        </w:tc>
        <w:tc>
          <w:tcPr>
            <w:tcW w:w="680" w:type="dxa"/>
            <w:tcBorders>
              <w:top w:val="nil"/>
              <w:left w:val="single" w:sz="4" w:space="0" w:color="auto"/>
              <w:bottom w:val="nil"/>
              <w:right w:val="single" w:sz="4" w:space="0" w:color="auto"/>
            </w:tcBorders>
            <w:shd w:val="clear" w:color="auto" w:fill="auto"/>
            <w:noWrap/>
            <w:vAlign w:val="bottom"/>
            <w:hideMark/>
          </w:tcPr>
          <w:p w14:paraId="1ABEF95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B71800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48</w:t>
            </w:r>
          </w:p>
        </w:tc>
        <w:tc>
          <w:tcPr>
            <w:tcW w:w="1200" w:type="dxa"/>
            <w:tcBorders>
              <w:top w:val="nil"/>
              <w:left w:val="nil"/>
              <w:bottom w:val="single" w:sz="4" w:space="0" w:color="auto"/>
              <w:right w:val="single" w:sz="4" w:space="0" w:color="auto"/>
            </w:tcBorders>
            <w:shd w:val="clear" w:color="auto" w:fill="auto"/>
            <w:noWrap/>
            <w:vAlign w:val="bottom"/>
            <w:hideMark/>
          </w:tcPr>
          <w:p w14:paraId="3C49C0E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MECKI</w:t>
            </w:r>
          </w:p>
        </w:tc>
        <w:tc>
          <w:tcPr>
            <w:tcW w:w="680" w:type="dxa"/>
            <w:tcBorders>
              <w:top w:val="nil"/>
              <w:left w:val="nil"/>
              <w:bottom w:val="nil"/>
              <w:right w:val="single" w:sz="4" w:space="0" w:color="auto"/>
            </w:tcBorders>
            <w:shd w:val="clear" w:color="auto" w:fill="auto"/>
            <w:noWrap/>
            <w:vAlign w:val="bottom"/>
            <w:hideMark/>
          </w:tcPr>
          <w:p w14:paraId="7479F30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56DF5B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87</w:t>
            </w:r>
          </w:p>
        </w:tc>
        <w:tc>
          <w:tcPr>
            <w:tcW w:w="1135" w:type="dxa"/>
            <w:tcBorders>
              <w:top w:val="nil"/>
              <w:left w:val="nil"/>
              <w:bottom w:val="single" w:sz="4" w:space="0" w:color="auto"/>
              <w:right w:val="single" w:sz="8" w:space="0" w:color="auto"/>
            </w:tcBorders>
            <w:shd w:val="clear" w:color="auto" w:fill="auto"/>
            <w:noWrap/>
            <w:vAlign w:val="bottom"/>
            <w:hideMark/>
          </w:tcPr>
          <w:p w14:paraId="6679408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SORAS</w:t>
            </w:r>
          </w:p>
        </w:tc>
      </w:tr>
      <w:tr w:rsidR="0002321F" w:rsidRPr="0002321F" w14:paraId="56C61419"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EDD69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10</w:t>
            </w:r>
          </w:p>
        </w:tc>
        <w:tc>
          <w:tcPr>
            <w:tcW w:w="1260" w:type="dxa"/>
            <w:tcBorders>
              <w:top w:val="nil"/>
              <w:left w:val="nil"/>
              <w:bottom w:val="single" w:sz="4" w:space="0" w:color="auto"/>
              <w:right w:val="nil"/>
            </w:tcBorders>
            <w:shd w:val="clear" w:color="auto" w:fill="auto"/>
            <w:noWrap/>
            <w:vAlign w:val="bottom"/>
            <w:hideMark/>
          </w:tcPr>
          <w:p w14:paraId="484EB29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BERUX</w:t>
            </w:r>
          </w:p>
        </w:tc>
        <w:tc>
          <w:tcPr>
            <w:tcW w:w="680" w:type="dxa"/>
            <w:tcBorders>
              <w:top w:val="nil"/>
              <w:left w:val="single" w:sz="4" w:space="0" w:color="auto"/>
              <w:bottom w:val="nil"/>
              <w:right w:val="single" w:sz="4" w:space="0" w:color="auto"/>
            </w:tcBorders>
            <w:shd w:val="clear" w:color="auto" w:fill="auto"/>
            <w:noWrap/>
            <w:vAlign w:val="bottom"/>
            <w:hideMark/>
          </w:tcPr>
          <w:p w14:paraId="0E26A3ED"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7B6B76B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49</w:t>
            </w:r>
          </w:p>
        </w:tc>
        <w:tc>
          <w:tcPr>
            <w:tcW w:w="1200" w:type="dxa"/>
            <w:tcBorders>
              <w:top w:val="nil"/>
              <w:left w:val="nil"/>
              <w:bottom w:val="single" w:sz="4" w:space="0" w:color="auto"/>
              <w:right w:val="single" w:sz="4" w:space="0" w:color="auto"/>
            </w:tcBorders>
            <w:shd w:val="clear" w:color="auto" w:fill="auto"/>
            <w:noWrap/>
            <w:vAlign w:val="bottom"/>
            <w:hideMark/>
          </w:tcPr>
          <w:p w14:paraId="64B720F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MELON</w:t>
            </w:r>
          </w:p>
        </w:tc>
        <w:tc>
          <w:tcPr>
            <w:tcW w:w="680" w:type="dxa"/>
            <w:tcBorders>
              <w:top w:val="nil"/>
              <w:left w:val="nil"/>
              <w:bottom w:val="nil"/>
              <w:right w:val="single" w:sz="4" w:space="0" w:color="auto"/>
            </w:tcBorders>
            <w:shd w:val="clear" w:color="auto" w:fill="auto"/>
            <w:noWrap/>
            <w:vAlign w:val="bottom"/>
            <w:hideMark/>
          </w:tcPr>
          <w:p w14:paraId="6078FB7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C53427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88</w:t>
            </w:r>
          </w:p>
        </w:tc>
        <w:tc>
          <w:tcPr>
            <w:tcW w:w="1135" w:type="dxa"/>
            <w:tcBorders>
              <w:top w:val="nil"/>
              <w:left w:val="nil"/>
              <w:bottom w:val="single" w:sz="4" w:space="0" w:color="auto"/>
              <w:right w:val="single" w:sz="8" w:space="0" w:color="auto"/>
            </w:tcBorders>
            <w:shd w:val="clear" w:color="auto" w:fill="auto"/>
            <w:noWrap/>
            <w:vAlign w:val="bottom"/>
            <w:hideMark/>
          </w:tcPr>
          <w:p w14:paraId="4128D6D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SOVAR</w:t>
            </w:r>
          </w:p>
        </w:tc>
      </w:tr>
      <w:tr w:rsidR="0002321F" w:rsidRPr="0002321F" w14:paraId="12A0F5EC"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FDECC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11</w:t>
            </w:r>
          </w:p>
        </w:tc>
        <w:tc>
          <w:tcPr>
            <w:tcW w:w="1260" w:type="dxa"/>
            <w:tcBorders>
              <w:top w:val="nil"/>
              <w:left w:val="nil"/>
              <w:bottom w:val="single" w:sz="4" w:space="0" w:color="auto"/>
              <w:right w:val="nil"/>
            </w:tcBorders>
            <w:shd w:val="clear" w:color="auto" w:fill="auto"/>
            <w:noWrap/>
            <w:vAlign w:val="bottom"/>
            <w:hideMark/>
          </w:tcPr>
          <w:p w14:paraId="33727FF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BIPET</w:t>
            </w:r>
          </w:p>
        </w:tc>
        <w:tc>
          <w:tcPr>
            <w:tcW w:w="680" w:type="dxa"/>
            <w:tcBorders>
              <w:top w:val="nil"/>
              <w:left w:val="single" w:sz="4" w:space="0" w:color="auto"/>
              <w:bottom w:val="nil"/>
              <w:right w:val="single" w:sz="4" w:space="0" w:color="auto"/>
            </w:tcBorders>
            <w:shd w:val="clear" w:color="auto" w:fill="auto"/>
            <w:noWrap/>
            <w:vAlign w:val="bottom"/>
            <w:hideMark/>
          </w:tcPr>
          <w:p w14:paraId="4AA4EEF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471573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50</w:t>
            </w:r>
          </w:p>
        </w:tc>
        <w:tc>
          <w:tcPr>
            <w:tcW w:w="1200" w:type="dxa"/>
            <w:tcBorders>
              <w:top w:val="nil"/>
              <w:left w:val="nil"/>
              <w:bottom w:val="single" w:sz="4" w:space="0" w:color="auto"/>
              <w:right w:val="single" w:sz="4" w:space="0" w:color="auto"/>
            </w:tcBorders>
            <w:shd w:val="clear" w:color="auto" w:fill="auto"/>
            <w:noWrap/>
            <w:vAlign w:val="bottom"/>
            <w:hideMark/>
          </w:tcPr>
          <w:p w14:paraId="7B2AF99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MINVI</w:t>
            </w:r>
          </w:p>
        </w:tc>
        <w:tc>
          <w:tcPr>
            <w:tcW w:w="680" w:type="dxa"/>
            <w:tcBorders>
              <w:top w:val="nil"/>
              <w:left w:val="nil"/>
              <w:bottom w:val="nil"/>
              <w:right w:val="single" w:sz="4" w:space="0" w:color="auto"/>
            </w:tcBorders>
            <w:shd w:val="clear" w:color="auto" w:fill="auto"/>
            <w:noWrap/>
            <w:vAlign w:val="bottom"/>
            <w:hideMark/>
          </w:tcPr>
          <w:p w14:paraId="3AB633A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7AE87C2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89</w:t>
            </w:r>
          </w:p>
        </w:tc>
        <w:tc>
          <w:tcPr>
            <w:tcW w:w="1135" w:type="dxa"/>
            <w:tcBorders>
              <w:top w:val="nil"/>
              <w:left w:val="nil"/>
              <w:bottom w:val="single" w:sz="4" w:space="0" w:color="auto"/>
              <w:right w:val="single" w:sz="8" w:space="0" w:color="auto"/>
            </w:tcBorders>
            <w:shd w:val="clear" w:color="auto" w:fill="auto"/>
            <w:noWrap/>
            <w:vAlign w:val="bottom"/>
            <w:hideMark/>
          </w:tcPr>
          <w:p w14:paraId="43F1143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SULID</w:t>
            </w:r>
          </w:p>
        </w:tc>
      </w:tr>
      <w:tr w:rsidR="0002321F" w:rsidRPr="0002321F" w14:paraId="274493BC"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0708D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12</w:t>
            </w:r>
          </w:p>
        </w:tc>
        <w:tc>
          <w:tcPr>
            <w:tcW w:w="1260" w:type="dxa"/>
            <w:tcBorders>
              <w:top w:val="nil"/>
              <w:left w:val="nil"/>
              <w:bottom w:val="single" w:sz="4" w:space="0" w:color="auto"/>
              <w:right w:val="nil"/>
            </w:tcBorders>
            <w:shd w:val="clear" w:color="auto" w:fill="auto"/>
            <w:noWrap/>
            <w:vAlign w:val="bottom"/>
            <w:hideMark/>
          </w:tcPr>
          <w:p w14:paraId="5CEB237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BISBA</w:t>
            </w:r>
          </w:p>
        </w:tc>
        <w:tc>
          <w:tcPr>
            <w:tcW w:w="680" w:type="dxa"/>
            <w:tcBorders>
              <w:top w:val="nil"/>
              <w:left w:val="single" w:sz="4" w:space="0" w:color="auto"/>
              <w:bottom w:val="nil"/>
              <w:right w:val="single" w:sz="4" w:space="0" w:color="auto"/>
            </w:tcBorders>
            <w:shd w:val="clear" w:color="auto" w:fill="auto"/>
            <w:noWrap/>
            <w:vAlign w:val="bottom"/>
            <w:hideMark/>
          </w:tcPr>
          <w:p w14:paraId="43BC02F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EC99D5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51</w:t>
            </w:r>
          </w:p>
        </w:tc>
        <w:tc>
          <w:tcPr>
            <w:tcW w:w="1200" w:type="dxa"/>
            <w:tcBorders>
              <w:top w:val="nil"/>
              <w:left w:val="nil"/>
              <w:bottom w:val="single" w:sz="4" w:space="0" w:color="auto"/>
              <w:right w:val="single" w:sz="4" w:space="0" w:color="auto"/>
            </w:tcBorders>
            <w:shd w:val="clear" w:color="auto" w:fill="auto"/>
            <w:noWrap/>
            <w:vAlign w:val="bottom"/>
            <w:hideMark/>
          </w:tcPr>
          <w:p w14:paraId="37A4BDA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MITUM</w:t>
            </w:r>
          </w:p>
        </w:tc>
        <w:tc>
          <w:tcPr>
            <w:tcW w:w="680" w:type="dxa"/>
            <w:tcBorders>
              <w:top w:val="nil"/>
              <w:left w:val="nil"/>
              <w:bottom w:val="nil"/>
              <w:right w:val="single" w:sz="4" w:space="0" w:color="auto"/>
            </w:tcBorders>
            <w:shd w:val="clear" w:color="auto" w:fill="auto"/>
            <w:noWrap/>
            <w:vAlign w:val="bottom"/>
            <w:hideMark/>
          </w:tcPr>
          <w:p w14:paraId="460CCDB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743BDC3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90</w:t>
            </w:r>
          </w:p>
        </w:tc>
        <w:tc>
          <w:tcPr>
            <w:tcW w:w="1135" w:type="dxa"/>
            <w:tcBorders>
              <w:top w:val="nil"/>
              <w:left w:val="nil"/>
              <w:bottom w:val="single" w:sz="4" w:space="0" w:color="auto"/>
              <w:right w:val="single" w:sz="8" w:space="0" w:color="auto"/>
            </w:tcBorders>
            <w:shd w:val="clear" w:color="auto" w:fill="auto"/>
            <w:noWrap/>
            <w:vAlign w:val="bottom"/>
            <w:hideMark/>
          </w:tcPr>
          <w:p w14:paraId="377BE67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SUMMO</w:t>
            </w:r>
          </w:p>
        </w:tc>
      </w:tr>
      <w:tr w:rsidR="0002321F" w:rsidRPr="0002321F" w14:paraId="44531DEE"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E4517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13</w:t>
            </w:r>
          </w:p>
        </w:tc>
        <w:tc>
          <w:tcPr>
            <w:tcW w:w="1260" w:type="dxa"/>
            <w:tcBorders>
              <w:top w:val="nil"/>
              <w:left w:val="nil"/>
              <w:bottom w:val="single" w:sz="4" w:space="0" w:color="auto"/>
              <w:right w:val="nil"/>
            </w:tcBorders>
            <w:shd w:val="clear" w:color="auto" w:fill="auto"/>
            <w:noWrap/>
            <w:vAlign w:val="bottom"/>
            <w:hideMark/>
          </w:tcPr>
          <w:p w14:paraId="2E16F91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BLASO</w:t>
            </w:r>
          </w:p>
        </w:tc>
        <w:tc>
          <w:tcPr>
            <w:tcW w:w="680" w:type="dxa"/>
            <w:tcBorders>
              <w:top w:val="nil"/>
              <w:left w:val="single" w:sz="4" w:space="0" w:color="auto"/>
              <w:bottom w:val="nil"/>
              <w:right w:val="single" w:sz="4" w:space="0" w:color="auto"/>
            </w:tcBorders>
            <w:shd w:val="clear" w:color="auto" w:fill="auto"/>
            <w:noWrap/>
            <w:vAlign w:val="bottom"/>
            <w:hideMark/>
          </w:tcPr>
          <w:p w14:paraId="425F72B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62C01A7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52</w:t>
            </w:r>
          </w:p>
        </w:tc>
        <w:tc>
          <w:tcPr>
            <w:tcW w:w="1200" w:type="dxa"/>
            <w:tcBorders>
              <w:top w:val="nil"/>
              <w:left w:val="nil"/>
              <w:bottom w:val="single" w:sz="4" w:space="0" w:color="auto"/>
              <w:right w:val="single" w:sz="4" w:space="0" w:color="auto"/>
            </w:tcBorders>
            <w:shd w:val="clear" w:color="auto" w:fill="auto"/>
            <w:noWrap/>
            <w:vAlign w:val="bottom"/>
            <w:hideMark/>
          </w:tcPr>
          <w:p w14:paraId="7EC40E1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MUDOS</w:t>
            </w:r>
          </w:p>
        </w:tc>
        <w:tc>
          <w:tcPr>
            <w:tcW w:w="680" w:type="dxa"/>
            <w:tcBorders>
              <w:top w:val="nil"/>
              <w:left w:val="nil"/>
              <w:bottom w:val="nil"/>
              <w:right w:val="single" w:sz="4" w:space="0" w:color="auto"/>
            </w:tcBorders>
            <w:shd w:val="clear" w:color="auto" w:fill="auto"/>
            <w:noWrap/>
            <w:vAlign w:val="bottom"/>
            <w:hideMark/>
          </w:tcPr>
          <w:p w14:paraId="425E41E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51427B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91</w:t>
            </w:r>
          </w:p>
        </w:tc>
        <w:tc>
          <w:tcPr>
            <w:tcW w:w="1135" w:type="dxa"/>
            <w:tcBorders>
              <w:top w:val="nil"/>
              <w:left w:val="nil"/>
              <w:bottom w:val="single" w:sz="4" w:space="0" w:color="auto"/>
              <w:right w:val="single" w:sz="8" w:space="0" w:color="auto"/>
            </w:tcBorders>
            <w:shd w:val="clear" w:color="auto" w:fill="auto"/>
            <w:noWrap/>
            <w:vAlign w:val="bottom"/>
            <w:hideMark/>
          </w:tcPr>
          <w:p w14:paraId="61458D8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SURCO</w:t>
            </w:r>
          </w:p>
        </w:tc>
      </w:tr>
      <w:tr w:rsidR="0002321F" w:rsidRPr="0002321F" w14:paraId="6FC05BC3"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AFFB8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14</w:t>
            </w:r>
          </w:p>
        </w:tc>
        <w:tc>
          <w:tcPr>
            <w:tcW w:w="1260" w:type="dxa"/>
            <w:tcBorders>
              <w:top w:val="nil"/>
              <w:left w:val="nil"/>
              <w:bottom w:val="single" w:sz="4" w:space="0" w:color="auto"/>
              <w:right w:val="nil"/>
            </w:tcBorders>
            <w:shd w:val="clear" w:color="auto" w:fill="auto"/>
            <w:noWrap/>
            <w:vAlign w:val="bottom"/>
            <w:hideMark/>
          </w:tcPr>
          <w:p w14:paraId="5151D34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BOLKA</w:t>
            </w:r>
          </w:p>
        </w:tc>
        <w:tc>
          <w:tcPr>
            <w:tcW w:w="680" w:type="dxa"/>
            <w:tcBorders>
              <w:top w:val="nil"/>
              <w:left w:val="single" w:sz="4" w:space="0" w:color="auto"/>
              <w:bottom w:val="nil"/>
              <w:right w:val="single" w:sz="4" w:space="0" w:color="auto"/>
            </w:tcBorders>
            <w:shd w:val="clear" w:color="auto" w:fill="auto"/>
            <w:noWrap/>
            <w:vAlign w:val="bottom"/>
            <w:hideMark/>
          </w:tcPr>
          <w:p w14:paraId="4B23CF3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7D2660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53</w:t>
            </w:r>
          </w:p>
        </w:tc>
        <w:tc>
          <w:tcPr>
            <w:tcW w:w="1200" w:type="dxa"/>
            <w:tcBorders>
              <w:top w:val="nil"/>
              <w:left w:val="nil"/>
              <w:bottom w:val="single" w:sz="4" w:space="0" w:color="auto"/>
              <w:right w:val="single" w:sz="4" w:space="0" w:color="auto"/>
            </w:tcBorders>
            <w:shd w:val="clear" w:color="auto" w:fill="auto"/>
            <w:noWrap/>
            <w:vAlign w:val="bottom"/>
            <w:hideMark/>
          </w:tcPr>
          <w:p w14:paraId="1DA1C31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NELAS</w:t>
            </w:r>
          </w:p>
        </w:tc>
        <w:tc>
          <w:tcPr>
            <w:tcW w:w="680" w:type="dxa"/>
            <w:tcBorders>
              <w:top w:val="nil"/>
              <w:left w:val="nil"/>
              <w:bottom w:val="nil"/>
              <w:right w:val="single" w:sz="4" w:space="0" w:color="auto"/>
            </w:tcBorders>
            <w:shd w:val="clear" w:color="auto" w:fill="auto"/>
            <w:noWrap/>
            <w:vAlign w:val="bottom"/>
            <w:hideMark/>
          </w:tcPr>
          <w:p w14:paraId="61C6E07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59E00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92</w:t>
            </w:r>
          </w:p>
        </w:tc>
        <w:tc>
          <w:tcPr>
            <w:tcW w:w="1135" w:type="dxa"/>
            <w:tcBorders>
              <w:top w:val="nil"/>
              <w:left w:val="nil"/>
              <w:bottom w:val="single" w:sz="4" w:space="0" w:color="auto"/>
              <w:right w:val="single" w:sz="8" w:space="0" w:color="auto"/>
            </w:tcBorders>
            <w:shd w:val="clear" w:color="auto" w:fill="auto"/>
            <w:noWrap/>
            <w:vAlign w:val="bottom"/>
            <w:hideMark/>
          </w:tcPr>
          <w:p w14:paraId="3978F0F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TEDRI</w:t>
            </w:r>
          </w:p>
        </w:tc>
      </w:tr>
      <w:tr w:rsidR="0002321F" w:rsidRPr="0002321F" w14:paraId="0AD7EDBE"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18D3E9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15</w:t>
            </w:r>
          </w:p>
        </w:tc>
        <w:tc>
          <w:tcPr>
            <w:tcW w:w="1260" w:type="dxa"/>
            <w:tcBorders>
              <w:top w:val="nil"/>
              <w:left w:val="nil"/>
              <w:bottom w:val="single" w:sz="4" w:space="0" w:color="auto"/>
              <w:right w:val="nil"/>
            </w:tcBorders>
            <w:shd w:val="clear" w:color="auto" w:fill="auto"/>
            <w:noWrap/>
            <w:vAlign w:val="bottom"/>
            <w:hideMark/>
          </w:tcPr>
          <w:p w14:paraId="62A7700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BRA</w:t>
            </w:r>
          </w:p>
        </w:tc>
        <w:tc>
          <w:tcPr>
            <w:tcW w:w="680" w:type="dxa"/>
            <w:tcBorders>
              <w:top w:val="nil"/>
              <w:left w:val="single" w:sz="4" w:space="0" w:color="auto"/>
              <w:bottom w:val="nil"/>
              <w:right w:val="single" w:sz="4" w:space="0" w:color="auto"/>
            </w:tcBorders>
            <w:shd w:val="clear" w:color="auto" w:fill="auto"/>
            <w:noWrap/>
            <w:vAlign w:val="bottom"/>
            <w:hideMark/>
          </w:tcPr>
          <w:p w14:paraId="4C81FE2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2002C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54</w:t>
            </w:r>
          </w:p>
        </w:tc>
        <w:tc>
          <w:tcPr>
            <w:tcW w:w="1200" w:type="dxa"/>
            <w:tcBorders>
              <w:top w:val="nil"/>
              <w:left w:val="nil"/>
              <w:bottom w:val="single" w:sz="4" w:space="0" w:color="auto"/>
              <w:right w:val="single" w:sz="4" w:space="0" w:color="auto"/>
            </w:tcBorders>
            <w:shd w:val="clear" w:color="auto" w:fill="auto"/>
            <w:noWrap/>
            <w:vAlign w:val="bottom"/>
            <w:hideMark/>
          </w:tcPr>
          <w:p w14:paraId="4BAADC6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NETOS</w:t>
            </w:r>
          </w:p>
        </w:tc>
        <w:tc>
          <w:tcPr>
            <w:tcW w:w="680" w:type="dxa"/>
            <w:tcBorders>
              <w:top w:val="nil"/>
              <w:left w:val="nil"/>
              <w:bottom w:val="nil"/>
              <w:right w:val="single" w:sz="4" w:space="0" w:color="auto"/>
            </w:tcBorders>
            <w:shd w:val="clear" w:color="auto" w:fill="auto"/>
            <w:noWrap/>
            <w:vAlign w:val="bottom"/>
            <w:hideMark/>
          </w:tcPr>
          <w:p w14:paraId="74D5A45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30EB0C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93</w:t>
            </w:r>
          </w:p>
        </w:tc>
        <w:tc>
          <w:tcPr>
            <w:tcW w:w="1135" w:type="dxa"/>
            <w:tcBorders>
              <w:top w:val="nil"/>
              <w:left w:val="nil"/>
              <w:bottom w:val="single" w:sz="4" w:space="0" w:color="auto"/>
              <w:right w:val="single" w:sz="8" w:space="0" w:color="auto"/>
            </w:tcBorders>
            <w:shd w:val="clear" w:color="auto" w:fill="auto"/>
            <w:noWrap/>
            <w:vAlign w:val="bottom"/>
            <w:hideMark/>
          </w:tcPr>
          <w:p w14:paraId="25A01F2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TENPA</w:t>
            </w:r>
          </w:p>
        </w:tc>
      </w:tr>
      <w:tr w:rsidR="0002321F" w:rsidRPr="0002321F" w14:paraId="575A8C68"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C84BF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16</w:t>
            </w:r>
          </w:p>
        </w:tc>
        <w:tc>
          <w:tcPr>
            <w:tcW w:w="1260" w:type="dxa"/>
            <w:tcBorders>
              <w:top w:val="nil"/>
              <w:left w:val="nil"/>
              <w:bottom w:val="single" w:sz="4" w:space="0" w:color="auto"/>
              <w:right w:val="nil"/>
            </w:tcBorders>
            <w:shd w:val="clear" w:color="auto" w:fill="auto"/>
            <w:noWrap/>
            <w:vAlign w:val="bottom"/>
            <w:hideMark/>
          </w:tcPr>
          <w:p w14:paraId="5716460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BRIKE</w:t>
            </w:r>
          </w:p>
        </w:tc>
        <w:tc>
          <w:tcPr>
            <w:tcW w:w="680" w:type="dxa"/>
            <w:tcBorders>
              <w:top w:val="nil"/>
              <w:left w:val="single" w:sz="4" w:space="0" w:color="auto"/>
              <w:bottom w:val="nil"/>
              <w:right w:val="single" w:sz="4" w:space="0" w:color="auto"/>
            </w:tcBorders>
            <w:shd w:val="clear" w:color="auto" w:fill="auto"/>
            <w:noWrap/>
            <w:vAlign w:val="bottom"/>
            <w:hideMark/>
          </w:tcPr>
          <w:p w14:paraId="0C8A30F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C85888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55</w:t>
            </w:r>
          </w:p>
        </w:tc>
        <w:tc>
          <w:tcPr>
            <w:tcW w:w="1200" w:type="dxa"/>
            <w:tcBorders>
              <w:top w:val="nil"/>
              <w:left w:val="nil"/>
              <w:bottom w:val="single" w:sz="4" w:space="0" w:color="auto"/>
              <w:right w:val="single" w:sz="4" w:space="0" w:color="auto"/>
            </w:tcBorders>
            <w:shd w:val="clear" w:color="auto" w:fill="auto"/>
            <w:noWrap/>
            <w:vAlign w:val="bottom"/>
            <w:hideMark/>
          </w:tcPr>
          <w:p w14:paraId="19D3E5E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NINOS</w:t>
            </w:r>
          </w:p>
        </w:tc>
        <w:tc>
          <w:tcPr>
            <w:tcW w:w="680" w:type="dxa"/>
            <w:tcBorders>
              <w:top w:val="nil"/>
              <w:left w:val="nil"/>
              <w:bottom w:val="nil"/>
              <w:right w:val="single" w:sz="4" w:space="0" w:color="auto"/>
            </w:tcBorders>
            <w:shd w:val="clear" w:color="auto" w:fill="auto"/>
            <w:noWrap/>
            <w:vAlign w:val="bottom"/>
            <w:hideMark/>
          </w:tcPr>
          <w:p w14:paraId="7128C67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4525F0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94</w:t>
            </w:r>
          </w:p>
        </w:tc>
        <w:tc>
          <w:tcPr>
            <w:tcW w:w="1135" w:type="dxa"/>
            <w:tcBorders>
              <w:top w:val="nil"/>
              <w:left w:val="nil"/>
              <w:bottom w:val="single" w:sz="4" w:space="0" w:color="auto"/>
              <w:right w:val="single" w:sz="8" w:space="0" w:color="auto"/>
            </w:tcBorders>
            <w:shd w:val="clear" w:color="auto" w:fill="auto"/>
            <w:noWrap/>
            <w:vAlign w:val="bottom"/>
            <w:hideMark/>
          </w:tcPr>
          <w:p w14:paraId="2714785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USOTI</w:t>
            </w:r>
          </w:p>
        </w:tc>
      </w:tr>
      <w:tr w:rsidR="0002321F" w:rsidRPr="0002321F" w14:paraId="1199C200"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7C95EF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17</w:t>
            </w:r>
          </w:p>
        </w:tc>
        <w:tc>
          <w:tcPr>
            <w:tcW w:w="1260" w:type="dxa"/>
            <w:tcBorders>
              <w:top w:val="nil"/>
              <w:left w:val="nil"/>
              <w:bottom w:val="single" w:sz="4" w:space="0" w:color="auto"/>
              <w:right w:val="nil"/>
            </w:tcBorders>
            <w:shd w:val="clear" w:color="auto" w:fill="auto"/>
            <w:noWrap/>
            <w:vAlign w:val="bottom"/>
            <w:hideMark/>
          </w:tcPr>
          <w:p w14:paraId="134C831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BROTO</w:t>
            </w:r>
          </w:p>
        </w:tc>
        <w:tc>
          <w:tcPr>
            <w:tcW w:w="680" w:type="dxa"/>
            <w:tcBorders>
              <w:top w:val="nil"/>
              <w:left w:val="single" w:sz="4" w:space="0" w:color="auto"/>
              <w:bottom w:val="nil"/>
              <w:right w:val="single" w:sz="4" w:space="0" w:color="auto"/>
            </w:tcBorders>
            <w:shd w:val="clear" w:color="auto" w:fill="auto"/>
            <w:noWrap/>
            <w:vAlign w:val="bottom"/>
            <w:hideMark/>
          </w:tcPr>
          <w:p w14:paraId="794D078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B25C20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56</w:t>
            </w:r>
          </w:p>
        </w:tc>
        <w:tc>
          <w:tcPr>
            <w:tcW w:w="1200" w:type="dxa"/>
            <w:tcBorders>
              <w:top w:val="nil"/>
              <w:left w:val="nil"/>
              <w:bottom w:val="single" w:sz="4" w:space="0" w:color="auto"/>
              <w:right w:val="single" w:sz="4" w:space="0" w:color="auto"/>
            </w:tcBorders>
            <w:shd w:val="clear" w:color="auto" w:fill="auto"/>
            <w:noWrap/>
            <w:vAlign w:val="bottom"/>
            <w:hideMark/>
          </w:tcPr>
          <w:p w14:paraId="129111D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NORED</w:t>
            </w:r>
          </w:p>
        </w:tc>
        <w:tc>
          <w:tcPr>
            <w:tcW w:w="680" w:type="dxa"/>
            <w:tcBorders>
              <w:top w:val="nil"/>
              <w:left w:val="nil"/>
              <w:bottom w:val="nil"/>
              <w:right w:val="single" w:sz="4" w:space="0" w:color="auto"/>
            </w:tcBorders>
            <w:shd w:val="clear" w:color="auto" w:fill="auto"/>
            <w:noWrap/>
            <w:vAlign w:val="bottom"/>
            <w:hideMark/>
          </w:tcPr>
          <w:p w14:paraId="6266E8C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0FE166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95</w:t>
            </w:r>
          </w:p>
        </w:tc>
        <w:tc>
          <w:tcPr>
            <w:tcW w:w="1135" w:type="dxa"/>
            <w:tcBorders>
              <w:top w:val="nil"/>
              <w:left w:val="nil"/>
              <w:bottom w:val="single" w:sz="4" w:space="0" w:color="auto"/>
              <w:right w:val="single" w:sz="8" w:space="0" w:color="auto"/>
            </w:tcBorders>
            <w:shd w:val="clear" w:color="auto" w:fill="auto"/>
            <w:noWrap/>
            <w:vAlign w:val="bottom"/>
            <w:hideMark/>
          </w:tcPr>
          <w:p w14:paraId="4EAE59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VASTO</w:t>
            </w:r>
          </w:p>
        </w:tc>
      </w:tr>
      <w:tr w:rsidR="0002321F" w:rsidRPr="0002321F" w14:paraId="577B915D"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441C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18</w:t>
            </w:r>
          </w:p>
        </w:tc>
        <w:tc>
          <w:tcPr>
            <w:tcW w:w="1260" w:type="dxa"/>
            <w:tcBorders>
              <w:top w:val="nil"/>
              <w:left w:val="nil"/>
              <w:bottom w:val="single" w:sz="4" w:space="0" w:color="auto"/>
              <w:right w:val="nil"/>
            </w:tcBorders>
            <w:shd w:val="clear" w:color="auto" w:fill="auto"/>
            <w:noWrap/>
            <w:vAlign w:val="bottom"/>
            <w:hideMark/>
          </w:tcPr>
          <w:p w14:paraId="684C6FF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CASIM</w:t>
            </w:r>
          </w:p>
        </w:tc>
        <w:tc>
          <w:tcPr>
            <w:tcW w:w="680" w:type="dxa"/>
            <w:tcBorders>
              <w:top w:val="nil"/>
              <w:left w:val="single" w:sz="4" w:space="0" w:color="auto"/>
              <w:bottom w:val="nil"/>
              <w:right w:val="single" w:sz="4" w:space="0" w:color="auto"/>
            </w:tcBorders>
            <w:shd w:val="clear" w:color="auto" w:fill="auto"/>
            <w:noWrap/>
            <w:vAlign w:val="bottom"/>
            <w:hideMark/>
          </w:tcPr>
          <w:p w14:paraId="576F6C0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689055E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57</w:t>
            </w:r>
          </w:p>
        </w:tc>
        <w:tc>
          <w:tcPr>
            <w:tcW w:w="1200" w:type="dxa"/>
            <w:tcBorders>
              <w:top w:val="nil"/>
              <w:left w:val="nil"/>
              <w:bottom w:val="single" w:sz="4" w:space="0" w:color="auto"/>
              <w:right w:val="single" w:sz="4" w:space="0" w:color="auto"/>
            </w:tcBorders>
            <w:shd w:val="clear" w:color="auto" w:fill="auto"/>
            <w:noWrap/>
            <w:vAlign w:val="bottom"/>
            <w:hideMark/>
          </w:tcPr>
          <w:p w14:paraId="043D824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NUBLO</w:t>
            </w:r>
          </w:p>
        </w:tc>
        <w:tc>
          <w:tcPr>
            <w:tcW w:w="680" w:type="dxa"/>
            <w:tcBorders>
              <w:top w:val="nil"/>
              <w:left w:val="nil"/>
              <w:bottom w:val="nil"/>
              <w:right w:val="single" w:sz="4" w:space="0" w:color="auto"/>
            </w:tcBorders>
            <w:shd w:val="clear" w:color="auto" w:fill="auto"/>
            <w:noWrap/>
            <w:vAlign w:val="bottom"/>
            <w:hideMark/>
          </w:tcPr>
          <w:p w14:paraId="46BC7A9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7B803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96</w:t>
            </w:r>
          </w:p>
        </w:tc>
        <w:tc>
          <w:tcPr>
            <w:tcW w:w="1135" w:type="dxa"/>
            <w:tcBorders>
              <w:top w:val="nil"/>
              <w:left w:val="nil"/>
              <w:bottom w:val="single" w:sz="4" w:space="0" w:color="auto"/>
              <w:right w:val="single" w:sz="8" w:space="0" w:color="auto"/>
            </w:tcBorders>
            <w:shd w:val="clear" w:color="auto" w:fill="auto"/>
            <w:noWrap/>
            <w:vAlign w:val="bottom"/>
            <w:hideMark/>
          </w:tcPr>
          <w:p w14:paraId="79589C9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VASUM</w:t>
            </w:r>
          </w:p>
        </w:tc>
      </w:tr>
      <w:tr w:rsidR="0002321F" w:rsidRPr="0002321F" w14:paraId="50F8A979"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A846E3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19</w:t>
            </w:r>
          </w:p>
        </w:tc>
        <w:tc>
          <w:tcPr>
            <w:tcW w:w="1260" w:type="dxa"/>
            <w:tcBorders>
              <w:top w:val="nil"/>
              <w:left w:val="nil"/>
              <w:bottom w:val="single" w:sz="4" w:space="0" w:color="auto"/>
              <w:right w:val="nil"/>
            </w:tcBorders>
            <w:shd w:val="clear" w:color="auto" w:fill="auto"/>
            <w:noWrap/>
            <w:vAlign w:val="bottom"/>
            <w:hideMark/>
          </w:tcPr>
          <w:p w14:paraId="0585B84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CEGAM</w:t>
            </w:r>
          </w:p>
        </w:tc>
        <w:tc>
          <w:tcPr>
            <w:tcW w:w="680" w:type="dxa"/>
            <w:tcBorders>
              <w:top w:val="nil"/>
              <w:left w:val="single" w:sz="4" w:space="0" w:color="auto"/>
              <w:bottom w:val="nil"/>
              <w:right w:val="single" w:sz="4" w:space="0" w:color="auto"/>
            </w:tcBorders>
            <w:shd w:val="clear" w:color="auto" w:fill="auto"/>
            <w:noWrap/>
            <w:vAlign w:val="bottom"/>
            <w:hideMark/>
          </w:tcPr>
          <w:p w14:paraId="75FB7CB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BED76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58</w:t>
            </w:r>
          </w:p>
        </w:tc>
        <w:tc>
          <w:tcPr>
            <w:tcW w:w="1200" w:type="dxa"/>
            <w:tcBorders>
              <w:top w:val="nil"/>
              <w:left w:val="nil"/>
              <w:bottom w:val="single" w:sz="4" w:space="0" w:color="auto"/>
              <w:right w:val="single" w:sz="4" w:space="0" w:color="auto"/>
            </w:tcBorders>
            <w:shd w:val="clear" w:color="auto" w:fill="auto"/>
            <w:noWrap/>
            <w:vAlign w:val="bottom"/>
            <w:hideMark/>
          </w:tcPr>
          <w:p w14:paraId="6FD54DF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OSTUR</w:t>
            </w:r>
          </w:p>
        </w:tc>
        <w:tc>
          <w:tcPr>
            <w:tcW w:w="680" w:type="dxa"/>
            <w:tcBorders>
              <w:top w:val="nil"/>
              <w:left w:val="nil"/>
              <w:bottom w:val="nil"/>
              <w:right w:val="single" w:sz="4" w:space="0" w:color="auto"/>
            </w:tcBorders>
            <w:shd w:val="clear" w:color="auto" w:fill="auto"/>
            <w:noWrap/>
            <w:vAlign w:val="bottom"/>
            <w:hideMark/>
          </w:tcPr>
          <w:p w14:paraId="651E019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B308CB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97</w:t>
            </w:r>
          </w:p>
        </w:tc>
        <w:tc>
          <w:tcPr>
            <w:tcW w:w="1135" w:type="dxa"/>
            <w:tcBorders>
              <w:top w:val="nil"/>
              <w:left w:val="nil"/>
              <w:bottom w:val="single" w:sz="4" w:space="0" w:color="auto"/>
              <w:right w:val="single" w:sz="8" w:space="0" w:color="auto"/>
            </w:tcBorders>
            <w:shd w:val="clear" w:color="auto" w:fill="auto"/>
            <w:noWrap/>
            <w:vAlign w:val="bottom"/>
            <w:hideMark/>
          </w:tcPr>
          <w:p w14:paraId="209360E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VOLTO</w:t>
            </w:r>
          </w:p>
        </w:tc>
      </w:tr>
      <w:tr w:rsidR="0002321F" w:rsidRPr="0002321F" w14:paraId="38D044C1"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A6BF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20</w:t>
            </w:r>
          </w:p>
        </w:tc>
        <w:tc>
          <w:tcPr>
            <w:tcW w:w="1260" w:type="dxa"/>
            <w:tcBorders>
              <w:top w:val="nil"/>
              <w:left w:val="nil"/>
              <w:bottom w:val="single" w:sz="4" w:space="0" w:color="auto"/>
              <w:right w:val="nil"/>
            </w:tcBorders>
            <w:shd w:val="clear" w:color="auto" w:fill="auto"/>
            <w:noWrap/>
            <w:vAlign w:val="bottom"/>
            <w:hideMark/>
          </w:tcPr>
          <w:p w14:paraId="4F5C908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DADIV</w:t>
            </w:r>
          </w:p>
        </w:tc>
        <w:tc>
          <w:tcPr>
            <w:tcW w:w="680" w:type="dxa"/>
            <w:tcBorders>
              <w:top w:val="nil"/>
              <w:left w:val="single" w:sz="4" w:space="0" w:color="auto"/>
              <w:bottom w:val="nil"/>
              <w:right w:val="single" w:sz="4" w:space="0" w:color="auto"/>
            </w:tcBorders>
            <w:shd w:val="clear" w:color="auto" w:fill="auto"/>
            <w:noWrap/>
            <w:vAlign w:val="bottom"/>
            <w:hideMark/>
          </w:tcPr>
          <w:p w14:paraId="2D20CAD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E120DA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59</w:t>
            </w:r>
          </w:p>
        </w:tc>
        <w:tc>
          <w:tcPr>
            <w:tcW w:w="1200" w:type="dxa"/>
            <w:tcBorders>
              <w:top w:val="nil"/>
              <w:left w:val="nil"/>
              <w:bottom w:val="single" w:sz="4" w:space="0" w:color="auto"/>
              <w:right w:val="single" w:sz="4" w:space="0" w:color="auto"/>
            </w:tcBorders>
            <w:shd w:val="clear" w:color="auto" w:fill="auto"/>
            <w:noWrap/>
            <w:vAlign w:val="bottom"/>
            <w:hideMark/>
          </w:tcPr>
          <w:p w14:paraId="75A32D1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OXACA</w:t>
            </w:r>
          </w:p>
        </w:tc>
        <w:tc>
          <w:tcPr>
            <w:tcW w:w="680" w:type="dxa"/>
            <w:tcBorders>
              <w:top w:val="nil"/>
              <w:left w:val="nil"/>
              <w:bottom w:val="nil"/>
              <w:right w:val="single" w:sz="4" w:space="0" w:color="auto"/>
            </w:tcBorders>
            <w:shd w:val="clear" w:color="auto" w:fill="auto"/>
            <w:noWrap/>
            <w:vAlign w:val="bottom"/>
            <w:hideMark/>
          </w:tcPr>
          <w:p w14:paraId="1006A32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69ACEA8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98</w:t>
            </w:r>
          </w:p>
        </w:tc>
        <w:tc>
          <w:tcPr>
            <w:tcW w:w="1135" w:type="dxa"/>
            <w:tcBorders>
              <w:top w:val="nil"/>
              <w:left w:val="nil"/>
              <w:bottom w:val="single" w:sz="4" w:space="0" w:color="auto"/>
              <w:right w:val="single" w:sz="8" w:space="0" w:color="auto"/>
            </w:tcBorders>
            <w:shd w:val="clear" w:color="auto" w:fill="auto"/>
            <w:noWrap/>
            <w:vAlign w:val="bottom"/>
            <w:hideMark/>
          </w:tcPr>
          <w:p w14:paraId="29AEFA9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WALLY</w:t>
            </w:r>
          </w:p>
        </w:tc>
      </w:tr>
      <w:tr w:rsidR="0002321F" w:rsidRPr="0002321F" w14:paraId="3380CD33"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EA680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21</w:t>
            </w:r>
          </w:p>
        </w:tc>
        <w:tc>
          <w:tcPr>
            <w:tcW w:w="1260" w:type="dxa"/>
            <w:tcBorders>
              <w:top w:val="nil"/>
              <w:left w:val="nil"/>
              <w:bottom w:val="single" w:sz="4" w:space="0" w:color="auto"/>
              <w:right w:val="nil"/>
            </w:tcBorders>
            <w:shd w:val="clear" w:color="auto" w:fill="auto"/>
            <w:noWrap/>
            <w:vAlign w:val="bottom"/>
            <w:hideMark/>
          </w:tcPr>
          <w:p w14:paraId="43A6563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DIPOL</w:t>
            </w:r>
          </w:p>
        </w:tc>
        <w:tc>
          <w:tcPr>
            <w:tcW w:w="680" w:type="dxa"/>
            <w:tcBorders>
              <w:top w:val="nil"/>
              <w:left w:val="single" w:sz="4" w:space="0" w:color="auto"/>
              <w:bottom w:val="nil"/>
              <w:right w:val="single" w:sz="4" w:space="0" w:color="auto"/>
            </w:tcBorders>
            <w:shd w:val="clear" w:color="auto" w:fill="auto"/>
            <w:noWrap/>
            <w:vAlign w:val="bottom"/>
            <w:hideMark/>
          </w:tcPr>
          <w:p w14:paraId="5F46959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1E55CE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60</w:t>
            </w:r>
          </w:p>
        </w:tc>
        <w:tc>
          <w:tcPr>
            <w:tcW w:w="1200" w:type="dxa"/>
            <w:tcBorders>
              <w:top w:val="nil"/>
              <w:left w:val="nil"/>
              <w:bottom w:val="single" w:sz="4" w:space="0" w:color="auto"/>
              <w:right w:val="single" w:sz="4" w:space="0" w:color="auto"/>
            </w:tcBorders>
            <w:shd w:val="clear" w:color="auto" w:fill="auto"/>
            <w:noWrap/>
            <w:vAlign w:val="bottom"/>
            <w:hideMark/>
          </w:tcPr>
          <w:p w14:paraId="4729F9B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PARKA</w:t>
            </w:r>
          </w:p>
        </w:tc>
        <w:tc>
          <w:tcPr>
            <w:tcW w:w="680" w:type="dxa"/>
            <w:tcBorders>
              <w:top w:val="nil"/>
              <w:left w:val="nil"/>
              <w:bottom w:val="nil"/>
              <w:right w:val="single" w:sz="4" w:space="0" w:color="auto"/>
            </w:tcBorders>
            <w:shd w:val="clear" w:color="auto" w:fill="auto"/>
            <w:noWrap/>
            <w:vAlign w:val="bottom"/>
            <w:hideMark/>
          </w:tcPr>
          <w:p w14:paraId="305D9542"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133CC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99</w:t>
            </w:r>
          </w:p>
        </w:tc>
        <w:tc>
          <w:tcPr>
            <w:tcW w:w="1135" w:type="dxa"/>
            <w:tcBorders>
              <w:top w:val="nil"/>
              <w:left w:val="nil"/>
              <w:bottom w:val="single" w:sz="4" w:space="0" w:color="auto"/>
              <w:right w:val="single" w:sz="8" w:space="0" w:color="auto"/>
            </w:tcBorders>
            <w:shd w:val="clear" w:color="auto" w:fill="auto"/>
            <w:noWrap/>
            <w:vAlign w:val="bottom"/>
            <w:hideMark/>
          </w:tcPr>
          <w:p w14:paraId="0B2C09C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XERES</w:t>
            </w:r>
          </w:p>
        </w:tc>
      </w:tr>
      <w:tr w:rsidR="0002321F" w:rsidRPr="0002321F" w14:paraId="3E4FF941"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4CDB3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22</w:t>
            </w:r>
          </w:p>
        </w:tc>
        <w:tc>
          <w:tcPr>
            <w:tcW w:w="1260" w:type="dxa"/>
            <w:tcBorders>
              <w:top w:val="nil"/>
              <w:left w:val="nil"/>
              <w:bottom w:val="single" w:sz="4" w:space="0" w:color="auto"/>
              <w:right w:val="nil"/>
            </w:tcBorders>
            <w:shd w:val="clear" w:color="auto" w:fill="auto"/>
            <w:noWrap/>
            <w:vAlign w:val="bottom"/>
            <w:hideMark/>
          </w:tcPr>
          <w:p w14:paraId="7281D37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DIRMU</w:t>
            </w:r>
          </w:p>
        </w:tc>
        <w:tc>
          <w:tcPr>
            <w:tcW w:w="680" w:type="dxa"/>
            <w:tcBorders>
              <w:top w:val="nil"/>
              <w:left w:val="single" w:sz="4" w:space="0" w:color="auto"/>
              <w:bottom w:val="nil"/>
              <w:right w:val="single" w:sz="4" w:space="0" w:color="auto"/>
            </w:tcBorders>
            <w:shd w:val="clear" w:color="auto" w:fill="auto"/>
            <w:noWrap/>
            <w:vAlign w:val="bottom"/>
            <w:hideMark/>
          </w:tcPr>
          <w:p w14:paraId="7999A4F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65974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61</w:t>
            </w:r>
          </w:p>
        </w:tc>
        <w:tc>
          <w:tcPr>
            <w:tcW w:w="1200" w:type="dxa"/>
            <w:tcBorders>
              <w:top w:val="nil"/>
              <w:left w:val="nil"/>
              <w:bottom w:val="single" w:sz="4" w:space="0" w:color="auto"/>
              <w:right w:val="single" w:sz="4" w:space="0" w:color="auto"/>
            </w:tcBorders>
            <w:shd w:val="clear" w:color="auto" w:fill="auto"/>
            <w:noWrap/>
            <w:vAlign w:val="bottom"/>
            <w:hideMark/>
          </w:tcPr>
          <w:p w14:paraId="00C4756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PASAS</w:t>
            </w:r>
          </w:p>
        </w:tc>
        <w:tc>
          <w:tcPr>
            <w:tcW w:w="680" w:type="dxa"/>
            <w:tcBorders>
              <w:top w:val="nil"/>
              <w:left w:val="nil"/>
              <w:bottom w:val="nil"/>
              <w:right w:val="single" w:sz="4" w:space="0" w:color="auto"/>
            </w:tcBorders>
            <w:shd w:val="clear" w:color="auto" w:fill="auto"/>
            <w:noWrap/>
            <w:vAlign w:val="bottom"/>
            <w:hideMark/>
          </w:tcPr>
          <w:p w14:paraId="0BD9A46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783BF2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100</w:t>
            </w:r>
          </w:p>
        </w:tc>
        <w:tc>
          <w:tcPr>
            <w:tcW w:w="1135" w:type="dxa"/>
            <w:tcBorders>
              <w:top w:val="nil"/>
              <w:left w:val="nil"/>
              <w:bottom w:val="single" w:sz="4" w:space="0" w:color="auto"/>
              <w:right w:val="single" w:sz="8" w:space="0" w:color="auto"/>
            </w:tcBorders>
            <w:shd w:val="clear" w:color="auto" w:fill="auto"/>
            <w:noWrap/>
            <w:vAlign w:val="bottom"/>
            <w:hideMark/>
          </w:tcPr>
          <w:p w14:paraId="544A37E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ZANKO</w:t>
            </w:r>
          </w:p>
        </w:tc>
      </w:tr>
      <w:tr w:rsidR="0002321F" w:rsidRPr="0002321F" w14:paraId="744EF580"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1A060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23</w:t>
            </w:r>
          </w:p>
        </w:tc>
        <w:tc>
          <w:tcPr>
            <w:tcW w:w="1260" w:type="dxa"/>
            <w:tcBorders>
              <w:top w:val="nil"/>
              <w:left w:val="nil"/>
              <w:bottom w:val="single" w:sz="4" w:space="0" w:color="auto"/>
              <w:right w:val="nil"/>
            </w:tcBorders>
            <w:shd w:val="clear" w:color="auto" w:fill="auto"/>
            <w:noWrap/>
            <w:vAlign w:val="bottom"/>
            <w:hideMark/>
          </w:tcPr>
          <w:p w14:paraId="0A655AF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DIXIS</w:t>
            </w:r>
          </w:p>
        </w:tc>
        <w:tc>
          <w:tcPr>
            <w:tcW w:w="680" w:type="dxa"/>
            <w:tcBorders>
              <w:top w:val="nil"/>
              <w:left w:val="single" w:sz="4" w:space="0" w:color="auto"/>
              <w:bottom w:val="nil"/>
              <w:right w:val="single" w:sz="4" w:space="0" w:color="auto"/>
            </w:tcBorders>
            <w:shd w:val="clear" w:color="auto" w:fill="auto"/>
            <w:noWrap/>
            <w:vAlign w:val="bottom"/>
            <w:hideMark/>
          </w:tcPr>
          <w:p w14:paraId="6D5E655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963286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62</w:t>
            </w:r>
          </w:p>
        </w:tc>
        <w:tc>
          <w:tcPr>
            <w:tcW w:w="1200" w:type="dxa"/>
            <w:tcBorders>
              <w:top w:val="nil"/>
              <w:left w:val="nil"/>
              <w:bottom w:val="single" w:sz="4" w:space="0" w:color="auto"/>
              <w:right w:val="single" w:sz="4" w:space="0" w:color="auto"/>
            </w:tcBorders>
            <w:shd w:val="clear" w:color="auto" w:fill="auto"/>
            <w:noWrap/>
            <w:vAlign w:val="bottom"/>
            <w:hideMark/>
          </w:tcPr>
          <w:p w14:paraId="4C12CBD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PERDU</w:t>
            </w:r>
          </w:p>
        </w:tc>
        <w:tc>
          <w:tcPr>
            <w:tcW w:w="680" w:type="dxa"/>
            <w:tcBorders>
              <w:top w:val="nil"/>
              <w:left w:val="nil"/>
              <w:bottom w:val="nil"/>
              <w:right w:val="single" w:sz="4" w:space="0" w:color="auto"/>
            </w:tcBorders>
            <w:shd w:val="clear" w:color="auto" w:fill="auto"/>
            <w:noWrap/>
            <w:vAlign w:val="bottom"/>
            <w:hideMark/>
          </w:tcPr>
          <w:p w14:paraId="0821F23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954C61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101</w:t>
            </w:r>
          </w:p>
        </w:tc>
        <w:tc>
          <w:tcPr>
            <w:tcW w:w="1135" w:type="dxa"/>
            <w:tcBorders>
              <w:top w:val="nil"/>
              <w:left w:val="nil"/>
              <w:bottom w:val="single" w:sz="4" w:space="0" w:color="auto"/>
              <w:right w:val="single" w:sz="8" w:space="0" w:color="auto"/>
            </w:tcBorders>
            <w:shd w:val="clear" w:color="auto" w:fill="auto"/>
            <w:noWrap/>
            <w:vAlign w:val="bottom"/>
            <w:hideMark/>
          </w:tcPr>
          <w:p w14:paraId="643F87F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ZARKO</w:t>
            </w:r>
          </w:p>
        </w:tc>
      </w:tr>
      <w:tr w:rsidR="0002321F" w:rsidRPr="0002321F" w14:paraId="78225878"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42D1E3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24</w:t>
            </w:r>
          </w:p>
        </w:tc>
        <w:tc>
          <w:tcPr>
            <w:tcW w:w="1260" w:type="dxa"/>
            <w:tcBorders>
              <w:top w:val="nil"/>
              <w:left w:val="nil"/>
              <w:bottom w:val="single" w:sz="4" w:space="0" w:color="auto"/>
              <w:right w:val="nil"/>
            </w:tcBorders>
            <w:shd w:val="clear" w:color="auto" w:fill="auto"/>
            <w:noWrap/>
            <w:vAlign w:val="bottom"/>
            <w:hideMark/>
          </w:tcPr>
          <w:p w14:paraId="21EE1C5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DOLES</w:t>
            </w:r>
          </w:p>
        </w:tc>
        <w:tc>
          <w:tcPr>
            <w:tcW w:w="680" w:type="dxa"/>
            <w:tcBorders>
              <w:top w:val="nil"/>
              <w:left w:val="single" w:sz="4" w:space="0" w:color="auto"/>
              <w:bottom w:val="nil"/>
              <w:right w:val="single" w:sz="4" w:space="0" w:color="auto"/>
            </w:tcBorders>
            <w:shd w:val="clear" w:color="auto" w:fill="auto"/>
            <w:noWrap/>
            <w:vAlign w:val="bottom"/>
            <w:hideMark/>
          </w:tcPr>
          <w:p w14:paraId="46C2446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5C79EA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63</w:t>
            </w:r>
          </w:p>
        </w:tc>
        <w:tc>
          <w:tcPr>
            <w:tcW w:w="1200" w:type="dxa"/>
            <w:tcBorders>
              <w:top w:val="nil"/>
              <w:left w:val="nil"/>
              <w:bottom w:val="single" w:sz="4" w:space="0" w:color="auto"/>
              <w:right w:val="single" w:sz="4" w:space="0" w:color="auto"/>
            </w:tcBorders>
            <w:shd w:val="clear" w:color="auto" w:fill="auto"/>
            <w:noWrap/>
            <w:vAlign w:val="bottom"/>
            <w:hideMark/>
          </w:tcPr>
          <w:p w14:paraId="761E481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PESAS</w:t>
            </w:r>
          </w:p>
        </w:tc>
        <w:tc>
          <w:tcPr>
            <w:tcW w:w="680" w:type="dxa"/>
            <w:tcBorders>
              <w:top w:val="nil"/>
              <w:left w:val="nil"/>
              <w:bottom w:val="nil"/>
              <w:right w:val="single" w:sz="4" w:space="0" w:color="auto"/>
            </w:tcBorders>
            <w:shd w:val="clear" w:color="auto" w:fill="auto"/>
            <w:noWrap/>
            <w:vAlign w:val="bottom"/>
            <w:hideMark/>
          </w:tcPr>
          <w:p w14:paraId="02C0183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E6C92B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102</w:t>
            </w:r>
          </w:p>
        </w:tc>
        <w:tc>
          <w:tcPr>
            <w:tcW w:w="1135" w:type="dxa"/>
            <w:tcBorders>
              <w:top w:val="nil"/>
              <w:left w:val="nil"/>
              <w:bottom w:val="single" w:sz="4" w:space="0" w:color="auto"/>
              <w:right w:val="single" w:sz="8" w:space="0" w:color="auto"/>
            </w:tcBorders>
            <w:shd w:val="clear" w:color="auto" w:fill="auto"/>
            <w:noWrap/>
            <w:vAlign w:val="bottom"/>
            <w:hideMark/>
          </w:tcPr>
          <w:p w14:paraId="4645A04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ZORBA</w:t>
            </w:r>
          </w:p>
        </w:tc>
      </w:tr>
      <w:tr w:rsidR="0002321F" w:rsidRPr="0002321F" w14:paraId="77A8EEE5"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8A8F8E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25</w:t>
            </w:r>
          </w:p>
        </w:tc>
        <w:tc>
          <w:tcPr>
            <w:tcW w:w="1260" w:type="dxa"/>
            <w:tcBorders>
              <w:top w:val="nil"/>
              <w:left w:val="nil"/>
              <w:bottom w:val="single" w:sz="4" w:space="0" w:color="auto"/>
              <w:right w:val="nil"/>
            </w:tcBorders>
            <w:shd w:val="clear" w:color="auto" w:fill="auto"/>
            <w:noWrap/>
            <w:vAlign w:val="bottom"/>
            <w:hideMark/>
          </w:tcPr>
          <w:p w14:paraId="6561220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EDIGO</w:t>
            </w:r>
          </w:p>
        </w:tc>
        <w:tc>
          <w:tcPr>
            <w:tcW w:w="680" w:type="dxa"/>
            <w:tcBorders>
              <w:top w:val="nil"/>
              <w:left w:val="single" w:sz="4" w:space="0" w:color="auto"/>
              <w:bottom w:val="nil"/>
              <w:right w:val="single" w:sz="4" w:space="0" w:color="auto"/>
            </w:tcBorders>
            <w:shd w:val="clear" w:color="auto" w:fill="auto"/>
            <w:noWrap/>
            <w:vAlign w:val="bottom"/>
            <w:hideMark/>
          </w:tcPr>
          <w:p w14:paraId="5A64947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FA1164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64</w:t>
            </w:r>
          </w:p>
        </w:tc>
        <w:tc>
          <w:tcPr>
            <w:tcW w:w="1200" w:type="dxa"/>
            <w:tcBorders>
              <w:top w:val="nil"/>
              <w:left w:val="nil"/>
              <w:bottom w:val="single" w:sz="4" w:space="0" w:color="auto"/>
              <w:right w:val="single" w:sz="4" w:space="0" w:color="auto"/>
            </w:tcBorders>
            <w:shd w:val="clear" w:color="auto" w:fill="auto"/>
            <w:noWrap/>
            <w:vAlign w:val="bottom"/>
            <w:hideMark/>
          </w:tcPr>
          <w:p w14:paraId="41DFF18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PETEK</w:t>
            </w:r>
          </w:p>
        </w:tc>
        <w:tc>
          <w:tcPr>
            <w:tcW w:w="680" w:type="dxa"/>
            <w:tcBorders>
              <w:top w:val="nil"/>
              <w:left w:val="nil"/>
              <w:bottom w:val="nil"/>
            </w:tcBorders>
            <w:shd w:val="clear" w:color="auto" w:fill="auto"/>
            <w:noWrap/>
            <w:vAlign w:val="bottom"/>
            <w:hideMark/>
          </w:tcPr>
          <w:p w14:paraId="474215D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single" w:sz="4" w:space="0" w:color="auto"/>
            </w:tcBorders>
            <w:shd w:val="clear" w:color="auto" w:fill="auto"/>
            <w:noWrap/>
            <w:vAlign w:val="bottom"/>
            <w:hideMark/>
          </w:tcPr>
          <w:p w14:paraId="4D4DE49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single" w:sz="4" w:space="0" w:color="auto"/>
            </w:tcBorders>
            <w:shd w:val="clear" w:color="auto" w:fill="auto"/>
            <w:noWrap/>
            <w:vAlign w:val="bottom"/>
            <w:hideMark/>
          </w:tcPr>
          <w:p w14:paraId="4046D01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63616021"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6E1B56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26</w:t>
            </w:r>
          </w:p>
        </w:tc>
        <w:tc>
          <w:tcPr>
            <w:tcW w:w="1260" w:type="dxa"/>
            <w:tcBorders>
              <w:top w:val="nil"/>
              <w:left w:val="nil"/>
              <w:bottom w:val="single" w:sz="4" w:space="0" w:color="auto"/>
              <w:right w:val="nil"/>
            </w:tcBorders>
            <w:shd w:val="clear" w:color="auto" w:fill="auto"/>
            <w:noWrap/>
            <w:vAlign w:val="bottom"/>
            <w:hideMark/>
          </w:tcPr>
          <w:p w14:paraId="3BF95E7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EDUMO</w:t>
            </w:r>
          </w:p>
        </w:tc>
        <w:tc>
          <w:tcPr>
            <w:tcW w:w="680" w:type="dxa"/>
            <w:tcBorders>
              <w:top w:val="nil"/>
              <w:left w:val="single" w:sz="4" w:space="0" w:color="auto"/>
              <w:bottom w:val="nil"/>
              <w:right w:val="single" w:sz="4" w:space="0" w:color="auto"/>
            </w:tcBorders>
            <w:shd w:val="clear" w:color="auto" w:fill="auto"/>
            <w:noWrap/>
            <w:vAlign w:val="bottom"/>
            <w:hideMark/>
          </w:tcPr>
          <w:p w14:paraId="68AA464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675741C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65</w:t>
            </w:r>
          </w:p>
        </w:tc>
        <w:tc>
          <w:tcPr>
            <w:tcW w:w="1200" w:type="dxa"/>
            <w:tcBorders>
              <w:top w:val="nil"/>
              <w:left w:val="nil"/>
              <w:bottom w:val="single" w:sz="4" w:space="0" w:color="auto"/>
              <w:right w:val="single" w:sz="4" w:space="0" w:color="auto"/>
            </w:tcBorders>
            <w:shd w:val="clear" w:color="auto" w:fill="auto"/>
            <w:noWrap/>
            <w:vAlign w:val="bottom"/>
            <w:hideMark/>
          </w:tcPr>
          <w:p w14:paraId="198422C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PIPOR</w:t>
            </w:r>
          </w:p>
        </w:tc>
        <w:tc>
          <w:tcPr>
            <w:tcW w:w="680" w:type="dxa"/>
            <w:tcBorders>
              <w:top w:val="nil"/>
              <w:left w:val="nil"/>
              <w:bottom w:val="nil"/>
            </w:tcBorders>
            <w:shd w:val="clear" w:color="auto" w:fill="auto"/>
            <w:noWrap/>
            <w:vAlign w:val="bottom"/>
            <w:hideMark/>
          </w:tcPr>
          <w:p w14:paraId="7D37D75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shd w:val="clear" w:color="auto" w:fill="auto"/>
            <w:noWrap/>
            <w:vAlign w:val="bottom"/>
            <w:hideMark/>
          </w:tcPr>
          <w:p w14:paraId="624CAEF2"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shd w:val="clear" w:color="auto" w:fill="auto"/>
            <w:noWrap/>
            <w:vAlign w:val="bottom"/>
            <w:hideMark/>
          </w:tcPr>
          <w:p w14:paraId="32E0567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5EF65C37"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9B1B07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27</w:t>
            </w:r>
          </w:p>
        </w:tc>
        <w:tc>
          <w:tcPr>
            <w:tcW w:w="1260" w:type="dxa"/>
            <w:tcBorders>
              <w:top w:val="nil"/>
              <w:left w:val="nil"/>
              <w:bottom w:val="single" w:sz="4" w:space="0" w:color="auto"/>
              <w:right w:val="nil"/>
            </w:tcBorders>
            <w:shd w:val="clear" w:color="auto" w:fill="auto"/>
            <w:noWrap/>
            <w:vAlign w:val="bottom"/>
            <w:hideMark/>
          </w:tcPr>
          <w:p w14:paraId="20CBEDA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ETIBA</w:t>
            </w:r>
          </w:p>
        </w:tc>
        <w:tc>
          <w:tcPr>
            <w:tcW w:w="680" w:type="dxa"/>
            <w:tcBorders>
              <w:top w:val="nil"/>
              <w:left w:val="single" w:sz="4" w:space="0" w:color="auto"/>
              <w:bottom w:val="nil"/>
              <w:right w:val="single" w:sz="4" w:space="0" w:color="auto"/>
            </w:tcBorders>
            <w:shd w:val="clear" w:color="auto" w:fill="auto"/>
            <w:noWrap/>
            <w:vAlign w:val="bottom"/>
            <w:hideMark/>
          </w:tcPr>
          <w:p w14:paraId="4A699F8C"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11AA35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66</w:t>
            </w:r>
          </w:p>
        </w:tc>
        <w:tc>
          <w:tcPr>
            <w:tcW w:w="1200" w:type="dxa"/>
            <w:tcBorders>
              <w:top w:val="nil"/>
              <w:left w:val="nil"/>
              <w:bottom w:val="single" w:sz="4" w:space="0" w:color="auto"/>
              <w:right w:val="single" w:sz="4" w:space="0" w:color="auto"/>
            </w:tcBorders>
            <w:shd w:val="clear" w:color="auto" w:fill="auto"/>
            <w:noWrap/>
            <w:vAlign w:val="bottom"/>
            <w:hideMark/>
          </w:tcPr>
          <w:p w14:paraId="05F80BA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PITAX</w:t>
            </w:r>
          </w:p>
        </w:tc>
        <w:tc>
          <w:tcPr>
            <w:tcW w:w="680" w:type="dxa"/>
            <w:tcBorders>
              <w:top w:val="nil"/>
              <w:left w:val="nil"/>
              <w:bottom w:val="nil"/>
            </w:tcBorders>
            <w:shd w:val="clear" w:color="auto" w:fill="auto"/>
            <w:noWrap/>
            <w:vAlign w:val="bottom"/>
            <w:hideMark/>
          </w:tcPr>
          <w:p w14:paraId="17E3EC7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1DF39987"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2555930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350A73A9"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3CA0A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28</w:t>
            </w:r>
          </w:p>
        </w:tc>
        <w:tc>
          <w:tcPr>
            <w:tcW w:w="1260" w:type="dxa"/>
            <w:tcBorders>
              <w:top w:val="nil"/>
              <w:left w:val="nil"/>
              <w:bottom w:val="single" w:sz="4" w:space="0" w:color="auto"/>
              <w:right w:val="nil"/>
            </w:tcBorders>
            <w:shd w:val="clear" w:color="auto" w:fill="auto"/>
            <w:noWrap/>
            <w:vAlign w:val="bottom"/>
            <w:hideMark/>
          </w:tcPr>
          <w:p w14:paraId="2CEC8F2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GALAT</w:t>
            </w:r>
          </w:p>
        </w:tc>
        <w:tc>
          <w:tcPr>
            <w:tcW w:w="680" w:type="dxa"/>
            <w:tcBorders>
              <w:top w:val="nil"/>
              <w:left w:val="single" w:sz="4" w:space="0" w:color="auto"/>
              <w:bottom w:val="nil"/>
              <w:right w:val="single" w:sz="4" w:space="0" w:color="auto"/>
            </w:tcBorders>
            <w:shd w:val="clear" w:color="auto" w:fill="auto"/>
            <w:noWrap/>
            <w:vAlign w:val="bottom"/>
            <w:hideMark/>
          </w:tcPr>
          <w:p w14:paraId="0A3D56A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6E327CC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67</w:t>
            </w:r>
          </w:p>
        </w:tc>
        <w:tc>
          <w:tcPr>
            <w:tcW w:w="1200" w:type="dxa"/>
            <w:tcBorders>
              <w:top w:val="nil"/>
              <w:left w:val="nil"/>
              <w:bottom w:val="single" w:sz="4" w:space="0" w:color="auto"/>
              <w:right w:val="single" w:sz="4" w:space="0" w:color="auto"/>
            </w:tcBorders>
            <w:shd w:val="clear" w:color="auto" w:fill="auto"/>
            <w:noWrap/>
            <w:vAlign w:val="bottom"/>
            <w:hideMark/>
          </w:tcPr>
          <w:p w14:paraId="21E9503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PODUX</w:t>
            </w:r>
          </w:p>
        </w:tc>
        <w:tc>
          <w:tcPr>
            <w:tcW w:w="680" w:type="dxa"/>
            <w:tcBorders>
              <w:top w:val="nil"/>
              <w:left w:val="nil"/>
              <w:bottom w:val="nil"/>
            </w:tcBorders>
            <w:shd w:val="clear" w:color="auto" w:fill="auto"/>
            <w:noWrap/>
            <w:vAlign w:val="bottom"/>
            <w:hideMark/>
          </w:tcPr>
          <w:p w14:paraId="0EB6D567"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1725833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1527DB0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6E0BF6E6"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3E53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29</w:t>
            </w:r>
          </w:p>
        </w:tc>
        <w:tc>
          <w:tcPr>
            <w:tcW w:w="1260" w:type="dxa"/>
            <w:tcBorders>
              <w:top w:val="nil"/>
              <w:left w:val="nil"/>
              <w:bottom w:val="single" w:sz="4" w:space="0" w:color="auto"/>
              <w:right w:val="nil"/>
            </w:tcBorders>
            <w:shd w:val="clear" w:color="auto" w:fill="auto"/>
            <w:noWrap/>
            <w:vAlign w:val="bottom"/>
            <w:hideMark/>
          </w:tcPr>
          <w:p w14:paraId="497E8D5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GASBA</w:t>
            </w:r>
          </w:p>
        </w:tc>
        <w:tc>
          <w:tcPr>
            <w:tcW w:w="680" w:type="dxa"/>
            <w:tcBorders>
              <w:top w:val="nil"/>
              <w:left w:val="single" w:sz="4" w:space="0" w:color="auto"/>
              <w:bottom w:val="nil"/>
              <w:right w:val="single" w:sz="4" w:space="0" w:color="auto"/>
            </w:tcBorders>
            <w:shd w:val="clear" w:color="auto" w:fill="auto"/>
            <w:noWrap/>
            <w:vAlign w:val="bottom"/>
            <w:hideMark/>
          </w:tcPr>
          <w:p w14:paraId="1700E20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7EAF7F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68</w:t>
            </w:r>
          </w:p>
        </w:tc>
        <w:tc>
          <w:tcPr>
            <w:tcW w:w="1200" w:type="dxa"/>
            <w:tcBorders>
              <w:top w:val="nil"/>
              <w:left w:val="nil"/>
              <w:bottom w:val="single" w:sz="4" w:space="0" w:color="auto"/>
              <w:right w:val="single" w:sz="4" w:space="0" w:color="auto"/>
            </w:tcBorders>
            <w:shd w:val="clear" w:color="auto" w:fill="auto"/>
            <w:noWrap/>
            <w:vAlign w:val="bottom"/>
            <w:hideMark/>
          </w:tcPr>
          <w:p w14:paraId="2C3769A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POPUL</w:t>
            </w:r>
          </w:p>
        </w:tc>
        <w:tc>
          <w:tcPr>
            <w:tcW w:w="680" w:type="dxa"/>
            <w:tcBorders>
              <w:top w:val="nil"/>
              <w:left w:val="nil"/>
              <w:bottom w:val="nil"/>
            </w:tcBorders>
            <w:shd w:val="clear" w:color="auto" w:fill="auto"/>
            <w:noWrap/>
            <w:vAlign w:val="bottom"/>
            <w:hideMark/>
          </w:tcPr>
          <w:p w14:paraId="64DD7BA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1FDE31F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2A2F278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3BF9BEFA"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C0BD0B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30</w:t>
            </w:r>
          </w:p>
        </w:tc>
        <w:tc>
          <w:tcPr>
            <w:tcW w:w="1260" w:type="dxa"/>
            <w:tcBorders>
              <w:top w:val="nil"/>
              <w:left w:val="nil"/>
              <w:bottom w:val="single" w:sz="4" w:space="0" w:color="auto"/>
              <w:right w:val="nil"/>
            </w:tcBorders>
            <w:shd w:val="clear" w:color="auto" w:fill="auto"/>
            <w:noWrap/>
            <w:vAlign w:val="bottom"/>
            <w:hideMark/>
          </w:tcPr>
          <w:p w14:paraId="4C53ADD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GOMER</w:t>
            </w:r>
          </w:p>
        </w:tc>
        <w:tc>
          <w:tcPr>
            <w:tcW w:w="680" w:type="dxa"/>
            <w:tcBorders>
              <w:top w:val="nil"/>
              <w:left w:val="single" w:sz="4" w:space="0" w:color="auto"/>
              <w:bottom w:val="nil"/>
              <w:right w:val="single" w:sz="4" w:space="0" w:color="auto"/>
            </w:tcBorders>
            <w:shd w:val="clear" w:color="auto" w:fill="auto"/>
            <w:noWrap/>
            <w:vAlign w:val="bottom"/>
            <w:hideMark/>
          </w:tcPr>
          <w:p w14:paraId="413FE58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B54FAC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69</w:t>
            </w:r>
          </w:p>
        </w:tc>
        <w:tc>
          <w:tcPr>
            <w:tcW w:w="1200" w:type="dxa"/>
            <w:tcBorders>
              <w:top w:val="nil"/>
              <w:left w:val="nil"/>
              <w:bottom w:val="single" w:sz="4" w:space="0" w:color="auto"/>
              <w:right w:val="single" w:sz="4" w:space="0" w:color="auto"/>
            </w:tcBorders>
            <w:shd w:val="clear" w:color="auto" w:fill="auto"/>
            <w:noWrap/>
            <w:vAlign w:val="bottom"/>
            <w:hideMark/>
          </w:tcPr>
          <w:p w14:paraId="1626825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PORLI</w:t>
            </w:r>
          </w:p>
        </w:tc>
        <w:tc>
          <w:tcPr>
            <w:tcW w:w="680" w:type="dxa"/>
            <w:tcBorders>
              <w:top w:val="nil"/>
              <w:left w:val="nil"/>
              <w:bottom w:val="nil"/>
            </w:tcBorders>
            <w:shd w:val="clear" w:color="auto" w:fill="auto"/>
            <w:noWrap/>
            <w:vAlign w:val="bottom"/>
            <w:hideMark/>
          </w:tcPr>
          <w:p w14:paraId="5E63CEE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36043DD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5BC5527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439D2A89"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720608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31</w:t>
            </w:r>
          </w:p>
        </w:tc>
        <w:tc>
          <w:tcPr>
            <w:tcW w:w="1260" w:type="dxa"/>
            <w:tcBorders>
              <w:top w:val="nil"/>
              <w:left w:val="nil"/>
              <w:bottom w:val="single" w:sz="4" w:space="0" w:color="auto"/>
              <w:right w:val="nil"/>
            </w:tcBorders>
            <w:shd w:val="clear" w:color="auto" w:fill="auto"/>
            <w:noWrap/>
            <w:vAlign w:val="bottom"/>
            <w:hideMark/>
          </w:tcPr>
          <w:p w14:paraId="3024D1F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GORDO</w:t>
            </w:r>
          </w:p>
        </w:tc>
        <w:tc>
          <w:tcPr>
            <w:tcW w:w="680" w:type="dxa"/>
            <w:tcBorders>
              <w:top w:val="nil"/>
              <w:left w:val="single" w:sz="4" w:space="0" w:color="auto"/>
              <w:bottom w:val="nil"/>
              <w:right w:val="single" w:sz="4" w:space="0" w:color="auto"/>
            </w:tcBorders>
            <w:shd w:val="clear" w:color="auto" w:fill="auto"/>
            <w:noWrap/>
            <w:vAlign w:val="bottom"/>
            <w:hideMark/>
          </w:tcPr>
          <w:p w14:paraId="0F98F64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7A2D0F6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70</w:t>
            </w:r>
          </w:p>
        </w:tc>
        <w:tc>
          <w:tcPr>
            <w:tcW w:w="1200" w:type="dxa"/>
            <w:tcBorders>
              <w:top w:val="nil"/>
              <w:left w:val="nil"/>
              <w:bottom w:val="single" w:sz="4" w:space="0" w:color="auto"/>
              <w:right w:val="single" w:sz="4" w:space="0" w:color="auto"/>
            </w:tcBorders>
            <w:shd w:val="clear" w:color="auto" w:fill="auto"/>
            <w:noWrap/>
            <w:vAlign w:val="bottom"/>
            <w:hideMark/>
          </w:tcPr>
          <w:p w14:paraId="2DB4EE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RAKOD</w:t>
            </w:r>
          </w:p>
        </w:tc>
        <w:tc>
          <w:tcPr>
            <w:tcW w:w="680" w:type="dxa"/>
            <w:tcBorders>
              <w:top w:val="nil"/>
              <w:left w:val="nil"/>
              <w:bottom w:val="nil"/>
            </w:tcBorders>
            <w:shd w:val="clear" w:color="auto" w:fill="auto"/>
            <w:noWrap/>
            <w:vAlign w:val="bottom"/>
            <w:hideMark/>
          </w:tcPr>
          <w:p w14:paraId="11216B9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4A2971B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32FD89D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6F1916EB"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759D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32</w:t>
            </w:r>
          </w:p>
        </w:tc>
        <w:tc>
          <w:tcPr>
            <w:tcW w:w="1260" w:type="dxa"/>
            <w:tcBorders>
              <w:top w:val="nil"/>
              <w:left w:val="nil"/>
              <w:bottom w:val="single" w:sz="4" w:space="0" w:color="auto"/>
              <w:right w:val="nil"/>
            </w:tcBorders>
            <w:shd w:val="clear" w:color="auto" w:fill="auto"/>
            <w:noWrap/>
            <w:vAlign w:val="bottom"/>
            <w:hideMark/>
          </w:tcPr>
          <w:p w14:paraId="5E1B347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GUNET</w:t>
            </w:r>
          </w:p>
        </w:tc>
        <w:tc>
          <w:tcPr>
            <w:tcW w:w="680" w:type="dxa"/>
            <w:tcBorders>
              <w:top w:val="nil"/>
              <w:left w:val="single" w:sz="4" w:space="0" w:color="auto"/>
              <w:bottom w:val="nil"/>
              <w:right w:val="single" w:sz="4" w:space="0" w:color="auto"/>
            </w:tcBorders>
            <w:shd w:val="clear" w:color="auto" w:fill="auto"/>
            <w:noWrap/>
            <w:vAlign w:val="bottom"/>
            <w:hideMark/>
          </w:tcPr>
          <w:p w14:paraId="54B89BC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93C5C3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71</w:t>
            </w:r>
          </w:p>
        </w:tc>
        <w:tc>
          <w:tcPr>
            <w:tcW w:w="1200" w:type="dxa"/>
            <w:tcBorders>
              <w:top w:val="nil"/>
              <w:left w:val="nil"/>
              <w:bottom w:val="single" w:sz="4" w:space="0" w:color="auto"/>
              <w:right w:val="single" w:sz="4" w:space="0" w:color="auto"/>
            </w:tcBorders>
            <w:shd w:val="clear" w:color="auto" w:fill="auto"/>
            <w:noWrap/>
            <w:vAlign w:val="bottom"/>
            <w:hideMark/>
          </w:tcPr>
          <w:p w14:paraId="2BAA4B5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RAMON</w:t>
            </w:r>
          </w:p>
        </w:tc>
        <w:tc>
          <w:tcPr>
            <w:tcW w:w="680" w:type="dxa"/>
            <w:tcBorders>
              <w:top w:val="nil"/>
              <w:left w:val="nil"/>
              <w:bottom w:val="nil"/>
            </w:tcBorders>
            <w:shd w:val="clear" w:color="auto" w:fill="auto"/>
            <w:noWrap/>
            <w:vAlign w:val="bottom"/>
            <w:hideMark/>
          </w:tcPr>
          <w:p w14:paraId="3F18827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2A52353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2ECFA5D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4B2FDD30"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09126F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33</w:t>
            </w:r>
          </w:p>
        </w:tc>
        <w:tc>
          <w:tcPr>
            <w:tcW w:w="1260" w:type="dxa"/>
            <w:tcBorders>
              <w:top w:val="nil"/>
              <w:left w:val="nil"/>
              <w:bottom w:val="single" w:sz="4" w:space="0" w:color="auto"/>
              <w:right w:val="nil"/>
            </w:tcBorders>
            <w:shd w:val="clear" w:color="auto" w:fill="auto"/>
            <w:noWrap/>
            <w:vAlign w:val="bottom"/>
            <w:hideMark/>
          </w:tcPr>
          <w:p w14:paraId="4B90934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HIDRA</w:t>
            </w:r>
          </w:p>
        </w:tc>
        <w:tc>
          <w:tcPr>
            <w:tcW w:w="680" w:type="dxa"/>
            <w:tcBorders>
              <w:top w:val="nil"/>
              <w:left w:val="single" w:sz="4" w:space="0" w:color="auto"/>
              <w:bottom w:val="nil"/>
              <w:right w:val="single" w:sz="4" w:space="0" w:color="auto"/>
            </w:tcBorders>
            <w:shd w:val="clear" w:color="auto" w:fill="auto"/>
            <w:noWrap/>
            <w:vAlign w:val="bottom"/>
            <w:hideMark/>
          </w:tcPr>
          <w:p w14:paraId="046F7B9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3E607E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72</w:t>
            </w:r>
          </w:p>
        </w:tc>
        <w:tc>
          <w:tcPr>
            <w:tcW w:w="1200" w:type="dxa"/>
            <w:tcBorders>
              <w:top w:val="nil"/>
              <w:left w:val="nil"/>
              <w:bottom w:val="single" w:sz="4" w:space="0" w:color="auto"/>
              <w:right w:val="single" w:sz="4" w:space="0" w:color="auto"/>
            </w:tcBorders>
            <w:shd w:val="clear" w:color="auto" w:fill="auto"/>
            <w:noWrap/>
            <w:vAlign w:val="bottom"/>
            <w:hideMark/>
          </w:tcPr>
          <w:p w14:paraId="6ACB23C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REMGI</w:t>
            </w:r>
          </w:p>
        </w:tc>
        <w:tc>
          <w:tcPr>
            <w:tcW w:w="680" w:type="dxa"/>
            <w:tcBorders>
              <w:top w:val="nil"/>
              <w:left w:val="nil"/>
              <w:bottom w:val="nil"/>
            </w:tcBorders>
            <w:shd w:val="clear" w:color="auto" w:fill="auto"/>
            <w:noWrap/>
            <w:vAlign w:val="bottom"/>
            <w:hideMark/>
          </w:tcPr>
          <w:p w14:paraId="0E278B5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1E19558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4CF4175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1FB98100"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64554F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34</w:t>
            </w:r>
          </w:p>
        </w:tc>
        <w:tc>
          <w:tcPr>
            <w:tcW w:w="1260" w:type="dxa"/>
            <w:tcBorders>
              <w:top w:val="nil"/>
              <w:left w:val="nil"/>
              <w:bottom w:val="single" w:sz="4" w:space="0" w:color="auto"/>
              <w:right w:val="nil"/>
            </w:tcBorders>
            <w:shd w:val="clear" w:color="auto" w:fill="auto"/>
            <w:noWrap/>
            <w:vAlign w:val="bottom"/>
            <w:hideMark/>
          </w:tcPr>
          <w:p w14:paraId="2CD8D84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KALMA</w:t>
            </w:r>
          </w:p>
        </w:tc>
        <w:tc>
          <w:tcPr>
            <w:tcW w:w="680" w:type="dxa"/>
            <w:tcBorders>
              <w:top w:val="nil"/>
              <w:left w:val="single" w:sz="4" w:space="0" w:color="auto"/>
              <w:bottom w:val="nil"/>
              <w:right w:val="single" w:sz="4" w:space="0" w:color="auto"/>
            </w:tcBorders>
            <w:shd w:val="clear" w:color="auto" w:fill="auto"/>
            <w:noWrap/>
            <w:vAlign w:val="bottom"/>
            <w:hideMark/>
          </w:tcPr>
          <w:p w14:paraId="15EEDCA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7932AD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73</w:t>
            </w:r>
          </w:p>
        </w:tc>
        <w:tc>
          <w:tcPr>
            <w:tcW w:w="1200" w:type="dxa"/>
            <w:tcBorders>
              <w:top w:val="nil"/>
              <w:left w:val="nil"/>
              <w:bottom w:val="single" w:sz="4" w:space="0" w:color="auto"/>
              <w:right w:val="single" w:sz="4" w:space="0" w:color="auto"/>
            </w:tcBorders>
            <w:shd w:val="clear" w:color="auto" w:fill="auto"/>
            <w:noWrap/>
            <w:vAlign w:val="bottom"/>
            <w:hideMark/>
          </w:tcPr>
          <w:p w14:paraId="33DE3FF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RETEN</w:t>
            </w:r>
          </w:p>
        </w:tc>
        <w:tc>
          <w:tcPr>
            <w:tcW w:w="680" w:type="dxa"/>
            <w:tcBorders>
              <w:top w:val="nil"/>
              <w:left w:val="nil"/>
              <w:bottom w:val="nil"/>
            </w:tcBorders>
            <w:shd w:val="clear" w:color="auto" w:fill="auto"/>
            <w:noWrap/>
            <w:vAlign w:val="bottom"/>
            <w:hideMark/>
          </w:tcPr>
          <w:p w14:paraId="704978E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4DAFB492"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68AF14B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2F1E7090"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6A76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35</w:t>
            </w:r>
          </w:p>
        </w:tc>
        <w:tc>
          <w:tcPr>
            <w:tcW w:w="1260" w:type="dxa"/>
            <w:tcBorders>
              <w:top w:val="nil"/>
              <w:left w:val="nil"/>
              <w:bottom w:val="single" w:sz="4" w:space="0" w:color="auto"/>
              <w:right w:val="nil"/>
            </w:tcBorders>
            <w:shd w:val="clear" w:color="auto" w:fill="auto"/>
            <w:noWrap/>
            <w:vAlign w:val="bottom"/>
            <w:hideMark/>
          </w:tcPr>
          <w:p w14:paraId="70A1026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KAROL</w:t>
            </w:r>
          </w:p>
        </w:tc>
        <w:tc>
          <w:tcPr>
            <w:tcW w:w="680" w:type="dxa"/>
            <w:tcBorders>
              <w:top w:val="nil"/>
              <w:left w:val="single" w:sz="4" w:space="0" w:color="auto"/>
              <w:bottom w:val="nil"/>
              <w:right w:val="single" w:sz="4" w:space="0" w:color="auto"/>
            </w:tcBorders>
            <w:shd w:val="clear" w:color="auto" w:fill="auto"/>
            <w:noWrap/>
            <w:vAlign w:val="bottom"/>
            <w:hideMark/>
          </w:tcPr>
          <w:p w14:paraId="6BE6A13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9C33C1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74</w:t>
            </w:r>
          </w:p>
        </w:tc>
        <w:tc>
          <w:tcPr>
            <w:tcW w:w="1200" w:type="dxa"/>
            <w:tcBorders>
              <w:top w:val="nil"/>
              <w:left w:val="nil"/>
              <w:bottom w:val="single" w:sz="4" w:space="0" w:color="auto"/>
              <w:right w:val="single" w:sz="4" w:space="0" w:color="auto"/>
            </w:tcBorders>
            <w:shd w:val="clear" w:color="auto" w:fill="auto"/>
            <w:noWrap/>
            <w:vAlign w:val="bottom"/>
            <w:hideMark/>
          </w:tcPr>
          <w:p w14:paraId="21E5A7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REVAT</w:t>
            </w:r>
          </w:p>
        </w:tc>
        <w:tc>
          <w:tcPr>
            <w:tcW w:w="680" w:type="dxa"/>
            <w:tcBorders>
              <w:top w:val="nil"/>
              <w:left w:val="nil"/>
              <w:bottom w:val="nil"/>
            </w:tcBorders>
            <w:shd w:val="clear" w:color="auto" w:fill="auto"/>
            <w:noWrap/>
            <w:vAlign w:val="bottom"/>
            <w:hideMark/>
          </w:tcPr>
          <w:p w14:paraId="024A911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01ACAD8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5889877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24CD0918"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D1071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36</w:t>
            </w:r>
          </w:p>
        </w:tc>
        <w:tc>
          <w:tcPr>
            <w:tcW w:w="1260" w:type="dxa"/>
            <w:tcBorders>
              <w:top w:val="nil"/>
              <w:left w:val="nil"/>
              <w:bottom w:val="single" w:sz="4" w:space="0" w:color="auto"/>
              <w:right w:val="nil"/>
            </w:tcBorders>
            <w:shd w:val="clear" w:color="auto" w:fill="auto"/>
            <w:noWrap/>
            <w:vAlign w:val="bottom"/>
            <w:hideMark/>
          </w:tcPr>
          <w:p w14:paraId="170937A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KOPAS</w:t>
            </w:r>
          </w:p>
        </w:tc>
        <w:tc>
          <w:tcPr>
            <w:tcW w:w="680" w:type="dxa"/>
            <w:tcBorders>
              <w:top w:val="nil"/>
              <w:left w:val="single" w:sz="4" w:space="0" w:color="auto"/>
              <w:bottom w:val="nil"/>
              <w:right w:val="single" w:sz="4" w:space="0" w:color="auto"/>
            </w:tcBorders>
            <w:shd w:val="clear" w:color="auto" w:fill="auto"/>
            <w:noWrap/>
            <w:vAlign w:val="bottom"/>
            <w:hideMark/>
          </w:tcPr>
          <w:p w14:paraId="57A99E2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125CBE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75</w:t>
            </w:r>
          </w:p>
        </w:tc>
        <w:tc>
          <w:tcPr>
            <w:tcW w:w="1200" w:type="dxa"/>
            <w:tcBorders>
              <w:top w:val="nil"/>
              <w:left w:val="nil"/>
              <w:bottom w:val="single" w:sz="4" w:space="0" w:color="auto"/>
              <w:right w:val="single" w:sz="4" w:space="0" w:color="auto"/>
            </w:tcBorders>
            <w:shd w:val="clear" w:color="auto" w:fill="auto"/>
            <w:noWrap/>
            <w:vAlign w:val="bottom"/>
            <w:hideMark/>
          </w:tcPr>
          <w:p w14:paraId="420C7FE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RIDAV</w:t>
            </w:r>
          </w:p>
        </w:tc>
        <w:tc>
          <w:tcPr>
            <w:tcW w:w="680" w:type="dxa"/>
            <w:tcBorders>
              <w:top w:val="nil"/>
              <w:left w:val="nil"/>
              <w:bottom w:val="nil"/>
            </w:tcBorders>
            <w:shd w:val="clear" w:color="auto" w:fill="auto"/>
            <w:noWrap/>
            <w:vAlign w:val="bottom"/>
            <w:hideMark/>
          </w:tcPr>
          <w:p w14:paraId="749303EC"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470A7A7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7809A35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43117E7D"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8E29D2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37</w:t>
            </w:r>
          </w:p>
        </w:tc>
        <w:tc>
          <w:tcPr>
            <w:tcW w:w="1260" w:type="dxa"/>
            <w:tcBorders>
              <w:top w:val="nil"/>
              <w:left w:val="nil"/>
              <w:bottom w:val="single" w:sz="4" w:space="0" w:color="auto"/>
              <w:right w:val="nil"/>
            </w:tcBorders>
            <w:shd w:val="clear" w:color="auto" w:fill="auto"/>
            <w:noWrap/>
            <w:vAlign w:val="bottom"/>
            <w:hideMark/>
          </w:tcPr>
          <w:p w14:paraId="58B4E82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KUMAN</w:t>
            </w:r>
          </w:p>
        </w:tc>
        <w:tc>
          <w:tcPr>
            <w:tcW w:w="680" w:type="dxa"/>
            <w:tcBorders>
              <w:top w:val="nil"/>
              <w:left w:val="single" w:sz="4" w:space="0" w:color="auto"/>
              <w:right w:val="single" w:sz="4" w:space="0" w:color="auto"/>
            </w:tcBorders>
            <w:shd w:val="clear" w:color="auto" w:fill="auto"/>
            <w:noWrap/>
            <w:vAlign w:val="bottom"/>
            <w:hideMark/>
          </w:tcPr>
          <w:p w14:paraId="2F3AA5A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77F142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76</w:t>
            </w:r>
          </w:p>
        </w:tc>
        <w:tc>
          <w:tcPr>
            <w:tcW w:w="1200" w:type="dxa"/>
            <w:tcBorders>
              <w:top w:val="nil"/>
              <w:left w:val="nil"/>
              <w:bottom w:val="single" w:sz="4" w:space="0" w:color="auto"/>
              <w:right w:val="single" w:sz="4" w:space="0" w:color="auto"/>
            </w:tcBorders>
            <w:shd w:val="clear" w:color="auto" w:fill="auto"/>
            <w:noWrap/>
            <w:vAlign w:val="bottom"/>
            <w:hideMark/>
          </w:tcPr>
          <w:p w14:paraId="7D7E918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RIPEL</w:t>
            </w:r>
          </w:p>
        </w:tc>
        <w:tc>
          <w:tcPr>
            <w:tcW w:w="680" w:type="dxa"/>
            <w:tcBorders>
              <w:top w:val="nil"/>
              <w:left w:val="nil"/>
            </w:tcBorders>
            <w:shd w:val="clear" w:color="auto" w:fill="auto"/>
            <w:noWrap/>
            <w:vAlign w:val="bottom"/>
            <w:hideMark/>
          </w:tcPr>
          <w:p w14:paraId="7BA2E96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33E0CEC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5269E20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635FD896" w14:textId="77777777" w:rsidTr="004A4A9B">
        <w:trPr>
          <w:trHeight w:val="315"/>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112E479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38</w:t>
            </w:r>
          </w:p>
        </w:tc>
        <w:tc>
          <w:tcPr>
            <w:tcW w:w="1260" w:type="dxa"/>
            <w:tcBorders>
              <w:top w:val="nil"/>
              <w:left w:val="nil"/>
              <w:bottom w:val="single" w:sz="8" w:space="0" w:color="auto"/>
              <w:right w:val="nil"/>
            </w:tcBorders>
            <w:shd w:val="clear" w:color="auto" w:fill="auto"/>
            <w:noWrap/>
            <w:vAlign w:val="bottom"/>
            <w:hideMark/>
          </w:tcPr>
          <w:p w14:paraId="377E59C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KUREG</w:t>
            </w:r>
          </w:p>
        </w:tc>
        <w:tc>
          <w:tcPr>
            <w:tcW w:w="680" w:type="dxa"/>
            <w:tcBorders>
              <w:top w:val="nil"/>
              <w:left w:val="single" w:sz="4" w:space="0" w:color="auto"/>
              <w:right w:val="single" w:sz="4" w:space="0" w:color="auto"/>
            </w:tcBorders>
            <w:shd w:val="clear" w:color="auto" w:fill="auto"/>
            <w:noWrap/>
            <w:vAlign w:val="bottom"/>
            <w:hideMark/>
          </w:tcPr>
          <w:p w14:paraId="054812C6" w14:textId="5082569B"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p>
        </w:tc>
        <w:tc>
          <w:tcPr>
            <w:tcW w:w="960" w:type="dxa"/>
            <w:tcBorders>
              <w:top w:val="nil"/>
              <w:left w:val="nil"/>
              <w:bottom w:val="single" w:sz="8" w:space="0" w:color="auto"/>
              <w:right w:val="single" w:sz="4" w:space="0" w:color="auto"/>
            </w:tcBorders>
            <w:shd w:val="clear" w:color="auto" w:fill="auto"/>
            <w:noWrap/>
            <w:vAlign w:val="bottom"/>
            <w:hideMark/>
          </w:tcPr>
          <w:p w14:paraId="3904EEB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77</w:t>
            </w:r>
          </w:p>
        </w:tc>
        <w:tc>
          <w:tcPr>
            <w:tcW w:w="1200" w:type="dxa"/>
            <w:tcBorders>
              <w:top w:val="nil"/>
              <w:left w:val="nil"/>
              <w:bottom w:val="single" w:sz="8" w:space="0" w:color="auto"/>
              <w:right w:val="single" w:sz="4" w:space="0" w:color="auto"/>
            </w:tcBorders>
            <w:shd w:val="clear" w:color="auto" w:fill="auto"/>
            <w:noWrap/>
            <w:vAlign w:val="bottom"/>
            <w:hideMark/>
          </w:tcPr>
          <w:p w14:paraId="0D47234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RODAP</w:t>
            </w:r>
          </w:p>
        </w:tc>
        <w:tc>
          <w:tcPr>
            <w:tcW w:w="680" w:type="dxa"/>
            <w:tcBorders>
              <w:top w:val="nil"/>
              <w:left w:val="nil"/>
            </w:tcBorders>
            <w:shd w:val="clear" w:color="auto" w:fill="auto"/>
            <w:noWrap/>
            <w:vAlign w:val="bottom"/>
            <w:hideMark/>
          </w:tcPr>
          <w:p w14:paraId="7D20F5C4" w14:textId="33414E41"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p>
        </w:tc>
        <w:tc>
          <w:tcPr>
            <w:tcW w:w="960" w:type="dxa"/>
            <w:tcBorders>
              <w:top w:val="nil"/>
            </w:tcBorders>
            <w:shd w:val="clear" w:color="auto" w:fill="auto"/>
            <w:noWrap/>
            <w:vAlign w:val="bottom"/>
            <w:hideMark/>
          </w:tcPr>
          <w:p w14:paraId="7481490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1EDB6FE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bl>
    <w:p w14:paraId="4BA578B0" w14:textId="77777777" w:rsidR="00B51FD8" w:rsidRPr="00B869D0" w:rsidRDefault="00B51FD8" w:rsidP="00B869D0">
      <w:pPr>
        <w:widowControl/>
        <w:suppressAutoHyphens w:val="0"/>
        <w:rPr>
          <w:rFonts w:ascii="Courier New" w:hAnsi="Courier New" w:cs="Courier New"/>
          <w:lang w:val="en-US"/>
        </w:rPr>
      </w:pPr>
    </w:p>
    <w:sectPr w:rsidR="00B51FD8" w:rsidRPr="00B869D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31" w:author="IO" w:date="2011-08-31T18:16:00Z" w:initials="IO">
    <w:p w14:paraId="699325EF" w14:textId="29B5807D" w:rsidR="00C56EB3" w:rsidRDefault="00C56EB3">
      <w:pPr>
        <w:pStyle w:val="CommentText"/>
      </w:pPr>
      <w:r>
        <w:rPr>
          <w:rStyle w:val="CommentReference"/>
        </w:rPr>
        <w:annotationRef/>
      </w:r>
      <w:r>
        <w:t>Aunque veo que la división existe, la justificación de introducirlo queda coja. ¿Por qué se distingue entre FIR y UIR en el espacio aéreo? He buscado y no lo he encontrado. Si das con algo, complétalo.</w:t>
      </w:r>
    </w:p>
  </w:comment>
  <w:comment w:id="1172" w:author="IO" w:date="2011-08-31T18:16:00Z" w:initials="IO">
    <w:p w14:paraId="45FA3E94" w14:textId="751288C9" w:rsidR="00C56EB3" w:rsidRDefault="00C56EB3">
      <w:pPr>
        <w:pStyle w:val="CommentText"/>
      </w:pPr>
      <w:r>
        <w:rPr>
          <w:rStyle w:val="CommentReference"/>
        </w:rPr>
        <w:annotationRef/>
      </w:r>
      <w:r>
        <w:t>La referencia a “</w:t>
      </w:r>
      <w:proofErr w:type="spellStart"/>
      <w:r w:rsidRPr="00083473">
        <w:t>Improving</w:t>
      </w:r>
      <w:proofErr w:type="spellEnd"/>
      <w:r w:rsidRPr="00083473">
        <w:t xml:space="preserve"> air </w:t>
      </w:r>
      <w:proofErr w:type="spellStart"/>
      <w:r w:rsidRPr="00083473">
        <w:t>traffic</w:t>
      </w:r>
      <w:proofErr w:type="spellEnd"/>
      <w:r w:rsidRPr="00083473">
        <w:t xml:space="preserve"> </w:t>
      </w:r>
      <w:proofErr w:type="spellStart"/>
      <w:r w:rsidRPr="00083473">
        <w:t>management</w:t>
      </w:r>
      <w:proofErr w:type="spellEnd"/>
      <w:r w:rsidRPr="00083473">
        <w:t xml:space="preserve"> </w:t>
      </w:r>
      <w:proofErr w:type="spellStart"/>
      <w:r w:rsidRPr="00083473">
        <w:t>through</w:t>
      </w:r>
      <w:proofErr w:type="spellEnd"/>
      <w:r w:rsidRPr="00083473">
        <w:t xml:space="preserve"> </w:t>
      </w:r>
      <w:proofErr w:type="spellStart"/>
      <w:r w:rsidRPr="00083473">
        <w:t>agent</w:t>
      </w:r>
      <w:proofErr w:type="spellEnd"/>
      <w:r w:rsidRPr="00083473">
        <w:t xml:space="preserve"> </w:t>
      </w:r>
      <w:proofErr w:type="spellStart"/>
      <w:r w:rsidRPr="00083473">
        <w:t>suggestions</w:t>
      </w:r>
      <w:proofErr w:type="spellEnd"/>
      <w:r>
        <w:t xml:space="preserve">” no tiene nada que ver con </w:t>
      </w:r>
      <w:proofErr w:type="spellStart"/>
      <w:r>
        <w:t>UAVs</w:t>
      </w:r>
      <w:proofErr w:type="spellEnd"/>
      <w:r>
        <w:t>. Los agentes están vinculados a los puntos del espacio aéreo y hacen sugerencias para optimizar el tráfico.</w:t>
      </w:r>
    </w:p>
    <w:p w14:paraId="1F10EEFF" w14:textId="77777777" w:rsidR="00C56EB3" w:rsidRDefault="00C56EB3">
      <w:pPr>
        <w:pStyle w:val="CommentText"/>
      </w:pPr>
    </w:p>
    <w:p w14:paraId="41DF4BF8" w14:textId="0F11348A" w:rsidR="00C56EB3" w:rsidRDefault="00C56EB3">
      <w:pPr>
        <w:pStyle w:val="CommentText"/>
      </w:pPr>
      <w:r>
        <w:t>Ten mucho cuidado con las referencias. Si el tribunal encuentra un uso impropio de apenas un par de ellas, puedo quedar bajo sospecha de poco riguroso todo el trabajo.</w:t>
      </w:r>
    </w:p>
    <w:p w14:paraId="2E724F99" w14:textId="77777777" w:rsidR="00C56EB3" w:rsidRDefault="00C56EB3">
      <w:pPr>
        <w:pStyle w:val="CommentText"/>
      </w:pPr>
    </w:p>
    <w:p w14:paraId="7BD95ADE" w14:textId="06DF758F" w:rsidR="00C56EB3" w:rsidRDefault="00C56EB3">
      <w:pPr>
        <w:pStyle w:val="CommentText"/>
      </w:pPr>
      <w:r>
        <w:t>Supongo que la que realmente has introducido es la () que viene después.</w:t>
      </w:r>
    </w:p>
  </w:comment>
  <w:comment w:id="1373" w:author="IO" w:date="2011-08-31T18:16:00Z" w:initials="IO">
    <w:p w14:paraId="1F0C170B" w14:textId="1A31A984" w:rsidR="00C56EB3" w:rsidRDefault="00C56EB3">
      <w:pPr>
        <w:pStyle w:val="CommentText"/>
      </w:pPr>
      <w:r>
        <w:rPr>
          <w:rStyle w:val="CommentReference"/>
        </w:rPr>
        <w:annotationRef/>
      </w:r>
      <w:r>
        <w:t>Sería “</w:t>
      </w:r>
      <w:proofErr w:type="spellStart"/>
      <w:r>
        <w:t>Arrived</w:t>
      </w:r>
      <w:proofErr w:type="spellEnd"/>
      <w:r>
        <w:t>”</w:t>
      </w:r>
    </w:p>
  </w:comment>
  <w:comment w:id="1566" w:author="Orion" w:date="2011-09-01T13:49:00Z" w:initials="O">
    <w:p w14:paraId="77F7D87A" w14:textId="68E86032" w:rsidR="00C56EB3" w:rsidRDefault="00C56EB3">
      <w:pPr>
        <w:pStyle w:val="CommentText"/>
      </w:pPr>
      <w:r>
        <w:rPr>
          <w:rStyle w:val="CommentReference"/>
        </w:rPr>
        <w:annotationRef/>
      </w:r>
      <w:r>
        <w:t xml:space="preserve">Yo diría que, podría hacerse también con una interacción, pero en la realidad no se corresponde con un proceso donde el piloto pregunta al avión acerca de los datos y se queda esperando a que este le </w:t>
      </w:r>
      <w:proofErr w:type="spellStart"/>
      <w:r>
        <w:t>de</w:t>
      </w:r>
      <w:proofErr w:type="spellEnd"/>
      <w:r>
        <w:t xml:space="preserve"> una respuesta, si no que mira los datos directamente en los paneles de control.</w:t>
      </w:r>
    </w:p>
  </w:comment>
  <w:comment w:id="1565" w:author="IO" w:date="2011-08-31T18:16:00Z" w:initials="IO">
    <w:p w14:paraId="20C3E703" w14:textId="74E3ACDC" w:rsidR="00C56EB3" w:rsidRDefault="00C56EB3">
      <w:pPr>
        <w:pStyle w:val="CommentText"/>
      </w:pPr>
      <w:r>
        <w:rPr>
          <w:rStyle w:val="CommentReference"/>
        </w:rPr>
        <w:annotationRef/>
      </w:r>
      <w:r>
        <w:t>Esto puede ser una pregunta del tribunal. ¿Por qué se usa aquí una aplicación y no el agente?</w:t>
      </w:r>
    </w:p>
  </w:comment>
  <w:comment w:id="1924" w:author="IO" w:date="2011-08-31T18:16:00Z" w:initials="IO">
    <w:p w14:paraId="3E055364" w14:textId="215DC0D1" w:rsidR="00C56EB3" w:rsidRDefault="00C56EB3">
      <w:pPr>
        <w:pStyle w:val="CommentText"/>
      </w:pPr>
      <w:r>
        <w:rPr>
          <w:rStyle w:val="CommentReference"/>
        </w:rPr>
        <w:annotationRef/>
      </w:r>
      <w:r>
        <w:t>Revisa este texto. Creo que al final lo que tratas de decir es que uno de los pilotos sobrepasa su punto intermedio mientras que resuelve el conflicto y el otro termina el conflicto antes de llegar a ese punto. Sin embargo, debido a sus altos tiempo de respuesta, ambos procesan el punto de paso antes de haber vuelto a su trayectoria normal. Uno porque le pilla en plena solución del conflicto y otro porque, aunque el conflicto ha pasado, cuando quiere reaccionar el vuelo ha superado el punto de paso. Así que en ambos caso se sigue el procesos de la Figura 24 con la tarea “</w:t>
      </w:r>
      <w:proofErr w:type="spellStart"/>
      <w:r>
        <w:t>GoingNextLegWithConflict</w:t>
      </w:r>
      <w:proofErr w:type="spellEnd"/>
      <w:r>
        <w:t>”.</w:t>
      </w:r>
    </w:p>
  </w:comment>
  <w:comment w:id="2045" w:author="IO" w:date="2011-08-31T18:16:00Z" w:initials="IO">
    <w:p w14:paraId="2EBDEAA6" w14:textId="46DFB028" w:rsidR="00C56EB3" w:rsidRDefault="00C56EB3">
      <w:pPr>
        <w:pStyle w:val="CommentText"/>
      </w:pPr>
      <w:r>
        <w:rPr>
          <w:rStyle w:val="CommentReference"/>
        </w:rPr>
        <w:annotationRef/>
      </w:r>
      <w:r>
        <w:t>Las referencias a partir de la [71] no se usan en el texto. Si no las quieres usar para algo, quítalas de la bibliografía.</w:t>
      </w:r>
    </w:p>
  </w:comment>
  <w:comment w:id="2047" w:author="Orion" w:date="2011-09-01T15:23:00Z" w:initials="O">
    <w:p w14:paraId="75F110E0" w14:textId="779D37B3" w:rsidR="00C56EB3" w:rsidRDefault="00C56EB3">
      <w:pPr>
        <w:pStyle w:val="CommentText"/>
      </w:pPr>
      <w:r>
        <w:rPr>
          <w:rStyle w:val="CommentReference"/>
        </w:rPr>
        <w:annotationRef/>
      </w:r>
      <w:r>
        <w:t>Quería poner todas las referencias para indicar que me han ayudado a hacer el trabajo, pero si eso no es correcto quito las que no uso</w:t>
      </w:r>
    </w:p>
  </w:comment>
  <w:comment w:id="2044" w:author="IO" w:date="2011-08-31T18:19:00Z" w:initials="IO">
    <w:p w14:paraId="6EFA1439" w14:textId="48F77B9A" w:rsidR="00C56EB3" w:rsidRDefault="00C56EB3">
      <w:pPr>
        <w:pStyle w:val="CommentText"/>
      </w:pPr>
      <w:r>
        <w:rPr>
          <w:rStyle w:val="CommentReference"/>
        </w:rPr>
        <w:annotationRef/>
      </w:r>
      <w:r>
        <w:t>A mí me gusta más el formato IEEE 2006 para las referencias porque es más uniforme en esta sección con los distintos tipos de referencias, pero deja el que quieras.</w:t>
      </w:r>
    </w:p>
  </w:comment>
  <w:comment w:id="2046" w:author="IO" w:date="2011-08-31T18:16:00Z" w:initials="IO">
    <w:p w14:paraId="27FC9F87" w14:textId="2FF8E43A" w:rsidR="00C56EB3" w:rsidRDefault="00C56EB3">
      <w:pPr>
        <w:pStyle w:val="CommentText"/>
      </w:pPr>
      <w:r>
        <w:rPr>
          <w:rStyle w:val="CommentReference"/>
        </w:rPr>
        <w:annotationRef/>
      </w:r>
      <w:r>
        <w:t>Dale un último vistazo a la bibliografía para comprobar que todas las referencias están completas.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BE027D" w14:textId="77777777" w:rsidR="003441A7" w:rsidRDefault="003441A7" w:rsidP="00FE689F">
      <w:r>
        <w:separator/>
      </w:r>
    </w:p>
  </w:endnote>
  <w:endnote w:type="continuationSeparator" w:id="0">
    <w:p w14:paraId="0ABBE2E9" w14:textId="77777777" w:rsidR="003441A7" w:rsidRDefault="003441A7" w:rsidP="00FE689F">
      <w:r>
        <w:continuationSeparator/>
      </w:r>
    </w:p>
  </w:endnote>
  <w:endnote w:type="continuationNotice" w:id="1">
    <w:p w14:paraId="4CF9DCE6" w14:textId="77777777" w:rsidR="003441A7" w:rsidRDefault="003441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8228162"/>
      <w:docPartObj>
        <w:docPartGallery w:val="Page Numbers (Bottom of Page)"/>
        <w:docPartUnique/>
      </w:docPartObj>
    </w:sdtPr>
    <w:sdtEndPr>
      <w:rPr>
        <w:noProof/>
      </w:rPr>
    </w:sdtEndPr>
    <w:sdtContent>
      <w:p w14:paraId="0E6BB585" w14:textId="77777777" w:rsidR="00C56EB3" w:rsidRDefault="00C56EB3">
        <w:pPr>
          <w:pStyle w:val="Footer"/>
          <w:jc w:val="center"/>
        </w:pPr>
        <w:r>
          <w:fldChar w:fldCharType="begin"/>
        </w:r>
        <w:r>
          <w:instrText xml:space="preserve"> PAGE   \* MERGEFORMAT </w:instrText>
        </w:r>
        <w:r>
          <w:fldChar w:fldCharType="separate"/>
        </w:r>
        <w:r w:rsidR="009D6265">
          <w:rPr>
            <w:noProof/>
          </w:rPr>
          <w:t>50</w:t>
        </w:r>
        <w:r>
          <w:rPr>
            <w:noProof/>
          </w:rPr>
          <w:fldChar w:fldCharType="end"/>
        </w:r>
      </w:p>
    </w:sdtContent>
  </w:sdt>
  <w:p w14:paraId="551F620B" w14:textId="77777777" w:rsidR="00C56EB3" w:rsidRDefault="00C56E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9DCF44" w14:textId="77777777" w:rsidR="003441A7" w:rsidRDefault="003441A7" w:rsidP="00FE689F">
      <w:r>
        <w:separator/>
      </w:r>
    </w:p>
  </w:footnote>
  <w:footnote w:type="continuationSeparator" w:id="0">
    <w:p w14:paraId="63779203" w14:textId="77777777" w:rsidR="003441A7" w:rsidRDefault="003441A7" w:rsidP="00FE689F">
      <w:r>
        <w:continuationSeparator/>
      </w:r>
    </w:p>
  </w:footnote>
  <w:footnote w:type="continuationNotice" w:id="1">
    <w:p w14:paraId="37FE22DB" w14:textId="77777777" w:rsidR="003441A7" w:rsidRDefault="003441A7"/>
  </w:footnote>
  <w:footnote w:id="2">
    <w:p w14:paraId="4E79B475" w14:textId="76A655D2" w:rsidR="00C56EB3" w:rsidRPr="00CF2C24" w:rsidRDefault="00C56EB3" w:rsidP="00545B0D">
      <w:pPr>
        <w:pStyle w:val="FootnoteText"/>
        <w:rPr>
          <w:lang w:val="es-ES"/>
        </w:rPr>
      </w:pPr>
      <w:r>
        <w:rPr>
          <w:rStyle w:val="FootnoteReference"/>
        </w:rPr>
        <w:footnoteRef/>
      </w:r>
      <w:r w:rsidRPr="00CF2C24">
        <w:rPr>
          <w:lang w:val="en-US"/>
        </w:rPr>
        <w:t xml:space="preserve"> </w:t>
      </w:r>
      <w:proofErr w:type="gramStart"/>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r w:rsidRPr="00CE37D7">
        <w:rPr>
          <w:lang w:val="en-US"/>
        </w:rPr>
        <w:t>.</w:t>
      </w:r>
      <w:proofErr w:type="gramEnd"/>
      <w:r w:rsidRPr="00CE37D7">
        <w:rPr>
          <w:lang w:val="en-US"/>
        </w:rPr>
        <w:t xml:space="preserve"> </w:t>
      </w:r>
      <w:proofErr w:type="spellStart"/>
      <w:r>
        <w:rPr>
          <w:lang w:val="es-ES"/>
        </w:rPr>
        <w:t>Eurocontrol</w:t>
      </w:r>
      <w:proofErr w:type="spellEnd"/>
      <w:r>
        <w:rPr>
          <w:lang w:val="es-ES"/>
        </w:rPr>
        <w:t xml:space="preserve"> es</w:t>
      </w:r>
      <w:r w:rsidRPr="003219FD">
        <w:t xml:space="preserve"> </w:t>
      </w:r>
      <w:r>
        <w:t xml:space="preserve">la organización internacional civil que planifica y controla </w:t>
      </w:r>
      <w:r w:rsidRPr="003219FD">
        <w:t>el tráfico aéreo en Europa</w:t>
      </w:r>
      <w:r>
        <w:t>.</w:t>
      </w:r>
    </w:p>
  </w:footnote>
  <w:footnote w:id="3">
    <w:p w14:paraId="2E0CC05A" w14:textId="77777777" w:rsidR="00C56EB3" w:rsidRPr="00CF2C24" w:rsidRDefault="00C56EB3"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C56EB3" w:rsidRPr="00CF2C24" w:rsidRDefault="00C56EB3"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C56EB3" w:rsidRPr="006210B0" w:rsidRDefault="00C56EB3">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C56EB3" w:rsidRPr="00467946" w:rsidRDefault="00C56EB3"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17C99594" w14:textId="125B9776" w:rsidR="00C56EB3" w:rsidRPr="004A4A9B" w:rsidRDefault="00C56EB3">
      <w:pPr>
        <w:pStyle w:val="FootnoteText"/>
        <w:rPr>
          <w:lang w:val="en-US"/>
        </w:rPr>
      </w:pPr>
      <w:r>
        <w:rPr>
          <w:rStyle w:val="FootnoteReference"/>
        </w:rPr>
        <w:footnoteRef/>
      </w:r>
      <w:r w:rsidRPr="004A4A9B">
        <w:rPr>
          <w:lang w:val="en-US"/>
        </w:rPr>
        <w:t xml:space="preserve"> </w:t>
      </w:r>
      <w:r w:rsidRPr="004A4A9B">
        <w:rPr>
          <w:i/>
          <w:lang w:val="en-US"/>
        </w:rPr>
        <w:t>Department of Defense</w:t>
      </w:r>
      <w:r w:rsidRPr="004A4A9B">
        <w:rPr>
          <w:lang w:val="en-US"/>
        </w:rPr>
        <w:t>, EEUU</w:t>
      </w:r>
    </w:p>
  </w:footnote>
  <w:footnote w:id="8">
    <w:p w14:paraId="41D98AF4" w14:textId="6665B129" w:rsidR="00C56EB3" w:rsidRPr="004A4A9B" w:rsidRDefault="00C56EB3">
      <w:pPr>
        <w:pStyle w:val="FootnoteText"/>
        <w:rPr>
          <w:lang w:val="en-US"/>
        </w:rPr>
      </w:pPr>
      <w:r>
        <w:rPr>
          <w:rStyle w:val="FootnoteReference"/>
        </w:rPr>
        <w:footnoteRef/>
      </w:r>
      <w:r w:rsidRPr="004A4A9B">
        <w:rPr>
          <w:lang w:val="en-US"/>
        </w:rPr>
        <w:t xml:space="preserve"> </w:t>
      </w:r>
      <w:r w:rsidRPr="004A4A9B">
        <w:rPr>
          <w:i/>
          <w:lang w:val="en-US"/>
        </w:rPr>
        <w:t>Department of Homeland Security</w:t>
      </w:r>
      <w:r w:rsidRPr="004A4A9B">
        <w:rPr>
          <w:lang w:val="en-US"/>
        </w:rPr>
        <w:t>, EEUU</w:t>
      </w:r>
    </w:p>
  </w:footnote>
  <w:footnote w:id="9">
    <w:p w14:paraId="2DC1D553" w14:textId="078640F7" w:rsidR="00C56EB3" w:rsidRPr="00CB15FF" w:rsidRDefault="00C56EB3">
      <w:pPr>
        <w:pStyle w:val="FootnoteText"/>
        <w:rPr>
          <w:lang w:val="en-US"/>
          <w:rPrChange w:id="1189" w:author="IO" w:date="2011-08-30T14:20:00Z">
            <w:rPr/>
          </w:rPrChange>
        </w:rPr>
      </w:pPr>
      <w:r>
        <w:rPr>
          <w:rStyle w:val="FootnoteReference"/>
        </w:rPr>
        <w:footnoteRef/>
      </w:r>
      <w:r w:rsidRPr="004A4A9B">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C56EB3" w:rsidRDefault="00C56E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2A320562"/>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0826278"/>
    <w:multiLevelType w:val="hybridMultilevel"/>
    <w:tmpl w:val="D1344C9C"/>
    <w:lvl w:ilvl="0" w:tplc="0C0A0011">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7800315"/>
    <w:multiLevelType w:val="hybridMultilevel"/>
    <w:tmpl w:val="D2B4E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8">
    <w:nsid w:val="62E77D5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3"/>
  </w:num>
  <w:num w:numId="8">
    <w:abstractNumId w:val="21"/>
  </w:num>
  <w:num w:numId="9">
    <w:abstractNumId w:val="5"/>
  </w:num>
  <w:num w:numId="10">
    <w:abstractNumId w:val="44"/>
  </w:num>
  <w:num w:numId="11">
    <w:abstractNumId w:val="53"/>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7"/>
  </w:num>
  <w:num w:numId="15">
    <w:abstractNumId w:val="55"/>
  </w:num>
  <w:num w:numId="16">
    <w:abstractNumId w:val="51"/>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40"/>
  </w:num>
  <w:num w:numId="25">
    <w:abstractNumId w:val="8"/>
  </w:num>
  <w:num w:numId="26">
    <w:abstractNumId w:val="13"/>
  </w:num>
  <w:num w:numId="27">
    <w:abstractNumId w:val="11"/>
  </w:num>
  <w:num w:numId="28">
    <w:abstractNumId w:val="57"/>
  </w:num>
  <w:num w:numId="29">
    <w:abstractNumId w:val="14"/>
  </w:num>
  <w:num w:numId="30">
    <w:abstractNumId w:val="29"/>
  </w:num>
  <w:num w:numId="31">
    <w:abstractNumId w:val="46"/>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4"/>
  </w:num>
  <w:num w:numId="41">
    <w:abstractNumId w:val="15"/>
  </w:num>
  <w:num w:numId="42">
    <w:abstractNumId w:val="52"/>
  </w:num>
  <w:num w:numId="43">
    <w:abstractNumId w:val="56"/>
  </w:num>
  <w:num w:numId="44">
    <w:abstractNumId w:val="50"/>
  </w:num>
  <w:num w:numId="45">
    <w:abstractNumId w:val="58"/>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9"/>
  </w:num>
  <w:num w:numId="55">
    <w:abstractNumId w:val="41"/>
  </w:num>
  <w:num w:numId="56">
    <w:abstractNumId w:val="45"/>
  </w:num>
  <w:num w:numId="57">
    <w:abstractNumId w:val="48"/>
  </w:num>
  <w:num w:numId="58">
    <w:abstractNumId w:val="39"/>
  </w:num>
  <w:num w:numId="59">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2C26"/>
    <w:rsid w:val="000039EC"/>
    <w:rsid w:val="000040DF"/>
    <w:rsid w:val="00004337"/>
    <w:rsid w:val="00004449"/>
    <w:rsid w:val="0000476B"/>
    <w:rsid w:val="00004E57"/>
    <w:rsid w:val="00006390"/>
    <w:rsid w:val="00006D3E"/>
    <w:rsid w:val="00010860"/>
    <w:rsid w:val="00010B0A"/>
    <w:rsid w:val="00011CB0"/>
    <w:rsid w:val="00012EF0"/>
    <w:rsid w:val="000137F4"/>
    <w:rsid w:val="000146FD"/>
    <w:rsid w:val="0001496D"/>
    <w:rsid w:val="00015974"/>
    <w:rsid w:val="00016662"/>
    <w:rsid w:val="000171B1"/>
    <w:rsid w:val="000175DE"/>
    <w:rsid w:val="00017F0C"/>
    <w:rsid w:val="00020020"/>
    <w:rsid w:val="00020422"/>
    <w:rsid w:val="00020E73"/>
    <w:rsid w:val="000227E4"/>
    <w:rsid w:val="00022B9B"/>
    <w:rsid w:val="000230BE"/>
    <w:rsid w:val="0002321F"/>
    <w:rsid w:val="0002385A"/>
    <w:rsid w:val="00023E6E"/>
    <w:rsid w:val="000242A8"/>
    <w:rsid w:val="000246C9"/>
    <w:rsid w:val="00024F31"/>
    <w:rsid w:val="000251CD"/>
    <w:rsid w:val="00025AE5"/>
    <w:rsid w:val="00025C0F"/>
    <w:rsid w:val="000260AE"/>
    <w:rsid w:val="00026233"/>
    <w:rsid w:val="000264CF"/>
    <w:rsid w:val="00026A5C"/>
    <w:rsid w:val="00026C08"/>
    <w:rsid w:val="00026D82"/>
    <w:rsid w:val="00027D36"/>
    <w:rsid w:val="0003054C"/>
    <w:rsid w:val="0003066C"/>
    <w:rsid w:val="00030A32"/>
    <w:rsid w:val="00030AF7"/>
    <w:rsid w:val="00031C74"/>
    <w:rsid w:val="00031D80"/>
    <w:rsid w:val="00033D31"/>
    <w:rsid w:val="00033E0C"/>
    <w:rsid w:val="00034022"/>
    <w:rsid w:val="0003426F"/>
    <w:rsid w:val="00034B85"/>
    <w:rsid w:val="0003510B"/>
    <w:rsid w:val="00035C87"/>
    <w:rsid w:val="00036186"/>
    <w:rsid w:val="000375FF"/>
    <w:rsid w:val="000408D0"/>
    <w:rsid w:val="000409BF"/>
    <w:rsid w:val="00040C3D"/>
    <w:rsid w:val="00040E3C"/>
    <w:rsid w:val="0004193A"/>
    <w:rsid w:val="00041E5F"/>
    <w:rsid w:val="0004290C"/>
    <w:rsid w:val="00043008"/>
    <w:rsid w:val="00043936"/>
    <w:rsid w:val="000440C8"/>
    <w:rsid w:val="00044826"/>
    <w:rsid w:val="000448F8"/>
    <w:rsid w:val="00044CE9"/>
    <w:rsid w:val="00045599"/>
    <w:rsid w:val="00045C9C"/>
    <w:rsid w:val="000478A3"/>
    <w:rsid w:val="00047C65"/>
    <w:rsid w:val="00047F45"/>
    <w:rsid w:val="00050092"/>
    <w:rsid w:val="00050FDE"/>
    <w:rsid w:val="00051E38"/>
    <w:rsid w:val="00051FDE"/>
    <w:rsid w:val="0005219F"/>
    <w:rsid w:val="000539CA"/>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6797C"/>
    <w:rsid w:val="000708FC"/>
    <w:rsid w:val="000723AD"/>
    <w:rsid w:val="00072995"/>
    <w:rsid w:val="00073DAF"/>
    <w:rsid w:val="000742D1"/>
    <w:rsid w:val="00074307"/>
    <w:rsid w:val="000753FB"/>
    <w:rsid w:val="0007564E"/>
    <w:rsid w:val="00075C61"/>
    <w:rsid w:val="00076129"/>
    <w:rsid w:val="00077DB0"/>
    <w:rsid w:val="00077F50"/>
    <w:rsid w:val="00080145"/>
    <w:rsid w:val="000811B4"/>
    <w:rsid w:val="000816A6"/>
    <w:rsid w:val="00082449"/>
    <w:rsid w:val="00083473"/>
    <w:rsid w:val="00084737"/>
    <w:rsid w:val="00085086"/>
    <w:rsid w:val="00085242"/>
    <w:rsid w:val="000852AC"/>
    <w:rsid w:val="00085493"/>
    <w:rsid w:val="00085AEA"/>
    <w:rsid w:val="0008602D"/>
    <w:rsid w:val="0009077D"/>
    <w:rsid w:val="00090943"/>
    <w:rsid w:val="00092835"/>
    <w:rsid w:val="00092D23"/>
    <w:rsid w:val="00093552"/>
    <w:rsid w:val="00093789"/>
    <w:rsid w:val="0009447C"/>
    <w:rsid w:val="0009461E"/>
    <w:rsid w:val="000947F2"/>
    <w:rsid w:val="000972B3"/>
    <w:rsid w:val="000977BC"/>
    <w:rsid w:val="000A07B8"/>
    <w:rsid w:val="000A0B76"/>
    <w:rsid w:val="000A0BA7"/>
    <w:rsid w:val="000A1AF1"/>
    <w:rsid w:val="000A1B63"/>
    <w:rsid w:val="000A2247"/>
    <w:rsid w:val="000A26F6"/>
    <w:rsid w:val="000A319E"/>
    <w:rsid w:val="000A3369"/>
    <w:rsid w:val="000A3419"/>
    <w:rsid w:val="000A34F4"/>
    <w:rsid w:val="000A353D"/>
    <w:rsid w:val="000A487B"/>
    <w:rsid w:val="000A4BA4"/>
    <w:rsid w:val="000A51F2"/>
    <w:rsid w:val="000A76F4"/>
    <w:rsid w:val="000A7C4A"/>
    <w:rsid w:val="000B08F3"/>
    <w:rsid w:val="000B0A95"/>
    <w:rsid w:val="000B0B40"/>
    <w:rsid w:val="000B0F6F"/>
    <w:rsid w:val="000B129E"/>
    <w:rsid w:val="000B12C1"/>
    <w:rsid w:val="000B1C5C"/>
    <w:rsid w:val="000B2D34"/>
    <w:rsid w:val="000B313E"/>
    <w:rsid w:val="000B3651"/>
    <w:rsid w:val="000B3D0C"/>
    <w:rsid w:val="000B41EC"/>
    <w:rsid w:val="000B4445"/>
    <w:rsid w:val="000B5016"/>
    <w:rsid w:val="000B5AA8"/>
    <w:rsid w:val="000B60E1"/>
    <w:rsid w:val="000B6344"/>
    <w:rsid w:val="000B6C11"/>
    <w:rsid w:val="000B72FD"/>
    <w:rsid w:val="000B7D01"/>
    <w:rsid w:val="000C069E"/>
    <w:rsid w:val="000C0F8C"/>
    <w:rsid w:val="000C2851"/>
    <w:rsid w:val="000C376B"/>
    <w:rsid w:val="000C3948"/>
    <w:rsid w:val="000C3F32"/>
    <w:rsid w:val="000C4995"/>
    <w:rsid w:val="000C5281"/>
    <w:rsid w:val="000C66C0"/>
    <w:rsid w:val="000C6ADA"/>
    <w:rsid w:val="000D0A3D"/>
    <w:rsid w:val="000D0D24"/>
    <w:rsid w:val="000D0FE7"/>
    <w:rsid w:val="000D2F74"/>
    <w:rsid w:val="000D5529"/>
    <w:rsid w:val="000D5C43"/>
    <w:rsid w:val="000D70D3"/>
    <w:rsid w:val="000E0C15"/>
    <w:rsid w:val="000E1B42"/>
    <w:rsid w:val="000E1E15"/>
    <w:rsid w:val="000E2AA8"/>
    <w:rsid w:val="000E3773"/>
    <w:rsid w:val="000E47D2"/>
    <w:rsid w:val="000E668C"/>
    <w:rsid w:val="000E7661"/>
    <w:rsid w:val="000F05DA"/>
    <w:rsid w:val="000F09C4"/>
    <w:rsid w:val="000F0CC0"/>
    <w:rsid w:val="000F2146"/>
    <w:rsid w:val="000F259B"/>
    <w:rsid w:val="000F2939"/>
    <w:rsid w:val="000F400D"/>
    <w:rsid w:val="000F41AC"/>
    <w:rsid w:val="000F4672"/>
    <w:rsid w:val="000F5CCA"/>
    <w:rsid w:val="000F6CBE"/>
    <w:rsid w:val="000F6D72"/>
    <w:rsid w:val="000F777B"/>
    <w:rsid w:val="00100176"/>
    <w:rsid w:val="001010ED"/>
    <w:rsid w:val="00102636"/>
    <w:rsid w:val="00102E52"/>
    <w:rsid w:val="00104739"/>
    <w:rsid w:val="0010475F"/>
    <w:rsid w:val="00104D5E"/>
    <w:rsid w:val="00105D39"/>
    <w:rsid w:val="00106735"/>
    <w:rsid w:val="00106E1A"/>
    <w:rsid w:val="0010727F"/>
    <w:rsid w:val="001109CD"/>
    <w:rsid w:val="00110F25"/>
    <w:rsid w:val="001113F9"/>
    <w:rsid w:val="001120A7"/>
    <w:rsid w:val="00112FDE"/>
    <w:rsid w:val="00114447"/>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4C8A"/>
    <w:rsid w:val="00125A3B"/>
    <w:rsid w:val="00125E33"/>
    <w:rsid w:val="00125E39"/>
    <w:rsid w:val="00126217"/>
    <w:rsid w:val="001262AB"/>
    <w:rsid w:val="00127157"/>
    <w:rsid w:val="00130160"/>
    <w:rsid w:val="00130DC7"/>
    <w:rsid w:val="00130F25"/>
    <w:rsid w:val="001322B9"/>
    <w:rsid w:val="001325BE"/>
    <w:rsid w:val="001335BC"/>
    <w:rsid w:val="00133F3B"/>
    <w:rsid w:val="0013471B"/>
    <w:rsid w:val="001351D2"/>
    <w:rsid w:val="00135BE9"/>
    <w:rsid w:val="0013747B"/>
    <w:rsid w:val="00137657"/>
    <w:rsid w:val="00137DCB"/>
    <w:rsid w:val="00140686"/>
    <w:rsid w:val="00140C1F"/>
    <w:rsid w:val="00140E96"/>
    <w:rsid w:val="00141752"/>
    <w:rsid w:val="001429EB"/>
    <w:rsid w:val="00142A7F"/>
    <w:rsid w:val="00142A80"/>
    <w:rsid w:val="00142D9A"/>
    <w:rsid w:val="00143591"/>
    <w:rsid w:val="0014373B"/>
    <w:rsid w:val="0014397A"/>
    <w:rsid w:val="001449E5"/>
    <w:rsid w:val="00144F7E"/>
    <w:rsid w:val="0014562E"/>
    <w:rsid w:val="0014566E"/>
    <w:rsid w:val="00145693"/>
    <w:rsid w:val="00147272"/>
    <w:rsid w:val="00147F2C"/>
    <w:rsid w:val="00150117"/>
    <w:rsid w:val="001504C2"/>
    <w:rsid w:val="00150D89"/>
    <w:rsid w:val="00152534"/>
    <w:rsid w:val="00152A89"/>
    <w:rsid w:val="00152E0C"/>
    <w:rsid w:val="001533E6"/>
    <w:rsid w:val="00153A99"/>
    <w:rsid w:val="00154629"/>
    <w:rsid w:val="00154CF7"/>
    <w:rsid w:val="0015563B"/>
    <w:rsid w:val="00155871"/>
    <w:rsid w:val="0015604D"/>
    <w:rsid w:val="001564F8"/>
    <w:rsid w:val="0015736B"/>
    <w:rsid w:val="00157DD1"/>
    <w:rsid w:val="001606BD"/>
    <w:rsid w:val="00160B23"/>
    <w:rsid w:val="00160B52"/>
    <w:rsid w:val="00160DA1"/>
    <w:rsid w:val="00160E6E"/>
    <w:rsid w:val="00160F45"/>
    <w:rsid w:val="00160F80"/>
    <w:rsid w:val="0016157B"/>
    <w:rsid w:val="001616D6"/>
    <w:rsid w:val="0016199A"/>
    <w:rsid w:val="00161E38"/>
    <w:rsid w:val="00162D18"/>
    <w:rsid w:val="001632CA"/>
    <w:rsid w:val="00163557"/>
    <w:rsid w:val="00164843"/>
    <w:rsid w:val="00164DE0"/>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8DD"/>
    <w:rsid w:val="00183C90"/>
    <w:rsid w:val="00184063"/>
    <w:rsid w:val="0018606D"/>
    <w:rsid w:val="0018654E"/>
    <w:rsid w:val="001872DC"/>
    <w:rsid w:val="0018750F"/>
    <w:rsid w:val="00190052"/>
    <w:rsid w:val="00191E5D"/>
    <w:rsid w:val="00191FF3"/>
    <w:rsid w:val="001924DD"/>
    <w:rsid w:val="0019268C"/>
    <w:rsid w:val="00192B27"/>
    <w:rsid w:val="00193168"/>
    <w:rsid w:val="001932EA"/>
    <w:rsid w:val="00193F87"/>
    <w:rsid w:val="0019550B"/>
    <w:rsid w:val="0019649F"/>
    <w:rsid w:val="001973B6"/>
    <w:rsid w:val="0019781F"/>
    <w:rsid w:val="001A06EF"/>
    <w:rsid w:val="001A072A"/>
    <w:rsid w:val="001A1782"/>
    <w:rsid w:val="001A2EC8"/>
    <w:rsid w:val="001A3263"/>
    <w:rsid w:val="001A443C"/>
    <w:rsid w:val="001A4B14"/>
    <w:rsid w:val="001A611F"/>
    <w:rsid w:val="001A6151"/>
    <w:rsid w:val="001A6225"/>
    <w:rsid w:val="001A630E"/>
    <w:rsid w:val="001A6949"/>
    <w:rsid w:val="001A69E9"/>
    <w:rsid w:val="001A7730"/>
    <w:rsid w:val="001B06FC"/>
    <w:rsid w:val="001B0C2A"/>
    <w:rsid w:val="001B1016"/>
    <w:rsid w:val="001B1802"/>
    <w:rsid w:val="001B21E2"/>
    <w:rsid w:val="001B2BBD"/>
    <w:rsid w:val="001B5CA8"/>
    <w:rsid w:val="001B61AA"/>
    <w:rsid w:val="001B6ECB"/>
    <w:rsid w:val="001B7D70"/>
    <w:rsid w:val="001C001A"/>
    <w:rsid w:val="001C00B8"/>
    <w:rsid w:val="001C0240"/>
    <w:rsid w:val="001C035E"/>
    <w:rsid w:val="001C06B4"/>
    <w:rsid w:val="001C0AA0"/>
    <w:rsid w:val="001C197E"/>
    <w:rsid w:val="001C220E"/>
    <w:rsid w:val="001C251A"/>
    <w:rsid w:val="001C2C09"/>
    <w:rsid w:val="001C313E"/>
    <w:rsid w:val="001C371D"/>
    <w:rsid w:val="001C37B5"/>
    <w:rsid w:val="001C3CF5"/>
    <w:rsid w:val="001C45D7"/>
    <w:rsid w:val="001C636D"/>
    <w:rsid w:val="001C7B40"/>
    <w:rsid w:val="001C7E4E"/>
    <w:rsid w:val="001D0566"/>
    <w:rsid w:val="001D0B36"/>
    <w:rsid w:val="001D111C"/>
    <w:rsid w:val="001D1141"/>
    <w:rsid w:val="001D1D11"/>
    <w:rsid w:val="001D2364"/>
    <w:rsid w:val="001D27C3"/>
    <w:rsid w:val="001D28BC"/>
    <w:rsid w:val="001D2C2B"/>
    <w:rsid w:val="001D384D"/>
    <w:rsid w:val="001D38CF"/>
    <w:rsid w:val="001D4309"/>
    <w:rsid w:val="001D4363"/>
    <w:rsid w:val="001D5424"/>
    <w:rsid w:val="001D5A64"/>
    <w:rsid w:val="001D605E"/>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D9D"/>
    <w:rsid w:val="001F2F2D"/>
    <w:rsid w:val="001F3505"/>
    <w:rsid w:val="001F6BBC"/>
    <w:rsid w:val="001F6D33"/>
    <w:rsid w:val="001F6EAC"/>
    <w:rsid w:val="001F7EAC"/>
    <w:rsid w:val="001F7F0D"/>
    <w:rsid w:val="0020494C"/>
    <w:rsid w:val="00205019"/>
    <w:rsid w:val="00205B24"/>
    <w:rsid w:val="00205C50"/>
    <w:rsid w:val="002078B7"/>
    <w:rsid w:val="002100B5"/>
    <w:rsid w:val="00212437"/>
    <w:rsid w:val="002126EF"/>
    <w:rsid w:val="00212C75"/>
    <w:rsid w:val="00214356"/>
    <w:rsid w:val="00216B37"/>
    <w:rsid w:val="00216C93"/>
    <w:rsid w:val="00216C95"/>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274AB"/>
    <w:rsid w:val="00231460"/>
    <w:rsid w:val="00231845"/>
    <w:rsid w:val="00232CC8"/>
    <w:rsid w:val="00233DD2"/>
    <w:rsid w:val="00234823"/>
    <w:rsid w:val="00234DDA"/>
    <w:rsid w:val="00235C6B"/>
    <w:rsid w:val="00235E3F"/>
    <w:rsid w:val="00235EE7"/>
    <w:rsid w:val="002364C8"/>
    <w:rsid w:val="00237F99"/>
    <w:rsid w:val="0024030D"/>
    <w:rsid w:val="0024129B"/>
    <w:rsid w:val="002415A2"/>
    <w:rsid w:val="00241E95"/>
    <w:rsid w:val="00242395"/>
    <w:rsid w:val="00242B3B"/>
    <w:rsid w:val="00242BC0"/>
    <w:rsid w:val="0024346B"/>
    <w:rsid w:val="0024411C"/>
    <w:rsid w:val="0024432B"/>
    <w:rsid w:val="002447D8"/>
    <w:rsid w:val="00244913"/>
    <w:rsid w:val="00245A3F"/>
    <w:rsid w:val="00245BA7"/>
    <w:rsid w:val="00246937"/>
    <w:rsid w:val="002471D1"/>
    <w:rsid w:val="002473D8"/>
    <w:rsid w:val="0024780B"/>
    <w:rsid w:val="00247C4F"/>
    <w:rsid w:val="00251CCB"/>
    <w:rsid w:val="0025253E"/>
    <w:rsid w:val="00252D3F"/>
    <w:rsid w:val="0025314A"/>
    <w:rsid w:val="002537E1"/>
    <w:rsid w:val="00253874"/>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996"/>
    <w:rsid w:val="00265D10"/>
    <w:rsid w:val="00266A4F"/>
    <w:rsid w:val="00266CFB"/>
    <w:rsid w:val="00267446"/>
    <w:rsid w:val="0026799E"/>
    <w:rsid w:val="002731E7"/>
    <w:rsid w:val="00273564"/>
    <w:rsid w:val="00273618"/>
    <w:rsid w:val="00273820"/>
    <w:rsid w:val="0027465D"/>
    <w:rsid w:val="00274E9F"/>
    <w:rsid w:val="00275A62"/>
    <w:rsid w:val="0027717A"/>
    <w:rsid w:val="00277823"/>
    <w:rsid w:val="0027784A"/>
    <w:rsid w:val="002800BB"/>
    <w:rsid w:val="002809A4"/>
    <w:rsid w:val="00280DF8"/>
    <w:rsid w:val="002810B1"/>
    <w:rsid w:val="00282451"/>
    <w:rsid w:val="00282C13"/>
    <w:rsid w:val="00284017"/>
    <w:rsid w:val="0028425B"/>
    <w:rsid w:val="002849FC"/>
    <w:rsid w:val="00286F25"/>
    <w:rsid w:val="00287931"/>
    <w:rsid w:val="002909F2"/>
    <w:rsid w:val="00290C4C"/>
    <w:rsid w:val="00292B44"/>
    <w:rsid w:val="00292B7D"/>
    <w:rsid w:val="002930B4"/>
    <w:rsid w:val="00293B35"/>
    <w:rsid w:val="00293C08"/>
    <w:rsid w:val="00293D27"/>
    <w:rsid w:val="00293FE0"/>
    <w:rsid w:val="002944E7"/>
    <w:rsid w:val="00295116"/>
    <w:rsid w:val="00295655"/>
    <w:rsid w:val="0029593A"/>
    <w:rsid w:val="00295A33"/>
    <w:rsid w:val="002966A1"/>
    <w:rsid w:val="00297F1D"/>
    <w:rsid w:val="002A1766"/>
    <w:rsid w:val="002A2372"/>
    <w:rsid w:val="002A2465"/>
    <w:rsid w:val="002A309E"/>
    <w:rsid w:val="002A3258"/>
    <w:rsid w:val="002A3510"/>
    <w:rsid w:val="002A384D"/>
    <w:rsid w:val="002A3F34"/>
    <w:rsid w:val="002A4FEC"/>
    <w:rsid w:val="002A5258"/>
    <w:rsid w:val="002A58D9"/>
    <w:rsid w:val="002A6327"/>
    <w:rsid w:val="002A64E7"/>
    <w:rsid w:val="002A730E"/>
    <w:rsid w:val="002B1651"/>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0C"/>
    <w:rsid w:val="002C566A"/>
    <w:rsid w:val="002C624F"/>
    <w:rsid w:val="002C6460"/>
    <w:rsid w:val="002C72A1"/>
    <w:rsid w:val="002C736C"/>
    <w:rsid w:val="002D058E"/>
    <w:rsid w:val="002D0D94"/>
    <w:rsid w:val="002D1284"/>
    <w:rsid w:val="002D13A6"/>
    <w:rsid w:val="002D1A53"/>
    <w:rsid w:val="002D1CFE"/>
    <w:rsid w:val="002D1D66"/>
    <w:rsid w:val="002D1DC9"/>
    <w:rsid w:val="002D1E5C"/>
    <w:rsid w:val="002D2823"/>
    <w:rsid w:val="002D2FC9"/>
    <w:rsid w:val="002D38E1"/>
    <w:rsid w:val="002D3EC0"/>
    <w:rsid w:val="002D3EF2"/>
    <w:rsid w:val="002D40E7"/>
    <w:rsid w:val="002D44D3"/>
    <w:rsid w:val="002D48A2"/>
    <w:rsid w:val="002D4F27"/>
    <w:rsid w:val="002D5955"/>
    <w:rsid w:val="002D5F63"/>
    <w:rsid w:val="002D7414"/>
    <w:rsid w:val="002D7669"/>
    <w:rsid w:val="002E0930"/>
    <w:rsid w:val="002E0931"/>
    <w:rsid w:val="002E2310"/>
    <w:rsid w:val="002E3A21"/>
    <w:rsid w:val="002E41B0"/>
    <w:rsid w:val="002E4B03"/>
    <w:rsid w:val="002E5073"/>
    <w:rsid w:val="002E64BB"/>
    <w:rsid w:val="002E6A70"/>
    <w:rsid w:val="002E7681"/>
    <w:rsid w:val="002E790F"/>
    <w:rsid w:val="002E7A74"/>
    <w:rsid w:val="002E7BDA"/>
    <w:rsid w:val="002E7F99"/>
    <w:rsid w:val="002F0C74"/>
    <w:rsid w:val="002F0DF5"/>
    <w:rsid w:val="002F134A"/>
    <w:rsid w:val="002F2707"/>
    <w:rsid w:val="002F29C3"/>
    <w:rsid w:val="002F2CBC"/>
    <w:rsid w:val="002F3025"/>
    <w:rsid w:val="002F3D6F"/>
    <w:rsid w:val="002F41ED"/>
    <w:rsid w:val="002F5FB4"/>
    <w:rsid w:val="002F6CE4"/>
    <w:rsid w:val="002F7639"/>
    <w:rsid w:val="002F7A91"/>
    <w:rsid w:val="00301D83"/>
    <w:rsid w:val="00301E0E"/>
    <w:rsid w:val="00302296"/>
    <w:rsid w:val="003024C3"/>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178C"/>
    <w:rsid w:val="00313874"/>
    <w:rsid w:val="003155A5"/>
    <w:rsid w:val="00316790"/>
    <w:rsid w:val="00317249"/>
    <w:rsid w:val="003176EB"/>
    <w:rsid w:val="00317CAD"/>
    <w:rsid w:val="00317F3A"/>
    <w:rsid w:val="00317FD4"/>
    <w:rsid w:val="003219FD"/>
    <w:rsid w:val="00322A05"/>
    <w:rsid w:val="00322EC8"/>
    <w:rsid w:val="00323F6E"/>
    <w:rsid w:val="00324541"/>
    <w:rsid w:val="0032576E"/>
    <w:rsid w:val="00326515"/>
    <w:rsid w:val="00326589"/>
    <w:rsid w:val="00326FD6"/>
    <w:rsid w:val="003270DC"/>
    <w:rsid w:val="00330738"/>
    <w:rsid w:val="00330DFA"/>
    <w:rsid w:val="003315B9"/>
    <w:rsid w:val="00331F65"/>
    <w:rsid w:val="0033227D"/>
    <w:rsid w:val="0033358D"/>
    <w:rsid w:val="00334EDA"/>
    <w:rsid w:val="003357FA"/>
    <w:rsid w:val="003360F0"/>
    <w:rsid w:val="00336BE3"/>
    <w:rsid w:val="0034040B"/>
    <w:rsid w:val="003422A3"/>
    <w:rsid w:val="00342684"/>
    <w:rsid w:val="00343B72"/>
    <w:rsid w:val="00343CEF"/>
    <w:rsid w:val="003441A7"/>
    <w:rsid w:val="003448BF"/>
    <w:rsid w:val="003457F6"/>
    <w:rsid w:val="00345E0B"/>
    <w:rsid w:val="003461F7"/>
    <w:rsid w:val="00346226"/>
    <w:rsid w:val="00346BD0"/>
    <w:rsid w:val="00347196"/>
    <w:rsid w:val="003471B9"/>
    <w:rsid w:val="0034756F"/>
    <w:rsid w:val="00350660"/>
    <w:rsid w:val="00351174"/>
    <w:rsid w:val="003514AD"/>
    <w:rsid w:val="00351799"/>
    <w:rsid w:val="00351806"/>
    <w:rsid w:val="00352D6A"/>
    <w:rsid w:val="00352D7E"/>
    <w:rsid w:val="003530EE"/>
    <w:rsid w:val="0035314F"/>
    <w:rsid w:val="0035485D"/>
    <w:rsid w:val="00354EFA"/>
    <w:rsid w:val="003574A0"/>
    <w:rsid w:val="0036007B"/>
    <w:rsid w:val="00360CB8"/>
    <w:rsid w:val="00360FD2"/>
    <w:rsid w:val="003614CB"/>
    <w:rsid w:val="00361DDA"/>
    <w:rsid w:val="00361F1B"/>
    <w:rsid w:val="00362024"/>
    <w:rsid w:val="00363095"/>
    <w:rsid w:val="00363517"/>
    <w:rsid w:val="00364573"/>
    <w:rsid w:val="00364ED4"/>
    <w:rsid w:val="00365C2D"/>
    <w:rsid w:val="00366188"/>
    <w:rsid w:val="00366B82"/>
    <w:rsid w:val="003679EB"/>
    <w:rsid w:val="00367A45"/>
    <w:rsid w:val="00370148"/>
    <w:rsid w:val="00370274"/>
    <w:rsid w:val="003711C5"/>
    <w:rsid w:val="0037198D"/>
    <w:rsid w:val="00372427"/>
    <w:rsid w:val="00372E64"/>
    <w:rsid w:val="00373FD0"/>
    <w:rsid w:val="0037471A"/>
    <w:rsid w:val="00374917"/>
    <w:rsid w:val="00375556"/>
    <w:rsid w:val="0037599C"/>
    <w:rsid w:val="00375A30"/>
    <w:rsid w:val="00375BFC"/>
    <w:rsid w:val="003768F5"/>
    <w:rsid w:val="00376A29"/>
    <w:rsid w:val="00377B40"/>
    <w:rsid w:val="003800F7"/>
    <w:rsid w:val="00380642"/>
    <w:rsid w:val="00382AD3"/>
    <w:rsid w:val="00382D33"/>
    <w:rsid w:val="003838FA"/>
    <w:rsid w:val="00383C70"/>
    <w:rsid w:val="00383FFF"/>
    <w:rsid w:val="00385748"/>
    <w:rsid w:val="00385BC1"/>
    <w:rsid w:val="00386199"/>
    <w:rsid w:val="00386CD6"/>
    <w:rsid w:val="00387467"/>
    <w:rsid w:val="0039135E"/>
    <w:rsid w:val="0039176B"/>
    <w:rsid w:val="00392358"/>
    <w:rsid w:val="00392488"/>
    <w:rsid w:val="003926F0"/>
    <w:rsid w:val="00393237"/>
    <w:rsid w:val="00393254"/>
    <w:rsid w:val="00394A51"/>
    <w:rsid w:val="00394AB4"/>
    <w:rsid w:val="00394FFF"/>
    <w:rsid w:val="00395D09"/>
    <w:rsid w:val="00396519"/>
    <w:rsid w:val="00396BA8"/>
    <w:rsid w:val="00396E52"/>
    <w:rsid w:val="0039704D"/>
    <w:rsid w:val="003A03BA"/>
    <w:rsid w:val="003A1971"/>
    <w:rsid w:val="003A1EB2"/>
    <w:rsid w:val="003A342D"/>
    <w:rsid w:val="003A6F7D"/>
    <w:rsid w:val="003A7D1F"/>
    <w:rsid w:val="003B0805"/>
    <w:rsid w:val="003B0A0A"/>
    <w:rsid w:val="003B0F60"/>
    <w:rsid w:val="003B25A6"/>
    <w:rsid w:val="003B2E3B"/>
    <w:rsid w:val="003B35CC"/>
    <w:rsid w:val="003B5356"/>
    <w:rsid w:val="003B5896"/>
    <w:rsid w:val="003B5EF7"/>
    <w:rsid w:val="003B7514"/>
    <w:rsid w:val="003B77C2"/>
    <w:rsid w:val="003C05EA"/>
    <w:rsid w:val="003C15F1"/>
    <w:rsid w:val="003C22FC"/>
    <w:rsid w:val="003C27E3"/>
    <w:rsid w:val="003C3626"/>
    <w:rsid w:val="003C4F7E"/>
    <w:rsid w:val="003C556D"/>
    <w:rsid w:val="003C61DD"/>
    <w:rsid w:val="003C61EF"/>
    <w:rsid w:val="003C6203"/>
    <w:rsid w:val="003C6792"/>
    <w:rsid w:val="003C6C91"/>
    <w:rsid w:val="003C6D43"/>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D667C"/>
    <w:rsid w:val="003D7085"/>
    <w:rsid w:val="003E04E6"/>
    <w:rsid w:val="003E084F"/>
    <w:rsid w:val="003E2115"/>
    <w:rsid w:val="003E25F4"/>
    <w:rsid w:val="003E2ECA"/>
    <w:rsid w:val="003E5207"/>
    <w:rsid w:val="003E525B"/>
    <w:rsid w:val="003E54EB"/>
    <w:rsid w:val="003E54EC"/>
    <w:rsid w:val="003E63A2"/>
    <w:rsid w:val="003E656B"/>
    <w:rsid w:val="003E72B9"/>
    <w:rsid w:val="003E78D2"/>
    <w:rsid w:val="003E7AA6"/>
    <w:rsid w:val="003F0B04"/>
    <w:rsid w:val="003F0E39"/>
    <w:rsid w:val="003F0E57"/>
    <w:rsid w:val="003F17CA"/>
    <w:rsid w:val="003F1AC7"/>
    <w:rsid w:val="003F1EB8"/>
    <w:rsid w:val="003F4E3A"/>
    <w:rsid w:val="003F5437"/>
    <w:rsid w:val="003F7628"/>
    <w:rsid w:val="003F7DFA"/>
    <w:rsid w:val="00400128"/>
    <w:rsid w:val="0040042A"/>
    <w:rsid w:val="004007AD"/>
    <w:rsid w:val="004019A3"/>
    <w:rsid w:val="00402927"/>
    <w:rsid w:val="00403105"/>
    <w:rsid w:val="004031CD"/>
    <w:rsid w:val="0040369E"/>
    <w:rsid w:val="004036ED"/>
    <w:rsid w:val="004040D0"/>
    <w:rsid w:val="00404B2F"/>
    <w:rsid w:val="00404C16"/>
    <w:rsid w:val="00405F7F"/>
    <w:rsid w:val="00405FC5"/>
    <w:rsid w:val="004066F2"/>
    <w:rsid w:val="00407EF3"/>
    <w:rsid w:val="0041005A"/>
    <w:rsid w:val="00410B44"/>
    <w:rsid w:val="00410D6E"/>
    <w:rsid w:val="0041174D"/>
    <w:rsid w:val="004117D6"/>
    <w:rsid w:val="00412A64"/>
    <w:rsid w:val="004135C1"/>
    <w:rsid w:val="00414312"/>
    <w:rsid w:val="00414340"/>
    <w:rsid w:val="0041442E"/>
    <w:rsid w:val="00414AE1"/>
    <w:rsid w:val="004150CD"/>
    <w:rsid w:val="00415F96"/>
    <w:rsid w:val="004161FE"/>
    <w:rsid w:val="00416930"/>
    <w:rsid w:val="00416C9E"/>
    <w:rsid w:val="00416FF6"/>
    <w:rsid w:val="004172EF"/>
    <w:rsid w:val="0041786B"/>
    <w:rsid w:val="004178DB"/>
    <w:rsid w:val="00417ACD"/>
    <w:rsid w:val="00417DB1"/>
    <w:rsid w:val="00417E14"/>
    <w:rsid w:val="00417FC8"/>
    <w:rsid w:val="004208A5"/>
    <w:rsid w:val="00421237"/>
    <w:rsid w:val="00424DB5"/>
    <w:rsid w:val="00426907"/>
    <w:rsid w:val="0042699C"/>
    <w:rsid w:val="0042795A"/>
    <w:rsid w:val="00430BD0"/>
    <w:rsid w:val="00430DFD"/>
    <w:rsid w:val="004310E2"/>
    <w:rsid w:val="00431346"/>
    <w:rsid w:val="0043167B"/>
    <w:rsid w:val="00431889"/>
    <w:rsid w:val="00431DBD"/>
    <w:rsid w:val="00431F18"/>
    <w:rsid w:val="00432D4C"/>
    <w:rsid w:val="0043386F"/>
    <w:rsid w:val="004358E4"/>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7B6"/>
    <w:rsid w:val="00452836"/>
    <w:rsid w:val="00452943"/>
    <w:rsid w:val="00452EBD"/>
    <w:rsid w:val="00453BAE"/>
    <w:rsid w:val="00454BEB"/>
    <w:rsid w:val="00455EC5"/>
    <w:rsid w:val="004567F9"/>
    <w:rsid w:val="004570B0"/>
    <w:rsid w:val="00457647"/>
    <w:rsid w:val="004605FC"/>
    <w:rsid w:val="00460FDC"/>
    <w:rsid w:val="0046189B"/>
    <w:rsid w:val="004654A3"/>
    <w:rsid w:val="004668E7"/>
    <w:rsid w:val="00466BB7"/>
    <w:rsid w:val="00467946"/>
    <w:rsid w:val="004706C3"/>
    <w:rsid w:val="00471EC5"/>
    <w:rsid w:val="004721CC"/>
    <w:rsid w:val="00472327"/>
    <w:rsid w:val="004756F0"/>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B28"/>
    <w:rsid w:val="00486EE2"/>
    <w:rsid w:val="004902DC"/>
    <w:rsid w:val="0049076F"/>
    <w:rsid w:val="004913D5"/>
    <w:rsid w:val="00491715"/>
    <w:rsid w:val="00491A1B"/>
    <w:rsid w:val="00493690"/>
    <w:rsid w:val="00493C58"/>
    <w:rsid w:val="00496DC9"/>
    <w:rsid w:val="004971A7"/>
    <w:rsid w:val="00497A8C"/>
    <w:rsid w:val="004A0040"/>
    <w:rsid w:val="004A03F0"/>
    <w:rsid w:val="004A07AB"/>
    <w:rsid w:val="004A0E5E"/>
    <w:rsid w:val="004A1DE4"/>
    <w:rsid w:val="004A23CF"/>
    <w:rsid w:val="004A2D2A"/>
    <w:rsid w:val="004A3736"/>
    <w:rsid w:val="004A3C4F"/>
    <w:rsid w:val="004A4A9B"/>
    <w:rsid w:val="004A59D6"/>
    <w:rsid w:val="004A637F"/>
    <w:rsid w:val="004A63FA"/>
    <w:rsid w:val="004A6F72"/>
    <w:rsid w:val="004A731D"/>
    <w:rsid w:val="004A750C"/>
    <w:rsid w:val="004A758F"/>
    <w:rsid w:val="004A7BDF"/>
    <w:rsid w:val="004B01EE"/>
    <w:rsid w:val="004B1C04"/>
    <w:rsid w:val="004B1DC4"/>
    <w:rsid w:val="004B2787"/>
    <w:rsid w:val="004B2BFE"/>
    <w:rsid w:val="004B2C8B"/>
    <w:rsid w:val="004B4506"/>
    <w:rsid w:val="004B5B9D"/>
    <w:rsid w:val="004B5D0F"/>
    <w:rsid w:val="004B6482"/>
    <w:rsid w:val="004B730B"/>
    <w:rsid w:val="004B73D9"/>
    <w:rsid w:val="004B7808"/>
    <w:rsid w:val="004C00D3"/>
    <w:rsid w:val="004C05E6"/>
    <w:rsid w:val="004C06BF"/>
    <w:rsid w:val="004C0E6E"/>
    <w:rsid w:val="004C1D9D"/>
    <w:rsid w:val="004C236E"/>
    <w:rsid w:val="004C3908"/>
    <w:rsid w:val="004C3FFA"/>
    <w:rsid w:val="004C4232"/>
    <w:rsid w:val="004C436E"/>
    <w:rsid w:val="004C462F"/>
    <w:rsid w:val="004C468C"/>
    <w:rsid w:val="004C625E"/>
    <w:rsid w:val="004C6681"/>
    <w:rsid w:val="004C67D2"/>
    <w:rsid w:val="004C7452"/>
    <w:rsid w:val="004C796F"/>
    <w:rsid w:val="004C7C11"/>
    <w:rsid w:val="004D02F4"/>
    <w:rsid w:val="004D1B77"/>
    <w:rsid w:val="004D2204"/>
    <w:rsid w:val="004D2807"/>
    <w:rsid w:val="004D29FA"/>
    <w:rsid w:val="004D34F6"/>
    <w:rsid w:val="004D3C1B"/>
    <w:rsid w:val="004D4758"/>
    <w:rsid w:val="004D480B"/>
    <w:rsid w:val="004D486D"/>
    <w:rsid w:val="004D5116"/>
    <w:rsid w:val="004D5C84"/>
    <w:rsid w:val="004D6059"/>
    <w:rsid w:val="004D60AE"/>
    <w:rsid w:val="004D650B"/>
    <w:rsid w:val="004D6716"/>
    <w:rsid w:val="004D73AC"/>
    <w:rsid w:val="004D73B7"/>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487F"/>
    <w:rsid w:val="004F60F0"/>
    <w:rsid w:val="004F6199"/>
    <w:rsid w:val="0050085B"/>
    <w:rsid w:val="00501FC1"/>
    <w:rsid w:val="005030F8"/>
    <w:rsid w:val="00503590"/>
    <w:rsid w:val="00504893"/>
    <w:rsid w:val="005050F3"/>
    <w:rsid w:val="00506FF5"/>
    <w:rsid w:val="00507266"/>
    <w:rsid w:val="00507AAB"/>
    <w:rsid w:val="00507F00"/>
    <w:rsid w:val="00510691"/>
    <w:rsid w:val="00510D04"/>
    <w:rsid w:val="00511A6C"/>
    <w:rsid w:val="00512048"/>
    <w:rsid w:val="00512FF5"/>
    <w:rsid w:val="005131F6"/>
    <w:rsid w:val="00513EE3"/>
    <w:rsid w:val="00513FF9"/>
    <w:rsid w:val="0051504F"/>
    <w:rsid w:val="00515194"/>
    <w:rsid w:val="00515DB4"/>
    <w:rsid w:val="005166BB"/>
    <w:rsid w:val="005166CF"/>
    <w:rsid w:val="00517C4B"/>
    <w:rsid w:val="00520DDF"/>
    <w:rsid w:val="005213AF"/>
    <w:rsid w:val="005238F2"/>
    <w:rsid w:val="00523F19"/>
    <w:rsid w:val="00524029"/>
    <w:rsid w:val="00524346"/>
    <w:rsid w:val="0052442C"/>
    <w:rsid w:val="0052459C"/>
    <w:rsid w:val="00526298"/>
    <w:rsid w:val="00527BDF"/>
    <w:rsid w:val="00530B24"/>
    <w:rsid w:val="00530C01"/>
    <w:rsid w:val="00531024"/>
    <w:rsid w:val="00531435"/>
    <w:rsid w:val="00531F30"/>
    <w:rsid w:val="005330CF"/>
    <w:rsid w:val="00533BEE"/>
    <w:rsid w:val="0053403E"/>
    <w:rsid w:val="00534D79"/>
    <w:rsid w:val="00535278"/>
    <w:rsid w:val="005364C3"/>
    <w:rsid w:val="00536E3A"/>
    <w:rsid w:val="00536ED5"/>
    <w:rsid w:val="00536EDF"/>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6833"/>
    <w:rsid w:val="00547249"/>
    <w:rsid w:val="00547362"/>
    <w:rsid w:val="00547764"/>
    <w:rsid w:val="00547771"/>
    <w:rsid w:val="005508BE"/>
    <w:rsid w:val="0055309E"/>
    <w:rsid w:val="00553EF0"/>
    <w:rsid w:val="0055401D"/>
    <w:rsid w:val="00554717"/>
    <w:rsid w:val="005548E2"/>
    <w:rsid w:val="00554EC2"/>
    <w:rsid w:val="00555528"/>
    <w:rsid w:val="005561C1"/>
    <w:rsid w:val="00557A40"/>
    <w:rsid w:val="00557F24"/>
    <w:rsid w:val="00562B75"/>
    <w:rsid w:val="005631EF"/>
    <w:rsid w:val="005634A8"/>
    <w:rsid w:val="005639E1"/>
    <w:rsid w:val="00564716"/>
    <w:rsid w:val="00564738"/>
    <w:rsid w:val="0056483E"/>
    <w:rsid w:val="00564CEF"/>
    <w:rsid w:val="00565B01"/>
    <w:rsid w:val="005675F0"/>
    <w:rsid w:val="005700A8"/>
    <w:rsid w:val="0057098F"/>
    <w:rsid w:val="00570B50"/>
    <w:rsid w:val="00571BB6"/>
    <w:rsid w:val="00572076"/>
    <w:rsid w:val="00572D5D"/>
    <w:rsid w:val="005730EA"/>
    <w:rsid w:val="00573189"/>
    <w:rsid w:val="00575005"/>
    <w:rsid w:val="005750CD"/>
    <w:rsid w:val="00576265"/>
    <w:rsid w:val="00577C77"/>
    <w:rsid w:val="005809E4"/>
    <w:rsid w:val="00580A1C"/>
    <w:rsid w:val="00580B32"/>
    <w:rsid w:val="0058108F"/>
    <w:rsid w:val="00581DB9"/>
    <w:rsid w:val="00582A13"/>
    <w:rsid w:val="00582A7E"/>
    <w:rsid w:val="00583628"/>
    <w:rsid w:val="005838FD"/>
    <w:rsid w:val="00583AD1"/>
    <w:rsid w:val="005854A3"/>
    <w:rsid w:val="00586820"/>
    <w:rsid w:val="00586911"/>
    <w:rsid w:val="00587D28"/>
    <w:rsid w:val="00590A62"/>
    <w:rsid w:val="0059263D"/>
    <w:rsid w:val="0059419F"/>
    <w:rsid w:val="00594DBF"/>
    <w:rsid w:val="00595646"/>
    <w:rsid w:val="005961AD"/>
    <w:rsid w:val="00596924"/>
    <w:rsid w:val="00596D3E"/>
    <w:rsid w:val="00597829"/>
    <w:rsid w:val="005979B7"/>
    <w:rsid w:val="005A0200"/>
    <w:rsid w:val="005A0F06"/>
    <w:rsid w:val="005A1AC0"/>
    <w:rsid w:val="005A3434"/>
    <w:rsid w:val="005A36D3"/>
    <w:rsid w:val="005A3ECD"/>
    <w:rsid w:val="005A4373"/>
    <w:rsid w:val="005A4636"/>
    <w:rsid w:val="005A507E"/>
    <w:rsid w:val="005A7A95"/>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4805"/>
    <w:rsid w:val="005C67CA"/>
    <w:rsid w:val="005C69E5"/>
    <w:rsid w:val="005C6C21"/>
    <w:rsid w:val="005C71EC"/>
    <w:rsid w:val="005C7DD4"/>
    <w:rsid w:val="005D1573"/>
    <w:rsid w:val="005D1603"/>
    <w:rsid w:val="005D25BB"/>
    <w:rsid w:val="005D3839"/>
    <w:rsid w:val="005D3B30"/>
    <w:rsid w:val="005D415A"/>
    <w:rsid w:val="005D461D"/>
    <w:rsid w:val="005D46FB"/>
    <w:rsid w:val="005D501D"/>
    <w:rsid w:val="005D5E2B"/>
    <w:rsid w:val="005D72B1"/>
    <w:rsid w:val="005D72D0"/>
    <w:rsid w:val="005E0822"/>
    <w:rsid w:val="005E0EE8"/>
    <w:rsid w:val="005E18F7"/>
    <w:rsid w:val="005E25CB"/>
    <w:rsid w:val="005E2959"/>
    <w:rsid w:val="005E29D8"/>
    <w:rsid w:val="005E2E32"/>
    <w:rsid w:val="005E2F13"/>
    <w:rsid w:val="005E3504"/>
    <w:rsid w:val="005E3F01"/>
    <w:rsid w:val="005E4D8A"/>
    <w:rsid w:val="005E4FAC"/>
    <w:rsid w:val="005E50E5"/>
    <w:rsid w:val="005E57B2"/>
    <w:rsid w:val="005E6412"/>
    <w:rsid w:val="005E68C5"/>
    <w:rsid w:val="005E6C07"/>
    <w:rsid w:val="005E7CE4"/>
    <w:rsid w:val="005F027C"/>
    <w:rsid w:val="005F2557"/>
    <w:rsid w:val="005F34AB"/>
    <w:rsid w:val="005F3D3E"/>
    <w:rsid w:val="005F406E"/>
    <w:rsid w:val="005F4AA9"/>
    <w:rsid w:val="005F6338"/>
    <w:rsid w:val="005F6A07"/>
    <w:rsid w:val="005F6D1B"/>
    <w:rsid w:val="005F6D9C"/>
    <w:rsid w:val="005F6EEE"/>
    <w:rsid w:val="005F7014"/>
    <w:rsid w:val="005F70D1"/>
    <w:rsid w:val="00600447"/>
    <w:rsid w:val="00600795"/>
    <w:rsid w:val="0060086C"/>
    <w:rsid w:val="00600A7E"/>
    <w:rsid w:val="006016DF"/>
    <w:rsid w:val="00601BC9"/>
    <w:rsid w:val="0060234E"/>
    <w:rsid w:val="00602389"/>
    <w:rsid w:val="0060294C"/>
    <w:rsid w:val="00602EE1"/>
    <w:rsid w:val="00603073"/>
    <w:rsid w:val="00603813"/>
    <w:rsid w:val="00605BD5"/>
    <w:rsid w:val="00606546"/>
    <w:rsid w:val="0060739E"/>
    <w:rsid w:val="00607E8D"/>
    <w:rsid w:val="00611112"/>
    <w:rsid w:val="00611FA4"/>
    <w:rsid w:val="0061212B"/>
    <w:rsid w:val="00612633"/>
    <w:rsid w:val="00613E8A"/>
    <w:rsid w:val="0061463C"/>
    <w:rsid w:val="00614B59"/>
    <w:rsid w:val="00614C5A"/>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A3B"/>
    <w:rsid w:val="00626D1D"/>
    <w:rsid w:val="00627194"/>
    <w:rsid w:val="00630ABD"/>
    <w:rsid w:val="00631244"/>
    <w:rsid w:val="00631887"/>
    <w:rsid w:val="00631C72"/>
    <w:rsid w:val="00634572"/>
    <w:rsid w:val="00634C4D"/>
    <w:rsid w:val="00634CE4"/>
    <w:rsid w:val="00635CE1"/>
    <w:rsid w:val="00636576"/>
    <w:rsid w:val="006372C1"/>
    <w:rsid w:val="00637D0F"/>
    <w:rsid w:val="006403BD"/>
    <w:rsid w:val="00640527"/>
    <w:rsid w:val="0064295C"/>
    <w:rsid w:val="0064385E"/>
    <w:rsid w:val="00645719"/>
    <w:rsid w:val="00646442"/>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07EF"/>
    <w:rsid w:val="006610D1"/>
    <w:rsid w:val="0066164E"/>
    <w:rsid w:val="00662D93"/>
    <w:rsid w:val="00662E18"/>
    <w:rsid w:val="00662F13"/>
    <w:rsid w:val="006635C9"/>
    <w:rsid w:val="006642ED"/>
    <w:rsid w:val="00664E55"/>
    <w:rsid w:val="00665038"/>
    <w:rsid w:val="00665473"/>
    <w:rsid w:val="00665A8E"/>
    <w:rsid w:val="0066693E"/>
    <w:rsid w:val="00667194"/>
    <w:rsid w:val="006675D3"/>
    <w:rsid w:val="00667749"/>
    <w:rsid w:val="00670FB8"/>
    <w:rsid w:val="0067203E"/>
    <w:rsid w:val="006720A8"/>
    <w:rsid w:val="00672DF8"/>
    <w:rsid w:val="006744CE"/>
    <w:rsid w:val="0067605C"/>
    <w:rsid w:val="00676169"/>
    <w:rsid w:val="00676C02"/>
    <w:rsid w:val="00677317"/>
    <w:rsid w:val="00680080"/>
    <w:rsid w:val="00680158"/>
    <w:rsid w:val="0068065A"/>
    <w:rsid w:val="006806F8"/>
    <w:rsid w:val="00680A6E"/>
    <w:rsid w:val="00680DCF"/>
    <w:rsid w:val="006812B5"/>
    <w:rsid w:val="00682800"/>
    <w:rsid w:val="00682C85"/>
    <w:rsid w:val="00683D22"/>
    <w:rsid w:val="0068438C"/>
    <w:rsid w:val="00684A17"/>
    <w:rsid w:val="00684FCD"/>
    <w:rsid w:val="00686F69"/>
    <w:rsid w:val="00687F07"/>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3BB"/>
    <w:rsid w:val="00697AA0"/>
    <w:rsid w:val="006A0016"/>
    <w:rsid w:val="006A0746"/>
    <w:rsid w:val="006A1615"/>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107"/>
    <w:rsid w:val="006C0C1A"/>
    <w:rsid w:val="006C100C"/>
    <w:rsid w:val="006C19FD"/>
    <w:rsid w:val="006C1FAC"/>
    <w:rsid w:val="006C23CB"/>
    <w:rsid w:val="006C254B"/>
    <w:rsid w:val="006C274D"/>
    <w:rsid w:val="006C2BEF"/>
    <w:rsid w:val="006C2BF4"/>
    <w:rsid w:val="006C3553"/>
    <w:rsid w:val="006C3985"/>
    <w:rsid w:val="006C503F"/>
    <w:rsid w:val="006C5DC0"/>
    <w:rsid w:val="006C6716"/>
    <w:rsid w:val="006C77A1"/>
    <w:rsid w:val="006C7E91"/>
    <w:rsid w:val="006D1043"/>
    <w:rsid w:val="006D1793"/>
    <w:rsid w:val="006D2BA4"/>
    <w:rsid w:val="006D4D9D"/>
    <w:rsid w:val="006D55F6"/>
    <w:rsid w:val="006D58D7"/>
    <w:rsid w:val="006D7266"/>
    <w:rsid w:val="006D7F6D"/>
    <w:rsid w:val="006E06E2"/>
    <w:rsid w:val="006E10FB"/>
    <w:rsid w:val="006E2133"/>
    <w:rsid w:val="006E26E6"/>
    <w:rsid w:val="006E27FE"/>
    <w:rsid w:val="006E3841"/>
    <w:rsid w:val="006E40E8"/>
    <w:rsid w:val="006E4557"/>
    <w:rsid w:val="006E47BF"/>
    <w:rsid w:val="006E4CCD"/>
    <w:rsid w:val="006E5272"/>
    <w:rsid w:val="006E60EE"/>
    <w:rsid w:val="006E6798"/>
    <w:rsid w:val="006F013B"/>
    <w:rsid w:val="006F04C1"/>
    <w:rsid w:val="006F05A1"/>
    <w:rsid w:val="006F0630"/>
    <w:rsid w:val="006F1AB6"/>
    <w:rsid w:val="006F1AED"/>
    <w:rsid w:val="006F1C76"/>
    <w:rsid w:val="006F5A50"/>
    <w:rsid w:val="006F5FC4"/>
    <w:rsid w:val="006F7A2E"/>
    <w:rsid w:val="006F7C92"/>
    <w:rsid w:val="007003BB"/>
    <w:rsid w:val="00700445"/>
    <w:rsid w:val="00700C82"/>
    <w:rsid w:val="00701EAF"/>
    <w:rsid w:val="00701F0A"/>
    <w:rsid w:val="007027C6"/>
    <w:rsid w:val="007033E1"/>
    <w:rsid w:val="00703635"/>
    <w:rsid w:val="007047B7"/>
    <w:rsid w:val="00704C25"/>
    <w:rsid w:val="0070664C"/>
    <w:rsid w:val="0070702D"/>
    <w:rsid w:val="00707AC4"/>
    <w:rsid w:val="00707DF0"/>
    <w:rsid w:val="00707F44"/>
    <w:rsid w:val="00707FD7"/>
    <w:rsid w:val="007102F1"/>
    <w:rsid w:val="00710470"/>
    <w:rsid w:val="0071072E"/>
    <w:rsid w:val="0071153F"/>
    <w:rsid w:val="00711A53"/>
    <w:rsid w:val="00711AB0"/>
    <w:rsid w:val="00711D6D"/>
    <w:rsid w:val="00713F80"/>
    <w:rsid w:val="00714146"/>
    <w:rsid w:val="00714387"/>
    <w:rsid w:val="0071557E"/>
    <w:rsid w:val="00716771"/>
    <w:rsid w:val="00716FA8"/>
    <w:rsid w:val="007176BD"/>
    <w:rsid w:val="00717CAE"/>
    <w:rsid w:val="0072018D"/>
    <w:rsid w:val="00720906"/>
    <w:rsid w:val="00720AD8"/>
    <w:rsid w:val="00721F6B"/>
    <w:rsid w:val="0072223B"/>
    <w:rsid w:val="00722565"/>
    <w:rsid w:val="00722FBD"/>
    <w:rsid w:val="00723844"/>
    <w:rsid w:val="00723DA9"/>
    <w:rsid w:val="00724A09"/>
    <w:rsid w:val="00725F63"/>
    <w:rsid w:val="00726EC3"/>
    <w:rsid w:val="00727047"/>
    <w:rsid w:val="00731C64"/>
    <w:rsid w:val="00731FC3"/>
    <w:rsid w:val="00732065"/>
    <w:rsid w:val="00732089"/>
    <w:rsid w:val="00732C3E"/>
    <w:rsid w:val="00733157"/>
    <w:rsid w:val="007331F0"/>
    <w:rsid w:val="00733F52"/>
    <w:rsid w:val="00734603"/>
    <w:rsid w:val="007353C8"/>
    <w:rsid w:val="00735C2D"/>
    <w:rsid w:val="00736859"/>
    <w:rsid w:val="00736B3D"/>
    <w:rsid w:val="00737DEA"/>
    <w:rsid w:val="0074008D"/>
    <w:rsid w:val="007407C2"/>
    <w:rsid w:val="00741207"/>
    <w:rsid w:val="007425E2"/>
    <w:rsid w:val="00742A60"/>
    <w:rsid w:val="0074398B"/>
    <w:rsid w:val="00743A34"/>
    <w:rsid w:val="007443D9"/>
    <w:rsid w:val="00744445"/>
    <w:rsid w:val="0074570F"/>
    <w:rsid w:val="00745C22"/>
    <w:rsid w:val="007467D6"/>
    <w:rsid w:val="00747012"/>
    <w:rsid w:val="00747FD0"/>
    <w:rsid w:val="007508B1"/>
    <w:rsid w:val="00750D72"/>
    <w:rsid w:val="0075199D"/>
    <w:rsid w:val="00752094"/>
    <w:rsid w:val="00752369"/>
    <w:rsid w:val="00753875"/>
    <w:rsid w:val="00753B7A"/>
    <w:rsid w:val="00754E41"/>
    <w:rsid w:val="00756441"/>
    <w:rsid w:val="00760AB5"/>
    <w:rsid w:val="00760B28"/>
    <w:rsid w:val="00760DD2"/>
    <w:rsid w:val="00760E31"/>
    <w:rsid w:val="0076185A"/>
    <w:rsid w:val="007624CD"/>
    <w:rsid w:val="00763427"/>
    <w:rsid w:val="00764AAC"/>
    <w:rsid w:val="00765FFF"/>
    <w:rsid w:val="00766809"/>
    <w:rsid w:val="00766D5E"/>
    <w:rsid w:val="0076713D"/>
    <w:rsid w:val="007677C6"/>
    <w:rsid w:val="00770244"/>
    <w:rsid w:val="007704FF"/>
    <w:rsid w:val="0077092D"/>
    <w:rsid w:val="00771056"/>
    <w:rsid w:val="0077135C"/>
    <w:rsid w:val="00771467"/>
    <w:rsid w:val="007727B8"/>
    <w:rsid w:val="00775E1B"/>
    <w:rsid w:val="00776231"/>
    <w:rsid w:val="00777747"/>
    <w:rsid w:val="007801DA"/>
    <w:rsid w:val="00780786"/>
    <w:rsid w:val="00780A10"/>
    <w:rsid w:val="00780C5D"/>
    <w:rsid w:val="00781099"/>
    <w:rsid w:val="0078123C"/>
    <w:rsid w:val="00781CDC"/>
    <w:rsid w:val="007828B0"/>
    <w:rsid w:val="00783F33"/>
    <w:rsid w:val="00784846"/>
    <w:rsid w:val="00784E8E"/>
    <w:rsid w:val="00785D37"/>
    <w:rsid w:val="00786437"/>
    <w:rsid w:val="00790D72"/>
    <w:rsid w:val="00791C29"/>
    <w:rsid w:val="00792280"/>
    <w:rsid w:val="00793E1C"/>
    <w:rsid w:val="0079500B"/>
    <w:rsid w:val="00795AE2"/>
    <w:rsid w:val="00795C76"/>
    <w:rsid w:val="00796392"/>
    <w:rsid w:val="00796764"/>
    <w:rsid w:val="0079746A"/>
    <w:rsid w:val="00797AB5"/>
    <w:rsid w:val="00797AC4"/>
    <w:rsid w:val="007A0A37"/>
    <w:rsid w:val="007A314F"/>
    <w:rsid w:val="007A339D"/>
    <w:rsid w:val="007A3596"/>
    <w:rsid w:val="007A3C49"/>
    <w:rsid w:val="007A4FA0"/>
    <w:rsid w:val="007A50A6"/>
    <w:rsid w:val="007A55EF"/>
    <w:rsid w:val="007A6126"/>
    <w:rsid w:val="007A61F8"/>
    <w:rsid w:val="007A6E14"/>
    <w:rsid w:val="007A7012"/>
    <w:rsid w:val="007A77E9"/>
    <w:rsid w:val="007A7C0E"/>
    <w:rsid w:val="007B0282"/>
    <w:rsid w:val="007B05E6"/>
    <w:rsid w:val="007B102A"/>
    <w:rsid w:val="007B14B9"/>
    <w:rsid w:val="007B15EB"/>
    <w:rsid w:val="007B1685"/>
    <w:rsid w:val="007B1C6E"/>
    <w:rsid w:val="007B1D87"/>
    <w:rsid w:val="007B2250"/>
    <w:rsid w:val="007B2B50"/>
    <w:rsid w:val="007B2F50"/>
    <w:rsid w:val="007B396C"/>
    <w:rsid w:val="007B3980"/>
    <w:rsid w:val="007B4F98"/>
    <w:rsid w:val="007B51C7"/>
    <w:rsid w:val="007B52BB"/>
    <w:rsid w:val="007B5353"/>
    <w:rsid w:val="007B683C"/>
    <w:rsid w:val="007B7083"/>
    <w:rsid w:val="007B73F1"/>
    <w:rsid w:val="007C0583"/>
    <w:rsid w:val="007C08B0"/>
    <w:rsid w:val="007C0995"/>
    <w:rsid w:val="007C0D86"/>
    <w:rsid w:val="007C206D"/>
    <w:rsid w:val="007C225D"/>
    <w:rsid w:val="007C25A6"/>
    <w:rsid w:val="007C367D"/>
    <w:rsid w:val="007C56EF"/>
    <w:rsid w:val="007C60F4"/>
    <w:rsid w:val="007C64EF"/>
    <w:rsid w:val="007C661C"/>
    <w:rsid w:val="007C6E99"/>
    <w:rsid w:val="007C74FC"/>
    <w:rsid w:val="007C77CF"/>
    <w:rsid w:val="007D039A"/>
    <w:rsid w:val="007D03A0"/>
    <w:rsid w:val="007D0567"/>
    <w:rsid w:val="007D0738"/>
    <w:rsid w:val="007D0DCA"/>
    <w:rsid w:val="007D1457"/>
    <w:rsid w:val="007D29F5"/>
    <w:rsid w:val="007D3930"/>
    <w:rsid w:val="007D4BE4"/>
    <w:rsid w:val="007D6413"/>
    <w:rsid w:val="007D7A84"/>
    <w:rsid w:val="007D7B4A"/>
    <w:rsid w:val="007E0F20"/>
    <w:rsid w:val="007E116F"/>
    <w:rsid w:val="007E13FE"/>
    <w:rsid w:val="007E1A06"/>
    <w:rsid w:val="007E2201"/>
    <w:rsid w:val="007E223D"/>
    <w:rsid w:val="007E25BC"/>
    <w:rsid w:val="007E2B1E"/>
    <w:rsid w:val="007E2F0B"/>
    <w:rsid w:val="007E34BD"/>
    <w:rsid w:val="007E370E"/>
    <w:rsid w:val="007E4A73"/>
    <w:rsid w:val="007E4A77"/>
    <w:rsid w:val="007E500F"/>
    <w:rsid w:val="007E68F3"/>
    <w:rsid w:val="007E6EAF"/>
    <w:rsid w:val="007E7D46"/>
    <w:rsid w:val="007E7D94"/>
    <w:rsid w:val="007F0601"/>
    <w:rsid w:val="007F121F"/>
    <w:rsid w:val="007F1F70"/>
    <w:rsid w:val="007F1FB0"/>
    <w:rsid w:val="007F1FD0"/>
    <w:rsid w:val="007F2210"/>
    <w:rsid w:val="007F26F5"/>
    <w:rsid w:val="007F2D09"/>
    <w:rsid w:val="007F2D16"/>
    <w:rsid w:val="007F30B9"/>
    <w:rsid w:val="007F5B75"/>
    <w:rsid w:val="007F6D94"/>
    <w:rsid w:val="00801B46"/>
    <w:rsid w:val="0080393A"/>
    <w:rsid w:val="00803C40"/>
    <w:rsid w:val="00803D46"/>
    <w:rsid w:val="00804268"/>
    <w:rsid w:val="00804B07"/>
    <w:rsid w:val="0080539F"/>
    <w:rsid w:val="00810640"/>
    <w:rsid w:val="00810AEF"/>
    <w:rsid w:val="00810DE4"/>
    <w:rsid w:val="00811CE7"/>
    <w:rsid w:val="00811D35"/>
    <w:rsid w:val="0081251E"/>
    <w:rsid w:val="008146AB"/>
    <w:rsid w:val="008153FC"/>
    <w:rsid w:val="008167B0"/>
    <w:rsid w:val="00816AA0"/>
    <w:rsid w:val="00816D50"/>
    <w:rsid w:val="00817978"/>
    <w:rsid w:val="0082081C"/>
    <w:rsid w:val="00820C28"/>
    <w:rsid w:val="00820CFF"/>
    <w:rsid w:val="008215B9"/>
    <w:rsid w:val="00822FBE"/>
    <w:rsid w:val="00824866"/>
    <w:rsid w:val="00825202"/>
    <w:rsid w:val="008258AA"/>
    <w:rsid w:val="00825C0B"/>
    <w:rsid w:val="008263F4"/>
    <w:rsid w:val="00830438"/>
    <w:rsid w:val="0083065A"/>
    <w:rsid w:val="0083202F"/>
    <w:rsid w:val="008329B4"/>
    <w:rsid w:val="00832F65"/>
    <w:rsid w:val="00833477"/>
    <w:rsid w:val="0083518D"/>
    <w:rsid w:val="00835575"/>
    <w:rsid w:val="00836ADF"/>
    <w:rsid w:val="00837364"/>
    <w:rsid w:val="00837887"/>
    <w:rsid w:val="00841674"/>
    <w:rsid w:val="0084186C"/>
    <w:rsid w:val="008419B7"/>
    <w:rsid w:val="00842B5D"/>
    <w:rsid w:val="00844622"/>
    <w:rsid w:val="00845610"/>
    <w:rsid w:val="00845EFF"/>
    <w:rsid w:val="00846237"/>
    <w:rsid w:val="00846C71"/>
    <w:rsid w:val="00847052"/>
    <w:rsid w:val="00850085"/>
    <w:rsid w:val="00850191"/>
    <w:rsid w:val="00851A47"/>
    <w:rsid w:val="00851C56"/>
    <w:rsid w:val="00852400"/>
    <w:rsid w:val="008534DF"/>
    <w:rsid w:val="008537A0"/>
    <w:rsid w:val="0085399E"/>
    <w:rsid w:val="00853A51"/>
    <w:rsid w:val="00855BE2"/>
    <w:rsid w:val="00856212"/>
    <w:rsid w:val="008603AF"/>
    <w:rsid w:val="008607A3"/>
    <w:rsid w:val="00860B81"/>
    <w:rsid w:val="008610DC"/>
    <w:rsid w:val="0086163C"/>
    <w:rsid w:val="008620BA"/>
    <w:rsid w:val="0086389D"/>
    <w:rsid w:val="00863EFF"/>
    <w:rsid w:val="0086481D"/>
    <w:rsid w:val="00867C53"/>
    <w:rsid w:val="00867F92"/>
    <w:rsid w:val="008707D8"/>
    <w:rsid w:val="008712B6"/>
    <w:rsid w:val="00871CB9"/>
    <w:rsid w:val="0087238B"/>
    <w:rsid w:val="0087447B"/>
    <w:rsid w:val="0087487E"/>
    <w:rsid w:val="00875355"/>
    <w:rsid w:val="008759A0"/>
    <w:rsid w:val="00875F46"/>
    <w:rsid w:val="00877091"/>
    <w:rsid w:val="008804A5"/>
    <w:rsid w:val="00880807"/>
    <w:rsid w:val="008814BA"/>
    <w:rsid w:val="008815C7"/>
    <w:rsid w:val="008818A2"/>
    <w:rsid w:val="008823B6"/>
    <w:rsid w:val="008824CF"/>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BDF"/>
    <w:rsid w:val="008A0D35"/>
    <w:rsid w:val="008A1F38"/>
    <w:rsid w:val="008A1FD3"/>
    <w:rsid w:val="008A31BB"/>
    <w:rsid w:val="008A3D21"/>
    <w:rsid w:val="008A45E5"/>
    <w:rsid w:val="008A468B"/>
    <w:rsid w:val="008A476D"/>
    <w:rsid w:val="008A4BB4"/>
    <w:rsid w:val="008A5773"/>
    <w:rsid w:val="008A5A10"/>
    <w:rsid w:val="008A5EFB"/>
    <w:rsid w:val="008A6359"/>
    <w:rsid w:val="008A7FB1"/>
    <w:rsid w:val="008B37A3"/>
    <w:rsid w:val="008B381C"/>
    <w:rsid w:val="008B4420"/>
    <w:rsid w:val="008B5337"/>
    <w:rsid w:val="008B573E"/>
    <w:rsid w:val="008B5B3B"/>
    <w:rsid w:val="008B712C"/>
    <w:rsid w:val="008B718D"/>
    <w:rsid w:val="008B7324"/>
    <w:rsid w:val="008C063E"/>
    <w:rsid w:val="008C1551"/>
    <w:rsid w:val="008C17BE"/>
    <w:rsid w:val="008C1B17"/>
    <w:rsid w:val="008C1C4B"/>
    <w:rsid w:val="008C1E27"/>
    <w:rsid w:val="008C387F"/>
    <w:rsid w:val="008C3AC6"/>
    <w:rsid w:val="008C3B19"/>
    <w:rsid w:val="008C4280"/>
    <w:rsid w:val="008C46E7"/>
    <w:rsid w:val="008C4891"/>
    <w:rsid w:val="008C5BD6"/>
    <w:rsid w:val="008D082C"/>
    <w:rsid w:val="008D1EEF"/>
    <w:rsid w:val="008D2976"/>
    <w:rsid w:val="008D2B1A"/>
    <w:rsid w:val="008D2E29"/>
    <w:rsid w:val="008D3097"/>
    <w:rsid w:val="008D333C"/>
    <w:rsid w:val="008D35CC"/>
    <w:rsid w:val="008D3937"/>
    <w:rsid w:val="008D455B"/>
    <w:rsid w:val="008D48D8"/>
    <w:rsid w:val="008D4C32"/>
    <w:rsid w:val="008D5B30"/>
    <w:rsid w:val="008D5C74"/>
    <w:rsid w:val="008D62C6"/>
    <w:rsid w:val="008D7768"/>
    <w:rsid w:val="008E17AD"/>
    <w:rsid w:val="008E1A6C"/>
    <w:rsid w:val="008E3CF8"/>
    <w:rsid w:val="008E4732"/>
    <w:rsid w:val="008E56E7"/>
    <w:rsid w:val="008E5870"/>
    <w:rsid w:val="008F07AB"/>
    <w:rsid w:val="008F08F5"/>
    <w:rsid w:val="008F2DDC"/>
    <w:rsid w:val="008F3026"/>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0685E"/>
    <w:rsid w:val="009101E6"/>
    <w:rsid w:val="0091035F"/>
    <w:rsid w:val="009105D2"/>
    <w:rsid w:val="00910B45"/>
    <w:rsid w:val="00912510"/>
    <w:rsid w:val="009137BD"/>
    <w:rsid w:val="00913CCA"/>
    <w:rsid w:val="00914129"/>
    <w:rsid w:val="0091427E"/>
    <w:rsid w:val="009143CB"/>
    <w:rsid w:val="00915465"/>
    <w:rsid w:val="009154BB"/>
    <w:rsid w:val="00916CAF"/>
    <w:rsid w:val="00917890"/>
    <w:rsid w:val="00917996"/>
    <w:rsid w:val="00920191"/>
    <w:rsid w:val="009214D0"/>
    <w:rsid w:val="0092169C"/>
    <w:rsid w:val="00921CD8"/>
    <w:rsid w:val="00922620"/>
    <w:rsid w:val="00923C11"/>
    <w:rsid w:val="00924354"/>
    <w:rsid w:val="0092440F"/>
    <w:rsid w:val="009258BC"/>
    <w:rsid w:val="00925C0E"/>
    <w:rsid w:val="0092639F"/>
    <w:rsid w:val="00926816"/>
    <w:rsid w:val="00926A55"/>
    <w:rsid w:val="00927826"/>
    <w:rsid w:val="00927B11"/>
    <w:rsid w:val="0093017F"/>
    <w:rsid w:val="00930B66"/>
    <w:rsid w:val="00930FA0"/>
    <w:rsid w:val="0093115C"/>
    <w:rsid w:val="00931712"/>
    <w:rsid w:val="00932394"/>
    <w:rsid w:val="009326E5"/>
    <w:rsid w:val="00932A45"/>
    <w:rsid w:val="00933511"/>
    <w:rsid w:val="00933C09"/>
    <w:rsid w:val="0093428E"/>
    <w:rsid w:val="00934BFB"/>
    <w:rsid w:val="00934FE0"/>
    <w:rsid w:val="009350CD"/>
    <w:rsid w:val="0093607F"/>
    <w:rsid w:val="009361EC"/>
    <w:rsid w:val="00937380"/>
    <w:rsid w:val="00937789"/>
    <w:rsid w:val="00937D19"/>
    <w:rsid w:val="00940083"/>
    <w:rsid w:val="009401E6"/>
    <w:rsid w:val="00940CEB"/>
    <w:rsid w:val="00940F5E"/>
    <w:rsid w:val="009417D2"/>
    <w:rsid w:val="00943A0E"/>
    <w:rsid w:val="009440EA"/>
    <w:rsid w:val="00944612"/>
    <w:rsid w:val="009447DD"/>
    <w:rsid w:val="00944C75"/>
    <w:rsid w:val="00945919"/>
    <w:rsid w:val="00945F80"/>
    <w:rsid w:val="009476C4"/>
    <w:rsid w:val="00947D81"/>
    <w:rsid w:val="00950349"/>
    <w:rsid w:val="00950A84"/>
    <w:rsid w:val="00950B67"/>
    <w:rsid w:val="00951ABC"/>
    <w:rsid w:val="00951BF1"/>
    <w:rsid w:val="009520D5"/>
    <w:rsid w:val="00952BF3"/>
    <w:rsid w:val="00952D4F"/>
    <w:rsid w:val="0095345B"/>
    <w:rsid w:val="00953585"/>
    <w:rsid w:val="00953A1F"/>
    <w:rsid w:val="00953EDC"/>
    <w:rsid w:val="00953F46"/>
    <w:rsid w:val="00954053"/>
    <w:rsid w:val="00954A4C"/>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1287"/>
    <w:rsid w:val="00973F4A"/>
    <w:rsid w:val="0097421B"/>
    <w:rsid w:val="009744F0"/>
    <w:rsid w:val="00974AB5"/>
    <w:rsid w:val="00974B2E"/>
    <w:rsid w:val="00974D20"/>
    <w:rsid w:val="00976350"/>
    <w:rsid w:val="00976B61"/>
    <w:rsid w:val="009806A5"/>
    <w:rsid w:val="00981208"/>
    <w:rsid w:val="00981AD2"/>
    <w:rsid w:val="00982289"/>
    <w:rsid w:val="009823A4"/>
    <w:rsid w:val="00983828"/>
    <w:rsid w:val="00985670"/>
    <w:rsid w:val="009864B4"/>
    <w:rsid w:val="0098663E"/>
    <w:rsid w:val="00986C80"/>
    <w:rsid w:val="00987107"/>
    <w:rsid w:val="0099015C"/>
    <w:rsid w:val="009910BB"/>
    <w:rsid w:val="009916FB"/>
    <w:rsid w:val="009917B1"/>
    <w:rsid w:val="00991DBD"/>
    <w:rsid w:val="00991F29"/>
    <w:rsid w:val="0099334F"/>
    <w:rsid w:val="00994D3A"/>
    <w:rsid w:val="00995B4F"/>
    <w:rsid w:val="00995D47"/>
    <w:rsid w:val="00996D32"/>
    <w:rsid w:val="00996DA0"/>
    <w:rsid w:val="00996E11"/>
    <w:rsid w:val="00997093"/>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A7889"/>
    <w:rsid w:val="009B0BE8"/>
    <w:rsid w:val="009B0C6F"/>
    <w:rsid w:val="009B10BD"/>
    <w:rsid w:val="009B2C6D"/>
    <w:rsid w:val="009B36B2"/>
    <w:rsid w:val="009B38D2"/>
    <w:rsid w:val="009B4835"/>
    <w:rsid w:val="009B4916"/>
    <w:rsid w:val="009B4A08"/>
    <w:rsid w:val="009B4AE3"/>
    <w:rsid w:val="009B535B"/>
    <w:rsid w:val="009B5707"/>
    <w:rsid w:val="009B599B"/>
    <w:rsid w:val="009B648C"/>
    <w:rsid w:val="009B6936"/>
    <w:rsid w:val="009B7250"/>
    <w:rsid w:val="009B75DF"/>
    <w:rsid w:val="009C055D"/>
    <w:rsid w:val="009C2300"/>
    <w:rsid w:val="009C2572"/>
    <w:rsid w:val="009C2637"/>
    <w:rsid w:val="009C4D15"/>
    <w:rsid w:val="009C5871"/>
    <w:rsid w:val="009C651B"/>
    <w:rsid w:val="009C713F"/>
    <w:rsid w:val="009D007B"/>
    <w:rsid w:val="009D009C"/>
    <w:rsid w:val="009D00D8"/>
    <w:rsid w:val="009D02C2"/>
    <w:rsid w:val="009D0586"/>
    <w:rsid w:val="009D0BA7"/>
    <w:rsid w:val="009D17C5"/>
    <w:rsid w:val="009D1F20"/>
    <w:rsid w:val="009D21C4"/>
    <w:rsid w:val="009D224A"/>
    <w:rsid w:val="009D2CAD"/>
    <w:rsid w:val="009D3009"/>
    <w:rsid w:val="009D375B"/>
    <w:rsid w:val="009D386F"/>
    <w:rsid w:val="009D4F68"/>
    <w:rsid w:val="009D5088"/>
    <w:rsid w:val="009D578D"/>
    <w:rsid w:val="009D6265"/>
    <w:rsid w:val="009D67A5"/>
    <w:rsid w:val="009D6C96"/>
    <w:rsid w:val="009D7565"/>
    <w:rsid w:val="009E02FC"/>
    <w:rsid w:val="009E0357"/>
    <w:rsid w:val="009E2258"/>
    <w:rsid w:val="009E42B3"/>
    <w:rsid w:val="009E51CA"/>
    <w:rsid w:val="009E5D38"/>
    <w:rsid w:val="009E6838"/>
    <w:rsid w:val="009E69E7"/>
    <w:rsid w:val="009E69E8"/>
    <w:rsid w:val="009E7B46"/>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5A20"/>
    <w:rsid w:val="00A068F6"/>
    <w:rsid w:val="00A06D1A"/>
    <w:rsid w:val="00A06FE5"/>
    <w:rsid w:val="00A072A8"/>
    <w:rsid w:val="00A07C51"/>
    <w:rsid w:val="00A07C89"/>
    <w:rsid w:val="00A116CA"/>
    <w:rsid w:val="00A117EF"/>
    <w:rsid w:val="00A119EA"/>
    <w:rsid w:val="00A11CA3"/>
    <w:rsid w:val="00A13449"/>
    <w:rsid w:val="00A16526"/>
    <w:rsid w:val="00A17C65"/>
    <w:rsid w:val="00A2060C"/>
    <w:rsid w:val="00A20896"/>
    <w:rsid w:val="00A20E15"/>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653"/>
    <w:rsid w:val="00A37F0A"/>
    <w:rsid w:val="00A41695"/>
    <w:rsid w:val="00A42A85"/>
    <w:rsid w:val="00A42AE3"/>
    <w:rsid w:val="00A43275"/>
    <w:rsid w:val="00A433DF"/>
    <w:rsid w:val="00A43880"/>
    <w:rsid w:val="00A43E2C"/>
    <w:rsid w:val="00A44D39"/>
    <w:rsid w:val="00A460F7"/>
    <w:rsid w:val="00A47B5B"/>
    <w:rsid w:val="00A50E45"/>
    <w:rsid w:val="00A50F6D"/>
    <w:rsid w:val="00A52A01"/>
    <w:rsid w:val="00A5362C"/>
    <w:rsid w:val="00A539AE"/>
    <w:rsid w:val="00A53E6B"/>
    <w:rsid w:val="00A540A7"/>
    <w:rsid w:val="00A54766"/>
    <w:rsid w:val="00A56841"/>
    <w:rsid w:val="00A570A7"/>
    <w:rsid w:val="00A57397"/>
    <w:rsid w:val="00A605C4"/>
    <w:rsid w:val="00A613A1"/>
    <w:rsid w:val="00A6250F"/>
    <w:rsid w:val="00A63C2F"/>
    <w:rsid w:val="00A648FA"/>
    <w:rsid w:val="00A718B0"/>
    <w:rsid w:val="00A71C5A"/>
    <w:rsid w:val="00A71C72"/>
    <w:rsid w:val="00A7256D"/>
    <w:rsid w:val="00A72B19"/>
    <w:rsid w:val="00A73410"/>
    <w:rsid w:val="00A741A8"/>
    <w:rsid w:val="00A74327"/>
    <w:rsid w:val="00A743A2"/>
    <w:rsid w:val="00A7471E"/>
    <w:rsid w:val="00A75803"/>
    <w:rsid w:val="00A7613B"/>
    <w:rsid w:val="00A77426"/>
    <w:rsid w:val="00A77437"/>
    <w:rsid w:val="00A776FB"/>
    <w:rsid w:val="00A80BA2"/>
    <w:rsid w:val="00A814B3"/>
    <w:rsid w:val="00A8266D"/>
    <w:rsid w:val="00A83D5D"/>
    <w:rsid w:val="00A85538"/>
    <w:rsid w:val="00A859D0"/>
    <w:rsid w:val="00A85A65"/>
    <w:rsid w:val="00A85B1F"/>
    <w:rsid w:val="00A86110"/>
    <w:rsid w:val="00A86A41"/>
    <w:rsid w:val="00A874D0"/>
    <w:rsid w:val="00A875D1"/>
    <w:rsid w:val="00A879E8"/>
    <w:rsid w:val="00A90417"/>
    <w:rsid w:val="00A90B4F"/>
    <w:rsid w:val="00A911AA"/>
    <w:rsid w:val="00A918A4"/>
    <w:rsid w:val="00A919B7"/>
    <w:rsid w:val="00A92CF8"/>
    <w:rsid w:val="00A93BC7"/>
    <w:rsid w:val="00A94265"/>
    <w:rsid w:val="00A942E4"/>
    <w:rsid w:val="00AA10F4"/>
    <w:rsid w:val="00AA1A8B"/>
    <w:rsid w:val="00AA2385"/>
    <w:rsid w:val="00AA285A"/>
    <w:rsid w:val="00AA3725"/>
    <w:rsid w:val="00AA3D90"/>
    <w:rsid w:val="00AA6153"/>
    <w:rsid w:val="00AA65CB"/>
    <w:rsid w:val="00AA7119"/>
    <w:rsid w:val="00AA7DA4"/>
    <w:rsid w:val="00AB052D"/>
    <w:rsid w:val="00AB143B"/>
    <w:rsid w:val="00AB16ED"/>
    <w:rsid w:val="00AB3728"/>
    <w:rsid w:val="00AB391E"/>
    <w:rsid w:val="00AB3CAE"/>
    <w:rsid w:val="00AB700B"/>
    <w:rsid w:val="00AC00DC"/>
    <w:rsid w:val="00AC02F4"/>
    <w:rsid w:val="00AC1FF1"/>
    <w:rsid w:val="00AC253C"/>
    <w:rsid w:val="00AC26B7"/>
    <w:rsid w:val="00AC33B1"/>
    <w:rsid w:val="00AC375C"/>
    <w:rsid w:val="00AC3841"/>
    <w:rsid w:val="00AC54B3"/>
    <w:rsid w:val="00AC5A43"/>
    <w:rsid w:val="00AC71C8"/>
    <w:rsid w:val="00AD02D3"/>
    <w:rsid w:val="00AD08DF"/>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233D"/>
    <w:rsid w:val="00AE32D3"/>
    <w:rsid w:val="00AE3990"/>
    <w:rsid w:val="00AE3F62"/>
    <w:rsid w:val="00AE53E6"/>
    <w:rsid w:val="00AE5A4C"/>
    <w:rsid w:val="00AE5DF6"/>
    <w:rsid w:val="00AE7C5D"/>
    <w:rsid w:val="00AF0D43"/>
    <w:rsid w:val="00AF15B7"/>
    <w:rsid w:val="00AF26A0"/>
    <w:rsid w:val="00AF2F83"/>
    <w:rsid w:val="00AF3D37"/>
    <w:rsid w:val="00AF3F0E"/>
    <w:rsid w:val="00AF49D4"/>
    <w:rsid w:val="00AF5001"/>
    <w:rsid w:val="00AF591B"/>
    <w:rsid w:val="00AF5BED"/>
    <w:rsid w:val="00AF5DA7"/>
    <w:rsid w:val="00AF60AF"/>
    <w:rsid w:val="00AF62B5"/>
    <w:rsid w:val="00AF6CB1"/>
    <w:rsid w:val="00B004B8"/>
    <w:rsid w:val="00B02074"/>
    <w:rsid w:val="00B02340"/>
    <w:rsid w:val="00B02D38"/>
    <w:rsid w:val="00B041DA"/>
    <w:rsid w:val="00B04C54"/>
    <w:rsid w:val="00B0652D"/>
    <w:rsid w:val="00B06AD8"/>
    <w:rsid w:val="00B075B1"/>
    <w:rsid w:val="00B10BE2"/>
    <w:rsid w:val="00B12222"/>
    <w:rsid w:val="00B12453"/>
    <w:rsid w:val="00B12599"/>
    <w:rsid w:val="00B13F9D"/>
    <w:rsid w:val="00B14154"/>
    <w:rsid w:val="00B151BD"/>
    <w:rsid w:val="00B15933"/>
    <w:rsid w:val="00B16A68"/>
    <w:rsid w:val="00B170A4"/>
    <w:rsid w:val="00B17D54"/>
    <w:rsid w:val="00B212CC"/>
    <w:rsid w:val="00B21924"/>
    <w:rsid w:val="00B22403"/>
    <w:rsid w:val="00B22AA3"/>
    <w:rsid w:val="00B238D2"/>
    <w:rsid w:val="00B24539"/>
    <w:rsid w:val="00B25AB5"/>
    <w:rsid w:val="00B25B25"/>
    <w:rsid w:val="00B26321"/>
    <w:rsid w:val="00B26A41"/>
    <w:rsid w:val="00B26D0E"/>
    <w:rsid w:val="00B319FD"/>
    <w:rsid w:val="00B3423A"/>
    <w:rsid w:val="00B34D72"/>
    <w:rsid w:val="00B351E6"/>
    <w:rsid w:val="00B35340"/>
    <w:rsid w:val="00B35374"/>
    <w:rsid w:val="00B3572B"/>
    <w:rsid w:val="00B366E8"/>
    <w:rsid w:val="00B37376"/>
    <w:rsid w:val="00B376F0"/>
    <w:rsid w:val="00B37CFC"/>
    <w:rsid w:val="00B409CB"/>
    <w:rsid w:val="00B409CD"/>
    <w:rsid w:val="00B426FD"/>
    <w:rsid w:val="00B428E6"/>
    <w:rsid w:val="00B42984"/>
    <w:rsid w:val="00B42FC5"/>
    <w:rsid w:val="00B430A2"/>
    <w:rsid w:val="00B434B7"/>
    <w:rsid w:val="00B44765"/>
    <w:rsid w:val="00B45F7C"/>
    <w:rsid w:val="00B46344"/>
    <w:rsid w:val="00B465AD"/>
    <w:rsid w:val="00B46823"/>
    <w:rsid w:val="00B46A9D"/>
    <w:rsid w:val="00B47B07"/>
    <w:rsid w:val="00B50C73"/>
    <w:rsid w:val="00B5193F"/>
    <w:rsid w:val="00B51E8E"/>
    <w:rsid w:val="00B51FD8"/>
    <w:rsid w:val="00B52197"/>
    <w:rsid w:val="00B525F1"/>
    <w:rsid w:val="00B537AD"/>
    <w:rsid w:val="00B54B91"/>
    <w:rsid w:val="00B54E86"/>
    <w:rsid w:val="00B54EA2"/>
    <w:rsid w:val="00B557AB"/>
    <w:rsid w:val="00B557F3"/>
    <w:rsid w:val="00B56A1D"/>
    <w:rsid w:val="00B57D58"/>
    <w:rsid w:val="00B57D77"/>
    <w:rsid w:val="00B60C6C"/>
    <w:rsid w:val="00B61166"/>
    <w:rsid w:val="00B612F3"/>
    <w:rsid w:val="00B61CD5"/>
    <w:rsid w:val="00B631F7"/>
    <w:rsid w:val="00B63D63"/>
    <w:rsid w:val="00B65148"/>
    <w:rsid w:val="00B65CCA"/>
    <w:rsid w:val="00B65F96"/>
    <w:rsid w:val="00B700BE"/>
    <w:rsid w:val="00B705C3"/>
    <w:rsid w:val="00B70619"/>
    <w:rsid w:val="00B708F9"/>
    <w:rsid w:val="00B7162E"/>
    <w:rsid w:val="00B717D5"/>
    <w:rsid w:val="00B71D9C"/>
    <w:rsid w:val="00B73C05"/>
    <w:rsid w:val="00B751CA"/>
    <w:rsid w:val="00B75CEC"/>
    <w:rsid w:val="00B80CD3"/>
    <w:rsid w:val="00B81101"/>
    <w:rsid w:val="00B81D18"/>
    <w:rsid w:val="00B82FC8"/>
    <w:rsid w:val="00B834C5"/>
    <w:rsid w:val="00B8369E"/>
    <w:rsid w:val="00B83CAC"/>
    <w:rsid w:val="00B83D06"/>
    <w:rsid w:val="00B83D5C"/>
    <w:rsid w:val="00B849B2"/>
    <w:rsid w:val="00B84C59"/>
    <w:rsid w:val="00B8653C"/>
    <w:rsid w:val="00B869D0"/>
    <w:rsid w:val="00B86FCA"/>
    <w:rsid w:val="00B875B6"/>
    <w:rsid w:val="00B87B27"/>
    <w:rsid w:val="00B87B7D"/>
    <w:rsid w:val="00B90C7A"/>
    <w:rsid w:val="00B90F57"/>
    <w:rsid w:val="00B915CF"/>
    <w:rsid w:val="00B924F2"/>
    <w:rsid w:val="00B92530"/>
    <w:rsid w:val="00B927F0"/>
    <w:rsid w:val="00B92E60"/>
    <w:rsid w:val="00B937FD"/>
    <w:rsid w:val="00B93967"/>
    <w:rsid w:val="00B946E5"/>
    <w:rsid w:val="00B94EFB"/>
    <w:rsid w:val="00B956B1"/>
    <w:rsid w:val="00B9577A"/>
    <w:rsid w:val="00B95DA9"/>
    <w:rsid w:val="00BA0B6A"/>
    <w:rsid w:val="00BA1157"/>
    <w:rsid w:val="00BA1340"/>
    <w:rsid w:val="00BA2C59"/>
    <w:rsid w:val="00BA2C6E"/>
    <w:rsid w:val="00BA2DEE"/>
    <w:rsid w:val="00BA4B94"/>
    <w:rsid w:val="00BA5226"/>
    <w:rsid w:val="00BA6A36"/>
    <w:rsid w:val="00BA6AF5"/>
    <w:rsid w:val="00BA7887"/>
    <w:rsid w:val="00BB0E33"/>
    <w:rsid w:val="00BB1765"/>
    <w:rsid w:val="00BB1A10"/>
    <w:rsid w:val="00BB2B11"/>
    <w:rsid w:val="00BB383D"/>
    <w:rsid w:val="00BB443A"/>
    <w:rsid w:val="00BB78C3"/>
    <w:rsid w:val="00BB7E96"/>
    <w:rsid w:val="00BC206A"/>
    <w:rsid w:val="00BC29DB"/>
    <w:rsid w:val="00BC3639"/>
    <w:rsid w:val="00BC701B"/>
    <w:rsid w:val="00BC751B"/>
    <w:rsid w:val="00BC7586"/>
    <w:rsid w:val="00BD0375"/>
    <w:rsid w:val="00BD0AAA"/>
    <w:rsid w:val="00BD0CC8"/>
    <w:rsid w:val="00BD253D"/>
    <w:rsid w:val="00BD28E3"/>
    <w:rsid w:val="00BD2C20"/>
    <w:rsid w:val="00BD3C4C"/>
    <w:rsid w:val="00BD3F5E"/>
    <w:rsid w:val="00BD4E9A"/>
    <w:rsid w:val="00BD522C"/>
    <w:rsid w:val="00BD5978"/>
    <w:rsid w:val="00BD674C"/>
    <w:rsid w:val="00BD68AA"/>
    <w:rsid w:val="00BD7469"/>
    <w:rsid w:val="00BE035B"/>
    <w:rsid w:val="00BE0385"/>
    <w:rsid w:val="00BE0D75"/>
    <w:rsid w:val="00BE21DB"/>
    <w:rsid w:val="00BE2711"/>
    <w:rsid w:val="00BE2774"/>
    <w:rsid w:val="00BE2C03"/>
    <w:rsid w:val="00BE3826"/>
    <w:rsid w:val="00BE4149"/>
    <w:rsid w:val="00BE436B"/>
    <w:rsid w:val="00BE5E01"/>
    <w:rsid w:val="00BE5F0B"/>
    <w:rsid w:val="00BE636D"/>
    <w:rsid w:val="00BF0616"/>
    <w:rsid w:val="00BF1AE4"/>
    <w:rsid w:val="00BF232A"/>
    <w:rsid w:val="00BF32AB"/>
    <w:rsid w:val="00BF39F4"/>
    <w:rsid w:val="00BF3A84"/>
    <w:rsid w:val="00BF3D0C"/>
    <w:rsid w:val="00BF438C"/>
    <w:rsid w:val="00BF4D37"/>
    <w:rsid w:val="00BF6B9D"/>
    <w:rsid w:val="00BF74B9"/>
    <w:rsid w:val="00BF77B8"/>
    <w:rsid w:val="00BF786E"/>
    <w:rsid w:val="00BF7E23"/>
    <w:rsid w:val="00C00C15"/>
    <w:rsid w:val="00C00E54"/>
    <w:rsid w:val="00C038CA"/>
    <w:rsid w:val="00C0434F"/>
    <w:rsid w:val="00C04F41"/>
    <w:rsid w:val="00C0579F"/>
    <w:rsid w:val="00C068BC"/>
    <w:rsid w:val="00C06AF5"/>
    <w:rsid w:val="00C06E11"/>
    <w:rsid w:val="00C07636"/>
    <w:rsid w:val="00C07723"/>
    <w:rsid w:val="00C07CCE"/>
    <w:rsid w:val="00C1157B"/>
    <w:rsid w:val="00C13D8D"/>
    <w:rsid w:val="00C148D3"/>
    <w:rsid w:val="00C14D79"/>
    <w:rsid w:val="00C152B3"/>
    <w:rsid w:val="00C1658A"/>
    <w:rsid w:val="00C16CF9"/>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46EE"/>
    <w:rsid w:val="00C26070"/>
    <w:rsid w:val="00C26229"/>
    <w:rsid w:val="00C265B1"/>
    <w:rsid w:val="00C26E12"/>
    <w:rsid w:val="00C26EB8"/>
    <w:rsid w:val="00C27AE0"/>
    <w:rsid w:val="00C3081D"/>
    <w:rsid w:val="00C3088F"/>
    <w:rsid w:val="00C30D04"/>
    <w:rsid w:val="00C312EE"/>
    <w:rsid w:val="00C31654"/>
    <w:rsid w:val="00C3208D"/>
    <w:rsid w:val="00C333A5"/>
    <w:rsid w:val="00C337A2"/>
    <w:rsid w:val="00C33B85"/>
    <w:rsid w:val="00C345B3"/>
    <w:rsid w:val="00C34755"/>
    <w:rsid w:val="00C34D93"/>
    <w:rsid w:val="00C35C0A"/>
    <w:rsid w:val="00C36118"/>
    <w:rsid w:val="00C37A16"/>
    <w:rsid w:val="00C37E46"/>
    <w:rsid w:val="00C41DC9"/>
    <w:rsid w:val="00C424D4"/>
    <w:rsid w:val="00C42916"/>
    <w:rsid w:val="00C43B9C"/>
    <w:rsid w:val="00C44607"/>
    <w:rsid w:val="00C4522D"/>
    <w:rsid w:val="00C45828"/>
    <w:rsid w:val="00C45A20"/>
    <w:rsid w:val="00C46FE5"/>
    <w:rsid w:val="00C47160"/>
    <w:rsid w:val="00C474C1"/>
    <w:rsid w:val="00C47547"/>
    <w:rsid w:val="00C47587"/>
    <w:rsid w:val="00C5028D"/>
    <w:rsid w:val="00C50AAA"/>
    <w:rsid w:val="00C51138"/>
    <w:rsid w:val="00C51340"/>
    <w:rsid w:val="00C529AC"/>
    <w:rsid w:val="00C53117"/>
    <w:rsid w:val="00C532BD"/>
    <w:rsid w:val="00C53EFA"/>
    <w:rsid w:val="00C5435E"/>
    <w:rsid w:val="00C54BBC"/>
    <w:rsid w:val="00C560A5"/>
    <w:rsid w:val="00C56EB3"/>
    <w:rsid w:val="00C573C4"/>
    <w:rsid w:val="00C6229D"/>
    <w:rsid w:val="00C6263F"/>
    <w:rsid w:val="00C62756"/>
    <w:rsid w:val="00C62D74"/>
    <w:rsid w:val="00C62E9B"/>
    <w:rsid w:val="00C63999"/>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625"/>
    <w:rsid w:val="00C857EE"/>
    <w:rsid w:val="00C85B1A"/>
    <w:rsid w:val="00C85F82"/>
    <w:rsid w:val="00C86240"/>
    <w:rsid w:val="00C87A2E"/>
    <w:rsid w:val="00C901F9"/>
    <w:rsid w:val="00C9069F"/>
    <w:rsid w:val="00C910CE"/>
    <w:rsid w:val="00C91DD8"/>
    <w:rsid w:val="00C9245E"/>
    <w:rsid w:val="00C9246C"/>
    <w:rsid w:val="00C92613"/>
    <w:rsid w:val="00C934AE"/>
    <w:rsid w:val="00C9351D"/>
    <w:rsid w:val="00C94545"/>
    <w:rsid w:val="00C947C8"/>
    <w:rsid w:val="00C95C87"/>
    <w:rsid w:val="00C968E3"/>
    <w:rsid w:val="00C96C94"/>
    <w:rsid w:val="00C97685"/>
    <w:rsid w:val="00C97C9B"/>
    <w:rsid w:val="00CA14F6"/>
    <w:rsid w:val="00CA1CA9"/>
    <w:rsid w:val="00CA1F3A"/>
    <w:rsid w:val="00CA4456"/>
    <w:rsid w:val="00CA4800"/>
    <w:rsid w:val="00CA65E4"/>
    <w:rsid w:val="00CA7B58"/>
    <w:rsid w:val="00CA7D37"/>
    <w:rsid w:val="00CA7DE2"/>
    <w:rsid w:val="00CB0445"/>
    <w:rsid w:val="00CB07AF"/>
    <w:rsid w:val="00CB09D3"/>
    <w:rsid w:val="00CB0CCD"/>
    <w:rsid w:val="00CB10BE"/>
    <w:rsid w:val="00CB1361"/>
    <w:rsid w:val="00CB15FF"/>
    <w:rsid w:val="00CB177C"/>
    <w:rsid w:val="00CB1C49"/>
    <w:rsid w:val="00CB2FF3"/>
    <w:rsid w:val="00CB3426"/>
    <w:rsid w:val="00CB3D35"/>
    <w:rsid w:val="00CB43DA"/>
    <w:rsid w:val="00CB5083"/>
    <w:rsid w:val="00CB5516"/>
    <w:rsid w:val="00CB5565"/>
    <w:rsid w:val="00CB5ABD"/>
    <w:rsid w:val="00CB6290"/>
    <w:rsid w:val="00CB635F"/>
    <w:rsid w:val="00CB66BA"/>
    <w:rsid w:val="00CB678B"/>
    <w:rsid w:val="00CB7704"/>
    <w:rsid w:val="00CB7EB3"/>
    <w:rsid w:val="00CC12AD"/>
    <w:rsid w:val="00CC32A6"/>
    <w:rsid w:val="00CC3963"/>
    <w:rsid w:val="00CC4C0C"/>
    <w:rsid w:val="00CC706B"/>
    <w:rsid w:val="00CC737A"/>
    <w:rsid w:val="00CC7413"/>
    <w:rsid w:val="00CC7583"/>
    <w:rsid w:val="00CD0923"/>
    <w:rsid w:val="00CD15E8"/>
    <w:rsid w:val="00CD17FE"/>
    <w:rsid w:val="00CD2614"/>
    <w:rsid w:val="00CD4409"/>
    <w:rsid w:val="00CD46ED"/>
    <w:rsid w:val="00CD4C4B"/>
    <w:rsid w:val="00CD5162"/>
    <w:rsid w:val="00CD5B3F"/>
    <w:rsid w:val="00CD6CF6"/>
    <w:rsid w:val="00CD792E"/>
    <w:rsid w:val="00CE00BA"/>
    <w:rsid w:val="00CE09FC"/>
    <w:rsid w:val="00CE1499"/>
    <w:rsid w:val="00CE1969"/>
    <w:rsid w:val="00CE1B22"/>
    <w:rsid w:val="00CE22CE"/>
    <w:rsid w:val="00CE27DB"/>
    <w:rsid w:val="00CE385B"/>
    <w:rsid w:val="00CE4E5F"/>
    <w:rsid w:val="00CE5782"/>
    <w:rsid w:val="00CE585F"/>
    <w:rsid w:val="00CE5DE3"/>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2EE"/>
    <w:rsid w:val="00CF4919"/>
    <w:rsid w:val="00CF505A"/>
    <w:rsid w:val="00CF59B1"/>
    <w:rsid w:val="00CF639A"/>
    <w:rsid w:val="00CF64E2"/>
    <w:rsid w:val="00CF7A23"/>
    <w:rsid w:val="00CF7BC6"/>
    <w:rsid w:val="00CF7EE2"/>
    <w:rsid w:val="00CF7EF1"/>
    <w:rsid w:val="00D00608"/>
    <w:rsid w:val="00D00ADA"/>
    <w:rsid w:val="00D016EA"/>
    <w:rsid w:val="00D0245E"/>
    <w:rsid w:val="00D026C1"/>
    <w:rsid w:val="00D03232"/>
    <w:rsid w:val="00D032B8"/>
    <w:rsid w:val="00D0382C"/>
    <w:rsid w:val="00D0451B"/>
    <w:rsid w:val="00D05151"/>
    <w:rsid w:val="00D05639"/>
    <w:rsid w:val="00D0624F"/>
    <w:rsid w:val="00D06826"/>
    <w:rsid w:val="00D0683B"/>
    <w:rsid w:val="00D06DAD"/>
    <w:rsid w:val="00D07446"/>
    <w:rsid w:val="00D074F7"/>
    <w:rsid w:val="00D079D8"/>
    <w:rsid w:val="00D10856"/>
    <w:rsid w:val="00D10997"/>
    <w:rsid w:val="00D10EB4"/>
    <w:rsid w:val="00D123E9"/>
    <w:rsid w:val="00D12573"/>
    <w:rsid w:val="00D1370E"/>
    <w:rsid w:val="00D14235"/>
    <w:rsid w:val="00D153FE"/>
    <w:rsid w:val="00D1574B"/>
    <w:rsid w:val="00D16883"/>
    <w:rsid w:val="00D16D7A"/>
    <w:rsid w:val="00D1737A"/>
    <w:rsid w:val="00D17E47"/>
    <w:rsid w:val="00D21B14"/>
    <w:rsid w:val="00D21CAA"/>
    <w:rsid w:val="00D21EAF"/>
    <w:rsid w:val="00D227A1"/>
    <w:rsid w:val="00D2330D"/>
    <w:rsid w:val="00D246C8"/>
    <w:rsid w:val="00D2584F"/>
    <w:rsid w:val="00D261CF"/>
    <w:rsid w:val="00D27941"/>
    <w:rsid w:val="00D310AA"/>
    <w:rsid w:val="00D313E7"/>
    <w:rsid w:val="00D32675"/>
    <w:rsid w:val="00D326A2"/>
    <w:rsid w:val="00D32A18"/>
    <w:rsid w:val="00D33A09"/>
    <w:rsid w:val="00D33F86"/>
    <w:rsid w:val="00D34328"/>
    <w:rsid w:val="00D34DB3"/>
    <w:rsid w:val="00D35D4D"/>
    <w:rsid w:val="00D3662F"/>
    <w:rsid w:val="00D366D5"/>
    <w:rsid w:val="00D3706C"/>
    <w:rsid w:val="00D3797C"/>
    <w:rsid w:val="00D40ACE"/>
    <w:rsid w:val="00D41048"/>
    <w:rsid w:val="00D41695"/>
    <w:rsid w:val="00D41F2B"/>
    <w:rsid w:val="00D42E9D"/>
    <w:rsid w:val="00D43D29"/>
    <w:rsid w:val="00D43DB4"/>
    <w:rsid w:val="00D44163"/>
    <w:rsid w:val="00D44A88"/>
    <w:rsid w:val="00D44AA3"/>
    <w:rsid w:val="00D44B12"/>
    <w:rsid w:val="00D44E06"/>
    <w:rsid w:val="00D47106"/>
    <w:rsid w:val="00D4776D"/>
    <w:rsid w:val="00D47A00"/>
    <w:rsid w:val="00D509B7"/>
    <w:rsid w:val="00D50E40"/>
    <w:rsid w:val="00D51F0C"/>
    <w:rsid w:val="00D52BFD"/>
    <w:rsid w:val="00D53AEC"/>
    <w:rsid w:val="00D5518C"/>
    <w:rsid w:val="00D55514"/>
    <w:rsid w:val="00D60158"/>
    <w:rsid w:val="00D607F6"/>
    <w:rsid w:val="00D609F0"/>
    <w:rsid w:val="00D60D0A"/>
    <w:rsid w:val="00D6172C"/>
    <w:rsid w:val="00D62D06"/>
    <w:rsid w:val="00D62F46"/>
    <w:rsid w:val="00D62F55"/>
    <w:rsid w:val="00D64C68"/>
    <w:rsid w:val="00D67DBA"/>
    <w:rsid w:val="00D7194E"/>
    <w:rsid w:val="00D71EFF"/>
    <w:rsid w:val="00D72DAF"/>
    <w:rsid w:val="00D749C5"/>
    <w:rsid w:val="00D749FB"/>
    <w:rsid w:val="00D74B69"/>
    <w:rsid w:val="00D752B4"/>
    <w:rsid w:val="00D75609"/>
    <w:rsid w:val="00D76017"/>
    <w:rsid w:val="00D7658E"/>
    <w:rsid w:val="00D77207"/>
    <w:rsid w:val="00D777A5"/>
    <w:rsid w:val="00D77836"/>
    <w:rsid w:val="00D77B45"/>
    <w:rsid w:val="00D77EA3"/>
    <w:rsid w:val="00D809B5"/>
    <w:rsid w:val="00D80DB1"/>
    <w:rsid w:val="00D83123"/>
    <w:rsid w:val="00D833D2"/>
    <w:rsid w:val="00D83A8B"/>
    <w:rsid w:val="00D8481F"/>
    <w:rsid w:val="00D84E0F"/>
    <w:rsid w:val="00D85C11"/>
    <w:rsid w:val="00D873A4"/>
    <w:rsid w:val="00D9030C"/>
    <w:rsid w:val="00D90BA4"/>
    <w:rsid w:val="00D92301"/>
    <w:rsid w:val="00D92D22"/>
    <w:rsid w:val="00D92DB1"/>
    <w:rsid w:val="00D93325"/>
    <w:rsid w:val="00D93821"/>
    <w:rsid w:val="00D942E4"/>
    <w:rsid w:val="00D94FB6"/>
    <w:rsid w:val="00D95065"/>
    <w:rsid w:val="00D952B3"/>
    <w:rsid w:val="00D95A06"/>
    <w:rsid w:val="00D95D96"/>
    <w:rsid w:val="00D96556"/>
    <w:rsid w:val="00D966E8"/>
    <w:rsid w:val="00D96E41"/>
    <w:rsid w:val="00D96F3E"/>
    <w:rsid w:val="00D9741D"/>
    <w:rsid w:val="00D97707"/>
    <w:rsid w:val="00DA06DD"/>
    <w:rsid w:val="00DA2366"/>
    <w:rsid w:val="00DA2DBD"/>
    <w:rsid w:val="00DA3C0D"/>
    <w:rsid w:val="00DA4DC0"/>
    <w:rsid w:val="00DA5A30"/>
    <w:rsid w:val="00DA6834"/>
    <w:rsid w:val="00DA68A5"/>
    <w:rsid w:val="00DA6D76"/>
    <w:rsid w:val="00DB042A"/>
    <w:rsid w:val="00DB0719"/>
    <w:rsid w:val="00DB077A"/>
    <w:rsid w:val="00DB07C1"/>
    <w:rsid w:val="00DB08D7"/>
    <w:rsid w:val="00DB0C5E"/>
    <w:rsid w:val="00DB1818"/>
    <w:rsid w:val="00DB19F4"/>
    <w:rsid w:val="00DB1F25"/>
    <w:rsid w:val="00DB235F"/>
    <w:rsid w:val="00DB4D1B"/>
    <w:rsid w:val="00DB602A"/>
    <w:rsid w:val="00DB6D56"/>
    <w:rsid w:val="00DB78C3"/>
    <w:rsid w:val="00DB7DEA"/>
    <w:rsid w:val="00DC021D"/>
    <w:rsid w:val="00DC0745"/>
    <w:rsid w:val="00DC23EF"/>
    <w:rsid w:val="00DC26C8"/>
    <w:rsid w:val="00DC2837"/>
    <w:rsid w:val="00DC3221"/>
    <w:rsid w:val="00DC36FC"/>
    <w:rsid w:val="00DC4615"/>
    <w:rsid w:val="00DC493E"/>
    <w:rsid w:val="00DC5C66"/>
    <w:rsid w:val="00DC6F39"/>
    <w:rsid w:val="00DD02EE"/>
    <w:rsid w:val="00DD0451"/>
    <w:rsid w:val="00DD06ED"/>
    <w:rsid w:val="00DD0E79"/>
    <w:rsid w:val="00DD3950"/>
    <w:rsid w:val="00DD4556"/>
    <w:rsid w:val="00DD50C9"/>
    <w:rsid w:val="00DD5452"/>
    <w:rsid w:val="00DD56C9"/>
    <w:rsid w:val="00DD5C41"/>
    <w:rsid w:val="00DD5FF1"/>
    <w:rsid w:val="00DD77B4"/>
    <w:rsid w:val="00DD79DB"/>
    <w:rsid w:val="00DE0993"/>
    <w:rsid w:val="00DE10A1"/>
    <w:rsid w:val="00DE12E2"/>
    <w:rsid w:val="00DE182F"/>
    <w:rsid w:val="00DE1D9D"/>
    <w:rsid w:val="00DE2930"/>
    <w:rsid w:val="00DE3402"/>
    <w:rsid w:val="00DE462E"/>
    <w:rsid w:val="00DE5867"/>
    <w:rsid w:val="00DE66A8"/>
    <w:rsid w:val="00DE6965"/>
    <w:rsid w:val="00DE752A"/>
    <w:rsid w:val="00DE7DC9"/>
    <w:rsid w:val="00DE7E87"/>
    <w:rsid w:val="00DF1861"/>
    <w:rsid w:val="00DF1C7E"/>
    <w:rsid w:val="00DF307A"/>
    <w:rsid w:val="00DF3B3C"/>
    <w:rsid w:val="00DF441A"/>
    <w:rsid w:val="00DF497A"/>
    <w:rsid w:val="00DF52F5"/>
    <w:rsid w:val="00DF60C5"/>
    <w:rsid w:val="00DF6BD6"/>
    <w:rsid w:val="00DF7354"/>
    <w:rsid w:val="00DF7790"/>
    <w:rsid w:val="00DF7851"/>
    <w:rsid w:val="00E00A1F"/>
    <w:rsid w:val="00E00A73"/>
    <w:rsid w:val="00E011F0"/>
    <w:rsid w:val="00E026E0"/>
    <w:rsid w:val="00E028B5"/>
    <w:rsid w:val="00E04833"/>
    <w:rsid w:val="00E04976"/>
    <w:rsid w:val="00E04C65"/>
    <w:rsid w:val="00E056FD"/>
    <w:rsid w:val="00E07A3E"/>
    <w:rsid w:val="00E10B6C"/>
    <w:rsid w:val="00E11899"/>
    <w:rsid w:val="00E11A05"/>
    <w:rsid w:val="00E11ABF"/>
    <w:rsid w:val="00E11C83"/>
    <w:rsid w:val="00E11F89"/>
    <w:rsid w:val="00E12DF2"/>
    <w:rsid w:val="00E14057"/>
    <w:rsid w:val="00E151D8"/>
    <w:rsid w:val="00E20B71"/>
    <w:rsid w:val="00E21338"/>
    <w:rsid w:val="00E2191C"/>
    <w:rsid w:val="00E22278"/>
    <w:rsid w:val="00E22EE6"/>
    <w:rsid w:val="00E23408"/>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3DA9"/>
    <w:rsid w:val="00E34F9E"/>
    <w:rsid w:val="00E35BCB"/>
    <w:rsid w:val="00E36312"/>
    <w:rsid w:val="00E36986"/>
    <w:rsid w:val="00E36BE5"/>
    <w:rsid w:val="00E372C4"/>
    <w:rsid w:val="00E37516"/>
    <w:rsid w:val="00E37F61"/>
    <w:rsid w:val="00E4125F"/>
    <w:rsid w:val="00E41281"/>
    <w:rsid w:val="00E4134F"/>
    <w:rsid w:val="00E41C4D"/>
    <w:rsid w:val="00E42A79"/>
    <w:rsid w:val="00E4313C"/>
    <w:rsid w:val="00E43333"/>
    <w:rsid w:val="00E434CF"/>
    <w:rsid w:val="00E43623"/>
    <w:rsid w:val="00E4370A"/>
    <w:rsid w:val="00E441AC"/>
    <w:rsid w:val="00E4588E"/>
    <w:rsid w:val="00E45A6B"/>
    <w:rsid w:val="00E45D72"/>
    <w:rsid w:val="00E46868"/>
    <w:rsid w:val="00E47455"/>
    <w:rsid w:val="00E47E57"/>
    <w:rsid w:val="00E5080B"/>
    <w:rsid w:val="00E5084E"/>
    <w:rsid w:val="00E50EB8"/>
    <w:rsid w:val="00E52130"/>
    <w:rsid w:val="00E528C6"/>
    <w:rsid w:val="00E52C6F"/>
    <w:rsid w:val="00E53EA9"/>
    <w:rsid w:val="00E54276"/>
    <w:rsid w:val="00E5471F"/>
    <w:rsid w:val="00E549D7"/>
    <w:rsid w:val="00E54CFB"/>
    <w:rsid w:val="00E55EED"/>
    <w:rsid w:val="00E604A1"/>
    <w:rsid w:val="00E60869"/>
    <w:rsid w:val="00E617DB"/>
    <w:rsid w:val="00E61851"/>
    <w:rsid w:val="00E622AF"/>
    <w:rsid w:val="00E622C2"/>
    <w:rsid w:val="00E639D6"/>
    <w:rsid w:val="00E640F6"/>
    <w:rsid w:val="00E64178"/>
    <w:rsid w:val="00E645A2"/>
    <w:rsid w:val="00E6470D"/>
    <w:rsid w:val="00E64CCB"/>
    <w:rsid w:val="00E668D6"/>
    <w:rsid w:val="00E669EC"/>
    <w:rsid w:val="00E6712A"/>
    <w:rsid w:val="00E6716E"/>
    <w:rsid w:val="00E70231"/>
    <w:rsid w:val="00E702E1"/>
    <w:rsid w:val="00E70BCF"/>
    <w:rsid w:val="00E71969"/>
    <w:rsid w:val="00E7239A"/>
    <w:rsid w:val="00E7267F"/>
    <w:rsid w:val="00E73A8E"/>
    <w:rsid w:val="00E73BF2"/>
    <w:rsid w:val="00E75935"/>
    <w:rsid w:val="00E75AD4"/>
    <w:rsid w:val="00E75ECF"/>
    <w:rsid w:val="00E7650F"/>
    <w:rsid w:val="00E77925"/>
    <w:rsid w:val="00E80523"/>
    <w:rsid w:val="00E8071A"/>
    <w:rsid w:val="00E81743"/>
    <w:rsid w:val="00E826F8"/>
    <w:rsid w:val="00E84CCE"/>
    <w:rsid w:val="00E86135"/>
    <w:rsid w:val="00E87CD1"/>
    <w:rsid w:val="00E87D16"/>
    <w:rsid w:val="00E903B4"/>
    <w:rsid w:val="00E9075B"/>
    <w:rsid w:val="00E9193E"/>
    <w:rsid w:val="00E91DF4"/>
    <w:rsid w:val="00E92261"/>
    <w:rsid w:val="00E922DE"/>
    <w:rsid w:val="00E92660"/>
    <w:rsid w:val="00E92E5A"/>
    <w:rsid w:val="00E93E99"/>
    <w:rsid w:val="00E93EAF"/>
    <w:rsid w:val="00E944D0"/>
    <w:rsid w:val="00E95B32"/>
    <w:rsid w:val="00E963B2"/>
    <w:rsid w:val="00E9657F"/>
    <w:rsid w:val="00E975C2"/>
    <w:rsid w:val="00EA072B"/>
    <w:rsid w:val="00EA072C"/>
    <w:rsid w:val="00EA225F"/>
    <w:rsid w:val="00EA28AE"/>
    <w:rsid w:val="00EA2DF8"/>
    <w:rsid w:val="00EA30DE"/>
    <w:rsid w:val="00EA3703"/>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40"/>
    <w:rsid w:val="00EB4180"/>
    <w:rsid w:val="00EB451E"/>
    <w:rsid w:val="00EB499E"/>
    <w:rsid w:val="00EB4B4C"/>
    <w:rsid w:val="00EB4E3D"/>
    <w:rsid w:val="00EB5B8E"/>
    <w:rsid w:val="00EB5BE1"/>
    <w:rsid w:val="00EB5E9B"/>
    <w:rsid w:val="00EB7486"/>
    <w:rsid w:val="00EB751C"/>
    <w:rsid w:val="00EC0641"/>
    <w:rsid w:val="00EC17D1"/>
    <w:rsid w:val="00EC1A4F"/>
    <w:rsid w:val="00EC1F16"/>
    <w:rsid w:val="00EC2D90"/>
    <w:rsid w:val="00EC4B15"/>
    <w:rsid w:val="00EC4E53"/>
    <w:rsid w:val="00EC52DF"/>
    <w:rsid w:val="00EC544F"/>
    <w:rsid w:val="00EC5D9F"/>
    <w:rsid w:val="00EC6144"/>
    <w:rsid w:val="00EC6306"/>
    <w:rsid w:val="00EC733D"/>
    <w:rsid w:val="00EC795E"/>
    <w:rsid w:val="00ED0467"/>
    <w:rsid w:val="00ED0A17"/>
    <w:rsid w:val="00ED12B2"/>
    <w:rsid w:val="00ED143B"/>
    <w:rsid w:val="00ED163C"/>
    <w:rsid w:val="00ED3604"/>
    <w:rsid w:val="00ED3797"/>
    <w:rsid w:val="00ED5457"/>
    <w:rsid w:val="00ED5781"/>
    <w:rsid w:val="00ED5D64"/>
    <w:rsid w:val="00ED650C"/>
    <w:rsid w:val="00ED692B"/>
    <w:rsid w:val="00ED785E"/>
    <w:rsid w:val="00ED78FA"/>
    <w:rsid w:val="00ED7E06"/>
    <w:rsid w:val="00EE0D04"/>
    <w:rsid w:val="00EE2BEC"/>
    <w:rsid w:val="00EE418C"/>
    <w:rsid w:val="00EE4380"/>
    <w:rsid w:val="00EE5368"/>
    <w:rsid w:val="00EE718E"/>
    <w:rsid w:val="00EF13C9"/>
    <w:rsid w:val="00EF3422"/>
    <w:rsid w:val="00EF48F7"/>
    <w:rsid w:val="00EF606A"/>
    <w:rsid w:val="00EF6BA3"/>
    <w:rsid w:val="00EF7F9C"/>
    <w:rsid w:val="00F0054E"/>
    <w:rsid w:val="00F00863"/>
    <w:rsid w:val="00F00AD8"/>
    <w:rsid w:val="00F01BDB"/>
    <w:rsid w:val="00F02BDA"/>
    <w:rsid w:val="00F03737"/>
    <w:rsid w:val="00F0481D"/>
    <w:rsid w:val="00F04F40"/>
    <w:rsid w:val="00F05682"/>
    <w:rsid w:val="00F05B28"/>
    <w:rsid w:val="00F06044"/>
    <w:rsid w:val="00F06242"/>
    <w:rsid w:val="00F06E2A"/>
    <w:rsid w:val="00F07496"/>
    <w:rsid w:val="00F109C5"/>
    <w:rsid w:val="00F10AF0"/>
    <w:rsid w:val="00F10B14"/>
    <w:rsid w:val="00F117CA"/>
    <w:rsid w:val="00F1265A"/>
    <w:rsid w:val="00F12BEF"/>
    <w:rsid w:val="00F1400A"/>
    <w:rsid w:val="00F14235"/>
    <w:rsid w:val="00F14632"/>
    <w:rsid w:val="00F14C11"/>
    <w:rsid w:val="00F151F3"/>
    <w:rsid w:val="00F15F6E"/>
    <w:rsid w:val="00F17F54"/>
    <w:rsid w:val="00F220E1"/>
    <w:rsid w:val="00F2336F"/>
    <w:rsid w:val="00F23432"/>
    <w:rsid w:val="00F23EA0"/>
    <w:rsid w:val="00F256A8"/>
    <w:rsid w:val="00F2654D"/>
    <w:rsid w:val="00F26D8A"/>
    <w:rsid w:val="00F313C3"/>
    <w:rsid w:val="00F31666"/>
    <w:rsid w:val="00F322F9"/>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26C8"/>
    <w:rsid w:val="00F42B55"/>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570DC"/>
    <w:rsid w:val="00F6000D"/>
    <w:rsid w:val="00F62359"/>
    <w:rsid w:val="00F62A28"/>
    <w:rsid w:val="00F62CE9"/>
    <w:rsid w:val="00F639C4"/>
    <w:rsid w:val="00F647DA"/>
    <w:rsid w:val="00F650C7"/>
    <w:rsid w:val="00F6571F"/>
    <w:rsid w:val="00F6637C"/>
    <w:rsid w:val="00F66BBE"/>
    <w:rsid w:val="00F679C7"/>
    <w:rsid w:val="00F67BC6"/>
    <w:rsid w:val="00F67E15"/>
    <w:rsid w:val="00F70004"/>
    <w:rsid w:val="00F70C2B"/>
    <w:rsid w:val="00F7111F"/>
    <w:rsid w:val="00F71747"/>
    <w:rsid w:val="00F7189A"/>
    <w:rsid w:val="00F71D6D"/>
    <w:rsid w:val="00F71DDD"/>
    <w:rsid w:val="00F7217F"/>
    <w:rsid w:val="00F721A6"/>
    <w:rsid w:val="00F72322"/>
    <w:rsid w:val="00F72754"/>
    <w:rsid w:val="00F7325E"/>
    <w:rsid w:val="00F7556C"/>
    <w:rsid w:val="00F76FD0"/>
    <w:rsid w:val="00F7742E"/>
    <w:rsid w:val="00F80E57"/>
    <w:rsid w:val="00F810F7"/>
    <w:rsid w:val="00F82437"/>
    <w:rsid w:val="00F832C3"/>
    <w:rsid w:val="00F852B2"/>
    <w:rsid w:val="00F85681"/>
    <w:rsid w:val="00F915FD"/>
    <w:rsid w:val="00F92397"/>
    <w:rsid w:val="00F92E86"/>
    <w:rsid w:val="00F9311E"/>
    <w:rsid w:val="00F95A63"/>
    <w:rsid w:val="00FA0B23"/>
    <w:rsid w:val="00FA0F77"/>
    <w:rsid w:val="00FA12CF"/>
    <w:rsid w:val="00FA3098"/>
    <w:rsid w:val="00FA31C7"/>
    <w:rsid w:val="00FA3A60"/>
    <w:rsid w:val="00FA47E2"/>
    <w:rsid w:val="00FA57E6"/>
    <w:rsid w:val="00FA5BAF"/>
    <w:rsid w:val="00FA69F7"/>
    <w:rsid w:val="00FA781F"/>
    <w:rsid w:val="00FB090F"/>
    <w:rsid w:val="00FB105D"/>
    <w:rsid w:val="00FB1BB1"/>
    <w:rsid w:val="00FB211C"/>
    <w:rsid w:val="00FB245E"/>
    <w:rsid w:val="00FB2618"/>
    <w:rsid w:val="00FB37CC"/>
    <w:rsid w:val="00FB3F03"/>
    <w:rsid w:val="00FB4322"/>
    <w:rsid w:val="00FB4B05"/>
    <w:rsid w:val="00FB60F3"/>
    <w:rsid w:val="00FB68E0"/>
    <w:rsid w:val="00FB6E2D"/>
    <w:rsid w:val="00FC0413"/>
    <w:rsid w:val="00FC0552"/>
    <w:rsid w:val="00FC2154"/>
    <w:rsid w:val="00FC217F"/>
    <w:rsid w:val="00FC2A51"/>
    <w:rsid w:val="00FC2D0A"/>
    <w:rsid w:val="00FC3DDD"/>
    <w:rsid w:val="00FC41AF"/>
    <w:rsid w:val="00FC4ABF"/>
    <w:rsid w:val="00FC57D8"/>
    <w:rsid w:val="00FC6916"/>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5C3"/>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476072120">
      <w:bodyDiv w:val="1"/>
      <w:marLeft w:val="0"/>
      <w:marRight w:val="0"/>
      <w:marTop w:val="0"/>
      <w:marBottom w:val="0"/>
      <w:divBdr>
        <w:top w:val="none" w:sz="0" w:space="0" w:color="auto"/>
        <w:left w:val="none" w:sz="0" w:space="0" w:color="auto"/>
        <w:bottom w:val="none" w:sz="0" w:space="0" w:color="auto"/>
        <w:right w:val="none" w:sz="0" w:space="0" w:color="auto"/>
      </w:divBdr>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gi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49.jpeg"/><Relationship Id="rId19" Type="http://schemas.openxmlformats.org/officeDocument/2006/relationships/image" Target="media/image7.gif"/><Relationship Id="rId14" Type="http://schemas.openxmlformats.org/officeDocument/2006/relationships/comments" Target="comments.xml"/><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notes" Target="footnotes.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gi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webSettings" Target="webSetting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29</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14</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15</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16</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17</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18</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19</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24</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25</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20</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21</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22</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23</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50</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47</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48</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34</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46</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54</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61</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26</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40</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36</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37</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42</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53</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55</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60</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39</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32</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72</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58</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31</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57</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56</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73</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38</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74</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52</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33</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62</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65</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75</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69</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71</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76</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30</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51</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77</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27</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28</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43</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44</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49</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70</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13</b:RefOrder>
  </b:Source>
  <b:Source>
    <b:Tag>Mat</b:Tag>
    <b:SourceType>JournalArticle</b:SourceType>
    <b:Guid>{BC5BCCE7-EF1E-4E62-999B-B200ECF410D3}</b:Guid>
    <b:Title>International urban systems and air passenger and cargo flows: some calculations</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AVI</b:Tag>
    <b:SourceType>DocumentFromInternetSite</b:SourceType>
    <b:Guid>{AE86F364-2819-48A7-9C69-42AFB419072A}</b:Guid>
    <b:Title>AVDS - Aviator Visual Design Simulator</b:Title>
    <b:Author>
      <b:Author>
        <b:Corporate>Rasmussen Simulation Technologies Limited</b:Corporate>
      </b:Author>
    </b:Author>
    <b:Year>2011</b:Year>
    <b:YearAccessed>2011</b:YearAccessed>
    <b:MonthAccessed>Septiembre</b:MonthAccessed>
    <b:DayAccessed>1</b:DayAccessed>
    <b:URL>http://www.rassimtech.com/index.php?option=com_content&amp;view=article&amp;id=2&amp;Itemid=3</b:URL>
    <b:RefOrder>45</b:RefOrder>
  </b:Source>
  <b:Source>
    <b:Tag>Air05</b:Tag>
    <b:SourceType>InternetSite</b:SourceType>
    <b:Guid>{41CA2DBC-01E7-473F-8288-8AF944AEABC1}</b:Guid>
    <b:Title>A320 airplane characteristics for airport planning</b:Title>
    <b:Author>
      <b:Author>
        <b:Corporate>Airbus S.A.S. Customer Services</b:Corporate>
      </b:Author>
    </b:Author>
    <b:YearAccessed>2011</b:YearAccessed>
    <b:MonthAccessed>September</b:MonthAccessed>
    <b:DayAccessed>1</b:DayAccessed>
    <b:URL>http://www.airbus.com/support/maintenance-engineering/technical-data/aircraft-characteristics/</b:URL>
    <b:RefOrder>64</b:RefOrder>
  </b:Source>
  <b:Source>
    <b:Tag>Mac10</b:Tag>
    <b:SourceType>JournalArticle</b:SourceType>
    <b:Guid>{674AA7BB-01FF-4638-A57F-512536B2B89D}</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68</b:RefOrder>
  </b:Source>
  <b:Source>
    <b:Tag>MarcadorDePosición1</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xmlns:b="http://schemas.openxmlformats.org/officeDocument/2006/bibliography">
    <b:Tag>Wei05</b:Tag>
    <b:SourceType>Report</b:SourceType>
    <b:Guid>{A178EE36-B5BE-427E-9E64-45D7D3DE191B}</b:Guid>
    <b:Title>Safety Considerations for Unmanned Aerial Vehicles in the National Airspace System</b:Title>
    <b:Year>2005</b:Year>
    <b:Author>
      <b:Author>
        <b:NameList>
          <b:Person>
            <b:Last>Weibel</b:Last>
            <b:First>R.</b:First>
            <b:Middle>E.</b:Middle>
          </b:Person>
          <b:Person>
            <b:Last>Hansman</b:Last>
            <b:First>J.</b:First>
            <b:Middle>R.</b:Middle>
          </b:Person>
        </b:NameList>
      </b:Author>
    </b:Author>
    <b:Department>MIT International Center for Air Transportation</b:Department>
    <b:ShortTitle>Report No. ICAT-2005-1</b:ShortTitle>
    <b:RefOrder>78</b:RefOrder>
  </b:Source>
  <b:Source>
    <b:Tag>Gok03</b:Tag>
    <b:SourceType>ConferenceProceedings</b:SourceType>
    <b:Guid>{BD2A5E49-60D7-4DB1-9DAA-EE75388BD8D9}</b:Guid>
    <b:Author>
      <b:Author>
        <b:NameList>
          <b:Person>
            <b:Last>Goktogan</b:Last>
            <b:First>A.</b:First>
          </b:Person>
          <b:Person>
            <b:Last>Nettleton</b:Last>
            <b:First>E.</b:First>
          </b:Person>
          <b:Person>
            <b:Last>Ridley</b:Last>
            <b:First>M.</b:First>
          </b:Person>
          <b:Person>
            <b:Last>Sukkarieh</b:Last>
            <b:First>S.</b:First>
          </b:Person>
        </b:NameList>
      </b:Author>
    </b:Author>
    <b:Title>Real Time Multi-UAV Simulator</b:Title>
    <b:Year>2003</b:Year>
    <b:City>Taiwan,</b:City>
    <b:ConferenceName>IEEE International Conference on Robotics &amp; Automation, Taipe</b:ConferenceName>
    <b:RefOrder>59</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29</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14</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15</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16</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17</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18</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19</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24</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25</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20</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21</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22</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23</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50</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47</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48</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34</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46</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54</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61</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26</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40</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36</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37</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42</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53</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55</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60</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39</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32</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72</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58</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31</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57</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56</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73</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38</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74</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52</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33</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62</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65</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75</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69</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71</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76</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30</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51</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77</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27</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28</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43</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44</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49</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70</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13</b:RefOrder>
  </b:Source>
  <b:Source>
    <b:Tag>Mat</b:Tag>
    <b:SourceType>JournalArticle</b:SourceType>
    <b:Guid>{BC5BCCE7-EF1E-4E62-999B-B200ECF410D3}</b:Guid>
    <b:Title>International urban systems and air passenger and cargo flows: some calculations</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AVI</b:Tag>
    <b:SourceType>DocumentFromInternetSite</b:SourceType>
    <b:Guid>{AE86F364-2819-48A7-9C69-42AFB419072A}</b:Guid>
    <b:Title>AVDS - Aviator Visual Design Simulator</b:Title>
    <b:Author>
      <b:Author>
        <b:Corporate>Rasmussen Simulation Technologies Limited</b:Corporate>
      </b:Author>
    </b:Author>
    <b:Year>2011</b:Year>
    <b:YearAccessed>2011</b:YearAccessed>
    <b:MonthAccessed>Septiembre</b:MonthAccessed>
    <b:DayAccessed>1</b:DayAccessed>
    <b:URL>http://www.rassimtech.com/index.php?option=com_content&amp;view=article&amp;id=2&amp;Itemid=3</b:URL>
    <b:RefOrder>45</b:RefOrder>
  </b:Source>
  <b:Source>
    <b:Tag>Air05</b:Tag>
    <b:SourceType>InternetSite</b:SourceType>
    <b:Guid>{41CA2DBC-01E7-473F-8288-8AF944AEABC1}</b:Guid>
    <b:Title>A320 airplane characteristics for airport planning</b:Title>
    <b:Author>
      <b:Author>
        <b:Corporate>Airbus S.A.S. Customer Services</b:Corporate>
      </b:Author>
    </b:Author>
    <b:YearAccessed>2011</b:YearAccessed>
    <b:MonthAccessed>September</b:MonthAccessed>
    <b:DayAccessed>1</b:DayAccessed>
    <b:URL>http://www.airbus.com/support/maintenance-engineering/technical-data/aircraft-characteristics/</b:URL>
    <b:RefOrder>64</b:RefOrder>
  </b:Source>
  <b:Source>
    <b:Tag>Mac10</b:Tag>
    <b:SourceType>JournalArticle</b:SourceType>
    <b:Guid>{674AA7BB-01FF-4638-A57F-512536B2B89D}</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68</b:RefOrder>
  </b:Source>
  <b:Source>
    <b:Tag>MarcadorDePosición1</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xmlns:b="http://schemas.openxmlformats.org/officeDocument/2006/bibliography">
    <b:Tag>Wei05</b:Tag>
    <b:SourceType>Report</b:SourceType>
    <b:Guid>{A178EE36-B5BE-427E-9E64-45D7D3DE191B}</b:Guid>
    <b:Title>Safety Considerations for Unmanned Aerial Vehicles in the National Airspace System</b:Title>
    <b:Year>2005</b:Year>
    <b:Author>
      <b:Author>
        <b:NameList>
          <b:Person>
            <b:Last>Weibel</b:Last>
            <b:First>R.</b:First>
            <b:Middle>E.</b:Middle>
          </b:Person>
          <b:Person>
            <b:Last>Hansman</b:Last>
            <b:First>J.</b:First>
            <b:Middle>R.</b:Middle>
          </b:Person>
        </b:NameList>
      </b:Author>
    </b:Author>
    <b:Department>MIT International Center for Air Transportation</b:Department>
    <b:ShortTitle>Report No. ICAT-2005-1</b:ShortTitle>
    <b:RefOrder>78</b:RefOrder>
  </b:Source>
  <b:Source>
    <b:Tag>Gok03</b:Tag>
    <b:SourceType>ConferenceProceedings</b:SourceType>
    <b:Guid>{BD2A5E49-60D7-4DB1-9DAA-EE75388BD8D9}</b:Guid>
    <b:Author>
      <b:Author>
        <b:NameList>
          <b:Person>
            <b:Last>Goktogan</b:Last>
            <b:First>A.</b:First>
          </b:Person>
          <b:Person>
            <b:Last>Nettleton</b:Last>
            <b:First>E.</b:First>
          </b:Person>
          <b:Person>
            <b:Last>Ridley</b:Last>
            <b:First>M.</b:First>
          </b:Person>
          <b:Person>
            <b:Last>Sukkarieh</b:Last>
            <b:First>S.</b:First>
          </b:Person>
        </b:NameList>
      </b:Author>
    </b:Author>
    <b:Title>Real Time Multi-UAV Simulator</b:Title>
    <b:Year>2003</b:Year>
    <b:City>Taiwan,</b:City>
    <b:ConferenceName>IEEE International Conference on Robotics &amp; Automation, Taipe</b:ConferenceName>
    <b:RefOrder>59</b:RefOrder>
  </b:Source>
</b:Sources>
</file>

<file path=customXml/itemProps1.xml><?xml version="1.0" encoding="utf-8"?>
<ds:datastoreItem xmlns:ds="http://schemas.openxmlformats.org/officeDocument/2006/customXml" ds:itemID="{52AB2C79-B045-43BA-B9B2-0BB93B3802AF}">
  <ds:schemaRefs>
    <ds:schemaRef ds:uri="http://schemas.openxmlformats.org/officeDocument/2006/bibliography"/>
  </ds:schemaRefs>
</ds:datastoreItem>
</file>

<file path=customXml/itemProps2.xml><?xml version="1.0" encoding="utf-8"?>
<ds:datastoreItem xmlns:ds="http://schemas.openxmlformats.org/officeDocument/2006/customXml" ds:itemID="{8013426A-32A6-49B0-8CBA-B9276FA34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22263</TotalTime>
  <Pages>87</Pages>
  <Words>30623</Words>
  <Characters>168428</Characters>
  <Application>Microsoft Office Word</Application>
  <DocSecurity>0</DocSecurity>
  <Lines>1403</Lines>
  <Paragraphs>397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198654</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Orion</dc:creator>
  <cp:lastModifiedBy>Orion</cp:lastModifiedBy>
  <cp:revision>819</cp:revision>
  <cp:lastPrinted>2011-09-21T06:27:00Z</cp:lastPrinted>
  <dcterms:created xsi:type="dcterms:W3CDTF">2011-05-03T09:49:00Z</dcterms:created>
  <dcterms:modified xsi:type="dcterms:W3CDTF">2011-09-21T10:02:00Z</dcterms:modified>
</cp:coreProperties>
</file>