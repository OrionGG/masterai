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823122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w:t>
      </w:r>
      <w:del w:id="26" w:author="Orion" w:date="2011-07-19T12:08:00Z">
        <w:r w:rsidDel="00535935">
          <w:delText>/la</w:delText>
        </w:r>
      </w:del>
      <w:r>
        <w:t xml:space="preserve"> abajo firmante, matriculado</w:t>
      </w:r>
      <w:del w:id="27" w:author="Orion" w:date="2011-07-19T12:08:00Z">
        <w:r w:rsidDel="00535935">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8" w:name="_Toc298231222"/>
      <w:proofErr w:type="spellStart"/>
      <w:r w:rsidRPr="002539EB">
        <w:lastRenderedPageBreak/>
        <w:t>Resumen</w:t>
      </w:r>
      <w:proofErr w:type="spellEnd"/>
      <w:r w:rsidRPr="002539EB">
        <w:t xml:space="preserve"> en </w:t>
      </w:r>
      <w:proofErr w:type="spellStart"/>
      <w:r w:rsidRPr="002539EB">
        <w:t>castellano</w:t>
      </w:r>
      <w:bookmarkEnd w:id="28"/>
      <w:proofErr w:type="spellEnd"/>
    </w:p>
    <w:bookmarkStart w:id="29" w:name="Abstract"/>
    <w:p w14:paraId="3F2692A2" w14:textId="77777777" w:rsidR="00120931" w:rsidRPr="00BA1E2E" w:rsidRDefault="00120931" w:rsidP="00120931">
      <w:pPr>
        <w:pStyle w:val="BodyText"/>
        <w:rPr>
          <w:ins w:id="30" w:author="Orion" w:date="2011-07-19T12:28:00Z"/>
          <w:lang w:val="en-US"/>
          <w:rPrChange w:id="31" w:author="Orion" w:date="2011-07-19T13:39:00Z">
            <w:rPr>
              <w:ins w:id="32" w:author="Orion" w:date="2011-07-19T12:28:00Z"/>
            </w:rPr>
          </w:rPrChange>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9"/>
    </w:p>
    <w:p w14:paraId="293083C9" w14:textId="0D4F816F" w:rsidR="00C10446" w:rsidRDefault="00C10446">
      <w:pPr>
        <w:pStyle w:val="BodyText"/>
        <w:jc w:val="both"/>
        <w:rPr>
          <w:ins w:id="33" w:author="Orion" w:date="2011-07-19T12:47:00Z"/>
        </w:rPr>
        <w:pPrChange w:id="34" w:author="Orion" w:date="2011-07-19T12:36:00Z">
          <w:pPr>
            <w:pStyle w:val="BodyText"/>
          </w:pPr>
        </w:pPrChange>
      </w:pPr>
      <w:ins w:id="35" w:author="Orion" w:date="2011-07-19T12:30:00Z">
        <w:r>
          <w:t xml:space="preserve">Los problemas de </w:t>
        </w:r>
      </w:ins>
      <w:ins w:id="36" w:author="Orion" w:date="2011-07-19T12:31:00Z">
        <w:r>
          <w:t>saturación de tráfico</w:t>
        </w:r>
      </w:ins>
      <w:ins w:id="37" w:author="Orion" w:date="2011-07-19T12:30:00Z">
        <w:r>
          <w:t xml:space="preserve"> </w:t>
        </w:r>
      </w:ins>
      <w:ins w:id="38" w:author="Orion" w:date="2011-07-19T12:31:00Z">
        <w:r>
          <w:t>aéreo han hecho que</w:t>
        </w:r>
      </w:ins>
      <w:ins w:id="39" w:author="Orion" w:date="2011-07-19T12:33:00Z">
        <w:r>
          <w:t xml:space="preserve"> este ámbito </w:t>
        </w:r>
      </w:ins>
      <w:ins w:id="40" w:author="Orion" w:date="2011-07-19T12:31:00Z">
        <w:r>
          <w:t xml:space="preserve">despierte un especial interés en </w:t>
        </w:r>
      </w:ins>
      <w:ins w:id="41" w:author="Orion" w:date="2011-07-19T12:33:00Z">
        <w:r>
          <w:t>los últimos años</w:t>
        </w:r>
      </w:ins>
      <w:ins w:id="42" w:author="Orion" w:date="2011-07-19T12:31:00Z">
        <w:r>
          <w:t>.</w:t>
        </w:r>
      </w:ins>
      <w:ins w:id="43" w:author="Orion" w:date="2011-07-19T12:35:00Z">
        <w:r w:rsidR="00996634">
          <w:t xml:space="preserve"> Muchos trabajos y estudios se ha</w:t>
        </w:r>
      </w:ins>
      <w:ins w:id="44" w:author="Orion" w:date="2011-07-19T12:36:00Z">
        <w:r w:rsidR="00996634">
          <w:t>n</w:t>
        </w:r>
      </w:ins>
      <w:ins w:id="45" w:author="Orion" w:date="2011-07-19T12:35:00Z">
        <w:r w:rsidR="00996634">
          <w:t xml:space="preserve"> realizado para intentar paliar estos problemas</w:t>
        </w:r>
      </w:ins>
      <w:ins w:id="46" w:author="Orion" w:date="2011-07-19T12:41:00Z">
        <w:r w:rsidR="00996634">
          <w:t xml:space="preserve">, </w:t>
        </w:r>
      </w:ins>
      <w:ins w:id="47" w:author="Orion" w:date="2011-07-19T12:42:00Z">
        <w:r w:rsidR="00996634">
          <w:t>donde</w:t>
        </w:r>
      </w:ins>
      <w:ins w:id="48" w:author="Orion" w:date="2011-07-19T12:41:00Z">
        <w:r w:rsidR="00440145">
          <w:t xml:space="preserve"> cabe destacar el papel c</w:t>
        </w:r>
      </w:ins>
      <w:ins w:id="49" w:author="Orion" w:date="2011-07-19T12:50:00Z">
        <w:r w:rsidR="00440145">
          <w:t>la</w:t>
        </w:r>
      </w:ins>
      <w:ins w:id="50" w:author="Orion" w:date="2011-07-19T12:41:00Z">
        <w:r w:rsidR="00996634">
          <w:t>ve de las simulaciones.</w:t>
        </w:r>
      </w:ins>
      <w:ins w:id="51" w:author="Orion" w:date="2011-07-19T12:42:00Z">
        <w:r w:rsidR="00996634">
          <w:t xml:space="preserve"> Estas simulaciones sirven para </w:t>
        </w:r>
      </w:ins>
      <w:ins w:id="52" w:author="Orion" w:date="2011-07-19T12:43:00Z">
        <w:r w:rsidR="00996634">
          <w:t>investigar cuales son los factores claves que intervienen en el tráfico aéreo as</w:t>
        </w:r>
      </w:ins>
      <w:ins w:id="53" w:author="Orion" w:date="2011-07-19T12:44:00Z">
        <w:r w:rsidR="00996634">
          <w:t xml:space="preserve">í como para poder probar la mejora que </w:t>
        </w:r>
      </w:ins>
      <w:ins w:id="54" w:author="Orion" w:date="2011-07-19T12:47:00Z">
        <w:r w:rsidR="00440145">
          <w:t xml:space="preserve">la aplicación de </w:t>
        </w:r>
      </w:ins>
      <w:ins w:id="55" w:author="Orion" w:date="2011-07-19T12:44:00Z">
        <w:r w:rsidR="00996634">
          <w:t>ciertas técnicas</w:t>
        </w:r>
      </w:ins>
      <w:ins w:id="56" w:author="Orion" w:date="2011-07-19T12:45:00Z">
        <w:r w:rsidR="00AD6A2C">
          <w:t>,</w:t>
        </w:r>
      </w:ins>
      <w:ins w:id="57" w:author="Orion" w:date="2011-07-19T12:46:00Z">
        <w:r w:rsidR="00AD6A2C">
          <w:t xml:space="preserve"> estrategias</w:t>
        </w:r>
      </w:ins>
      <w:ins w:id="58" w:author="Orion" w:date="2011-07-19T12:45:00Z">
        <w:r w:rsidR="00AD6A2C">
          <w:t xml:space="preserve"> o</w:t>
        </w:r>
      </w:ins>
      <w:ins w:id="59" w:author="Orion" w:date="2011-07-19T12:44:00Z">
        <w:r w:rsidR="00996634">
          <w:t xml:space="preserve"> te</w:t>
        </w:r>
        <w:r w:rsidR="00AD6A2C">
          <w:t xml:space="preserve">cnologías </w:t>
        </w:r>
        <w:r w:rsidR="00996634">
          <w:t>puedan aportar a este.</w:t>
        </w:r>
      </w:ins>
    </w:p>
    <w:p w14:paraId="689C04B5" w14:textId="187F34F3" w:rsidR="00440145" w:rsidRDefault="00B607A7">
      <w:pPr>
        <w:pStyle w:val="BodyText"/>
        <w:jc w:val="both"/>
        <w:rPr>
          <w:ins w:id="60" w:author="Orion" w:date="2011-07-19T13:25:00Z"/>
        </w:rPr>
        <w:pPrChange w:id="61" w:author="Orion" w:date="2011-07-19T12:36:00Z">
          <w:pPr>
            <w:pStyle w:val="BodyText"/>
          </w:pPr>
        </w:pPrChange>
      </w:pPr>
      <w:ins w:id="62" w:author="Orion" w:date="2011-07-19T12:52:00Z">
        <w:r>
          <w:t>Podemos destacar</w:t>
        </w:r>
      </w:ins>
      <w:ins w:id="63" w:author="Orion" w:date="2011-07-19T12:47:00Z">
        <w:r w:rsidR="00440145">
          <w:t xml:space="preserve"> distintos tipos</w:t>
        </w:r>
      </w:ins>
      <w:ins w:id="64" w:author="Orion" w:date="2011-07-19T12:48:00Z">
        <w:r w:rsidR="00440145">
          <w:t xml:space="preserve"> de simulación </w:t>
        </w:r>
      </w:ins>
      <w:ins w:id="65" w:author="Orion" w:date="2011-07-19T12:53:00Z">
        <w:r>
          <w:t>en este terreno. Por un lado tenemos simulaciones que se centran m</w:t>
        </w:r>
      </w:ins>
      <w:ins w:id="66" w:author="Orion" w:date="2011-07-19T12:54:00Z">
        <w:r>
          <w:t>ás en los aspectos físicos de las aeronaves</w:t>
        </w:r>
      </w:ins>
      <w:ins w:id="67" w:author="Orion" w:date="2011-07-19T12:57:00Z">
        <w:r w:rsidR="005234FC">
          <w:t xml:space="preserve">, así como su maniobrabilidad y </w:t>
        </w:r>
      </w:ins>
      <w:ins w:id="68" w:author="Orion" w:date="2011-07-19T12:58:00Z">
        <w:r w:rsidR="005234FC">
          <w:t>pilotaje</w:t>
        </w:r>
      </w:ins>
      <w:ins w:id="69" w:author="Orion" w:date="2011-07-19T12:54:00Z">
        <w:r>
          <w:t>. Es por ello</w:t>
        </w:r>
      </w:ins>
      <w:ins w:id="70" w:author="Orion" w:date="2011-07-19T12:55:00Z">
        <w:r w:rsidR="005234FC">
          <w:t>, por lo que</w:t>
        </w:r>
      </w:ins>
      <w:ins w:id="71" w:author="Orion" w:date="2011-07-19T12:54:00Z">
        <w:r>
          <w:t xml:space="preserve"> que suelen se</w:t>
        </w:r>
        <w:r w:rsidR="005234FC">
          <w:t xml:space="preserve">r simulaciones que </w:t>
        </w:r>
      </w:ins>
      <w:ins w:id="72" w:author="Orion" w:date="2011-07-19T12:56:00Z">
        <w:r w:rsidR="005234FC">
          <w:t xml:space="preserve">están </w:t>
        </w:r>
      </w:ins>
      <w:ins w:id="73" w:author="Orion" w:date="2011-07-19T12:54:00Z">
        <w:r w:rsidR="005234FC">
          <w:t>limitadas</w:t>
        </w:r>
      </w:ins>
      <w:ins w:id="74" w:author="Orion" w:date="2011-07-19T12:56:00Z">
        <w:r w:rsidR="005234FC">
          <w:t xml:space="preserve"> al manejo</w:t>
        </w:r>
      </w:ins>
      <w:ins w:id="75" w:author="Orion" w:date="2011-07-19T13:00:00Z">
        <w:r w:rsidR="005234FC">
          <w:t xml:space="preserve"> y visualización</w:t>
        </w:r>
      </w:ins>
      <w:ins w:id="76" w:author="Orion" w:date="2011-07-19T12:56:00Z">
        <w:r w:rsidR="005234FC">
          <w:t xml:space="preserve"> de una sola aeronave</w:t>
        </w:r>
      </w:ins>
      <w:ins w:id="77" w:author="Orion" w:date="2011-07-19T13:00:00Z">
        <w:r w:rsidR="005234FC">
          <w:t>,</w:t>
        </w:r>
      </w:ins>
      <w:ins w:id="78" w:author="Orion" w:date="2011-07-19T12:58:00Z">
        <w:r w:rsidR="005234FC">
          <w:t xml:space="preserve"> y sólo tienen en cuenta</w:t>
        </w:r>
      </w:ins>
      <w:ins w:id="79" w:author="Orion" w:date="2011-07-19T13:01:00Z">
        <w:r w:rsidR="005234FC">
          <w:t xml:space="preserve"> la existencia de</w:t>
        </w:r>
      </w:ins>
      <w:ins w:id="80" w:author="Orion" w:date="2011-07-19T12:59:00Z">
        <w:r w:rsidR="005234FC">
          <w:t xml:space="preserve"> factores físicos como la gravedad</w:t>
        </w:r>
      </w:ins>
      <w:ins w:id="81" w:author="Orion" w:date="2011-07-19T13:01:00Z">
        <w:r w:rsidR="005234FC">
          <w:t>,</w:t>
        </w:r>
      </w:ins>
      <w:ins w:id="82" w:author="Orion" w:date="2011-07-19T12:59:00Z">
        <w:r w:rsidR="005234FC">
          <w:t xml:space="preserve"> la meteorología</w:t>
        </w:r>
      </w:ins>
      <w:ins w:id="83" w:author="Orion" w:date="2011-07-19T13:02:00Z">
        <w:r w:rsidR="005234FC">
          <w:t xml:space="preserve"> o la visibilidad</w:t>
        </w:r>
      </w:ins>
      <w:ins w:id="84" w:author="Orion" w:date="2011-07-19T12:58:00Z">
        <w:r w:rsidR="005234FC">
          <w:t xml:space="preserve"> </w:t>
        </w:r>
      </w:ins>
      <w:ins w:id="85" w:author="Orion" w:date="2011-07-19T13:01:00Z">
        <w:r w:rsidR="005234FC">
          <w:t>en el</w:t>
        </w:r>
      </w:ins>
      <w:ins w:id="86" w:author="Orion" w:date="2011-07-19T12:58:00Z">
        <w:r w:rsidR="005234FC">
          <w:t xml:space="preserve"> ento</w:t>
        </w:r>
      </w:ins>
      <w:ins w:id="87" w:author="Orion" w:date="2011-07-19T12:59:00Z">
        <w:r w:rsidR="005234FC">
          <w:t>r</w:t>
        </w:r>
      </w:ins>
      <w:ins w:id="88" w:author="Orion" w:date="2011-07-19T12:58:00Z">
        <w:r w:rsidR="005234FC">
          <w:t>no</w:t>
        </w:r>
      </w:ins>
      <w:ins w:id="89" w:author="Orion" w:date="2011-07-19T13:02:00Z">
        <w:r w:rsidR="005234FC">
          <w:t xml:space="preserve"> exterior</w:t>
        </w:r>
      </w:ins>
      <w:ins w:id="90" w:author="Orion" w:date="2011-07-19T12:58:00Z">
        <w:r w:rsidR="005234FC">
          <w:t xml:space="preserve"> que les rodea</w:t>
        </w:r>
      </w:ins>
      <w:ins w:id="91" w:author="Orion" w:date="2011-07-19T12:59:00Z">
        <w:r w:rsidR="005234FC">
          <w:t>.</w:t>
        </w:r>
      </w:ins>
      <w:ins w:id="92" w:author="Orion" w:date="2011-07-19T13:03:00Z">
        <w:r w:rsidR="004B2BCD">
          <w:t xml:space="preserve"> Por otro lado, tenemos simulaciones centradas más en la gestión del tráfico aéreo. </w:t>
        </w:r>
      </w:ins>
      <w:ins w:id="93" w:author="Orion" w:date="2011-07-19T13:04:00Z">
        <w:r w:rsidR="004B2BCD">
          <w:t>Estas herramientas se basan fundamentalmente en el control y gestión del tráfico</w:t>
        </w:r>
      </w:ins>
      <w:ins w:id="94" w:author="Orion" w:date="2011-07-19T13:07:00Z">
        <w:r w:rsidR="00D2418E">
          <w:t>, obviando factores importantes como puede ser la com</w:t>
        </w:r>
      </w:ins>
      <w:ins w:id="95" w:author="Orion" w:date="2011-07-19T13:08:00Z">
        <w:r w:rsidR="00D2418E">
          <w:t>unicación entre</w:t>
        </w:r>
      </w:ins>
      <w:ins w:id="96" w:author="Orion" w:date="2011-07-19T13:38:00Z">
        <w:r w:rsidR="0087623C">
          <w:t xml:space="preserve"> los</w:t>
        </w:r>
      </w:ins>
      <w:ins w:id="97" w:author="Orion" w:date="2011-07-19T13:08:00Z">
        <w:r w:rsidR="00D2418E">
          <w:t xml:space="preserve"> pilotos y</w:t>
        </w:r>
      </w:ins>
      <w:ins w:id="98" w:author="Orion" w:date="2011-07-19T13:38:00Z">
        <w:r w:rsidR="0087623C">
          <w:t xml:space="preserve"> los</w:t>
        </w:r>
      </w:ins>
      <w:ins w:id="99" w:author="Orion" w:date="2011-07-19T13:08:00Z">
        <w:r w:rsidR="00D2418E">
          <w:t xml:space="preserve"> controladores</w:t>
        </w:r>
      </w:ins>
      <w:ins w:id="100" w:author="Orion" w:date="2011-07-19T13:38:00Z">
        <w:r w:rsidR="0087623C" w:rsidRPr="0087623C">
          <w:t xml:space="preserve"> </w:t>
        </w:r>
        <w:r w:rsidR="0087623C">
          <w:t>aéreos</w:t>
        </w:r>
      </w:ins>
      <w:ins w:id="101" w:author="Orion" w:date="2011-07-19T13:08:00Z">
        <w:r w:rsidR="00D2418E">
          <w:t xml:space="preserve">, desde </w:t>
        </w:r>
      </w:ins>
      <w:ins w:id="102" w:author="Orion" w:date="2011-07-19T13:09:00Z">
        <w:r w:rsidR="00D2418E">
          <w:t>puntos de vista como</w:t>
        </w:r>
      </w:ins>
      <w:ins w:id="103" w:author="Orion" w:date="2011-07-19T13:08:00Z">
        <w:r w:rsidR="00D2418E">
          <w:t xml:space="preserve"> eficacia</w:t>
        </w:r>
      </w:ins>
      <w:ins w:id="104" w:author="Orion" w:date="2011-07-19T13:09:00Z">
        <w:r w:rsidR="00D2418E">
          <w:t>,</w:t>
        </w:r>
      </w:ins>
      <w:ins w:id="105" w:author="Orion" w:date="2011-07-19T13:08:00Z">
        <w:r w:rsidR="00D2418E">
          <w:t xml:space="preserve"> </w:t>
        </w:r>
      </w:ins>
      <w:ins w:id="106" w:author="Orion" w:date="2011-07-19T13:09:00Z">
        <w:r w:rsidR="00D2418E">
          <w:t xml:space="preserve">duración </w:t>
        </w:r>
      </w:ins>
      <w:ins w:id="107" w:author="Orion" w:date="2011-07-19T13:08:00Z">
        <w:r w:rsidR="00D2418E">
          <w:t xml:space="preserve">o </w:t>
        </w:r>
      </w:ins>
      <w:ins w:id="108" w:author="Orion" w:date="2011-07-19T13:09:00Z">
        <w:r w:rsidR="00D2418E">
          <w:t>comprensión,</w:t>
        </w:r>
      </w:ins>
      <w:ins w:id="109" w:author="Orion" w:date="2011-07-19T13:10:00Z">
        <w:r w:rsidR="00D2418E">
          <w:t xml:space="preserve"> o el tipo de pilotaje de cada uno de los pilotos. También se hará mención de los diferentes tipos de simulaciones de vuelo a la que se someten las tripulaciones </w:t>
        </w:r>
      </w:ins>
      <w:ins w:id="110" w:author="Orion" w:date="2011-07-19T13:12:00Z">
        <w:r w:rsidR="00D2418E">
          <w:t xml:space="preserve">de los aviones </w:t>
        </w:r>
      </w:ins>
      <w:ins w:id="111" w:author="Orion" w:date="2011-07-19T13:10:00Z">
        <w:r w:rsidR="00D2418E">
          <w:t xml:space="preserve">para ver </w:t>
        </w:r>
      </w:ins>
      <w:ins w:id="112" w:author="Orion" w:date="2011-07-19T13:12:00Z">
        <w:r w:rsidR="00D2418E">
          <w:t>cómo</w:t>
        </w:r>
      </w:ins>
      <w:ins w:id="113" w:author="Orion" w:date="2011-07-19T13:11:00Z">
        <w:r w:rsidR="00D2418E">
          <w:t xml:space="preserve"> hacen frente</w:t>
        </w:r>
      </w:ins>
      <w:ins w:id="114" w:author="Orion" w:date="2011-07-19T13:12:00Z">
        <w:r w:rsidR="00D2418E">
          <w:t xml:space="preserve"> en equipo</w:t>
        </w:r>
      </w:ins>
      <w:ins w:id="115" w:author="Orion" w:date="2011-07-19T13:11:00Z">
        <w:r w:rsidR="00D2418E">
          <w:t xml:space="preserve"> a lo</w:t>
        </w:r>
      </w:ins>
      <w:ins w:id="116" w:author="Orion" w:date="2011-07-19T13:12:00Z">
        <w:r w:rsidR="00D2418E">
          <w:t>s</w:t>
        </w:r>
      </w:ins>
      <w:ins w:id="117" w:author="Orion" w:date="2011-07-19T13:11:00Z">
        <w:r w:rsidR="00D2418E">
          <w:t xml:space="preserve"> distintos problemas que puedan surgir durante el </w:t>
        </w:r>
      </w:ins>
      <w:ins w:id="118" w:author="Orion" w:date="2011-07-19T13:12:00Z">
        <w:r w:rsidR="00D2418E">
          <w:t xml:space="preserve">vuelo, y que </w:t>
        </w:r>
      </w:ins>
      <w:ins w:id="119" w:author="Orion" w:date="2011-07-19T13:14:00Z">
        <w:r w:rsidR="00D2418E">
          <w:t>servirán</w:t>
        </w:r>
      </w:ins>
      <w:ins w:id="120" w:author="Orion" w:date="2011-07-19T13:12:00Z">
        <w:r w:rsidR="00D2418E">
          <w:t xml:space="preserve"> de utilidad para saber </w:t>
        </w:r>
      </w:ins>
      <w:ins w:id="121" w:author="Orion" w:date="2011-07-19T13:14:00Z">
        <w:r w:rsidR="00D2418E">
          <w:t>cuáles</w:t>
        </w:r>
      </w:ins>
      <w:ins w:id="122" w:author="Orion" w:date="2011-07-19T13:12:00Z">
        <w:r w:rsidR="00D2418E">
          <w:t xml:space="preserve"> son los factores humanos clave que pueden influir</w:t>
        </w:r>
      </w:ins>
      <w:ins w:id="123" w:author="Orion" w:date="2011-07-19T13:13:00Z">
        <w:r w:rsidR="00D2418E">
          <w:t xml:space="preserve"> transcendentalmente</w:t>
        </w:r>
      </w:ins>
      <w:ins w:id="124" w:author="Orion" w:date="2011-07-19T13:12:00Z">
        <w:r w:rsidR="00D2418E">
          <w:t xml:space="preserve"> en el pilotaje de una aeronave</w:t>
        </w:r>
      </w:ins>
      <w:ins w:id="125" w:author="Orion" w:date="2011-07-19T13:14:00Z">
        <w:r w:rsidR="00D2418E">
          <w:t>. Por último mencionar</w:t>
        </w:r>
      </w:ins>
      <w:ins w:id="126" w:author="Orion" w:date="2011-07-19T13:17:00Z">
        <w:r w:rsidR="0069324E">
          <w:t xml:space="preserve"> que se están llevando a cabo en el mundo de la simulación</w:t>
        </w:r>
      </w:ins>
      <w:ins w:id="127" w:author="Orion" w:date="2011-07-19T13:16:00Z">
        <w:r w:rsidR="0069324E">
          <w:t xml:space="preserve"> </w:t>
        </w:r>
      </w:ins>
      <w:ins w:id="128" w:author="Orion" w:date="2011-07-19T13:14:00Z">
        <w:r w:rsidR="00D2418E">
          <w:t>una serie de trabajos</w:t>
        </w:r>
      </w:ins>
      <w:ins w:id="129" w:author="Orion" w:date="2011-07-19T13:16:00Z">
        <w:r w:rsidR="0069324E">
          <w:t>, que</w:t>
        </w:r>
      </w:ins>
      <w:ins w:id="130" w:author="Orion" w:date="2011-07-19T13:17:00Z">
        <w:r w:rsidR="0069324E">
          <w:t xml:space="preserve"> </w:t>
        </w:r>
      </w:ins>
      <w:ins w:id="131" w:author="Orion" w:date="2011-07-19T13:16:00Z">
        <w:r w:rsidR="0069324E">
          <w:t>aunque la mayoría est</w:t>
        </w:r>
      </w:ins>
      <w:ins w:id="132" w:author="Orion" w:date="2011-07-19T13:17:00Z">
        <w:r w:rsidR="0069324E">
          <w:t>án</w:t>
        </w:r>
      </w:ins>
      <w:ins w:id="133" w:author="Orion" w:date="2011-07-19T13:16:00Z">
        <w:r w:rsidR="0069324E">
          <w:t xml:space="preserve"> todavía en una fase muy</w:t>
        </w:r>
      </w:ins>
      <w:ins w:id="134" w:author="Orion" w:date="2011-07-19T13:17:00Z">
        <w:r w:rsidR="0069324E">
          <w:t xml:space="preserve"> prematura,</w:t>
        </w:r>
      </w:ins>
      <w:ins w:id="135" w:author="Orion" w:date="2011-07-19T13:16:00Z">
        <w:r w:rsidR="0069324E">
          <w:t xml:space="preserve"> tienen</w:t>
        </w:r>
      </w:ins>
      <w:ins w:id="136" w:author="Orion" w:date="2011-07-19T13:15:00Z">
        <w:r w:rsidR="00D2418E">
          <w:t xml:space="preserve"> la finalidad de introducir </w:t>
        </w:r>
        <w:r w:rsidR="0069324E">
          <w:t>aviones</w:t>
        </w:r>
      </w:ins>
      <w:ins w:id="137" w:author="Orion" w:date="2011-07-19T13:19:00Z">
        <w:r w:rsidR="00226DFA">
          <w:t xml:space="preserve"> comerciales</w:t>
        </w:r>
      </w:ins>
      <w:ins w:id="138" w:author="Orion" w:date="2011-07-19T13:15:00Z">
        <w:r w:rsidR="0069324E">
          <w:t xml:space="preserve"> no tripulados en el espacio aéreo actual</w:t>
        </w:r>
      </w:ins>
      <w:ins w:id="139" w:author="Orion" w:date="2011-07-19T13:21:00Z">
        <w:r w:rsidR="00224664">
          <w:t xml:space="preserve">, hecho </w:t>
        </w:r>
      </w:ins>
      <w:ins w:id="140" w:author="Orion" w:date="2011-07-19T13:18:00Z">
        <w:r w:rsidR="0069324E">
          <w:t xml:space="preserve">que se cree que </w:t>
        </w:r>
        <w:r w:rsidR="002377E4">
          <w:t>influirá</w:t>
        </w:r>
        <w:r w:rsidR="0069324E">
          <w:t xml:space="preserve"> notablemente en liberar en cierta medida la saturación actual del tráfico aéreo.</w:t>
        </w:r>
      </w:ins>
    </w:p>
    <w:p w14:paraId="14F5E857" w14:textId="5F2B9997" w:rsidR="00D91B88" w:rsidRPr="00C10446" w:rsidRDefault="00D91B88">
      <w:pPr>
        <w:pStyle w:val="BodyText"/>
        <w:jc w:val="both"/>
        <w:rPr>
          <w:rPrChange w:id="141" w:author="Orion" w:date="2011-07-19T12:29:00Z">
            <w:rPr>
              <w:lang w:val="en-US"/>
            </w:rPr>
          </w:rPrChange>
        </w:rPr>
        <w:pPrChange w:id="142" w:author="Orion" w:date="2011-07-19T12:36:00Z">
          <w:pPr>
            <w:pStyle w:val="BodyText"/>
          </w:pPr>
        </w:pPrChange>
      </w:pPr>
      <w:ins w:id="143" w:author="Orion" w:date="2011-07-19T13:25:00Z">
        <w:r>
          <w:t xml:space="preserve">Para intentar cubrir </w:t>
        </w:r>
      </w:ins>
      <w:ins w:id="144" w:author="Orion" w:date="2011-07-19T13:34:00Z">
        <w:r w:rsidR="00FF102F">
          <w:t>algunas de las</w:t>
        </w:r>
      </w:ins>
      <w:ins w:id="145" w:author="Orion" w:date="2011-07-19T13:25:00Z">
        <w:r>
          <w:t xml:space="preserve"> carencias de l</w:t>
        </w:r>
        <w:r w:rsidR="002350C4">
          <w:t xml:space="preserve">as </w:t>
        </w:r>
      </w:ins>
      <w:ins w:id="146" w:author="Orion" w:date="2011-07-19T13:26:00Z">
        <w:r w:rsidR="002350C4">
          <w:t>anteriores</w:t>
        </w:r>
      </w:ins>
      <w:ins w:id="147" w:author="Orion" w:date="2011-07-19T13:25:00Z">
        <w:r w:rsidR="002350C4">
          <w:t xml:space="preserve"> herramientas</w:t>
        </w:r>
      </w:ins>
      <w:ins w:id="148" w:author="Orion" w:date="2011-07-19T13:34:00Z">
        <w:r w:rsidR="00FF102F">
          <w:t>,</w:t>
        </w:r>
      </w:ins>
      <w:ins w:id="149" w:author="Orion" w:date="2011-07-19T13:25:00Z">
        <w:r w:rsidR="002350C4">
          <w:t xml:space="preserve"> en este trabajo se presenta un sistema basado en agentes software</w:t>
        </w:r>
      </w:ins>
      <w:ins w:id="150" w:author="Orion" w:date="2011-07-19T13:29:00Z">
        <w:r w:rsidR="002350C4">
          <w:t>.</w:t>
        </w:r>
      </w:ins>
      <w:ins w:id="151" w:author="Orion" w:date="2011-07-19T13:40:00Z">
        <w:r w:rsidR="00BA1E2E">
          <w:t xml:space="preserve"> Los agentes software nos permiten </w:t>
        </w:r>
      </w:ins>
      <w:ins w:id="152" w:author="Orion" w:date="2011-07-19T13:41:00Z">
        <w:r w:rsidR="00BA1E2E">
          <w:t>implementar</w:t>
        </w:r>
      </w:ins>
      <w:ins w:id="153" w:author="Orion" w:date="2011-07-19T13:40:00Z">
        <w:r w:rsidR="00BA1E2E">
          <w:t xml:space="preserve"> sistemas </w:t>
        </w:r>
      </w:ins>
      <w:ins w:id="154" w:author="Orion" w:date="2011-07-19T13:41:00Z">
        <w:r w:rsidR="00BA1E2E">
          <w:t>muy</w:t>
        </w:r>
      </w:ins>
      <w:ins w:id="155" w:author="Orion" w:date="2011-07-19T13:40:00Z">
        <w:r w:rsidR="00BA1E2E">
          <w:t xml:space="preserve"> modular</w:t>
        </w:r>
      </w:ins>
      <w:ins w:id="156" w:author="Orion" w:date="2011-07-19T13:41:00Z">
        <w:r w:rsidR="00BA1E2E">
          <w:t>es</w:t>
        </w:r>
      </w:ins>
      <w:ins w:id="157" w:author="Orion" w:date="2011-07-19T13:40:00Z">
        <w:r w:rsidR="00BA1E2E">
          <w:t xml:space="preserve"> donde es</w:t>
        </w:r>
      </w:ins>
      <w:ins w:id="158" w:author="Orion" w:date="2011-07-19T13:41:00Z">
        <w:r w:rsidR="00BA1E2E">
          <w:t xml:space="preserve"> sencillo</w:t>
        </w:r>
      </w:ins>
      <w:ins w:id="159" w:author="Orion" w:date="2011-07-19T13:40:00Z">
        <w:r w:rsidR="00BA1E2E">
          <w:t xml:space="preserve"> </w:t>
        </w:r>
      </w:ins>
      <w:ins w:id="160" w:author="Orion" w:date="2011-07-19T13:41:00Z">
        <w:r w:rsidR="00BA1E2E">
          <w:t>represent</w:t>
        </w:r>
      </w:ins>
      <w:ins w:id="161" w:author="Orion" w:date="2011-07-19T13:42:00Z">
        <w:r w:rsidR="00BA1E2E">
          <w:t>ar comportamientos, estados e interacciones sociales.</w:t>
        </w:r>
      </w:ins>
      <w:ins w:id="162" w:author="Orion" w:date="2011-07-19T13:29:00Z">
        <w:r w:rsidR="002350C4">
          <w:t xml:space="preserve"> A través de este trabajo </w:t>
        </w:r>
      </w:ins>
      <w:ins w:id="163" w:author="Orion" w:date="2011-07-19T13:44:00Z">
        <w:r w:rsidR="00BA1E2E">
          <w:t>permite estudiar</w:t>
        </w:r>
      </w:ins>
      <w:ins w:id="164" w:author="Orion" w:date="2011-07-19T13:26:00Z">
        <w:r w:rsidR="002350C4">
          <w:t xml:space="preserve"> la influencia</w:t>
        </w:r>
      </w:ins>
      <w:ins w:id="165" w:author="Orion" w:date="2011-07-19T13:34:00Z">
        <w:r w:rsidR="00FF102F">
          <w:t xml:space="preserve"> clave</w:t>
        </w:r>
      </w:ins>
      <w:ins w:id="166" w:author="Orion" w:date="2011-07-19T13:26:00Z">
        <w:r w:rsidR="002350C4">
          <w:t xml:space="preserve"> que </w:t>
        </w:r>
      </w:ins>
      <w:ins w:id="167" w:author="Orion" w:date="2011-07-19T13:34:00Z">
        <w:r w:rsidR="00FF102F">
          <w:t xml:space="preserve">tienen </w:t>
        </w:r>
      </w:ins>
      <w:ins w:id="168" w:author="Orion" w:date="2011-07-19T13:26:00Z">
        <w:r w:rsidR="002350C4">
          <w:t xml:space="preserve">sobre los pilotos factores externos </w:t>
        </w:r>
      </w:ins>
      <w:ins w:id="169" w:author="Orion" w:date="2011-07-19T13:27:00Z">
        <w:r w:rsidR="002350C4">
          <w:t xml:space="preserve">del entorno </w:t>
        </w:r>
      </w:ins>
      <w:ins w:id="170" w:author="Orion" w:date="2011-07-19T13:28:00Z">
        <w:r w:rsidR="002350C4">
          <w:t>tanto físicos como sociales, entendiendo como sociales las interacciones con los controladores</w:t>
        </w:r>
      </w:ins>
      <w:ins w:id="171" w:author="Orion" w:date="2011-07-19T13:38:00Z">
        <w:r w:rsidR="0087623C">
          <w:t xml:space="preserve"> aéreos</w:t>
        </w:r>
      </w:ins>
      <w:ins w:id="172" w:author="Orion" w:date="2011-07-19T13:28:00Z">
        <w:r w:rsidR="002350C4">
          <w:t xml:space="preserve"> y dem</w:t>
        </w:r>
      </w:ins>
      <w:ins w:id="173" w:author="Orion" w:date="2011-07-19T13:29:00Z">
        <w:r w:rsidR="002350C4">
          <w:t>ás pilotos.</w:t>
        </w:r>
      </w:ins>
      <w:ins w:id="174" w:author="Orion" w:date="2011-07-19T13:26:00Z">
        <w:r w:rsidR="002350C4">
          <w:t xml:space="preserve"> </w:t>
        </w:r>
      </w:ins>
      <w:ins w:id="175" w:author="Orion" w:date="2011-07-19T13:30:00Z">
        <w:r w:rsidR="002350C4">
          <w:t xml:space="preserve">A su vez </w:t>
        </w:r>
      </w:ins>
      <w:ins w:id="176" w:author="Orion" w:date="2011-07-19T13:44:00Z">
        <w:r w:rsidR="00BA1E2E">
          <w:t>permite estudiar</w:t>
        </w:r>
      </w:ins>
      <w:ins w:id="177" w:author="Orion" w:date="2011-07-19T13:30:00Z">
        <w:r w:rsidR="002350C4">
          <w:t xml:space="preserve"> como los distintos comportamientos</w:t>
        </w:r>
      </w:ins>
      <w:ins w:id="178" w:author="Orion" w:date="2011-07-19T13:35:00Z">
        <w:r w:rsidR="00FF102F">
          <w:t xml:space="preserve"> y estado emocional</w:t>
        </w:r>
      </w:ins>
      <w:ins w:id="179" w:author="Orion" w:date="2011-07-19T13:30:00Z">
        <w:r w:rsidR="002350C4">
          <w:t xml:space="preserve"> </w:t>
        </w:r>
      </w:ins>
      <w:ins w:id="180" w:author="Orion" w:date="2011-07-19T13:31:00Z">
        <w:r w:rsidR="002350C4">
          <w:t xml:space="preserve">de los pilotos pueden </w:t>
        </w:r>
      </w:ins>
      <w:ins w:id="181" w:author="Orion" w:date="2011-07-19T13:32:00Z">
        <w:r w:rsidR="002350C4">
          <w:t>influir</w:t>
        </w:r>
      </w:ins>
      <w:ins w:id="182" w:author="Orion" w:date="2011-07-19T13:31:00Z">
        <w:r w:rsidR="002350C4">
          <w:t xml:space="preserve"> en el entorno</w:t>
        </w:r>
      </w:ins>
      <w:ins w:id="183" w:author="Orion" w:date="2011-07-19T13:33:00Z">
        <w:r w:rsidR="002350C4">
          <w:t>. Esto se reflejará</w:t>
        </w:r>
        <w:bookmarkStart w:id="184" w:name="_GoBack"/>
        <w:bookmarkEnd w:id="184"/>
        <w:r w:rsidR="002350C4">
          <w:t xml:space="preserve"> en que distintas características de pilotos producirán </w:t>
        </w:r>
      </w:ins>
      <w:ins w:id="185" w:author="Orion" w:date="2011-07-19T13:31:00Z">
        <w:r w:rsidR="002350C4">
          <w:t xml:space="preserve">situaciones totalmente distintas </w:t>
        </w:r>
      </w:ins>
      <w:ins w:id="186" w:author="Orion" w:date="2011-07-19T13:34:00Z">
        <w:r w:rsidR="002350C4">
          <w:t>aunque</w:t>
        </w:r>
      </w:ins>
      <w:ins w:id="187" w:author="Orion" w:date="2011-07-19T13:33:00Z">
        <w:r w:rsidR="002350C4">
          <w:t xml:space="preserve"> se haya partido del mismo</w:t>
        </w:r>
      </w:ins>
      <w:ins w:id="188" w:author="Orion" w:date="2011-07-19T13:31:00Z">
        <w:r w:rsidR="002350C4">
          <w:t xml:space="preserve"> estado inicial</w:t>
        </w:r>
      </w:ins>
    </w:p>
    <w:p w14:paraId="45D41DF4" w14:textId="77777777" w:rsidR="00120931" w:rsidRPr="00C10446" w:rsidRDefault="00120931" w:rsidP="00120931">
      <w:pPr>
        <w:pStyle w:val="PageHeading"/>
        <w:rPr>
          <w:lang w:val="es-ES"/>
          <w:rPrChange w:id="189" w:author="Orion" w:date="2011-07-19T12:29:00Z">
            <w:rPr/>
          </w:rPrChange>
        </w:rPr>
      </w:pPr>
      <w:bookmarkStart w:id="190" w:name="_Toc298231223"/>
      <w:r w:rsidRPr="00C10446">
        <w:rPr>
          <w:lang w:val="es-ES"/>
          <w:rPrChange w:id="191" w:author="Orion" w:date="2011-07-19T12:29:00Z">
            <w:rPr/>
          </w:rPrChange>
        </w:rPr>
        <w:t>Palabras clave</w:t>
      </w:r>
      <w:bookmarkEnd w:id="190"/>
    </w:p>
    <w:p w14:paraId="758DEFF4" w14:textId="0C2F6EBE" w:rsidR="00120931" w:rsidRPr="00C10446" w:rsidRDefault="00D91B88" w:rsidP="00120931">
      <w:pPr>
        <w:pStyle w:val="BodyText"/>
        <w:rPr>
          <w:rPrChange w:id="192" w:author="Orion" w:date="2011-07-19T12:29:00Z">
            <w:rPr>
              <w:lang w:val="en-US"/>
            </w:rPr>
          </w:rPrChange>
        </w:rPr>
      </w:pPr>
      <w:ins w:id="193" w:author="Orion" w:date="2011-07-19T13:22:00Z">
        <w:r>
          <w:t xml:space="preserve">Tráfico aéreo, Simulación, Agentes Software, </w:t>
        </w:r>
      </w:ins>
      <w:ins w:id="194" w:author="Orion" w:date="2011-07-19T13:36:00Z">
        <w:r w:rsidR="00852FF1">
          <w:t>Comportamiento, Piloto</w:t>
        </w:r>
      </w:ins>
      <w:ins w:id="195" w:author="Orion" w:date="2011-07-19T13:37:00Z">
        <w:r w:rsidR="0087623C">
          <w:t>, Avión</w:t>
        </w:r>
      </w:ins>
      <w:ins w:id="196" w:author="Orion" w:date="2011-07-19T13:38:00Z">
        <w:r w:rsidR="0087623C">
          <w:t>, Controlador Aéreo</w:t>
        </w:r>
      </w:ins>
      <w:ins w:id="197" w:author="Orion" w:date="2011-07-19T13:37:00Z">
        <w:r w:rsidR="00852FF1">
          <w:t>, Factores Humanos.</w:t>
        </w:r>
      </w:ins>
    </w:p>
    <w:p w14:paraId="613B6D6F" w14:textId="77777777" w:rsidR="00120931" w:rsidRDefault="00120931" w:rsidP="00120931">
      <w:pPr>
        <w:pStyle w:val="PageHeading"/>
      </w:pPr>
      <w:r w:rsidRPr="00BA1E2E">
        <w:rPr>
          <w:b w:val="0"/>
        </w:rPr>
        <w:br w:type="page"/>
      </w:r>
      <w:bookmarkStart w:id="198" w:name="_Toc298231224"/>
      <w:proofErr w:type="spellStart"/>
      <w:r>
        <w:lastRenderedPageBreak/>
        <w:t>Resumen</w:t>
      </w:r>
      <w:proofErr w:type="spellEnd"/>
      <w:r>
        <w:t xml:space="preserve"> en </w:t>
      </w:r>
      <w:proofErr w:type="spellStart"/>
      <w:r>
        <w:t>inglés</w:t>
      </w:r>
      <w:bookmarkEnd w:id="198"/>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199" w:name="_Toc298231225"/>
      <w:proofErr w:type="spellStart"/>
      <w:r>
        <w:rPr>
          <w:lang w:val="es-ES"/>
        </w:rPr>
        <w:t>Keywords</w:t>
      </w:r>
      <w:bookmarkEnd w:id="199"/>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205" w:name="_Toc298231226"/>
      <w:proofErr w:type="spellStart"/>
      <w:r>
        <w:lastRenderedPageBreak/>
        <w:t>Índice</w:t>
      </w:r>
      <w:proofErr w:type="spellEnd"/>
      <w:r>
        <w:t xml:space="preserve"> de </w:t>
      </w:r>
      <w:proofErr w:type="spellStart"/>
      <w:r>
        <w:t>contenidos</w:t>
      </w:r>
      <w:bookmarkEnd w:id="205"/>
      <w:proofErr w:type="spellEnd"/>
    </w:p>
    <w:p w14:paraId="1ED4F8D4" w14:textId="77777777" w:rsidR="005F7014" w:rsidRDefault="00120931">
      <w:pPr>
        <w:pStyle w:val="TOC1"/>
        <w:rPr>
          <w:ins w:id="206" w:author="Orion" w:date="2011-07-12T10:51: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207" w:author="Orion" w:date="2011-07-12T10:51:00Z">
        <w:r w:rsidR="005F7014" w:rsidRPr="001F53DA">
          <w:rPr>
            <w:rStyle w:val="Hyperlink"/>
            <w:noProof/>
          </w:rPr>
          <w:fldChar w:fldCharType="begin"/>
        </w:r>
        <w:r w:rsidR="005F7014" w:rsidRPr="001F53DA">
          <w:rPr>
            <w:rStyle w:val="Hyperlink"/>
            <w:noProof/>
          </w:rPr>
          <w:instrText xml:space="preserve"> </w:instrText>
        </w:r>
        <w:r w:rsidR="005F7014">
          <w:rPr>
            <w:noProof/>
          </w:rPr>
          <w:instrText>HYPERLINK \l "_Toc298231221"</w:instrText>
        </w:r>
        <w:r w:rsidR="005F7014" w:rsidRPr="001F53DA">
          <w:rPr>
            <w:rStyle w:val="Hyperlink"/>
            <w:noProof/>
          </w:rPr>
          <w:instrText xml:space="preserve"> </w:instrText>
        </w:r>
        <w:r w:rsidR="005F7014" w:rsidRPr="001F53DA">
          <w:rPr>
            <w:rStyle w:val="Hyperlink"/>
            <w:noProof/>
          </w:rPr>
          <w:fldChar w:fldCharType="separate"/>
        </w:r>
        <w:r w:rsidR="005F7014" w:rsidRPr="001F53DA">
          <w:rPr>
            <w:rStyle w:val="Hyperlink"/>
            <w:noProof/>
            <w:lang w:val="es-ES"/>
          </w:rPr>
          <w:t>Autorización de Difusión</w:t>
        </w:r>
        <w:r w:rsidR="005F7014">
          <w:rPr>
            <w:noProof/>
            <w:webHidden/>
          </w:rPr>
          <w:tab/>
        </w:r>
        <w:r w:rsidR="005F7014">
          <w:rPr>
            <w:noProof/>
            <w:webHidden/>
          </w:rPr>
          <w:fldChar w:fldCharType="begin"/>
        </w:r>
        <w:r w:rsidR="005F7014">
          <w:rPr>
            <w:noProof/>
            <w:webHidden/>
          </w:rPr>
          <w:instrText xml:space="preserve"> PAGEREF _Toc298231221 \h </w:instrText>
        </w:r>
      </w:ins>
      <w:r w:rsidR="005F7014">
        <w:rPr>
          <w:noProof/>
          <w:webHidden/>
        </w:rPr>
      </w:r>
      <w:r w:rsidR="005F7014">
        <w:rPr>
          <w:noProof/>
          <w:webHidden/>
        </w:rPr>
        <w:fldChar w:fldCharType="separate"/>
      </w:r>
      <w:ins w:id="208" w:author="Orion" w:date="2011-07-12T10:51:00Z">
        <w:r w:rsidR="005F7014">
          <w:rPr>
            <w:noProof/>
            <w:webHidden/>
          </w:rPr>
          <w:t>iii</w:t>
        </w:r>
        <w:r w:rsidR="005F7014">
          <w:rPr>
            <w:noProof/>
            <w:webHidden/>
          </w:rPr>
          <w:fldChar w:fldCharType="end"/>
        </w:r>
        <w:r w:rsidR="005F7014" w:rsidRPr="001F53DA">
          <w:rPr>
            <w:rStyle w:val="Hyperlink"/>
            <w:noProof/>
          </w:rPr>
          <w:fldChar w:fldCharType="end"/>
        </w:r>
      </w:ins>
    </w:p>
    <w:p w14:paraId="6B5AB0DC" w14:textId="77777777" w:rsidR="005F7014" w:rsidRDefault="005F7014">
      <w:pPr>
        <w:pStyle w:val="TOC1"/>
        <w:rPr>
          <w:ins w:id="209" w:author="Orion" w:date="2011-07-12T10:51:00Z"/>
          <w:rFonts w:asciiTheme="minorHAnsi" w:eastAsiaTheme="minorEastAsia" w:hAnsiTheme="minorHAnsi" w:cstheme="minorBidi"/>
          <w:noProof/>
          <w:sz w:val="22"/>
          <w:szCs w:val="22"/>
          <w:lang w:val="es-ES" w:eastAsia="es-ES"/>
        </w:rPr>
      </w:pPr>
      <w:ins w:id="210"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"_Toc298231222"</w:instrText>
        </w:r>
        <w:r w:rsidRPr="001F53DA">
          <w:rPr>
            <w:rStyle w:val="Hyperlink"/>
            <w:noProof/>
          </w:rPr>
          <w:instrText xml:space="preserve"> </w:instrText>
        </w:r>
        <w:r w:rsidRPr="001F53DA">
          <w:rPr>
            <w:rStyle w:val="Hyperlink"/>
            <w:noProof/>
          </w:rPr>
          <w:fldChar w:fldCharType="separate"/>
        </w:r>
        <w:r w:rsidRPr="001F53DA">
          <w:rPr>
            <w:rStyle w:val="Hyperlink"/>
            <w:noProof/>
          </w:rPr>
          <w:t>Resumen en castellano</w:t>
        </w:r>
        <w:r>
          <w:rPr>
            <w:noProof/>
            <w:webHidden/>
          </w:rPr>
          <w:tab/>
        </w:r>
        <w:r>
          <w:rPr>
            <w:noProof/>
            <w:webHidden/>
          </w:rPr>
          <w:fldChar w:fldCharType="begin"/>
        </w:r>
        <w:r>
          <w:rPr>
            <w:noProof/>
            <w:webHidden/>
          </w:rPr>
          <w:instrText xml:space="preserve"> PAGEREF _Toc298231222 \h </w:instrText>
        </w:r>
      </w:ins>
      <w:r>
        <w:rPr>
          <w:noProof/>
          <w:webHidden/>
        </w:rPr>
      </w:r>
      <w:r>
        <w:rPr>
          <w:noProof/>
          <w:webHidden/>
        </w:rPr>
        <w:fldChar w:fldCharType="separate"/>
      </w:r>
      <w:ins w:id="211" w:author="Orion" w:date="2011-07-12T10:51:00Z">
        <w:r>
          <w:rPr>
            <w:noProof/>
            <w:webHidden/>
          </w:rPr>
          <w:t>v</w:t>
        </w:r>
        <w:r>
          <w:rPr>
            <w:noProof/>
            <w:webHidden/>
          </w:rPr>
          <w:fldChar w:fldCharType="end"/>
        </w:r>
        <w:r w:rsidRPr="001F53DA">
          <w:rPr>
            <w:rStyle w:val="Hyperlink"/>
            <w:noProof/>
          </w:rPr>
          <w:fldChar w:fldCharType="end"/>
        </w:r>
      </w:ins>
    </w:p>
    <w:p w14:paraId="113FCB94" w14:textId="77777777" w:rsidR="005F7014" w:rsidRDefault="005F7014">
      <w:pPr>
        <w:pStyle w:val="TOC1"/>
        <w:rPr>
          <w:ins w:id="212" w:author="Orion" w:date="2011-07-12T10:51:00Z"/>
          <w:rFonts w:asciiTheme="minorHAnsi" w:eastAsiaTheme="minorEastAsia" w:hAnsiTheme="minorHAnsi" w:cstheme="minorBidi"/>
          <w:noProof/>
          <w:sz w:val="22"/>
          <w:szCs w:val="22"/>
          <w:lang w:val="es-ES" w:eastAsia="es-ES"/>
        </w:rPr>
      </w:pPr>
      <w:ins w:id="213"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"_Toc298231223"</w:instrText>
        </w:r>
        <w:r w:rsidRPr="001F53DA">
          <w:rPr>
            <w:rStyle w:val="Hyperlink"/>
            <w:noProof/>
          </w:rPr>
          <w:instrText xml:space="preserve"> </w:instrText>
        </w:r>
        <w:r w:rsidRPr="001F53DA">
          <w:rPr>
            <w:rStyle w:val="Hyperlink"/>
            <w:noProof/>
          </w:rPr>
          <w:fldChar w:fldCharType="separate"/>
        </w:r>
        <w:r w:rsidRPr="001F53DA">
          <w:rPr>
            <w:rStyle w:val="Hyperlink"/>
            <w:noProof/>
          </w:rPr>
          <w:t>Palabras clave</w:t>
        </w:r>
        <w:r>
          <w:rPr>
            <w:noProof/>
            <w:webHidden/>
          </w:rPr>
          <w:tab/>
        </w:r>
        <w:r>
          <w:rPr>
            <w:noProof/>
            <w:webHidden/>
          </w:rPr>
          <w:fldChar w:fldCharType="begin"/>
        </w:r>
        <w:r>
          <w:rPr>
            <w:noProof/>
            <w:webHidden/>
          </w:rPr>
          <w:instrText xml:space="preserve"> PAGEREF _Toc298231223 \h </w:instrText>
        </w:r>
      </w:ins>
      <w:r>
        <w:rPr>
          <w:noProof/>
          <w:webHidden/>
        </w:rPr>
      </w:r>
      <w:r>
        <w:rPr>
          <w:noProof/>
          <w:webHidden/>
        </w:rPr>
        <w:fldChar w:fldCharType="separate"/>
      </w:r>
      <w:ins w:id="214" w:author="Orion" w:date="2011-07-12T10:51:00Z">
        <w:r>
          <w:rPr>
            <w:noProof/>
            <w:webHidden/>
          </w:rPr>
          <w:t>v</w:t>
        </w:r>
        <w:r>
          <w:rPr>
            <w:noProof/>
            <w:webHidden/>
          </w:rPr>
          <w:fldChar w:fldCharType="end"/>
        </w:r>
        <w:r w:rsidRPr="001F53DA">
          <w:rPr>
            <w:rStyle w:val="Hyperlink"/>
            <w:noProof/>
          </w:rPr>
          <w:fldChar w:fldCharType="end"/>
        </w:r>
      </w:ins>
    </w:p>
    <w:p w14:paraId="5771B6B8" w14:textId="77777777" w:rsidR="005F7014" w:rsidRDefault="005F7014">
      <w:pPr>
        <w:pStyle w:val="TOC1"/>
        <w:rPr>
          <w:ins w:id="215" w:author="Orion" w:date="2011-07-12T10:51:00Z"/>
          <w:rFonts w:asciiTheme="minorHAnsi" w:eastAsiaTheme="minorEastAsia" w:hAnsiTheme="minorHAnsi" w:cstheme="minorBidi"/>
          <w:noProof/>
          <w:sz w:val="22"/>
          <w:szCs w:val="22"/>
          <w:lang w:val="es-ES" w:eastAsia="es-ES"/>
        </w:rPr>
      </w:pPr>
      <w:ins w:id="216"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"_Toc298231224"</w:instrText>
        </w:r>
        <w:r w:rsidRPr="001F53DA">
          <w:rPr>
            <w:rStyle w:val="Hyperlink"/>
            <w:noProof/>
          </w:rPr>
          <w:instrText xml:space="preserve"> </w:instrText>
        </w:r>
        <w:r w:rsidRPr="001F53DA">
          <w:rPr>
            <w:rStyle w:val="Hyperlink"/>
            <w:noProof/>
          </w:rPr>
          <w:fldChar w:fldCharType="separate"/>
        </w:r>
        <w:r w:rsidRPr="001F53DA">
          <w:rPr>
            <w:rStyle w:val="Hyperlink"/>
            <w:noProof/>
          </w:rPr>
          <w:t>Resumen en inglés</w:t>
        </w:r>
        <w:r>
          <w:rPr>
            <w:noProof/>
            <w:webHidden/>
          </w:rPr>
          <w:tab/>
        </w:r>
        <w:r>
          <w:rPr>
            <w:noProof/>
            <w:webHidden/>
          </w:rPr>
          <w:fldChar w:fldCharType="begin"/>
        </w:r>
        <w:r>
          <w:rPr>
            <w:noProof/>
            <w:webHidden/>
          </w:rPr>
          <w:instrText xml:space="preserve"> PAGEREF _Toc298231224 \h </w:instrText>
        </w:r>
      </w:ins>
      <w:r>
        <w:rPr>
          <w:noProof/>
          <w:webHidden/>
        </w:rPr>
      </w:r>
      <w:r>
        <w:rPr>
          <w:noProof/>
          <w:webHidden/>
        </w:rPr>
        <w:fldChar w:fldCharType="separate"/>
      </w:r>
      <w:ins w:id="217" w:author="Orion" w:date="2011-07-12T10:51:00Z">
        <w:r>
          <w:rPr>
            <w:noProof/>
            <w:webHidden/>
          </w:rPr>
          <w:t>vi</w:t>
        </w:r>
        <w:r>
          <w:rPr>
            <w:noProof/>
            <w:webHidden/>
          </w:rPr>
          <w:fldChar w:fldCharType="end"/>
        </w:r>
        <w:r w:rsidRPr="001F53DA">
          <w:rPr>
            <w:rStyle w:val="Hyperlink"/>
            <w:noProof/>
          </w:rPr>
          <w:fldChar w:fldCharType="end"/>
        </w:r>
      </w:ins>
    </w:p>
    <w:p w14:paraId="407B9566" w14:textId="77777777" w:rsidR="005F7014" w:rsidRDefault="005F7014">
      <w:pPr>
        <w:pStyle w:val="TOC1"/>
        <w:rPr>
          <w:ins w:id="218" w:author="Orion" w:date="2011-07-12T10:51:00Z"/>
          <w:rFonts w:asciiTheme="minorHAnsi" w:eastAsiaTheme="minorEastAsia" w:hAnsiTheme="minorHAnsi" w:cstheme="minorBidi"/>
          <w:noProof/>
          <w:sz w:val="22"/>
          <w:szCs w:val="22"/>
          <w:lang w:val="es-ES" w:eastAsia="es-ES"/>
        </w:rPr>
      </w:pPr>
      <w:ins w:id="219"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"_Toc298231225"</w:instrText>
        </w:r>
        <w:r w:rsidRPr="001F53DA">
          <w:rPr>
            <w:rStyle w:val="Hyperlink"/>
            <w:noProof/>
          </w:rPr>
          <w:instrText xml:space="preserve"> </w:instrText>
        </w:r>
        <w:r w:rsidRPr="001F53DA">
          <w:rPr>
            <w:rStyle w:val="Hyperlink"/>
            <w:noProof/>
          </w:rPr>
          <w:fldChar w:fldCharType="separate"/>
        </w:r>
        <w:r w:rsidRPr="001F53DA">
          <w:rPr>
            <w:rStyle w:val="Hyperlink"/>
            <w:noProof/>
            <w:lang w:val="es-ES"/>
          </w:rPr>
          <w:t>Keywords</w:t>
        </w:r>
        <w:r>
          <w:rPr>
            <w:noProof/>
            <w:webHidden/>
          </w:rPr>
          <w:tab/>
        </w:r>
        <w:r>
          <w:rPr>
            <w:noProof/>
            <w:webHidden/>
          </w:rPr>
          <w:fldChar w:fldCharType="begin"/>
        </w:r>
        <w:r>
          <w:rPr>
            <w:noProof/>
            <w:webHidden/>
          </w:rPr>
          <w:instrText xml:space="preserve"> PAGEREF _Toc298231225 \h </w:instrText>
        </w:r>
      </w:ins>
      <w:r>
        <w:rPr>
          <w:noProof/>
          <w:webHidden/>
        </w:rPr>
      </w:r>
      <w:r>
        <w:rPr>
          <w:noProof/>
          <w:webHidden/>
        </w:rPr>
        <w:fldChar w:fldCharType="separate"/>
      </w:r>
      <w:ins w:id="220" w:author="Orion" w:date="2011-07-12T10:51:00Z">
        <w:r>
          <w:rPr>
            <w:noProof/>
            <w:webHidden/>
          </w:rPr>
          <w:t>vi</w:t>
        </w:r>
        <w:r>
          <w:rPr>
            <w:noProof/>
            <w:webHidden/>
          </w:rPr>
          <w:fldChar w:fldCharType="end"/>
        </w:r>
        <w:r w:rsidRPr="001F53DA">
          <w:rPr>
            <w:rStyle w:val="Hyperlink"/>
            <w:noProof/>
          </w:rPr>
          <w:fldChar w:fldCharType="end"/>
        </w:r>
      </w:ins>
    </w:p>
    <w:p w14:paraId="601F3AC0" w14:textId="77777777" w:rsidR="005F7014" w:rsidRDefault="005F7014">
      <w:pPr>
        <w:pStyle w:val="TOC1"/>
        <w:rPr>
          <w:ins w:id="221" w:author="Orion" w:date="2011-07-12T10:51:00Z"/>
          <w:rFonts w:asciiTheme="minorHAnsi" w:eastAsiaTheme="minorEastAsia" w:hAnsiTheme="minorHAnsi" w:cstheme="minorBidi"/>
          <w:noProof/>
          <w:sz w:val="22"/>
          <w:szCs w:val="22"/>
          <w:lang w:val="es-ES" w:eastAsia="es-ES"/>
        </w:rPr>
      </w:pPr>
      <w:ins w:id="222"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"_Toc298231226"</w:instrText>
        </w:r>
        <w:r w:rsidRPr="001F53DA">
          <w:rPr>
            <w:rStyle w:val="Hyperlink"/>
            <w:noProof/>
          </w:rPr>
          <w:instrText xml:space="preserve"> </w:instrText>
        </w:r>
        <w:r w:rsidRPr="001F53DA">
          <w:rPr>
            <w:rStyle w:val="Hyperlink"/>
            <w:noProof/>
          </w:rPr>
          <w:fldChar w:fldCharType="separate"/>
        </w:r>
        <w:r w:rsidRPr="001F53DA">
          <w:rPr>
            <w:rStyle w:val="Hyperlink"/>
            <w:noProof/>
          </w:rPr>
          <w:t>Índice de contenidos</w:t>
        </w:r>
        <w:r>
          <w:rPr>
            <w:noProof/>
            <w:webHidden/>
          </w:rPr>
          <w:tab/>
        </w:r>
        <w:r>
          <w:rPr>
            <w:noProof/>
            <w:webHidden/>
          </w:rPr>
          <w:fldChar w:fldCharType="begin"/>
        </w:r>
        <w:r>
          <w:rPr>
            <w:noProof/>
            <w:webHidden/>
          </w:rPr>
          <w:instrText xml:space="preserve"> PAGEREF _Toc298231226 \h </w:instrText>
        </w:r>
      </w:ins>
      <w:r>
        <w:rPr>
          <w:noProof/>
          <w:webHidden/>
        </w:rPr>
      </w:r>
      <w:r>
        <w:rPr>
          <w:noProof/>
          <w:webHidden/>
        </w:rPr>
        <w:fldChar w:fldCharType="separate"/>
      </w:r>
      <w:ins w:id="223" w:author="Orion" w:date="2011-07-12T10:51:00Z">
        <w:r>
          <w:rPr>
            <w:noProof/>
            <w:webHidden/>
          </w:rPr>
          <w:t>7</w:t>
        </w:r>
        <w:r>
          <w:rPr>
            <w:noProof/>
            <w:webHidden/>
          </w:rPr>
          <w:fldChar w:fldCharType="end"/>
        </w:r>
        <w:r w:rsidRPr="001F53DA">
          <w:rPr>
            <w:rStyle w:val="Hyperlink"/>
            <w:noProof/>
          </w:rPr>
          <w:fldChar w:fldCharType="end"/>
        </w:r>
      </w:ins>
    </w:p>
    <w:p w14:paraId="291DC9A5" w14:textId="77777777" w:rsidR="005F7014" w:rsidRDefault="005F7014">
      <w:pPr>
        <w:pStyle w:val="TOC1"/>
        <w:rPr>
          <w:ins w:id="224" w:author="Orion" w:date="2011-07-12T10:51:00Z"/>
          <w:rFonts w:asciiTheme="minorHAnsi" w:eastAsiaTheme="minorEastAsia" w:hAnsiTheme="minorHAnsi" w:cstheme="minorBidi"/>
          <w:noProof/>
          <w:sz w:val="22"/>
          <w:szCs w:val="22"/>
          <w:lang w:val="es-ES" w:eastAsia="es-ES"/>
        </w:rPr>
      </w:pPr>
      <w:ins w:id="225"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"_Toc298231227"</w:instrText>
        </w:r>
        <w:r w:rsidRPr="001F53DA">
          <w:rPr>
            <w:rStyle w:val="Hyperlink"/>
            <w:noProof/>
          </w:rPr>
          <w:instrText xml:space="preserve"> </w:instrText>
        </w:r>
        <w:r w:rsidRPr="001F53DA">
          <w:rPr>
            <w:rStyle w:val="Hyperlink"/>
            <w:noProof/>
          </w:rPr>
          <w:fldChar w:fldCharType="separate"/>
        </w:r>
        <w:r w:rsidRPr="001F53DA">
          <w:rPr>
            <w:rStyle w:val="Hyperlink"/>
            <w:noProof/>
          </w:rPr>
          <w:t>Tabla de Figuras</w:t>
        </w:r>
        <w:r>
          <w:rPr>
            <w:noProof/>
            <w:webHidden/>
          </w:rPr>
          <w:tab/>
        </w:r>
        <w:r>
          <w:rPr>
            <w:noProof/>
            <w:webHidden/>
          </w:rPr>
          <w:fldChar w:fldCharType="begin"/>
        </w:r>
        <w:r>
          <w:rPr>
            <w:noProof/>
            <w:webHidden/>
          </w:rPr>
          <w:instrText xml:space="preserve"> PAGEREF _Toc298231227 \h </w:instrText>
        </w:r>
      </w:ins>
      <w:r>
        <w:rPr>
          <w:noProof/>
          <w:webHidden/>
        </w:rPr>
      </w:r>
      <w:r>
        <w:rPr>
          <w:noProof/>
          <w:webHidden/>
        </w:rPr>
        <w:fldChar w:fldCharType="separate"/>
      </w:r>
      <w:ins w:id="226" w:author="Orion" w:date="2011-07-12T10:51:00Z">
        <w:r>
          <w:rPr>
            <w:noProof/>
            <w:webHidden/>
          </w:rPr>
          <w:t>8</w:t>
        </w:r>
        <w:r>
          <w:rPr>
            <w:noProof/>
            <w:webHidden/>
          </w:rPr>
          <w:fldChar w:fldCharType="end"/>
        </w:r>
        <w:r w:rsidRPr="001F53DA">
          <w:rPr>
            <w:rStyle w:val="Hyperlink"/>
            <w:noProof/>
          </w:rPr>
          <w:fldChar w:fldCharType="end"/>
        </w:r>
      </w:ins>
    </w:p>
    <w:p w14:paraId="76CD7603" w14:textId="77777777" w:rsidR="005F7014" w:rsidRDefault="005F7014">
      <w:pPr>
        <w:pStyle w:val="TOC1"/>
        <w:rPr>
          <w:ins w:id="227" w:author="Orion" w:date="2011-07-12T10:51:00Z"/>
          <w:rFonts w:asciiTheme="minorHAnsi" w:eastAsiaTheme="minorEastAsia" w:hAnsiTheme="minorHAnsi" w:cstheme="minorBidi"/>
          <w:noProof/>
          <w:sz w:val="22"/>
          <w:szCs w:val="22"/>
          <w:lang w:val="es-ES" w:eastAsia="es-ES"/>
        </w:rPr>
      </w:pPr>
      <w:ins w:id="228"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"_Toc298231228"</w:instrText>
        </w:r>
        <w:r w:rsidRPr="001F53DA">
          <w:rPr>
            <w:rStyle w:val="Hyperlink"/>
            <w:noProof/>
          </w:rPr>
          <w:instrText xml:space="preserve"> </w:instrText>
        </w:r>
        <w:r w:rsidRPr="001F53DA">
          <w:rPr>
            <w:rStyle w:val="Hyperlink"/>
            <w:noProof/>
          </w:rPr>
          <w:fldChar w:fldCharType="separate"/>
        </w:r>
        <w:r w:rsidRPr="001F53DA">
          <w:rPr>
            <w:rStyle w:val="Hyperlink"/>
            <w:noProof/>
          </w:rPr>
          <w:t>Agradecimientos</w:t>
        </w:r>
        <w:r>
          <w:rPr>
            <w:noProof/>
            <w:webHidden/>
          </w:rPr>
          <w:tab/>
        </w:r>
        <w:r>
          <w:rPr>
            <w:noProof/>
            <w:webHidden/>
          </w:rPr>
          <w:fldChar w:fldCharType="begin"/>
        </w:r>
        <w:r>
          <w:rPr>
            <w:noProof/>
            <w:webHidden/>
          </w:rPr>
          <w:instrText xml:space="preserve"> PAGEREF _Toc298231228 \h </w:instrText>
        </w:r>
      </w:ins>
      <w:r>
        <w:rPr>
          <w:noProof/>
          <w:webHidden/>
        </w:rPr>
      </w:r>
      <w:r>
        <w:rPr>
          <w:noProof/>
          <w:webHidden/>
        </w:rPr>
        <w:fldChar w:fldCharType="separate"/>
      </w:r>
      <w:ins w:id="229" w:author="Orion" w:date="2011-07-12T10:51:00Z">
        <w:r>
          <w:rPr>
            <w:noProof/>
            <w:webHidden/>
          </w:rPr>
          <w:t>9</w:t>
        </w:r>
        <w:r>
          <w:rPr>
            <w:noProof/>
            <w:webHidden/>
          </w:rPr>
          <w:fldChar w:fldCharType="end"/>
        </w:r>
        <w:r w:rsidRPr="001F53DA">
          <w:rPr>
            <w:rStyle w:val="Hyperlink"/>
            <w:noProof/>
          </w:rPr>
          <w:fldChar w:fldCharType="end"/>
        </w:r>
      </w:ins>
    </w:p>
    <w:p w14:paraId="43353E56" w14:textId="77777777" w:rsidR="005F7014" w:rsidRDefault="005F7014">
      <w:pPr>
        <w:pStyle w:val="TOC1"/>
        <w:rPr>
          <w:ins w:id="230" w:author="Orion" w:date="2011-07-12T10:51:00Z"/>
          <w:rFonts w:asciiTheme="minorHAnsi" w:eastAsiaTheme="minorEastAsia" w:hAnsiTheme="minorHAnsi" w:cstheme="minorBidi"/>
          <w:noProof/>
          <w:sz w:val="22"/>
          <w:szCs w:val="22"/>
          <w:lang w:val="es-ES" w:eastAsia="es-ES"/>
        </w:rPr>
      </w:pPr>
      <w:ins w:id="231"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"_Toc298231229"</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Introducción</w:t>
        </w:r>
        <w:r>
          <w:rPr>
            <w:noProof/>
            <w:webHidden/>
          </w:rPr>
          <w:tab/>
        </w:r>
        <w:r>
          <w:rPr>
            <w:noProof/>
            <w:webHidden/>
          </w:rPr>
          <w:fldChar w:fldCharType="begin"/>
        </w:r>
        <w:r>
          <w:rPr>
            <w:noProof/>
            <w:webHidden/>
          </w:rPr>
          <w:instrText xml:space="preserve"> PAGEREF _Toc298231229 \h </w:instrText>
        </w:r>
      </w:ins>
      <w:r>
        <w:rPr>
          <w:noProof/>
          <w:webHidden/>
        </w:rPr>
      </w:r>
      <w:r>
        <w:rPr>
          <w:noProof/>
          <w:webHidden/>
        </w:rPr>
        <w:fldChar w:fldCharType="separate"/>
      </w:r>
      <w:ins w:id="232" w:author="Orion" w:date="2011-07-12T10:51:00Z">
        <w:r>
          <w:rPr>
            <w:noProof/>
            <w:webHidden/>
          </w:rPr>
          <w:t>11</w:t>
        </w:r>
        <w:r>
          <w:rPr>
            <w:noProof/>
            <w:webHidden/>
          </w:rPr>
          <w:fldChar w:fldCharType="end"/>
        </w:r>
        <w:r w:rsidRPr="001F53DA">
          <w:rPr>
            <w:rStyle w:val="Hyperlink"/>
            <w:noProof/>
          </w:rPr>
          <w:fldChar w:fldCharType="end"/>
        </w:r>
      </w:ins>
    </w:p>
    <w:p w14:paraId="6CA53CC9" w14:textId="77777777" w:rsidR="005F7014" w:rsidRDefault="005F7014">
      <w:pPr>
        <w:pStyle w:val="TOC1"/>
        <w:rPr>
          <w:ins w:id="233" w:author="Orion" w:date="2011-07-12T10:51:00Z"/>
          <w:rFonts w:asciiTheme="minorHAnsi" w:eastAsiaTheme="minorEastAsia" w:hAnsiTheme="minorHAnsi" w:cstheme="minorBidi"/>
          <w:noProof/>
          <w:sz w:val="22"/>
          <w:szCs w:val="22"/>
          <w:lang w:val="es-ES" w:eastAsia="es-ES"/>
        </w:rPr>
      </w:pPr>
      <w:ins w:id="234"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"_Toc298231230"</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_Toc298231230 \h </w:instrText>
        </w:r>
      </w:ins>
      <w:r>
        <w:rPr>
          <w:noProof/>
          <w:webHidden/>
        </w:rPr>
      </w:r>
      <w:r>
        <w:rPr>
          <w:noProof/>
          <w:webHidden/>
        </w:rPr>
        <w:fldChar w:fldCharType="separate"/>
      </w:r>
      <w:ins w:id="235" w:author="Orion" w:date="2011-07-12T10:51:00Z">
        <w:r>
          <w:rPr>
            <w:noProof/>
            <w:webHidden/>
          </w:rPr>
          <w:t>13</w:t>
        </w:r>
        <w:r>
          <w:rPr>
            <w:noProof/>
            <w:webHidden/>
          </w:rPr>
          <w:fldChar w:fldCharType="end"/>
        </w:r>
        <w:r w:rsidRPr="001F53DA">
          <w:rPr>
            <w:rStyle w:val="Hyperlink"/>
            <w:noProof/>
          </w:rPr>
          <w:fldChar w:fldCharType="end"/>
        </w:r>
      </w:ins>
    </w:p>
    <w:p w14:paraId="1A19D92B" w14:textId="77777777" w:rsidR="005F7014" w:rsidRDefault="005F7014">
      <w:pPr>
        <w:pStyle w:val="TOC1"/>
        <w:rPr>
          <w:ins w:id="236" w:author="Orion" w:date="2011-07-12T10:51:00Z"/>
          <w:rFonts w:asciiTheme="minorHAnsi" w:eastAsiaTheme="minorEastAsia" w:hAnsiTheme="minorHAnsi" w:cstheme="minorBidi"/>
          <w:noProof/>
          <w:sz w:val="22"/>
          <w:szCs w:val="22"/>
          <w:lang w:val="es-ES" w:eastAsia="es-ES"/>
        </w:rPr>
      </w:pPr>
      <w:ins w:id="237"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"_Toc298231231"</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Estado del arte</w:t>
        </w:r>
        <w:r>
          <w:rPr>
            <w:noProof/>
            <w:webHidden/>
          </w:rPr>
          <w:tab/>
        </w:r>
        <w:r>
          <w:rPr>
            <w:noProof/>
            <w:webHidden/>
          </w:rPr>
          <w:fldChar w:fldCharType="begin"/>
        </w:r>
        <w:r>
          <w:rPr>
            <w:noProof/>
            <w:webHidden/>
          </w:rPr>
          <w:instrText xml:space="preserve"> PAGEREF _Toc298231231 \h </w:instrText>
        </w:r>
      </w:ins>
      <w:r>
        <w:rPr>
          <w:noProof/>
          <w:webHidden/>
        </w:rPr>
      </w:r>
      <w:r>
        <w:rPr>
          <w:noProof/>
          <w:webHidden/>
        </w:rPr>
        <w:fldChar w:fldCharType="separate"/>
      </w:r>
      <w:ins w:id="238" w:author="Orion" w:date="2011-07-12T10:51:00Z">
        <w:r>
          <w:rPr>
            <w:noProof/>
            <w:webHidden/>
          </w:rPr>
          <w:t>15</w:t>
        </w:r>
        <w:r>
          <w:rPr>
            <w:noProof/>
            <w:webHidden/>
          </w:rPr>
          <w:fldChar w:fldCharType="end"/>
        </w:r>
        <w:r w:rsidRPr="001F53DA">
          <w:rPr>
            <w:rStyle w:val="Hyperlink"/>
            <w:noProof/>
          </w:rPr>
          <w:fldChar w:fldCharType="end"/>
        </w:r>
      </w:ins>
    </w:p>
    <w:p w14:paraId="6CACFAB2" w14:textId="77777777" w:rsidR="005F7014" w:rsidRDefault="005F7014">
      <w:pPr>
        <w:pStyle w:val="TOC2"/>
        <w:tabs>
          <w:tab w:val="right" w:leader="dot" w:pos="9628"/>
        </w:tabs>
        <w:rPr>
          <w:ins w:id="239" w:author="Orion" w:date="2011-07-12T10:51:00Z"/>
          <w:rFonts w:asciiTheme="minorHAnsi" w:eastAsiaTheme="minorEastAsia" w:hAnsiTheme="minorHAnsi" w:cstheme="minorBidi"/>
          <w:noProof/>
          <w:sz w:val="22"/>
          <w:szCs w:val="22"/>
          <w:lang w:val="es-ES" w:eastAsia="es-ES"/>
        </w:rPr>
      </w:pPr>
      <w:ins w:id="240"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"_Toc298231232"</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Factores humanos en aviación</w:t>
        </w:r>
        <w:r>
          <w:rPr>
            <w:noProof/>
            <w:webHidden/>
          </w:rPr>
          <w:tab/>
        </w:r>
        <w:r>
          <w:rPr>
            <w:noProof/>
            <w:webHidden/>
          </w:rPr>
          <w:fldChar w:fldCharType="begin"/>
        </w:r>
        <w:r>
          <w:rPr>
            <w:noProof/>
            <w:webHidden/>
          </w:rPr>
          <w:instrText xml:space="preserve"> PAGEREF _Toc298231232 \h </w:instrText>
        </w:r>
      </w:ins>
      <w:r>
        <w:rPr>
          <w:noProof/>
          <w:webHidden/>
        </w:rPr>
      </w:r>
      <w:r>
        <w:rPr>
          <w:noProof/>
          <w:webHidden/>
        </w:rPr>
        <w:fldChar w:fldCharType="separate"/>
      </w:r>
      <w:ins w:id="241" w:author="Orion" w:date="2011-07-12T10:51:00Z">
        <w:r>
          <w:rPr>
            <w:noProof/>
            <w:webHidden/>
          </w:rPr>
          <w:t>15</w:t>
        </w:r>
        <w:r>
          <w:rPr>
            <w:noProof/>
            <w:webHidden/>
          </w:rPr>
          <w:fldChar w:fldCharType="end"/>
        </w:r>
        <w:r w:rsidRPr="001F53DA">
          <w:rPr>
            <w:rStyle w:val="Hyperlink"/>
            <w:noProof/>
          </w:rPr>
          <w:fldChar w:fldCharType="end"/>
        </w:r>
      </w:ins>
    </w:p>
    <w:p w14:paraId="431A61B8" w14:textId="77777777" w:rsidR="005F7014" w:rsidRDefault="005F7014">
      <w:pPr>
        <w:pStyle w:val="TOC2"/>
        <w:tabs>
          <w:tab w:val="right" w:leader="dot" w:pos="9628"/>
        </w:tabs>
        <w:rPr>
          <w:ins w:id="242" w:author="Orion" w:date="2011-07-12T10:51:00Z"/>
          <w:rFonts w:asciiTheme="minorHAnsi" w:eastAsiaTheme="minorEastAsia" w:hAnsiTheme="minorHAnsi" w:cstheme="minorBidi"/>
          <w:noProof/>
          <w:sz w:val="22"/>
          <w:szCs w:val="22"/>
          <w:lang w:val="es-ES" w:eastAsia="es-ES"/>
        </w:rPr>
      </w:pPr>
      <w:ins w:id="243"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"_Toc298231233"</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Simulación y Gestión de Tráfico Aéreo</w:t>
        </w:r>
        <w:r>
          <w:rPr>
            <w:noProof/>
            <w:webHidden/>
          </w:rPr>
          <w:tab/>
        </w:r>
        <w:r>
          <w:rPr>
            <w:noProof/>
            <w:webHidden/>
          </w:rPr>
          <w:fldChar w:fldCharType="begin"/>
        </w:r>
        <w:r>
          <w:rPr>
            <w:noProof/>
            <w:webHidden/>
          </w:rPr>
          <w:instrText xml:space="preserve"> PAGEREF _Toc298231233 \h </w:instrText>
        </w:r>
      </w:ins>
      <w:r>
        <w:rPr>
          <w:noProof/>
          <w:webHidden/>
        </w:rPr>
      </w:r>
      <w:r>
        <w:rPr>
          <w:noProof/>
          <w:webHidden/>
        </w:rPr>
        <w:fldChar w:fldCharType="separate"/>
      </w:r>
      <w:ins w:id="244" w:author="Orion" w:date="2011-07-12T10:51:00Z">
        <w:r>
          <w:rPr>
            <w:noProof/>
            <w:webHidden/>
          </w:rPr>
          <w:t>17</w:t>
        </w:r>
        <w:r>
          <w:rPr>
            <w:noProof/>
            <w:webHidden/>
          </w:rPr>
          <w:fldChar w:fldCharType="end"/>
        </w:r>
        <w:r w:rsidRPr="001F53DA">
          <w:rPr>
            <w:rStyle w:val="Hyperlink"/>
            <w:noProof/>
          </w:rPr>
          <w:fldChar w:fldCharType="end"/>
        </w:r>
      </w:ins>
    </w:p>
    <w:p w14:paraId="6623AEC7" w14:textId="77777777" w:rsidR="005F7014" w:rsidRDefault="005F7014">
      <w:pPr>
        <w:pStyle w:val="TOC2"/>
        <w:tabs>
          <w:tab w:val="right" w:leader="dot" w:pos="9628"/>
        </w:tabs>
        <w:rPr>
          <w:ins w:id="245" w:author="Orion" w:date="2011-07-12T10:51:00Z"/>
          <w:rFonts w:asciiTheme="minorHAnsi" w:eastAsiaTheme="minorEastAsia" w:hAnsiTheme="minorHAnsi" w:cstheme="minorBidi"/>
          <w:noProof/>
          <w:sz w:val="22"/>
          <w:szCs w:val="22"/>
          <w:lang w:val="es-ES" w:eastAsia="es-ES"/>
        </w:rPr>
      </w:pPr>
      <w:ins w:id="246"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"_Toc298231234"</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Trabajos de investigación sobre UAVs</w:t>
        </w:r>
        <w:r>
          <w:rPr>
            <w:noProof/>
            <w:webHidden/>
          </w:rPr>
          <w:tab/>
        </w:r>
        <w:r>
          <w:rPr>
            <w:noProof/>
            <w:webHidden/>
          </w:rPr>
          <w:fldChar w:fldCharType="begin"/>
        </w:r>
        <w:r>
          <w:rPr>
            <w:noProof/>
            <w:webHidden/>
          </w:rPr>
          <w:instrText xml:space="preserve"> PAGEREF _Toc298231234 \h </w:instrText>
        </w:r>
      </w:ins>
      <w:r>
        <w:rPr>
          <w:noProof/>
          <w:webHidden/>
        </w:rPr>
      </w:r>
      <w:r>
        <w:rPr>
          <w:noProof/>
          <w:webHidden/>
        </w:rPr>
        <w:fldChar w:fldCharType="separate"/>
      </w:r>
      <w:ins w:id="247" w:author="Orion" w:date="2011-07-12T10:51:00Z">
        <w:r>
          <w:rPr>
            <w:noProof/>
            <w:webHidden/>
          </w:rPr>
          <w:t>20</w:t>
        </w:r>
        <w:r>
          <w:rPr>
            <w:noProof/>
            <w:webHidden/>
          </w:rPr>
          <w:fldChar w:fldCharType="end"/>
        </w:r>
        <w:r w:rsidRPr="001F53DA">
          <w:rPr>
            <w:rStyle w:val="Hyperlink"/>
            <w:noProof/>
          </w:rPr>
          <w:fldChar w:fldCharType="end"/>
        </w:r>
      </w:ins>
    </w:p>
    <w:p w14:paraId="01F4E775" w14:textId="77777777" w:rsidR="005F7014" w:rsidRDefault="005F7014">
      <w:pPr>
        <w:pStyle w:val="TOC1"/>
        <w:rPr>
          <w:ins w:id="248" w:author="Orion" w:date="2011-07-12T10:51:00Z"/>
          <w:rFonts w:asciiTheme="minorHAnsi" w:eastAsiaTheme="minorEastAsia" w:hAnsiTheme="minorHAnsi" w:cstheme="minorBidi"/>
          <w:noProof/>
          <w:sz w:val="22"/>
          <w:szCs w:val="22"/>
          <w:lang w:val="es-ES" w:eastAsia="es-ES"/>
        </w:rPr>
      </w:pPr>
      <w:ins w:id="249"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"_Toc298231235"</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Requisitos del Sistema</w:t>
        </w:r>
        <w:r>
          <w:rPr>
            <w:noProof/>
            <w:webHidden/>
          </w:rPr>
          <w:tab/>
        </w:r>
        <w:r>
          <w:rPr>
            <w:noProof/>
            <w:webHidden/>
          </w:rPr>
          <w:fldChar w:fldCharType="begin"/>
        </w:r>
        <w:r>
          <w:rPr>
            <w:noProof/>
            <w:webHidden/>
          </w:rPr>
          <w:instrText xml:space="preserve"> PAGEREF _Toc298231235 \h </w:instrText>
        </w:r>
      </w:ins>
      <w:r>
        <w:rPr>
          <w:noProof/>
          <w:webHidden/>
        </w:rPr>
      </w:r>
      <w:r>
        <w:rPr>
          <w:noProof/>
          <w:webHidden/>
        </w:rPr>
        <w:fldChar w:fldCharType="separate"/>
      </w:r>
      <w:ins w:id="250" w:author="Orion" w:date="2011-07-12T10:51:00Z">
        <w:r>
          <w:rPr>
            <w:noProof/>
            <w:webHidden/>
          </w:rPr>
          <w:t>21</w:t>
        </w:r>
        <w:r>
          <w:rPr>
            <w:noProof/>
            <w:webHidden/>
          </w:rPr>
          <w:fldChar w:fldCharType="end"/>
        </w:r>
        <w:r w:rsidRPr="001F53DA">
          <w:rPr>
            <w:rStyle w:val="Hyperlink"/>
            <w:noProof/>
          </w:rPr>
          <w:fldChar w:fldCharType="end"/>
        </w:r>
      </w:ins>
    </w:p>
    <w:p w14:paraId="2B601AD8" w14:textId="77777777" w:rsidR="005F7014" w:rsidRDefault="005F7014">
      <w:pPr>
        <w:pStyle w:val="TOC2"/>
        <w:tabs>
          <w:tab w:val="right" w:leader="dot" w:pos="9628"/>
        </w:tabs>
        <w:rPr>
          <w:ins w:id="251" w:author="Orion" w:date="2011-07-12T10:51:00Z"/>
          <w:rFonts w:asciiTheme="minorHAnsi" w:eastAsiaTheme="minorEastAsia" w:hAnsiTheme="minorHAnsi" w:cstheme="minorBidi"/>
          <w:noProof/>
          <w:sz w:val="22"/>
          <w:szCs w:val="22"/>
          <w:lang w:val="es-ES" w:eastAsia="es-ES"/>
        </w:rPr>
      </w:pPr>
      <w:ins w:id="252"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"_Toc298231236"</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Infraestructura y desarrollo</w:t>
        </w:r>
        <w:r>
          <w:rPr>
            <w:noProof/>
            <w:webHidden/>
          </w:rPr>
          <w:tab/>
        </w:r>
        <w:r>
          <w:rPr>
            <w:noProof/>
            <w:webHidden/>
          </w:rPr>
          <w:fldChar w:fldCharType="begin"/>
        </w:r>
        <w:r>
          <w:rPr>
            <w:noProof/>
            <w:webHidden/>
          </w:rPr>
          <w:instrText xml:space="preserve"> PAGEREF _Toc298231236 \h </w:instrText>
        </w:r>
      </w:ins>
      <w:r>
        <w:rPr>
          <w:noProof/>
          <w:webHidden/>
        </w:rPr>
      </w:r>
      <w:r>
        <w:rPr>
          <w:noProof/>
          <w:webHidden/>
        </w:rPr>
        <w:fldChar w:fldCharType="separate"/>
      </w:r>
      <w:ins w:id="253" w:author="Orion" w:date="2011-07-12T10:51:00Z">
        <w:r>
          <w:rPr>
            <w:noProof/>
            <w:webHidden/>
          </w:rPr>
          <w:t>23</w:t>
        </w:r>
        <w:r>
          <w:rPr>
            <w:noProof/>
            <w:webHidden/>
          </w:rPr>
          <w:fldChar w:fldCharType="end"/>
        </w:r>
        <w:r w:rsidRPr="001F53DA">
          <w:rPr>
            <w:rStyle w:val="Hyperlink"/>
            <w:noProof/>
          </w:rPr>
          <w:fldChar w:fldCharType="end"/>
        </w:r>
      </w:ins>
    </w:p>
    <w:p w14:paraId="20F291D0" w14:textId="77777777" w:rsidR="005F7014" w:rsidRDefault="005F7014">
      <w:pPr>
        <w:pStyle w:val="TOC1"/>
        <w:rPr>
          <w:ins w:id="254" w:author="Orion" w:date="2011-07-12T10:51:00Z"/>
          <w:rFonts w:asciiTheme="minorHAnsi" w:eastAsiaTheme="minorEastAsia" w:hAnsiTheme="minorHAnsi" w:cstheme="minorBidi"/>
          <w:noProof/>
          <w:sz w:val="22"/>
          <w:szCs w:val="22"/>
          <w:lang w:val="es-ES" w:eastAsia="es-ES"/>
        </w:rPr>
      </w:pPr>
      <w:ins w:id="255"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"_Toc298231237"</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Plataforma</w:t>
        </w:r>
        <w:r>
          <w:rPr>
            <w:noProof/>
            <w:webHidden/>
          </w:rPr>
          <w:tab/>
        </w:r>
        <w:r>
          <w:rPr>
            <w:noProof/>
            <w:webHidden/>
          </w:rPr>
          <w:fldChar w:fldCharType="begin"/>
        </w:r>
        <w:r>
          <w:rPr>
            <w:noProof/>
            <w:webHidden/>
          </w:rPr>
          <w:instrText xml:space="preserve"> PAGEREF _Toc298231237 \h </w:instrText>
        </w:r>
      </w:ins>
      <w:r>
        <w:rPr>
          <w:noProof/>
          <w:webHidden/>
        </w:rPr>
      </w:r>
      <w:r>
        <w:rPr>
          <w:noProof/>
          <w:webHidden/>
        </w:rPr>
        <w:fldChar w:fldCharType="separate"/>
      </w:r>
      <w:ins w:id="256" w:author="Orion" w:date="2011-07-12T10:51:00Z">
        <w:r>
          <w:rPr>
            <w:noProof/>
            <w:webHidden/>
          </w:rPr>
          <w:t>24</w:t>
        </w:r>
        <w:r>
          <w:rPr>
            <w:noProof/>
            <w:webHidden/>
          </w:rPr>
          <w:fldChar w:fldCharType="end"/>
        </w:r>
        <w:r w:rsidRPr="001F53DA">
          <w:rPr>
            <w:rStyle w:val="Hyperlink"/>
            <w:noProof/>
          </w:rPr>
          <w:fldChar w:fldCharType="end"/>
        </w:r>
      </w:ins>
    </w:p>
    <w:p w14:paraId="14D08BAB" w14:textId="77777777" w:rsidR="005F7014" w:rsidRDefault="005F7014">
      <w:pPr>
        <w:pStyle w:val="TOC2"/>
        <w:tabs>
          <w:tab w:val="right" w:leader="dot" w:pos="9628"/>
        </w:tabs>
        <w:rPr>
          <w:ins w:id="257" w:author="Orion" w:date="2011-07-12T10:51:00Z"/>
          <w:rFonts w:asciiTheme="minorHAnsi" w:eastAsiaTheme="minorEastAsia" w:hAnsiTheme="minorHAnsi" w:cstheme="minorBidi"/>
          <w:noProof/>
          <w:sz w:val="22"/>
          <w:szCs w:val="22"/>
          <w:lang w:val="es-ES" w:eastAsia="es-ES"/>
        </w:rPr>
      </w:pPr>
      <w:ins w:id="258"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"_Toc298231238"</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Especificación</w:t>
        </w:r>
        <w:r>
          <w:rPr>
            <w:noProof/>
            <w:webHidden/>
          </w:rPr>
          <w:tab/>
        </w:r>
        <w:r>
          <w:rPr>
            <w:noProof/>
            <w:webHidden/>
          </w:rPr>
          <w:fldChar w:fldCharType="begin"/>
        </w:r>
        <w:r>
          <w:rPr>
            <w:noProof/>
            <w:webHidden/>
          </w:rPr>
          <w:instrText xml:space="preserve"> PAGEREF _Toc298231238 \h </w:instrText>
        </w:r>
      </w:ins>
      <w:r>
        <w:rPr>
          <w:noProof/>
          <w:webHidden/>
        </w:rPr>
      </w:r>
      <w:r>
        <w:rPr>
          <w:noProof/>
          <w:webHidden/>
        </w:rPr>
        <w:fldChar w:fldCharType="separate"/>
      </w:r>
      <w:ins w:id="259" w:author="Orion" w:date="2011-07-12T10:51:00Z">
        <w:r>
          <w:rPr>
            <w:noProof/>
            <w:webHidden/>
          </w:rPr>
          <w:t>24</w:t>
        </w:r>
        <w:r>
          <w:rPr>
            <w:noProof/>
            <w:webHidden/>
          </w:rPr>
          <w:fldChar w:fldCharType="end"/>
        </w:r>
        <w:r w:rsidRPr="001F53DA">
          <w:rPr>
            <w:rStyle w:val="Hyperlink"/>
            <w:noProof/>
          </w:rPr>
          <w:fldChar w:fldCharType="end"/>
        </w:r>
      </w:ins>
    </w:p>
    <w:p w14:paraId="1F8ACDF4" w14:textId="77777777" w:rsidR="005F7014" w:rsidRDefault="005F7014">
      <w:pPr>
        <w:pStyle w:val="TOC2"/>
        <w:tabs>
          <w:tab w:val="right" w:leader="dot" w:pos="9628"/>
        </w:tabs>
        <w:rPr>
          <w:ins w:id="260" w:author="Orion" w:date="2011-07-12T10:51:00Z"/>
          <w:rFonts w:asciiTheme="minorHAnsi" w:eastAsiaTheme="minorEastAsia" w:hAnsiTheme="minorHAnsi" w:cstheme="minorBidi"/>
          <w:noProof/>
          <w:sz w:val="22"/>
          <w:szCs w:val="22"/>
          <w:lang w:val="es-ES" w:eastAsia="es-ES"/>
        </w:rPr>
      </w:pPr>
      <w:ins w:id="261"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"_Toc298231239"</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Módulo de lógica</w:t>
        </w:r>
        <w:r>
          <w:rPr>
            <w:noProof/>
            <w:webHidden/>
          </w:rPr>
          <w:tab/>
        </w:r>
        <w:r>
          <w:rPr>
            <w:noProof/>
            <w:webHidden/>
          </w:rPr>
          <w:fldChar w:fldCharType="begin"/>
        </w:r>
        <w:r>
          <w:rPr>
            <w:noProof/>
            <w:webHidden/>
          </w:rPr>
          <w:instrText xml:space="preserve"> PAGEREF _Toc298231239 \h </w:instrText>
        </w:r>
      </w:ins>
      <w:r>
        <w:rPr>
          <w:noProof/>
          <w:webHidden/>
        </w:rPr>
      </w:r>
      <w:r>
        <w:rPr>
          <w:noProof/>
          <w:webHidden/>
        </w:rPr>
        <w:fldChar w:fldCharType="separate"/>
      </w:r>
      <w:ins w:id="262" w:author="Orion" w:date="2011-07-12T10:51:00Z">
        <w:r>
          <w:rPr>
            <w:noProof/>
            <w:webHidden/>
          </w:rPr>
          <w:t>42</w:t>
        </w:r>
        <w:r>
          <w:rPr>
            <w:noProof/>
            <w:webHidden/>
          </w:rPr>
          <w:fldChar w:fldCharType="end"/>
        </w:r>
        <w:r w:rsidRPr="001F53DA">
          <w:rPr>
            <w:rStyle w:val="Hyperlink"/>
            <w:noProof/>
          </w:rPr>
          <w:fldChar w:fldCharType="end"/>
        </w:r>
      </w:ins>
    </w:p>
    <w:p w14:paraId="2B0BD146" w14:textId="77777777" w:rsidR="005F7014" w:rsidRDefault="005F7014">
      <w:pPr>
        <w:pStyle w:val="TOC2"/>
        <w:tabs>
          <w:tab w:val="right" w:leader="dot" w:pos="9628"/>
        </w:tabs>
        <w:rPr>
          <w:ins w:id="263" w:author="Orion" w:date="2011-07-12T10:51:00Z"/>
          <w:rFonts w:asciiTheme="minorHAnsi" w:eastAsiaTheme="minorEastAsia" w:hAnsiTheme="minorHAnsi" w:cstheme="minorBidi"/>
          <w:noProof/>
          <w:sz w:val="22"/>
          <w:szCs w:val="22"/>
          <w:lang w:val="es-ES" w:eastAsia="es-ES"/>
        </w:rPr>
      </w:pPr>
      <w:ins w:id="264"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"_Toc298231240"</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Visualización</w:t>
        </w:r>
        <w:r>
          <w:rPr>
            <w:noProof/>
            <w:webHidden/>
          </w:rPr>
          <w:tab/>
        </w:r>
        <w:r>
          <w:rPr>
            <w:noProof/>
            <w:webHidden/>
          </w:rPr>
          <w:fldChar w:fldCharType="begin"/>
        </w:r>
        <w:r>
          <w:rPr>
            <w:noProof/>
            <w:webHidden/>
          </w:rPr>
          <w:instrText xml:space="preserve"> PAGEREF _Toc298231240 \h </w:instrText>
        </w:r>
      </w:ins>
      <w:r>
        <w:rPr>
          <w:noProof/>
          <w:webHidden/>
        </w:rPr>
      </w:r>
      <w:r>
        <w:rPr>
          <w:noProof/>
          <w:webHidden/>
        </w:rPr>
        <w:fldChar w:fldCharType="separate"/>
      </w:r>
      <w:ins w:id="265" w:author="Orion" w:date="2011-07-12T10:51:00Z">
        <w:r>
          <w:rPr>
            <w:noProof/>
            <w:webHidden/>
          </w:rPr>
          <w:t>42</w:t>
        </w:r>
        <w:r>
          <w:rPr>
            <w:noProof/>
            <w:webHidden/>
          </w:rPr>
          <w:fldChar w:fldCharType="end"/>
        </w:r>
        <w:r w:rsidRPr="001F53DA">
          <w:rPr>
            <w:rStyle w:val="Hyperlink"/>
            <w:noProof/>
          </w:rPr>
          <w:fldChar w:fldCharType="end"/>
        </w:r>
      </w:ins>
    </w:p>
    <w:p w14:paraId="7F6836C7" w14:textId="77777777" w:rsidR="005F7014" w:rsidRDefault="005F7014">
      <w:pPr>
        <w:pStyle w:val="TOC2"/>
        <w:tabs>
          <w:tab w:val="right" w:leader="dot" w:pos="9628"/>
        </w:tabs>
        <w:rPr>
          <w:ins w:id="266" w:author="Orion" w:date="2011-07-12T10:51:00Z"/>
          <w:rFonts w:asciiTheme="minorHAnsi" w:eastAsiaTheme="minorEastAsia" w:hAnsiTheme="minorHAnsi" w:cstheme="minorBidi"/>
          <w:noProof/>
          <w:sz w:val="22"/>
          <w:szCs w:val="22"/>
          <w:lang w:val="es-ES" w:eastAsia="es-ES"/>
        </w:rPr>
      </w:pPr>
      <w:ins w:id="267"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"_Toc298231241"</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Controlador</w:t>
        </w:r>
        <w:r>
          <w:rPr>
            <w:noProof/>
            <w:webHidden/>
          </w:rPr>
          <w:tab/>
        </w:r>
        <w:r>
          <w:rPr>
            <w:noProof/>
            <w:webHidden/>
          </w:rPr>
          <w:fldChar w:fldCharType="begin"/>
        </w:r>
        <w:r>
          <w:rPr>
            <w:noProof/>
            <w:webHidden/>
          </w:rPr>
          <w:instrText xml:space="preserve"> PAGEREF _Toc298231241 \h </w:instrText>
        </w:r>
      </w:ins>
      <w:r>
        <w:rPr>
          <w:noProof/>
          <w:webHidden/>
        </w:rPr>
      </w:r>
      <w:r>
        <w:rPr>
          <w:noProof/>
          <w:webHidden/>
        </w:rPr>
        <w:fldChar w:fldCharType="separate"/>
      </w:r>
      <w:ins w:id="268" w:author="Orion" w:date="2011-07-12T10:51:00Z">
        <w:r>
          <w:rPr>
            <w:noProof/>
            <w:webHidden/>
          </w:rPr>
          <w:t>44</w:t>
        </w:r>
        <w:r>
          <w:rPr>
            <w:noProof/>
            <w:webHidden/>
          </w:rPr>
          <w:fldChar w:fldCharType="end"/>
        </w:r>
        <w:r w:rsidRPr="001F53DA">
          <w:rPr>
            <w:rStyle w:val="Hyperlink"/>
            <w:noProof/>
          </w:rPr>
          <w:fldChar w:fldCharType="end"/>
        </w:r>
      </w:ins>
    </w:p>
    <w:p w14:paraId="5C0A7404" w14:textId="77777777" w:rsidR="005F7014" w:rsidRDefault="005F7014">
      <w:pPr>
        <w:pStyle w:val="TOC1"/>
        <w:rPr>
          <w:ins w:id="269" w:author="Orion" w:date="2011-07-12T10:51:00Z"/>
          <w:rFonts w:asciiTheme="minorHAnsi" w:eastAsiaTheme="minorEastAsia" w:hAnsiTheme="minorHAnsi" w:cstheme="minorBidi"/>
          <w:noProof/>
          <w:sz w:val="22"/>
          <w:szCs w:val="22"/>
          <w:lang w:val="es-ES" w:eastAsia="es-ES"/>
        </w:rPr>
      </w:pPr>
      <w:ins w:id="270"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"_Toc298231242"</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Casos de estudio</w:t>
        </w:r>
        <w:r>
          <w:rPr>
            <w:noProof/>
            <w:webHidden/>
          </w:rPr>
          <w:tab/>
        </w:r>
        <w:r>
          <w:rPr>
            <w:noProof/>
            <w:webHidden/>
          </w:rPr>
          <w:fldChar w:fldCharType="begin"/>
        </w:r>
        <w:r>
          <w:rPr>
            <w:noProof/>
            <w:webHidden/>
          </w:rPr>
          <w:instrText xml:space="preserve"> PAGEREF _Toc298231242 \h </w:instrText>
        </w:r>
      </w:ins>
      <w:r>
        <w:rPr>
          <w:noProof/>
          <w:webHidden/>
        </w:rPr>
      </w:r>
      <w:r>
        <w:rPr>
          <w:noProof/>
          <w:webHidden/>
        </w:rPr>
        <w:fldChar w:fldCharType="separate"/>
      </w:r>
      <w:ins w:id="271" w:author="Orion" w:date="2011-07-12T10:51:00Z">
        <w:r>
          <w:rPr>
            <w:noProof/>
            <w:webHidden/>
          </w:rPr>
          <w:t>45</w:t>
        </w:r>
        <w:r>
          <w:rPr>
            <w:noProof/>
            <w:webHidden/>
          </w:rPr>
          <w:fldChar w:fldCharType="end"/>
        </w:r>
        <w:r w:rsidRPr="001F53DA">
          <w:rPr>
            <w:rStyle w:val="Hyperlink"/>
            <w:noProof/>
          </w:rPr>
          <w:fldChar w:fldCharType="end"/>
        </w:r>
      </w:ins>
    </w:p>
    <w:p w14:paraId="1811A3E2" w14:textId="77777777" w:rsidR="005F7014" w:rsidRDefault="005F7014">
      <w:pPr>
        <w:pStyle w:val="TOC2"/>
        <w:tabs>
          <w:tab w:val="right" w:leader="dot" w:pos="9628"/>
        </w:tabs>
        <w:rPr>
          <w:ins w:id="272" w:author="Orion" w:date="2011-07-12T10:51:00Z"/>
          <w:rFonts w:asciiTheme="minorHAnsi" w:eastAsiaTheme="minorEastAsia" w:hAnsiTheme="minorHAnsi" w:cstheme="minorBidi"/>
          <w:noProof/>
          <w:sz w:val="22"/>
          <w:szCs w:val="22"/>
          <w:lang w:val="es-ES" w:eastAsia="es-ES"/>
        </w:rPr>
      </w:pPr>
      <w:ins w:id="273"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"_Toc298231243"</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Caso básico dos aviones</w:t>
        </w:r>
        <w:r>
          <w:rPr>
            <w:noProof/>
            <w:webHidden/>
          </w:rPr>
          <w:tab/>
        </w:r>
        <w:r>
          <w:rPr>
            <w:noProof/>
            <w:webHidden/>
          </w:rPr>
          <w:fldChar w:fldCharType="begin"/>
        </w:r>
        <w:r>
          <w:rPr>
            <w:noProof/>
            <w:webHidden/>
          </w:rPr>
          <w:instrText xml:space="preserve"> PAGEREF _Toc298231243 \h </w:instrText>
        </w:r>
      </w:ins>
      <w:r>
        <w:rPr>
          <w:noProof/>
          <w:webHidden/>
        </w:rPr>
      </w:r>
      <w:r>
        <w:rPr>
          <w:noProof/>
          <w:webHidden/>
        </w:rPr>
        <w:fldChar w:fldCharType="separate"/>
      </w:r>
      <w:ins w:id="274" w:author="Orion" w:date="2011-07-12T10:51:00Z">
        <w:r>
          <w:rPr>
            <w:noProof/>
            <w:webHidden/>
          </w:rPr>
          <w:t>45</w:t>
        </w:r>
        <w:r>
          <w:rPr>
            <w:noProof/>
            <w:webHidden/>
          </w:rPr>
          <w:fldChar w:fldCharType="end"/>
        </w:r>
        <w:r w:rsidRPr="001F53DA">
          <w:rPr>
            <w:rStyle w:val="Hyperlink"/>
            <w:noProof/>
          </w:rPr>
          <w:fldChar w:fldCharType="end"/>
        </w:r>
      </w:ins>
    </w:p>
    <w:p w14:paraId="77C8D430" w14:textId="77777777" w:rsidR="005F7014" w:rsidRDefault="005F7014">
      <w:pPr>
        <w:pStyle w:val="TOC2"/>
        <w:tabs>
          <w:tab w:val="right" w:leader="dot" w:pos="9628"/>
        </w:tabs>
        <w:rPr>
          <w:ins w:id="275" w:author="Orion" w:date="2011-07-12T10:51:00Z"/>
          <w:rFonts w:asciiTheme="minorHAnsi" w:eastAsiaTheme="minorEastAsia" w:hAnsiTheme="minorHAnsi" w:cstheme="minorBidi"/>
          <w:noProof/>
          <w:sz w:val="22"/>
          <w:szCs w:val="22"/>
          <w:lang w:val="es-ES" w:eastAsia="es-ES"/>
        </w:rPr>
      </w:pPr>
      <w:ins w:id="276"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"_Toc298231244"</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Caso con varios aviones</w:t>
        </w:r>
        <w:r>
          <w:rPr>
            <w:noProof/>
            <w:webHidden/>
          </w:rPr>
          <w:tab/>
        </w:r>
        <w:r>
          <w:rPr>
            <w:noProof/>
            <w:webHidden/>
          </w:rPr>
          <w:fldChar w:fldCharType="begin"/>
        </w:r>
        <w:r>
          <w:rPr>
            <w:noProof/>
            <w:webHidden/>
          </w:rPr>
          <w:instrText xml:space="preserve"> PAGEREF _Toc298231244 \h </w:instrText>
        </w:r>
      </w:ins>
      <w:r>
        <w:rPr>
          <w:noProof/>
          <w:webHidden/>
        </w:rPr>
      </w:r>
      <w:r>
        <w:rPr>
          <w:noProof/>
          <w:webHidden/>
        </w:rPr>
        <w:fldChar w:fldCharType="separate"/>
      </w:r>
      <w:ins w:id="277" w:author="Orion" w:date="2011-07-12T10:51:00Z">
        <w:r>
          <w:rPr>
            <w:noProof/>
            <w:webHidden/>
          </w:rPr>
          <w:t>54</w:t>
        </w:r>
        <w:r>
          <w:rPr>
            <w:noProof/>
            <w:webHidden/>
          </w:rPr>
          <w:fldChar w:fldCharType="end"/>
        </w:r>
        <w:r w:rsidRPr="001F53DA">
          <w:rPr>
            <w:rStyle w:val="Hyperlink"/>
            <w:noProof/>
          </w:rPr>
          <w:fldChar w:fldCharType="end"/>
        </w:r>
      </w:ins>
    </w:p>
    <w:p w14:paraId="6E813364" w14:textId="77777777" w:rsidR="005F7014" w:rsidRDefault="005F7014">
      <w:pPr>
        <w:pStyle w:val="TOC1"/>
        <w:rPr>
          <w:ins w:id="278" w:author="Orion" w:date="2011-07-12T10:51:00Z"/>
          <w:rFonts w:asciiTheme="minorHAnsi" w:eastAsiaTheme="minorEastAsia" w:hAnsiTheme="minorHAnsi" w:cstheme="minorBidi"/>
          <w:noProof/>
          <w:sz w:val="22"/>
          <w:szCs w:val="22"/>
          <w:lang w:val="es-ES" w:eastAsia="es-ES"/>
        </w:rPr>
      </w:pPr>
      <w:ins w:id="279"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"_Toc298231245"</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Discusión</w:t>
        </w:r>
        <w:r>
          <w:rPr>
            <w:noProof/>
            <w:webHidden/>
          </w:rPr>
          <w:tab/>
        </w:r>
        <w:r>
          <w:rPr>
            <w:noProof/>
            <w:webHidden/>
          </w:rPr>
          <w:fldChar w:fldCharType="begin"/>
        </w:r>
        <w:r>
          <w:rPr>
            <w:noProof/>
            <w:webHidden/>
          </w:rPr>
          <w:instrText xml:space="preserve"> PAGEREF _Toc298231245 \h </w:instrText>
        </w:r>
      </w:ins>
      <w:r>
        <w:rPr>
          <w:noProof/>
          <w:webHidden/>
        </w:rPr>
      </w:r>
      <w:r>
        <w:rPr>
          <w:noProof/>
          <w:webHidden/>
        </w:rPr>
        <w:fldChar w:fldCharType="separate"/>
      </w:r>
      <w:ins w:id="280" w:author="Orion" w:date="2011-07-12T10:51:00Z">
        <w:r>
          <w:rPr>
            <w:noProof/>
            <w:webHidden/>
          </w:rPr>
          <w:t>59</w:t>
        </w:r>
        <w:r>
          <w:rPr>
            <w:noProof/>
            <w:webHidden/>
          </w:rPr>
          <w:fldChar w:fldCharType="end"/>
        </w:r>
        <w:r w:rsidRPr="001F53DA">
          <w:rPr>
            <w:rStyle w:val="Hyperlink"/>
            <w:noProof/>
          </w:rPr>
          <w:fldChar w:fldCharType="end"/>
        </w:r>
      </w:ins>
    </w:p>
    <w:p w14:paraId="6D9D6A34" w14:textId="77777777" w:rsidR="005F7014" w:rsidRDefault="005F7014">
      <w:pPr>
        <w:pStyle w:val="TOC1"/>
        <w:rPr>
          <w:ins w:id="281" w:author="Orion" w:date="2011-07-12T10:51:00Z"/>
          <w:rFonts w:asciiTheme="minorHAnsi" w:eastAsiaTheme="minorEastAsia" w:hAnsiTheme="minorHAnsi" w:cstheme="minorBidi"/>
          <w:noProof/>
          <w:sz w:val="22"/>
          <w:szCs w:val="22"/>
          <w:lang w:val="es-ES" w:eastAsia="es-ES"/>
        </w:rPr>
      </w:pPr>
      <w:ins w:id="282"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"_Toc298231246"</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Conclusión y trabajo futuro</w:t>
        </w:r>
        <w:r>
          <w:rPr>
            <w:noProof/>
            <w:webHidden/>
          </w:rPr>
          <w:tab/>
        </w:r>
        <w:r>
          <w:rPr>
            <w:noProof/>
            <w:webHidden/>
          </w:rPr>
          <w:fldChar w:fldCharType="begin"/>
        </w:r>
        <w:r>
          <w:rPr>
            <w:noProof/>
            <w:webHidden/>
          </w:rPr>
          <w:instrText xml:space="preserve"> PAGEREF _Toc298231246 \h </w:instrText>
        </w:r>
      </w:ins>
      <w:r>
        <w:rPr>
          <w:noProof/>
          <w:webHidden/>
        </w:rPr>
      </w:r>
      <w:r>
        <w:rPr>
          <w:noProof/>
          <w:webHidden/>
        </w:rPr>
        <w:fldChar w:fldCharType="separate"/>
      </w:r>
      <w:ins w:id="283" w:author="Orion" w:date="2011-07-12T10:51:00Z">
        <w:r>
          <w:rPr>
            <w:noProof/>
            <w:webHidden/>
          </w:rPr>
          <w:t>59</w:t>
        </w:r>
        <w:r>
          <w:rPr>
            <w:noProof/>
            <w:webHidden/>
          </w:rPr>
          <w:fldChar w:fldCharType="end"/>
        </w:r>
        <w:r w:rsidRPr="001F53DA">
          <w:rPr>
            <w:rStyle w:val="Hyperlink"/>
            <w:noProof/>
          </w:rPr>
          <w:fldChar w:fldCharType="end"/>
        </w:r>
      </w:ins>
    </w:p>
    <w:p w14:paraId="4B0035DD" w14:textId="77777777" w:rsidR="005F7014" w:rsidRDefault="005F7014">
      <w:pPr>
        <w:pStyle w:val="TOC2"/>
        <w:tabs>
          <w:tab w:val="right" w:leader="dot" w:pos="9628"/>
        </w:tabs>
        <w:rPr>
          <w:ins w:id="284" w:author="Orion" w:date="2011-07-12T10:51:00Z"/>
          <w:rFonts w:asciiTheme="minorHAnsi" w:eastAsiaTheme="minorEastAsia" w:hAnsiTheme="minorHAnsi" w:cstheme="minorBidi"/>
          <w:noProof/>
          <w:sz w:val="22"/>
          <w:szCs w:val="22"/>
          <w:lang w:val="es-ES" w:eastAsia="es-ES"/>
        </w:rPr>
      </w:pPr>
      <w:ins w:id="285"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"_Toc298231247"</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Conclusión</w:t>
        </w:r>
        <w:r>
          <w:rPr>
            <w:noProof/>
            <w:webHidden/>
          </w:rPr>
          <w:tab/>
        </w:r>
        <w:r>
          <w:rPr>
            <w:noProof/>
            <w:webHidden/>
          </w:rPr>
          <w:fldChar w:fldCharType="begin"/>
        </w:r>
        <w:r>
          <w:rPr>
            <w:noProof/>
            <w:webHidden/>
          </w:rPr>
          <w:instrText xml:space="preserve"> PAGEREF _Toc298231247 \h </w:instrText>
        </w:r>
      </w:ins>
      <w:r>
        <w:rPr>
          <w:noProof/>
          <w:webHidden/>
        </w:rPr>
      </w:r>
      <w:r>
        <w:rPr>
          <w:noProof/>
          <w:webHidden/>
        </w:rPr>
        <w:fldChar w:fldCharType="separate"/>
      </w:r>
      <w:ins w:id="286" w:author="Orion" w:date="2011-07-12T10:51:00Z">
        <w:r>
          <w:rPr>
            <w:noProof/>
            <w:webHidden/>
          </w:rPr>
          <w:t>59</w:t>
        </w:r>
        <w:r>
          <w:rPr>
            <w:noProof/>
            <w:webHidden/>
          </w:rPr>
          <w:fldChar w:fldCharType="end"/>
        </w:r>
        <w:r w:rsidRPr="001F53DA">
          <w:rPr>
            <w:rStyle w:val="Hyperlink"/>
            <w:noProof/>
          </w:rPr>
          <w:fldChar w:fldCharType="end"/>
        </w:r>
      </w:ins>
    </w:p>
    <w:p w14:paraId="621F4B8E" w14:textId="77777777" w:rsidR="005F7014" w:rsidRDefault="005F7014">
      <w:pPr>
        <w:pStyle w:val="TOC2"/>
        <w:tabs>
          <w:tab w:val="right" w:leader="dot" w:pos="9628"/>
        </w:tabs>
        <w:rPr>
          <w:ins w:id="287" w:author="Orion" w:date="2011-07-12T10:51:00Z"/>
          <w:rFonts w:asciiTheme="minorHAnsi" w:eastAsiaTheme="minorEastAsia" w:hAnsiTheme="minorHAnsi" w:cstheme="minorBidi"/>
          <w:noProof/>
          <w:sz w:val="22"/>
          <w:szCs w:val="22"/>
          <w:lang w:val="es-ES" w:eastAsia="es-ES"/>
        </w:rPr>
      </w:pPr>
      <w:ins w:id="288"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"_Toc298231248"</w:instrText>
        </w:r>
        <w:r w:rsidRPr="001F53DA">
          <w:rPr>
            <w:rStyle w:val="Hyperlink"/>
            <w:noProof/>
          </w:rPr>
          <w:instrText xml:space="preserve"> </w:instrText>
        </w:r>
        <w:r w:rsidRPr="001F53DA">
          <w:rPr>
            <w:rStyle w:val="Hyperlink"/>
            <w:noProof/>
          </w:rPr>
          <w:fldChar w:fldCharType="separate"/>
        </w:r>
        <w:r w:rsidRPr="001F53DA">
          <w:rPr>
            <w:rStyle w:val="Hyperlink"/>
            <w:rFonts w:eastAsiaTheme="majorEastAsia"/>
            <w:noProof/>
            <w:spacing w:val="15"/>
            <w:lang w:bidi="hi-IN"/>
          </w:rPr>
          <w:t>Trabajos Futuros</w:t>
        </w:r>
        <w:r>
          <w:rPr>
            <w:noProof/>
            <w:webHidden/>
          </w:rPr>
          <w:tab/>
        </w:r>
        <w:r>
          <w:rPr>
            <w:noProof/>
            <w:webHidden/>
          </w:rPr>
          <w:fldChar w:fldCharType="begin"/>
        </w:r>
        <w:r>
          <w:rPr>
            <w:noProof/>
            <w:webHidden/>
          </w:rPr>
          <w:instrText xml:space="preserve"> PAGEREF _Toc298231248 \h </w:instrText>
        </w:r>
      </w:ins>
      <w:r>
        <w:rPr>
          <w:noProof/>
          <w:webHidden/>
        </w:rPr>
      </w:r>
      <w:r>
        <w:rPr>
          <w:noProof/>
          <w:webHidden/>
        </w:rPr>
        <w:fldChar w:fldCharType="separate"/>
      </w:r>
      <w:ins w:id="289" w:author="Orion" w:date="2011-07-12T10:51:00Z">
        <w:r>
          <w:rPr>
            <w:noProof/>
            <w:webHidden/>
          </w:rPr>
          <w:t>60</w:t>
        </w:r>
        <w:r>
          <w:rPr>
            <w:noProof/>
            <w:webHidden/>
          </w:rPr>
          <w:fldChar w:fldCharType="end"/>
        </w:r>
        <w:r w:rsidRPr="001F53DA">
          <w:rPr>
            <w:rStyle w:val="Hyperlink"/>
            <w:noProof/>
          </w:rPr>
          <w:fldChar w:fldCharType="end"/>
        </w:r>
      </w:ins>
    </w:p>
    <w:p w14:paraId="65A2727B" w14:textId="77777777" w:rsidR="005F7014" w:rsidRDefault="005F7014">
      <w:pPr>
        <w:pStyle w:val="TOC1"/>
        <w:rPr>
          <w:ins w:id="290" w:author="Orion" w:date="2011-07-12T10:51:00Z"/>
          <w:rFonts w:asciiTheme="minorHAnsi" w:eastAsiaTheme="minorEastAsia" w:hAnsiTheme="minorHAnsi" w:cstheme="minorBidi"/>
          <w:noProof/>
          <w:sz w:val="22"/>
          <w:szCs w:val="22"/>
          <w:lang w:val="es-ES" w:eastAsia="es-ES"/>
        </w:rPr>
      </w:pPr>
      <w:ins w:id="291" w:author="Orion" w:date="2011-07-12T10:51:00Z">
        <w:r w:rsidRPr="001F53DA">
          <w:rPr>
            <w:rStyle w:val="Hyperlink"/>
            <w:noProof/>
          </w:rPr>
          <w:fldChar w:fldCharType="begin"/>
        </w:r>
        <w:r w:rsidRPr="001F53DA">
          <w:rPr>
            <w:rStyle w:val="Hyperlink"/>
            <w:noProof/>
          </w:rPr>
          <w:instrText xml:space="preserve"> </w:instrText>
        </w:r>
        <w:r>
          <w:rPr>
            <w:noProof/>
          </w:rPr>
          <w:instrText>HYPERLINK \l "_Toc298231249"</w:instrText>
        </w:r>
        <w:r w:rsidRPr="001F53DA">
          <w:rPr>
            <w:rStyle w:val="Hyperlink"/>
            <w:noProof/>
          </w:rPr>
          <w:instrText xml:space="preserve"> </w:instrText>
        </w:r>
        <w:r w:rsidRPr="001F53DA">
          <w:rPr>
            <w:rStyle w:val="Hyperlink"/>
            <w:noProof/>
          </w:rPr>
          <w:fldChar w:fldCharType="separate"/>
        </w:r>
        <w:r w:rsidRPr="001F53DA">
          <w:rPr>
            <w:rStyle w:val="Hyperlink"/>
            <w:noProof/>
            <w:lang w:bidi="hi-IN"/>
          </w:rPr>
          <w:t>Glosario</w:t>
        </w:r>
        <w:r>
          <w:rPr>
            <w:noProof/>
            <w:webHidden/>
          </w:rPr>
          <w:tab/>
        </w:r>
        <w:r>
          <w:rPr>
            <w:noProof/>
            <w:webHidden/>
          </w:rPr>
          <w:fldChar w:fldCharType="begin"/>
        </w:r>
        <w:r>
          <w:rPr>
            <w:noProof/>
            <w:webHidden/>
          </w:rPr>
          <w:instrText xml:space="preserve"> PAGEREF _Toc298231249 \h </w:instrText>
        </w:r>
      </w:ins>
      <w:r>
        <w:rPr>
          <w:noProof/>
          <w:webHidden/>
        </w:rPr>
      </w:r>
      <w:r>
        <w:rPr>
          <w:noProof/>
          <w:webHidden/>
        </w:rPr>
        <w:fldChar w:fldCharType="separate"/>
      </w:r>
      <w:ins w:id="292" w:author="Orion" w:date="2011-07-12T10:51:00Z">
        <w:r>
          <w:rPr>
            <w:noProof/>
            <w:webHidden/>
          </w:rPr>
          <w:t>65</w:t>
        </w:r>
        <w:r>
          <w:rPr>
            <w:noProof/>
            <w:webHidden/>
          </w:rPr>
          <w:fldChar w:fldCharType="end"/>
        </w:r>
        <w:r w:rsidRPr="001F53DA">
          <w:rPr>
            <w:rStyle w:val="Hyperlink"/>
            <w:noProof/>
          </w:rPr>
          <w:fldChar w:fldCharType="end"/>
        </w:r>
      </w:ins>
    </w:p>
    <w:p w14:paraId="58EF5CFD" w14:textId="77777777" w:rsidR="00646653" w:rsidDel="00AA6153" w:rsidRDefault="00646653">
      <w:pPr>
        <w:pStyle w:val="TOC1"/>
        <w:rPr>
          <w:del w:id="293" w:author="Orion" w:date="2011-06-17T14:21:00Z"/>
          <w:rFonts w:asciiTheme="minorHAnsi" w:eastAsiaTheme="minorEastAsia" w:hAnsiTheme="minorHAnsi" w:cstheme="minorBidi"/>
          <w:noProof/>
          <w:sz w:val="22"/>
          <w:szCs w:val="22"/>
          <w:lang w:val="es-ES" w:eastAsia="es-ES"/>
        </w:rPr>
      </w:pPr>
      <w:del w:id="294" w:author="Orion" w:date="2011-06-17T14:21:00Z">
        <w:r w:rsidRPr="00AA6153" w:rsidDel="00AA6153">
          <w:rPr>
            <w:rPrChange w:id="295"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296" w:author="Orion" w:date="2011-06-17T14:21:00Z"/>
          <w:rFonts w:asciiTheme="minorHAnsi" w:eastAsiaTheme="minorEastAsia" w:hAnsiTheme="minorHAnsi" w:cstheme="minorBidi"/>
          <w:noProof/>
          <w:sz w:val="22"/>
          <w:szCs w:val="22"/>
          <w:lang w:val="es-ES" w:eastAsia="es-ES"/>
        </w:rPr>
      </w:pPr>
      <w:del w:id="297" w:author="Orion" w:date="2011-06-17T14:21:00Z">
        <w:r w:rsidRPr="00AA6153" w:rsidDel="00AA6153">
          <w:rPr>
            <w:rPrChange w:id="298"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299" w:author="Orion" w:date="2011-06-17T14:21:00Z"/>
          <w:rFonts w:asciiTheme="minorHAnsi" w:eastAsiaTheme="minorEastAsia" w:hAnsiTheme="minorHAnsi" w:cstheme="minorBidi"/>
          <w:noProof/>
          <w:sz w:val="22"/>
          <w:szCs w:val="22"/>
          <w:lang w:val="es-ES" w:eastAsia="es-ES"/>
        </w:rPr>
      </w:pPr>
      <w:del w:id="300" w:author="Orion" w:date="2011-06-17T14:21:00Z">
        <w:r w:rsidRPr="00AA6153" w:rsidDel="00AA6153">
          <w:rPr>
            <w:rPrChange w:id="301"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302" w:author="Orion" w:date="2011-06-17T14:21:00Z"/>
          <w:rFonts w:asciiTheme="minorHAnsi" w:eastAsiaTheme="minorEastAsia" w:hAnsiTheme="minorHAnsi" w:cstheme="minorBidi"/>
          <w:noProof/>
          <w:sz w:val="22"/>
          <w:szCs w:val="22"/>
          <w:lang w:val="es-ES" w:eastAsia="es-ES"/>
        </w:rPr>
      </w:pPr>
      <w:del w:id="303" w:author="Orion" w:date="2011-06-17T14:21:00Z">
        <w:r w:rsidRPr="00AA6153" w:rsidDel="00AA6153">
          <w:rPr>
            <w:rPrChange w:id="304"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305" w:author="Orion" w:date="2011-06-17T14:21:00Z"/>
          <w:rFonts w:asciiTheme="minorHAnsi" w:eastAsiaTheme="minorEastAsia" w:hAnsiTheme="minorHAnsi" w:cstheme="minorBidi"/>
          <w:noProof/>
          <w:sz w:val="22"/>
          <w:szCs w:val="22"/>
          <w:lang w:val="es-ES" w:eastAsia="es-ES"/>
        </w:rPr>
      </w:pPr>
      <w:del w:id="306" w:author="Orion" w:date="2011-06-17T14:21:00Z">
        <w:r w:rsidRPr="00AA6153" w:rsidDel="00AA6153">
          <w:rPr>
            <w:rPrChange w:id="307"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308" w:author="Orion" w:date="2011-06-17T14:21:00Z"/>
          <w:rFonts w:asciiTheme="minorHAnsi" w:eastAsiaTheme="minorEastAsia" w:hAnsiTheme="minorHAnsi" w:cstheme="minorBidi"/>
          <w:noProof/>
          <w:sz w:val="22"/>
          <w:szCs w:val="22"/>
          <w:lang w:val="es-ES" w:eastAsia="es-ES"/>
        </w:rPr>
      </w:pPr>
      <w:del w:id="309" w:author="Orion" w:date="2011-06-17T14:21:00Z">
        <w:r w:rsidRPr="00AA6153" w:rsidDel="00AA6153">
          <w:rPr>
            <w:rPrChange w:id="310"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311" w:author="Orion" w:date="2011-06-17T14:21:00Z"/>
          <w:rFonts w:asciiTheme="minorHAnsi" w:eastAsiaTheme="minorEastAsia" w:hAnsiTheme="minorHAnsi" w:cstheme="minorBidi"/>
          <w:noProof/>
          <w:sz w:val="22"/>
          <w:szCs w:val="22"/>
          <w:lang w:val="es-ES" w:eastAsia="es-ES"/>
        </w:rPr>
      </w:pPr>
      <w:del w:id="312" w:author="Orion" w:date="2011-06-17T14:21:00Z">
        <w:r w:rsidRPr="00AA6153" w:rsidDel="00AA6153">
          <w:rPr>
            <w:rPrChange w:id="313"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314" w:author="Orion" w:date="2011-06-17T14:21:00Z"/>
          <w:rFonts w:asciiTheme="minorHAnsi" w:eastAsiaTheme="minorEastAsia" w:hAnsiTheme="minorHAnsi" w:cstheme="minorBidi"/>
          <w:noProof/>
          <w:sz w:val="22"/>
          <w:szCs w:val="22"/>
          <w:lang w:val="es-ES" w:eastAsia="es-ES"/>
        </w:rPr>
      </w:pPr>
      <w:del w:id="315" w:author="Orion" w:date="2011-06-17T14:21:00Z">
        <w:r w:rsidRPr="00AA6153" w:rsidDel="00AA6153">
          <w:rPr>
            <w:rPrChange w:id="316"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317" w:author="Orion" w:date="2011-06-17T14:21:00Z"/>
          <w:rFonts w:asciiTheme="minorHAnsi" w:eastAsiaTheme="minorEastAsia" w:hAnsiTheme="minorHAnsi" w:cstheme="minorBidi"/>
          <w:noProof/>
          <w:sz w:val="22"/>
          <w:szCs w:val="22"/>
          <w:lang w:val="es-ES" w:eastAsia="es-ES"/>
        </w:rPr>
      </w:pPr>
      <w:del w:id="318" w:author="Orion" w:date="2011-06-17T14:21:00Z">
        <w:r w:rsidRPr="00AA6153" w:rsidDel="00AA6153">
          <w:rPr>
            <w:rPrChange w:id="319"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320" w:author="Orion" w:date="2011-06-17T14:21:00Z"/>
          <w:rFonts w:asciiTheme="minorHAnsi" w:eastAsiaTheme="minorEastAsia" w:hAnsiTheme="minorHAnsi" w:cstheme="minorBidi"/>
          <w:noProof/>
          <w:sz w:val="22"/>
          <w:szCs w:val="22"/>
          <w:lang w:val="es-ES" w:eastAsia="es-ES"/>
        </w:rPr>
      </w:pPr>
      <w:del w:id="321" w:author="Orion" w:date="2011-06-17T14:21:00Z">
        <w:r w:rsidRPr="00AA6153" w:rsidDel="00AA6153">
          <w:rPr>
            <w:rPrChange w:id="322"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323" w:author="Orion" w:date="2011-06-17T14:21:00Z"/>
          <w:rFonts w:asciiTheme="minorHAnsi" w:eastAsiaTheme="minorEastAsia" w:hAnsiTheme="minorHAnsi" w:cstheme="minorBidi"/>
          <w:noProof/>
          <w:sz w:val="22"/>
          <w:szCs w:val="22"/>
          <w:lang w:val="es-ES" w:eastAsia="es-ES"/>
        </w:rPr>
      </w:pPr>
      <w:del w:id="324" w:author="Orion" w:date="2011-06-17T14:21:00Z">
        <w:r w:rsidRPr="00AA6153" w:rsidDel="00AA6153">
          <w:rPr>
            <w:rPrChange w:id="325"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326" w:author="Orion" w:date="2011-06-17T14:21:00Z"/>
          <w:rFonts w:asciiTheme="minorHAnsi" w:eastAsiaTheme="minorEastAsia" w:hAnsiTheme="minorHAnsi" w:cstheme="minorBidi"/>
          <w:noProof/>
          <w:sz w:val="22"/>
          <w:szCs w:val="22"/>
          <w:lang w:val="es-ES" w:eastAsia="es-ES"/>
        </w:rPr>
      </w:pPr>
      <w:del w:id="327" w:author="Orion" w:date="2011-06-17T14:21:00Z">
        <w:r w:rsidRPr="00AA6153" w:rsidDel="00AA6153">
          <w:rPr>
            <w:rPrChange w:id="328"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329" w:author="Orion" w:date="2011-06-17T14:21:00Z"/>
          <w:rFonts w:asciiTheme="minorHAnsi" w:eastAsiaTheme="minorEastAsia" w:hAnsiTheme="minorHAnsi" w:cstheme="minorBidi"/>
          <w:noProof/>
          <w:sz w:val="22"/>
          <w:szCs w:val="22"/>
          <w:lang w:val="es-ES" w:eastAsia="es-ES"/>
        </w:rPr>
      </w:pPr>
      <w:del w:id="330" w:author="Orion" w:date="2011-06-17T14:21:00Z">
        <w:r w:rsidRPr="00AA6153" w:rsidDel="00AA6153">
          <w:rPr>
            <w:rPrChange w:id="331"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332" w:author="Orion" w:date="2011-06-17T14:21:00Z"/>
          <w:rFonts w:asciiTheme="minorHAnsi" w:eastAsiaTheme="minorEastAsia" w:hAnsiTheme="minorHAnsi" w:cstheme="minorBidi"/>
          <w:noProof/>
          <w:sz w:val="22"/>
          <w:szCs w:val="22"/>
          <w:lang w:val="es-ES" w:eastAsia="es-ES"/>
        </w:rPr>
      </w:pPr>
      <w:del w:id="333" w:author="Orion" w:date="2011-06-17T14:21:00Z">
        <w:r w:rsidRPr="00AA6153" w:rsidDel="00AA6153">
          <w:rPr>
            <w:rPrChange w:id="334"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335" w:author="Orion" w:date="2011-06-17T14:21:00Z"/>
          <w:rFonts w:asciiTheme="minorHAnsi" w:eastAsiaTheme="minorEastAsia" w:hAnsiTheme="minorHAnsi" w:cstheme="minorBidi"/>
          <w:noProof/>
          <w:sz w:val="22"/>
          <w:szCs w:val="22"/>
          <w:lang w:val="es-ES" w:eastAsia="es-ES"/>
        </w:rPr>
      </w:pPr>
      <w:del w:id="336" w:author="Orion" w:date="2011-06-17T14:21:00Z">
        <w:r w:rsidRPr="00AA6153" w:rsidDel="00AA6153">
          <w:rPr>
            <w:rPrChange w:id="337"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338" w:author="Orion" w:date="2011-06-17T14:21:00Z"/>
          <w:rFonts w:asciiTheme="minorHAnsi" w:eastAsiaTheme="minorEastAsia" w:hAnsiTheme="minorHAnsi" w:cstheme="minorBidi"/>
          <w:noProof/>
          <w:sz w:val="22"/>
          <w:szCs w:val="22"/>
          <w:lang w:val="es-ES" w:eastAsia="es-ES"/>
        </w:rPr>
      </w:pPr>
      <w:del w:id="339" w:author="Orion" w:date="2011-06-17T14:21:00Z">
        <w:r w:rsidRPr="00AA6153" w:rsidDel="00AA6153">
          <w:rPr>
            <w:rPrChange w:id="340"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341" w:author="Orion" w:date="2011-06-17T14:21:00Z"/>
          <w:rFonts w:asciiTheme="minorHAnsi" w:eastAsiaTheme="minorEastAsia" w:hAnsiTheme="minorHAnsi" w:cstheme="minorBidi"/>
          <w:noProof/>
          <w:sz w:val="22"/>
          <w:szCs w:val="22"/>
          <w:lang w:val="es-ES" w:eastAsia="es-ES"/>
        </w:rPr>
      </w:pPr>
      <w:del w:id="342" w:author="Orion" w:date="2011-06-17T14:21:00Z">
        <w:r w:rsidRPr="00AA6153" w:rsidDel="00AA6153">
          <w:rPr>
            <w:rPrChange w:id="343"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344" w:author="Orion" w:date="2011-06-17T14:21:00Z"/>
          <w:rFonts w:asciiTheme="minorHAnsi" w:eastAsiaTheme="minorEastAsia" w:hAnsiTheme="minorHAnsi" w:cstheme="minorBidi"/>
          <w:noProof/>
          <w:sz w:val="22"/>
          <w:szCs w:val="22"/>
          <w:lang w:val="es-ES" w:eastAsia="es-ES"/>
        </w:rPr>
      </w:pPr>
      <w:del w:id="345" w:author="Orion" w:date="2011-06-17T14:21:00Z">
        <w:r w:rsidRPr="00AA6153" w:rsidDel="00AA6153">
          <w:rPr>
            <w:rPrChange w:id="346"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347" w:author="Orion" w:date="2011-06-17T14:21:00Z"/>
          <w:rFonts w:asciiTheme="minorHAnsi" w:eastAsiaTheme="minorEastAsia" w:hAnsiTheme="minorHAnsi" w:cstheme="minorBidi"/>
          <w:noProof/>
          <w:sz w:val="22"/>
          <w:szCs w:val="22"/>
          <w:lang w:val="es-ES" w:eastAsia="es-ES"/>
        </w:rPr>
      </w:pPr>
      <w:del w:id="348" w:author="Orion" w:date="2011-06-17T14:21:00Z">
        <w:r w:rsidRPr="00AA6153" w:rsidDel="00AA6153">
          <w:rPr>
            <w:rPrChange w:id="349"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350" w:author="Orion" w:date="2011-06-17T14:21:00Z"/>
          <w:rFonts w:asciiTheme="minorHAnsi" w:eastAsiaTheme="minorEastAsia" w:hAnsiTheme="minorHAnsi" w:cstheme="minorBidi"/>
          <w:noProof/>
          <w:sz w:val="22"/>
          <w:szCs w:val="22"/>
          <w:lang w:val="es-ES" w:eastAsia="es-ES"/>
        </w:rPr>
      </w:pPr>
      <w:del w:id="351" w:author="Orion" w:date="2011-06-17T14:21:00Z">
        <w:r w:rsidRPr="00AA6153" w:rsidDel="00AA6153">
          <w:rPr>
            <w:rPrChange w:id="352"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353" w:author="Orion" w:date="2011-06-17T14:21:00Z"/>
          <w:rFonts w:asciiTheme="minorHAnsi" w:eastAsiaTheme="minorEastAsia" w:hAnsiTheme="minorHAnsi" w:cstheme="minorBidi"/>
          <w:noProof/>
          <w:sz w:val="22"/>
          <w:szCs w:val="22"/>
          <w:lang w:val="es-ES" w:eastAsia="es-ES"/>
        </w:rPr>
      </w:pPr>
      <w:del w:id="354" w:author="Orion" w:date="2011-06-17T14:21:00Z">
        <w:r w:rsidRPr="00AA6153" w:rsidDel="00AA6153">
          <w:rPr>
            <w:rPrChange w:id="355"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356" w:author="Orion" w:date="2011-06-17T14:21:00Z"/>
          <w:rFonts w:asciiTheme="minorHAnsi" w:eastAsiaTheme="minorEastAsia" w:hAnsiTheme="minorHAnsi" w:cstheme="minorBidi"/>
          <w:noProof/>
          <w:sz w:val="22"/>
          <w:szCs w:val="22"/>
          <w:lang w:val="es-ES" w:eastAsia="es-ES"/>
        </w:rPr>
      </w:pPr>
      <w:del w:id="357" w:author="Orion" w:date="2011-06-17T14:21:00Z">
        <w:r w:rsidRPr="00AA6153" w:rsidDel="00AA6153">
          <w:rPr>
            <w:rPrChange w:id="358"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359" w:author="Orion" w:date="2011-06-17T14:21:00Z"/>
          <w:rFonts w:asciiTheme="minorHAnsi" w:eastAsiaTheme="minorEastAsia" w:hAnsiTheme="minorHAnsi" w:cstheme="minorBidi"/>
          <w:noProof/>
          <w:sz w:val="22"/>
          <w:szCs w:val="22"/>
          <w:lang w:val="es-ES" w:eastAsia="es-ES"/>
        </w:rPr>
      </w:pPr>
      <w:del w:id="360" w:author="Orion" w:date="2011-06-17T14:21:00Z">
        <w:r w:rsidRPr="00AA6153" w:rsidDel="00AA6153">
          <w:rPr>
            <w:rPrChange w:id="361"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362" w:author="Orion" w:date="2011-06-17T14:21:00Z"/>
          <w:rFonts w:asciiTheme="minorHAnsi" w:eastAsiaTheme="minorEastAsia" w:hAnsiTheme="minorHAnsi" w:cstheme="minorBidi"/>
          <w:noProof/>
          <w:sz w:val="22"/>
          <w:szCs w:val="22"/>
          <w:lang w:val="es-ES" w:eastAsia="es-ES"/>
        </w:rPr>
      </w:pPr>
      <w:del w:id="363" w:author="Orion" w:date="2011-06-17T14:21:00Z">
        <w:r w:rsidRPr="00AA6153" w:rsidDel="00AA6153">
          <w:rPr>
            <w:rPrChange w:id="364"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365" w:author="Orion" w:date="2011-06-17T14:21:00Z"/>
          <w:rFonts w:asciiTheme="minorHAnsi" w:eastAsiaTheme="minorEastAsia" w:hAnsiTheme="minorHAnsi" w:cstheme="minorBidi"/>
          <w:noProof/>
          <w:sz w:val="22"/>
          <w:szCs w:val="22"/>
          <w:lang w:val="es-ES" w:eastAsia="es-ES"/>
        </w:rPr>
      </w:pPr>
      <w:del w:id="366" w:author="Orion" w:date="2011-06-17T14:21:00Z">
        <w:r w:rsidRPr="00AA6153" w:rsidDel="00AA6153">
          <w:rPr>
            <w:rPrChange w:id="367"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368" w:author="Orion" w:date="2011-06-17T14:21:00Z"/>
          <w:rFonts w:asciiTheme="minorHAnsi" w:eastAsiaTheme="minorEastAsia" w:hAnsiTheme="minorHAnsi" w:cstheme="minorBidi"/>
          <w:noProof/>
          <w:sz w:val="22"/>
          <w:szCs w:val="22"/>
          <w:lang w:val="es-ES" w:eastAsia="es-ES"/>
        </w:rPr>
      </w:pPr>
      <w:del w:id="369" w:author="Orion" w:date="2011-06-17T14:21:00Z">
        <w:r w:rsidRPr="00AA6153" w:rsidDel="00AA6153">
          <w:rPr>
            <w:rPrChange w:id="370"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371" w:name="Acknowledgements"/>
    </w:p>
    <w:p w14:paraId="0952EA2B" w14:textId="77777777" w:rsidR="00A652F7" w:rsidRDefault="00A652F7">
      <w:pPr>
        <w:widowControl/>
        <w:suppressAutoHyphens w:val="0"/>
        <w:rPr>
          <w:ins w:id="372" w:author="Orion" w:date="2011-07-19T11:55:00Z"/>
          <w:rFonts w:eastAsia="Times New Roman" w:cs="Times New Roman"/>
          <w:b/>
          <w:kern w:val="0"/>
          <w:sz w:val="32"/>
          <w:szCs w:val="20"/>
          <w:lang w:val="en-US" w:eastAsia="en-US" w:bidi="ar-SA"/>
        </w:rPr>
      </w:pPr>
      <w:bookmarkStart w:id="373" w:name="_Toc298231227"/>
      <w:ins w:id="374" w:author="Orion" w:date="2011-07-19T11:55:00Z">
        <w:r>
          <w:lastRenderedPageBreak/>
          <w:br w:type="page"/>
        </w:r>
      </w:ins>
    </w:p>
    <w:p w14:paraId="546CA65F" w14:textId="7C84AFA3" w:rsidR="00E026E0" w:rsidRDefault="00BC3639" w:rsidP="002539EB">
      <w:pPr>
        <w:pStyle w:val="PageHeading"/>
      </w:pPr>
      <w:proofErr w:type="spellStart"/>
      <w:r>
        <w:lastRenderedPageBreak/>
        <w:t>Tabla</w:t>
      </w:r>
      <w:proofErr w:type="spellEnd"/>
      <w:r>
        <w:t xml:space="preserve"> de </w:t>
      </w:r>
      <w:proofErr w:type="spellStart"/>
      <w:r>
        <w:t>Figuras</w:t>
      </w:r>
      <w:bookmarkEnd w:id="373"/>
      <w:proofErr w:type="spellEnd"/>
    </w:p>
    <w:p w14:paraId="033529E0" w14:textId="77777777" w:rsidR="00430BD0" w:rsidRDefault="00266A4F">
      <w:pPr>
        <w:pStyle w:val="TableofFigures"/>
        <w:tabs>
          <w:tab w:val="right" w:leader="dot" w:pos="9628"/>
        </w:tabs>
        <w:rPr>
          <w:ins w:id="375" w:author="Orion" w:date="2011-07-12T10:50: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376" w:author="Orion" w:date="2011-07-12T10:50:00Z">
        <w:r w:rsidR="00430BD0" w:rsidRPr="009B6A1B">
          <w:rPr>
            <w:rStyle w:val="Hyperlink"/>
            <w:noProof/>
          </w:rPr>
          <w:fldChar w:fldCharType="begin"/>
        </w:r>
        <w:r w:rsidR="00430BD0" w:rsidRPr="009B6A1B">
          <w:rPr>
            <w:rStyle w:val="Hyperlink"/>
            <w:noProof/>
          </w:rPr>
          <w:instrText xml:space="preserve"> </w:instrText>
        </w:r>
        <w:r w:rsidR="00430BD0">
          <w:rPr>
            <w:noProof/>
          </w:rPr>
          <w:instrText>HYPERLINK \l "_Toc298231196"</w:instrText>
        </w:r>
        <w:r w:rsidR="00430BD0" w:rsidRPr="009B6A1B">
          <w:rPr>
            <w:rStyle w:val="Hyperlink"/>
            <w:noProof/>
          </w:rPr>
          <w:instrText xml:space="preserve"> </w:instrText>
        </w:r>
        <w:r w:rsidR="00430BD0" w:rsidRPr="009B6A1B">
          <w:rPr>
            <w:rStyle w:val="Hyperlink"/>
            <w:noProof/>
          </w:rPr>
          <w:fldChar w:fldCharType="separate"/>
        </w:r>
        <w:r w:rsidR="00430BD0" w:rsidRPr="009B6A1B">
          <w:rPr>
            <w:rStyle w:val="Hyperlink"/>
            <w:noProof/>
          </w:rPr>
          <w:t>Figura 1: Casos de Uso</w:t>
        </w:r>
        <w:r w:rsidR="00430BD0" w:rsidRPr="009B6A1B">
          <w:rPr>
            <w:rStyle w:val="Hyperlink"/>
            <w:noProof/>
          </w:rPr>
          <w:fldChar w:fldCharType="end"/>
        </w:r>
      </w:ins>
    </w:p>
    <w:p w14:paraId="29942EDF" w14:textId="77777777" w:rsidR="00430BD0" w:rsidRDefault="00430BD0">
      <w:pPr>
        <w:pStyle w:val="TableofFigures"/>
        <w:tabs>
          <w:tab w:val="right" w:leader="dot" w:pos="9628"/>
        </w:tabs>
        <w:rPr>
          <w:ins w:id="377" w:author="Orion" w:date="2011-07-12T10:50:00Z"/>
          <w:rFonts w:asciiTheme="minorHAnsi" w:eastAsiaTheme="minorEastAsia" w:hAnsiTheme="minorHAnsi" w:cstheme="minorBidi"/>
          <w:noProof/>
          <w:kern w:val="0"/>
          <w:sz w:val="22"/>
          <w:szCs w:val="22"/>
          <w:lang w:eastAsia="es-ES" w:bidi="ar-SA"/>
        </w:rPr>
      </w:pPr>
      <w:ins w:id="37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"_Toc298231197"</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 Diagrama de Objetivos</w:t>
        </w:r>
        <w:r w:rsidRPr="009B6A1B">
          <w:rPr>
            <w:rStyle w:val="Hyperlink"/>
            <w:noProof/>
          </w:rPr>
          <w:fldChar w:fldCharType="end"/>
        </w:r>
      </w:ins>
    </w:p>
    <w:p w14:paraId="34D6F935" w14:textId="77777777" w:rsidR="00430BD0" w:rsidRDefault="00430BD0">
      <w:pPr>
        <w:pStyle w:val="TableofFigures"/>
        <w:tabs>
          <w:tab w:val="right" w:leader="dot" w:pos="9628"/>
        </w:tabs>
        <w:rPr>
          <w:ins w:id="379" w:author="Orion" w:date="2011-07-12T10:50:00Z"/>
          <w:rFonts w:asciiTheme="minorHAnsi" w:eastAsiaTheme="minorEastAsia" w:hAnsiTheme="minorHAnsi" w:cstheme="minorBidi"/>
          <w:noProof/>
          <w:kern w:val="0"/>
          <w:sz w:val="22"/>
          <w:szCs w:val="22"/>
          <w:lang w:eastAsia="es-ES" w:bidi="ar-SA"/>
        </w:rPr>
      </w:pPr>
      <w:ins w:id="38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"_Toc298231198"</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3: Estado Mental "FlightPlanner"</w:t>
        </w:r>
        <w:r w:rsidRPr="009B6A1B">
          <w:rPr>
            <w:rStyle w:val="Hyperlink"/>
            <w:noProof/>
          </w:rPr>
          <w:fldChar w:fldCharType="end"/>
        </w:r>
      </w:ins>
    </w:p>
    <w:p w14:paraId="362328B7" w14:textId="77777777" w:rsidR="00430BD0" w:rsidRDefault="00430BD0">
      <w:pPr>
        <w:pStyle w:val="TableofFigures"/>
        <w:tabs>
          <w:tab w:val="right" w:leader="dot" w:pos="9628"/>
        </w:tabs>
        <w:rPr>
          <w:ins w:id="381" w:author="Orion" w:date="2011-07-12T10:50:00Z"/>
          <w:rFonts w:asciiTheme="minorHAnsi" w:eastAsiaTheme="minorEastAsia" w:hAnsiTheme="minorHAnsi" w:cstheme="minorBidi"/>
          <w:noProof/>
          <w:kern w:val="0"/>
          <w:sz w:val="22"/>
          <w:szCs w:val="22"/>
          <w:lang w:eastAsia="es-ES" w:bidi="ar-SA"/>
        </w:rPr>
      </w:pPr>
      <w:ins w:id="38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"_Toc298231199"</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4: Tarea de Crear Planes de Vuelo</w:t>
        </w:r>
        <w:r w:rsidRPr="009B6A1B">
          <w:rPr>
            <w:rStyle w:val="Hyperlink"/>
            <w:noProof/>
          </w:rPr>
          <w:fldChar w:fldCharType="end"/>
        </w:r>
      </w:ins>
    </w:p>
    <w:p w14:paraId="7DDDD2BD" w14:textId="77777777" w:rsidR="00430BD0" w:rsidRDefault="00430BD0">
      <w:pPr>
        <w:pStyle w:val="TableofFigures"/>
        <w:tabs>
          <w:tab w:val="right" w:leader="dot" w:pos="9628"/>
        </w:tabs>
        <w:rPr>
          <w:ins w:id="383" w:author="Orion" w:date="2011-07-12T10:50:00Z"/>
          <w:rFonts w:asciiTheme="minorHAnsi" w:eastAsiaTheme="minorEastAsia" w:hAnsiTheme="minorHAnsi" w:cstheme="minorBidi"/>
          <w:noProof/>
          <w:kern w:val="0"/>
          <w:sz w:val="22"/>
          <w:szCs w:val="22"/>
          <w:lang w:eastAsia="es-ES" w:bidi="ar-SA"/>
        </w:rPr>
      </w:pPr>
      <w:ins w:id="38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"_Toc298231200"</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5: Diagrama de Interacción Para Recibir el Plan de Vuelo Inicial</w:t>
        </w:r>
        <w:r w:rsidRPr="009B6A1B">
          <w:rPr>
            <w:rStyle w:val="Hyperlink"/>
            <w:noProof/>
          </w:rPr>
          <w:fldChar w:fldCharType="end"/>
        </w:r>
      </w:ins>
    </w:p>
    <w:p w14:paraId="41EA89D5" w14:textId="77777777" w:rsidR="00430BD0" w:rsidRDefault="00430BD0">
      <w:pPr>
        <w:pStyle w:val="TableofFigures"/>
        <w:tabs>
          <w:tab w:val="right" w:leader="dot" w:pos="9628"/>
        </w:tabs>
        <w:rPr>
          <w:ins w:id="385" w:author="Orion" w:date="2011-07-12T10:50:00Z"/>
          <w:rFonts w:asciiTheme="minorHAnsi" w:eastAsiaTheme="minorEastAsia" w:hAnsiTheme="minorHAnsi" w:cstheme="minorBidi"/>
          <w:noProof/>
          <w:kern w:val="0"/>
          <w:sz w:val="22"/>
          <w:szCs w:val="22"/>
          <w:lang w:eastAsia="es-ES" w:bidi="ar-SA"/>
        </w:rPr>
      </w:pPr>
      <w:ins w:id="38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"_Toc298231201"</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6: Creación del Estado Mental Inicial del Piloto</w:t>
        </w:r>
        <w:r w:rsidRPr="009B6A1B">
          <w:rPr>
            <w:rStyle w:val="Hyperlink"/>
            <w:noProof/>
          </w:rPr>
          <w:fldChar w:fldCharType="end"/>
        </w:r>
      </w:ins>
    </w:p>
    <w:p w14:paraId="5DB67CE1" w14:textId="77777777" w:rsidR="00430BD0" w:rsidRDefault="00430BD0">
      <w:pPr>
        <w:pStyle w:val="TableofFigures"/>
        <w:tabs>
          <w:tab w:val="right" w:leader="dot" w:pos="9628"/>
        </w:tabs>
        <w:rPr>
          <w:ins w:id="387" w:author="Orion" w:date="2011-07-12T10:50:00Z"/>
          <w:rFonts w:asciiTheme="minorHAnsi" w:eastAsiaTheme="minorEastAsia" w:hAnsiTheme="minorHAnsi" w:cstheme="minorBidi"/>
          <w:noProof/>
          <w:kern w:val="0"/>
          <w:sz w:val="22"/>
          <w:szCs w:val="22"/>
          <w:lang w:eastAsia="es-ES" w:bidi="ar-SA"/>
        </w:rPr>
      </w:pPr>
      <w:ins w:id="38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"_Toc298231202"</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7: Diagrama de Actividad General</w:t>
        </w:r>
        <w:r w:rsidRPr="009B6A1B">
          <w:rPr>
            <w:rStyle w:val="Hyperlink"/>
            <w:noProof/>
          </w:rPr>
          <w:fldChar w:fldCharType="end"/>
        </w:r>
      </w:ins>
    </w:p>
    <w:p w14:paraId="3CE1AF09" w14:textId="77777777" w:rsidR="00430BD0" w:rsidRDefault="00430BD0">
      <w:pPr>
        <w:pStyle w:val="TableofFigures"/>
        <w:tabs>
          <w:tab w:val="right" w:leader="dot" w:pos="9628"/>
        </w:tabs>
        <w:rPr>
          <w:ins w:id="389" w:author="Orion" w:date="2011-07-12T10:50:00Z"/>
          <w:rFonts w:asciiTheme="minorHAnsi" w:eastAsiaTheme="minorEastAsia" w:hAnsiTheme="minorHAnsi" w:cstheme="minorBidi"/>
          <w:noProof/>
          <w:kern w:val="0"/>
          <w:sz w:val="22"/>
          <w:szCs w:val="22"/>
          <w:lang w:eastAsia="es-ES" w:bidi="ar-SA"/>
        </w:rPr>
      </w:pPr>
      <w:ins w:id="39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"_Toc298231203"</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8: Comprobación de la Hora de Salida del Vuelo</w:t>
        </w:r>
        <w:r w:rsidRPr="009B6A1B">
          <w:rPr>
            <w:rStyle w:val="Hyperlink"/>
            <w:noProof/>
          </w:rPr>
          <w:fldChar w:fldCharType="end"/>
        </w:r>
      </w:ins>
    </w:p>
    <w:p w14:paraId="3904CA4E" w14:textId="77777777" w:rsidR="00430BD0" w:rsidRDefault="00430BD0">
      <w:pPr>
        <w:pStyle w:val="TableofFigures"/>
        <w:tabs>
          <w:tab w:val="right" w:leader="dot" w:pos="9628"/>
        </w:tabs>
        <w:rPr>
          <w:ins w:id="391" w:author="Orion" w:date="2011-07-12T10:50:00Z"/>
          <w:rFonts w:asciiTheme="minorHAnsi" w:eastAsiaTheme="minorEastAsia" w:hAnsiTheme="minorHAnsi" w:cstheme="minorBidi"/>
          <w:noProof/>
          <w:kern w:val="0"/>
          <w:sz w:val="22"/>
          <w:szCs w:val="22"/>
          <w:lang w:eastAsia="es-ES" w:bidi="ar-SA"/>
        </w:rPr>
      </w:pPr>
      <w:ins w:id="39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"_Toc298231204"</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9: Interacción para Arrancar el Avión</w:t>
        </w:r>
        <w:r w:rsidRPr="009B6A1B">
          <w:rPr>
            <w:rStyle w:val="Hyperlink"/>
            <w:noProof/>
          </w:rPr>
          <w:fldChar w:fldCharType="end"/>
        </w:r>
      </w:ins>
    </w:p>
    <w:p w14:paraId="07D1EA9B" w14:textId="77777777" w:rsidR="00430BD0" w:rsidRDefault="00430BD0">
      <w:pPr>
        <w:pStyle w:val="TableofFigures"/>
        <w:tabs>
          <w:tab w:val="right" w:leader="dot" w:pos="9628"/>
        </w:tabs>
        <w:rPr>
          <w:ins w:id="393" w:author="Orion" w:date="2011-07-12T10:50:00Z"/>
          <w:rFonts w:asciiTheme="minorHAnsi" w:eastAsiaTheme="minorEastAsia" w:hAnsiTheme="minorHAnsi" w:cstheme="minorBidi"/>
          <w:noProof/>
          <w:kern w:val="0"/>
          <w:sz w:val="22"/>
          <w:szCs w:val="22"/>
          <w:lang w:eastAsia="es-ES" w:bidi="ar-SA"/>
        </w:rPr>
      </w:pPr>
      <w:ins w:id="39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"_Toc298231205"</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10: Descomposición del Plan de Vuelo</w:t>
        </w:r>
        <w:r w:rsidRPr="009B6A1B">
          <w:rPr>
            <w:rStyle w:val="Hyperlink"/>
            <w:noProof/>
          </w:rPr>
          <w:fldChar w:fldCharType="end"/>
        </w:r>
      </w:ins>
    </w:p>
    <w:p w14:paraId="1B21EEBD" w14:textId="77777777" w:rsidR="00430BD0" w:rsidRDefault="00430BD0">
      <w:pPr>
        <w:pStyle w:val="TableofFigures"/>
        <w:tabs>
          <w:tab w:val="right" w:leader="dot" w:pos="9628"/>
        </w:tabs>
        <w:rPr>
          <w:ins w:id="395" w:author="Orion" w:date="2011-07-12T10:50:00Z"/>
          <w:rFonts w:asciiTheme="minorHAnsi" w:eastAsiaTheme="minorEastAsia" w:hAnsiTheme="minorHAnsi" w:cstheme="minorBidi"/>
          <w:noProof/>
          <w:kern w:val="0"/>
          <w:sz w:val="22"/>
          <w:szCs w:val="22"/>
          <w:lang w:eastAsia="es-ES" w:bidi="ar-SA"/>
        </w:rPr>
      </w:pPr>
      <w:ins w:id="39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"_Toc298231206"</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11: Tiempo de Creación de las Decisiones</w:t>
        </w:r>
        <w:r w:rsidRPr="009B6A1B">
          <w:rPr>
            <w:rStyle w:val="Hyperlink"/>
            <w:noProof/>
          </w:rPr>
          <w:fldChar w:fldCharType="end"/>
        </w:r>
      </w:ins>
    </w:p>
    <w:p w14:paraId="7FD08580" w14:textId="77777777" w:rsidR="00430BD0" w:rsidRDefault="00430BD0">
      <w:pPr>
        <w:pStyle w:val="TableofFigures"/>
        <w:tabs>
          <w:tab w:val="right" w:leader="dot" w:pos="9628"/>
        </w:tabs>
        <w:rPr>
          <w:ins w:id="397" w:author="Orion" w:date="2011-07-12T10:50:00Z"/>
          <w:rFonts w:asciiTheme="minorHAnsi" w:eastAsiaTheme="minorEastAsia" w:hAnsiTheme="minorHAnsi" w:cstheme="minorBidi"/>
          <w:noProof/>
          <w:kern w:val="0"/>
          <w:sz w:val="22"/>
          <w:szCs w:val="22"/>
          <w:lang w:eastAsia="es-ES" w:bidi="ar-SA"/>
        </w:rPr>
      </w:pPr>
      <w:ins w:id="39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"_Toc298231207"</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12: Creación de las Decisiones</w:t>
        </w:r>
        <w:r w:rsidRPr="009B6A1B">
          <w:rPr>
            <w:rStyle w:val="Hyperlink"/>
            <w:noProof/>
          </w:rPr>
          <w:fldChar w:fldCharType="end"/>
        </w:r>
      </w:ins>
    </w:p>
    <w:p w14:paraId="7D9E6C38" w14:textId="77777777" w:rsidR="00430BD0" w:rsidRDefault="00430BD0">
      <w:pPr>
        <w:pStyle w:val="TableofFigures"/>
        <w:tabs>
          <w:tab w:val="right" w:leader="dot" w:pos="9628"/>
        </w:tabs>
        <w:rPr>
          <w:ins w:id="399" w:author="Orion" w:date="2011-07-12T10:50:00Z"/>
          <w:rFonts w:asciiTheme="minorHAnsi" w:eastAsiaTheme="minorEastAsia" w:hAnsiTheme="minorHAnsi" w:cstheme="minorBidi"/>
          <w:noProof/>
          <w:kern w:val="0"/>
          <w:sz w:val="22"/>
          <w:szCs w:val="22"/>
          <w:lang w:eastAsia="es-ES" w:bidi="ar-SA"/>
        </w:rPr>
      </w:pPr>
      <w:ins w:id="40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"_Toc298231208"</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13: Descomposición de Decisiones</w:t>
        </w:r>
        <w:r w:rsidRPr="009B6A1B">
          <w:rPr>
            <w:rStyle w:val="Hyperlink"/>
            <w:noProof/>
          </w:rPr>
          <w:fldChar w:fldCharType="end"/>
        </w:r>
      </w:ins>
    </w:p>
    <w:p w14:paraId="41AA8FC3" w14:textId="77777777" w:rsidR="00430BD0" w:rsidRDefault="00430BD0">
      <w:pPr>
        <w:pStyle w:val="TableofFigures"/>
        <w:tabs>
          <w:tab w:val="right" w:leader="dot" w:pos="9628"/>
        </w:tabs>
        <w:rPr>
          <w:ins w:id="401" w:author="Orion" w:date="2011-07-12T10:50:00Z"/>
          <w:rFonts w:asciiTheme="minorHAnsi" w:eastAsiaTheme="minorEastAsia" w:hAnsiTheme="minorHAnsi" w:cstheme="minorBidi"/>
          <w:noProof/>
          <w:kern w:val="0"/>
          <w:sz w:val="22"/>
          <w:szCs w:val="22"/>
          <w:lang w:eastAsia="es-ES" w:bidi="ar-SA"/>
        </w:rPr>
      </w:pPr>
      <w:ins w:id="40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"_Toc298231209"</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14: Interacción Piloto-Avión: Ejecución Maniobra</w:t>
        </w:r>
        <w:r w:rsidRPr="009B6A1B">
          <w:rPr>
            <w:rStyle w:val="Hyperlink"/>
            <w:noProof/>
          </w:rPr>
          <w:fldChar w:fldCharType="end"/>
        </w:r>
      </w:ins>
    </w:p>
    <w:p w14:paraId="475A0993" w14:textId="77777777" w:rsidR="00430BD0" w:rsidRDefault="00430BD0">
      <w:pPr>
        <w:pStyle w:val="TableofFigures"/>
        <w:tabs>
          <w:tab w:val="right" w:leader="dot" w:pos="9628"/>
        </w:tabs>
        <w:rPr>
          <w:ins w:id="403" w:author="Orion" w:date="2011-07-12T10:50:00Z"/>
          <w:rFonts w:asciiTheme="minorHAnsi" w:eastAsiaTheme="minorEastAsia" w:hAnsiTheme="minorHAnsi" w:cstheme="minorBidi"/>
          <w:noProof/>
          <w:kern w:val="0"/>
          <w:sz w:val="22"/>
          <w:szCs w:val="22"/>
          <w:lang w:eastAsia="es-ES" w:bidi="ar-SA"/>
        </w:rPr>
      </w:pPr>
      <w:ins w:id="40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"_Toc298231210"</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15: Aplicación que Comprueba la Finalización del Tramo</w:t>
        </w:r>
        <w:r w:rsidRPr="009B6A1B">
          <w:rPr>
            <w:rStyle w:val="Hyperlink"/>
            <w:noProof/>
          </w:rPr>
          <w:fldChar w:fldCharType="end"/>
        </w:r>
      </w:ins>
    </w:p>
    <w:p w14:paraId="642E2F28" w14:textId="77777777" w:rsidR="00430BD0" w:rsidRDefault="00430BD0">
      <w:pPr>
        <w:pStyle w:val="TableofFigures"/>
        <w:tabs>
          <w:tab w:val="right" w:leader="dot" w:pos="9628"/>
        </w:tabs>
        <w:rPr>
          <w:ins w:id="405" w:author="Orion" w:date="2011-07-12T10:50:00Z"/>
          <w:rFonts w:asciiTheme="minorHAnsi" w:eastAsiaTheme="minorEastAsia" w:hAnsiTheme="minorHAnsi" w:cstheme="minorBidi"/>
          <w:noProof/>
          <w:kern w:val="0"/>
          <w:sz w:val="22"/>
          <w:szCs w:val="22"/>
          <w:lang w:eastAsia="es-ES" w:bidi="ar-SA"/>
        </w:rPr>
      </w:pPr>
      <w:ins w:id="40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"_Toc298231211"</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16: Diagrama para  Ir al Siguiente Tramo</w:t>
        </w:r>
        <w:r w:rsidRPr="009B6A1B">
          <w:rPr>
            <w:rStyle w:val="Hyperlink"/>
            <w:noProof/>
          </w:rPr>
          <w:fldChar w:fldCharType="end"/>
        </w:r>
      </w:ins>
    </w:p>
    <w:p w14:paraId="5AD3FACE" w14:textId="77777777" w:rsidR="00430BD0" w:rsidRDefault="00430BD0">
      <w:pPr>
        <w:pStyle w:val="TableofFigures"/>
        <w:tabs>
          <w:tab w:val="right" w:leader="dot" w:pos="9628"/>
        </w:tabs>
        <w:rPr>
          <w:ins w:id="407" w:author="Orion" w:date="2011-07-12T10:50:00Z"/>
          <w:rFonts w:asciiTheme="minorHAnsi" w:eastAsiaTheme="minorEastAsia" w:hAnsiTheme="minorHAnsi" w:cstheme="minorBidi"/>
          <w:noProof/>
          <w:kern w:val="0"/>
          <w:sz w:val="22"/>
          <w:szCs w:val="22"/>
          <w:lang w:eastAsia="es-ES" w:bidi="ar-SA"/>
        </w:rPr>
      </w:pPr>
      <w:ins w:id="40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"_Toc298231212"</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17: Diagrama de Actividad Evitar Conflicto</w:t>
        </w:r>
        <w:r w:rsidRPr="009B6A1B">
          <w:rPr>
            <w:rStyle w:val="Hyperlink"/>
            <w:noProof/>
          </w:rPr>
          <w:fldChar w:fldCharType="end"/>
        </w:r>
      </w:ins>
    </w:p>
    <w:p w14:paraId="1149928C" w14:textId="77777777" w:rsidR="00430BD0" w:rsidRDefault="00430BD0">
      <w:pPr>
        <w:pStyle w:val="TableofFigures"/>
        <w:tabs>
          <w:tab w:val="right" w:leader="dot" w:pos="9628"/>
        </w:tabs>
        <w:rPr>
          <w:ins w:id="409" w:author="Orion" w:date="2011-07-12T10:50:00Z"/>
          <w:rFonts w:asciiTheme="minorHAnsi" w:eastAsiaTheme="minorEastAsia" w:hAnsiTheme="minorHAnsi" w:cstheme="minorBidi"/>
          <w:noProof/>
          <w:kern w:val="0"/>
          <w:sz w:val="22"/>
          <w:szCs w:val="22"/>
          <w:lang w:eastAsia="es-ES" w:bidi="ar-SA"/>
        </w:rPr>
      </w:pPr>
      <w:ins w:id="41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"_Toc298231213"</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18: Comprobación de Nuevo Conflicto</w:t>
        </w:r>
        <w:r w:rsidRPr="009B6A1B">
          <w:rPr>
            <w:rStyle w:val="Hyperlink"/>
            <w:noProof/>
          </w:rPr>
          <w:fldChar w:fldCharType="end"/>
        </w:r>
      </w:ins>
    </w:p>
    <w:p w14:paraId="4E87B2F1" w14:textId="77777777" w:rsidR="00430BD0" w:rsidRDefault="00430BD0">
      <w:pPr>
        <w:pStyle w:val="TableofFigures"/>
        <w:tabs>
          <w:tab w:val="right" w:leader="dot" w:pos="9628"/>
        </w:tabs>
        <w:rPr>
          <w:ins w:id="411" w:author="Orion" w:date="2011-07-12T10:50:00Z"/>
          <w:rFonts w:asciiTheme="minorHAnsi" w:eastAsiaTheme="minorEastAsia" w:hAnsiTheme="minorHAnsi" w:cstheme="minorBidi"/>
          <w:noProof/>
          <w:kern w:val="0"/>
          <w:sz w:val="22"/>
          <w:szCs w:val="22"/>
          <w:lang w:eastAsia="es-ES" w:bidi="ar-SA"/>
        </w:rPr>
      </w:pPr>
      <w:ins w:id="41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"_Toc298231214"</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19: Creación de las Ordenes</w:t>
        </w:r>
        <w:r w:rsidRPr="009B6A1B">
          <w:rPr>
            <w:rStyle w:val="Hyperlink"/>
            <w:noProof/>
          </w:rPr>
          <w:fldChar w:fldCharType="end"/>
        </w:r>
      </w:ins>
    </w:p>
    <w:p w14:paraId="46E8963A" w14:textId="77777777" w:rsidR="00430BD0" w:rsidRDefault="00430BD0">
      <w:pPr>
        <w:pStyle w:val="TableofFigures"/>
        <w:tabs>
          <w:tab w:val="right" w:leader="dot" w:pos="9628"/>
        </w:tabs>
        <w:rPr>
          <w:ins w:id="413" w:author="Orion" w:date="2011-07-12T10:50:00Z"/>
          <w:rFonts w:asciiTheme="minorHAnsi" w:eastAsiaTheme="minorEastAsia" w:hAnsiTheme="minorHAnsi" w:cstheme="minorBidi"/>
          <w:noProof/>
          <w:kern w:val="0"/>
          <w:sz w:val="22"/>
          <w:szCs w:val="22"/>
          <w:lang w:eastAsia="es-ES" w:bidi="ar-SA"/>
        </w:rPr>
      </w:pPr>
      <w:ins w:id="41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"_Toc298231215"</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20: Interacción Controlador-Piloto traspaso de Ordenes</w:t>
        </w:r>
        <w:r w:rsidRPr="009B6A1B">
          <w:rPr>
            <w:rStyle w:val="Hyperlink"/>
            <w:noProof/>
          </w:rPr>
          <w:fldChar w:fldCharType="end"/>
        </w:r>
      </w:ins>
    </w:p>
    <w:p w14:paraId="63D7FE45" w14:textId="77777777" w:rsidR="00430BD0" w:rsidRDefault="00430BD0">
      <w:pPr>
        <w:pStyle w:val="TableofFigures"/>
        <w:tabs>
          <w:tab w:val="right" w:leader="dot" w:pos="9628"/>
        </w:tabs>
        <w:rPr>
          <w:ins w:id="415" w:author="Orion" w:date="2011-07-12T10:50:00Z"/>
          <w:rFonts w:asciiTheme="minorHAnsi" w:eastAsiaTheme="minorEastAsia" w:hAnsiTheme="minorHAnsi" w:cstheme="minorBidi"/>
          <w:noProof/>
          <w:kern w:val="0"/>
          <w:sz w:val="22"/>
          <w:szCs w:val="22"/>
          <w:lang w:eastAsia="es-ES" w:bidi="ar-SA"/>
        </w:rPr>
      </w:pPr>
      <w:ins w:id="416"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"_Toc298231216"</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21: Piloto Obedeciendo una Orden</w:t>
        </w:r>
        <w:r w:rsidRPr="009B6A1B">
          <w:rPr>
            <w:rStyle w:val="Hyperlink"/>
            <w:noProof/>
          </w:rPr>
          <w:fldChar w:fldCharType="end"/>
        </w:r>
      </w:ins>
    </w:p>
    <w:p w14:paraId="704276AE" w14:textId="77777777" w:rsidR="00430BD0" w:rsidRDefault="00430BD0">
      <w:pPr>
        <w:pStyle w:val="TableofFigures"/>
        <w:tabs>
          <w:tab w:val="right" w:leader="dot" w:pos="9628"/>
        </w:tabs>
        <w:rPr>
          <w:ins w:id="417" w:author="Orion" w:date="2011-07-12T10:50:00Z"/>
          <w:rFonts w:asciiTheme="minorHAnsi" w:eastAsiaTheme="minorEastAsia" w:hAnsiTheme="minorHAnsi" w:cstheme="minorBidi"/>
          <w:noProof/>
          <w:kern w:val="0"/>
          <w:sz w:val="22"/>
          <w:szCs w:val="22"/>
          <w:lang w:eastAsia="es-ES" w:bidi="ar-SA"/>
        </w:rPr>
      </w:pPr>
      <w:ins w:id="418"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"_Toc298231217"</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22: Conflicto Finalizado por Lejanía entre Aviones</w:t>
        </w:r>
        <w:r w:rsidRPr="009B6A1B">
          <w:rPr>
            <w:rStyle w:val="Hyperlink"/>
            <w:noProof/>
          </w:rPr>
          <w:fldChar w:fldCharType="end"/>
        </w:r>
      </w:ins>
    </w:p>
    <w:p w14:paraId="40CFD457" w14:textId="77777777" w:rsidR="00430BD0" w:rsidRDefault="00430BD0">
      <w:pPr>
        <w:pStyle w:val="TableofFigures"/>
        <w:tabs>
          <w:tab w:val="right" w:leader="dot" w:pos="9628"/>
        </w:tabs>
        <w:rPr>
          <w:ins w:id="419" w:author="Orion" w:date="2011-07-12T10:50:00Z"/>
          <w:rFonts w:asciiTheme="minorHAnsi" w:eastAsiaTheme="minorEastAsia" w:hAnsiTheme="minorHAnsi" w:cstheme="minorBidi"/>
          <w:noProof/>
          <w:kern w:val="0"/>
          <w:sz w:val="22"/>
          <w:szCs w:val="22"/>
          <w:lang w:eastAsia="es-ES" w:bidi="ar-SA"/>
        </w:rPr>
      </w:pPr>
      <w:ins w:id="420"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"_Toc298231218"</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23: Ir al Siguiente Tramo Con Conflicto</w:t>
        </w:r>
        <w:r w:rsidRPr="009B6A1B">
          <w:rPr>
            <w:rStyle w:val="Hyperlink"/>
            <w:noProof/>
          </w:rPr>
          <w:fldChar w:fldCharType="end"/>
        </w:r>
      </w:ins>
    </w:p>
    <w:p w14:paraId="0011F370" w14:textId="77777777" w:rsidR="00430BD0" w:rsidRDefault="00430BD0">
      <w:pPr>
        <w:pStyle w:val="TableofFigures"/>
        <w:tabs>
          <w:tab w:val="right" w:leader="dot" w:pos="9628"/>
        </w:tabs>
        <w:rPr>
          <w:ins w:id="421" w:author="Orion" w:date="2011-07-12T10:50:00Z"/>
          <w:rFonts w:asciiTheme="minorHAnsi" w:eastAsiaTheme="minorEastAsia" w:hAnsiTheme="minorHAnsi" w:cstheme="minorBidi"/>
          <w:noProof/>
          <w:kern w:val="0"/>
          <w:sz w:val="22"/>
          <w:szCs w:val="22"/>
          <w:lang w:eastAsia="es-ES" w:bidi="ar-SA"/>
        </w:rPr>
      </w:pPr>
      <w:ins w:id="422"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"_Toc298231219"</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24: Despliegue dos aviones</w:t>
        </w:r>
        <w:r w:rsidRPr="009B6A1B">
          <w:rPr>
            <w:rStyle w:val="Hyperlink"/>
            <w:noProof/>
          </w:rPr>
          <w:fldChar w:fldCharType="end"/>
        </w:r>
      </w:ins>
    </w:p>
    <w:p w14:paraId="4BB4BD65" w14:textId="77777777" w:rsidR="00430BD0" w:rsidRDefault="00430BD0">
      <w:pPr>
        <w:pStyle w:val="TableofFigures"/>
        <w:tabs>
          <w:tab w:val="right" w:leader="dot" w:pos="9628"/>
        </w:tabs>
        <w:rPr>
          <w:ins w:id="423" w:author="Orion" w:date="2011-07-12T10:50:00Z"/>
          <w:rFonts w:asciiTheme="minorHAnsi" w:eastAsiaTheme="minorEastAsia" w:hAnsiTheme="minorHAnsi" w:cstheme="minorBidi"/>
          <w:noProof/>
          <w:kern w:val="0"/>
          <w:sz w:val="22"/>
          <w:szCs w:val="22"/>
          <w:lang w:eastAsia="es-ES" w:bidi="ar-SA"/>
        </w:rPr>
      </w:pPr>
      <w:ins w:id="424" w:author="Orion" w:date="2011-07-12T10:50:00Z">
        <w:r w:rsidRPr="009B6A1B">
          <w:rPr>
            <w:rStyle w:val="Hyperlink"/>
            <w:noProof/>
          </w:rPr>
          <w:fldChar w:fldCharType="begin"/>
        </w:r>
        <w:r w:rsidRPr="009B6A1B">
          <w:rPr>
            <w:rStyle w:val="Hyperlink"/>
            <w:noProof/>
          </w:rPr>
          <w:instrText xml:space="preserve"> </w:instrText>
        </w:r>
        <w:r>
          <w:rPr>
            <w:noProof/>
          </w:rPr>
          <w:instrText>HYPERLINK \l "_Toc298231220"</w:instrText>
        </w:r>
        <w:r w:rsidRPr="009B6A1B">
          <w:rPr>
            <w:rStyle w:val="Hyperlink"/>
            <w:noProof/>
          </w:rPr>
          <w:instrText xml:space="preserve"> </w:instrText>
        </w:r>
        <w:r w:rsidRPr="009B6A1B">
          <w:rPr>
            <w:rStyle w:val="Hyperlink"/>
            <w:noProof/>
          </w:rPr>
          <w:fldChar w:fldCharType="separate"/>
        </w:r>
        <w:r w:rsidRPr="009B6A1B">
          <w:rPr>
            <w:rStyle w:val="Hyperlink"/>
            <w:noProof/>
          </w:rPr>
          <w:t>Figura 25: Despliegue seis aviones</w:t>
        </w:r>
        <w:r w:rsidRPr="009B6A1B">
          <w:rPr>
            <w:rStyle w:val="Hyperlink"/>
            <w:noProof/>
          </w:rPr>
          <w:fldChar w:fldCharType="end"/>
        </w:r>
      </w:ins>
    </w:p>
    <w:p w14:paraId="333F5AF1" w14:textId="77777777" w:rsidR="00504893" w:rsidDel="00C910CE" w:rsidRDefault="00504893">
      <w:pPr>
        <w:pStyle w:val="TableofFigures"/>
        <w:tabs>
          <w:tab w:val="right" w:leader="dot" w:pos="9628"/>
        </w:tabs>
        <w:rPr>
          <w:del w:id="425" w:author="Orion" w:date="2011-06-20T18:31:00Z"/>
          <w:rFonts w:asciiTheme="minorHAnsi" w:eastAsiaTheme="minorEastAsia" w:hAnsiTheme="minorHAnsi" w:cstheme="minorBidi"/>
          <w:noProof/>
          <w:kern w:val="0"/>
          <w:sz w:val="22"/>
          <w:szCs w:val="22"/>
          <w:lang w:eastAsia="es-ES" w:bidi="ar-SA"/>
        </w:rPr>
      </w:pPr>
      <w:del w:id="426" w:author="Orion" w:date="2011-06-20T18:31:00Z">
        <w:r w:rsidRPr="00C910CE" w:rsidDel="00C910CE">
          <w:rPr>
            <w:rStyle w:val="Hyperlink"/>
            <w:noProof/>
            <w:rPrChange w:id="427"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428" w:author="Orion" w:date="2011-06-20T18:31:00Z"/>
          <w:rFonts w:asciiTheme="minorHAnsi" w:eastAsiaTheme="minorEastAsia" w:hAnsiTheme="minorHAnsi" w:cstheme="minorBidi"/>
          <w:noProof/>
          <w:kern w:val="0"/>
          <w:sz w:val="22"/>
          <w:szCs w:val="22"/>
          <w:lang w:eastAsia="es-ES" w:bidi="ar-SA"/>
        </w:rPr>
      </w:pPr>
      <w:del w:id="429" w:author="Orion" w:date="2011-06-20T18:31:00Z">
        <w:r w:rsidRPr="00C910CE" w:rsidDel="00C910CE">
          <w:rPr>
            <w:rStyle w:val="Hyperlink"/>
            <w:noProof/>
            <w:rPrChange w:id="430"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431" w:author="Orion" w:date="2011-06-20T18:31:00Z"/>
          <w:rFonts w:asciiTheme="minorHAnsi" w:eastAsiaTheme="minorEastAsia" w:hAnsiTheme="minorHAnsi" w:cstheme="minorBidi"/>
          <w:noProof/>
          <w:kern w:val="0"/>
          <w:sz w:val="22"/>
          <w:szCs w:val="22"/>
          <w:lang w:eastAsia="es-ES" w:bidi="ar-SA"/>
        </w:rPr>
      </w:pPr>
      <w:del w:id="432" w:author="Orion" w:date="2011-06-20T18:31:00Z">
        <w:r w:rsidRPr="00C910CE" w:rsidDel="00C910CE">
          <w:rPr>
            <w:rStyle w:val="Hyperlink"/>
            <w:noProof/>
            <w:rPrChange w:id="433"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434" w:author="Orion" w:date="2011-06-20T18:31:00Z"/>
          <w:rFonts w:asciiTheme="minorHAnsi" w:eastAsiaTheme="minorEastAsia" w:hAnsiTheme="minorHAnsi" w:cstheme="minorBidi"/>
          <w:noProof/>
          <w:kern w:val="0"/>
          <w:sz w:val="22"/>
          <w:szCs w:val="22"/>
          <w:lang w:eastAsia="es-ES" w:bidi="ar-SA"/>
        </w:rPr>
      </w:pPr>
      <w:del w:id="435" w:author="Orion" w:date="2011-06-20T18:31:00Z">
        <w:r w:rsidRPr="00C910CE" w:rsidDel="00C910CE">
          <w:rPr>
            <w:rStyle w:val="Hyperlink"/>
            <w:noProof/>
            <w:rPrChange w:id="436"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437" w:author="Orion" w:date="2011-06-20T18:31:00Z"/>
          <w:rFonts w:asciiTheme="minorHAnsi" w:eastAsiaTheme="minorEastAsia" w:hAnsiTheme="minorHAnsi" w:cstheme="minorBidi"/>
          <w:noProof/>
          <w:kern w:val="0"/>
          <w:sz w:val="22"/>
          <w:szCs w:val="22"/>
          <w:lang w:eastAsia="es-ES" w:bidi="ar-SA"/>
        </w:rPr>
      </w:pPr>
      <w:del w:id="438" w:author="Orion" w:date="2011-06-20T18:31:00Z">
        <w:r w:rsidRPr="00C910CE" w:rsidDel="00C910CE">
          <w:rPr>
            <w:rStyle w:val="Hyperlink"/>
            <w:noProof/>
            <w:rPrChange w:id="439"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440" w:author="Orion" w:date="2011-06-20T18:31:00Z"/>
          <w:rFonts w:asciiTheme="minorHAnsi" w:eastAsiaTheme="minorEastAsia" w:hAnsiTheme="minorHAnsi" w:cstheme="minorBidi"/>
          <w:noProof/>
          <w:kern w:val="0"/>
          <w:sz w:val="22"/>
          <w:szCs w:val="22"/>
          <w:lang w:eastAsia="es-ES" w:bidi="ar-SA"/>
        </w:rPr>
      </w:pPr>
      <w:del w:id="441" w:author="Orion" w:date="2011-06-20T18:31:00Z">
        <w:r w:rsidRPr="00C910CE" w:rsidDel="00C910CE">
          <w:rPr>
            <w:rStyle w:val="Hyperlink"/>
            <w:noProof/>
            <w:rPrChange w:id="442"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443" w:author="Orion" w:date="2011-06-20T18:31:00Z"/>
          <w:rFonts w:asciiTheme="minorHAnsi" w:eastAsiaTheme="minorEastAsia" w:hAnsiTheme="minorHAnsi" w:cstheme="minorBidi"/>
          <w:noProof/>
          <w:kern w:val="0"/>
          <w:sz w:val="22"/>
          <w:szCs w:val="22"/>
          <w:lang w:eastAsia="es-ES" w:bidi="ar-SA"/>
        </w:rPr>
      </w:pPr>
      <w:del w:id="444" w:author="Orion" w:date="2011-06-20T18:31:00Z">
        <w:r w:rsidRPr="00C910CE" w:rsidDel="00C910CE">
          <w:rPr>
            <w:rStyle w:val="Hyperlink"/>
            <w:noProof/>
            <w:rPrChange w:id="445"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446" w:author="Orion" w:date="2011-06-20T18:31:00Z"/>
          <w:rFonts w:asciiTheme="minorHAnsi" w:eastAsiaTheme="minorEastAsia" w:hAnsiTheme="minorHAnsi" w:cstheme="minorBidi"/>
          <w:noProof/>
          <w:kern w:val="0"/>
          <w:sz w:val="22"/>
          <w:szCs w:val="22"/>
          <w:lang w:eastAsia="es-ES" w:bidi="ar-SA"/>
        </w:rPr>
      </w:pPr>
      <w:del w:id="447" w:author="Orion" w:date="2011-06-20T18:31:00Z">
        <w:r w:rsidRPr="00C910CE" w:rsidDel="00C910CE">
          <w:rPr>
            <w:rStyle w:val="Hyperlink"/>
            <w:noProof/>
            <w:rPrChange w:id="448"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449" w:author="Orion" w:date="2011-06-20T18:31:00Z"/>
          <w:rFonts w:asciiTheme="minorHAnsi" w:eastAsiaTheme="minorEastAsia" w:hAnsiTheme="minorHAnsi" w:cstheme="minorBidi"/>
          <w:noProof/>
          <w:kern w:val="0"/>
          <w:sz w:val="22"/>
          <w:szCs w:val="22"/>
          <w:lang w:eastAsia="es-ES" w:bidi="ar-SA"/>
        </w:rPr>
      </w:pPr>
      <w:del w:id="450" w:author="Orion" w:date="2011-06-20T18:31:00Z">
        <w:r w:rsidRPr="00C910CE" w:rsidDel="00C910CE">
          <w:rPr>
            <w:rStyle w:val="Hyperlink"/>
            <w:noProof/>
            <w:rPrChange w:id="451"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452" w:author="Orion" w:date="2011-06-20T18:31:00Z"/>
          <w:rFonts w:asciiTheme="minorHAnsi" w:eastAsiaTheme="minorEastAsia" w:hAnsiTheme="minorHAnsi" w:cstheme="minorBidi"/>
          <w:noProof/>
          <w:kern w:val="0"/>
          <w:sz w:val="22"/>
          <w:szCs w:val="22"/>
          <w:lang w:eastAsia="es-ES" w:bidi="ar-SA"/>
        </w:rPr>
      </w:pPr>
      <w:del w:id="453" w:author="Orion" w:date="2011-06-20T18:31:00Z">
        <w:r w:rsidRPr="00C910CE" w:rsidDel="00C910CE">
          <w:rPr>
            <w:rStyle w:val="Hyperlink"/>
            <w:noProof/>
            <w:rPrChange w:id="454"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455" w:author="Orion" w:date="2011-06-20T18:31:00Z"/>
          <w:rFonts w:asciiTheme="minorHAnsi" w:eastAsiaTheme="minorEastAsia" w:hAnsiTheme="minorHAnsi" w:cstheme="minorBidi"/>
          <w:noProof/>
          <w:kern w:val="0"/>
          <w:sz w:val="22"/>
          <w:szCs w:val="22"/>
          <w:lang w:eastAsia="es-ES" w:bidi="ar-SA"/>
        </w:rPr>
      </w:pPr>
      <w:del w:id="456" w:author="Orion" w:date="2011-06-20T18:31:00Z">
        <w:r w:rsidRPr="00C910CE" w:rsidDel="00C910CE">
          <w:rPr>
            <w:rStyle w:val="Hyperlink"/>
            <w:noProof/>
            <w:rPrChange w:id="457"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458" w:author="Orion" w:date="2011-06-20T18:31:00Z"/>
          <w:rFonts w:asciiTheme="minorHAnsi" w:eastAsiaTheme="minorEastAsia" w:hAnsiTheme="minorHAnsi" w:cstheme="minorBidi"/>
          <w:noProof/>
          <w:kern w:val="0"/>
          <w:sz w:val="22"/>
          <w:szCs w:val="22"/>
          <w:lang w:eastAsia="es-ES" w:bidi="ar-SA"/>
        </w:rPr>
      </w:pPr>
      <w:del w:id="459" w:author="Orion" w:date="2011-06-20T18:31:00Z">
        <w:r w:rsidRPr="00C910CE" w:rsidDel="00C910CE">
          <w:rPr>
            <w:rStyle w:val="Hyperlink"/>
            <w:noProof/>
            <w:rPrChange w:id="460"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461" w:author="Orion" w:date="2011-06-20T18:31:00Z"/>
          <w:rFonts w:asciiTheme="minorHAnsi" w:eastAsiaTheme="minorEastAsia" w:hAnsiTheme="minorHAnsi" w:cstheme="minorBidi"/>
          <w:noProof/>
          <w:kern w:val="0"/>
          <w:sz w:val="22"/>
          <w:szCs w:val="22"/>
          <w:lang w:eastAsia="es-ES" w:bidi="ar-SA"/>
        </w:rPr>
      </w:pPr>
      <w:del w:id="462" w:author="Orion" w:date="2011-06-20T18:31:00Z">
        <w:r w:rsidRPr="00C910CE" w:rsidDel="00C910CE">
          <w:rPr>
            <w:rStyle w:val="Hyperlink"/>
            <w:noProof/>
            <w:rPrChange w:id="463"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464" w:author="Orion" w:date="2011-06-20T18:31:00Z"/>
          <w:rFonts w:asciiTheme="minorHAnsi" w:eastAsiaTheme="minorEastAsia" w:hAnsiTheme="minorHAnsi" w:cstheme="minorBidi"/>
          <w:noProof/>
          <w:kern w:val="0"/>
          <w:sz w:val="22"/>
          <w:szCs w:val="22"/>
          <w:lang w:eastAsia="es-ES" w:bidi="ar-SA"/>
        </w:rPr>
      </w:pPr>
      <w:del w:id="465" w:author="Orion" w:date="2011-06-20T18:31:00Z">
        <w:r w:rsidRPr="00C910CE" w:rsidDel="00C910CE">
          <w:rPr>
            <w:rStyle w:val="Hyperlink"/>
            <w:noProof/>
            <w:rPrChange w:id="466"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467" w:author="Orion" w:date="2011-06-20T18:31:00Z"/>
          <w:rFonts w:asciiTheme="minorHAnsi" w:eastAsiaTheme="minorEastAsia" w:hAnsiTheme="minorHAnsi" w:cstheme="minorBidi"/>
          <w:noProof/>
          <w:kern w:val="0"/>
          <w:sz w:val="22"/>
          <w:szCs w:val="22"/>
          <w:lang w:eastAsia="es-ES" w:bidi="ar-SA"/>
        </w:rPr>
      </w:pPr>
      <w:del w:id="468" w:author="Orion" w:date="2011-06-20T18:31:00Z">
        <w:r w:rsidRPr="00C910CE" w:rsidDel="00C910CE">
          <w:rPr>
            <w:rStyle w:val="Hyperlink"/>
            <w:noProof/>
            <w:rPrChange w:id="469"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470" w:author="Orion" w:date="2011-06-20T18:31:00Z"/>
          <w:rFonts w:asciiTheme="minorHAnsi" w:eastAsiaTheme="minorEastAsia" w:hAnsiTheme="minorHAnsi" w:cstheme="minorBidi"/>
          <w:noProof/>
          <w:kern w:val="0"/>
          <w:sz w:val="22"/>
          <w:szCs w:val="22"/>
          <w:lang w:eastAsia="es-ES" w:bidi="ar-SA"/>
        </w:rPr>
      </w:pPr>
      <w:del w:id="471" w:author="Orion" w:date="2011-06-20T18:31:00Z">
        <w:r w:rsidRPr="00C910CE" w:rsidDel="00C910CE">
          <w:rPr>
            <w:rStyle w:val="Hyperlink"/>
            <w:noProof/>
            <w:rPrChange w:id="472"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473" w:author="Orion" w:date="2011-06-20T18:31:00Z"/>
          <w:rFonts w:asciiTheme="minorHAnsi" w:eastAsiaTheme="minorEastAsia" w:hAnsiTheme="minorHAnsi" w:cstheme="minorBidi"/>
          <w:noProof/>
          <w:kern w:val="0"/>
          <w:sz w:val="22"/>
          <w:szCs w:val="22"/>
          <w:lang w:eastAsia="es-ES" w:bidi="ar-SA"/>
        </w:rPr>
      </w:pPr>
      <w:del w:id="474" w:author="Orion" w:date="2011-06-20T18:31:00Z">
        <w:r w:rsidRPr="00C910CE" w:rsidDel="00C910CE">
          <w:rPr>
            <w:rStyle w:val="Hyperlink"/>
            <w:noProof/>
            <w:rPrChange w:id="475"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4CEE211A" w:rsidR="00A652F7" w:rsidRDefault="00A652F7">
      <w:pPr>
        <w:widowControl/>
        <w:suppressAutoHyphens w:val="0"/>
        <w:rPr>
          <w:ins w:id="476" w:author="Orion" w:date="2011-07-19T11:55:00Z"/>
          <w:rFonts w:eastAsia="Times New Roman" w:cs="Times New Roman"/>
          <w:b/>
          <w:kern w:val="0"/>
          <w:sz w:val="32"/>
          <w:szCs w:val="20"/>
          <w:lang w:val="en-US" w:eastAsia="en-US" w:bidi="ar-SA"/>
        </w:rPr>
      </w:pPr>
      <w:ins w:id="477" w:author="Orion" w:date="2011-07-19T11:55:00Z">
        <w:r>
          <w:rPr>
            <w:rFonts w:eastAsia="Times New Roman" w:cs="Times New Roman"/>
            <w:b/>
            <w:kern w:val="0"/>
            <w:sz w:val="32"/>
            <w:szCs w:val="20"/>
            <w:lang w:val="en-US" w:eastAsia="en-US" w:bidi="ar-SA"/>
          </w:rPr>
          <w:lastRenderedPageBreak/>
          <w:br w:type="page"/>
        </w:r>
      </w:ins>
    </w:p>
    <w:p w14:paraId="6678C619" w14:textId="42549D40" w:rsidR="00FE466F" w:rsidDel="00A652F7" w:rsidRDefault="00FE466F">
      <w:pPr>
        <w:widowControl/>
        <w:suppressAutoHyphens w:val="0"/>
        <w:rPr>
          <w:del w:id="478" w:author="Orion" w:date="2011-07-19T11:55:00Z"/>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479" w:name="_Toc298231228"/>
      <w:proofErr w:type="spellStart"/>
      <w:r>
        <w:t>Agradecimientos</w:t>
      </w:r>
      <w:bookmarkEnd w:id="479"/>
      <w:proofErr w:type="spellEnd"/>
    </w:p>
    <w:bookmarkEnd w:id="371"/>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480"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480"/>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481" w:author="Orion" w:date="2011-04-01T23:35:00Z"/>
          <w:rFonts w:cs="Times New Roman"/>
        </w:rPr>
        <w:pPrChange w:id="482" w:author="Orion" w:date="2011-05-01T20:33:00Z">
          <w:pPr>
            <w:jc w:val="both"/>
          </w:pPr>
        </w:pPrChange>
      </w:pPr>
      <w:bookmarkStart w:id="483" w:name="_Toc298231229"/>
      <w:commentRangeStart w:id="484"/>
      <w:r w:rsidRPr="00246937">
        <w:rPr>
          <w:rFonts w:ascii="Times New Roman" w:hAnsi="Times New Roman" w:cs="Times New Roman"/>
          <w:rPrChange w:id="485" w:author="Orion" w:date="2011-04-24T22:32:00Z">
            <w:rPr/>
          </w:rPrChange>
        </w:rPr>
        <w:lastRenderedPageBreak/>
        <w:t>Introducción</w:t>
      </w:r>
      <w:commentRangeEnd w:id="484"/>
      <w:r w:rsidR="00914129">
        <w:rPr>
          <w:rStyle w:val="CommentReference"/>
          <w:rFonts w:ascii="Times New Roman" w:eastAsia="SimSun" w:hAnsi="Times New Roman"/>
          <w:color w:val="auto"/>
          <w:spacing w:val="0"/>
          <w:kern w:val="1"/>
        </w:rPr>
        <w:commentReference w:id="484"/>
      </w:r>
      <w:bookmarkEnd w:id="483"/>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4DDF3B65"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End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End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del w:id="486" w:author="Orion" w:date="2011-07-19T11:58:00Z">
        <w:r w:rsidR="00572076" w:rsidDel="00067454">
          <w:delText>para</w:delText>
        </w:r>
      </w:del>
      <w:ins w:id="487" w:author="Orion" w:date="2011-07-19T11:58:00Z">
        <w:r w:rsidR="00067454">
          <w:t>l</w:t>
        </w:r>
      </w:ins>
      <w:del w:id="488" w:author="Orion" w:date="2011-07-19T11:58:00Z">
        <w:r w:rsidR="00572076" w:rsidDel="00067454">
          <w:delText xml:space="preserve"> su</w:delText>
        </w:r>
      </w:del>
      <w:r w:rsidR="00572076">
        <w:t xml:space="preserve"> control</w:t>
      </w:r>
      <w:r w:rsidR="0037599C">
        <w:t xml:space="preserve"> </w:t>
      </w:r>
      <w:r>
        <w:t>del tráfico aéreo</w:t>
      </w:r>
      <w:r w:rsidR="0037599C">
        <w:t xml:space="preserve"> a la situación actual</w:t>
      </w:r>
      <w:r w:rsidR="00EB5BE1" w:rsidRPr="00234DDA">
        <w:t xml:space="preserve"> </w:t>
      </w:r>
      <w:sdt>
        <w:sdtPr>
          <w:id w:val="399098619"/>
          <w:citation/>
        </w:sdtPr>
        <w:sdtEnd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489" w:author="Orion" w:date="2011-05-15T15:54:00Z"/>
          <w:rFonts w:cs="Times New Roman"/>
        </w:rPr>
      </w:pPr>
    </w:p>
    <w:p w14:paraId="7CF82A98" w14:textId="2EF0EDF8" w:rsidR="007B2B50" w:rsidDel="005131F6" w:rsidRDefault="007B2B50" w:rsidP="007E223D">
      <w:pPr>
        <w:jc w:val="both"/>
        <w:rPr>
          <w:del w:id="490" w:author="Orion" w:date="2011-06-10T20:44:00Z"/>
          <w:rFonts w:cs="Times New Roman"/>
        </w:rPr>
      </w:pPr>
      <w:ins w:id="491" w:author="Orion" w:date="2011-05-02T20:20:00Z">
        <w:r w:rsidRPr="00246937">
          <w:rPr>
            <w:rFonts w:cs="Times New Roman"/>
          </w:rPr>
          <w:t>Actualmente hay numerosas aplicaciones que se dedican a la simulación aérea</w:t>
        </w:r>
        <w:r w:rsidRPr="007E223D">
          <w:rPr>
            <w:rFonts w:cs="Times New Roman"/>
          </w:rPr>
          <w:t xml:space="preserve">. </w:t>
        </w:r>
      </w:ins>
      <w:ins w:id="492" w:author="IO" w:date="2011-06-09T10:52:00Z">
        <w:r w:rsidR="00A27703">
          <w:rPr>
            <w:rFonts w:cs="Times New Roman"/>
          </w:rPr>
          <w:t>Una clasificación básica de las mismas es según</w:t>
        </w:r>
      </w:ins>
      <w:ins w:id="493" w:author="Orion" w:date="2011-05-02T21:04:00Z">
        <w:del w:id="494" w:author="IO" w:date="2011-06-09T10:52:00Z">
          <w:r w:rsidR="006C1FAC" w:rsidRPr="006C1FAC">
            <w:rPr>
              <w:rFonts w:cs="Times New Roman"/>
              <w:rPrChange w:id="495"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496" w:author="Orion" w:date="2011-05-02T21:04:00Z">
              <w:rPr>
                <w:rFonts w:ascii="Courier New" w:hAnsi="Courier New" w:cs="Courier New"/>
              </w:rPr>
            </w:rPrChange>
          </w:rPr>
          <w:t xml:space="preserve"> el foco de su estudio. </w:t>
        </w:r>
      </w:ins>
      <w:ins w:id="497" w:author="Orion" w:date="2011-05-02T21:05:00Z">
        <w:r w:rsidR="00723DA9" w:rsidRPr="007E223D">
          <w:rPr>
            <w:rFonts w:cs="Times New Roman"/>
          </w:rPr>
          <w:t>Por</w:t>
        </w:r>
      </w:ins>
      <w:ins w:id="498"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499" w:author="IO" w:date="2011-06-09T10:52:00Z">
        <w:r w:rsidR="00A27703">
          <w:rPr>
            <w:rFonts w:cs="Times New Roman"/>
          </w:rPr>
          <w:t xml:space="preserve"> del vuelo</w:t>
        </w:r>
      </w:ins>
      <w:ins w:id="500" w:author="Orion" w:date="2011-05-02T20:20:00Z">
        <w:r w:rsidRPr="007E223D">
          <w:rPr>
            <w:rFonts w:cs="Times New Roman"/>
          </w:rPr>
          <w:t xml:space="preserve">. </w:t>
        </w:r>
      </w:ins>
      <w:ins w:id="501"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502" w:author="Orion" w:date="2011-06-10T20:15:00Z">
          <w:r w:rsidR="00A27703" w:rsidDel="00682800">
            <w:rPr>
              <w:rFonts w:cs="Times New Roman"/>
            </w:rPr>
            <w:delText>.</w:delText>
          </w:r>
        </w:del>
      </w:ins>
      <w:ins w:id="503" w:author="Orion" w:date="2011-05-02T20:20:00Z">
        <w:r w:rsidRPr="007E223D">
          <w:rPr>
            <w:rFonts w:cs="Times New Roman"/>
          </w:rPr>
          <w:t xml:space="preserve">. </w:t>
        </w:r>
      </w:ins>
      <w:ins w:id="504" w:author="Orion" w:date="2011-05-03T12:12:00Z">
        <w:del w:id="505" w:author="IO" w:date="2011-06-09T10:53:00Z">
          <w:r w:rsidR="00547362">
            <w:rPr>
              <w:rFonts w:cs="Times New Roman"/>
            </w:rPr>
            <w:delText>Se pueden</w:delText>
          </w:r>
        </w:del>
      </w:ins>
      <w:ins w:id="506" w:author="Orion" w:date="2011-05-02T21:06:00Z">
        <w:del w:id="507" w:author="IO" w:date="2011-06-09T10:53:00Z">
          <w:r w:rsidR="00723DA9" w:rsidRPr="00723DA9">
            <w:rPr>
              <w:rFonts w:cs="Times New Roman"/>
              <w:rPrChange w:id="508" w:author="Orion" w:date="2011-05-02T21:06:00Z">
                <w:rPr>
                  <w:rFonts w:ascii="Courier New" w:hAnsi="Courier New" w:cs="Courier New"/>
                </w:rPr>
              </w:rPrChange>
            </w:rPr>
            <w:delText xml:space="preserve"> destacar una serie de herramientas desarrolladas sobre </w:delText>
          </w:r>
        </w:del>
      </w:ins>
      <w:proofErr w:type="spellStart"/>
      <w:ins w:id="509" w:author="Orion" w:date="2011-05-02T20:20:00Z">
        <w:r w:rsidRPr="00246937">
          <w:rPr>
            <w:rFonts w:cs="Times New Roman"/>
          </w:rPr>
          <w:t>JSBSim</w:t>
        </w:r>
      </w:ins>
      <w:proofErr w:type="spellEnd"/>
      <w:customXmlInsRangeStart w:id="510" w:author="IO" w:date="2011-06-09T10:54:00Z"/>
      <w:sdt>
        <w:sdtPr>
          <w:rPr>
            <w:rFonts w:cs="Times New Roman"/>
          </w:rPr>
          <w:id w:val="-176737872"/>
          <w:citation/>
        </w:sdtPr>
        <w:sdtEndPr/>
        <w:sdtContent>
          <w:customXmlInsRangeEnd w:id="510"/>
          <w:ins w:id="511"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512" w:author="IO" w:date="2011-06-09T10:54:00Z">
            <w:r w:rsidR="00A27703" w:rsidRPr="00F818EC">
              <w:rPr>
                <w:rFonts w:cs="Times New Roman"/>
              </w:rPr>
              <w:fldChar w:fldCharType="end"/>
            </w:r>
          </w:ins>
          <w:customXmlInsRangeStart w:id="513" w:author="IO" w:date="2011-06-09T10:54:00Z"/>
        </w:sdtContent>
      </w:sdt>
      <w:customXmlInsRangeEnd w:id="513"/>
      <w:ins w:id="514" w:author="Orion" w:date="2011-05-02T20:20:00Z">
        <w:del w:id="515"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516" w:author="Orion" w:date="2011-05-02T21:05:00Z">
        <w:r w:rsidR="00723DA9">
          <w:rPr>
            <w:rFonts w:cs="Times New Roman"/>
          </w:rPr>
          <w:t>de código abierto</w:t>
        </w:r>
      </w:ins>
      <w:ins w:id="517" w:author="Orion" w:date="2011-05-02T20:20:00Z">
        <w:r w:rsidRPr="00246937">
          <w:rPr>
            <w:rFonts w:cs="Times New Roman"/>
          </w:rPr>
          <w:t xml:space="preserve"> que modela la dinámica de vuelo de aeronaves</w:t>
        </w:r>
      </w:ins>
      <w:ins w:id="518" w:author="Orion" w:date="2011-05-02T21:05:00Z">
        <w:r w:rsidR="00723DA9">
          <w:rPr>
            <w:rFonts w:cs="Times New Roman"/>
          </w:rPr>
          <w:t>, el denominado</w:t>
        </w:r>
      </w:ins>
      <w:ins w:id="519" w:author="Orion" w:date="2011-05-02T21:06:00Z">
        <w:r w:rsidR="00723DA9">
          <w:rPr>
            <w:rFonts w:cs="Times New Roman"/>
          </w:rPr>
          <w:t xml:space="preserve"> </w:t>
        </w:r>
      </w:ins>
      <w:ins w:id="520" w:author="Orion" w:date="2011-05-02T20:20:00Z">
        <w:r w:rsidRPr="00246937">
          <w:rPr>
            <w:rFonts w:cs="Times New Roman"/>
          </w:rPr>
          <w:t>modelo físico de</w:t>
        </w:r>
        <w:r w:rsidR="00723DA9">
          <w:rPr>
            <w:rFonts w:cs="Times New Roman"/>
          </w:rPr>
          <w:t xml:space="preserve"> los movimientos de los aviones</w:t>
        </w:r>
      </w:ins>
      <w:customXmlInsRangeStart w:id="521" w:author="Orion" w:date="2011-05-02T20:20:00Z"/>
      <w:customXmlDelRangeStart w:id="522" w:author="IO" w:date="2011-06-09T10:54:00Z"/>
      <w:sdt>
        <w:sdtPr>
          <w:rPr>
            <w:rFonts w:cs="Times New Roman"/>
          </w:rPr>
          <w:id w:val="-1890024628"/>
          <w:citation/>
        </w:sdtPr>
        <w:sdtEndPr/>
        <w:sdtContent>
          <w:customXmlInsRangeEnd w:id="521"/>
          <w:customXmlDelRangeEnd w:id="522"/>
          <w:ins w:id="523" w:author="Orion" w:date="2011-05-02T20:20:00Z">
            <w:del w:id="524"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525" w:author="IO" w:date="2011-06-09T10:54:00Z">
            <w:r w:rsidR="002B2B1D">
              <w:rPr>
                <w:rFonts w:cs="Times New Roman"/>
                <w:noProof/>
              </w:rPr>
              <w:delText xml:space="preserve"> </w:delText>
            </w:r>
            <w:r w:rsidR="002B2B1D" w:rsidRPr="002B2B1D">
              <w:rPr>
                <w:rFonts w:cs="Times New Roman"/>
                <w:noProof/>
              </w:rPr>
              <w:delText>(3)</w:delText>
            </w:r>
          </w:del>
          <w:ins w:id="526" w:author="Orion" w:date="2011-05-02T20:20:00Z">
            <w:del w:id="527" w:author="IO" w:date="2011-06-09T10:54:00Z">
              <w:r w:rsidRPr="00F818EC">
                <w:rPr>
                  <w:rFonts w:cs="Times New Roman"/>
                </w:rPr>
                <w:fldChar w:fldCharType="end"/>
              </w:r>
            </w:del>
          </w:ins>
          <w:customXmlInsRangeStart w:id="528" w:author="Orion" w:date="2011-05-02T20:20:00Z"/>
          <w:customXmlDelRangeStart w:id="529" w:author="IO" w:date="2011-06-09T10:54:00Z"/>
        </w:sdtContent>
      </w:sdt>
      <w:customXmlInsRangeEnd w:id="528"/>
      <w:customXmlDelRangeEnd w:id="529"/>
      <w:ins w:id="530" w:author="Orion" w:date="2011-05-02T21:07:00Z">
        <w:r w:rsidR="00723DA9" w:rsidRPr="007E223D">
          <w:rPr>
            <w:rFonts w:cs="Times New Roman"/>
          </w:rPr>
          <w:t>.</w:t>
        </w:r>
      </w:ins>
      <w:ins w:id="531" w:author="Orion" w:date="2011-05-02T20:46:00Z">
        <w:r w:rsidR="009B6936" w:rsidRPr="007E223D">
          <w:rPr>
            <w:rFonts w:cs="Times New Roman"/>
          </w:rPr>
          <w:t xml:space="preserve"> </w:t>
        </w:r>
      </w:ins>
      <w:ins w:id="532" w:author="Orion" w:date="2011-06-10T20:16:00Z">
        <w:r w:rsidR="00953EDC">
          <w:rPr>
            <w:rFonts w:cs="Times New Roman"/>
          </w:rPr>
          <w:t>Basándose</w:t>
        </w:r>
      </w:ins>
      <w:ins w:id="533" w:author="Orion" w:date="2011-06-10T20:10:00Z">
        <w:r w:rsidR="00152E0C">
          <w:rPr>
            <w:rFonts w:cs="Times New Roman"/>
          </w:rPr>
          <w:t xml:space="preserve"> en el entorno</w:t>
        </w:r>
      </w:ins>
      <w:ins w:id="534" w:author="Orion" w:date="2011-05-02T21:06:00Z">
        <w:r w:rsidR="00723DA9" w:rsidRPr="00723DA9">
          <w:rPr>
            <w:rFonts w:cs="Times New Roman"/>
            <w:rPrChange w:id="535" w:author="Orion" w:date="2011-05-02T21:07:00Z">
              <w:rPr>
                <w:rFonts w:ascii="Courier New" w:hAnsi="Courier New" w:cs="Courier New"/>
              </w:rPr>
            </w:rPrChange>
          </w:rPr>
          <w:t xml:space="preserve"> </w:t>
        </w:r>
        <w:proofErr w:type="spellStart"/>
        <w:r w:rsidR="00723DA9" w:rsidRPr="00723DA9">
          <w:rPr>
            <w:rFonts w:cs="Times New Roman"/>
            <w:rPrChange w:id="536" w:author="Orion" w:date="2011-05-02T21:07:00Z">
              <w:rPr>
                <w:rFonts w:ascii="Courier New" w:hAnsi="Courier New" w:cs="Courier New"/>
              </w:rPr>
            </w:rPrChange>
          </w:rPr>
          <w:t>JSBSim</w:t>
        </w:r>
        <w:proofErr w:type="spellEnd"/>
        <w:r w:rsidR="00723DA9" w:rsidRPr="00723DA9">
          <w:rPr>
            <w:rFonts w:cs="Times New Roman"/>
            <w:rPrChange w:id="537" w:author="Orion" w:date="2011-05-02T21:07:00Z">
              <w:rPr>
                <w:rFonts w:ascii="Courier New" w:hAnsi="Courier New" w:cs="Courier New"/>
              </w:rPr>
            </w:rPrChange>
          </w:rPr>
          <w:t xml:space="preserve"> se encuentran</w:t>
        </w:r>
      </w:ins>
      <w:ins w:id="538" w:author="Orion" w:date="2011-06-10T20:08:00Z">
        <w:r w:rsidR="00D33F86">
          <w:rPr>
            <w:rFonts w:cs="Times New Roman"/>
          </w:rPr>
          <w:t xml:space="preserve"> un</w:t>
        </w:r>
      </w:ins>
      <w:ins w:id="539" w:author="Orion" w:date="2011-06-10T20:09:00Z">
        <w:r w:rsidR="00152E0C">
          <w:rPr>
            <w:rFonts w:cs="Times New Roman"/>
          </w:rPr>
          <w:t>a serie</w:t>
        </w:r>
      </w:ins>
      <w:ins w:id="540" w:author="Orion" w:date="2011-06-10T20:08:00Z">
        <w:r w:rsidR="00D33F86">
          <w:rPr>
            <w:rFonts w:cs="Times New Roman"/>
          </w:rPr>
          <w:t xml:space="preserve"> de herramientas que</w:t>
        </w:r>
      </w:ins>
      <w:ins w:id="541" w:author="Orion" w:date="2011-06-10T20:09:00Z">
        <w:r w:rsidR="00D33F86">
          <w:rPr>
            <w:rFonts w:cs="Times New Roman"/>
          </w:rPr>
          <w:t xml:space="preserve"> simulan vuelos </w:t>
        </w:r>
      </w:ins>
      <w:ins w:id="542" w:author="Orion" w:date="2011-06-10T20:16:00Z">
        <w:r w:rsidR="00953EDC">
          <w:rPr>
            <w:rFonts w:cs="Times New Roman"/>
          </w:rPr>
          <w:t>centrándose</w:t>
        </w:r>
      </w:ins>
      <w:ins w:id="543" w:author="Orion" w:date="2011-06-10T20:08:00Z">
        <w:r w:rsidR="00D33F86">
          <w:rPr>
            <w:rFonts w:cs="Times New Roman"/>
          </w:rPr>
          <w:t xml:space="preserve"> en el manejo </w:t>
        </w:r>
      </w:ins>
      <w:ins w:id="544" w:author="Orion" w:date="2011-06-10T20:09:00Z">
        <w:r w:rsidR="00D33F86">
          <w:rPr>
            <w:rFonts w:cs="Times New Roman"/>
          </w:rPr>
          <w:t>y control de los aviones</w:t>
        </w:r>
      </w:ins>
      <w:ins w:id="545" w:author="Orion" w:date="2011-06-10T20:11:00Z">
        <w:r w:rsidR="0062103A">
          <w:rPr>
            <w:rFonts w:cs="Times New Roman"/>
          </w:rPr>
          <w:t>, estas son</w:t>
        </w:r>
      </w:ins>
      <w:ins w:id="546" w:author="Orion" w:date="2011-05-02T21:06:00Z">
        <w:r w:rsidR="00723DA9" w:rsidRPr="00723DA9">
          <w:rPr>
            <w:rFonts w:cs="Times New Roman"/>
            <w:rPrChange w:id="547" w:author="Orion" w:date="2011-05-02T21:07:00Z">
              <w:rPr>
                <w:rFonts w:ascii="Courier New" w:hAnsi="Courier New" w:cs="Courier New"/>
              </w:rPr>
            </w:rPrChange>
          </w:rPr>
          <w:t xml:space="preserve"> </w:t>
        </w:r>
      </w:ins>
      <w:proofErr w:type="spellStart"/>
      <w:ins w:id="548" w:author="Orion" w:date="2011-05-02T20:20:00Z">
        <w:r w:rsidRPr="00246937">
          <w:rPr>
            <w:rFonts w:cs="Times New Roman"/>
          </w:rPr>
          <w:t>FlightGear</w:t>
        </w:r>
        <w:proofErr w:type="spellEnd"/>
        <w:r w:rsidRPr="00F818EC">
          <w:rPr>
            <w:rFonts w:cs="Times New Roman"/>
          </w:rPr>
          <w:t xml:space="preserve"> </w:t>
        </w:r>
      </w:ins>
      <w:customXmlInsRangeStart w:id="549" w:author="Orion" w:date="2011-05-02T20:20:00Z"/>
      <w:sdt>
        <w:sdtPr>
          <w:rPr>
            <w:rFonts w:cs="Times New Roman"/>
          </w:rPr>
          <w:id w:val="685101863"/>
          <w:citation/>
        </w:sdtPr>
        <w:sdtEndPr/>
        <w:sdtContent>
          <w:customXmlInsRangeEnd w:id="549"/>
          <w:ins w:id="550"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551" w:author="Orion" w:date="2011-05-02T20:20:00Z">
            <w:r w:rsidRPr="00F818EC">
              <w:rPr>
                <w:rFonts w:cs="Times New Roman"/>
              </w:rPr>
              <w:fldChar w:fldCharType="end"/>
            </w:r>
          </w:ins>
          <w:customXmlInsRangeStart w:id="552" w:author="Orion" w:date="2011-05-02T20:20:00Z"/>
        </w:sdtContent>
      </w:sdt>
      <w:customXmlInsRangeEnd w:id="552"/>
      <w:ins w:id="553" w:author="Orion" w:date="2011-05-02T20:20:00Z">
        <w:r w:rsidRPr="00246937">
          <w:rPr>
            <w:rFonts w:cs="Times New Roman"/>
          </w:rPr>
          <w:t xml:space="preserve"> y el </w:t>
        </w:r>
        <w:proofErr w:type="spellStart"/>
        <w:r w:rsidRPr="00246937">
          <w:rPr>
            <w:rFonts w:cs="Times New Roman"/>
          </w:rPr>
          <w:t>OpenE</w:t>
        </w:r>
        <w:del w:id="554" w:author="IO" w:date="2011-05-12T15:54:00Z">
          <w:r w:rsidRPr="00246937" w:rsidDel="00316790">
            <w:rPr>
              <w:rFonts w:cs="Times New Roman"/>
            </w:rPr>
            <w:delText>a</w:delText>
          </w:r>
        </w:del>
      </w:ins>
      <w:ins w:id="555" w:author="Orion" w:date="2011-06-17T12:58:00Z">
        <w:r w:rsidR="00A56841">
          <w:rPr>
            <w:rFonts w:cs="Times New Roman"/>
          </w:rPr>
          <w:t>a</w:t>
        </w:r>
      </w:ins>
      <w:ins w:id="556" w:author="Orion" w:date="2011-05-02T20:20:00Z">
        <w:r w:rsidRPr="00246937">
          <w:rPr>
            <w:rFonts w:cs="Times New Roman"/>
          </w:rPr>
          <w:t>agles</w:t>
        </w:r>
        <w:proofErr w:type="spellEnd"/>
        <w:r w:rsidRPr="00246937">
          <w:rPr>
            <w:rFonts w:cs="Times New Roman"/>
          </w:rPr>
          <w:t xml:space="preserve"> </w:t>
        </w:r>
      </w:ins>
      <w:customXmlInsRangeStart w:id="557" w:author="Orion" w:date="2011-05-02T20:20:00Z"/>
      <w:sdt>
        <w:sdtPr>
          <w:rPr>
            <w:rFonts w:cs="Times New Roman"/>
          </w:rPr>
          <w:id w:val="140473646"/>
          <w:citation/>
        </w:sdtPr>
        <w:sdtEndPr/>
        <w:sdtContent>
          <w:customXmlInsRangeEnd w:id="557"/>
          <w:ins w:id="558"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559" w:author="Orion" w:date="2011-05-02T20:20:00Z">
            <w:r w:rsidRPr="00F818EC">
              <w:rPr>
                <w:rFonts w:cs="Times New Roman"/>
              </w:rPr>
              <w:fldChar w:fldCharType="end"/>
            </w:r>
          </w:ins>
          <w:customXmlInsRangeStart w:id="560" w:author="Orion" w:date="2011-05-02T20:20:00Z"/>
        </w:sdtContent>
      </w:sdt>
      <w:customXmlInsRangeEnd w:id="560"/>
      <w:ins w:id="561" w:author="Orion" w:date="2011-05-03T09:19:00Z">
        <w:r w:rsidR="00382AD3">
          <w:rPr>
            <w:rFonts w:cs="Times New Roman"/>
          </w:rPr>
          <w:t>.</w:t>
        </w:r>
        <w:r w:rsidR="0026344F">
          <w:rPr>
            <w:rFonts w:cs="Times New Roman"/>
          </w:rPr>
          <w:t xml:space="preserve"> </w:t>
        </w:r>
      </w:ins>
      <w:ins w:id="562" w:author="Orion" w:date="2011-05-02T20:20:00Z">
        <w:r w:rsidR="0026344F">
          <w:rPr>
            <w:rFonts w:cs="Times New Roman"/>
          </w:rPr>
          <w:t>Otro trabajo</w:t>
        </w:r>
      </w:ins>
      <w:ins w:id="563" w:author="Orion" w:date="2011-06-10T20:06:00Z">
        <w:r w:rsidR="00DB0719">
          <w:rPr>
            <w:rFonts w:cs="Times New Roman"/>
          </w:rPr>
          <w:t xml:space="preserve"> </w:t>
        </w:r>
        <w:r w:rsidR="00DB0719" w:rsidRPr="00F818EC">
          <w:rPr>
            <w:rFonts w:cs="Times New Roman"/>
          </w:rPr>
          <w:t>que se centra también en los aspectos físicos</w:t>
        </w:r>
      </w:ins>
      <w:ins w:id="564" w:author="Orion" w:date="2011-06-10T20:12:00Z">
        <w:r w:rsidR="00392488">
          <w:rPr>
            <w:rFonts w:cs="Times New Roman"/>
          </w:rPr>
          <w:t xml:space="preserve"> pero</w:t>
        </w:r>
      </w:ins>
      <w:ins w:id="565"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566" w:author="Orion" w:date="2011-06-10T20:06:00Z">
        <w:r w:rsidR="00DB0719">
          <w:rPr>
            <w:rFonts w:cs="Times New Roman"/>
          </w:rPr>
          <w:t>y</w:t>
        </w:r>
      </w:ins>
      <w:ins w:id="567" w:author="Orion" w:date="2011-06-10T20:03:00Z">
        <w:r w:rsidR="00DB0719">
          <w:rPr>
            <w:rFonts w:cs="Times New Roman"/>
          </w:rPr>
          <w:t xml:space="preserve"> donde</w:t>
        </w:r>
      </w:ins>
      <w:ins w:id="568" w:author="Orion" w:date="2011-06-10T20:05:00Z">
        <w:r w:rsidR="00DB0719">
          <w:rPr>
            <w:rFonts w:cs="Times New Roman"/>
          </w:rPr>
          <w:t xml:space="preserve"> prima un poco más </w:t>
        </w:r>
      </w:ins>
      <w:ins w:id="569" w:author="Orion" w:date="2011-06-10T20:03:00Z">
        <w:r w:rsidR="00DB0719">
          <w:rPr>
            <w:rFonts w:cs="Times New Roman"/>
          </w:rPr>
          <w:t>la liger</w:t>
        </w:r>
      </w:ins>
      <w:ins w:id="570" w:author="Orion" w:date="2011-06-10T20:04:00Z">
        <w:r w:rsidR="00DB0719">
          <w:rPr>
            <w:rFonts w:cs="Times New Roman"/>
          </w:rPr>
          <w:t xml:space="preserve">eza y rapidez del programa </w:t>
        </w:r>
      </w:ins>
      <w:ins w:id="571" w:author="Orion" w:date="2011-06-10T20:05:00Z">
        <w:r w:rsidR="00DB0719">
          <w:rPr>
            <w:rFonts w:cs="Times New Roman"/>
          </w:rPr>
          <w:t xml:space="preserve">que </w:t>
        </w:r>
      </w:ins>
      <w:ins w:id="572" w:author="Orion" w:date="2011-06-10T20:04:00Z">
        <w:r w:rsidR="00DB0719">
          <w:rPr>
            <w:rFonts w:cs="Times New Roman"/>
          </w:rPr>
          <w:t>la fidelidad a la realidad</w:t>
        </w:r>
      </w:ins>
      <w:ins w:id="573" w:author="Orion" w:date="2011-06-10T20:14:00Z">
        <w:r w:rsidR="00104D5E">
          <w:rPr>
            <w:rFonts w:cs="Times New Roman"/>
          </w:rPr>
          <w:t>,</w:t>
        </w:r>
      </w:ins>
      <w:ins w:id="574" w:author="Orion" w:date="2011-06-10T20:06:00Z">
        <w:r w:rsidR="00DB0719">
          <w:rPr>
            <w:rFonts w:cs="Times New Roman"/>
          </w:rPr>
          <w:t xml:space="preserve"> es una herramienta desarro</w:t>
        </w:r>
      </w:ins>
      <w:ins w:id="575" w:author="Orion" w:date="2011-06-10T20:07:00Z">
        <w:r w:rsidR="00DB0719">
          <w:rPr>
            <w:rFonts w:cs="Times New Roman"/>
          </w:rPr>
          <w:t>llada</w:t>
        </w:r>
      </w:ins>
      <w:ins w:id="576" w:author="Orion" w:date="2011-05-03T09:21:00Z">
        <w:r w:rsidR="0026344F">
          <w:rPr>
            <w:rFonts w:cs="Times New Roman"/>
          </w:rPr>
          <w:t xml:space="preserve"> bajo el entorno </w:t>
        </w:r>
        <w:proofErr w:type="spellStart"/>
        <w:r w:rsidR="0026344F">
          <w:rPr>
            <w:rFonts w:cs="Times New Roman"/>
          </w:rPr>
          <w:t>Matlab</w:t>
        </w:r>
      </w:ins>
      <w:proofErr w:type="spellEnd"/>
      <w:ins w:id="577" w:author="Orion" w:date="2011-06-10T20:07:00Z">
        <w:r w:rsidR="00DB0719">
          <w:rPr>
            <w:rFonts w:cs="Times New Roman"/>
          </w:rPr>
          <w:t xml:space="preserve"> denominada</w:t>
        </w:r>
      </w:ins>
      <w:ins w:id="578" w:author="Orion" w:date="2011-05-02T20:20:00Z">
        <w:r w:rsidRPr="00246937">
          <w:rPr>
            <w:rFonts w:cs="Times New Roman"/>
          </w:rPr>
          <w:t xml:space="preserve"> </w:t>
        </w:r>
        <w:proofErr w:type="spellStart"/>
        <w:r w:rsidRPr="00316790">
          <w:rPr>
            <w:rFonts w:cs="Times New Roman"/>
            <w:i/>
            <w:rPrChange w:id="579" w:author="IO" w:date="2011-05-12T15:54:00Z">
              <w:rPr>
                <w:rFonts w:cs="Times New Roman"/>
              </w:rPr>
            </w:rPrChange>
          </w:rPr>
          <w:t>Aviator</w:t>
        </w:r>
        <w:proofErr w:type="spellEnd"/>
        <w:r w:rsidRPr="00316790">
          <w:rPr>
            <w:rFonts w:cs="Times New Roman"/>
            <w:i/>
            <w:rPrChange w:id="580" w:author="IO" w:date="2011-05-12T15:54:00Z">
              <w:rPr>
                <w:rFonts w:cs="Times New Roman"/>
              </w:rPr>
            </w:rPrChange>
          </w:rPr>
          <w:t xml:space="preserve"> Visual </w:t>
        </w:r>
        <w:proofErr w:type="spellStart"/>
        <w:r w:rsidRPr="00316790">
          <w:rPr>
            <w:rFonts w:cs="Times New Roman"/>
            <w:i/>
            <w:rPrChange w:id="581" w:author="IO" w:date="2011-05-12T15:54:00Z">
              <w:rPr>
                <w:rFonts w:cs="Times New Roman"/>
              </w:rPr>
            </w:rPrChange>
          </w:rPr>
          <w:t>Design</w:t>
        </w:r>
        <w:proofErr w:type="spellEnd"/>
        <w:r w:rsidRPr="00316790">
          <w:rPr>
            <w:rFonts w:cs="Times New Roman"/>
            <w:i/>
            <w:rPrChange w:id="582" w:author="IO" w:date="2011-05-12T15:54:00Z">
              <w:rPr>
                <w:rFonts w:cs="Times New Roman"/>
              </w:rPr>
            </w:rPrChange>
          </w:rPr>
          <w:t xml:space="preserve"> Simulator</w:t>
        </w:r>
        <w:r w:rsidRPr="00F818EC">
          <w:rPr>
            <w:rFonts w:cs="Times New Roman"/>
          </w:rPr>
          <w:t xml:space="preserve"> </w:t>
        </w:r>
      </w:ins>
      <w:customXmlInsRangeStart w:id="583" w:author="Orion" w:date="2011-05-02T20:20:00Z"/>
      <w:sdt>
        <w:sdtPr>
          <w:rPr>
            <w:rFonts w:cs="Times New Roman"/>
          </w:rPr>
          <w:id w:val="-2011977449"/>
          <w:citation/>
        </w:sdtPr>
        <w:sdtEndPr/>
        <w:sdtContent>
          <w:customXmlInsRangeEnd w:id="583"/>
          <w:ins w:id="584"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585" w:author="Orion" w:date="2011-05-02T20:20:00Z">
            <w:r w:rsidRPr="00F818EC">
              <w:rPr>
                <w:rFonts w:cs="Times New Roman"/>
              </w:rPr>
              <w:fldChar w:fldCharType="end"/>
            </w:r>
          </w:ins>
          <w:customXmlInsRangeStart w:id="586" w:author="Orion" w:date="2011-05-02T20:20:00Z"/>
        </w:sdtContent>
      </w:sdt>
      <w:customXmlInsRangeEnd w:id="586"/>
      <w:ins w:id="587" w:author="Orion" w:date="2011-05-03T09:21:00Z">
        <w:r w:rsidR="0026344F">
          <w:rPr>
            <w:rFonts w:cs="Times New Roman"/>
          </w:rPr>
          <w:t>.</w:t>
        </w:r>
      </w:ins>
      <w:ins w:id="588" w:author="IO" w:date="2011-06-09T11:56:00Z">
        <w:r w:rsidR="00A54766">
          <w:rPr>
            <w:rFonts w:cs="Times New Roman"/>
          </w:rPr>
          <w:t xml:space="preserve"> </w:t>
        </w:r>
      </w:ins>
    </w:p>
    <w:p w14:paraId="54B3098F" w14:textId="047DF565" w:rsidR="00CD15E8" w:rsidRPr="00246937" w:rsidDel="00143591" w:rsidRDefault="00CD15E8" w:rsidP="007B2B50">
      <w:pPr>
        <w:jc w:val="both"/>
        <w:rPr>
          <w:del w:id="589" w:author="Orion" w:date="2011-06-10T20:44:00Z"/>
          <w:rFonts w:cs="Times New Roman"/>
        </w:rPr>
      </w:pPr>
    </w:p>
    <w:p w14:paraId="6CCF2E4E" w14:textId="421FD878" w:rsidR="00BB1765" w:rsidRPr="00246937" w:rsidDel="00F62CE9" w:rsidRDefault="00BB1765" w:rsidP="007E223D">
      <w:pPr>
        <w:jc w:val="both"/>
        <w:rPr>
          <w:del w:id="590" w:author="Orion" w:date="2011-05-02T20:44:00Z"/>
          <w:rFonts w:cs="Times New Roman"/>
          <w:color w:val="000000"/>
        </w:rPr>
      </w:pPr>
      <w:del w:id="591" w:author="Orion" w:date="2011-04-01T00:09:00Z">
        <w:r w:rsidRPr="00246937" w:rsidDel="0060739E">
          <w:rPr>
            <w:rFonts w:cs="Times New Roman"/>
          </w:rPr>
          <w:delText>Y por último</w:delText>
        </w:r>
      </w:del>
      <w:ins w:id="592" w:author="Orion" w:date="2011-05-02T20:18:00Z">
        <w:r w:rsidR="007B2B50">
          <w:rPr>
            <w:rFonts w:cs="Times New Roman"/>
          </w:rPr>
          <w:t>Por</w:t>
        </w:r>
      </w:ins>
      <w:ins w:id="593" w:author="Orion" w:date="2011-04-01T00:09:00Z">
        <w:r w:rsidR="00717CAE" w:rsidRPr="008D082C">
          <w:rPr>
            <w:rFonts w:cs="Times New Roman"/>
          </w:rPr>
          <w:t xml:space="preserve"> </w:t>
        </w:r>
      </w:ins>
      <w:ins w:id="594" w:author="Orion" w:date="2011-05-02T20:20:00Z">
        <w:r w:rsidR="007B2B50">
          <w:rPr>
            <w:rFonts w:cs="Times New Roman"/>
          </w:rPr>
          <w:t>otro</w:t>
        </w:r>
      </w:ins>
      <w:ins w:id="595" w:author="Orion" w:date="2011-04-01T00:09:00Z">
        <w:r w:rsidR="0060739E" w:rsidRPr="00246937">
          <w:rPr>
            <w:rFonts w:cs="Times New Roman"/>
            <w:rPrChange w:id="596" w:author="Orion" w:date="2011-04-24T22:32:00Z">
              <w:rPr>
                <w:rFonts w:ascii="Courier New" w:hAnsi="Courier New" w:cs="Courier New"/>
              </w:rPr>
            </w:rPrChange>
          </w:rPr>
          <w:t xml:space="preserve"> lado</w:t>
        </w:r>
      </w:ins>
      <w:ins w:id="597" w:author="Orion" w:date="2011-05-02T20:11:00Z">
        <w:r w:rsidR="00717CAE">
          <w:rPr>
            <w:rFonts w:cs="Times New Roman"/>
          </w:rPr>
          <w:t>,</w:t>
        </w:r>
      </w:ins>
      <w:del w:id="598" w:author="Orion" w:date="2011-05-02T20:11:00Z">
        <w:r w:rsidRPr="00246937" w:rsidDel="00717CAE">
          <w:rPr>
            <w:rFonts w:cs="Times New Roman"/>
          </w:rPr>
          <w:delText xml:space="preserve"> tenemos</w:delText>
        </w:r>
      </w:del>
      <w:r w:rsidRPr="00246937">
        <w:rPr>
          <w:rFonts w:cs="Times New Roman"/>
        </w:rPr>
        <w:t xml:space="preserve"> </w:t>
      </w:r>
      <w:ins w:id="599" w:author="Orion" w:date="2011-05-02T20:20:00Z">
        <w:r w:rsidR="007B2B50">
          <w:rPr>
            <w:rFonts w:cs="Times New Roman"/>
          </w:rPr>
          <w:t xml:space="preserve">hay </w:t>
        </w:r>
      </w:ins>
      <w:r w:rsidRPr="00246937">
        <w:rPr>
          <w:rFonts w:cs="Times New Roman"/>
        </w:rPr>
        <w:t xml:space="preserve">una serie de herramientas </w:t>
      </w:r>
      <w:del w:id="600"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601" w:author="Orion" w:date="2011-03-28T19:31:00Z">
        <w:r w:rsidR="00EB1A80" w:rsidRPr="00246937">
          <w:rPr>
            <w:rFonts w:cs="Times New Roman"/>
          </w:rPr>
          <w:t xml:space="preserve">que </w:t>
        </w:r>
      </w:ins>
      <w:ins w:id="602" w:author="Orion" w:date="2011-03-28T19:34:00Z">
        <w:r w:rsidR="006F7A2E" w:rsidRPr="00246937">
          <w:rPr>
            <w:rFonts w:cs="Times New Roman"/>
          </w:rPr>
          <w:t xml:space="preserve">se centran </w:t>
        </w:r>
      </w:ins>
      <w:ins w:id="603" w:author="Orion" w:date="2011-03-28T19:31:00Z">
        <w:r w:rsidR="00EB1A80" w:rsidRPr="00246937">
          <w:rPr>
            <w:rFonts w:cs="Times New Roman"/>
          </w:rPr>
          <w:t>en la navegación aérea</w:t>
        </w:r>
      </w:ins>
      <w:r w:rsidRPr="00246937">
        <w:rPr>
          <w:rFonts w:cs="Times New Roman"/>
        </w:rPr>
        <w:t>.</w:t>
      </w:r>
      <w:ins w:id="604" w:author="Orion" w:date="2011-06-10T20:28:00Z">
        <w:r w:rsidR="00CD17FE">
          <w:rPr>
            <w:rFonts w:cs="Times New Roman"/>
          </w:rPr>
          <w:t xml:space="preserve"> Estas se caracterizan por </w:t>
        </w:r>
      </w:ins>
      <w:ins w:id="605" w:author="Orion" w:date="2011-06-10T20:29:00Z">
        <w:r w:rsidR="00CD17FE">
          <w:rPr>
            <w:rFonts w:cs="Times New Roman"/>
          </w:rPr>
          <w:t>simular trayectorias de múltiples aeronaves simultáneamente, modelar las distintas regiones espaciales de gestión de vuelo</w:t>
        </w:r>
      </w:ins>
      <w:ins w:id="606" w:author="Orion" w:date="2011-06-10T20:30:00Z">
        <w:r w:rsidR="00CD17FE">
          <w:rPr>
            <w:rFonts w:cs="Times New Roman"/>
          </w:rPr>
          <w:t xml:space="preserve">s con el objetivo de evitar colisiones y modelar el efecto en el </w:t>
        </w:r>
      </w:ins>
      <w:ins w:id="607" w:author="Orion" w:date="2011-06-10T20:31:00Z">
        <w:r w:rsidR="00CD17FE">
          <w:rPr>
            <w:rFonts w:cs="Times New Roman"/>
          </w:rPr>
          <w:t>tráfico</w:t>
        </w:r>
      </w:ins>
      <w:ins w:id="608" w:author="Orion" w:date="2011-06-10T20:30:00Z">
        <w:r w:rsidR="00CD17FE">
          <w:rPr>
            <w:rFonts w:cs="Times New Roman"/>
          </w:rPr>
          <w:t xml:space="preserve"> a</w:t>
        </w:r>
      </w:ins>
      <w:ins w:id="609" w:author="Orion" w:date="2011-06-10T20:31:00Z">
        <w:r w:rsidR="00CD17FE">
          <w:rPr>
            <w:rFonts w:cs="Times New Roman"/>
          </w:rPr>
          <w:t>éreo de</w:t>
        </w:r>
      </w:ins>
      <w:ins w:id="610" w:author="Orion" w:date="2011-06-10T20:30:00Z">
        <w:r w:rsidR="00CD17FE">
          <w:rPr>
            <w:rFonts w:cs="Times New Roman"/>
          </w:rPr>
          <w:t xml:space="preserve"> algunos factores externos como puede ser el clima</w:t>
        </w:r>
      </w:ins>
      <w:ins w:id="611" w:author="Orion" w:date="2011-06-10T20:31:00Z">
        <w:r w:rsidR="00CD17FE">
          <w:rPr>
            <w:rFonts w:cs="Times New Roman"/>
          </w:rPr>
          <w:t>.</w:t>
        </w:r>
      </w:ins>
      <w:r w:rsidRPr="00246937">
        <w:rPr>
          <w:rFonts w:cs="Times New Roman"/>
        </w:rPr>
        <w:t xml:space="preserve"> </w:t>
      </w:r>
      <w:ins w:id="612" w:author="Orion" w:date="2011-06-10T20:32:00Z">
        <w:r w:rsidR="00127157">
          <w:rPr>
            <w:rFonts w:cs="Times New Roman"/>
          </w:rPr>
          <w:t xml:space="preserve">Entre las más destacadas tenemos que </w:t>
        </w:r>
      </w:ins>
      <w:del w:id="613" w:author="Orion" w:date="2011-05-02T20:07:00Z">
        <w:r w:rsidRPr="00246937" w:rsidDel="00EB38C0">
          <w:rPr>
            <w:rFonts w:cs="Times New Roman"/>
          </w:rPr>
          <w:delText>Así tenemos que la</w:delText>
        </w:r>
      </w:del>
      <w:ins w:id="614" w:author="Orion" w:date="2011-06-10T20:32:00Z">
        <w:r w:rsidR="00127157">
          <w:rPr>
            <w:rFonts w:cs="Times New Roman"/>
          </w:rPr>
          <w:t>p</w:t>
        </w:r>
      </w:ins>
      <w:ins w:id="615" w:author="Orion" w:date="2011-05-02T20:07:00Z">
        <w:r w:rsidR="00EB38C0">
          <w:rPr>
            <w:rFonts w:cs="Times New Roman"/>
          </w:rPr>
          <w:t>or ejemplo la</w:t>
        </w:r>
      </w:ins>
      <w:r w:rsidRPr="00246937">
        <w:rPr>
          <w:rFonts w:cs="Times New Roman"/>
        </w:rPr>
        <w:t xml:space="preserve"> NASA ha desarrollado</w:t>
      </w:r>
      <w:ins w:id="616" w:author="Orion" w:date="2011-04-01T18:00:00Z">
        <w:r w:rsidR="007F0601" w:rsidRPr="00246937">
          <w:rPr>
            <w:rFonts w:cs="Times New Roman"/>
            <w:rPrChange w:id="617" w:author="Orion" w:date="2011-04-24T22:32:00Z">
              <w:rPr>
                <w:rFonts w:ascii="Courier New" w:hAnsi="Courier New" w:cs="Courier New"/>
              </w:rPr>
            </w:rPrChange>
          </w:rPr>
          <w:t xml:space="preserve"> </w:t>
        </w:r>
      </w:ins>
      <w:del w:id="618" w:author="Orion" w:date="2011-04-01T18:00:00Z">
        <w:r w:rsidRPr="00246937" w:rsidDel="007F0601">
          <w:rPr>
            <w:rFonts w:cs="Times New Roman"/>
          </w:rPr>
          <w:delText xml:space="preserve"> el</w:delText>
        </w:r>
      </w:del>
      <w:ins w:id="619" w:author="Orion" w:date="2011-04-01T18:00:00Z">
        <w:r w:rsidR="00D4776D" w:rsidRPr="00246937">
          <w:rPr>
            <w:rFonts w:cs="Times New Roman"/>
            <w:rPrChange w:id="620" w:author="Orion" w:date="2011-04-24T22:32:00Z">
              <w:rPr>
                <w:rFonts w:ascii="Courier New" w:hAnsi="Courier New" w:cs="Courier New"/>
              </w:rPr>
            </w:rPrChange>
          </w:rPr>
          <w:t>una herramienta denominada</w:t>
        </w:r>
      </w:ins>
      <w:r w:rsidRPr="00246937">
        <w:rPr>
          <w:rFonts w:cs="Times New Roman"/>
        </w:rPr>
        <w:t xml:space="preserve"> FACET</w:t>
      </w:r>
      <w:ins w:id="621"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622" w:author="Orion" w:date="2011-03-31T22:42:00Z"/>
      <w:sdt>
        <w:sdtPr>
          <w:rPr>
            <w:rFonts w:cs="Times New Roman"/>
          </w:rPr>
          <w:id w:val="430472185"/>
          <w:citation/>
        </w:sdtPr>
        <w:sdtEndPr/>
        <w:sdtContent>
          <w:customXmlInsRangeEnd w:id="622"/>
          <w:ins w:id="623" w:author="Orion" w:date="2011-03-31T22:42:00Z">
            <w:r w:rsidR="006D1793" w:rsidRPr="00246937">
              <w:rPr>
                <w:rFonts w:cs="Times New Roman"/>
                <w:rPrChange w:id="624" w:author="Orion" w:date="2011-04-24T22:32:00Z">
                  <w:rPr>
                    <w:rFonts w:ascii="Courier New" w:hAnsi="Courier New" w:cs="Courier New"/>
                  </w:rPr>
                </w:rPrChange>
              </w:rPr>
              <w:fldChar w:fldCharType="begin"/>
            </w:r>
            <w:r w:rsidR="006D1793" w:rsidRPr="00246937">
              <w:rPr>
                <w:rFonts w:cs="Times New Roman"/>
                <w:rPrChange w:id="625" w:author="Orion" w:date="2011-04-24T22:32:00Z">
                  <w:rPr>
                    <w:rFonts w:ascii="Courier New" w:hAnsi="Courier New" w:cs="Courier New"/>
                  </w:rPr>
                </w:rPrChange>
              </w:rPr>
              <w:instrText xml:space="preserve"> CITATION Bil00 \l 3082 </w:instrText>
            </w:r>
          </w:ins>
          <w:r w:rsidR="006D1793" w:rsidRPr="00246937">
            <w:rPr>
              <w:rFonts w:cs="Times New Roman"/>
              <w:rPrChange w:id="626" w:author="Orion" w:date="2011-04-24T22:32:00Z">
                <w:rPr>
                  <w:rFonts w:ascii="Courier New" w:hAnsi="Courier New" w:cs="Courier New"/>
                </w:rPr>
              </w:rPrChange>
            </w:rPr>
            <w:fldChar w:fldCharType="separate"/>
          </w:r>
          <w:r w:rsidR="00C1157B" w:rsidRPr="00C1157B">
            <w:rPr>
              <w:rFonts w:cs="Times New Roman"/>
              <w:noProof/>
            </w:rPr>
            <w:t>(7)</w:t>
          </w:r>
          <w:ins w:id="627" w:author="Orion" w:date="2011-03-31T22:42:00Z">
            <w:r w:rsidR="006D1793" w:rsidRPr="00246937">
              <w:rPr>
                <w:rFonts w:cs="Times New Roman"/>
                <w:rPrChange w:id="628" w:author="Orion" w:date="2011-04-24T22:32:00Z">
                  <w:rPr>
                    <w:rFonts w:ascii="Courier New" w:hAnsi="Courier New" w:cs="Courier New"/>
                  </w:rPr>
                </w:rPrChange>
              </w:rPr>
              <w:fldChar w:fldCharType="end"/>
            </w:r>
          </w:ins>
          <w:customXmlInsRangeStart w:id="629" w:author="Orion" w:date="2011-03-31T22:42:00Z"/>
        </w:sdtContent>
      </w:sdt>
      <w:customXmlInsRangeEnd w:id="629"/>
      <w:customXmlInsRangeStart w:id="630" w:author="Orion" w:date="2011-03-31T22:42:00Z"/>
      <w:sdt>
        <w:sdtPr>
          <w:rPr>
            <w:rFonts w:cs="Times New Roman"/>
          </w:rPr>
          <w:id w:val="-487867065"/>
          <w:citation/>
        </w:sdtPr>
        <w:sdtEndPr/>
        <w:sdtContent>
          <w:customXmlInsRangeEnd w:id="630"/>
          <w:ins w:id="631" w:author="Orion" w:date="2011-03-31T22:42:00Z">
            <w:r w:rsidR="006D1793" w:rsidRPr="00246937">
              <w:rPr>
                <w:rFonts w:cs="Times New Roman"/>
                <w:rPrChange w:id="632" w:author="Orion" w:date="2011-04-24T22:32:00Z">
                  <w:rPr>
                    <w:rFonts w:ascii="Courier New" w:hAnsi="Courier New" w:cs="Courier New"/>
                  </w:rPr>
                </w:rPrChange>
              </w:rPr>
              <w:fldChar w:fldCharType="begin"/>
            </w:r>
            <w:r w:rsidR="006D1793" w:rsidRPr="00246937">
              <w:rPr>
                <w:rFonts w:cs="Times New Roman"/>
                <w:rPrChange w:id="633" w:author="Orion" w:date="2011-04-24T22:32:00Z">
                  <w:rPr>
                    <w:rFonts w:ascii="Courier New" w:hAnsi="Courier New" w:cs="Courier New"/>
                  </w:rPr>
                </w:rPrChange>
              </w:rPr>
              <w:instrText xml:space="preserve"> CITATION Smi \l 3082 </w:instrText>
            </w:r>
          </w:ins>
          <w:r w:rsidR="006D1793" w:rsidRPr="00246937">
            <w:rPr>
              <w:rFonts w:cs="Times New Roman"/>
              <w:rPrChange w:id="634"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635" w:author="Orion" w:date="2011-03-31T22:42:00Z">
            <w:r w:rsidR="006D1793" w:rsidRPr="00246937">
              <w:rPr>
                <w:rFonts w:cs="Times New Roman"/>
                <w:rPrChange w:id="636" w:author="Orion" w:date="2011-04-24T22:32:00Z">
                  <w:rPr>
                    <w:rFonts w:ascii="Courier New" w:hAnsi="Courier New" w:cs="Courier New"/>
                  </w:rPr>
                </w:rPrChange>
              </w:rPr>
              <w:fldChar w:fldCharType="end"/>
            </w:r>
          </w:ins>
          <w:customXmlInsRangeStart w:id="637" w:author="Orion" w:date="2011-03-31T22:42:00Z"/>
        </w:sdtContent>
      </w:sdt>
      <w:customXmlInsRangeEnd w:id="637"/>
      <w:ins w:id="638" w:author="Orion" w:date="2011-03-31T22:41:00Z">
        <w:r w:rsidR="006D1793" w:rsidRPr="00246937">
          <w:rPr>
            <w:rFonts w:cs="Times New Roman"/>
            <w:rPrChange w:id="639" w:author="Orion" w:date="2011-04-24T22:32:00Z">
              <w:rPr>
                <w:rFonts w:ascii="Courier New" w:hAnsi="Courier New" w:cs="Courier New"/>
              </w:rPr>
            </w:rPrChange>
          </w:rPr>
          <w:t xml:space="preserve"> </w:t>
        </w:r>
      </w:ins>
      <w:del w:id="640" w:author="Orion" w:date="2011-03-31T22:41:00Z">
        <w:r w:rsidRPr="00246937" w:rsidDel="006D1793">
          <w:rPr>
            <w:rFonts w:cs="Times New Roman"/>
          </w:rPr>
          <w:delText xml:space="preserve">[7][8] </w:delText>
        </w:r>
      </w:del>
      <w:del w:id="641" w:author="Orion" w:date="2011-05-02T20:44:00Z">
        <w:r w:rsidRPr="00246937" w:rsidDel="00F62CE9">
          <w:rPr>
            <w:rFonts w:cs="Times New Roman"/>
          </w:rPr>
          <w:delText xml:space="preserve">que </w:delText>
        </w:r>
      </w:del>
      <w:del w:id="642" w:author="Orion" w:date="2011-04-01T18:00:00Z">
        <w:r w:rsidRPr="00246937" w:rsidDel="007F0601">
          <w:rPr>
            <w:rFonts w:cs="Times New Roman"/>
            <w:color w:val="000000"/>
          </w:rPr>
          <w:delText xml:space="preserve">es una herramienta desarrollada </w:delText>
        </w:r>
      </w:del>
      <w:del w:id="643" w:author="Orion" w:date="2011-05-02T20:44:00Z">
        <w:r w:rsidRPr="00246937" w:rsidDel="00F62CE9">
          <w:rPr>
            <w:rFonts w:cs="Times New Roman"/>
            <w:color w:val="000000"/>
          </w:rPr>
          <w:delText>para simular el flujo del tráfico aéreo</w:delText>
        </w:r>
      </w:del>
      <w:del w:id="644" w:author="Orion" w:date="2011-03-26T03:44:00Z">
        <w:r w:rsidRPr="00246937" w:rsidDel="003926F0">
          <w:rPr>
            <w:rFonts w:cs="Times New Roman"/>
            <w:color w:val="000000"/>
          </w:rPr>
          <w:delText xml:space="preserve">. FACET </w:delText>
        </w:r>
      </w:del>
      <w:del w:id="645" w:author="Orion" w:date="2011-05-02T20:44:00Z">
        <w:r w:rsidRPr="00246937" w:rsidDel="00F62CE9">
          <w:rPr>
            <w:rFonts w:cs="Times New Roman"/>
            <w:color w:val="000000"/>
          </w:rPr>
          <w:delText xml:space="preserve">contiene </w:delText>
        </w:r>
      </w:del>
      <w:del w:id="646" w:author="Orion" w:date="2011-04-02T19:18:00Z">
        <w:r w:rsidRPr="00246937" w:rsidDel="006B65BB">
          <w:rPr>
            <w:rFonts w:cs="Times New Roman"/>
            <w:color w:val="000000"/>
          </w:rPr>
          <w:delText xml:space="preserve">módulos </w:delText>
        </w:r>
      </w:del>
      <w:del w:id="647" w:author="Orion" w:date="2011-05-02T20:44:00Z">
        <w:r w:rsidRPr="00246937" w:rsidDel="00F62CE9">
          <w:rPr>
            <w:rFonts w:cs="Times New Roman"/>
            <w:color w:val="000000"/>
          </w:rPr>
          <w:delText>que se centran en el modelado de la trayectoria</w:delText>
        </w:r>
      </w:del>
      <w:del w:id="648" w:author="Orion" w:date="2011-04-02T12:19:00Z">
        <w:r w:rsidRPr="00246937" w:rsidDel="00D7194E">
          <w:rPr>
            <w:rFonts w:cs="Times New Roman"/>
            <w:color w:val="000000"/>
          </w:rPr>
          <w:delText xml:space="preserve">, el modelado </w:delText>
        </w:r>
      </w:del>
      <w:del w:id="649"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650" w:author="Orion" w:date="2011-04-01T18:02:00Z">
        <w:r w:rsidRPr="00246937" w:rsidDel="00352D7E">
          <w:rPr>
            <w:rFonts w:cs="Times New Roman"/>
            <w:color w:val="000000"/>
          </w:rPr>
          <w:delText xml:space="preserve">FACET </w:delText>
        </w:r>
      </w:del>
      <w:del w:id="651" w:author="Orion" w:date="2011-04-02T19:18:00Z">
        <w:r w:rsidRPr="00246937" w:rsidDel="00EB3269">
          <w:rPr>
            <w:rFonts w:cs="Times New Roman"/>
            <w:color w:val="000000"/>
          </w:rPr>
          <w:delText>se</w:delText>
        </w:r>
      </w:del>
      <w:del w:id="652" w:author="Orion" w:date="2011-04-02T19:19:00Z">
        <w:r w:rsidRPr="00246937" w:rsidDel="00EB3269">
          <w:rPr>
            <w:rFonts w:cs="Times New Roman"/>
            <w:color w:val="000000"/>
          </w:rPr>
          <w:delText xml:space="preserve"> </w:delText>
        </w:r>
      </w:del>
      <w:del w:id="653" w:author="Orion" w:date="2011-05-02T20:44:00Z">
        <w:r w:rsidRPr="00246937" w:rsidDel="00F62CE9">
          <w:rPr>
            <w:rFonts w:cs="Times New Roman"/>
            <w:color w:val="000000"/>
          </w:rPr>
          <w:delText xml:space="preserve">ha </w:delText>
        </w:r>
      </w:del>
      <w:del w:id="654" w:author="Orion" w:date="2011-04-02T19:19:00Z">
        <w:r w:rsidRPr="00246937" w:rsidDel="00EB3269">
          <w:rPr>
            <w:rFonts w:cs="Times New Roman"/>
            <w:color w:val="000000"/>
          </w:rPr>
          <w:delText xml:space="preserve">integrado </w:delText>
        </w:r>
      </w:del>
      <w:del w:id="655" w:author="Orion" w:date="2011-05-02T20:44:00Z">
        <w:r w:rsidRPr="00246937" w:rsidDel="00F62CE9">
          <w:rPr>
            <w:rFonts w:cs="Times New Roman"/>
            <w:color w:val="000000"/>
          </w:rPr>
          <w:delText>en un producto comercial,  Flight Explorer</w:delText>
        </w:r>
      </w:del>
      <w:del w:id="656" w:author="Orion" w:date="2011-03-31T22:42:00Z">
        <w:r w:rsidRPr="00246937" w:rsidDel="006D1793">
          <w:rPr>
            <w:rFonts w:cs="Times New Roman"/>
            <w:color w:val="000000"/>
          </w:rPr>
          <w:delText xml:space="preserve"> [9]</w:delText>
        </w:r>
      </w:del>
      <w:del w:id="657"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658" w:author="Orion" w:date="2011-04-01T18:03:00Z">
        <w:r w:rsidRPr="00246937" w:rsidDel="00352D7E">
          <w:rPr>
            <w:rFonts w:cs="Times New Roman"/>
            <w:color w:val="000000"/>
          </w:rPr>
          <w:delText>FACET n</w:delText>
        </w:r>
      </w:del>
      <w:del w:id="659"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660" w:author="Orion" w:date="2011-04-01T18:03:00Z">
        <w:r w:rsidRPr="00246937" w:rsidDel="00D97707">
          <w:rPr>
            <w:rFonts w:cs="Times New Roman"/>
            <w:color w:val="000000"/>
          </w:rPr>
          <w:delText xml:space="preserve">incluye </w:delText>
        </w:r>
      </w:del>
      <w:del w:id="661" w:author="Orion" w:date="2011-05-02T20:44:00Z">
        <w:r w:rsidRPr="00246937" w:rsidDel="00F62CE9">
          <w:rPr>
            <w:rFonts w:cs="Times New Roman"/>
            <w:color w:val="000000"/>
          </w:rPr>
          <w:delText>aspectos</w:delText>
        </w:r>
      </w:del>
      <w:del w:id="662" w:author="Orion" w:date="2011-04-01T18:03:00Z">
        <w:r w:rsidRPr="00246937" w:rsidDel="00A25CEC">
          <w:rPr>
            <w:rFonts w:cs="Times New Roman"/>
            <w:color w:val="000000"/>
          </w:rPr>
          <w:delText xml:space="preserve"> físicos</w:delText>
        </w:r>
      </w:del>
      <w:del w:id="663" w:author="Orion" w:date="2011-05-02T20:44:00Z">
        <w:r w:rsidRPr="00246937" w:rsidDel="00F62CE9">
          <w:rPr>
            <w:rFonts w:cs="Times New Roman"/>
            <w:color w:val="000000"/>
          </w:rPr>
          <w:delText>, tales como la carga de trabajo del controlador y las iniciativas de gestión del tráfico aéreo.</w:delText>
        </w:r>
      </w:del>
      <w:ins w:id="664" w:author="Orion" w:date="2011-05-02T20:44:00Z">
        <w:r w:rsidR="00F62CE9">
          <w:rPr>
            <w:rFonts w:cs="Times New Roman"/>
          </w:rPr>
          <w:t>mientras que</w:t>
        </w:r>
      </w:ins>
      <w:ins w:id="665"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666" w:author="Orion" w:date="2011-05-02T20:44:00Z">
        <w:r w:rsidRPr="00246937" w:rsidDel="00F62CE9">
          <w:rPr>
            <w:rFonts w:cs="Times New Roman"/>
          </w:rPr>
          <w:delText>P</w:delText>
        </w:r>
        <w:r w:rsidRPr="00246937" w:rsidDel="00A20FA6">
          <w:rPr>
            <w:rFonts w:cs="Times New Roman"/>
          </w:rPr>
          <w:delText xml:space="preserve">or </w:delText>
        </w:r>
      </w:del>
      <w:del w:id="667" w:author="Orion" w:date="2011-05-02T20:45:00Z">
        <w:r w:rsidRPr="00246937" w:rsidDel="00A20FA6">
          <w:rPr>
            <w:rFonts w:cs="Times New Roman"/>
          </w:rPr>
          <w:delText>otra parte</w:delText>
        </w:r>
      </w:del>
      <w:ins w:id="668" w:author="Orion" w:date="2011-05-02T20:45:00Z">
        <w:r w:rsidR="00A20FA6">
          <w:rPr>
            <w:rFonts w:cs="Times New Roman"/>
          </w:rPr>
          <w:t>,</w:t>
        </w:r>
      </w:ins>
      <w:r w:rsidRPr="00246937">
        <w:rPr>
          <w:rFonts w:cs="Times New Roman"/>
        </w:rPr>
        <w:t xml:space="preserve"> la FAA</w:t>
      </w:r>
      <w:ins w:id="669" w:author="Orion" w:date="2011-05-02T22:45:00Z">
        <w:r w:rsidR="004800ED">
          <w:rPr>
            <w:rFonts w:cs="Times New Roman"/>
          </w:rPr>
          <w:t xml:space="preserve"> </w:t>
        </w:r>
        <w:r w:rsidR="005854A3">
          <w:rPr>
            <w:rFonts w:cs="Times New Roman"/>
          </w:rPr>
          <w:t xml:space="preserve">(Administración </w:t>
        </w:r>
      </w:ins>
      <w:ins w:id="670" w:author="Orion" w:date="2011-06-18T18:08:00Z">
        <w:r w:rsidR="005854A3">
          <w:rPr>
            <w:rFonts w:cs="Times New Roman"/>
          </w:rPr>
          <w:t>F</w:t>
        </w:r>
      </w:ins>
      <w:ins w:id="671" w:author="Orion" w:date="2011-05-02T22:45:00Z">
        <w:r w:rsidR="005854A3">
          <w:rPr>
            <w:rFonts w:cs="Times New Roman"/>
          </w:rPr>
          <w:t xml:space="preserve">ederal de </w:t>
        </w:r>
      </w:ins>
      <w:ins w:id="672" w:author="Orion" w:date="2011-06-18T18:08:00Z">
        <w:r w:rsidR="005854A3">
          <w:rPr>
            <w:rFonts w:cs="Times New Roman"/>
          </w:rPr>
          <w:t>A</w:t>
        </w:r>
      </w:ins>
      <w:ins w:id="673" w:author="Orion" w:date="2011-05-02T22:45:00Z">
        <w:r w:rsidR="004800ED" w:rsidRPr="00F818EC">
          <w:rPr>
            <w:rFonts w:cs="Times New Roman"/>
          </w:rPr>
          <w:t>viación de EE</w:t>
        </w:r>
      </w:ins>
      <w:ins w:id="674" w:author="Orion" w:date="2011-05-17T17:25:00Z">
        <w:r w:rsidR="004A03F0">
          <w:rPr>
            <w:rFonts w:cs="Times New Roman"/>
          </w:rPr>
          <w:t>.</w:t>
        </w:r>
      </w:ins>
      <w:ins w:id="675" w:author="Orion" w:date="2011-05-02T22:45:00Z">
        <w:r w:rsidR="004800ED" w:rsidRPr="00F818EC">
          <w:rPr>
            <w:rFonts w:cs="Times New Roman"/>
          </w:rPr>
          <w:t>UU</w:t>
        </w:r>
      </w:ins>
      <w:ins w:id="676" w:author="Orion" w:date="2011-05-17T17:25:00Z">
        <w:r w:rsidR="004A03F0">
          <w:rPr>
            <w:rFonts w:cs="Times New Roman"/>
          </w:rPr>
          <w:t>.</w:t>
        </w:r>
      </w:ins>
      <w:ins w:id="677" w:author="Orion" w:date="2011-05-02T22:45:00Z">
        <w:r w:rsidR="004800ED" w:rsidRPr="00F818EC">
          <w:rPr>
            <w:rFonts w:cs="Times New Roman"/>
          </w:rPr>
          <w:t xml:space="preserve">) </w:t>
        </w:r>
      </w:ins>
      <w:del w:id="678" w:author="Orion" w:date="2011-05-02T22:45:00Z">
        <w:r w:rsidRPr="00246937" w:rsidDel="004800ED">
          <w:rPr>
            <w:rFonts w:cs="Times New Roman"/>
          </w:rPr>
          <w:delText xml:space="preserve"> </w:delText>
        </w:r>
      </w:del>
      <w:del w:id="679" w:author="Orion" w:date="2011-03-26T03:46:00Z">
        <w:r w:rsidRPr="00246937" w:rsidDel="00EE718E">
          <w:rPr>
            <w:rFonts w:cs="Times New Roman"/>
          </w:rPr>
          <w:delText xml:space="preserve">(Administración federal de aviación de USA) </w:delText>
        </w:r>
      </w:del>
      <w:del w:id="680" w:author="Orion" w:date="2011-04-01T00:12:00Z">
        <w:r w:rsidRPr="00246937" w:rsidDel="00D777A5">
          <w:rPr>
            <w:rFonts w:cs="Times New Roman"/>
          </w:rPr>
          <w:delText>tiene</w:delText>
        </w:r>
      </w:del>
      <w:ins w:id="681" w:author="Orion" w:date="2011-04-01T18:04:00Z">
        <w:r w:rsidR="006157D0" w:rsidRPr="00246937">
          <w:rPr>
            <w:rFonts w:cs="Times New Roman"/>
            <w:rPrChange w:id="682" w:author="Orion" w:date="2011-04-24T22:32:00Z">
              <w:rPr>
                <w:rFonts w:ascii="Courier New" w:hAnsi="Courier New" w:cs="Courier New"/>
              </w:rPr>
            </w:rPrChange>
          </w:rPr>
          <w:t>suele hacer</w:t>
        </w:r>
      </w:ins>
      <w:ins w:id="683" w:author="Orion" w:date="2011-04-01T00:12:00Z">
        <w:r w:rsidR="00D777A5" w:rsidRPr="00246937">
          <w:rPr>
            <w:rFonts w:cs="Times New Roman"/>
            <w:rPrChange w:id="684" w:author="Orion" w:date="2011-04-24T22:32:00Z">
              <w:rPr>
                <w:rFonts w:ascii="Courier New" w:hAnsi="Courier New" w:cs="Courier New"/>
              </w:rPr>
            </w:rPrChange>
          </w:rPr>
          <w:t xml:space="preserve"> uso de una herramienta denominada</w:t>
        </w:r>
      </w:ins>
      <w:del w:id="685" w:author="Orion" w:date="2011-04-01T00:12:00Z">
        <w:r w:rsidRPr="00246937" w:rsidDel="00D777A5">
          <w:rPr>
            <w:rFonts w:cs="Times New Roman"/>
          </w:rPr>
          <w:delText xml:space="preserve"> el</w:delText>
        </w:r>
      </w:del>
      <w:r w:rsidRPr="00246937">
        <w:rPr>
          <w:rFonts w:cs="Times New Roman"/>
        </w:rPr>
        <w:t xml:space="preserve"> IMPACT</w:t>
      </w:r>
      <w:ins w:id="686" w:author="Orion" w:date="2011-03-26T03:52:00Z">
        <w:r w:rsidR="009C5871" w:rsidRPr="00246937">
          <w:rPr>
            <w:rFonts w:cs="Times New Roman"/>
          </w:rPr>
          <w:t xml:space="preserve"> (Modelo Inteligente basado en agentes para</w:t>
        </w:r>
      </w:ins>
      <w:ins w:id="687"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688" w:author="Orion" w:date="2011-03-26T03:54:00Z">
        <w:r w:rsidR="006A1BB1" w:rsidRPr="00246937">
          <w:rPr>
            <w:rFonts w:cs="Times New Roman"/>
          </w:rPr>
          <w:t>g</w:t>
        </w:r>
      </w:ins>
      <w:ins w:id="689" w:author="Orion" w:date="2011-03-26T03:53:00Z">
        <w:r w:rsidR="006A1BB1" w:rsidRPr="00246937">
          <w:rPr>
            <w:rFonts w:cs="Times New Roman"/>
          </w:rPr>
          <w:t>esti</w:t>
        </w:r>
      </w:ins>
      <w:ins w:id="690" w:author="Orion" w:date="2011-03-26T03:54:00Z">
        <w:r w:rsidR="006A1BB1" w:rsidRPr="00246937">
          <w:rPr>
            <w:rFonts w:cs="Times New Roman"/>
          </w:rPr>
          <w:t>ón del Tráfico aéreo)</w:t>
        </w:r>
      </w:ins>
      <w:del w:id="691" w:author="Orion" w:date="2011-04-01T17:58:00Z">
        <w:r w:rsidRPr="00246937" w:rsidDel="008F5A24">
          <w:rPr>
            <w:rFonts w:cs="Times New Roman"/>
          </w:rPr>
          <w:delText xml:space="preserve"> </w:delText>
        </w:r>
      </w:del>
      <w:customXmlInsRangeStart w:id="692" w:author="Orion" w:date="2011-03-31T22:44:00Z"/>
      <w:sdt>
        <w:sdtPr>
          <w:rPr>
            <w:rFonts w:cs="Times New Roman"/>
          </w:rPr>
          <w:id w:val="-531874602"/>
          <w:citation/>
        </w:sdtPr>
        <w:sdtEndPr/>
        <w:sdtContent>
          <w:customXmlInsRangeEnd w:id="692"/>
          <w:ins w:id="693" w:author="Orion" w:date="2011-03-31T22:44:00Z">
            <w:r w:rsidR="00C0579F" w:rsidRPr="00246937">
              <w:rPr>
                <w:rFonts w:cs="Times New Roman"/>
                <w:rPrChange w:id="694" w:author="Orion" w:date="2011-04-24T22:32:00Z">
                  <w:rPr>
                    <w:rFonts w:ascii="Courier New" w:hAnsi="Courier New" w:cs="Courier New"/>
                  </w:rPr>
                </w:rPrChange>
              </w:rPr>
              <w:fldChar w:fldCharType="begin"/>
            </w:r>
            <w:r w:rsidR="00C0579F" w:rsidRPr="00246937">
              <w:rPr>
                <w:rFonts w:cs="Times New Roman"/>
                <w:rPrChange w:id="695" w:author="Orion" w:date="2011-04-24T22:32:00Z">
                  <w:rPr>
                    <w:rFonts w:ascii="Courier New" w:hAnsi="Courier New" w:cs="Courier New"/>
                  </w:rPr>
                </w:rPrChange>
              </w:rPr>
              <w:instrText xml:space="preserve"> CITATION Sha09 \l 3082 </w:instrText>
            </w:r>
          </w:ins>
          <w:r w:rsidR="00C0579F" w:rsidRPr="00246937">
            <w:rPr>
              <w:rFonts w:cs="Times New Roman"/>
              <w:rPrChange w:id="696" w:author="Orion" w:date="2011-04-24T22:32:00Z">
                <w:rPr>
                  <w:rFonts w:ascii="Courier New" w:hAnsi="Courier New" w:cs="Courier New"/>
                </w:rPr>
              </w:rPrChange>
            </w:rPr>
            <w:fldChar w:fldCharType="separate"/>
          </w:r>
          <w:r w:rsidR="00C1157B" w:rsidRPr="00C1157B">
            <w:rPr>
              <w:rFonts w:cs="Times New Roman"/>
              <w:noProof/>
            </w:rPr>
            <w:t>(9)</w:t>
          </w:r>
          <w:ins w:id="697" w:author="Orion" w:date="2011-03-31T22:44:00Z">
            <w:r w:rsidR="00C0579F" w:rsidRPr="00246937">
              <w:rPr>
                <w:rFonts w:cs="Times New Roman"/>
                <w:rPrChange w:id="698" w:author="Orion" w:date="2011-04-24T22:32:00Z">
                  <w:rPr>
                    <w:rFonts w:ascii="Courier New" w:hAnsi="Courier New" w:cs="Courier New"/>
                  </w:rPr>
                </w:rPrChange>
              </w:rPr>
              <w:fldChar w:fldCharType="end"/>
            </w:r>
          </w:ins>
          <w:customXmlInsRangeStart w:id="699" w:author="Orion" w:date="2011-03-31T22:44:00Z"/>
        </w:sdtContent>
      </w:sdt>
      <w:customXmlInsRangeEnd w:id="699"/>
      <w:del w:id="700" w:author="Orion" w:date="2011-03-31T22:43:00Z">
        <w:r w:rsidRPr="00246937" w:rsidDel="00C0579F">
          <w:rPr>
            <w:rFonts w:eastAsia="TimesNewRomanMS" w:cs="Times New Roman"/>
          </w:rPr>
          <w:delText>[11]</w:delText>
        </w:r>
      </w:del>
      <w:ins w:id="701" w:author="Orion" w:date="2011-05-02T20:43:00Z">
        <w:r w:rsidR="00D261CF">
          <w:rPr>
            <w:rFonts w:eastAsia="TimesNewRomanMS" w:cs="Times New Roman"/>
          </w:rPr>
          <w:t>.</w:t>
        </w:r>
      </w:ins>
      <w:del w:id="702"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703"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End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704" w:author="IO" w:date="2011-06-09T12:13:00Z"/>
          <w:rFonts w:cs="Times New Roman"/>
        </w:rPr>
      </w:pPr>
    </w:p>
    <w:p w14:paraId="2BD1FBAD" w14:textId="12C494C9" w:rsidR="004F45E4" w:rsidRDefault="004F45E4" w:rsidP="002F6CE4">
      <w:pPr>
        <w:autoSpaceDE w:val="0"/>
        <w:jc w:val="both"/>
        <w:rPr>
          <w:ins w:id="705" w:author="IO" w:date="2011-06-09T12:53:00Z"/>
          <w:rFonts w:cs="Times New Roman"/>
        </w:rPr>
      </w:pPr>
      <w:ins w:id="706" w:author="IO" w:date="2011-06-09T12:43:00Z">
        <w:r>
          <w:rPr>
            <w:rFonts w:cs="Times New Roman"/>
          </w:rPr>
          <w:t xml:space="preserve">Con vistas a abordar los problemas anteriores, este trabajo se plantea </w:t>
        </w:r>
      </w:ins>
      <w:ins w:id="707" w:author="IO" w:date="2011-06-09T12:49:00Z">
        <w:r>
          <w:rPr>
            <w:rFonts w:cs="Times New Roman"/>
          </w:rPr>
          <w:t xml:space="preserve">la necesidad de desarrollar </w:t>
        </w:r>
      </w:ins>
      <w:ins w:id="708" w:author="IO" w:date="2011-06-09T12:13:00Z">
        <w:r w:rsidR="002F6CE4" w:rsidRPr="00FC2A51">
          <w:rPr>
            <w:rFonts w:cs="Times New Roman"/>
          </w:rPr>
          <w:t>plataformas de simulación que hagan explícit</w:t>
        </w:r>
      </w:ins>
      <w:ins w:id="709" w:author="IO" w:date="2011-06-09T12:49:00Z">
        <w:r>
          <w:rPr>
            <w:rFonts w:cs="Times New Roman"/>
          </w:rPr>
          <w:t>a</w:t>
        </w:r>
      </w:ins>
      <w:ins w:id="710" w:author="IO" w:date="2011-06-09T12:13:00Z">
        <w:r w:rsidR="002F6CE4" w:rsidRPr="00FC2A51">
          <w:rPr>
            <w:rFonts w:cs="Times New Roman"/>
          </w:rPr>
          <w:t xml:space="preserve"> </w:t>
        </w:r>
      </w:ins>
      <w:ins w:id="711" w:author="IO" w:date="2011-06-09T12:49:00Z">
        <w:r>
          <w:rPr>
            <w:rFonts w:cs="Times New Roman"/>
          </w:rPr>
          <w:t>l</w:t>
        </w:r>
      </w:ins>
      <w:ins w:id="712" w:author="IO" w:date="2011-06-09T12:13:00Z">
        <w:r w:rsidR="002F6CE4" w:rsidRPr="00FC2A51">
          <w:rPr>
            <w:rFonts w:cs="Times New Roman"/>
          </w:rPr>
          <w:t xml:space="preserve">a información </w:t>
        </w:r>
      </w:ins>
      <w:ins w:id="713" w:author="IO" w:date="2011-06-09T12:49:00Z">
        <w:r>
          <w:rPr>
            <w:rFonts w:cs="Times New Roman"/>
          </w:rPr>
          <w:t>manejada</w:t>
        </w:r>
      </w:ins>
      <w:ins w:id="714" w:author="IO" w:date="2011-06-09T12:50:00Z">
        <w:r>
          <w:rPr>
            <w:rFonts w:cs="Times New Roman"/>
          </w:rPr>
          <w:t xml:space="preserve"> al nivel de abstracción de los expertos en el dominio, y cuya traslación al código sea precisa. </w:t>
        </w:r>
      </w:ins>
      <w:ins w:id="715" w:author="IO" w:date="2011-06-09T12:13:00Z">
        <w:r w:rsidR="002F6CE4">
          <w:rPr>
            <w:rFonts w:cs="Times New Roman"/>
          </w:rPr>
          <w:t>P</w:t>
        </w:r>
      </w:ins>
      <w:ins w:id="716" w:author="IO" w:date="2011-06-09T12:51:00Z">
        <w:r>
          <w:rPr>
            <w:rFonts w:cs="Times New Roman"/>
          </w:rPr>
          <w:t>ara</w:t>
        </w:r>
      </w:ins>
      <w:ins w:id="717" w:author="IO" w:date="2011-06-09T12:13:00Z">
        <w:r w:rsidR="002F6CE4">
          <w:rPr>
            <w:rFonts w:cs="Times New Roman"/>
          </w:rPr>
          <w:t xml:space="preserve"> ello se considera</w:t>
        </w:r>
      </w:ins>
      <w:ins w:id="718" w:author="IO" w:date="2011-06-09T12:51:00Z">
        <w:r>
          <w:rPr>
            <w:rFonts w:cs="Times New Roman"/>
          </w:rPr>
          <w:t>n</w:t>
        </w:r>
      </w:ins>
      <w:ins w:id="719" w:author="IO" w:date="2011-06-09T12:13:00Z">
        <w:r w:rsidR="002F6CE4" w:rsidRPr="00FC2A51">
          <w:rPr>
            <w:rFonts w:cs="Times New Roman"/>
          </w:rPr>
          <w:t xml:space="preserve"> propuestas de </w:t>
        </w:r>
      </w:ins>
      <w:ins w:id="720" w:author="IO" w:date="2011-06-09T12:51:00Z">
        <w:r>
          <w:rPr>
            <w:rFonts w:cs="Times New Roman"/>
          </w:rPr>
          <w:t>ingeniería</w:t>
        </w:r>
      </w:ins>
      <w:ins w:id="721" w:author="IO" w:date="2011-06-09T12:13:00Z">
        <w:r w:rsidR="002F6CE4" w:rsidRPr="00FC2A51">
          <w:rPr>
            <w:rFonts w:cs="Times New Roman"/>
          </w:rPr>
          <w:t xml:space="preserve"> dirigid</w:t>
        </w:r>
      </w:ins>
      <w:ins w:id="722" w:author="IO" w:date="2011-06-09T12:51:00Z">
        <w:r>
          <w:rPr>
            <w:rFonts w:cs="Times New Roman"/>
          </w:rPr>
          <w:t>a</w:t>
        </w:r>
      </w:ins>
      <w:ins w:id="723"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724" w:author="IO" w:date="2011-06-09T12:51:00Z">
              <w:rPr>
                <w:rFonts w:cs="Times New Roman"/>
              </w:rPr>
            </w:rPrChange>
          </w:rPr>
          <w:t>Model-Driven</w:t>
        </w:r>
        <w:proofErr w:type="spellEnd"/>
        <w:r w:rsidR="002F6CE4" w:rsidRPr="004F45E4">
          <w:rPr>
            <w:rFonts w:cs="Times New Roman"/>
            <w:i/>
            <w:rPrChange w:id="725" w:author="IO" w:date="2011-06-09T12:51:00Z">
              <w:rPr>
                <w:rFonts w:cs="Times New Roman"/>
              </w:rPr>
            </w:rPrChange>
          </w:rPr>
          <w:t xml:space="preserve"> </w:t>
        </w:r>
        <w:proofErr w:type="spellStart"/>
        <w:r w:rsidR="002F6CE4" w:rsidRPr="004F45E4">
          <w:rPr>
            <w:rFonts w:cs="Times New Roman"/>
            <w:i/>
            <w:rPrChange w:id="726"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727" w:author="Orion" w:date="2011-06-11T11:43:00Z">
          <w:r w:rsidR="002F6CE4" w:rsidDel="00AF3D37">
            <w:rPr>
              <w:rFonts w:cs="Times New Roman"/>
            </w:rPr>
            <w:delText xml:space="preserve"> </w:delText>
          </w:r>
        </w:del>
      </w:ins>
      <w:ins w:id="728" w:author="Orion" w:date="2011-06-11T11:43:00Z">
        <w:r w:rsidR="00AF3D37">
          <w:rPr>
            <w:rFonts w:cs="Times New Roman"/>
          </w:rPr>
          <w:t xml:space="preserve"> </w:t>
        </w:r>
      </w:ins>
      <w:customXmlInsRangeStart w:id="729" w:author="Orion" w:date="2011-06-11T11:42:00Z"/>
      <w:sdt>
        <w:sdtPr>
          <w:rPr>
            <w:rFonts w:cs="Times New Roman"/>
          </w:rPr>
          <w:id w:val="1098062628"/>
          <w:citation/>
        </w:sdtPr>
        <w:sdtEndPr/>
        <w:sdtContent>
          <w:customXmlInsRangeEnd w:id="729"/>
          <w:ins w:id="730"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731" w:author="Orion" w:date="2011-06-11T11:42:00Z">
            <w:r w:rsidR="00BF74B9">
              <w:rPr>
                <w:rFonts w:cs="Times New Roman"/>
              </w:rPr>
              <w:fldChar w:fldCharType="end"/>
            </w:r>
          </w:ins>
          <w:customXmlInsRangeStart w:id="732" w:author="Orion" w:date="2011-06-11T11:42:00Z"/>
        </w:sdtContent>
      </w:sdt>
      <w:customXmlInsRangeEnd w:id="732"/>
      <w:ins w:id="733" w:author="Orion" w:date="2011-06-11T11:42:00Z">
        <w:r w:rsidR="00BF74B9">
          <w:rPr>
            <w:rFonts w:cs="Times New Roman"/>
          </w:rPr>
          <w:t xml:space="preserve"> </w:t>
        </w:r>
      </w:ins>
      <w:ins w:id="734" w:author="IO" w:date="2011-06-09T12:13:00Z">
        <w:r w:rsidR="002F6CE4">
          <w:rPr>
            <w:rFonts w:cs="Times New Roman"/>
          </w:rPr>
          <w:t xml:space="preserve">es un paradigma de </w:t>
        </w:r>
      </w:ins>
      <w:ins w:id="735" w:author="IO" w:date="2011-06-09T12:52:00Z">
        <w:r>
          <w:rPr>
            <w:rFonts w:cs="Times New Roman"/>
          </w:rPr>
          <w:t>desarrollo</w:t>
        </w:r>
      </w:ins>
      <w:ins w:id="736" w:author="IO" w:date="2011-06-09T12:13:00Z">
        <w:r w:rsidR="002F6CE4">
          <w:rPr>
            <w:rFonts w:cs="Times New Roman"/>
          </w:rPr>
          <w:t xml:space="preserve"> </w:t>
        </w:r>
      </w:ins>
      <w:ins w:id="737" w:author="IO" w:date="2011-06-09T12:52:00Z">
        <w:r>
          <w:rPr>
            <w:rFonts w:cs="Times New Roman"/>
          </w:rPr>
          <w:t>en el que los sistemas se abordan</w:t>
        </w:r>
      </w:ins>
      <w:ins w:id="738" w:author="IO" w:date="2011-06-09T12:13:00Z">
        <w:r w:rsidR="002F6CE4">
          <w:rPr>
            <w:rFonts w:cs="Times New Roman"/>
          </w:rPr>
          <w:t xml:space="preserve"> </w:t>
        </w:r>
      </w:ins>
      <w:ins w:id="739" w:author="IO" w:date="2011-06-09T12:52:00Z">
        <w:r>
          <w:rPr>
            <w:rFonts w:cs="Times New Roman"/>
          </w:rPr>
          <w:t>en base a</w:t>
        </w:r>
      </w:ins>
      <w:ins w:id="740" w:author="IO" w:date="2011-06-09T12:13:00Z">
        <w:r w:rsidR="002F6CE4">
          <w:rPr>
            <w:rFonts w:cs="Times New Roman"/>
          </w:rPr>
          <w:t xml:space="preserve"> una serie de modelos que describen </w:t>
        </w:r>
      </w:ins>
      <w:ins w:id="741" w:author="IO" w:date="2011-06-09T12:52:00Z">
        <w:r>
          <w:rPr>
            <w:rFonts w:cs="Times New Roman"/>
          </w:rPr>
          <w:t>las</w:t>
        </w:r>
      </w:ins>
      <w:ins w:id="742" w:author="IO" w:date="2011-06-09T12:13:00Z">
        <w:r w:rsidR="002F6CE4">
          <w:rPr>
            <w:rFonts w:cs="Times New Roman"/>
          </w:rPr>
          <w:t xml:space="preserve"> entidades </w:t>
        </w:r>
      </w:ins>
      <w:ins w:id="743" w:author="IO" w:date="2011-06-09T12:52:00Z">
        <w:r>
          <w:rPr>
            <w:rFonts w:cs="Times New Roman"/>
          </w:rPr>
          <w:t>d</w:t>
        </w:r>
      </w:ins>
      <w:ins w:id="744" w:author="IO" w:date="2011-06-09T12:13:00Z">
        <w:r w:rsidR="002F6CE4">
          <w:rPr>
            <w:rFonts w:cs="Times New Roman"/>
          </w:rPr>
          <w:t>el sistema</w:t>
        </w:r>
      </w:ins>
      <w:ins w:id="745" w:author="IO" w:date="2011-06-09T12:52:00Z">
        <w:r>
          <w:rPr>
            <w:rFonts w:cs="Times New Roman"/>
          </w:rPr>
          <w:t xml:space="preserve"> desde diferentes perspectivas</w:t>
        </w:r>
      </w:ins>
      <w:ins w:id="746" w:author="IO" w:date="2011-06-09T12:13:00Z">
        <w:r w:rsidR="002F6CE4">
          <w:rPr>
            <w:rFonts w:cs="Times New Roman"/>
          </w:rPr>
          <w:t xml:space="preserve">. </w:t>
        </w:r>
      </w:ins>
      <w:ins w:id="747"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748" w:author="IO" w:date="2011-06-09T12:53:00Z"/>
          <w:rFonts w:cs="Times New Roman"/>
        </w:rPr>
      </w:pPr>
    </w:p>
    <w:p w14:paraId="7364675F" w14:textId="74735B7E" w:rsidR="002F6CE4" w:rsidRDefault="00CE585F" w:rsidP="00624282">
      <w:pPr>
        <w:autoSpaceDE w:val="0"/>
        <w:jc w:val="both"/>
        <w:rPr>
          <w:ins w:id="749" w:author="IO" w:date="2011-06-09T12:13:00Z"/>
          <w:rFonts w:eastAsia="Times New Roman" w:cs="Times New Roman"/>
        </w:rPr>
      </w:pPr>
      <w:ins w:id="750" w:author="IO" w:date="2011-06-09T12:54:00Z">
        <w:r>
          <w:rPr>
            <w:rFonts w:cs="Times New Roman"/>
          </w:rPr>
          <w:t>Con vistas a facilitar el modelado a alto nivel de sistemas relacionados con el tráfico aéreo, y prestando especial atenci</w:t>
        </w:r>
      </w:ins>
      <w:ins w:id="751" w:author="IO" w:date="2011-06-09T12:55:00Z">
        <w:r>
          <w:rPr>
            <w:rFonts w:cs="Times New Roman"/>
          </w:rPr>
          <w:t xml:space="preserve">ón a los aspectos humanos del mismo, se considera especialmente apropiadas las aproximaciones basadas en agentes. </w:t>
        </w:r>
      </w:ins>
      <w:ins w:id="752" w:author="IO" w:date="2011-06-09T13:04:00Z">
        <w:r w:rsidR="007624CD">
          <w:rPr>
            <w:rFonts w:cs="Times New Roman"/>
          </w:rPr>
          <w:t xml:space="preserve">El </w:t>
        </w:r>
      </w:ins>
      <w:ins w:id="753" w:author="IO" w:date="2011-06-09T12:13:00Z">
        <w:r w:rsidR="002F6CE4" w:rsidRPr="00FC2A51">
          <w:rPr>
            <w:rFonts w:cs="Times New Roman"/>
          </w:rPr>
          <w:t>Modelado Basado en Agentes</w:t>
        </w:r>
      </w:ins>
      <w:ins w:id="754" w:author="IO" w:date="2011-06-09T13:04:00Z">
        <w:r w:rsidR="007624CD">
          <w:rPr>
            <w:rFonts w:cs="Times New Roman"/>
          </w:rPr>
          <w:t xml:space="preserve"> (ABM, </w:t>
        </w:r>
        <w:proofErr w:type="spellStart"/>
        <w:r w:rsidR="007624CD" w:rsidRPr="007624CD">
          <w:rPr>
            <w:rFonts w:cs="Times New Roman"/>
            <w:i/>
            <w:rPrChange w:id="755" w:author="IO" w:date="2011-06-09T13:05:00Z">
              <w:rPr>
                <w:rFonts w:cs="Times New Roman"/>
              </w:rPr>
            </w:rPrChange>
          </w:rPr>
          <w:t>Agent-Based</w:t>
        </w:r>
        <w:proofErr w:type="spellEnd"/>
        <w:r w:rsidR="007624CD" w:rsidRPr="007624CD">
          <w:rPr>
            <w:rFonts w:cs="Times New Roman"/>
            <w:i/>
            <w:rPrChange w:id="756" w:author="IO" w:date="2011-06-09T13:05:00Z">
              <w:rPr>
                <w:rFonts w:cs="Times New Roman"/>
              </w:rPr>
            </w:rPrChange>
          </w:rPr>
          <w:t xml:space="preserve"> </w:t>
        </w:r>
        <w:proofErr w:type="spellStart"/>
        <w:r w:rsidR="007624CD" w:rsidRPr="007624CD">
          <w:rPr>
            <w:rFonts w:cs="Times New Roman"/>
            <w:i/>
            <w:rPrChange w:id="757" w:author="IO" w:date="2011-06-09T13:05:00Z">
              <w:rPr>
                <w:rFonts w:cs="Times New Roman"/>
              </w:rPr>
            </w:rPrChange>
          </w:rPr>
          <w:t>Modelling</w:t>
        </w:r>
      </w:ins>
      <w:proofErr w:type="spellEnd"/>
      <w:ins w:id="758" w:author="IO" w:date="2011-06-09T12:13:00Z">
        <w:r w:rsidR="002F6CE4" w:rsidRPr="00FC2A51">
          <w:rPr>
            <w:rFonts w:cs="Times New Roman"/>
          </w:rPr>
          <w:t>)</w:t>
        </w:r>
      </w:ins>
      <w:ins w:id="759" w:author="IO" w:date="2011-06-09T13:05:00Z">
        <w:r w:rsidR="007624CD">
          <w:rPr>
            <w:rFonts w:cs="Times New Roman"/>
          </w:rPr>
          <w:t xml:space="preserve"> usa como su principal abstracción los</w:t>
        </w:r>
      </w:ins>
      <w:ins w:id="760" w:author="IO" w:date="2011-06-09T12:13:00Z">
        <w:r w:rsidR="002F6CE4" w:rsidRPr="00975CAB">
          <w:rPr>
            <w:rFonts w:cs="Times New Roman"/>
          </w:rPr>
          <w:t xml:space="preserve"> </w:t>
        </w:r>
        <w:r w:rsidR="002F6CE4" w:rsidRPr="007624CD">
          <w:rPr>
            <w:rFonts w:cs="Times New Roman"/>
            <w:i/>
            <w:rPrChange w:id="761" w:author="IO" w:date="2011-06-09T13:05:00Z">
              <w:rPr>
                <w:rFonts w:cs="Times New Roman"/>
              </w:rPr>
            </w:rPrChange>
          </w:rPr>
          <w:t>agentes</w:t>
        </w:r>
      </w:ins>
      <w:ins w:id="762" w:author="IO" w:date="2011-06-09T13:05:00Z">
        <w:r w:rsidR="007624CD">
          <w:rPr>
            <w:rFonts w:cs="Times New Roman"/>
          </w:rPr>
          <w:t xml:space="preserve">, que son </w:t>
        </w:r>
      </w:ins>
      <w:ins w:id="763" w:author="IO" w:date="2011-06-09T12:13:00Z">
        <w:r w:rsidR="002F6CE4" w:rsidRPr="00975CAB">
          <w:rPr>
            <w:rFonts w:eastAsia="Times New Roman" w:cs="Times New Roman"/>
          </w:rPr>
          <w:t>abstracciones computacionales intencionales y sociales</w:t>
        </w:r>
      </w:ins>
      <w:ins w:id="764" w:author="Orion" w:date="2011-06-11T14:58:00Z">
        <w:r w:rsidR="00624282">
          <w:rPr>
            <w:rFonts w:eastAsia="Times New Roman" w:cs="Times New Roman"/>
          </w:rPr>
          <w:t xml:space="preserve">. Esto quiere decir, que persiguen una serie de objetivos y dependen </w:t>
        </w:r>
      </w:ins>
      <w:ins w:id="765" w:author="Orion" w:date="2011-06-11T14:59:00Z">
        <w:r w:rsidR="00624282">
          <w:rPr>
            <w:rFonts w:eastAsia="Times New Roman" w:cs="Times New Roman"/>
          </w:rPr>
          <w:t>e</w:t>
        </w:r>
      </w:ins>
      <w:ins w:id="766" w:author="Orion" w:date="2011-06-11T14:58:00Z">
        <w:r w:rsidR="00624282">
          <w:rPr>
            <w:rFonts w:eastAsia="Times New Roman" w:cs="Times New Roman"/>
          </w:rPr>
          <w:t xml:space="preserve"> interactúan con los otros a</w:t>
        </w:r>
      </w:ins>
      <w:ins w:id="767" w:author="Orion" w:date="2011-06-11T14:59:00Z">
        <w:r w:rsidR="00624282">
          <w:rPr>
            <w:rFonts w:eastAsia="Times New Roman" w:cs="Times New Roman"/>
          </w:rPr>
          <w:t>gentes que hay en el sistema</w:t>
        </w:r>
        <w:proofErr w:type="gramStart"/>
        <w:r w:rsidR="00624282">
          <w:rPr>
            <w:rFonts w:eastAsia="Times New Roman" w:cs="Times New Roman"/>
          </w:rPr>
          <w:t>.</w:t>
        </w:r>
      </w:ins>
      <w:ins w:id="768"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769"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770" w:author="IO" w:date="2011-06-09T12:13:00Z"/>
      <w:sdt>
        <w:sdtPr>
          <w:rPr>
            <w:rFonts w:eastAsia="Times New Roman" w:cs="Times New Roman"/>
          </w:rPr>
          <w:id w:val="1123813636"/>
          <w:citation/>
        </w:sdtPr>
        <w:sdtEndPr/>
        <w:sdtContent>
          <w:customXmlInsRangeEnd w:id="770"/>
          <w:ins w:id="771"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772" w:author="IO" w:date="2011-06-09T12:13:00Z">
            <w:r w:rsidR="002F6CE4" w:rsidRPr="00975CAB">
              <w:rPr>
                <w:rFonts w:eastAsia="Times New Roman" w:cs="Times New Roman"/>
              </w:rPr>
              <w:fldChar w:fldCharType="end"/>
            </w:r>
          </w:ins>
          <w:customXmlInsRangeStart w:id="773" w:author="IO" w:date="2011-06-09T12:13:00Z"/>
        </w:sdtContent>
      </w:sdt>
      <w:customXmlInsRangeEnd w:id="773"/>
      <w:ins w:id="774"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775" w:author="IO" w:date="2011-06-09T12:13:00Z"/>
          <w:rFonts w:cs="Times New Roman"/>
        </w:rPr>
      </w:pPr>
    </w:p>
    <w:p w14:paraId="3F57D475" w14:textId="77777777" w:rsidR="002F6CE4" w:rsidRDefault="002F6CE4" w:rsidP="002F6CE4">
      <w:pPr>
        <w:jc w:val="both"/>
        <w:rPr>
          <w:ins w:id="776" w:author="Orion" w:date="2011-06-11T12:15:00Z"/>
          <w:rFonts w:cs="Times New Roman"/>
        </w:rPr>
      </w:pPr>
      <w:ins w:id="777" w:author="IO" w:date="2011-06-09T12:13:00Z">
        <w:r w:rsidRPr="00246937">
          <w:rPr>
            <w:rFonts w:eastAsia="Times New Roman" w:cs="Times New Roman"/>
          </w:rPr>
          <w:t>E</w:t>
        </w:r>
      </w:ins>
      <w:ins w:id="778" w:author="IO" w:date="2011-06-09T13:06:00Z">
        <w:r w:rsidR="00E47E57">
          <w:rPr>
            <w:rFonts w:eastAsia="Times New Roman" w:cs="Times New Roman"/>
          </w:rPr>
          <w:t>ste trabajo constituye un primer paso en la l</w:t>
        </w:r>
      </w:ins>
      <w:ins w:id="779" w:author="IO" w:date="2011-06-09T13:07:00Z">
        <w:r w:rsidR="00E47E57">
          <w:rPr>
            <w:rFonts w:eastAsia="Times New Roman" w:cs="Times New Roman"/>
          </w:rPr>
          <w:t>ínea apuntada de simulaciones de tráfico aéreo, con especial atención a los elementos humanos, basadas en el ABM y MDE. La</w:t>
        </w:r>
      </w:ins>
      <w:ins w:id="780"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781"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782" w:author="IO" w:date="2011-06-09T13:09:00Z">
        <w:r w:rsidR="00E47E57">
          <w:rPr>
            <w:rFonts w:eastAsia="Times New Roman" w:cs="Times New Roman"/>
          </w:rPr>
          <w:t>Para comprobar la extensibilidad y flexibilidad del modelo propuesto se incorp</w:t>
        </w:r>
      </w:ins>
      <w:ins w:id="783" w:author="IO" w:date="2011-06-09T13:10:00Z">
        <w:r w:rsidR="00E47E57">
          <w:rPr>
            <w:rFonts w:eastAsia="Times New Roman" w:cs="Times New Roman"/>
          </w:rPr>
          <w:t>or</w:t>
        </w:r>
      </w:ins>
      <w:ins w:id="784" w:author="IO" w:date="2011-06-09T13:09:00Z">
        <w:r w:rsidR="00E47E57">
          <w:rPr>
            <w:rFonts w:eastAsia="Times New Roman" w:cs="Times New Roman"/>
          </w:rPr>
          <w:t xml:space="preserve">an </w:t>
        </w:r>
      </w:ins>
      <w:proofErr w:type="spellStart"/>
      <w:ins w:id="785" w:author="IO" w:date="2011-06-09T12:13:00Z">
        <w:r w:rsidRPr="00246937">
          <w:rPr>
            <w:rFonts w:eastAsia="Times New Roman" w:cs="Times New Roman"/>
          </w:rPr>
          <w:t>UAVs</w:t>
        </w:r>
        <w:proofErr w:type="spellEnd"/>
        <w:r w:rsidRPr="00246937">
          <w:rPr>
            <w:rFonts w:eastAsia="Times New Roman" w:cs="Times New Roman"/>
          </w:rPr>
          <w:t xml:space="preserve"> en </w:t>
        </w:r>
      </w:ins>
      <w:ins w:id="786" w:author="IO" w:date="2011-06-09T13:09:00Z">
        <w:r w:rsidR="00E47E57">
          <w:rPr>
            <w:rFonts w:eastAsia="Times New Roman" w:cs="Times New Roman"/>
          </w:rPr>
          <w:t>este</w:t>
        </w:r>
      </w:ins>
      <w:ins w:id="787" w:author="IO" w:date="2011-06-09T12:13:00Z">
        <w:r w:rsidRPr="00246937">
          <w:rPr>
            <w:rFonts w:eastAsia="Times New Roman" w:cs="Times New Roman"/>
          </w:rPr>
          <w:t xml:space="preserve"> espacio </w:t>
        </w:r>
      </w:ins>
      <w:ins w:id="788" w:author="IO" w:date="2011-06-09T13:09:00Z">
        <w:r w:rsidR="00E47E57">
          <w:rPr>
            <w:rFonts w:eastAsia="Times New Roman" w:cs="Times New Roman"/>
          </w:rPr>
          <w:t xml:space="preserve">aéreo </w:t>
        </w:r>
      </w:ins>
      <w:ins w:id="789" w:author="IO" w:date="2011-06-09T12:13:00Z">
        <w:r w:rsidRPr="00246937">
          <w:rPr>
            <w:rFonts w:eastAsia="Times New Roman" w:cs="Times New Roman"/>
          </w:rPr>
          <w:t>civil.</w:t>
        </w:r>
      </w:ins>
      <w:ins w:id="790" w:author="IO" w:date="2011-06-09T13:10:00Z">
        <w:r w:rsidR="00E47E57">
          <w:rPr>
            <w:rFonts w:eastAsia="Times New Roman" w:cs="Times New Roman"/>
          </w:rPr>
          <w:t xml:space="preserve"> Estos modelos son usados para generar automáticamente simulaciones usando el entorno del </w:t>
        </w:r>
      </w:ins>
      <w:ins w:id="791"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792" w:author="IO" w:date="2011-06-09T12:13:00Z"/>
      <w:sdt>
        <w:sdtPr>
          <w:rPr>
            <w:rFonts w:eastAsia="Times New Roman" w:cs="Times New Roman"/>
          </w:rPr>
          <w:id w:val="395243898"/>
          <w:citation/>
        </w:sdtPr>
        <w:sdtEndPr/>
        <w:sdtContent>
          <w:customXmlInsRangeEnd w:id="792"/>
          <w:ins w:id="793"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794" w:author="IO" w:date="2011-06-09T12:13:00Z">
            <w:r w:rsidRPr="00975CAB">
              <w:rPr>
                <w:rFonts w:eastAsia="Times New Roman" w:cs="Times New Roman"/>
              </w:rPr>
              <w:fldChar w:fldCharType="end"/>
            </w:r>
          </w:ins>
          <w:customXmlInsRangeStart w:id="795" w:author="IO" w:date="2011-06-09T12:13:00Z"/>
        </w:sdtContent>
      </w:sdt>
      <w:customXmlInsRangeEnd w:id="795"/>
      <w:ins w:id="796"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797"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798" w:author="IO" w:date="2011-06-09T12:13:00Z">
        <w:r w:rsidRPr="00975CAB">
          <w:rPr>
            <w:rFonts w:eastAsia="Times New Roman" w:cs="Times New Roman"/>
          </w:rPr>
          <w:t>)</w:t>
        </w:r>
        <w:r w:rsidRPr="00FC2A51">
          <w:rPr>
            <w:rFonts w:cs="Times New Roman"/>
          </w:rPr>
          <w:t>.</w:t>
        </w:r>
      </w:ins>
      <w:ins w:id="799" w:author="IO" w:date="2011-06-09T13:11:00Z">
        <w:r w:rsidR="00E47E57">
          <w:rPr>
            <w:rFonts w:cs="Times New Roman"/>
          </w:rPr>
          <w:t xml:space="preserve"> Los experimentos llevados a cabo con estas simulaciones han permitidos observar fenómenos de </w:t>
        </w:r>
        <w:commentRangeStart w:id="800"/>
        <w:r w:rsidR="00E47E57">
          <w:rPr>
            <w:rFonts w:cs="Times New Roman"/>
          </w:rPr>
          <w:t>¿??</w:t>
        </w:r>
        <w:commentRangeEnd w:id="800"/>
        <w:r w:rsidR="00E47E57">
          <w:rPr>
            <w:rStyle w:val="CommentReference"/>
          </w:rPr>
          <w:commentReference w:id="800"/>
        </w:r>
        <w:r w:rsidR="00E47E57">
          <w:rPr>
            <w:rFonts w:cs="Times New Roman"/>
          </w:rPr>
          <w:t xml:space="preserve"> </w:t>
        </w:r>
      </w:ins>
      <w:proofErr w:type="gramStart"/>
      <w:ins w:id="801" w:author="IO" w:date="2011-06-09T13:12:00Z">
        <w:r w:rsidR="00E47E57">
          <w:rPr>
            <w:rFonts w:cs="Times New Roman"/>
          </w:rPr>
          <w:t>s</w:t>
        </w:r>
      </w:ins>
      <w:ins w:id="802" w:author="IO" w:date="2011-06-09T13:11:00Z">
        <w:r w:rsidR="00E47E57">
          <w:rPr>
            <w:rFonts w:cs="Times New Roman"/>
          </w:rPr>
          <w:t>imilares</w:t>
        </w:r>
        <w:proofErr w:type="gramEnd"/>
        <w:r w:rsidR="00E47E57">
          <w:rPr>
            <w:rFonts w:cs="Times New Roman"/>
          </w:rPr>
          <w:t xml:space="preserve"> a los </w:t>
        </w:r>
      </w:ins>
      <w:ins w:id="803"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804" w:author="IO" w:date="2011-06-09T12:13:00Z"/>
          <w:rFonts w:eastAsia="Times New Roman" w:cs="Times New Roman"/>
        </w:rPr>
      </w:pPr>
    </w:p>
    <w:p w14:paraId="55C173B3" w14:textId="1C117E92" w:rsidR="00F06242" w:rsidDel="003053E5" w:rsidRDefault="00F06242" w:rsidP="002D5955">
      <w:pPr>
        <w:jc w:val="both"/>
        <w:rPr>
          <w:del w:id="805" w:author="Orion" w:date="2011-06-10T20:49:00Z"/>
          <w:rFonts w:cs="Times New Roman"/>
        </w:rPr>
      </w:pPr>
    </w:p>
    <w:p w14:paraId="4D191322" w14:textId="75F6F4C5" w:rsidR="00BB1765" w:rsidRPr="00246937" w:rsidRDefault="008419B7">
      <w:pPr>
        <w:jc w:val="both"/>
        <w:rPr>
          <w:rFonts w:eastAsia="Times New Roman" w:cs="Times New Roman"/>
        </w:rPr>
      </w:pPr>
      <w:del w:id="806"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807" w:author="Orion" w:date="2011-05-16T12:13:00Z">
        <w:r w:rsidR="002A2465">
          <w:rPr>
            <w:rFonts w:eastAsia="Times New Roman" w:cs="Times New Roman"/>
          </w:rPr>
          <w:t xml:space="preserve">El resto de la memoria se organiza </w:t>
        </w:r>
      </w:ins>
      <w:ins w:id="808" w:author="Orion" w:date="2011-05-16T12:15:00Z">
        <w:r w:rsidR="008B7324">
          <w:rPr>
            <w:rFonts w:eastAsia="Times New Roman" w:cs="Times New Roman"/>
          </w:rPr>
          <w:t>en una serie de secciones donde</w:t>
        </w:r>
      </w:ins>
      <w:del w:id="809" w:author="Orion" w:date="2011-04-02T12:56:00Z">
        <w:r w:rsidR="00BB1765" w:rsidRPr="00246937" w:rsidDel="001A2EC8">
          <w:rPr>
            <w:rFonts w:eastAsia="Times New Roman" w:cs="Times New Roman"/>
          </w:rPr>
          <w:delText xml:space="preserve">y </w:delText>
        </w:r>
      </w:del>
      <w:del w:id="810" w:author="Orion" w:date="2011-04-02T12:55:00Z">
        <w:r w:rsidR="00BB1765" w:rsidRPr="00246937" w:rsidDel="001A2EC8">
          <w:rPr>
            <w:rFonts w:eastAsia="Times New Roman" w:cs="Times New Roman"/>
          </w:rPr>
          <w:delText xml:space="preserve">desarrollada en Java para implementar </w:delText>
        </w:r>
      </w:del>
      <w:del w:id="811" w:author="Orion" w:date="2011-03-26T12:06:00Z">
        <w:r w:rsidR="00BB1765" w:rsidRPr="00246937" w:rsidDel="006165F7">
          <w:rPr>
            <w:rFonts w:eastAsia="Times New Roman" w:cs="Times New Roman"/>
          </w:rPr>
          <w:delText xml:space="preserve">sistemas multi agente </w:delText>
        </w:r>
      </w:del>
      <w:del w:id="812" w:author="Orion" w:date="2011-04-02T12:55:00Z">
        <w:r w:rsidR="00BB1765" w:rsidRPr="00246937" w:rsidDel="001A2EC8">
          <w:rPr>
            <w:rFonts w:eastAsia="Times New Roman" w:cs="Times New Roman"/>
          </w:rPr>
          <w:delText>(</w:delText>
        </w:r>
      </w:del>
      <w:del w:id="813" w:author="Orion" w:date="2011-03-26T12:06:00Z">
        <w:r w:rsidR="00BB1765" w:rsidRPr="00246937" w:rsidDel="006165F7">
          <w:rPr>
            <w:rFonts w:eastAsia="Times New Roman" w:cs="Times New Roman"/>
          </w:rPr>
          <w:delText>MAS</w:delText>
        </w:r>
      </w:del>
      <w:del w:id="814" w:author="Orion" w:date="2011-04-02T12:55:00Z">
        <w:r w:rsidR="00BB1765" w:rsidRPr="00246937" w:rsidDel="001A2EC8">
          <w:rPr>
            <w:rFonts w:eastAsia="Times New Roman" w:cs="Times New Roman"/>
          </w:rPr>
          <w:delText xml:space="preserve">). </w:delText>
        </w:r>
      </w:del>
      <w:del w:id="815" w:author="Orion" w:date="2011-05-16T12:13:00Z">
        <w:r w:rsidR="00BB1765" w:rsidRPr="00246937" w:rsidDel="002A2465">
          <w:rPr>
            <w:rFonts w:eastAsia="Times New Roman" w:cs="Times New Roman"/>
          </w:rPr>
          <w:delText>En las posteriores secciones</w:delText>
        </w:r>
      </w:del>
      <w:ins w:id="816" w:author="Orion" w:date="2011-05-16T12:13:00Z">
        <w:r w:rsidR="002A2465">
          <w:rPr>
            <w:rFonts w:eastAsia="Times New Roman" w:cs="Times New Roman"/>
          </w:rPr>
          <w:t>:</w:t>
        </w:r>
      </w:ins>
      <w:r w:rsidR="00BB1765" w:rsidRPr="00246937">
        <w:rPr>
          <w:rFonts w:eastAsia="Times New Roman" w:cs="Times New Roman"/>
        </w:rPr>
        <w:t xml:space="preserve"> </w:t>
      </w:r>
      <w:ins w:id="817" w:author="Orion" w:date="2011-05-03T11:40:00Z">
        <w:r w:rsidR="00C71A77">
          <w:rPr>
            <w:rFonts w:eastAsia="Times New Roman" w:cs="Times New Roman"/>
          </w:rPr>
          <w:t xml:space="preserve">primeramente </w:t>
        </w:r>
      </w:ins>
      <w:ins w:id="818" w:author="Orion" w:date="2011-05-03T12:15:00Z">
        <w:r w:rsidR="005C71EC">
          <w:rPr>
            <w:rFonts w:eastAsia="Times New Roman" w:cs="Times New Roman"/>
          </w:rPr>
          <w:t>se definirán</w:t>
        </w:r>
      </w:ins>
      <w:ins w:id="819" w:author="Orion" w:date="2011-05-03T11:40:00Z">
        <w:r w:rsidR="00C71A77">
          <w:rPr>
            <w:rFonts w:eastAsia="Times New Roman" w:cs="Times New Roman"/>
          </w:rPr>
          <w:t xml:space="preserve"> algunos concep</w:t>
        </w:r>
      </w:ins>
      <w:ins w:id="820" w:author="Orion" w:date="2011-05-03T11:41:00Z">
        <w:r w:rsidR="007C0995">
          <w:rPr>
            <w:rFonts w:eastAsia="Times New Roman" w:cs="Times New Roman"/>
          </w:rPr>
          <w:t>tos</w:t>
        </w:r>
      </w:ins>
      <w:ins w:id="821" w:author="Orion" w:date="2011-05-03T11:42:00Z">
        <w:r w:rsidR="00603813">
          <w:rPr>
            <w:rFonts w:eastAsia="Times New Roman" w:cs="Times New Roman"/>
          </w:rPr>
          <w:t xml:space="preserve"> de la navegación aérea</w:t>
        </w:r>
      </w:ins>
      <w:ins w:id="822" w:author="Orion" w:date="2011-06-11T12:15:00Z">
        <w:r w:rsidR="00C85B1A">
          <w:rPr>
            <w:rFonts w:eastAsia="Times New Roman" w:cs="Times New Roman"/>
          </w:rPr>
          <w:t xml:space="preserve"> (</w:t>
        </w:r>
        <w:r w:rsidR="00C85B1A" w:rsidRPr="00C85B1A">
          <w:rPr>
            <w:rFonts w:eastAsia="Times New Roman" w:cs="Times New Roman"/>
            <w:i/>
            <w:rPrChange w:id="823" w:author="Orion" w:date="2011-06-11T12:15:00Z">
              <w:rPr>
                <w:rFonts w:eastAsia="Times New Roman" w:cs="Times New Roman"/>
              </w:rPr>
            </w:rPrChange>
          </w:rPr>
          <w:t>Conceptos de la navegación aérea</w:t>
        </w:r>
        <w:r w:rsidR="00C85B1A">
          <w:rPr>
            <w:rFonts w:eastAsia="Times New Roman" w:cs="Times New Roman"/>
          </w:rPr>
          <w:t>)</w:t>
        </w:r>
      </w:ins>
      <w:ins w:id="824" w:author="Orion" w:date="2011-05-03T11:42:00Z">
        <w:r w:rsidR="00603813">
          <w:rPr>
            <w:rFonts w:eastAsia="Times New Roman" w:cs="Times New Roman"/>
          </w:rPr>
          <w:t xml:space="preserve"> para </w:t>
        </w:r>
      </w:ins>
      <w:ins w:id="825" w:author="Orion" w:date="2011-05-16T12:13:00Z">
        <w:r w:rsidR="002A2465">
          <w:rPr>
            <w:rFonts w:eastAsia="Times New Roman" w:cs="Times New Roman"/>
          </w:rPr>
          <w:t>seguidamente</w:t>
        </w:r>
      </w:ins>
      <w:ins w:id="826" w:author="Orion" w:date="2011-05-03T11:41:00Z">
        <w:r w:rsidR="007C0995">
          <w:rPr>
            <w:rFonts w:eastAsia="Times New Roman" w:cs="Times New Roman"/>
          </w:rPr>
          <w:t xml:space="preserve"> </w:t>
        </w:r>
      </w:ins>
      <w:r w:rsidR="00BB1765" w:rsidRPr="00246937">
        <w:rPr>
          <w:rFonts w:eastAsia="Times New Roman" w:cs="Times New Roman"/>
        </w:rPr>
        <w:t>entrar</w:t>
      </w:r>
      <w:del w:id="827"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828" w:author="Orion" w:date="2011-06-11T12:16:00Z">
        <w:r w:rsidR="00C85B1A">
          <w:rPr>
            <w:rFonts w:eastAsia="Times New Roman" w:cs="Times New Roman"/>
          </w:rPr>
          <w:t xml:space="preserve"> (</w:t>
        </w:r>
        <w:r w:rsidR="00C85B1A" w:rsidRPr="00C85B1A">
          <w:rPr>
            <w:rFonts w:eastAsia="Times New Roman" w:cs="Times New Roman"/>
            <w:i/>
            <w:rPrChange w:id="829" w:author="Orion" w:date="2011-06-11T12:16:00Z">
              <w:rPr>
                <w:rFonts w:eastAsia="Times New Roman" w:cs="Times New Roman"/>
              </w:rPr>
            </w:rPrChange>
          </w:rPr>
          <w:t>Estado del Arte</w:t>
        </w:r>
        <w:r w:rsidR="00C85B1A">
          <w:rPr>
            <w:rFonts w:eastAsia="Times New Roman" w:cs="Times New Roman"/>
          </w:rPr>
          <w:t>)</w:t>
        </w:r>
      </w:ins>
      <w:ins w:id="830" w:author="Orion" w:date="2011-05-03T11:43:00Z">
        <w:r w:rsidR="00B65148">
          <w:rPr>
            <w:rFonts w:eastAsia="Times New Roman" w:cs="Times New Roman"/>
          </w:rPr>
          <w:t xml:space="preserve">. </w:t>
        </w:r>
      </w:ins>
      <w:ins w:id="831" w:author="Orion" w:date="2011-06-11T12:17:00Z">
        <w:r w:rsidR="00C85B1A">
          <w:rPr>
            <w:rFonts w:eastAsia="Times New Roman" w:cs="Times New Roman"/>
          </w:rPr>
          <w:t>Posteriormente se definirán una seri</w:t>
        </w:r>
      </w:ins>
      <w:ins w:id="832" w:author="Orion" w:date="2011-06-11T12:18:00Z">
        <w:r w:rsidR="00C85B1A">
          <w:rPr>
            <w:rFonts w:eastAsia="Times New Roman" w:cs="Times New Roman"/>
          </w:rPr>
          <w:t>e</w:t>
        </w:r>
      </w:ins>
      <w:ins w:id="833" w:author="Orion" w:date="2011-06-11T12:17:00Z">
        <w:r w:rsidR="00C85B1A">
          <w:rPr>
            <w:rFonts w:eastAsia="Times New Roman" w:cs="Times New Roman"/>
          </w:rPr>
          <w:t xml:space="preserve"> de requisi</w:t>
        </w:r>
      </w:ins>
      <w:ins w:id="834"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835" w:author="Orion" w:date="2011-06-11T12:18:00Z">
              <w:rPr>
                <w:rFonts w:eastAsia="Times New Roman" w:cs="Times New Roman"/>
              </w:rPr>
            </w:rPrChange>
          </w:rPr>
          <w:t>Requisitos del Sistema</w:t>
        </w:r>
        <w:r w:rsidR="00C85B1A">
          <w:rPr>
            <w:rFonts w:eastAsia="Times New Roman" w:cs="Times New Roman"/>
          </w:rPr>
          <w:t xml:space="preserve">). </w:t>
        </w:r>
      </w:ins>
      <w:ins w:id="836" w:author="Orion" w:date="2011-05-03T11:43:00Z">
        <w:r w:rsidR="00B65148">
          <w:rPr>
            <w:rFonts w:eastAsia="Times New Roman" w:cs="Times New Roman"/>
          </w:rPr>
          <w:t xml:space="preserve">A </w:t>
        </w:r>
      </w:ins>
      <w:del w:id="837" w:author="Orion" w:date="2011-05-03T11:43:00Z">
        <w:r w:rsidR="00BB1765" w:rsidRPr="00246937" w:rsidDel="00B65148">
          <w:rPr>
            <w:rFonts w:eastAsia="Times New Roman" w:cs="Times New Roman"/>
          </w:rPr>
          <w:delText xml:space="preserve">, </w:delText>
        </w:r>
      </w:del>
      <w:ins w:id="838" w:author="Orion" w:date="2011-05-03T11:43:00Z">
        <w:r w:rsidR="00B65148">
          <w:rPr>
            <w:rFonts w:eastAsia="Times New Roman" w:cs="Times New Roman"/>
          </w:rPr>
          <w:t xml:space="preserve">continuación </w:t>
        </w:r>
      </w:ins>
      <w:del w:id="839" w:author="Orion" w:date="2011-05-03T12:16:00Z">
        <w:r w:rsidR="00BB1765" w:rsidRPr="00246937" w:rsidDel="00322EC8">
          <w:rPr>
            <w:rFonts w:eastAsia="Times New Roman" w:cs="Times New Roman"/>
          </w:rPr>
          <w:delText xml:space="preserve">presentaremos </w:delText>
        </w:r>
      </w:del>
      <w:ins w:id="840"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841" w:author="Orion" w:date="2011-05-03T12:16:00Z">
        <w:r w:rsidR="00BB1765" w:rsidRPr="00246937" w:rsidDel="00322EC8">
          <w:rPr>
            <w:rFonts w:eastAsia="Times New Roman" w:cs="Times New Roman"/>
          </w:rPr>
          <w:delText xml:space="preserve">hemos </w:delText>
        </w:r>
      </w:del>
      <w:ins w:id="842"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843" w:author="Orion" w:date="2011-05-03T11:36:00Z">
        <w:r w:rsidR="00D2584F">
          <w:rPr>
            <w:rFonts w:eastAsia="Times New Roman" w:cs="Times New Roman"/>
          </w:rPr>
          <w:t xml:space="preserve">donde </w:t>
        </w:r>
      </w:ins>
      <w:ins w:id="844" w:author="Orion" w:date="2011-05-03T12:16:00Z">
        <w:r w:rsidR="00322EC8">
          <w:rPr>
            <w:rFonts w:eastAsia="Times New Roman" w:cs="Times New Roman"/>
          </w:rPr>
          <w:t>se mostrarán</w:t>
        </w:r>
      </w:ins>
      <w:ins w:id="845" w:author="Orion" w:date="2011-05-03T11:36:00Z">
        <w:r w:rsidR="00D2584F">
          <w:rPr>
            <w:rFonts w:eastAsia="Times New Roman" w:cs="Times New Roman"/>
          </w:rPr>
          <w:t xml:space="preserve"> </w:t>
        </w:r>
      </w:ins>
      <w:ins w:id="846" w:author="Orion" w:date="2011-05-03T11:39:00Z">
        <w:r w:rsidR="00322EC8">
          <w:rPr>
            <w:rFonts w:eastAsia="Times New Roman" w:cs="Times New Roman"/>
          </w:rPr>
          <w:t>y explicar</w:t>
        </w:r>
      </w:ins>
      <w:ins w:id="847" w:author="Orion" w:date="2011-05-03T12:16:00Z">
        <w:r w:rsidR="00322EC8">
          <w:rPr>
            <w:rFonts w:eastAsia="Times New Roman" w:cs="Times New Roman"/>
          </w:rPr>
          <w:t>án</w:t>
        </w:r>
      </w:ins>
      <w:ins w:id="848" w:author="Orion" w:date="2011-05-03T11:39:00Z">
        <w:r w:rsidR="00C71A77">
          <w:rPr>
            <w:rFonts w:eastAsia="Times New Roman" w:cs="Times New Roman"/>
          </w:rPr>
          <w:t xml:space="preserve"> </w:t>
        </w:r>
      </w:ins>
      <w:ins w:id="849" w:author="Orion" w:date="2011-05-03T11:36:00Z">
        <w:r w:rsidR="00D2584F">
          <w:rPr>
            <w:rFonts w:eastAsia="Times New Roman" w:cs="Times New Roman"/>
          </w:rPr>
          <w:t xml:space="preserve">los distintos diagramas </w:t>
        </w:r>
      </w:ins>
      <w:ins w:id="850" w:author="Orion" w:date="2011-05-03T11:37:00Z">
        <w:r w:rsidR="00D2584F">
          <w:rPr>
            <w:rFonts w:eastAsia="Times New Roman" w:cs="Times New Roman"/>
          </w:rPr>
          <w:t xml:space="preserve">desarrollados con </w:t>
        </w:r>
      </w:ins>
      <w:ins w:id="851" w:author="Orion" w:date="2011-05-03T11:39:00Z">
        <w:r w:rsidR="00C71A77">
          <w:rPr>
            <w:rFonts w:eastAsia="Times New Roman" w:cs="Times New Roman"/>
          </w:rPr>
          <w:t xml:space="preserve">el IDK que modelan el </w:t>
        </w:r>
      </w:ins>
      <w:ins w:id="852" w:author="Orion" w:date="2011-05-03T11:40:00Z">
        <w:r w:rsidR="00C71A77">
          <w:rPr>
            <w:rFonts w:eastAsia="Times New Roman" w:cs="Times New Roman"/>
          </w:rPr>
          <w:t>problema a tratar</w:t>
        </w:r>
      </w:ins>
      <w:ins w:id="853" w:author="Orion" w:date="2011-06-11T12:19:00Z">
        <w:r w:rsidR="00C85B1A">
          <w:rPr>
            <w:rFonts w:eastAsia="Times New Roman" w:cs="Times New Roman"/>
          </w:rPr>
          <w:t xml:space="preserve"> (</w:t>
        </w:r>
        <w:r w:rsidR="00C85B1A" w:rsidRPr="00C85B1A">
          <w:rPr>
            <w:rFonts w:eastAsia="Times New Roman" w:cs="Times New Roman"/>
            <w:i/>
            <w:rPrChange w:id="854" w:author="Orion" w:date="2011-06-11T12:19:00Z">
              <w:rPr>
                <w:rFonts w:eastAsia="Times New Roman" w:cs="Times New Roman"/>
              </w:rPr>
            </w:rPrChange>
          </w:rPr>
          <w:t>Plataforma</w:t>
        </w:r>
        <w:r w:rsidR="00C85B1A">
          <w:rPr>
            <w:rFonts w:eastAsia="Times New Roman" w:cs="Times New Roman"/>
          </w:rPr>
          <w:t>)</w:t>
        </w:r>
      </w:ins>
      <w:ins w:id="855" w:author="Orion" w:date="2011-05-03T11:50:00Z">
        <w:r w:rsidR="00512FF5">
          <w:rPr>
            <w:rFonts w:eastAsia="Times New Roman" w:cs="Times New Roman"/>
          </w:rPr>
          <w:t>.</w:t>
        </w:r>
      </w:ins>
      <w:ins w:id="856" w:author="Orion" w:date="2011-05-16T12:17:00Z">
        <w:r w:rsidR="001E27AC">
          <w:rPr>
            <w:rFonts w:eastAsia="Times New Roman" w:cs="Times New Roman"/>
          </w:rPr>
          <w:t xml:space="preserve"> </w:t>
        </w:r>
      </w:ins>
      <w:ins w:id="857" w:author="Orion" w:date="2011-05-16T12:21:00Z">
        <w:r w:rsidR="001E27AC">
          <w:rPr>
            <w:rFonts w:eastAsia="Times New Roman" w:cs="Times New Roman"/>
          </w:rPr>
          <w:t xml:space="preserve">Seguidamente </w:t>
        </w:r>
      </w:ins>
      <w:ins w:id="858" w:author="Orion" w:date="2011-05-16T12:17:00Z">
        <w:r w:rsidR="001E27AC">
          <w:rPr>
            <w:rFonts w:eastAsia="Times New Roman" w:cs="Times New Roman"/>
          </w:rPr>
          <w:t xml:space="preserve">se presentarán una serie de </w:t>
        </w:r>
      </w:ins>
      <w:ins w:id="859" w:author="Orion" w:date="2011-05-16T12:18:00Z">
        <w:r w:rsidR="001E27AC">
          <w:rPr>
            <w:rFonts w:eastAsia="Times New Roman" w:cs="Times New Roman"/>
          </w:rPr>
          <w:t xml:space="preserve">casos de estudio y </w:t>
        </w:r>
      </w:ins>
      <w:ins w:id="860" w:author="Orion" w:date="2011-05-16T12:19:00Z">
        <w:r w:rsidR="001E27AC">
          <w:rPr>
            <w:rFonts w:eastAsia="Times New Roman" w:cs="Times New Roman"/>
          </w:rPr>
          <w:t>pruebas</w:t>
        </w:r>
      </w:ins>
      <w:ins w:id="861" w:author="Orion" w:date="2011-05-16T12:18:00Z">
        <w:r w:rsidR="001E27AC">
          <w:rPr>
            <w:rFonts w:eastAsia="Times New Roman" w:cs="Times New Roman"/>
          </w:rPr>
          <w:t xml:space="preserve"> realizadas sobre este entorno de simulación </w:t>
        </w:r>
      </w:ins>
      <w:ins w:id="862" w:author="Orion" w:date="2011-05-16T12:19:00Z">
        <w:r w:rsidR="001E27AC">
          <w:rPr>
            <w:rFonts w:eastAsia="Times New Roman" w:cs="Times New Roman"/>
          </w:rPr>
          <w:t>desarrollado</w:t>
        </w:r>
      </w:ins>
      <w:ins w:id="863" w:author="Orion" w:date="2011-06-11T12:19:00Z">
        <w:r w:rsidR="0013471B">
          <w:rPr>
            <w:rFonts w:eastAsia="Times New Roman" w:cs="Times New Roman"/>
          </w:rPr>
          <w:t xml:space="preserve"> (</w:t>
        </w:r>
        <w:r w:rsidR="0013471B" w:rsidRPr="0013471B">
          <w:rPr>
            <w:rFonts w:eastAsia="Times New Roman" w:cs="Times New Roman"/>
            <w:i/>
            <w:rPrChange w:id="864" w:author="Orion" w:date="2011-06-11T12:19:00Z">
              <w:rPr>
                <w:rFonts w:eastAsia="Times New Roman" w:cs="Times New Roman"/>
              </w:rPr>
            </w:rPrChange>
          </w:rPr>
          <w:t>Casos de Estudio</w:t>
        </w:r>
        <w:r w:rsidR="0013471B">
          <w:rPr>
            <w:rFonts w:eastAsia="Times New Roman" w:cs="Times New Roman"/>
          </w:rPr>
          <w:t>)</w:t>
        </w:r>
      </w:ins>
      <w:ins w:id="865" w:author="Orion" w:date="2011-05-16T12:19:00Z">
        <w:r w:rsidR="001E27AC">
          <w:rPr>
            <w:rFonts w:eastAsia="Times New Roman" w:cs="Times New Roman"/>
          </w:rPr>
          <w:t xml:space="preserve"> para</w:t>
        </w:r>
      </w:ins>
      <w:ins w:id="866" w:author="Orion" w:date="2011-05-16T12:20:00Z">
        <w:r w:rsidR="001E27AC">
          <w:rPr>
            <w:rFonts w:eastAsia="Times New Roman" w:cs="Times New Roman"/>
          </w:rPr>
          <w:t>, posteriormente,</w:t>
        </w:r>
      </w:ins>
      <w:ins w:id="867" w:author="Orion" w:date="2011-05-16T12:19:00Z">
        <w:r w:rsidR="001E27AC">
          <w:rPr>
            <w:rFonts w:eastAsia="Times New Roman" w:cs="Times New Roman"/>
          </w:rPr>
          <w:t xml:space="preserve"> en el si</w:t>
        </w:r>
      </w:ins>
      <w:ins w:id="868" w:author="Orion" w:date="2011-05-16T12:20:00Z">
        <w:r w:rsidR="001E27AC">
          <w:rPr>
            <w:rFonts w:eastAsia="Times New Roman" w:cs="Times New Roman"/>
          </w:rPr>
          <w:t>guiente capítulo</w:t>
        </w:r>
      </w:ins>
      <w:ins w:id="869" w:author="Orion" w:date="2011-05-16T13:14:00Z">
        <w:r w:rsidR="002C2AFB">
          <w:rPr>
            <w:rFonts w:eastAsia="Times New Roman" w:cs="Times New Roman"/>
          </w:rPr>
          <w:t>,</w:t>
        </w:r>
      </w:ins>
      <w:ins w:id="870" w:author="Orion" w:date="2011-05-16T12:20:00Z">
        <w:r w:rsidR="001E27AC">
          <w:rPr>
            <w:rFonts w:eastAsia="Times New Roman" w:cs="Times New Roman"/>
          </w:rPr>
          <w:t xml:space="preserve"> discutir y analizar estos datos obtenidos</w:t>
        </w:r>
      </w:ins>
      <w:ins w:id="871" w:author="Orion" w:date="2011-06-11T12:19:00Z">
        <w:r w:rsidR="0013471B">
          <w:rPr>
            <w:rFonts w:eastAsia="Times New Roman" w:cs="Times New Roman"/>
          </w:rPr>
          <w:t xml:space="preserve"> </w:t>
        </w:r>
      </w:ins>
      <w:ins w:id="872" w:author="Orion" w:date="2011-06-11T12:20:00Z">
        <w:r w:rsidR="0013471B">
          <w:rPr>
            <w:rFonts w:eastAsia="Times New Roman" w:cs="Times New Roman"/>
          </w:rPr>
          <w:t>(</w:t>
        </w:r>
        <w:r w:rsidR="0013471B" w:rsidRPr="0013471B">
          <w:rPr>
            <w:rFonts w:eastAsia="Times New Roman" w:cs="Times New Roman"/>
            <w:i/>
            <w:rPrChange w:id="873" w:author="Orion" w:date="2011-06-11T12:20:00Z">
              <w:rPr>
                <w:rFonts w:eastAsia="Times New Roman" w:cs="Times New Roman"/>
              </w:rPr>
            </w:rPrChange>
          </w:rPr>
          <w:t>Discusión</w:t>
        </w:r>
        <w:r w:rsidR="0013471B">
          <w:rPr>
            <w:rFonts w:eastAsia="Times New Roman" w:cs="Times New Roman"/>
          </w:rPr>
          <w:t>)</w:t>
        </w:r>
      </w:ins>
      <w:ins w:id="874" w:author="Orion" w:date="2011-05-16T12:20:00Z">
        <w:r w:rsidR="001E27AC">
          <w:rPr>
            <w:rFonts w:eastAsia="Times New Roman" w:cs="Times New Roman"/>
          </w:rPr>
          <w:t>. Y p</w:t>
        </w:r>
      </w:ins>
      <w:ins w:id="875" w:author="Orion" w:date="2011-05-16T12:19:00Z">
        <w:r w:rsidR="001E27AC">
          <w:rPr>
            <w:rFonts w:eastAsia="Times New Roman" w:cs="Times New Roman"/>
          </w:rPr>
          <w:t>or último</w:t>
        </w:r>
      </w:ins>
      <w:ins w:id="876" w:author="Orion" w:date="2011-05-03T11:39:00Z">
        <w:r w:rsidR="00C71A77">
          <w:rPr>
            <w:rFonts w:eastAsia="Times New Roman" w:cs="Times New Roman"/>
          </w:rPr>
          <w:t xml:space="preserve"> </w:t>
        </w:r>
      </w:ins>
      <w:del w:id="877" w:author="Orion" w:date="2011-05-03T12:16:00Z">
        <w:r w:rsidR="00BB1765" w:rsidRPr="00246937" w:rsidDel="00140E96">
          <w:rPr>
            <w:rFonts w:eastAsia="Times New Roman" w:cs="Times New Roman"/>
          </w:rPr>
          <w:delText xml:space="preserve">mostraremos </w:delText>
        </w:r>
      </w:del>
      <w:ins w:id="878" w:author="Orion" w:date="2011-05-03T12:16:00Z">
        <w:r w:rsidR="001E27AC">
          <w:rPr>
            <w:rFonts w:eastAsia="Times New Roman" w:cs="Times New Roman"/>
          </w:rPr>
          <w:t>se aporta</w:t>
        </w:r>
      </w:ins>
      <w:ins w:id="879" w:author="Orion" w:date="2011-05-16T12:21:00Z">
        <w:r w:rsidR="001E27AC">
          <w:rPr>
            <w:rFonts w:eastAsia="Times New Roman" w:cs="Times New Roman"/>
          </w:rPr>
          <w:t>rán</w:t>
        </w:r>
      </w:ins>
      <w:ins w:id="880"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881" w:author="Orion" w:date="2011-05-03T11:50:00Z">
        <w:r w:rsidR="00CB2FF3">
          <w:rPr>
            <w:rFonts w:eastAsia="Times New Roman" w:cs="Times New Roman"/>
          </w:rPr>
          <w:t>,</w:t>
        </w:r>
      </w:ins>
      <w:r w:rsidR="00BB1765" w:rsidRPr="00246937">
        <w:rPr>
          <w:rFonts w:eastAsia="Times New Roman" w:cs="Times New Roman"/>
        </w:rPr>
        <w:t xml:space="preserve"> y</w:t>
      </w:r>
      <w:del w:id="882" w:author="Orion" w:date="2011-05-16T12:16:00Z">
        <w:r w:rsidR="00BB1765" w:rsidRPr="00246937" w:rsidDel="008B7324">
          <w:rPr>
            <w:rFonts w:eastAsia="Times New Roman" w:cs="Times New Roman"/>
          </w:rPr>
          <w:delText xml:space="preserve"> </w:delText>
        </w:r>
      </w:del>
      <w:ins w:id="883" w:author="Orion" w:date="2011-05-03T11:50:00Z">
        <w:r w:rsidR="00512FF5">
          <w:rPr>
            <w:rFonts w:eastAsia="Times New Roman" w:cs="Times New Roman"/>
          </w:rPr>
          <w:t xml:space="preserve"> </w:t>
        </w:r>
      </w:ins>
      <w:del w:id="884" w:author="Orion" w:date="2011-05-03T12:17:00Z">
        <w:r w:rsidR="00BB1765" w:rsidRPr="00246937" w:rsidDel="00140E96">
          <w:rPr>
            <w:rFonts w:eastAsia="Times New Roman" w:cs="Times New Roman"/>
          </w:rPr>
          <w:delText xml:space="preserve">presentaremos </w:delText>
        </w:r>
      </w:del>
      <w:ins w:id="885"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886"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887" w:author="Orion" w:date="2011-06-11T12:20:00Z">
        <w:r w:rsidR="0071072E">
          <w:rPr>
            <w:rFonts w:eastAsia="Times New Roman" w:cs="Times New Roman"/>
          </w:rPr>
          <w:t xml:space="preserve"> (</w:t>
        </w:r>
        <w:r w:rsidR="0071072E" w:rsidRPr="0071072E">
          <w:rPr>
            <w:rFonts w:eastAsia="Times New Roman" w:cs="Times New Roman"/>
            <w:i/>
            <w:rPrChange w:id="888"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889" w:author="Orion" w:date="2011-05-02T20:35:00Z"/>
        </w:rPr>
        <w:pPrChange w:id="890" w:author="Orion" w:date="2011-05-02T20:38:00Z">
          <w:pPr>
            <w:widowControl/>
            <w:suppressAutoHyphens w:val="0"/>
          </w:pPr>
        </w:pPrChange>
      </w:pPr>
      <w:bookmarkStart w:id="891" w:name="_Toc298231230"/>
      <w:ins w:id="892" w:author="Orion" w:date="2011-05-03T11:42:00Z">
        <w:r>
          <w:rPr>
            <w:rFonts w:ascii="Times New Roman" w:hAnsi="Times New Roman" w:cs="Times New Roman"/>
          </w:rPr>
          <w:t>C</w:t>
        </w:r>
      </w:ins>
      <w:ins w:id="893" w:author="Orion" w:date="2011-05-02T20:35:00Z">
        <w:r w:rsidR="00067307" w:rsidRPr="00B65F96">
          <w:rPr>
            <w:rFonts w:ascii="Times New Roman" w:hAnsi="Times New Roman" w:cs="Times New Roman"/>
            <w:rPrChange w:id="894" w:author="Orion" w:date="2011-05-02T20:38:00Z">
              <w:rPr/>
            </w:rPrChange>
          </w:rPr>
          <w:t>onceptos</w:t>
        </w:r>
      </w:ins>
      <w:ins w:id="895" w:author="Orion" w:date="2011-05-03T11:42:00Z">
        <w:r>
          <w:rPr>
            <w:rFonts w:ascii="Times New Roman" w:hAnsi="Times New Roman" w:cs="Times New Roman"/>
          </w:rPr>
          <w:t xml:space="preserve"> básicos</w:t>
        </w:r>
      </w:ins>
      <w:ins w:id="896" w:author="Orion" w:date="2011-05-02T20:35:00Z">
        <w:r w:rsidR="00067307" w:rsidRPr="00B65F96">
          <w:rPr>
            <w:rFonts w:ascii="Times New Roman" w:hAnsi="Times New Roman" w:cs="Times New Roman"/>
            <w:rPrChange w:id="897" w:author="Orion" w:date="2011-05-02T20:38:00Z">
              <w:rPr/>
            </w:rPrChange>
          </w:rPr>
          <w:t xml:space="preserve"> de navegación aérea</w:t>
        </w:r>
        <w:bookmarkEnd w:id="891"/>
      </w:ins>
    </w:p>
    <w:p w14:paraId="66A0FB7A" w14:textId="77777777" w:rsidR="00067307" w:rsidDel="007C74FC" w:rsidRDefault="00067307" w:rsidP="00067307">
      <w:pPr>
        <w:jc w:val="both"/>
        <w:rPr>
          <w:ins w:id="898" w:author="Orion" w:date="2011-05-02T20:35:00Z"/>
          <w:del w:id="899" w:author="IO" w:date="2011-05-12T17:53:00Z"/>
          <w:rFonts w:eastAsia="Times New Roman" w:cs="Times New Roman"/>
        </w:rPr>
      </w:pPr>
    </w:p>
    <w:p w14:paraId="48DC6A1C" w14:textId="432F8351" w:rsidR="005421EE" w:rsidRDefault="00B65F96" w:rsidP="00067307">
      <w:pPr>
        <w:jc w:val="both"/>
        <w:rPr>
          <w:ins w:id="900" w:author="Orion" w:date="2011-05-15T15:23:00Z"/>
          <w:rFonts w:cs="Times New Roman"/>
        </w:rPr>
      </w:pPr>
      <w:ins w:id="901" w:author="Orion" w:date="2011-05-02T20:36:00Z">
        <w:del w:id="902" w:author="IO" w:date="2011-05-12T17:53:00Z">
          <w:r w:rsidDel="007C74FC">
            <w:rPr>
              <w:rFonts w:cs="Times New Roman"/>
            </w:rPr>
            <w:delText xml:space="preserve">Como </w:delText>
          </w:r>
        </w:del>
      </w:ins>
      <w:ins w:id="903" w:author="Orion" w:date="2011-05-03T12:17:00Z">
        <w:del w:id="904" w:author="IO" w:date="2011-05-12T17:53:00Z">
          <w:r w:rsidR="00E37516" w:rsidDel="007C74FC">
            <w:rPr>
              <w:rFonts w:cs="Times New Roman"/>
            </w:rPr>
            <w:delText>se ha comentado</w:delText>
          </w:r>
        </w:del>
      </w:ins>
      <w:ins w:id="905" w:author="Orion" w:date="2011-05-02T20:36:00Z">
        <w:del w:id="906" w:author="IO" w:date="2011-05-12T17:53:00Z">
          <w:r w:rsidDel="007C74FC">
            <w:rPr>
              <w:rFonts w:cs="Times New Roman"/>
            </w:rPr>
            <w:delText xml:space="preserve"> anteriormente l</w:delText>
          </w:r>
        </w:del>
      </w:ins>
      <w:ins w:id="907" w:author="IO" w:date="2011-05-12T17:53:00Z">
        <w:r w:rsidR="007C74FC">
          <w:rPr>
            <w:rFonts w:cs="Times New Roman"/>
          </w:rPr>
          <w:t>L</w:t>
        </w:r>
      </w:ins>
      <w:ins w:id="908" w:author="Orion" w:date="2011-05-02T20:36:00Z">
        <w:r w:rsidRPr="00246937">
          <w:rPr>
            <w:rFonts w:cs="Times New Roman"/>
          </w:rPr>
          <w:t xml:space="preserve">a navegación aérea engloba </w:t>
        </w:r>
        <w:del w:id="909" w:author="IO" w:date="2011-05-12T17:54:00Z">
          <w:r w:rsidRPr="00246937" w:rsidDel="007C74FC">
            <w:rPr>
              <w:rFonts w:cs="Times New Roman"/>
            </w:rPr>
            <w:delText>a un</w:delText>
          </w:r>
        </w:del>
      </w:ins>
      <w:ins w:id="910" w:author="IO" w:date="2011-05-12T17:54:00Z">
        <w:r w:rsidR="007C74FC">
          <w:rPr>
            <w:rFonts w:cs="Times New Roman"/>
          </w:rPr>
          <w:t>el</w:t>
        </w:r>
      </w:ins>
      <w:ins w:id="911" w:author="Orion" w:date="2011-05-02T20:36:00Z">
        <w:r w:rsidRPr="00246937">
          <w:rPr>
            <w:rFonts w:cs="Times New Roman"/>
          </w:rPr>
          <w:t xml:space="preserve"> conjunto de técnicas y procedimientos</w:t>
        </w:r>
        <w:del w:id="912"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913" w:author="IO" w:date="2011-06-09T13:14:00Z">
        <w:del w:id="914" w:author="Orion" w:date="2011-06-10T21:19:00Z">
          <w:r w:rsidR="00784846" w:rsidDel="007E4A77">
            <w:rPr>
              <w:rFonts w:cs="Times New Roman"/>
            </w:rPr>
            <w:delText xml:space="preserve">Los </w:delText>
          </w:r>
        </w:del>
      </w:ins>
      <w:ins w:id="915" w:author="IO" w:date="2011-05-12T17:54:00Z">
        <w:del w:id="916" w:author="Orion" w:date="2011-06-10T21:20:00Z">
          <w:r w:rsidR="007C74FC" w:rsidDel="005838FD">
            <w:rPr>
              <w:rFonts w:cs="Times New Roman"/>
            </w:rPr>
            <w:delText>Algunos</w:delText>
          </w:r>
        </w:del>
      </w:ins>
      <w:ins w:id="917" w:author="Orion" w:date="2011-06-10T21:20:00Z">
        <w:r w:rsidR="005838FD">
          <w:rPr>
            <w:rFonts w:cs="Times New Roman"/>
          </w:rPr>
          <w:t xml:space="preserve"> Los</w:t>
        </w:r>
      </w:ins>
      <w:ins w:id="918" w:author="IO" w:date="2011-05-12T17:54:00Z">
        <w:del w:id="919" w:author="Orion" w:date="2011-06-10T21:20:00Z">
          <w:r w:rsidR="007C74FC" w:rsidDel="005838FD">
            <w:rPr>
              <w:rFonts w:cs="Times New Roman"/>
            </w:rPr>
            <w:delText xml:space="preserve"> de los</w:delText>
          </w:r>
        </w:del>
        <w:r w:rsidR="007C74FC">
          <w:rPr>
            <w:rFonts w:cs="Times New Roman"/>
          </w:rPr>
          <w:t xml:space="preserve"> aspectos </w:t>
        </w:r>
      </w:ins>
      <w:ins w:id="920" w:author="IO" w:date="2011-06-09T13:14:00Z">
        <w:r w:rsidR="00784846">
          <w:rPr>
            <w:rFonts w:cs="Times New Roman"/>
          </w:rPr>
          <w:t>clave de este proceso</w:t>
        </w:r>
      </w:ins>
      <w:ins w:id="921" w:author="IO" w:date="2011-05-12T17:54:00Z">
        <w:del w:id="922"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923" w:author="IO" w:date="2011-06-09T13:14:00Z">
        <w:r w:rsidR="00784846">
          <w:rPr>
            <w:rFonts w:cs="Times New Roman"/>
          </w:rPr>
          <w:t>su ejecuci</w:t>
        </w:r>
      </w:ins>
      <w:ins w:id="924" w:author="IO" w:date="2011-06-09T13:15:00Z">
        <w:r w:rsidR="00784846">
          <w:rPr>
            <w:rFonts w:cs="Times New Roman"/>
          </w:rPr>
          <w:t>ón por</w:t>
        </w:r>
      </w:ins>
      <w:ins w:id="925" w:author="IO" w:date="2011-05-12T17:54:00Z">
        <w:del w:id="926" w:author="Orion" w:date="2011-06-10T21:21:00Z">
          <w:r w:rsidR="007C74FC" w:rsidDel="006A5B16">
            <w:rPr>
              <w:rFonts w:cs="Times New Roman"/>
            </w:rPr>
            <w:delText>o</w:delText>
          </w:r>
        </w:del>
        <w:r w:rsidR="007C74FC">
          <w:rPr>
            <w:rFonts w:cs="Times New Roman"/>
          </w:rPr>
          <w:t xml:space="preserve"> la </w:t>
        </w:r>
      </w:ins>
      <w:ins w:id="927" w:author="IO" w:date="2011-06-09T13:15:00Z">
        <w:r w:rsidR="00784846">
          <w:rPr>
            <w:rFonts w:cs="Times New Roman"/>
          </w:rPr>
          <w:t>tripulación</w:t>
        </w:r>
      </w:ins>
      <w:ins w:id="928" w:author="IO" w:date="2011-05-12T17:54:00Z">
        <w:del w:id="929" w:author="Orion" w:date="2011-06-10T21:21:00Z">
          <w:r w:rsidR="007C74FC" w:rsidRPr="00246937" w:rsidDel="006A5B16">
            <w:rPr>
              <w:rFonts w:cs="Times New Roman"/>
            </w:rPr>
            <w:delText>grabación</w:delText>
          </w:r>
        </w:del>
      </w:ins>
      <w:ins w:id="930" w:author="Orion" w:date="2011-06-11T12:26:00Z">
        <w:r w:rsidR="001E38DD">
          <w:rPr>
            <w:rFonts w:cs="Times New Roman"/>
          </w:rPr>
          <w:t xml:space="preserve"> de</w:t>
        </w:r>
      </w:ins>
      <w:ins w:id="931" w:author="IO" w:date="2011-05-12T17:54:00Z">
        <w:del w:id="932"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933" w:author="IO" w:date="2011-06-09T13:15:00Z">
        <w:r w:rsidR="00784846">
          <w:rPr>
            <w:rFonts w:cs="Times New Roman"/>
          </w:rPr>
          <w:t>la aeronave, y el seguimiento y ajuste</w:t>
        </w:r>
      </w:ins>
      <w:ins w:id="934" w:author="Orion" w:date="2011-06-10T21:22:00Z">
        <w:r w:rsidR="001616D6">
          <w:rPr>
            <w:rFonts w:cs="Times New Roman"/>
          </w:rPr>
          <w:t xml:space="preserve"> </w:t>
        </w:r>
      </w:ins>
      <w:ins w:id="935" w:author="IO" w:date="2011-05-12T17:54:00Z">
        <w:del w:id="936"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937" w:author="IO" w:date="2011-06-09T13:15:00Z">
        <w:r w:rsidR="00784846">
          <w:rPr>
            <w:rFonts w:cs="Times New Roman"/>
          </w:rPr>
          <w:t>mismo por los controladores.</w:t>
        </w:r>
      </w:ins>
      <w:ins w:id="938" w:author="IO" w:date="2011-06-09T13:17:00Z">
        <w:r w:rsidR="00784846">
          <w:rPr>
            <w:rFonts w:cs="Times New Roman"/>
          </w:rPr>
          <w:t xml:space="preserve"> Antes de discutirlos, hay que considerar cómo se organiza el espacio a</w:t>
        </w:r>
      </w:ins>
      <w:ins w:id="939" w:author="IO" w:date="2011-06-09T13:18:00Z">
        <w:r w:rsidR="00784846">
          <w:rPr>
            <w:rFonts w:cs="Times New Roman"/>
          </w:rPr>
          <w:t>éreo.</w:t>
        </w:r>
      </w:ins>
      <w:ins w:id="940" w:author="IO" w:date="2011-05-12T17:54:00Z">
        <w:del w:id="941" w:author="Orion" w:date="2011-06-10T21:22:00Z">
          <w:r w:rsidR="007C74FC" w:rsidRPr="00246937" w:rsidDel="006A5B16">
            <w:rPr>
              <w:rFonts w:cs="Times New Roman"/>
            </w:rPr>
            <w:delText>vehículo</w:delText>
          </w:r>
        </w:del>
      </w:ins>
      <w:ins w:id="942" w:author="IO" w:date="2011-05-12T18:04:00Z">
        <w:del w:id="943"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944" w:author="Orion" w:date="2011-05-15T15:23:00Z"/>
          <w:rStyle w:val="apple-style-span"/>
          <w:rFonts w:cs="Times New Roman"/>
          <w:bCs/>
          <w:color w:val="000000"/>
        </w:rPr>
      </w:pPr>
    </w:p>
    <w:p w14:paraId="56FE61A9" w14:textId="7BBB501A" w:rsidR="00784846" w:rsidRPr="00DD77B4" w:rsidRDefault="00784846" w:rsidP="00784846">
      <w:pPr>
        <w:jc w:val="both"/>
        <w:rPr>
          <w:ins w:id="945" w:author="IO" w:date="2011-06-09T13:18:00Z"/>
          <w:rStyle w:val="apple-style-span"/>
          <w:rFonts w:cs="Times New Roman"/>
          <w:bCs/>
          <w:color w:val="000000"/>
        </w:rPr>
      </w:pPr>
      <w:ins w:id="946"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947"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948"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949"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950"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951" w:author="IO" w:date="2011-06-09T13:19:00Z">
        <w:r>
          <w:rPr>
            <w:rStyle w:val="apple-style-span"/>
            <w:rFonts w:cs="Times New Roman"/>
            <w:bCs/>
            <w:color w:val="000000"/>
          </w:rPr>
          <w:t>“</w:t>
        </w:r>
      </w:ins>
      <w:ins w:id="952" w:author="IO" w:date="2011-06-09T13:18:00Z">
        <w:r>
          <w:rPr>
            <w:rStyle w:val="apple-style-span"/>
            <w:rFonts w:cs="Times New Roman"/>
            <w:bCs/>
            <w:color w:val="000000"/>
          </w:rPr>
          <w:t xml:space="preserve">área de responsabilidad” </w:t>
        </w:r>
      </w:ins>
      <w:ins w:id="953"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954" w:author="IO" w:date="2011-06-09T13:18:00Z">
        <w:r w:rsidRPr="00DD77B4">
          <w:rPr>
            <w:rStyle w:val="apple-style-span"/>
            <w:rFonts w:cs="Times New Roman"/>
            <w:bCs/>
            <w:color w:val="000000"/>
          </w:rPr>
          <w:t xml:space="preserve">. </w:t>
        </w:r>
      </w:ins>
      <w:ins w:id="955" w:author="Orion" w:date="2011-06-11T12:34:00Z">
        <w:r w:rsidR="00C312EE">
          <w:rPr>
            <w:rStyle w:val="apple-style-span"/>
            <w:rFonts w:cs="Times New Roman"/>
            <w:bCs/>
            <w:color w:val="000000"/>
          </w:rPr>
          <w:t xml:space="preserve">Cada una de estas regiones se puede dividir en </w:t>
        </w:r>
      </w:ins>
      <w:ins w:id="956" w:author="Orion" w:date="2011-06-11T12:35:00Z">
        <w:r w:rsidR="00C312EE">
          <w:rPr>
            <w:rStyle w:val="apple-style-span"/>
            <w:rFonts w:cs="Times New Roman"/>
            <w:bCs/>
            <w:color w:val="000000"/>
          </w:rPr>
          <w:t>espacio aéreo controlado y no controlado.</w:t>
        </w:r>
      </w:ins>
      <w:ins w:id="957" w:author="Orion" w:date="2011-06-11T12:31:00Z">
        <w:r w:rsidR="00C312EE">
          <w:rPr>
            <w:rStyle w:val="apple-style-span"/>
            <w:rFonts w:cs="Times New Roman"/>
            <w:bCs/>
            <w:color w:val="000000"/>
          </w:rPr>
          <w:t xml:space="preserve"> </w:t>
        </w:r>
      </w:ins>
      <w:ins w:id="958" w:author="IO" w:date="2011-06-09T13:18:00Z">
        <w:r w:rsidRPr="00DD77B4">
          <w:rPr>
            <w:rStyle w:val="apple-style-span"/>
            <w:rFonts w:cs="Times New Roman"/>
            <w:bCs/>
            <w:color w:val="000000"/>
          </w:rPr>
          <w:t xml:space="preserve">El </w:t>
        </w:r>
      </w:ins>
      <w:ins w:id="959"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960" w:author="IO" w:date="2011-06-09T13:18:00Z">
        <w:del w:id="961"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962"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963" w:author="Orion" w:date="2011-06-11T12:35:00Z">
        <w:r w:rsidR="00C312EE">
          <w:rPr>
            <w:rStyle w:val="apple-style-span"/>
            <w:rFonts w:cs="Times New Roman"/>
            <w:bCs/>
            <w:color w:val="000000"/>
          </w:rPr>
          <w:t>Sin embardo, en el espacio aére</w:t>
        </w:r>
      </w:ins>
      <w:ins w:id="964" w:author="Orion" w:date="2011-06-11T12:36:00Z">
        <w:r w:rsidR="00C312EE">
          <w:rPr>
            <w:rStyle w:val="apple-style-span"/>
            <w:rFonts w:cs="Times New Roman"/>
            <w:bCs/>
            <w:color w:val="000000"/>
          </w:rPr>
          <w:t>o</w:t>
        </w:r>
      </w:ins>
      <w:ins w:id="965" w:author="Orion" w:date="2011-06-11T12:35:00Z">
        <w:r w:rsidR="00C312EE">
          <w:rPr>
            <w:rStyle w:val="apple-style-span"/>
            <w:rFonts w:cs="Times New Roman"/>
            <w:bCs/>
            <w:color w:val="000000"/>
          </w:rPr>
          <w:t xml:space="preserve"> no </w:t>
        </w:r>
      </w:ins>
      <w:ins w:id="966"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967" w:author="Orion" w:date="2011-06-11T13:03:00Z">
        <w:r w:rsidR="00CE4E5F" w:rsidRPr="00C312EE">
          <w:rPr>
            <w:rStyle w:val="apple-style-span"/>
            <w:rFonts w:cs="Times New Roman"/>
            <w:bCs/>
            <w:color w:val="000000"/>
          </w:rPr>
          <w:t>Tráfico</w:t>
        </w:r>
      </w:ins>
      <w:ins w:id="968" w:author="Orion" w:date="2011-06-11T12:36:00Z">
        <w:r w:rsidR="00C312EE" w:rsidRPr="00C312EE">
          <w:rPr>
            <w:rStyle w:val="apple-style-span"/>
            <w:rFonts w:cs="Times New Roman"/>
            <w:bCs/>
            <w:color w:val="000000"/>
          </w:rPr>
          <w:t xml:space="preserve"> </w:t>
        </w:r>
      </w:ins>
      <w:ins w:id="969" w:author="Orion" w:date="2011-06-11T12:37:00Z">
        <w:r w:rsidR="002C0EFF" w:rsidRPr="00C312EE">
          <w:rPr>
            <w:rStyle w:val="apple-style-span"/>
            <w:rFonts w:cs="Times New Roman"/>
            <w:bCs/>
            <w:color w:val="000000"/>
          </w:rPr>
          <w:t>Aéreo</w:t>
        </w:r>
      </w:ins>
      <w:ins w:id="970"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971"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972"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973"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974"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975"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976"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977" w:author="Orion" w:date="2011-06-11T13:06:00Z">
          <w:r w:rsidRPr="00DD77B4" w:rsidDel="004D34F6">
            <w:rPr>
              <w:rStyle w:val="apple-style-span"/>
              <w:rFonts w:cs="Times New Roman"/>
              <w:bCs/>
              <w:color w:val="000000"/>
            </w:rPr>
            <w:delText>en</w:delText>
          </w:r>
        </w:del>
      </w:ins>
      <w:ins w:id="978" w:author="Orion" w:date="2011-06-11T13:06:00Z">
        <w:r w:rsidR="004D34F6">
          <w:rPr>
            <w:rStyle w:val="apple-style-span"/>
            <w:rFonts w:cs="Times New Roman"/>
            <w:bCs/>
            <w:color w:val="000000"/>
          </w:rPr>
          <w:t>de</w:t>
        </w:r>
      </w:ins>
      <w:ins w:id="979"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980" w:author="Orion" w:date="2011-06-11T13:06:00Z">
          <w:r w:rsidRPr="00DD77B4" w:rsidDel="001E2921">
            <w:rPr>
              <w:rStyle w:val="apple-style-span"/>
              <w:rFonts w:cs="Times New Roman"/>
              <w:bCs/>
              <w:color w:val="000000"/>
            </w:rPr>
            <w:delText>a</w:delText>
          </w:r>
        </w:del>
      </w:ins>
      <w:ins w:id="981" w:author="Orion" w:date="2011-06-11T13:06:00Z">
        <w:r w:rsidR="001E2921">
          <w:rPr>
            <w:rStyle w:val="apple-style-span"/>
            <w:rFonts w:cs="Times New Roman"/>
            <w:bCs/>
            <w:color w:val="000000"/>
          </w:rPr>
          <w:t>de</w:t>
        </w:r>
      </w:ins>
      <w:ins w:id="982"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983" w:author="IO" w:date="2011-06-09T13:18:00Z"/>
          <w:rStyle w:val="apple-style-span"/>
          <w:rFonts w:cs="Times New Roman"/>
          <w:bCs/>
          <w:color w:val="000000"/>
        </w:rPr>
      </w:pPr>
      <w:ins w:id="984"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985" w:author="Orion" w:date="2011-06-11T12:44:00Z"/>
          <w:rStyle w:val="apple-style-span"/>
          <w:rFonts w:cs="Times New Roman"/>
          <w:bCs/>
          <w:color w:val="000000"/>
        </w:rPr>
      </w:pPr>
      <w:ins w:id="986" w:author="IO" w:date="2011-06-09T13:18:00Z">
        <w:r>
          <w:rPr>
            <w:rStyle w:val="apple-style-span"/>
            <w:rFonts w:cs="Times New Roman"/>
            <w:bCs/>
            <w:color w:val="000000"/>
          </w:rPr>
          <w:lastRenderedPageBreak/>
          <w:t>Todos los vuelos</w:t>
        </w:r>
      </w:ins>
      <w:ins w:id="987" w:author="Orion" w:date="2011-06-11T12:43:00Z">
        <w:r w:rsidR="000C3948">
          <w:rPr>
            <w:rStyle w:val="apple-style-span"/>
            <w:rFonts w:cs="Times New Roman"/>
            <w:bCs/>
            <w:color w:val="000000"/>
          </w:rPr>
          <w:t>,</w:t>
        </w:r>
      </w:ins>
      <w:ins w:id="988" w:author="Orion" w:date="2011-06-11T12:41:00Z">
        <w:r w:rsidR="00B465AD">
          <w:rPr>
            <w:rStyle w:val="apple-style-span"/>
            <w:rFonts w:cs="Times New Roman"/>
            <w:bCs/>
            <w:color w:val="000000"/>
          </w:rPr>
          <w:t xml:space="preserve"> </w:t>
        </w:r>
      </w:ins>
      <w:ins w:id="989" w:author="Orion" w:date="2011-06-11T12:43:00Z">
        <w:r w:rsidR="000C3948">
          <w:rPr>
            <w:rStyle w:val="apple-style-span"/>
            <w:rFonts w:cs="Times New Roman"/>
            <w:bCs/>
            <w:color w:val="000000"/>
          </w:rPr>
          <w:t>tanto</w:t>
        </w:r>
      </w:ins>
      <w:ins w:id="990" w:author="Orion" w:date="2011-06-11T12:41:00Z">
        <w:r w:rsidR="00B465AD" w:rsidRPr="00DD77B4">
          <w:rPr>
            <w:rStyle w:val="apple-style-span"/>
            <w:rFonts w:cs="Times New Roman"/>
            <w:bCs/>
            <w:color w:val="000000"/>
          </w:rPr>
          <w:t xml:space="preserve"> </w:t>
        </w:r>
      </w:ins>
      <w:ins w:id="991" w:author="Orion" w:date="2011-06-11T12:43:00Z">
        <w:r w:rsidR="000C3948">
          <w:rPr>
            <w:rStyle w:val="apple-style-span"/>
            <w:rFonts w:cs="Times New Roman"/>
            <w:bCs/>
            <w:color w:val="000000"/>
          </w:rPr>
          <w:t xml:space="preserve">del </w:t>
        </w:r>
      </w:ins>
      <w:ins w:id="992" w:author="Orion" w:date="2011-06-11T12:41:00Z">
        <w:r w:rsidR="00B465AD" w:rsidRPr="00DD77B4">
          <w:rPr>
            <w:rStyle w:val="apple-style-span"/>
            <w:rFonts w:cs="Times New Roman"/>
            <w:bCs/>
            <w:color w:val="000000"/>
          </w:rPr>
          <w:t>espacio aéreo controlado</w:t>
        </w:r>
      </w:ins>
      <w:ins w:id="993" w:author="Orion" w:date="2011-06-11T12:43:00Z">
        <w:r w:rsidR="000C3948">
          <w:rPr>
            <w:rStyle w:val="apple-style-span"/>
            <w:rFonts w:cs="Times New Roman"/>
            <w:bCs/>
            <w:color w:val="000000"/>
          </w:rPr>
          <w:t xml:space="preserve"> como del no controlado,</w:t>
        </w:r>
      </w:ins>
      <w:ins w:id="994"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995"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996"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997" w:author="Orion" w:date="2011-06-11T13:07:00Z">
          <w:r w:rsidDel="00AF6CB1">
            <w:rPr>
              <w:rStyle w:val="apple-style-span"/>
              <w:rFonts w:cs="Times New Roman"/>
              <w:bCs/>
              <w:color w:val="000000"/>
            </w:rPr>
            <w:delText>y</w:delText>
          </w:r>
        </w:del>
      </w:ins>
      <w:ins w:id="998" w:author="Orion" w:date="2011-06-11T13:07:00Z">
        <w:r w:rsidR="00AF6CB1">
          <w:rPr>
            <w:rStyle w:val="apple-style-span"/>
            <w:rFonts w:cs="Times New Roman"/>
            <w:bCs/>
            <w:color w:val="000000"/>
          </w:rPr>
          <w:t>que</w:t>
        </w:r>
      </w:ins>
      <w:ins w:id="999"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1000" w:author="Orion" w:date="2011-06-11T12:44:00Z"/>
          <w:rStyle w:val="apple-style-span"/>
          <w:rFonts w:cs="Times New Roman"/>
          <w:bCs/>
          <w:color w:val="000000"/>
        </w:rPr>
      </w:pPr>
    </w:p>
    <w:p w14:paraId="7FEA6F26" w14:textId="448900C5" w:rsidR="00696841" w:rsidRPr="00DD77B4" w:rsidRDefault="00696841" w:rsidP="00696841">
      <w:pPr>
        <w:jc w:val="both"/>
        <w:rPr>
          <w:ins w:id="1001" w:author="Orion" w:date="2011-06-11T12:44:00Z"/>
          <w:rStyle w:val="apple-style-span"/>
          <w:rFonts w:cs="Times New Roman"/>
          <w:bCs/>
          <w:color w:val="000000"/>
        </w:rPr>
      </w:pPr>
      <w:ins w:id="1002" w:author="Orion" w:date="2011-06-11T12:45:00Z">
        <w:r>
          <w:rPr>
            <w:rStyle w:val="apple-style-span"/>
            <w:rFonts w:cs="Times New Roman"/>
            <w:bCs/>
            <w:color w:val="000000"/>
          </w:rPr>
          <w:t>Siguiendo con la organización del espacio aér</w:t>
        </w:r>
      </w:ins>
      <w:ins w:id="1003" w:author="Orion" w:date="2011-06-11T12:46:00Z">
        <w:r>
          <w:rPr>
            <w:rStyle w:val="apple-style-span"/>
            <w:rFonts w:cs="Times New Roman"/>
            <w:bCs/>
            <w:color w:val="000000"/>
          </w:rPr>
          <w:t>e</w:t>
        </w:r>
      </w:ins>
      <w:ins w:id="1004" w:author="Orion" w:date="2011-06-11T12:45:00Z">
        <w:r>
          <w:rPr>
            <w:rStyle w:val="apple-style-span"/>
            <w:rFonts w:cs="Times New Roman"/>
            <w:bCs/>
            <w:color w:val="000000"/>
          </w:rPr>
          <w:t>o</w:t>
        </w:r>
      </w:ins>
      <w:ins w:id="1005" w:author="Orion" w:date="2011-06-11T12:48:00Z">
        <w:r w:rsidR="00D62F46">
          <w:rPr>
            <w:rStyle w:val="apple-style-span"/>
            <w:rFonts w:cs="Times New Roman"/>
            <w:bCs/>
            <w:color w:val="000000"/>
          </w:rPr>
          <w:t>,</w:t>
        </w:r>
      </w:ins>
      <w:ins w:id="1006"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1007" w:author="Orion" w:date="2011-06-11T13:08:00Z">
        <w:r w:rsidR="006A7E45">
          <w:rPr>
            <w:rStyle w:val="apple-style-span"/>
            <w:rFonts w:cs="Times New Roman"/>
            <w:bCs/>
            <w:color w:val="000000"/>
          </w:rPr>
          <w:t>es</w:t>
        </w:r>
      </w:ins>
      <w:ins w:id="1008" w:author="Orion" w:date="2011-06-11T12:46:00Z">
        <w:r>
          <w:rPr>
            <w:rStyle w:val="apple-style-span"/>
            <w:rFonts w:cs="Times New Roman"/>
            <w:bCs/>
            <w:color w:val="000000"/>
          </w:rPr>
          <w:t xml:space="preserve"> e</w:t>
        </w:r>
      </w:ins>
      <w:ins w:id="1009"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1010" w:author="Orion" w:date="2011-06-11T12:47:00Z">
        <w:r w:rsidR="001A072A">
          <w:rPr>
            <w:rStyle w:val="apple-style-span"/>
            <w:rFonts w:cs="Times New Roman"/>
            <w:bCs/>
            <w:color w:val="000000"/>
          </w:rPr>
          <w:t xml:space="preserve">. </w:t>
        </w:r>
      </w:ins>
      <w:ins w:id="1011" w:author="Orion" w:date="2011-06-11T12:48:00Z">
        <w:r w:rsidR="001A072A">
          <w:rPr>
            <w:rStyle w:val="apple-style-span"/>
            <w:rFonts w:cs="Times New Roman"/>
            <w:bCs/>
            <w:color w:val="000000"/>
          </w:rPr>
          <w:t>Est</w:t>
        </w:r>
      </w:ins>
      <w:ins w:id="1012" w:author="Orion" w:date="2011-06-11T13:08:00Z">
        <w:r w:rsidR="006A7E45">
          <w:rPr>
            <w:rStyle w:val="apple-style-span"/>
            <w:rFonts w:cs="Times New Roman"/>
            <w:bCs/>
            <w:color w:val="000000"/>
          </w:rPr>
          <w:t>a</w:t>
        </w:r>
      </w:ins>
      <w:ins w:id="1013" w:author="Orion" w:date="2011-06-11T12:44:00Z">
        <w:r w:rsidRPr="00DD77B4">
          <w:rPr>
            <w:rStyle w:val="apple-style-span"/>
            <w:rFonts w:cs="Times New Roman"/>
            <w:bCs/>
            <w:color w:val="000000"/>
          </w:rPr>
          <w:t xml:space="preserve"> </w:t>
        </w:r>
      </w:ins>
      <w:ins w:id="1014" w:author="Orion" w:date="2011-06-11T13:08:00Z">
        <w:r w:rsidR="006A7E45">
          <w:rPr>
            <w:rStyle w:val="apple-style-span"/>
            <w:rFonts w:cs="Times New Roman"/>
            <w:bCs/>
            <w:color w:val="000000"/>
          </w:rPr>
          <w:t>es</w:t>
        </w:r>
      </w:ins>
      <w:ins w:id="1015"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1016" w:author="Orion" w:date="2011-06-11T12:44:00Z"/>
          <w:rStyle w:val="apple-style-span"/>
          <w:rFonts w:cs="Times New Roman"/>
          <w:bCs/>
          <w:color w:val="000000"/>
        </w:rPr>
      </w:pPr>
    </w:p>
    <w:p w14:paraId="0C8FA0BC" w14:textId="77777777" w:rsidR="00696841" w:rsidRPr="00DD77B4" w:rsidRDefault="00696841" w:rsidP="00696841">
      <w:pPr>
        <w:jc w:val="both"/>
        <w:rPr>
          <w:ins w:id="1017" w:author="Orion" w:date="2011-06-11T12:44:00Z"/>
          <w:rStyle w:val="apple-style-span"/>
          <w:rFonts w:cs="Times New Roman"/>
          <w:bCs/>
          <w:color w:val="000000"/>
        </w:rPr>
      </w:pPr>
      <w:ins w:id="1018"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1019" w:author="Orion" w:date="2011-06-11T12:44:00Z"/>
          <w:rStyle w:val="apple-style-span"/>
          <w:rFonts w:cs="Times New Roman"/>
          <w:bCs/>
          <w:color w:val="000000"/>
        </w:rPr>
      </w:pPr>
    </w:p>
    <w:p w14:paraId="5FF2D971" w14:textId="6583D739" w:rsidR="00696841" w:rsidRPr="00DD77B4" w:rsidRDefault="00696841" w:rsidP="00784846">
      <w:pPr>
        <w:jc w:val="both"/>
        <w:rPr>
          <w:ins w:id="1020" w:author="IO" w:date="2011-06-09T13:18:00Z"/>
          <w:rStyle w:val="apple-style-span"/>
          <w:rFonts w:cs="Times New Roman"/>
          <w:bCs/>
          <w:color w:val="000000"/>
        </w:rPr>
      </w:pPr>
      <w:ins w:id="1021"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1022" w:author="Orion" w:date="2011-06-11T13:10:00Z">
        <w:r w:rsidR="008215B9">
          <w:rPr>
            <w:rStyle w:val="apple-style-span"/>
            <w:rFonts w:cs="Times New Roman"/>
            <w:bCs/>
            <w:color w:val="000000"/>
          </w:rPr>
          <w:t>,</w:t>
        </w:r>
      </w:ins>
      <w:ins w:id="1023"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1024" w:author="Orion" w:date="2011-05-15T15:23:00Z"/>
          <w:rStyle w:val="apple-style-span"/>
          <w:rFonts w:cs="Times New Roman"/>
          <w:bCs/>
          <w:color w:val="000000"/>
        </w:rPr>
      </w:pPr>
    </w:p>
    <w:p w14:paraId="424932EE" w14:textId="50725F18" w:rsidR="006A4E89" w:rsidDel="006A4E89" w:rsidRDefault="00784846" w:rsidP="006A4E89">
      <w:pPr>
        <w:jc w:val="both"/>
        <w:rPr>
          <w:del w:id="1025" w:author="Orion" w:date="2011-06-11T13:12:00Z"/>
          <w:rFonts w:cs="Times New Roman"/>
        </w:rPr>
      </w:pPr>
      <w:ins w:id="1026" w:author="IO" w:date="2011-06-09T13:22:00Z">
        <w:r>
          <w:rPr>
            <w:rStyle w:val="apple-style-span"/>
            <w:rFonts w:cs="Times New Roman"/>
            <w:bCs/>
            <w:color w:val="000000"/>
          </w:rPr>
          <w:t>Para volar en el espacio aéreo,</w:t>
        </w:r>
      </w:ins>
      <w:ins w:id="1027" w:author="Orion" w:date="2011-06-10T21:23:00Z">
        <w:r w:rsidR="001325BE">
          <w:rPr>
            <w:rStyle w:val="apple-style-span"/>
            <w:rFonts w:cs="Times New Roman"/>
            <w:bCs/>
            <w:color w:val="000000"/>
          </w:rPr>
          <w:t xml:space="preserve"> </w:t>
        </w:r>
      </w:ins>
      <w:ins w:id="1028" w:author="IO" w:date="2011-06-09T13:22:00Z">
        <w:del w:id="1029"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1030" w:author="Orion" w:date="2011-05-15T15:23:00Z">
        <w:del w:id="1031"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1032" w:author="IO" w:date="2011-06-09T13:15:00Z">
          <w:r w:rsidR="00DB19F4" w:rsidRPr="00F818EC" w:rsidDel="00784846">
            <w:rPr>
              <w:rStyle w:val="apple-style-span"/>
              <w:rFonts w:cs="Times New Roman"/>
              <w:bCs/>
              <w:color w:val="000000"/>
            </w:rPr>
            <w:delText>,</w:delText>
          </w:r>
        </w:del>
      </w:ins>
      <w:ins w:id="1033" w:author="IO" w:date="2011-06-09T13:15:00Z">
        <w:r>
          <w:rPr>
            <w:rStyle w:val="apple-style-span"/>
            <w:rFonts w:cs="Times New Roman"/>
            <w:bCs/>
            <w:color w:val="000000"/>
          </w:rPr>
          <w:t>.</w:t>
        </w:r>
      </w:ins>
      <w:ins w:id="1034" w:author="Orion" w:date="2011-05-15T15:23:00Z">
        <w:r w:rsidR="00DB19F4" w:rsidRPr="00F818EC">
          <w:rPr>
            <w:rStyle w:val="apple-style-span"/>
            <w:rFonts w:cs="Times New Roman"/>
            <w:bCs/>
            <w:color w:val="000000"/>
          </w:rPr>
          <w:t xml:space="preserve"> </w:t>
        </w:r>
      </w:ins>
      <w:ins w:id="1035" w:author="IO" w:date="2011-06-09T13:15:00Z">
        <w:r>
          <w:rPr>
            <w:rStyle w:val="apple-style-span"/>
            <w:rFonts w:cs="Times New Roman"/>
            <w:bCs/>
            <w:color w:val="000000"/>
          </w:rPr>
          <w:t>Se trata de</w:t>
        </w:r>
      </w:ins>
      <w:ins w:id="1036" w:author="Orion" w:date="2011-05-15T15:23:00Z">
        <w:r w:rsidR="00DB19F4" w:rsidRPr="00F818EC">
          <w:rPr>
            <w:rStyle w:val="apple-style-span"/>
            <w:rFonts w:cs="Times New Roman"/>
            <w:bCs/>
            <w:color w:val="000000"/>
          </w:rPr>
          <w:t xml:space="preserve"> un informe donde se indican todos los datos referentes al vuelo</w:t>
        </w:r>
      </w:ins>
      <w:ins w:id="1037" w:author="IO" w:date="2011-06-09T13:15:00Z">
        <w:r>
          <w:rPr>
            <w:rStyle w:val="apple-style-span"/>
            <w:rFonts w:cs="Times New Roman"/>
            <w:bCs/>
            <w:color w:val="000000"/>
          </w:rPr>
          <w:t xml:space="preserve">, incluyendo </w:t>
        </w:r>
      </w:ins>
      <w:ins w:id="1038" w:author="Orion" w:date="2011-05-15T15:23:00Z">
        <w:del w:id="1039"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1040" w:author="IO" w:date="2011-06-09T13:16:00Z">
        <w:r>
          <w:rPr>
            <w:rStyle w:val="apple-style-span"/>
            <w:rFonts w:cs="Times New Roman"/>
            <w:bCs/>
            <w:color w:val="000000"/>
          </w:rPr>
          <w:t xml:space="preserve">el lugar y hora </w:t>
        </w:r>
      </w:ins>
      <w:ins w:id="1041" w:author="Orion" w:date="2011-05-15T15:23:00Z">
        <w:r w:rsidR="00DB19F4" w:rsidRPr="00F818EC">
          <w:rPr>
            <w:rStyle w:val="apple-style-span"/>
            <w:rFonts w:cs="Times New Roman"/>
            <w:bCs/>
            <w:color w:val="000000"/>
          </w:rPr>
          <w:t>de salida</w:t>
        </w:r>
      </w:ins>
      <w:ins w:id="1042" w:author="IO" w:date="2011-06-09T13:16:00Z">
        <w:r>
          <w:rPr>
            <w:rStyle w:val="apple-style-span"/>
            <w:rFonts w:cs="Times New Roman"/>
            <w:bCs/>
            <w:color w:val="000000"/>
          </w:rPr>
          <w:t xml:space="preserve"> y los </w:t>
        </w:r>
      </w:ins>
      <w:ins w:id="1043" w:author="Orion" w:date="2011-05-15T15:23:00Z">
        <w:del w:id="1044" w:author="IO" w:date="2011-06-09T13:16:00Z">
          <w:r w:rsidR="00DB19F4" w:rsidRPr="00F818EC" w:rsidDel="00784846">
            <w:rPr>
              <w:rStyle w:val="apple-style-span"/>
              <w:rFonts w:cs="Times New Roman"/>
              <w:bCs/>
              <w:color w:val="000000"/>
            </w:rPr>
            <w:delText>,</w:delText>
          </w:r>
        </w:del>
      </w:ins>
      <w:ins w:id="1045" w:author="IO" w:date="2011-06-09T13:16:00Z">
        <w:r>
          <w:rPr>
            <w:rStyle w:val="apple-style-span"/>
            <w:rFonts w:cs="Times New Roman"/>
            <w:bCs/>
            <w:color w:val="000000"/>
          </w:rPr>
          <w:t>de</w:t>
        </w:r>
      </w:ins>
      <w:ins w:id="1046" w:author="Orion" w:date="2011-05-15T15:23:00Z">
        <w:r w:rsidR="00DB19F4" w:rsidRPr="00F818EC">
          <w:rPr>
            <w:rStyle w:val="apple-style-span"/>
            <w:rFonts w:cs="Times New Roman"/>
            <w:bCs/>
            <w:color w:val="000000"/>
          </w:rPr>
          <w:t xml:space="preserve"> destino, </w:t>
        </w:r>
      </w:ins>
      <w:ins w:id="1047" w:author="IO" w:date="2011-06-09T13:16:00Z">
        <w:r>
          <w:rPr>
            <w:rStyle w:val="apple-style-span"/>
            <w:rFonts w:cs="Times New Roman"/>
            <w:bCs/>
            <w:color w:val="000000"/>
          </w:rPr>
          <w:t>la</w:t>
        </w:r>
      </w:ins>
      <w:ins w:id="1048" w:author="Orion" w:date="2011-05-15T15:23:00Z">
        <w:r w:rsidR="00DB19F4" w:rsidRPr="00F818EC">
          <w:rPr>
            <w:rStyle w:val="apple-style-span"/>
            <w:rFonts w:cs="Times New Roman"/>
            <w:bCs/>
            <w:color w:val="000000"/>
          </w:rPr>
          <w:t xml:space="preserve"> altitud</w:t>
        </w:r>
      </w:ins>
      <w:ins w:id="1049" w:author="IO" w:date="2011-06-09T13:16:00Z">
        <w:r>
          <w:rPr>
            <w:rStyle w:val="apple-style-span"/>
            <w:rFonts w:cs="Times New Roman"/>
            <w:bCs/>
            <w:color w:val="000000"/>
          </w:rPr>
          <w:t xml:space="preserve"> y</w:t>
        </w:r>
      </w:ins>
      <w:ins w:id="1050" w:author="Orion" w:date="2011-05-15T15:23:00Z">
        <w:del w:id="1051"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1052" w:author="IO" w:date="2011-06-09T13:16:00Z">
        <w:r>
          <w:rPr>
            <w:rStyle w:val="apple-style-span"/>
            <w:rFonts w:cs="Times New Roman"/>
            <w:bCs/>
            <w:color w:val="000000"/>
          </w:rPr>
          <w:t xml:space="preserve"> durante el vuelo, </w:t>
        </w:r>
      </w:ins>
      <w:ins w:id="1053" w:author="Orion" w:date="2011-05-15T15:23:00Z">
        <w:del w:id="1054" w:author="IO" w:date="2011-06-09T13:16:00Z">
          <w:r w:rsidR="00DB19F4" w:rsidRPr="00F818EC" w:rsidDel="00784846">
            <w:rPr>
              <w:rStyle w:val="apple-style-span"/>
              <w:rFonts w:cs="Times New Roman"/>
              <w:bCs/>
              <w:color w:val="000000"/>
            </w:rPr>
            <w:delText>,</w:delText>
          </w:r>
        </w:del>
      </w:ins>
      <w:ins w:id="1055" w:author="IO" w:date="2011-06-09T13:16:00Z">
        <w:r>
          <w:rPr>
            <w:rStyle w:val="apple-style-span"/>
            <w:rFonts w:cs="Times New Roman"/>
            <w:bCs/>
            <w:color w:val="000000"/>
          </w:rPr>
          <w:t>los</w:t>
        </w:r>
      </w:ins>
      <w:ins w:id="1056" w:author="Orion" w:date="2011-05-15T15:23:00Z">
        <w:r w:rsidR="00DB19F4" w:rsidRPr="00F818EC">
          <w:rPr>
            <w:rStyle w:val="apple-style-span"/>
            <w:rFonts w:cs="Times New Roman"/>
            <w:bCs/>
            <w:color w:val="000000"/>
          </w:rPr>
          <w:t xml:space="preserve"> </w:t>
        </w:r>
      </w:ins>
      <w:ins w:id="1057" w:author="IO" w:date="2011-06-09T13:16:00Z">
        <w:r>
          <w:rPr>
            <w:rStyle w:val="apple-style-span"/>
            <w:rFonts w:cs="Times New Roman"/>
            <w:bCs/>
            <w:color w:val="000000"/>
          </w:rPr>
          <w:t>puntos intermedios por los que ha de pasar el vuelo</w:t>
        </w:r>
        <w:del w:id="1058" w:author="Orion" w:date="2011-06-11T12:53:00Z">
          <w:r w:rsidDel="00343CEF">
            <w:rPr>
              <w:rStyle w:val="apple-style-span"/>
              <w:rFonts w:cs="Times New Roman"/>
              <w:bCs/>
              <w:color w:val="000000"/>
            </w:rPr>
            <w:delText>,</w:delText>
          </w:r>
        </w:del>
      </w:ins>
      <w:ins w:id="1059" w:author="Orion" w:date="2011-05-15T15:23:00Z">
        <w:r w:rsidR="00DB19F4" w:rsidRPr="00F818EC">
          <w:rPr>
            <w:rStyle w:val="apple-style-span"/>
            <w:rFonts w:cs="Times New Roman"/>
            <w:bCs/>
            <w:color w:val="000000"/>
          </w:rPr>
          <w:t xml:space="preserve">, </w:t>
        </w:r>
        <w:del w:id="1060"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1061" w:author="IO" w:date="2011-06-09T13:16:00Z">
        <w:r>
          <w:rPr>
            <w:rFonts w:cs="Times New Roman"/>
          </w:rPr>
          <w:t>el</w:t>
        </w:r>
      </w:ins>
      <w:ins w:id="1062" w:author="Orion" w:date="2011-05-15T15:23:00Z">
        <w:r w:rsidR="00CB1361">
          <w:rPr>
            <w:rFonts w:cs="Times New Roman"/>
          </w:rPr>
          <w:t xml:space="preserve"> tipo de vuelo </w:t>
        </w:r>
        <w:del w:id="1063" w:author="IO" w:date="2011-06-09T13:17:00Z">
          <w:r w:rsidR="00CB1361">
            <w:rPr>
              <w:rFonts w:cs="Times New Roman"/>
            </w:rPr>
            <w:delText>(</w:delText>
          </w:r>
        </w:del>
      </w:ins>
      <w:ins w:id="1064" w:author="Orion" w:date="2011-05-15T15:27:00Z">
        <w:del w:id="1065" w:author="IO" w:date="2011-06-09T13:17:00Z">
          <w:r w:rsidR="00CB1361">
            <w:rPr>
              <w:rFonts w:cs="Times New Roman"/>
            </w:rPr>
            <w:delText>de lo que hablaremos a continuación)</w:delText>
          </w:r>
        </w:del>
      </w:ins>
      <w:ins w:id="1066" w:author="IO" w:date="2011-06-09T13:17:00Z">
        <w:r>
          <w:rPr>
            <w:rFonts w:cs="Times New Roman"/>
          </w:rPr>
          <w:t>a realizar,</w:t>
        </w:r>
      </w:ins>
      <w:ins w:id="1067" w:author="Orion" w:date="2011-05-15T15:23:00Z">
        <w:r w:rsidR="00DB19F4" w:rsidRPr="00F818EC">
          <w:rPr>
            <w:rFonts w:cs="Times New Roman"/>
          </w:rPr>
          <w:t xml:space="preserve"> </w:t>
        </w:r>
        <w:del w:id="1068" w:author="IO" w:date="2011-06-09T13:23:00Z">
          <w:r w:rsidR="00DB19F4" w:rsidRPr="00F818EC" w:rsidDel="00784846">
            <w:rPr>
              <w:rFonts w:cs="Times New Roman"/>
            </w:rPr>
            <w:delText>e</w:delText>
          </w:r>
        </w:del>
      </w:ins>
      <w:ins w:id="1069" w:author="IO" w:date="2011-06-09T13:23:00Z">
        <w:r>
          <w:rPr>
            <w:rFonts w:cs="Times New Roman"/>
          </w:rPr>
          <w:t>y la</w:t>
        </w:r>
      </w:ins>
      <w:ins w:id="1070" w:author="Orion" w:date="2011-05-15T15:23:00Z">
        <w:r w:rsidR="00DB19F4" w:rsidRPr="00F818EC">
          <w:rPr>
            <w:rFonts w:cs="Times New Roman"/>
          </w:rPr>
          <w:t xml:space="preserve"> información referente al avión.</w:t>
        </w:r>
      </w:ins>
      <w:ins w:id="1071" w:author="IO" w:date="2011-06-09T13:23:00Z">
        <w:r>
          <w:rPr>
            <w:rFonts w:cs="Times New Roman"/>
          </w:rPr>
          <w:t xml:space="preserve"> </w:t>
        </w:r>
      </w:ins>
      <w:ins w:id="1072" w:author="Orion" w:date="2011-06-11T13:20:00Z">
        <w:r w:rsidR="00447CE7">
          <w:rPr>
            <w:rFonts w:cs="Times New Roman"/>
          </w:rPr>
          <w:t xml:space="preserve">cuando alguien quiere referirse a </w:t>
        </w:r>
      </w:ins>
      <w:ins w:id="1073" w:author="Orion" w:date="2011-06-11T13:13:00Z">
        <w:r w:rsidR="006A4E89">
          <w:rPr>
            <w:rFonts w:cs="Times New Roman"/>
          </w:rPr>
          <w:t xml:space="preserve">estos </w:t>
        </w:r>
      </w:ins>
      <w:ins w:id="1074" w:author="Orion" w:date="2011-06-11T13:11:00Z">
        <w:r w:rsidR="006A4E89">
          <w:rPr>
            <w:rFonts w:cs="Times New Roman"/>
          </w:rPr>
          <w:t>puntos intermedios</w:t>
        </w:r>
      </w:ins>
      <w:ins w:id="1075" w:author="Orion" w:date="2011-06-11T13:14:00Z">
        <w:r w:rsidR="006A4E89">
          <w:rPr>
            <w:rFonts w:cs="Times New Roman"/>
          </w:rPr>
          <w:t xml:space="preserve"> que hay en el plan de vuelo</w:t>
        </w:r>
      </w:ins>
      <w:ins w:id="1076" w:author="Orion" w:date="2011-06-11T13:12:00Z">
        <w:r w:rsidR="006A4E89">
          <w:rPr>
            <w:rFonts w:cs="Times New Roman"/>
          </w:rPr>
          <w:t>,</w:t>
        </w:r>
      </w:ins>
      <w:del w:id="1077" w:author="Orion" w:date="2011-06-11T13:12:00Z">
        <w:r w:rsidR="006A4E89" w:rsidRPr="00F818EC" w:rsidDel="006A4E89">
          <w:rPr>
            <w:rFonts w:cs="Times New Roman"/>
          </w:rPr>
          <w:delText>waypoints</w:delText>
        </w:r>
      </w:del>
      <w:ins w:id="1078" w:author="Orion" w:date="2011-06-11T13:12:00Z">
        <w:r w:rsidR="006A4E89">
          <w:rPr>
            <w:rFonts w:cs="Times New Roman"/>
          </w:rPr>
          <w:t xml:space="preserve"> que son</w:t>
        </w:r>
      </w:ins>
      <w:del w:id="1079" w:author="Orion" w:date="2011-06-11T13:12:00Z">
        <w:r w:rsidR="006A4E89" w:rsidRPr="00F818EC" w:rsidDel="006A4E89">
          <w:rPr>
            <w:rFonts w:cs="Times New Roman"/>
          </w:rPr>
          <w:delText xml:space="preserve"> (</w:delText>
        </w:r>
      </w:del>
      <w:ins w:id="1080"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1081" w:author="Orion" w:date="2011-06-11T13:12:00Z">
        <w:r w:rsidR="006A4E89">
          <w:rPr>
            <w:rFonts w:cs="Times New Roman"/>
          </w:rPr>
          <w:t xml:space="preserve">o, </w:t>
        </w:r>
      </w:ins>
      <w:ins w:id="1082" w:author="Orion" w:date="2011-06-11T13:18:00Z">
        <w:r w:rsidR="00447CE7">
          <w:rPr>
            <w:rFonts w:cs="Times New Roman"/>
          </w:rPr>
          <w:t>generalmente</w:t>
        </w:r>
        <w:r w:rsidR="006A4E89">
          <w:rPr>
            <w:rFonts w:cs="Times New Roman"/>
          </w:rPr>
          <w:t xml:space="preserve">, </w:t>
        </w:r>
      </w:ins>
      <w:ins w:id="1083" w:author="Orion" w:date="2011-06-11T13:16:00Z">
        <w:r w:rsidR="006A4E89">
          <w:rPr>
            <w:rFonts w:cs="Times New Roman"/>
          </w:rPr>
          <w:t xml:space="preserve">la terminología </w:t>
        </w:r>
      </w:ins>
      <w:ins w:id="1084" w:author="Orion" w:date="2011-06-11T13:18:00Z">
        <w:r w:rsidR="006A4E89">
          <w:rPr>
            <w:rFonts w:cs="Times New Roman"/>
          </w:rPr>
          <w:t xml:space="preserve">más </w:t>
        </w:r>
      </w:ins>
      <w:ins w:id="1085" w:author="Orion" w:date="2011-06-11T13:16:00Z">
        <w:r w:rsidR="006A4E89">
          <w:rPr>
            <w:rFonts w:cs="Times New Roman"/>
          </w:rPr>
          <w:t>utilizada</w:t>
        </w:r>
      </w:ins>
      <w:ins w:id="1086" w:author="Orion" w:date="2011-06-11T13:18:00Z">
        <w:r w:rsidR="006A4E89">
          <w:rPr>
            <w:rFonts w:cs="Times New Roman"/>
          </w:rPr>
          <w:t xml:space="preserve"> es</w:t>
        </w:r>
      </w:ins>
      <w:ins w:id="1087" w:author="Orion" w:date="2011-06-11T13:19:00Z">
        <w:r w:rsidR="006A4E89">
          <w:rPr>
            <w:rFonts w:cs="Times New Roman"/>
          </w:rPr>
          <w:t xml:space="preserve"> </w:t>
        </w:r>
      </w:ins>
      <w:ins w:id="1088" w:author="Orion" w:date="2011-06-11T13:13:00Z">
        <w:r w:rsidR="006A4E89">
          <w:rPr>
            <w:rFonts w:cs="Times New Roman"/>
          </w:rPr>
          <w:t>ref</w:t>
        </w:r>
      </w:ins>
      <w:ins w:id="1089" w:author="Orion" w:date="2011-06-11T13:19:00Z">
        <w:r w:rsidR="006A4E89">
          <w:rPr>
            <w:rFonts w:cs="Times New Roman"/>
          </w:rPr>
          <w:t>er</w:t>
        </w:r>
      </w:ins>
      <w:ins w:id="1090" w:author="Orion" w:date="2011-06-11T13:13:00Z">
        <w:r w:rsidR="006A4E89">
          <w:rPr>
            <w:rFonts w:cs="Times New Roman"/>
          </w:rPr>
          <w:t>ir</w:t>
        </w:r>
      </w:ins>
      <w:ins w:id="1091" w:author="Orion" w:date="2011-06-11T13:19:00Z">
        <w:r w:rsidR="006A4E89">
          <w:rPr>
            <w:rFonts w:cs="Times New Roman"/>
          </w:rPr>
          <w:t>se a ellos</w:t>
        </w:r>
      </w:ins>
      <w:ins w:id="1092" w:author="Orion" w:date="2011-06-11T13:13:00Z">
        <w:r w:rsidR="006A4E89">
          <w:rPr>
            <w:rFonts w:cs="Times New Roman"/>
          </w:rPr>
          <w:t xml:space="preserve"> </w:t>
        </w:r>
        <w:r w:rsidR="008D2976">
          <w:rPr>
            <w:rFonts w:cs="Times New Roman"/>
          </w:rPr>
          <w:t>como</w:t>
        </w:r>
      </w:ins>
      <w:ins w:id="1093" w:author="Orion" w:date="2011-06-11T13:12:00Z">
        <w:r w:rsidR="006A4E89">
          <w:rPr>
            <w:rFonts w:cs="Times New Roman"/>
          </w:rPr>
          <w:t xml:space="preserve"> </w:t>
        </w:r>
        <w:proofErr w:type="spellStart"/>
        <w:r w:rsidR="006A4E89" w:rsidRPr="008D2976">
          <w:rPr>
            <w:rFonts w:cs="Times New Roman"/>
            <w:i/>
            <w:rPrChange w:id="1094" w:author="Orion" w:date="2011-06-11T13:21:00Z">
              <w:rPr>
                <w:rFonts w:cs="Times New Roman"/>
              </w:rPr>
            </w:rPrChange>
          </w:rPr>
          <w:t>waypoints</w:t>
        </w:r>
      </w:ins>
      <w:proofErr w:type="spellEnd"/>
      <w:ins w:id="1095" w:author="Orion" w:date="2011-06-11T13:17:00Z">
        <w:r w:rsidR="006A4E89">
          <w:rPr>
            <w:rFonts w:cs="Times New Roman"/>
          </w:rPr>
          <w:t xml:space="preserve">. </w:t>
        </w:r>
      </w:ins>
      <w:del w:id="1096" w:author="Orion" w:date="2011-06-11T13:12:00Z">
        <w:r w:rsidR="006A4E89" w:rsidDel="006A4E89">
          <w:rPr>
            <w:rFonts w:cs="Times New Roman"/>
          </w:rPr>
          <w:delText>o),</w:delText>
        </w:r>
      </w:del>
    </w:p>
    <w:p w14:paraId="7EEA48A7" w14:textId="0B26DF51" w:rsidR="00DB19F4" w:rsidRDefault="006A4E89" w:rsidP="00067307">
      <w:pPr>
        <w:jc w:val="both"/>
        <w:rPr>
          <w:ins w:id="1097" w:author="Orion" w:date="2011-05-15T15:26:00Z"/>
          <w:rFonts w:cs="Times New Roman"/>
        </w:rPr>
      </w:pPr>
      <w:ins w:id="1098" w:author="Orion" w:date="2011-06-11T13:15:00Z">
        <w:r>
          <w:rPr>
            <w:rFonts w:cs="Times New Roman"/>
          </w:rPr>
          <w:t>Ante</w:t>
        </w:r>
      </w:ins>
      <w:ins w:id="1099" w:author="Orion" w:date="2011-06-11T13:20:00Z">
        <w:r w:rsidR="00933511">
          <w:rPr>
            <w:rFonts w:cs="Times New Roman"/>
          </w:rPr>
          <w:t>s</w:t>
        </w:r>
      </w:ins>
      <w:ins w:id="1100" w:author="Orion" w:date="2011-06-11T13:15:00Z">
        <w:r>
          <w:rPr>
            <w:rFonts w:cs="Times New Roman"/>
          </w:rPr>
          <w:t xml:space="preserve"> de iniciarse el trayecto</w:t>
        </w:r>
      </w:ins>
      <w:ins w:id="1101" w:author="IO" w:date="2011-06-09T13:23:00Z">
        <w:del w:id="1102" w:author="Orion" w:date="2011-06-11T13:15:00Z">
          <w:r w:rsidR="00784846" w:rsidDel="006A4E89">
            <w:rPr>
              <w:rFonts w:cs="Times New Roman"/>
            </w:rPr>
            <w:delText>E</w:delText>
          </w:r>
        </w:del>
      </w:ins>
      <w:ins w:id="1103" w:author="Orion" w:date="2011-06-11T13:15:00Z">
        <w:r>
          <w:rPr>
            <w:rFonts w:cs="Times New Roman"/>
          </w:rPr>
          <w:t xml:space="preserve"> </w:t>
        </w:r>
      </w:ins>
      <w:ins w:id="1104" w:author="Orion" w:date="2011-06-11T13:19:00Z">
        <w:r w:rsidR="00937789">
          <w:rPr>
            <w:rFonts w:cs="Times New Roman"/>
          </w:rPr>
          <w:t>e</w:t>
        </w:r>
      </w:ins>
      <w:ins w:id="1105" w:author="IO" w:date="2011-06-09T13:23:00Z">
        <w:r w:rsidR="00784846">
          <w:rPr>
            <w:rFonts w:cs="Times New Roman"/>
          </w:rPr>
          <w:t>l plan de vuelo ha de ser notificado a la</w:t>
        </w:r>
        <w:del w:id="1106" w:author="Orion" w:date="2011-06-11T12:57:00Z">
          <w:r w:rsidR="00784846" w:rsidDel="008D2B1A">
            <w:rPr>
              <w:rFonts w:cs="Times New Roman"/>
            </w:rPr>
            <w:delText>s</w:delText>
          </w:r>
        </w:del>
        <w:r w:rsidR="00784846">
          <w:rPr>
            <w:rFonts w:cs="Times New Roman"/>
          </w:rPr>
          <w:t xml:space="preserve"> autoridad</w:t>
        </w:r>
        <w:del w:id="1107" w:author="Orion" w:date="2011-06-11T12:57:00Z">
          <w:r w:rsidR="00784846" w:rsidDel="008D2B1A">
            <w:rPr>
              <w:rFonts w:cs="Times New Roman"/>
            </w:rPr>
            <w:delText>e</w:delText>
          </w:r>
        </w:del>
      </w:ins>
      <w:ins w:id="1108" w:author="Orion" w:date="2011-06-11T12:57:00Z">
        <w:r w:rsidR="008D2B1A">
          <w:rPr>
            <w:rFonts w:cs="Times New Roman"/>
          </w:rPr>
          <w:t xml:space="preserve"> ATS</w:t>
        </w:r>
      </w:ins>
      <w:ins w:id="1109" w:author="IO" w:date="2011-06-09T13:23:00Z">
        <w:del w:id="1110" w:author="Orion" w:date="2011-06-11T12:57:00Z">
          <w:r w:rsidR="00784846" w:rsidDel="008D2B1A">
            <w:rPr>
              <w:rFonts w:cs="Times New Roman"/>
            </w:rPr>
            <w:delText>s</w:delText>
          </w:r>
        </w:del>
        <w:r w:rsidR="00784846">
          <w:rPr>
            <w:rFonts w:cs="Times New Roman"/>
          </w:rPr>
          <w:t xml:space="preserve"> competente</w:t>
        </w:r>
        <w:del w:id="1111" w:author="Orion" w:date="2011-06-11T12:57:00Z">
          <w:r w:rsidR="00784846" w:rsidDel="008D2B1A">
            <w:rPr>
              <w:rFonts w:cs="Times New Roman"/>
            </w:rPr>
            <w:delText>s</w:delText>
          </w:r>
        </w:del>
      </w:ins>
      <w:ins w:id="1112" w:author="Orion" w:date="2011-06-11T13:15:00Z">
        <w:r>
          <w:rPr>
            <w:rFonts w:cs="Times New Roman"/>
          </w:rPr>
          <w:t xml:space="preserve"> para que sea aprobado.</w:t>
        </w:r>
      </w:ins>
      <w:ins w:id="1113" w:author="IO" w:date="2011-06-09T13:23:00Z">
        <w:del w:id="1114"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1115" w:author="Orion" w:date="2011-06-11T12:49:00Z"/>
          <w:rFonts w:cs="Times New Roman"/>
        </w:rPr>
      </w:pPr>
    </w:p>
    <w:p w14:paraId="5CD31BC0" w14:textId="77777777" w:rsidR="005421EE" w:rsidRDefault="005421EE" w:rsidP="00067307">
      <w:pPr>
        <w:jc w:val="both"/>
        <w:rPr>
          <w:ins w:id="1116" w:author="IO" w:date="2011-05-12T18:04:00Z"/>
          <w:rFonts w:cs="Times New Roman"/>
        </w:rPr>
      </w:pPr>
    </w:p>
    <w:p w14:paraId="29DC8286" w14:textId="4BDC6606" w:rsidR="007C74FC" w:rsidRDefault="005421EE" w:rsidP="00067307">
      <w:pPr>
        <w:jc w:val="both"/>
        <w:rPr>
          <w:ins w:id="1117" w:author="IO" w:date="2011-05-12T17:55:00Z"/>
          <w:rFonts w:cs="Times New Roman"/>
        </w:rPr>
      </w:pPr>
      <w:ins w:id="1118" w:author="IO" w:date="2011-05-12T18:04:00Z">
        <w:r>
          <w:rPr>
            <w:rFonts w:cs="Times New Roman"/>
          </w:rPr>
          <w:t>L</w:t>
        </w:r>
      </w:ins>
      <w:ins w:id="1119" w:author="IO" w:date="2011-05-12T17:57:00Z">
        <w:r>
          <w:rPr>
            <w:rFonts w:cs="Times New Roman"/>
          </w:rPr>
          <w:t xml:space="preserve">a forma de ejecutar </w:t>
        </w:r>
      </w:ins>
      <w:ins w:id="1120" w:author="IO" w:date="2011-06-09T13:24:00Z">
        <w:r w:rsidR="00784846">
          <w:rPr>
            <w:rFonts w:cs="Times New Roman"/>
          </w:rPr>
          <w:t>el plan de vuelo</w:t>
        </w:r>
      </w:ins>
      <w:ins w:id="1121" w:author="IO" w:date="2011-05-12T17:57:00Z">
        <w:del w:id="1122"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1123" w:author="IO" w:date="2011-05-12T17:59:00Z">
        <w:r>
          <w:rPr>
            <w:rFonts w:cs="Times New Roman"/>
          </w:rPr>
          <w:t>ej.</w:t>
        </w:r>
      </w:ins>
      <w:ins w:id="1124" w:author="IO" w:date="2011-05-12T17:57:00Z">
        <w:r>
          <w:rPr>
            <w:rFonts w:cs="Times New Roman"/>
          </w:rPr>
          <w:t xml:space="preserve"> radiobalizas e indicadores de aproximación), del tipo de aeronave (ej. </w:t>
        </w:r>
      </w:ins>
      <w:ins w:id="1125" w:author="IO" w:date="2011-05-12T17:58:00Z">
        <w:r>
          <w:rPr>
            <w:rFonts w:cs="Times New Roman"/>
          </w:rPr>
          <w:t>su capacidad de vuelo y pasajeros desplazados) y de la zona (ej. aeropuertos y baja altitud).</w:t>
        </w:r>
      </w:ins>
      <w:ins w:id="1126" w:author="IO" w:date="2011-05-12T17:59:00Z">
        <w:r>
          <w:rPr>
            <w:rFonts w:cs="Times New Roman"/>
          </w:rPr>
          <w:t xml:space="preserve"> Según estos factores es </w:t>
        </w:r>
        <w:del w:id="1127" w:author="Orion" w:date="2011-05-16T13:39:00Z">
          <w:r w:rsidDel="000A3419">
            <w:rPr>
              <w:rFonts w:cs="Times New Roman"/>
            </w:rPr>
            <w:delText>poible</w:delText>
          </w:r>
        </w:del>
      </w:ins>
      <w:ins w:id="1128" w:author="Orion" w:date="2011-05-16T13:39:00Z">
        <w:r w:rsidR="000A3419">
          <w:rPr>
            <w:rFonts w:cs="Times New Roman"/>
          </w:rPr>
          <w:t>posible</w:t>
        </w:r>
      </w:ins>
      <w:ins w:id="1129" w:author="IO" w:date="2011-05-12T17:59:00Z">
        <w:r>
          <w:rPr>
            <w:rFonts w:cs="Times New Roman"/>
          </w:rPr>
          <w:t xml:space="preserve"> realizar navegación con </w:t>
        </w:r>
      </w:ins>
      <w:ins w:id="1130" w:author="IO" w:date="2011-05-12T18:00:00Z">
        <w:r>
          <w:rPr>
            <w:rFonts w:cs="Times New Roman"/>
          </w:rPr>
          <w:t>R</w:t>
        </w:r>
      </w:ins>
      <w:ins w:id="1131" w:author="IO" w:date="2011-05-12T17:59:00Z">
        <w:r>
          <w:rPr>
            <w:rFonts w:cs="Times New Roman"/>
          </w:rPr>
          <w:t xml:space="preserve">eglas de </w:t>
        </w:r>
      </w:ins>
      <w:ins w:id="1132" w:author="IO" w:date="2011-05-12T18:00:00Z">
        <w:r>
          <w:rPr>
            <w:rFonts w:cs="Times New Roman"/>
          </w:rPr>
          <w:t>V</w:t>
        </w:r>
      </w:ins>
      <w:ins w:id="1133" w:author="IO" w:date="2011-05-12T17:59:00Z">
        <w:r>
          <w:rPr>
            <w:rFonts w:cs="Times New Roman"/>
          </w:rPr>
          <w:t xml:space="preserve">uelo </w:t>
        </w:r>
      </w:ins>
      <w:ins w:id="1134" w:author="IO" w:date="2011-05-12T18:00:00Z">
        <w:r>
          <w:rPr>
            <w:rFonts w:cs="Times New Roman"/>
          </w:rPr>
          <w:t>V</w:t>
        </w:r>
      </w:ins>
      <w:ins w:id="1135" w:author="IO" w:date="2011-05-12T17:59:00Z">
        <w:r>
          <w:rPr>
            <w:rFonts w:cs="Times New Roman"/>
          </w:rPr>
          <w:t xml:space="preserve">isual (VFR, </w:t>
        </w:r>
        <w:r w:rsidRPr="005421EE">
          <w:rPr>
            <w:rFonts w:cs="Times New Roman"/>
            <w:i/>
            <w:rPrChange w:id="1136" w:author="IO" w:date="2011-05-12T17:59:00Z">
              <w:rPr>
                <w:rFonts w:cs="Times New Roman"/>
              </w:rPr>
            </w:rPrChange>
          </w:rPr>
          <w:t>Visual Flight Rules</w:t>
        </w:r>
        <w:r>
          <w:rPr>
            <w:rFonts w:cs="Times New Roman"/>
          </w:rPr>
          <w:t>)</w:t>
        </w:r>
      </w:ins>
      <w:ins w:id="1137" w:author="IO" w:date="2011-05-12T18:00:00Z">
        <w:r>
          <w:rPr>
            <w:rFonts w:cs="Times New Roman"/>
          </w:rPr>
          <w:t xml:space="preserve"> o con Reglas de Vuelo Instrumental (IFR, </w:t>
        </w:r>
        <w:proofErr w:type="spellStart"/>
        <w:r w:rsidRPr="005421EE">
          <w:rPr>
            <w:rFonts w:cs="Times New Roman"/>
            <w:i/>
            <w:rPrChange w:id="1138" w:author="IO" w:date="2011-05-12T18:00:00Z">
              <w:rPr>
                <w:rFonts w:cs="Times New Roman"/>
              </w:rPr>
            </w:rPrChange>
          </w:rPr>
          <w:t>Instrument</w:t>
        </w:r>
        <w:proofErr w:type="spellEnd"/>
        <w:r w:rsidRPr="005421EE">
          <w:rPr>
            <w:rFonts w:cs="Times New Roman"/>
            <w:i/>
            <w:rPrChange w:id="1139"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1140" w:author="IO" w:date="2011-05-12T17:55:00Z"/>
          <w:rFonts w:cs="Times New Roman"/>
        </w:rPr>
      </w:pPr>
    </w:p>
    <w:p w14:paraId="7C5FE358" w14:textId="77777777" w:rsidR="005421EE" w:rsidRDefault="00067307" w:rsidP="00067307">
      <w:pPr>
        <w:jc w:val="both"/>
        <w:rPr>
          <w:ins w:id="1141" w:author="IO" w:date="2011-05-12T18:02:00Z"/>
          <w:rStyle w:val="apple-style-span"/>
          <w:rFonts w:cs="Times New Roman"/>
          <w:color w:val="000000"/>
        </w:rPr>
      </w:pPr>
      <w:ins w:id="1142" w:author="Orion" w:date="2011-05-02T20:35:00Z">
        <w:del w:id="1143" w:author="IO" w:date="2011-05-12T18:01:00Z">
          <w:r w:rsidRPr="00246937" w:rsidDel="005421EE">
            <w:rPr>
              <w:rFonts w:cs="Times New Roman"/>
            </w:rPr>
            <w:delText xml:space="preserve">Dentro de la navegación aérea existen dos conjuntos de reglas de vuelo: VFR (Reglas de Vuelo Visual) </w:delText>
          </w:r>
        </w:del>
      </w:ins>
      <w:ins w:id="1144" w:author="Orion" w:date="2011-05-02T20:55:00Z">
        <w:del w:id="1145" w:author="IO" w:date="2011-05-12T18:01:00Z">
          <w:r w:rsidR="00825C0B" w:rsidDel="005421EE">
            <w:rPr>
              <w:rFonts w:cs="Times New Roman"/>
            </w:rPr>
            <w:delText>e</w:delText>
          </w:r>
        </w:del>
      </w:ins>
      <w:ins w:id="1146" w:author="Orion" w:date="2011-05-02T20:35:00Z">
        <w:del w:id="1147" w:author="IO" w:date="2011-05-12T18:01:00Z">
          <w:r w:rsidRPr="00246937" w:rsidDel="005421EE">
            <w:rPr>
              <w:rFonts w:cs="Times New Roman"/>
            </w:rPr>
            <w:delText xml:space="preserve"> IFR (Reglas de Vuelo Instrumental). </w:delText>
          </w:r>
        </w:del>
      </w:ins>
      <w:ins w:id="1148" w:author="Orion" w:date="2011-05-02T20:55:00Z">
        <w:del w:id="1149" w:author="IO" w:date="2011-05-13T11:24:00Z">
          <w:r w:rsidR="00825C0B" w:rsidDel="00366B82">
            <w:rPr>
              <w:rFonts w:cs="Times New Roman"/>
            </w:rPr>
            <w:delText>El</w:delText>
          </w:r>
        </w:del>
      </w:ins>
      <w:ins w:id="1150" w:author="IO" w:date="2011-05-13T11:24:00Z">
        <w:r w:rsidR="00366B82">
          <w:rPr>
            <w:rFonts w:cs="Times New Roman"/>
          </w:rPr>
          <w:t>Las</w:t>
        </w:r>
      </w:ins>
      <w:ins w:id="1151" w:author="Orion" w:date="2011-05-02T20:35:00Z">
        <w:r w:rsidRPr="00246937">
          <w:rPr>
            <w:rFonts w:cs="Times New Roman"/>
          </w:rPr>
          <w:t xml:space="preserve"> VFR</w:t>
        </w:r>
        <w:r w:rsidR="00825C0B">
          <w:rPr>
            <w:rFonts w:cs="Times New Roman"/>
          </w:rPr>
          <w:t xml:space="preserve"> </w:t>
        </w:r>
      </w:ins>
      <w:ins w:id="1152" w:author="Orion" w:date="2011-05-02T20:56:00Z">
        <w:r w:rsidR="00825C0B">
          <w:rPr>
            <w:rFonts w:cs="Times New Roman"/>
          </w:rPr>
          <w:t>se puede</w:t>
        </w:r>
      </w:ins>
      <w:ins w:id="1153" w:author="IO" w:date="2011-05-13T11:24:00Z">
        <w:r w:rsidR="00366B82">
          <w:rPr>
            <w:rFonts w:cs="Times New Roman"/>
          </w:rPr>
          <w:t>n</w:t>
        </w:r>
      </w:ins>
      <w:ins w:id="1154" w:author="Orion" w:date="2011-05-02T20:56:00Z">
        <w:r w:rsidR="00825C0B">
          <w:rPr>
            <w:rFonts w:cs="Times New Roman"/>
          </w:rPr>
          <w:t xml:space="preserve"> aplicar con una </w:t>
        </w:r>
      </w:ins>
      <w:ins w:id="1155" w:author="Orion" w:date="2011-05-02T20:35:00Z">
        <w:r w:rsidRPr="00246937">
          <w:rPr>
            <w:rFonts w:cs="Times New Roman"/>
          </w:rPr>
          <w:t>visibilidad mayor de 5 millas náuticas y techo de nubes por encima de los 1500m)</w:t>
        </w:r>
      </w:ins>
      <w:ins w:id="1156" w:author="Orion" w:date="2011-05-02T20:56:00Z">
        <w:r w:rsidR="00825C0B">
          <w:rPr>
            <w:rFonts w:cs="Times New Roman"/>
          </w:rPr>
          <w:t>. En este caso</w:t>
        </w:r>
      </w:ins>
      <w:ins w:id="1157" w:author="Orion" w:date="2011-05-02T20:35:00Z">
        <w:r w:rsidRPr="00246937">
          <w:rPr>
            <w:rFonts w:cs="Times New Roman"/>
          </w:rPr>
          <w:t xml:space="preserve"> los pilotos suelen usar la técnica de </w:t>
        </w:r>
        <w:del w:id="1158" w:author="IO" w:date="2011-05-12T18:01:00Z">
          <w:r w:rsidRPr="00246937" w:rsidDel="005421EE">
            <w:rPr>
              <w:rStyle w:val="apple-style-span"/>
              <w:rFonts w:cs="Times New Roman"/>
              <w:color w:val="000000"/>
            </w:rPr>
            <w:delText>"</w:delText>
          </w:r>
        </w:del>
      </w:ins>
      <w:ins w:id="1159" w:author="IO" w:date="2011-05-12T18:01:00Z">
        <w:r w:rsidR="005421EE">
          <w:rPr>
            <w:rStyle w:val="apple-style-span"/>
            <w:rFonts w:cs="Times New Roman"/>
            <w:color w:val="000000"/>
          </w:rPr>
          <w:t>“</w:t>
        </w:r>
      </w:ins>
      <w:ins w:id="1160" w:author="Orion" w:date="2011-05-02T20:35:00Z">
        <w:r w:rsidRPr="00246937">
          <w:rPr>
            <w:rStyle w:val="apple-style-span"/>
            <w:rFonts w:cs="Times New Roman"/>
            <w:color w:val="000000"/>
          </w:rPr>
          <w:t>navegación por estima</w:t>
        </w:r>
        <w:del w:id="1161" w:author="IO" w:date="2011-05-12T18:01:00Z">
          <w:r w:rsidRPr="00246937" w:rsidDel="005421EE">
            <w:rPr>
              <w:rStyle w:val="apple-style-span"/>
              <w:rFonts w:cs="Times New Roman"/>
              <w:color w:val="000000"/>
            </w:rPr>
            <w:delText>"</w:delText>
          </w:r>
        </w:del>
      </w:ins>
      <w:ins w:id="1162" w:author="IO" w:date="2011-05-12T18:01:00Z">
        <w:r w:rsidR="005421EE">
          <w:rPr>
            <w:rStyle w:val="apple-style-span"/>
            <w:rFonts w:cs="Times New Roman"/>
            <w:color w:val="000000"/>
          </w:rPr>
          <w:t>”</w:t>
        </w:r>
      </w:ins>
      <w:ins w:id="1163" w:author="Orion" w:date="2011-05-02T20:57:00Z">
        <w:r w:rsidR="00BE035B">
          <w:rPr>
            <w:rStyle w:val="apple-style-span"/>
            <w:rFonts w:cs="Times New Roman"/>
            <w:color w:val="000000"/>
          </w:rPr>
          <w:t xml:space="preserve">. Este </w:t>
        </w:r>
      </w:ins>
      <w:ins w:id="1164" w:author="Orion" w:date="2011-05-02T20:35:00Z">
        <w:r w:rsidRPr="00246937">
          <w:rPr>
            <w:rStyle w:val="apple-style-span"/>
            <w:rFonts w:cs="Times New Roman"/>
            <w:color w:val="000000"/>
          </w:rPr>
          <w:t>procedimiento inf</w:t>
        </w:r>
      </w:ins>
      <w:ins w:id="1165" w:author="Orion" w:date="2011-05-02T20:57:00Z">
        <w:r w:rsidR="00BE035B">
          <w:rPr>
            <w:rStyle w:val="apple-style-span"/>
            <w:rFonts w:cs="Times New Roman"/>
            <w:color w:val="000000"/>
          </w:rPr>
          <w:t>iere</w:t>
        </w:r>
      </w:ins>
      <w:ins w:id="1166" w:author="Orion" w:date="2011-05-02T20:35:00Z">
        <w:r w:rsidRPr="00246937">
          <w:rPr>
            <w:rStyle w:val="apple-style-span"/>
            <w:rFonts w:cs="Times New Roman"/>
            <w:color w:val="000000"/>
          </w:rPr>
          <w:t xml:space="preserve"> la ubicación actual haciendo cálculos basados en el</w:t>
        </w:r>
        <w:del w:id="1167" w:author="IO" w:date="2011-05-12T18:01:00Z">
          <w:r w:rsidRPr="00F818EC" w:rsidDel="005421EE">
            <w:rPr>
              <w:rStyle w:val="apple-converted-space"/>
              <w:rFonts w:cs="Times New Roman"/>
              <w:color w:val="000000"/>
            </w:rPr>
            <w:delText> </w:delText>
          </w:r>
        </w:del>
      </w:ins>
      <w:ins w:id="1168" w:author="IO" w:date="2011-05-12T18:01:00Z">
        <w:r w:rsidR="005421EE">
          <w:rPr>
            <w:rStyle w:val="apple-converted-space"/>
            <w:rFonts w:cs="Times New Roman"/>
            <w:color w:val="000000"/>
          </w:rPr>
          <w:t xml:space="preserve"> </w:t>
        </w:r>
      </w:ins>
      <w:ins w:id="1169" w:author="Orion" w:date="2011-05-02T20:35:00Z">
        <w:r w:rsidRPr="00F818EC">
          <w:rPr>
            <w:rStyle w:val="apple-style-span"/>
            <w:rFonts w:cs="Times New Roman"/>
            <w:color w:val="000000"/>
          </w:rPr>
          <w:t>rumbo</w:t>
        </w:r>
        <w:del w:id="1170" w:author="IO" w:date="2011-05-12T18:01:00Z">
          <w:r w:rsidRPr="00F818EC" w:rsidDel="005421EE">
            <w:rPr>
              <w:rStyle w:val="apple-converted-space"/>
              <w:rFonts w:cs="Times New Roman"/>
              <w:color w:val="000000"/>
            </w:rPr>
            <w:delText> </w:delText>
          </w:r>
        </w:del>
      </w:ins>
      <w:ins w:id="1171" w:author="IO" w:date="2011-05-12T18:01:00Z">
        <w:r w:rsidR="005421EE">
          <w:rPr>
            <w:rStyle w:val="apple-converted-space"/>
            <w:rFonts w:cs="Times New Roman"/>
            <w:color w:val="000000"/>
          </w:rPr>
          <w:t xml:space="preserve"> </w:t>
        </w:r>
      </w:ins>
      <w:ins w:id="1172" w:author="Orion" w:date="2011-05-02T20:35:00Z">
        <w:r w:rsidRPr="00F818EC">
          <w:rPr>
            <w:rStyle w:val="apple-style-span"/>
            <w:rFonts w:cs="Times New Roman"/>
            <w:color w:val="000000"/>
          </w:rPr>
          <w:t>y la velocidad de navegación a lo largo de un período</w:t>
        </w:r>
      </w:ins>
      <w:ins w:id="1173" w:author="Orion" w:date="2011-05-02T20:58:00Z">
        <w:r w:rsidR="002D2823">
          <w:rPr>
            <w:rStyle w:val="apple-style-span"/>
            <w:rFonts w:cs="Times New Roman"/>
            <w:color w:val="000000"/>
          </w:rPr>
          <w:t>,</w:t>
        </w:r>
      </w:ins>
      <w:ins w:id="1174" w:author="Orion" w:date="2011-05-02T20:35:00Z">
        <w:r w:rsidRPr="00246937">
          <w:rPr>
            <w:rStyle w:val="apple-style-span"/>
            <w:rFonts w:cs="Times New Roman"/>
            <w:color w:val="000000"/>
          </w:rPr>
          <w:t xml:space="preserve"> combinad</w:t>
        </w:r>
      </w:ins>
      <w:ins w:id="1175" w:author="Orion" w:date="2011-05-02T20:58:00Z">
        <w:r w:rsidR="002D2823">
          <w:rPr>
            <w:rStyle w:val="apple-style-span"/>
            <w:rFonts w:cs="Times New Roman"/>
            <w:color w:val="000000"/>
          </w:rPr>
          <w:t>os</w:t>
        </w:r>
      </w:ins>
      <w:ins w:id="1176" w:author="Orion" w:date="2011-05-02T20:35:00Z">
        <w:r w:rsidRPr="00246937">
          <w:rPr>
            <w:rStyle w:val="apple-style-span"/>
            <w:rFonts w:cs="Times New Roman"/>
            <w:color w:val="000000"/>
          </w:rPr>
          <w:t xml:space="preserve"> con observaciones visuales</w:t>
        </w:r>
      </w:ins>
      <w:ins w:id="1177" w:author="Orion" w:date="2011-05-02T20:59:00Z">
        <w:r w:rsidR="002D2823">
          <w:rPr>
            <w:rStyle w:val="apple-style-span"/>
            <w:rFonts w:cs="Times New Roman"/>
            <w:color w:val="000000"/>
          </w:rPr>
          <w:t>. Estos datos y cálculos se contrastan</w:t>
        </w:r>
      </w:ins>
      <w:ins w:id="1178" w:author="Orion" w:date="2011-05-02T20:35:00Z">
        <w:r w:rsidRPr="00246937">
          <w:rPr>
            <w:rStyle w:val="apple-style-span"/>
            <w:rFonts w:cs="Times New Roman"/>
            <w:color w:val="000000"/>
          </w:rPr>
          <w:t xml:space="preserve"> con cartas o mapas de navegación aérea</w:t>
        </w:r>
      </w:ins>
      <w:ins w:id="1179" w:author="Orion" w:date="2011-05-02T21:00:00Z">
        <w:r w:rsidR="002D2823">
          <w:rPr>
            <w:rStyle w:val="apple-style-span"/>
            <w:rFonts w:cs="Times New Roman"/>
            <w:color w:val="000000"/>
          </w:rPr>
          <w:t>. También emplea radio para hacer validaciones adicionales</w:t>
        </w:r>
      </w:ins>
      <w:ins w:id="1180" w:author="Orion" w:date="2011-05-02T20:35:00Z">
        <w:r w:rsidRPr="00246937">
          <w:rPr>
            <w:rStyle w:val="apple-style-span"/>
            <w:rFonts w:cs="Times New Roman"/>
            <w:color w:val="000000"/>
          </w:rPr>
          <w:t>.</w:t>
        </w:r>
        <w:del w:id="1181"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1182" w:author="IO" w:date="2011-05-12T18:02:00Z"/>
          <w:rStyle w:val="apple-style-span"/>
          <w:rFonts w:cs="Times New Roman"/>
          <w:color w:val="000000"/>
        </w:rPr>
      </w:pPr>
    </w:p>
    <w:p w14:paraId="27492148" w14:textId="77777777" w:rsidR="005421EE" w:rsidDel="00DD77B4" w:rsidRDefault="00067307" w:rsidP="00067307">
      <w:pPr>
        <w:jc w:val="both"/>
        <w:rPr>
          <w:ins w:id="1183" w:author="IO" w:date="2011-05-12T18:03:00Z"/>
          <w:del w:id="1184" w:author="Orion" w:date="2011-05-16T13:52:00Z"/>
          <w:rStyle w:val="apple-style-span"/>
          <w:rFonts w:cs="Times New Roman"/>
          <w:bCs/>
          <w:color w:val="000000"/>
        </w:rPr>
      </w:pPr>
      <w:ins w:id="1185" w:author="Orion" w:date="2011-05-02T20:35:00Z">
        <w:del w:id="1186"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1187" w:author="IO" w:date="2011-05-12T18:02:00Z">
        <w:r w:rsidR="005421EE">
          <w:rPr>
            <w:rStyle w:val="apple-style-span"/>
            <w:rFonts w:cs="Times New Roman"/>
            <w:color w:val="000000"/>
          </w:rPr>
          <w:t>L</w:t>
        </w:r>
      </w:ins>
      <w:ins w:id="1188" w:author="Orion" w:date="2011-05-02T20:35:00Z">
        <w:r>
          <w:rPr>
            <w:rStyle w:val="apple-style-span"/>
            <w:rFonts w:cs="Times New Roman"/>
            <w:color w:val="000000"/>
          </w:rPr>
          <w:t>a</w:t>
        </w:r>
      </w:ins>
      <w:ins w:id="1189" w:author="IO" w:date="2011-05-13T11:24:00Z">
        <w:r w:rsidR="00366B82">
          <w:rPr>
            <w:rStyle w:val="apple-style-span"/>
            <w:rFonts w:cs="Times New Roman"/>
            <w:color w:val="000000"/>
          </w:rPr>
          <w:t>s</w:t>
        </w:r>
      </w:ins>
      <w:ins w:id="1190"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191" w:author="IO" w:date="2011-05-13T11:24:00Z">
          <w:r w:rsidRPr="00246937" w:rsidDel="00366B82">
            <w:rPr>
              <w:rStyle w:val="apple-style-span"/>
              <w:rFonts w:cs="Times New Roman"/>
              <w:color w:val="000000"/>
            </w:rPr>
            <w:delText>es</w:delText>
          </w:r>
        </w:del>
      </w:ins>
      <w:ins w:id="1192" w:author="IO" w:date="2011-05-13T11:24:00Z">
        <w:r w:rsidR="00366B82">
          <w:rPr>
            <w:rStyle w:val="apple-style-span"/>
            <w:rFonts w:cs="Times New Roman"/>
            <w:color w:val="000000"/>
          </w:rPr>
          <w:t>son</w:t>
        </w:r>
      </w:ins>
      <w:ins w:id="1193" w:author="Orion" w:date="2011-05-02T20:35:00Z">
        <w:r w:rsidRPr="00246937">
          <w:rPr>
            <w:rStyle w:val="apple-style-span"/>
            <w:rFonts w:cs="Times New Roman"/>
            <w:color w:val="000000"/>
          </w:rPr>
          <w:t xml:space="preserve"> más utilizad</w:t>
        </w:r>
        <w:del w:id="1194" w:author="IO" w:date="2011-05-13T11:24:00Z">
          <w:r w:rsidRPr="00246937" w:rsidDel="00366B82">
            <w:rPr>
              <w:rStyle w:val="apple-style-span"/>
              <w:rFonts w:cs="Times New Roman"/>
              <w:color w:val="000000"/>
            </w:rPr>
            <w:delText>o</w:delText>
          </w:r>
        </w:del>
      </w:ins>
      <w:ins w:id="1195" w:author="IO" w:date="2011-05-13T11:24:00Z">
        <w:r w:rsidR="00366B82">
          <w:rPr>
            <w:rStyle w:val="apple-style-span"/>
            <w:rFonts w:cs="Times New Roman"/>
            <w:color w:val="000000"/>
          </w:rPr>
          <w:t>as</w:t>
        </w:r>
      </w:ins>
      <w:ins w:id="1196" w:author="Orion" w:date="2011-05-02T20:35:00Z">
        <w:r w:rsidR="002D2823">
          <w:rPr>
            <w:rStyle w:val="apple-style-span"/>
            <w:rFonts w:cs="Times New Roman"/>
            <w:color w:val="000000"/>
          </w:rPr>
          <w:t xml:space="preserve"> </w:t>
        </w:r>
        <w:del w:id="1197"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198" w:author="IO" w:date="2011-05-12T18:02:00Z">
        <w:r w:rsidR="005421EE">
          <w:rPr>
            <w:rStyle w:val="apple-style-span"/>
            <w:rFonts w:cs="Times New Roman"/>
            <w:color w:val="000000"/>
          </w:rPr>
          <w:t xml:space="preserve"> puesto que ofrece</w:t>
        </w:r>
      </w:ins>
      <w:ins w:id="1199" w:author="IO" w:date="2011-05-13T11:24:00Z">
        <w:r w:rsidR="00366B82">
          <w:rPr>
            <w:rStyle w:val="apple-style-span"/>
            <w:rFonts w:cs="Times New Roman"/>
            <w:color w:val="000000"/>
          </w:rPr>
          <w:t>n</w:t>
        </w:r>
      </w:ins>
      <w:ins w:id="1200" w:author="IO" w:date="2011-05-12T18:02:00Z">
        <w:r w:rsidR="005421EE">
          <w:rPr>
            <w:rStyle w:val="apple-style-span"/>
            <w:rFonts w:cs="Times New Roman"/>
            <w:color w:val="000000"/>
          </w:rPr>
          <w:t xml:space="preserve"> mayor seguridad</w:t>
        </w:r>
      </w:ins>
      <w:ins w:id="1201" w:author="Orion" w:date="2011-05-02T21:01:00Z">
        <w:r w:rsidR="002D2823">
          <w:rPr>
            <w:rStyle w:val="apple-style-span"/>
            <w:rFonts w:cs="Times New Roman"/>
            <w:color w:val="000000"/>
          </w:rPr>
          <w:t xml:space="preserve">. Aquí </w:t>
        </w:r>
      </w:ins>
      <w:ins w:id="1202"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203" w:author="Orion" w:date="2011-05-02T21:02:00Z">
        <w:r w:rsidR="007E2201">
          <w:rPr>
            <w:rStyle w:val="apple-style-span"/>
            <w:rFonts w:cs="Times New Roman"/>
            <w:color w:val="000000"/>
          </w:rPr>
          <w:t>,</w:t>
        </w:r>
      </w:ins>
      <w:ins w:id="1204"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205" w:author="IO" w:date="2011-05-12T18:02:00Z">
        <w:r w:rsidR="005421EE">
          <w:rPr>
            <w:rStyle w:val="apple-style-span"/>
            <w:rFonts w:cs="Times New Roman"/>
            <w:color w:val="000000"/>
          </w:rPr>
          <w:t>Control de Tráfico Aéreo (</w:t>
        </w:r>
      </w:ins>
      <w:ins w:id="1206" w:author="Orion" w:date="2011-05-02T20:35:00Z">
        <w:r w:rsidRPr="00F818EC">
          <w:rPr>
            <w:rStyle w:val="apple-style-span"/>
            <w:rFonts w:cs="Times New Roman"/>
            <w:bCs/>
            <w:color w:val="000000"/>
          </w:rPr>
          <w:t>ATC</w:t>
        </w:r>
        <w:del w:id="1207" w:author="IO" w:date="2011-05-12T18:02:00Z">
          <w:r w:rsidRPr="00F818EC" w:rsidDel="005421EE">
            <w:rPr>
              <w:rStyle w:val="apple-style-span"/>
              <w:rFonts w:cs="Times New Roman"/>
              <w:bCs/>
              <w:color w:val="000000"/>
            </w:rPr>
            <w:delText xml:space="preserve"> (control de tráfico aéreo</w:delText>
          </w:r>
        </w:del>
      </w:ins>
      <w:ins w:id="1208"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209"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210"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211" w:author="IO" w:date="2011-05-12T18:02:00Z">
              <w:rPr>
                <w:rStyle w:val="apple-style-span"/>
                <w:rFonts w:cs="Times New Roman"/>
                <w:bCs/>
                <w:color w:val="000000"/>
              </w:rPr>
            </w:rPrChange>
          </w:rPr>
          <w:t xml:space="preserve"> Control</w:t>
        </w:r>
      </w:ins>
      <w:ins w:id="1212" w:author="Orion" w:date="2011-05-02T20:35:00Z">
        <w:r w:rsidRPr="00F818EC">
          <w:rPr>
            <w:rStyle w:val="apple-style-span"/>
            <w:rFonts w:cs="Times New Roman"/>
            <w:bCs/>
            <w:color w:val="000000"/>
          </w:rPr>
          <w:t>)</w:t>
        </w:r>
      </w:ins>
      <w:ins w:id="1213" w:author="Orion" w:date="2011-05-02T21:02:00Z">
        <w:r w:rsidR="007E2201">
          <w:rPr>
            <w:rStyle w:val="apple-style-span"/>
            <w:rFonts w:cs="Times New Roman"/>
            <w:bCs/>
            <w:color w:val="000000"/>
          </w:rPr>
          <w:t>,</w:t>
        </w:r>
      </w:ins>
      <w:ins w:id="1214"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215" w:author="Orion" w:date="2011-05-16T13:51:00Z"/>
          <w:rStyle w:val="apple-style-span"/>
          <w:rFonts w:cs="Times New Roman"/>
          <w:bCs/>
          <w:color w:val="000000"/>
        </w:rPr>
      </w:pPr>
    </w:p>
    <w:p w14:paraId="64C401DB" w14:textId="77777777" w:rsidR="00DD77B4" w:rsidRPr="00DD77B4" w:rsidRDefault="00DD77B4" w:rsidP="00DD77B4">
      <w:pPr>
        <w:jc w:val="both"/>
        <w:rPr>
          <w:ins w:id="1216" w:author="Orion" w:date="2011-05-16T13:51:00Z"/>
          <w:rStyle w:val="apple-style-span"/>
          <w:rFonts w:cs="Times New Roman"/>
          <w:bCs/>
          <w:color w:val="000000"/>
        </w:rPr>
      </w:pPr>
    </w:p>
    <w:p w14:paraId="65237B05" w14:textId="458DF141" w:rsidR="006D1043" w:rsidRPr="006D1043" w:rsidRDefault="006D1043">
      <w:pPr>
        <w:jc w:val="both"/>
        <w:rPr>
          <w:ins w:id="1217" w:author="Orion" w:date="2011-05-01T20:39:00Z"/>
          <w:rFonts w:cs="Times New Roman"/>
          <w:rPrChange w:id="1218" w:author="Orion" w:date="2011-05-03T11:32:00Z">
            <w:rPr>
              <w:ins w:id="1219" w:author="Orion" w:date="2011-05-01T20:39:00Z"/>
              <w:rFonts w:eastAsiaTheme="majorEastAsia" w:cs="Times New Roman"/>
              <w:color w:val="17365D" w:themeColor="text2" w:themeShade="BF"/>
              <w:spacing w:val="5"/>
              <w:kern w:val="28"/>
              <w:sz w:val="52"/>
              <w:szCs w:val="47"/>
            </w:rPr>
          </w:rPrChange>
        </w:rPr>
        <w:pPrChange w:id="1220"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221" w:author="Orion" w:date="2011-04-24T22:32:00Z">
            <w:rPr>
              <w:rFonts w:eastAsia="Times New Roman" w:cs="Times New Roman"/>
            </w:rPr>
          </w:rPrChange>
        </w:rPr>
        <w:pPrChange w:id="1222" w:author="Orion" w:date="2011-05-01T20:34:00Z">
          <w:pPr>
            <w:jc w:val="both"/>
          </w:pPr>
        </w:pPrChange>
      </w:pPr>
      <w:bookmarkStart w:id="1223" w:name="_Toc298231231"/>
      <w:r w:rsidRPr="00246937">
        <w:rPr>
          <w:rFonts w:ascii="Times New Roman" w:hAnsi="Times New Roman" w:cs="Times New Roman"/>
          <w:rPrChange w:id="1224" w:author="Orion" w:date="2011-04-24T22:32:00Z">
            <w:rPr>
              <w:rFonts w:eastAsia="Times New Roman" w:cs="Times New Roman"/>
            </w:rPr>
          </w:rPrChange>
        </w:rPr>
        <w:t>Estado del arte</w:t>
      </w:r>
      <w:bookmarkEnd w:id="1223"/>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225" w:author="Orion" w:date="2011-05-16T14:20:00Z"/>
          <w:rFonts w:eastAsia="Times New Roman" w:cs="Times New Roman"/>
        </w:rPr>
      </w:pPr>
    </w:p>
    <w:p w14:paraId="30BFAAC2" w14:textId="77777777" w:rsidR="00E22278" w:rsidRPr="008F597E" w:rsidRDefault="00E22278">
      <w:pPr>
        <w:outlineLvl w:val="1"/>
        <w:rPr>
          <w:ins w:id="1226" w:author="Orion" w:date="2011-05-16T14:20:00Z"/>
          <w:rFonts w:eastAsiaTheme="majorEastAsia" w:cs="Times New Roman"/>
          <w:color w:val="1F497D" w:themeColor="text2"/>
          <w:spacing w:val="15"/>
          <w:szCs w:val="21"/>
          <w:u w:val="single"/>
          <w:rPrChange w:id="1227" w:author="Orion" w:date="2011-07-04T11:51:00Z">
            <w:rPr>
              <w:ins w:id="1228" w:author="Orion" w:date="2011-05-16T14:20:00Z"/>
            </w:rPr>
          </w:rPrChange>
        </w:rPr>
      </w:pPr>
      <w:bookmarkStart w:id="1229" w:name="_Toc298231232"/>
      <w:ins w:id="1230" w:author="Orion" w:date="2011-05-16T14:20:00Z">
        <w:r w:rsidRPr="008F597E">
          <w:rPr>
            <w:rFonts w:eastAsiaTheme="majorEastAsia" w:cs="Times New Roman"/>
            <w:color w:val="1F497D" w:themeColor="text2"/>
            <w:spacing w:val="15"/>
            <w:szCs w:val="21"/>
            <w:u w:val="single"/>
            <w:rPrChange w:id="1231" w:author="Orion" w:date="2011-07-04T11:51:00Z">
              <w:rPr/>
            </w:rPrChange>
          </w:rPr>
          <w:t>Factores humanos</w:t>
        </w:r>
        <w:r w:rsidRPr="008F597E" w:rsidDel="00432D4C">
          <w:rPr>
            <w:rFonts w:eastAsiaTheme="majorEastAsia" w:cs="Times New Roman"/>
            <w:color w:val="1F497D" w:themeColor="text2"/>
            <w:spacing w:val="15"/>
            <w:szCs w:val="21"/>
            <w:u w:val="single"/>
            <w:rPrChange w:id="1232" w:author="Orion" w:date="2011-07-04T11:51:00Z">
              <w:rPr/>
            </w:rPrChange>
          </w:rPr>
          <w:t xml:space="preserve"> </w:t>
        </w:r>
        <w:r w:rsidRPr="008F597E">
          <w:rPr>
            <w:rFonts w:eastAsiaTheme="majorEastAsia" w:cs="Times New Roman"/>
            <w:color w:val="1F497D" w:themeColor="text2"/>
            <w:spacing w:val="15"/>
            <w:szCs w:val="21"/>
            <w:u w:val="single"/>
            <w:rPrChange w:id="1233" w:author="Orion" w:date="2011-07-04T11:51:00Z">
              <w:rPr/>
            </w:rPrChange>
          </w:rPr>
          <w:t>en aviación</w:t>
        </w:r>
        <w:bookmarkEnd w:id="1229"/>
      </w:ins>
    </w:p>
    <w:p w14:paraId="44069AD6" w14:textId="77777777" w:rsidR="00E22278" w:rsidRDefault="00E22278">
      <w:pPr>
        <w:rPr>
          <w:ins w:id="1234" w:author="Orion" w:date="2011-05-16T14:20:00Z"/>
          <w:rFonts w:cs="Times New Roman"/>
        </w:rPr>
        <w:pPrChange w:id="1235" w:author="Orion" w:date="2011-06-10T11:24:00Z">
          <w:pPr>
            <w:jc w:val="both"/>
          </w:pPr>
        </w:pPrChange>
      </w:pPr>
      <w:ins w:id="1236"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237" w:author="Orion" w:date="2011-05-16T14:20:00Z"/>
      <w:sdt>
        <w:sdtPr>
          <w:rPr>
            <w:rFonts w:cs="Times New Roman"/>
          </w:rPr>
          <w:id w:val="-1859647668"/>
          <w:citation/>
        </w:sdtPr>
        <w:sdtEndPr/>
        <w:sdtContent>
          <w:customXmlInsRangeEnd w:id="1237"/>
          <w:ins w:id="1238"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239" w:author="Orion" w:date="2011-05-16T14:20:00Z">
            <w:r w:rsidRPr="00AB231D">
              <w:rPr>
                <w:rFonts w:cs="Times New Roman"/>
              </w:rPr>
              <w:fldChar w:fldCharType="end"/>
            </w:r>
          </w:ins>
          <w:customXmlInsRangeStart w:id="1240" w:author="Orion" w:date="2011-05-16T14:20:00Z"/>
        </w:sdtContent>
      </w:sdt>
      <w:customXmlInsRangeEnd w:id="1240"/>
      <w:ins w:id="1241"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End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242" w:author="IO" w:date="2011-06-09T13:37:00Z"/>
          <w:rFonts w:cs="Times New Roman"/>
        </w:rPr>
      </w:pPr>
    </w:p>
    <w:p w14:paraId="64699DD8" w14:textId="4BBF3053" w:rsidR="00E22278" w:rsidRPr="006512B0" w:rsidRDefault="00E22278" w:rsidP="00E22278">
      <w:pPr>
        <w:jc w:val="both"/>
        <w:rPr>
          <w:ins w:id="1243" w:author="Orion" w:date="2011-05-16T14:20:00Z"/>
          <w:del w:id="1244" w:author="IO" w:date="2011-06-09T13:36:00Z"/>
          <w:rFonts w:cs="Times New Roman"/>
        </w:rPr>
      </w:pPr>
      <w:ins w:id="1245" w:author="Orion" w:date="2011-05-16T14:20:00Z">
        <w:del w:id="1246"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247" w:author="IO" w:date="2011-06-09T13:48:00Z">
        <w:r w:rsidR="003E5207">
          <w:rPr>
            <w:rFonts w:cs="Times New Roman"/>
          </w:rPr>
          <w:t>L</w:t>
        </w:r>
      </w:ins>
      <w:ins w:id="1248" w:author="Orion" w:date="2011-05-16T14:20:00Z">
        <w:r w:rsidR="009D02C2">
          <w:rPr>
            <w:rFonts w:cs="Times New Roman"/>
          </w:rPr>
          <w:t>a</w:t>
        </w:r>
        <w:r w:rsidRPr="006512B0">
          <w:rPr>
            <w:rFonts w:cs="Times New Roman"/>
          </w:rPr>
          <w:t xml:space="preserve"> industria aeronáutica incorporó hace décadas</w:t>
        </w:r>
      </w:ins>
      <w:customXmlInsRangeStart w:id="1249" w:author="Orion" w:date="2011-05-16T14:20:00Z"/>
      <w:sdt>
        <w:sdtPr>
          <w:rPr>
            <w:rFonts w:cs="Times New Roman"/>
          </w:rPr>
          <w:id w:val="-75057387"/>
          <w:citation/>
        </w:sdtPr>
        <w:sdtEndPr/>
        <w:sdtContent>
          <w:customXmlInsRangeEnd w:id="1249"/>
          <w:ins w:id="1250"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251" w:author="Orion" w:date="2011-05-16T14:20:00Z">
            <w:r w:rsidRPr="006512B0">
              <w:rPr>
                <w:rFonts w:cs="Times New Roman"/>
              </w:rPr>
              <w:fldChar w:fldCharType="end"/>
            </w:r>
          </w:ins>
          <w:customXmlInsRangeStart w:id="1252" w:author="Orion" w:date="2011-05-16T14:20:00Z"/>
        </w:sdtContent>
      </w:sdt>
      <w:customXmlInsRangeEnd w:id="1252"/>
      <w:ins w:id="1253" w:author="Orion" w:date="2011-05-16T14:20:00Z">
        <w:r w:rsidRPr="006512B0">
          <w:rPr>
            <w:rFonts w:cs="Times New Roman"/>
          </w:rPr>
          <w:t xml:space="preserve"> el procedimiento</w:t>
        </w:r>
      </w:ins>
      <w:ins w:id="1254" w:author="Orion" w:date="2011-06-15T18:46:00Z">
        <w:r w:rsidR="00364ED4">
          <w:rPr>
            <w:rFonts w:cs="Times New Roman"/>
          </w:rPr>
          <w:t xml:space="preserve"> de</w:t>
        </w:r>
      </w:ins>
      <w:ins w:id="1255" w:author="Orion" w:date="2011-05-16T14:20:00Z">
        <w:r w:rsidRPr="006512B0">
          <w:rPr>
            <w:rFonts w:cs="Times New Roman"/>
          </w:rPr>
          <w:t xml:space="preserve"> </w:t>
        </w:r>
      </w:ins>
      <w:ins w:id="1256" w:author="Orion" w:date="2011-06-15T18:46:00Z">
        <w:r w:rsidR="00364ED4">
          <w:rPr>
            <w:rFonts w:cs="Times New Roman"/>
          </w:rPr>
          <w:t>g</w:t>
        </w:r>
      </w:ins>
      <w:ins w:id="1257" w:author="Orion" w:date="2011-06-15T18:45:00Z">
        <w:r w:rsidR="0089300A" w:rsidRPr="006512B0">
          <w:rPr>
            <w:rFonts w:cs="Times New Roman"/>
          </w:rPr>
          <w:t>estión de los recursos por la tripulación</w:t>
        </w:r>
        <w:r w:rsidR="0089300A">
          <w:rPr>
            <w:rFonts w:cs="Times New Roman"/>
          </w:rPr>
          <w:t xml:space="preserve">  (</w:t>
        </w:r>
      </w:ins>
      <w:ins w:id="1258" w:author="Orion" w:date="2011-05-16T14:20:00Z">
        <w:r w:rsidRPr="006512B0">
          <w:rPr>
            <w:rFonts w:cs="Times New Roman"/>
          </w:rPr>
          <w:t>CRM</w:t>
        </w:r>
      </w:ins>
      <w:ins w:id="1259" w:author="Orion" w:date="2011-06-15T18:45:00Z">
        <w:r w:rsidR="0089300A">
          <w:rPr>
            <w:rFonts w:cs="Times New Roman"/>
          </w:rPr>
          <w:t xml:space="preserve">, </w:t>
        </w:r>
        <w:proofErr w:type="spellStart"/>
        <w:r w:rsidR="0089300A" w:rsidRPr="0089300A">
          <w:rPr>
            <w:rFonts w:cs="Times New Roman"/>
            <w:i/>
            <w:rPrChange w:id="1260" w:author="Orion" w:date="2011-06-15T18:45:00Z">
              <w:rPr>
                <w:rFonts w:cs="Times New Roman"/>
              </w:rPr>
            </w:rPrChange>
          </w:rPr>
          <w:t>Crew</w:t>
        </w:r>
        <w:proofErr w:type="spellEnd"/>
        <w:r w:rsidR="0089300A" w:rsidRPr="0089300A">
          <w:rPr>
            <w:rFonts w:cs="Times New Roman"/>
            <w:i/>
            <w:rPrChange w:id="1261" w:author="Orion" w:date="2011-06-15T18:45:00Z">
              <w:rPr>
                <w:rFonts w:cs="Times New Roman"/>
              </w:rPr>
            </w:rPrChange>
          </w:rPr>
          <w:t xml:space="preserve"> </w:t>
        </w:r>
        <w:proofErr w:type="spellStart"/>
        <w:r w:rsidR="0089300A" w:rsidRPr="0089300A">
          <w:rPr>
            <w:rFonts w:cs="Times New Roman"/>
            <w:i/>
            <w:rPrChange w:id="1262" w:author="Orion" w:date="2011-06-15T18:45:00Z">
              <w:rPr>
                <w:rFonts w:cs="Times New Roman"/>
              </w:rPr>
            </w:rPrChange>
          </w:rPr>
          <w:t>resource</w:t>
        </w:r>
        <w:proofErr w:type="spellEnd"/>
        <w:r w:rsidR="0089300A" w:rsidRPr="0089300A">
          <w:rPr>
            <w:rFonts w:cs="Times New Roman"/>
            <w:i/>
            <w:rPrChange w:id="1263" w:author="Orion" w:date="2011-06-15T18:45:00Z">
              <w:rPr>
                <w:rFonts w:cs="Times New Roman"/>
              </w:rPr>
            </w:rPrChange>
          </w:rPr>
          <w:t xml:space="preserve"> </w:t>
        </w:r>
        <w:proofErr w:type="spellStart"/>
        <w:r w:rsidR="0089300A" w:rsidRPr="0089300A">
          <w:rPr>
            <w:rFonts w:cs="Times New Roman"/>
            <w:i/>
            <w:rPrChange w:id="1264" w:author="Orion" w:date="2011-06-15T18:45:00Z">
              <w:rPr>
                <w:rFonts w:cs="Times New Roman"/>
              </w:rPr>
            </w:rPrChange>
          </w:rPr>
          <w:t>management</w:t>
        </w:r>
        <w:proofErr w:type="spellEnd"/>
        <w:r w:rsidR="0089300A">
          <w:rPr>
            <w:rFonts w:cs="Times New Roman"/>
          </w:rPr>
          <w:t>)</w:t>
        </w:r>
      </w:ins>
      <w:ins w:id="1265"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266" w:author="Orion" w:date="2011-05-16T14:20:00Z"/>
      <w:sdt>
        <w:sdtPr>
          <w:rPr>
            <w:rFonts w:cs="Times New Roman"/>
          </w:rPr>
          <w:id w:val="245241287"/>
          <w:citation/>
        </w:sdtPr>
        <w:sdtEndPr/>
        <w:sdtContent>
          <w:customXmlInsRangeEnd w:id="1266"/>
          <w:ins w:id="1267"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268" w:author="Orion" w:date="2011-05-16T14:20:00Z">
            <w:r w:rsidRPr="006512B0">
              <w:rPr>
                <w:rFonts w:cs="Times New Roman"/>
              </w:rPr>
              <w:fldChar w:fldCharType="end"/>
            </w:r>
          </w:ins>
          <w:customXmlInsRangeStart w:id="1269" w:author="Orion" w:date="2011-05-16T14:20:00Z"/>
        </w:sdtContent>
      </w:sdt>
      <w:customXmlInsRangeEnd w:id="1269"/>
      <w:ins w:id="1270" w:author="Orion" w:date="2011-05-16T14:20:00Z">
        <w:r w:rsidRPr="006512B0">
          <w:rPr>
            <w:rFonts w:cs="Times New Roman"/>
          </w:rPr>
          <w:t>.</w:t>
        </w:r>
      </w:ins>
    </w:p>
    <w:p w14:paraId="42D94FEB" w14:textId="23E2FD60" w:rsidR="00E22278" w:rsidRPr="00246937" w:rsidRDefault="00EB5B8E" w:rsidP="00E22278">
      <w:pPr>
        <w:jc w:val="both"/>
        <w:rPr>
          <w:ins w:id="1271" w:author="Orion" w:date="2011-05-16T14:20:00Z"/>
          <w:rFonts w:cs="Times New Roman"/>
        </w:rPr>
      </w:pPr>
      <w:ins w:id="1272" w:author="IO" w:date="2011-06-09T13:37:00Z">
        <w:r>
          <w:rPr>
            <w:rFonts w:cs="Times New Roman"/>
          </w:rPr>
          <w:t xml:space="preserve"> </w:t>
        </w:r>
      </w:ins>
      <w:ins w:id="1273" w:author="Orion" w:date="2011-05-16T14:20:00Z">
        <w:r w:rsidR="00E22278" w:rsidRPr="006512B0">
          <w:rPr>
            <w:rFonts w:cs="Times New Roman"/>
          </w:rPr>
          <w:t>A lo largo de los años</w:t>
        </w:r>
      </w:ins>
      <w:ins w:id="1274" w:author="IO" w:date="2011-06-09T13:49:00Z">
        <w:r w:rsidR="003E5207">
          <w:rPr>
            <w:rFonts w:cs="Times New Roman"/>
          </w:rPr>
          <w:t>,</w:t>
        </w:r>
      </w:ins>
      <w:ins w:id="1275" w:author="Orion" w:date="2011-05-16T14:20:00Z">
        <w:r w:rsidR="00E22278" w:rsidRPr="006512B0">
          <w:rPr>
            <w:rFonts w:cs="Times New Roman"/>
          </w:rPr>
          <w:t xml:space="preserve"> el CRM ha ido evolucionando </w:t>
        </w:r>
      </w:ins>
      <w:customXmlInsRangeStart w:id="1276" w:author="Orion" w:date="2011-05-16T14:20:00Z"/>
      <w:sdt>
        <w:sdtPr>
          <w:rPr>
            <w:rFonts w:cs="Times New Roman"/>
          </w:rPr>
          <w:id w:val="320938928"/>
          <w:citation/>
        </w:sdtPr>
        <w:sdtEndPr/>
        <w:sdtContent>
          <w:customXmlInsRangeEnd w:id="1276"/>
          <w:ins w:id="1277"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278" w:author="Orion" w:date="2011-05-16T14:20:00Z">
            <w:r w:rsidR="00E22278" w:rsidRPr="006512B0">
              <w:rPr>
                <w:rFonts w:cs="Times New Roman"/>
              </w:rPr>
              <w:fldChar w:fldCharType="end"/>
            </w:r>
          </w:ins>
          <w:customXmlInsRangeStart w:id="1279" w:author="Orion" w:date="2011-05-16T14:20:00Z"/>
        </w:sdtContent>
      </w:sdt>
      <w:customXmlInsRangeEnd w:id="1279"/>
      <w:ins w:id="1280" w:author="Orion" w:date="2011-05-16T14:20:00Z">
        <w:r w:rsidR="00E22278" w:rsidRPr="006512B0">
          <w:rPr>
            <w:rFonts w:cs="Times New Roman"/>
          </w:rPr>
          <w:t xml:space="preserve"> pasando a ser básico en cuanto a la coordinación de la tripulación y la toma de decisiones</w:t>
        </w:r>
        <w:del w:id="1281"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282" w:author="Orion" w:date="2011-05-16T14:20:00Z"/>
      <w:sdt>
        <w:sdtPr>
          <w:rPr>
            <w:rFonts w:cs="Times New Roman"/>
          </w:rPr>
          <w:id w:val="277302880"/>
          <w:citation/>
        </w:sdtPr>
        <w:sdtEndPr/>
        <w:sdtContent>
          <w:customXmlInsRangeEnd w:id="1282"/>
          <w:ins w:id="1283"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284" w:author="Orion" w:date="2011-05-16T14:20:00Z">
            <w:r w:rsidR="00E22278" w:rsidRPr="006512B0">
              <w:rPr>
                <w:rFonts w:cs="Times New Roman"/>
              </w:rPr>
              <w:fldChar w:fldCharType="end"/>
            </w:r>
          </w:ins>
          <w:customXmlInsRangeStart w:id="1285" w:author="Orion" w:date="2011-05-16T14:20:00Z"/>
        </w:sdtContent>
      </w:sdt>
      <w:customXmlInsRangeEnd w:id="1285"/>
      <w:customXmlInsRangeStart w:id="1286" w:author="Orion" w:date="2011-05-16T14:20:00Z"/>
      <w:sdt>
        <w:sdtPr>
          <w:rPr>
            <w:rFonts w:cs="Times New Roman"/>
          </w:rPr>
          <w:id w:val="1722865985"/>
          <w:citation/>
        </w:sdtPr>
        <w:sdtEndPr/>
        <w:sdtContent>
          <w:customXmlInsRangeEnd w:id="1286"/>
          <w:ins w:id="1287"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288" w:author="Orion" w:date="2011-05-16T14:20:00Z">
            <w:r w:rsidR="00E22278" w:rsidRPr="006512B0">
              <w:rPr>
                <w:rFonts w:cs="Times New Roman"/>
              </w:rPr>
              <w:fldChar w:fldCharType="end"/>
            </w:r>
          </w:ins>
          <w:customXmlInsRangeStart w:id="1289" w:author="Orion" w:date="2011-05-16T14:20:00Z"/>
        </w:sdtContent>
      </w:sdt>
      <w:customXmlInsRangeEnd w:id="1289"/>
      <w:customXmlInsRangeStart w:id="1290" w:author="Orion" w:date="2011-05-16T14:20:00Z"/>
      <w:sdt>
        <w:sdtPr>
          <w:rPr>
            <w:rFonts w:cs="Times New Roman"/>
          </w:rPr>
          <w:id w:val="1906102068"/>
          <w:citation/>
        </w:sdtPr>
        <w:sdtEndPr/>
        <w:sdtContent>
          <w:customXmlInsRangeEnd w:id="1290"/>
          <w:ins w:id="1291"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292" w:author="Orion" w:date="2011-05-16T14:20:00Z">
            <w:r w:rsidR="00E22278" w:rsidRPr="006512B0">
              <w:rPr>
                <w:rFonts w:cs="Times New Roman"/>
              </w:rPr>
              <w:fldChar w:fldCharType="end"/>
            </w:r>
          </w:ins>
          <w:customXmlInsRangeStart w:id="1293" w:author="Orion" w:date="2011-05-16T14:20:00Z"/>
        </w:sdtContent>
      </w:sdt>
      <w:customXmlInsRangeEnd w:id="1293"/>
      <w:ins w:id="1294"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295" w:author="Orion" w:date="2011-05-16T14:20:00Z"/>
          <w:rFonts w:cs="Times New Roman"/>
        </w:rPr>
      </w:pPr>
      <w:ins w:id="1296" w:author="Orion" w:date="2011-05-16T14:20:00Z">
        <w:r w:rsidRPr="006512B0">
          <w:rPr>
            <w:rFonts w:cs="Times New Roman"/>
          </w:rPr>
          <w:t>Procesos de comunicación y toma de decisiones.</w:t>
        </w:r>
      </w:ins>
      <w:ins w:id="1297" w:author="Orion" w:date="2011-06-15T19:20:00Z">
        <w:r w:rsidR="00612633">
          <w:rPr>
            <w:rFonts w:cs="Times New Roman"/>
          </w:rPr>
          <w:t xml:space="preserve"> </w:t>
        </w:r>
      </w:ins>
      <w:ins w:id="1298" w:author="Orion" w:date="2011-06-15T19:21:00Z">
        <w:r w:rsidR="00612633">
          <w:rPr>
            <w:rFonts w:cs="Times New Roman"/>
          </w:rPr>
          <w:t>Comunicación e</w:t>
        </w:r>
      </w:ins>
      <w:ins w:id="1299" w:author="Orion" w:date="2011-06-15T19:20:00Z">
        <w:r w:rsidR="00612633">
          <w:rPr>
            <w:rFonts w:cs="Times New Roman"/>
          </w:rPr>
          <w:t>ntre los distintos miembros de la tripulación</w:t>
        </w:r>
      </w:ins>
      <w:ins w:id="1300" w:author="Orion" w:date="2011-06-15T19:21:00Z">
        <w:r w:rsidR="00612633">
          <w:rPr>
            <w:rFonts w:cs="Times New Roman"/>
          </w:rPr>
          <w:t xml:space="preserve"> y con el exterior, y las distintas acciones a tomar dependiendo de lo que se transmita en estas </w:t>
        </w:r>
      </w:ins>
      <w:ins w:id="1301"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302" w:author="Orion" w:date="2011-05-16T14:20:00Z"/>
          <w:rFonts w:cs="Times New Roman"/>
        </w:rPr>
      </w:pPr>
      <w:ins w:id="1303" w:author="Orion" w:date="2011-05-16T14:20:00Z">
        <w:r w:rsidRPr="006512B0">
          <w:rPr>
            <w:rFonts w:cs="Times New Roman"/>
          </w:rPr>
          <w:t>Trabajo en equipo y dinámicas de grupo.</w:t>
        </w:r>
      </w:ins>
      <w:ins w:id="1304" w:author="Orion" w:date="2011-06-15T19:23:00Z">
        <w:r w:rsidR="00612633">
          <w:rPr>
            <w:rFonts w:cs="Times New Roman"/>
          </w:rPr>
          <w:t xml:space="preserve"> Para poder abordar</w:t>
        </w:r>
      </w:ins>
      <w:ins w:id="1305" w:author="Orion" w:date="2011-06-15T19:30:00Z">
        <w:r w:rsidR="002966A1">
          <w:rPr>
            <w:rFonts w:cs="Times New Roman"/>
          </w:rPr>
          <w:t xml:space="preserve"> de forma conjunta y</w:t>
        </w:r>
      </w:ins>
      <w:ins w:id="1306" w:author="Orion" w:date="2011-06-15T19:24:00Z">
        <w:r w:rsidR="00612633">
          <w:rPr>
            <w:rFonts w:cs="Times New Roman"/>
          </w:rPr>
          <w:t xml:space="preserve"> lo más rápido posible</w:t>
        </w:r>
      </w:ins>
      <w:ins w:id="1307" w:author="Orion" w:date="2011-06-15T19:23:00Z">
        <w:r w:rsidR="00612633">
          <w:rPr>
            <w:rFonts w:cs="Times New Roman"/>
          </w:rPr>
          <w:t xml:space="preserve"> los problema</w:t>
        </w:r>
      </w:ins>
      <w:ins w:id="1308" w:author="Orion" w:date="2011-06-15T19:24:00Z">
        <w:r w:rsidR="00612633">
          <w:rPr>
            <w:rFonts w:cs="Times New Roman"/>
          </w:rPr>
          <w:t>s</w:t>
        </w:r>
      </w:ins>
      <w:ins w:id="1309"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310" w:author="Orion" w:date="2011-05-16T14:20:00Z"/>
          <w:rFonts w:cs="Times New Roman"/>
        </w:rPr>
      </w:pPr>
      <w:ins w:id="1311" w:author="Orion" w:date="2011-05-16T14:20:00Z">
        <w:r w:rsidRPr="006512B0">
          <w:rPr>
            <w:rFonts w:cs="Times New Roman"/>
          </w:rPr>
          <w:t>Liderazgo y coordinación de actividades.</w:t>
        </w:r>
      </w:ins>
      <w:ins w:id="1312" w:author="Orion" w:date="2011-06-15T19:24:00Z">
        <w:r w:rsidR="00C8390B">
          <w:rPr>
            <w:rFonts w:cs="Times New Roman"/>
          </w:rPr>
          <w:t xml:space="preserve"> El capitán de la aeronave es e</w:t>
        </w:r>
      </w:ins>
      <w:ins w:id="1313" w:author="Orion" w:date="2011-06-15T19:25:00Z">
        <w:r w:rsidR="00A814B3">
          <w:rPr>
            <w:rFonts w:cs="Times New Roman"/>
          </w:rPr>
          <w:t>n</w:t>
        </w:r>
      </w:ins>
      <w:ins w:id="1314"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315" w:author="Orion" w:date="2011-05-16T14:20:00Z"/>
          <w:rFonts w:cs="Times New Roman"/>
        </w:rPr>
      </w:pPr>
      <w:ins w:id="1316" w:author="Orion" w:date="2011-05-16T14:20:00Z">
        <w:r w:rsidRPr="006512B0">
          <w:rPr>
            <w:rFonts w:cs="Times New Roman"/>
          </w:rPr>
          <w:t>Carga de trabajo y conciencia situacional.</w:t>
        </w:r>
      </w:ins>
      <w:ins w:id="1317" w:author="Orion" w:date="2011-06-15T19:30:00Z">
        <w:r w:rsidR="00DD3950">
          <w:rPr>
            <w:rFonts w:cs="Times New Roman"/>
          </w:rPr>
          <w:t xml:space="preserve"> C</w:t>
        </w:r>
      </w:ins>
      <w:ins w:id="1318" w:author="Orion" w:date="2011-06-15T19:31:00Z">
        <w:r w:rsidR="00DD3950">
          <w:rPr>
            <w:rFonts w:cs="Times New Roman"/>
          </w:rPr>
          <w:t xml:space="preserve">ada miembro del equipo debe tratar de dedicarse exclusivamente y </w:t>
        </w:r>
      </w:ins>
      <w:ins w:id="1319" w:author="Orion" w:date="2011-06-15T19:33:00Z">
        <w:r w:rsidR="00DD3950">
          <w:rPr>
            <w:rFonts w:cs="Times New Roman"/>
          </w:rPr>
          <w:t>lo más eficientemente posible</w:t>
        </w:r>
      </w:ins>
      <w:ins w:id="1320" w:author="Orion" w:date="2011-06-15T19:34:00Z">
        <w:r w:rsidR="00DD3950">
          <w:rPr>
            <w:rFonts w:cs="Times New Roman"/>
          </w:rPr>
          <w:t xml:space="preserve"> </w:t>
        </w:r>
      </w:ins>
      <w:ins w:id="1321" w:author="Orion" w:date="2011-06-15T19:31:00Z">
        <w:r w:rsidR="00DD3950">
          <w:rPr>
            <w:rFonts w:cs="Times New Roman"/>
          </w:rPr>
          <w:t>a su</w:t>
        </w:r>
      </w:ins>
      <w:ins w:id="1322" w:author="Orion" w:date="2011-06-15T19:34:00Z">
        <w:r w:rsidR="00DD3950">
          <w:rPr>
            <w:rFonts w:cs="Times New Roman"/>
          </w:rPr>
          <w:t>s</w:t>
        </w:r>
      </w:ins>
      <w:ins w:id="1323" w:author="Orion" w:date="2011-06-15T19:31:00Z">
        <w:r w:rsidR="00DD3950">
          <w:rPr>
            <w:rFonts w:cs="Times New Roman"/>
          </w:rPr>
          <w:t xml:space="preserve"> </w:t>
        </w:r>
      </w:ins>
      <w:ins w:id="1324"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325" w:author="IO" w:date="2011-06-09T13:37:00Z"/>
          <w:rFonts w:cs="Times New Roman"/>
        </w:rPr>
      </w:pPr>
      <w:ins w:id="1326" w:author="Orion" w:date="2011-05-16T14:20:00Z">
        <w:r w:rsidRPr="006512B0">
          <w:rPr>
            <w:rFonts w:cs="Times New Roman"/>
          </w:rPr>
          <w:t xml:space="preserve">Rendimiento humano y </w:t>
        </w:r>
      </w:ins>
      <w:ins w:id="1327" w:author="IO" w:date="2011-06-09T13:37:00Z">
        <w:r w:rsidR="00EB5B8E">
          <w:rPr>
            <w:rFonts w:cs="Times New Roman"/>
          </w:rPr>
          <w:t>p</w:t>
        </w:r>
      </w:ins>
      <w:ins w:id="1328" w:author="Orion" w:date="2011-05-16T14:20:00Z">
        <w:r w:rsidRPr="006512B0">
          <w:rPr>
            <w:rFonts w:cs="Times New Roman"/>
          </w:rPr>
          <w:t>sicológico</w:t>
        </w:r>
      </w:ins>
      <w:ins w:id="1329" w:author="IO" w:date="2011-06-09T13:37:00Z">
        <w:r w:rsidR="00EB5B8E">
          <w:rPr>
            <w:rFonts w:cs="Times New Roman"/>
          </w:rPr>
          <w:t>.</w:t>
        </w:r>
      </w:ins>
      <w:ins w:id="1330" w:author="Orion" w:date="2011-06-15T19:27:00Z">
        <w:r w:rsidR="002966A1">
          <w:rPr>
            <w:rFonts w:cs="Times New Roman"/>
          </w:rPr>
          <w:t xml:space="preserve"> </w:t>
        </w:r>
      </w:ins>
      <w:ins w:id="1331" w:author="Orion" w:date="2011-06-15T19:28:00Z">
        <w:r w:rsidR="002966A1">
          <w:rPr>
            <w:rFonts w:cs="Times New Roman"/>
          </w:rPr>
          <w:t xml:space="preserve">Las </w:t>
        </w:r>
      </w:ins>
      <w:ins w:id="1332" w:author="Orion" w:date="2011-06-15T19:27:00Z">
        <w:r w:rsidR="002966A1">
          <w:rPr>
            <w:rFonts w:cs="Times New Roman"/>
          </w:rPr>
          <w:t xml:space="preserve">capacidades de </w:t>
        </w:r>
      </w:ins>
      <w:ins w:id="1333"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334" w:author="IO" w:date="2011-06-09T13:37:00Z"/>
          <w:rFonts w:cs="Times New Roman"/>
        </w:rPr>
      </w:pPr>
    </w:p>
    <w:p w14:paraId="493A60F8" w14:textId="1F11492B" w:rsidR="00E22278" w:rsidRPr="006512B0" w:rsidRDefault="00E22278">
      <w:pPr>
        <w:pStyle w:val="ListParagraph"/>
        <w:numPr>
          <w:ilvl w:val="0"/>
          <w:numId w:val="10"/>
        </w:numPr>
        <w:rPr>
          <w:ins w:id="1335" w:author="Orion" w:date="2011-05-16T14:20:00Z"/>
        </w:rPr>
        <w:pPrChange w:id="1336" w:author="Orion" w:date="2011-06-15T19:26:00Z">
          <w:pPr>
            <w:pStyle w:val="ListParagraph"/>
            <w:numPr>
              <w:numId w:val="10"/>
            </w:numPr>
            <w:ind w:hanging="360"/>
            <w:jc w:val="both"/>
          </w:pPr>
        </w:pPrChange>
      </w:pPr>
      <w:ins w:id="1337" w:author="Orion" w:date="2011-05-16T14:20:00Z">
        <w:r w:rsidRPr="00AB700B">
          <w:rPr>
            <w:rFonts w:cs="Times New Roman"/>
          </w:rPr>
          <w:t>Planificación.</w:t>
        </w:r>
      </w:ins>
      <w:ins w:id="1338" w:author="Orion" w:date="2011-06-15T19:26:00Z">
        <w:r w:rsidR="002966A1">
          <w:rPr>
            <w:rFonts w:cs="Times New Roman"/>
          </w:rPr>
          <w:t xml:space="preserve"> Capacidades de planificaci</w:t>
        </w:r>
      </w:ins>
      <w:ins w:id="1339" w:author="Orion" w:date="2011-06-15T19:27:00Z">
        <w:r w:rsidR="002966A1">
          <w:rPr>
            <w:rFonts w:cs="Times New Roman"/>
          </w:rPr>
          <w:t>ón de la ruta y tiempos de esta.</w:t>
        </w:r>
      </w:ins>
    </w:p>
    <w:p w14:paraId="5FA6F218" w14:textId="77777777" w:rsidR="00E22278" w:rsidRPr="00246937" w:rsidRDefault="00E22278" w:rsidP="00E22278">
      <w:pPr>
        <w:jc w:val="both"/>
        <w:rPr>
          <w:ins w:id="1340" w:author="Orion" w:date="2011-05-16T14:20:00Z"/>
          <w:rFonts w:cs="Times New Roman"/>
        </w:rPr>
      </w:pPr>
    </w:p>
    <w:p w14:paraId="22A2610E" w14:textId="77777777" w:rsidR="00E22278" w:rsidRPr="006512B0" w:rsidRDefault="00E22278" w:rsidP="00E22278">
      <w:pPr>
        <w:jc w:val="both"/>
        <w:rPr>
          <w:ins w:id="1341" w:author="Orion" w:date="2011-05-16T14:20:00Z"/>
          <w:rFonts w:cs="Times New Roman"/>
        </w:rPr>
      </w:pPr>
      <w:commentRangeStart w:id="1342"/>
      <w:ins w:id="1343"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344" w:author="Orion" w:date="2011-05-16T14:20:00Z"/>
      <w:sdt>
        <w:sdtPr>
          <w:rPr>
            <w:rFonts w:cs="Times New Roman"/>
          </w:rPr>
          <w:id w:val="547117784"/>
          <w:citation/>
        </w:sdtPr>
        <w:sdtEndPr/>
        <w:sdtContent>
          <w:customXmlInsRangeEnd w:id="1344"/>
          <w:ins w:id="1345"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346" w:author="Orion" w:date="2011-05-16T14:20:00Z">
            <w:r w:rsidRPr="006512B0">
              <w:rPr>
                <w:rFonts w:cs="Times New Roman"/>
              </w:rPr>
              <w:fldChar w:fldCharType="end"/>
            </w:r>
          </w:ins>
          <w:customXmlInsRangeStart w:id="1347" w:author="Orion" w:date="2011-05-16T14:20:00Z"/>
        </w:sdtContent>
      </w:sdt>
      <w:customXmlInsRangeEnd w:id="1347"/>
      <w:ins w:id="1348"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349" w:author="Orion" w:date="2011-05-16T14:20:00Z"/>
          <w:rFonts w:cs="Times New Roman"/>
        </w:rPr>
      </w:pPr>
      <w:ins w:id="1350"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351" w:author="Orion" w:date="2011-05-16T14:20:00Z"/>
          <w:rFonts w:cs="Times New Roman"/>
        </w:rPr>
      </w:pPr>
      <w:ins w:id="1352"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353" w:author="Orion" w:date="2011-05-16T14:20:00Z"/>
          <w:rFonts w:cs="Times New Roman"/>
        </w:rPr>
      </w:pPr>
      <w:ins w:id="1354"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355" w:author="Orion" w:date="2011-05-16T14:20:00Z"/>
          <w:rFonts w:cs="Times New Roman"/>
        </w:rPr>
      </w:pPr>
      <w:ins w:id="1356"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357" w:author="Orion" w:date="2011-05-16T14:20:00Z"/>
          <w:rFonts w:cs="Times New Roman"/>
        </w:rPr>
      </w:pPr>
      <w:ins w:id="1358"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359" w:author="Orion" w:date="2011-05-16T14:20:00Z"/>
          <w:rFonts w:cs="Times New Roman"/>
        </w:rPr>
      </w:pPr>
      <w:ins w:id="1360"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361" w:author="Orion" w:date="2011-05-16T14:20:00Z"/>
          <w:rFonts w:cs="Times New Roman"/>
        </w:rPr>
      </w:pPr>
      <w:ins w:id="1362"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363" w:author="Orion" w:date="2011-05-16T14:20:00Z"/>
          <w:rFonts w:cs="Times New Roman"/>
        </w:rPr>
      </w:pPr>
      <w:ins w:id="1364"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365" w:author="Orion" w:date="2011-05-16T14:20:00Z"/>
          <w:rFonts w:cs="Times New Roman"/>
        </w:rPr>
      </w:pPr>
      <w:ins w:id="1366"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367" w:author="Orion" w:date="2011-05-16T14:20:00Z"/>
          <w:rFonts w:cs="Times New Roman"/>
        </w:rPr>
      </w:pPr>
      <w:ins w:id="1368"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369" w:author="Orion" w:date="2011-05-16T14:20:00Z"/>
          <w:rFonts w:cs="Times New Roman"/>
        </w:rPr>
      </w:pPr>
      <w:ins w:id="1370"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371" w:author="Orion" w:date="2011-05-16T14:20:00Z"/>
          <w:rFonts w:cs="Times New Roman"/>
        </w:rPr>
      </w:pPr>
      <w:ins w:id="1372" w:author="Orion" w:date="2011-05-16T14:20:00Z">
        <w:r w:rsidRPr="006512B0">
          <w:rPr>
            <w:rFonts w:cs="Times New Roman"/>
          </w:rPr>
          <w:lastRenderedPageBreak/>
          <w:t>Una variedad de ayudas electrónicas a la navegación pueden ser simuladas.</w:t>
        </w:r>
      </w:ins>
      <w:commentRangeEnd w:id="1342"/>
      <w:r w:rsidR="003E5207">
        <w:rPr>
          <w:rStyle w:val="CommentReference"/>
        </w:rPr>
        <w:commentReference w:id="1342"/>
      </w:r>
    </w:p>
    <w:p w14:paraId="1748AEBD" w14:textId="77777777" w:rsidR="00E22278" w:rsidRDefault="00E22278" w:rsidP="00E22278">
      <w:pPr>
        <w:jc w:val="both"/>
        <w:rPr>
          <w:ins w:id="1373" w:author="Orion" w:date="2011-05-16T14:20:00Z"/>
          <w:rFonts w:cs="Times New Roman"/>
        </w:rPr>
      </w:pPr>
    </w:p>
    <w:p w14:paraId="5A644C9E" w14:textId="6C6DBF1A" w:rsidR="00E22278" w:rsidRPr="006512B0" w:rsidRDefault="003E5207" w:rsidP="00E22278">
      <w:pPr>
        <w:jc w:val="both"/>
        <w:rPr>
          <w:ins w:id="1374" w:author="Orion" w:date="2011-05-16T14:20:00Z"/>
          <w:del w:id="1375" w:author="IO" w:date="2011-06-09T13:52:00Z"/>
          <w:rFonts w:cs="Times New Roman"/>
        </w:rPr>
      </w:pPr>
      <w:ins w:id="1376" w:author="IO" w:date="2011-06-09T13:50:00Z">
        <w:r>
          <w:rPr>
            <w:rFonts w:cs="Times New Roman"/>
          </w:rPr>
          <w:t xml:space="preserve">El segundo procedimiento típico de HF considerado aquí es </w:t>
        </w:r>
      </w:ins>
      <w:ins w:id="1377" w:author="Orion" w:date="2011-05-16T14:20:00Z">
        <w:del w:id="1378"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379" w:author="IO" w:date="2011-06-09T13:51:00Z">
        <w:r>
          <w:rPr>
            <w:rFonts w:cs="Times New Roman"/>
          </w:rPr>
          <w:t>el</w:t>
        </w:r>
      </w:ins>
      <w:ins w:id="1380" w:author="Orion" w:date="2011-05-16T14:20:00Z">
        <w:r w:rsidR="00E22278" w:rsidRPr="006512B0">
          <w:rPr>
            <w:rFonts w:cs="Times New Roman"/>
          </w:rPr>
          <w:t xml:space="preserve"> LOFT (Entrenamiento de Vuelo Orientado)</w:t>
        </w:r>
      </w:ins>
      <w:customXmlInsRangeStart w:id="1381" w:author="Orion" w:date="2011-05-16T14:20:00Z"/>
      <w:sdt>
        <w:sdtPr>
          <w:rPr>
            <w:rFonts w:cs="Times New Roman"/>
          </w:rPr>
          <w:id w:val="-1664164744"/>
          <w:citation/>
        </w:sdtPr>
        <w:sdtEndPr/>
        <w:sdtContent>
          <w:customXmlInsRangeEnd w:id="1381"/>
          <w:ins w:id="1382"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383" w:author="Orion" w:date="2011-05-16T14:20:00Z">
            <w:r w:rsidR="00E22278" w:rsidRPr="006512B0">
              <w:rPr>
                <w:rFonts w:cs="Times New Roman"/>
              </w:rPr>
              <w:fldChar w:fldCharType="end"/>
            </w:r>
          </w:ins>
          <w:customXmlInsRangeStart w:id="1384" w:author="Orion" w:date="2011-05-16T14:20:00Z"/>
        </w:sdtContent>
      </w:sdt>
      <w:customXmlInsRangeEnd w:id="1384"/>
      <w:ins w:id="1385" w:author="Orion" w:date="2011-05-16T14:20:00Z">
        <w:del w:id="1386"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387" w:author="IO" w:date="2011-06-09T13:51:00Z">
        <w:r>
          <w:rPr>
            <w:rFonts w:cs="Times New Roman"/>
          </w:rPr>
          <w:t>ond</w:t>
        </w:r>
      </w:ins>
      <w:ins w:id="1388" w:author="Orion" w:date="2011-05-16T14:20:00Z">
        <w:r w:rsidR="00E22278" w:rsidRPr="006512B0">
          <w:rPr>
            <w:rFonts w:cs="Times New Roman"/>
          </w:rPr>
          <w:t xml:space="preserve">e </w:t>
        </w:r>
      </w:ins>
      <w:ins w:id="1389" w:author="IO" w:date="2011-06-09T13:51:00Z">
        <w:r>
          <w:rPr>
            <w:rFonts w:cs="Times New Roman"/>
          </w:rPr>
          <w:t>se</w:t>
        </w:r>
      </w:ins>
      <w:ins w:id="1390" w:author="Orion" w:date="2011-05-16T14:20:00Z">
        <w:r w:rsidR="00E22278" w:rsidRPr="006512B0">
          <w:rPr>
            <w:rFonts w:cs="Times New Roman"/>
          </w:rPr>
          <w:t xml:space="preserve"> simula</w:t>
        </w:r>
        <w:del w:id="1391" w:author="IO" w:date="2011-06-09T13:51:00Z">
          <w:r w:rsidR="00E22278" w:rsidRPr="006512B0">
            <w:rPr>
              <w:rFonts w:cs="Times New Roman"/>
            </w:rPr>
            <w:delText>dores</w:delText>
          </w:r>
        </w:del>
        <w:r w:rsidR="00E22278" w:rsidRPr="006512B0">
          <w:rPr>
            <w:rFonts w:cs="Times New Roman"/>
          </w:rPr>
          <w:t xml:space="preserve"> </w:t>
        </w:r>
        <w:del w:id="1392" w:author="IO" w:date="2011-06-09T13:51:00Z">
          <w:r w:rsidR="00E22278" w:rsidRPr="006512B0" w:rsidDel="003E5207">
            <w:rPr>
              <w:rFonts w:cs="Times New Roman"/>
            </w:rPr>
            <w:delText>de</w:delText>
          </w:r>
        </w:del>
      </w:ins>
      <w:ins w:id="1393" w:author="IO" w:date="2011-06-09T13:51:00Z">
        <w:r>
          <w:rPr>
            <w:rFonts w:cs="Times New Roman"/>
          </w:rPr>
          <w:t>un</w:t>
        </w:r>
      </w:ins>
      <w:ins w:id="1394" w:author="Orion" w:date="2011-05-16T14:20:00Z">
        <w:r w:rsidR="00E22278" w:rsidRPr="006512B0">
          <w:rPr>
            <w:rFonts w:cs="Times New Roman"/>
          </w:rPr>
          <w:t xml:space="preserve"> vuelo</w:t>
        </w:r>
        <w:del w:id="1395" w:author="IO" w:date="2011-06-09T13:51:00Z">
          <w:r w:rsidR="00E22278" w:rsidRPr="006512B0">
            <w:rPr>
              <w:rFonts w:cs="Times New Roman"/>
            </w:rPr>
            <w:delText>,</w:delText>
          </w:r>
        </w:del>
        <w:r w:rsidR="00E22278" w:rsidRPr="006512B0">
          <w:rPr>
            <w:rFonts w:cs="Times New Roman"/>
          </w:rPr>
          <w:t xml:space="preserve"> </w:t>
        </w:r>
        <w:del w:id="1396"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397" w:author="IO" w:date="2011-06-09T13:51:00Z">
        <w:r>
          <w:rPr>
            <w:rFonts w:cs="Times New Roman"/>
          </w:rPr>
          <w:t>con</w:t>
        </w:r>
      </w:ins>
      <w:ins w:id="1398" w:author="Orion" w:date="2011-05-16T14:20:00Z">
        <w:r w:rsidR="00E22278" w:rsidRPr="006512B0">
          <w:rPr>
            <w:rFonts w:cs="Times New Roman"/>
          </w:rPr>
          <w:t xml:space="preserve"> la tripulación completa del aparato</w:t>
        </w:r>
      </w:ins>
      <w:ins w:id="1399" w:author="IO" w:date="2011-06-09T13:52:00Z">
        <w:r>
          <w:rPr>
            <w:rFonts w:cs="Times New Roman"/>
          </w:rPr>
          <w:t xml:space="preserve">. </w:t>
        </w:r>
      </w:ins>
      <w:ins w:id="1400" w:author="IO" w:date="2011-06-09T13:53:00Z">
        <w:r>
          <w:rPr>
            <w:rFonts w:cs="Times New Roman"/>
          </w:rPr>
          <w:t>L</w:t>
        </w:r>
      </w:ins>
      <w:ins w:id="1401" w:author="Orion" w:date="2011-05-16T14:20:00Z">
        <w:del w:id="1402" w:author="IO" w:date="2011-06-09T13:52:00Z">
          <w:r w:rsidR="00E22278" w:rsidRPr="006512B0">
            <w:rPr>
              <w:rFonts w:cs="Times New Roman"/>
            </w:rPr>
            <w:delText>: e</w:delText>
          </w:r>
        </w:del>
        <w:del w:id="1403" w:author="IO" w:date="2011-06-09T13:53:00Z">
          <w:r w:rsidR="00E22278" w:rsidRPr="006512B0">
            <w:rPr>
              <w:rFonts w:cs="Times New Roman"/>
            </w:rPr>
            <w:delText>n dich</w:delText>
          </w:r>
        </w:del>
        <w:r w:rsidR="00E22278" w:rsidRPr="006512B0">
          <w:rPr>
            <w:rFonts w:cs="Times New Roman"/>
          </w:rPr>
          <w:t xml:space="preserve">a simulación </w:t>
        </w:r>
        <w:del w:id="1404" w:author="IO" w:date="2011-06-09T13:53:00Z">
          <w:r w:rsidR="00E22278" w:rsidRPr="006512B0">
            <w:rPr>
              <w:rFonts w:cs="Times New Roman"/>
            </w:rPr>
            <w:delText xml:space="preserve">se </w:delText>
          </w:r>
        </w:del>
        <w:r w:rsidR="00E22278" w:rsidRPr="006512B0">
          <w:rPr>
            <w:rFonts w:cs="Times New Roman"/>
          </w:rPr>
          <w:t>incluye</w:t>
        </w:r>
        <w:del w:id="1405" w:author="IO" w:date="2011-06-09T13:53:00Z">
          <w:r w:rsidR="00E22278" w:rsidRPr="006512B0">
            <w:rPr>
              <w:rFonts w:cs="Times New Roman"/>
            </w:rPr>
            <w:delText>n</w:delText>
          </w:r>
        </w:del>
        <w:r w:rsidR="00E22278" w:rsidRPr="006512B0">
          <w:rPr>
            <w:rFonts w:cs="Times New Roman"/>
          </w:rPr>
          <w:t xml:space="preserve"> </w:t>
        </w:r>
        <w:del w:id="1406" w:author="IO" w:date="2011-06-09T13:54:00Z">
          <w:r w:rsidR="00E22278" w:rsidRPr="006512B0">
            <w:rPr>
              <w:rFonts w:cs="Times New Roman"/>
            </w:rPr>
            <w:delText xml:space="preserve">procedimientos normales, anormales y </w:delText>
          </w:r>
        </w:del>
        <w:del w:id="1407" w:author="IO" w:date="2011-06-09T13:52:00Z">
          <w:r w:rsidR="00E22278" w:rsidRPr="006512B0">
            <w:rPr>
              <w:rFonts w:cs="Times New Roman"/>
            </w:rPr>
            <w:delText xml:space="preserve">procedimientos </w:delText>
          </w:r>
        </w:del>
        <w:del w:id="1408" w:author="IO" w:date="2011-06-09T13:54:00Z">
          <w:r w:rsidR="00E22278" w:rsidRPr="006512B0">
            <w:rPr>
              <w:rFonts w:cs="Times New Roman"/>
            </w:rPr>
            <w:delText xml:space="preserve">de emergencia típicos en vuelos de ruta. </w:delText>
          </w:r>
        </w:del>
        <w:del w:id="1409" w:author="IO" w:date="2011-06-09T13:52:00Z">
          <w:r w:rsidR="00E22278" w:rsidRPr="006512B0">
            <w:rPr>
              <w:rFonts w:cs="Times New Roman"/>
            </w:rPr>
            <w:delText>Como tal entrenamiento, u</w:delText>
          </w:r>
        </w:del>
        <w:del w:id="1410"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411" w:author="Orion" w:date="2011-05-17T13:06:00Z"/>
          <w:rFonts w:cs="Times New Roman"/>
        </w:rPr>
        <w:pPrChange w:id="1412" w:author="IO" w:date="2011-06-10T11:24:00Z">
          <w:pPr/>
        </w:pPrChange>
      </w:pPr>
      <w:ins w:id="1413" w:author="Orion" w:date="2011-05-16T14:20:00Z">
        <w:del w:id="1414" w:author="IO" w:date="2011-06-09T13:54:00Z">
          <w:r w:rsidRPr="006512B0">
            <w:rPr>
              <w:rFonts w:cs="Times New Roman"/>
            </w:rPr>
            <w:delText>La instrucción basada en LOFT</w:delText>
          </w:r>
        </w:del>
      </w:ins>
      <w:customXmlInsRangeStart w:id="1415" w:author="Orion" w:date="2011-05-16T14:20:00Z"/>
      <w:customXmlDelRangeStart w:id="1416" w:author="IO" w:date="2011-06-09T13:54:00Z"/>
      <w:sdt>
        <w:sdtPr>
          <w:rPr>
            <w:rFonts w:cs="Times New Roman"/>
          </w:rPr>
          <w:id w:val="156970771"/>
          <w:citation/>
        </w:sdtPr>
        <w:sdtEndPr/>
        <w:sdtContent>
          <w:customXmlInsRangeEnd w:id="1415"/>
          <w:customXmlDelRangeEnd w:id="1416"/>
          <w:ins w:id="1417" w:author="Orion" w:date="2011-05-16T14:20:00Z">
            <w:del w:id="1418"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419" w:author="IO" w:date="2011-06-09T13:54:00Z">
            <w:r w:rsidR="002B2B1D">
              <w:rPr>
                <w:rFonts w:cs="Times New Roman"/>
                <w:noProof/>
              </w:rPr>
              <w:delText xml:space="preserve"> </w:delText>
            </w:r>
            <w:r w:rsidR="002B2B1D" w:rsidRPr="002B2B1D">
              <w:rPr>
                <w:rFonts w:cs="Times New Roman"/>
                <w:noProof/>
              </w:rPr>
              <w:delText>(22)</w:delText>
            </w:r>
          </w:del>
          <w:ins w:id="1420" w:author="Orion" w:date="2011-05-16T14:20:00Z">
            <w:del w:id="1421" w:author="IO" w:date="2011-06-09T13:54:00Z">
              <w:r w:rsidRPr="006512B0">
                <w:rPr>
                  <w:rFonts w:cs="Times New Roman"/>
                </w:rPr>
                <w:fldChar w:fldCharType="end"/>
              </w:r>
            </w:del>
          </w:ins>
          <w:customXmlInsRangeStart w:id="1422" w:author="Orion" w:date="2011-05-16T14:20:00Z"/>
          <w:customXmlDelRangeStart w:id="1423" w:author="IO" w:date="2011-06-09T13:54:00Z"/>
        </w:sdtContent>
      </w:sdt>
      <w:customXmlInsRangeEnd w:id="1422"/>
      <w:customXmlDelRangeEnd w:id="1423"/>
      <w:ins w:id="1424" w:author="Orion" w:date="2011-05-16T14:20:00Z">
        <w:del w:id="1425"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426" w:author="Orion" w:date="2011-06-17T11:22:00Z">
        <w:r w:rsidR="00AB700B">
          <w:rPr>
            <w:rFonts w:cs="Times New Roman"/>
          </w:rPr>
          <w:t>,</w:t>
        </w:r>
      </w:ins>
      <w:ins w:id="1427" w:author="Orion" w:date="2011-05-16T14:20:00Z">
        <w:r w:rsidRPr="006512B0">
          <w:rPr>
            <w:rFonts w:cs="Times New Roman"/>
          </w:rPr>
          <w:t xml:space="preserve"> </w:t>
        </w:r>
        <w:r w:rsidR="00AB700B">
          <w:rPr>
            <w:rFonts w:cs="Times New Roman"/>
          </w:rPr>
          <w:t>d</w:t>
        </w:r>
      </w:ins>
      <w:ins w:id="1428" w:author="Orion" w:date="2011-06-17T11:22:00Z">
        <w:r w:rsidR="00AB700B">
          <w:rPr>
            <w:rFonts w:cs="Times New Roman"/>
          </w:rPr>
          <w:t>onde</w:t>
        </w:r>
      </w:ins>
      <w:ins w:id="1429" w:author="Orion" w:date="2011-05-16T14:20:00Z">
        <w:r w:rsidR="00AB700B">
          <w:rPr>
            <w:rFonts w:cs="Times New Roman"/>
          </w:rPr>
          <w:t xml:space="preserve"> las compañías </w:t>
        </w:r>
      </w:ins>
      <w:ins w:id="1430" w:author="Orion" w:date="2011-06-17T11:22:00Z">
        <w:r w:rsidR="00AB700B">
          <w:rPr>
            <w:rFonts w:cs="Times New Roman"/>
          </w:rPr>
          <w:t>diseñaran las rutas con los posibles incidentes que puedan surgir durante su r</w:t>
        </w:r>
      </w:ins>
      <w:ins w:id="1431" w:author="Orion" w:date="2011-06-17T11:23:00Z">
        <w:r w:rsidR="00E77925">
          <w:rPr>
            <w:rFonts w:cs="Times New Roman"/>
          </w:rPr>
          <w:t>e</w:t>
        </w:r>
      </w:ins>
      <w:ins w:id="1432" w:author="Orion" w:date="2011-06-17T11:22:00Z">
        <w:r w:rsidR="00AB700B">
          <w:rPr>
            <w:rFonts w:cs="Times New Roman"/>
          </w:rPr>
          <w:t>alizaci</w:t>
        </w:r>
      </w:ins>
      <w:ins w:id="1433" w:author="Orion" w:date="2011-06-17T11:23:00Z">
        <w:r w:rsidR="00AB700B">
          <w:rPr>
            <w:rFonts w:cs="Times New Roman"/>
          </w:rPr>
          <w:t>ó</w:t>
        </w:r>
        <w:r w:rsidR="00B87B7D">
          <w:rPr>
            <w:rFonts w:cs="Times New Roman"/>
          </w:rPr>
          <w:t>n</w:t>
        </w:r>
      </w:ins>
      <w:ins w:id="1434"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435" w:author="IO" w:date="2011-06-09T13:55:00Z"/>
      <w:sdt>
        <w:sdtPr>
          <w:rPr>
            <w:rFonts w:cs="Times New Roman"/>
          </w:rPr>
          <w:id w:val="-709795457"/>
          <w:citation/>
        </w:sdtPr>
        <w:sdtEndPr/>
        <w:sdtContent>
          <w:customXmlInsRangeEnd w:id="1435"/>
          <w:ins w:id="1436"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437" w:author="IO" w:date="2011-06-09T13:55:00Z">
            <w:r w:rsidR="003E5207" w:rsidRPr="006512B0">
              <w:rPr>
                <w:rFonts w:cs="Times New Roman"/>
              </w:rPr>
              <w:fldChar w:fldCharType="end"/>
            </w:r>
          </w:ins>
          <w:customXmlInsRangeStart w:id="1438" w:author="IO" w:date="2011-06-09T13:55:00Z"/>
        </w:sdtContent>
      </w:sdt>
      <w:customXmlInsRangeEnd w:id="1438"/>
      <w:ins w:id="1439" w:author="Orion" w:date="2011-05-16T14:20:00Z">
        <w:r w:rsidRPr="006512B0">
          <w:rPr>
            <w:rFonts w:cs="Times New Roman"/>
          </w:rPr>
          <w:t>.</w:t>
        </w:r>
      </w:ins>
      <w:ins w:id="1440" w:author="IO" w:date="2011-06-09T13:53:00Z">
        <w:r w:rsidR="003E5207" w:rsidRPr="003E5207">
          <w:rPr>
            <w:rFonts w:cs="Times New Roman"/>
          </w:rPr>
          <w:t xml:space="preserve"> </w:t>
        </w:r>
      </w:ins>
      <w:ins w:id="1441"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442"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443" w:author="Orion" w:date="2011-05-16T14:20:00Z">
        <w:r w:rsidRPr="006512B0">
          <w:rPr>
            <w:rFonts w:cs="Times New Roman"/>
          </w:rPr>
          <w:t>.</w:t>
        </w:r>
      </w:ins>
    </w:p>
    <w:p w14:paraId="5360CA62" w14:textId="77777777" w:rsidR="00497A8C" w:rsidRDefault="00497A8C">
      <w:pPr>
        <w:jc w:val="both"/>
        <w:rPr>
          <w:ins w:id="1444" w:author="Orion" w:date="2011-05-17T13:06:00Z"/>
          <w:rFonts w:cs="Times New Roman"/>
        </w:rPr>
        <w:pPrChange w:id="1445" w:author="IO" w:date="2011-06-09T13:54:00Z">
          <w:pPr/>
        </w:pPrChange>
      </w:pPr>
    </w:p>
    <w:p w14:paraId="208D9B4D" w14:textId="77BE3094" w:rsidR="000708FC" w:rsidRPr="006512B0" w:rsidRDefault="000708FC" w:rsidP="00E52130">
      <w:pPr>
        <w:jc w:val="both"/>
        <w:rPr>
          <w:ins w:id="1446" w:author="Orion" w:date="2011-05-16T14:20:00Z"/>
          <w:rFonts w:cs="Times New Roman"/>
        </w:rPr>
      </w:pPr>
      <w:ins w:id="1447" w:author="Orion" w:date="2011-05-17T13:06:00Z">
        <w:r>
          <w:rPr>
            <w:rFonts w:cs="Times New Roman"/>
          </w:rPr>
          <w:t>Est</w:t>
        </w:r>
        <w:del w:id="1448" w:author="IO" w:date="2011-06-09T13:56:00Z">
          <w:r w:rsidDel="00497A8C">
            <w:rPr>
              <w:rFonts w:cs="Times New Roman"/>
            </w:rPr>
            <w:delText>a</w:delText>
          </w:r>
        </w:del>
      </w:ins>
      <w:ins w:id="1449" w:author="IO" w:date="2011-06-09T13:56:00Z">
        <w:r w:rsidR="00497A8C">
          <w:rPr>
            <w:rFonts w:cs="Times New Roman"/>
          </w:rPr>
          <w:t xml:space="preserve">e tipo </w:t>
        </w:r>
      </w:ins>
      <w:ins w:id="1450" w:author="Orion" w:date="2011-06-10T21:26:00Z">
        <w:r w:rsidR="0091427E">
          <w:rPr>
            <w:rFonts w:cs="Times New Roman"/>
          </w:rPr>
          <w:t>de</w:t>
        </w:r>
      </w:ins>
      <w:ins w:id="1451" w:author="Orion" w:date="2011-05-17T13:06:00Z">
        <w:r>
          <w:rPr>
            <w:rFonts w:cs="Times New Roman"/>
          </w:rPr>
          <w:t xml:space="preserve"> estudios, pruebas y entrenamientos </w:t>
        </w:r>
      </w:ins>
      <w:ins w:id="1452" w:author="IO" w:date="2011-06-09T13:56:00Z">
        <w:r w:rsidR="00497A8C">
          <w:rPr>
            <w:rFonts w:cs="Times New Roman"/>
          </w:rPr>
          <w:t xml:space="preserve">HF </w:t>
        </w:r>
      </w:ins>
      <w:ins w:id="1453" w:author="Orion" w:date="2011-05-17T13:06:00Z">
        <w:r>
          <w:rPr>
            <w:rFonts w:cs="Times New Roman"/>
          </w:rPr>
          <w:t xml:space="preserve">han permitido </w:t>
        </w:r>
        <w:del w:id="1454" w:author="IO" w:date="2011-06-09T13:56:00Z">
          <w:r w:rsidDel="00497A8C">
            <w:rPr>
              <w:rFonts w:cs="Times New Roman"/>
            </w:rPr>
            <w:delText>observar</w:delText>
          </w:r>
        </w:del>
      </w:ins>
      <w:ins w:id="1455" w:author="IO" w:date="2011-06-09T13:56:00Z">
        <w:r w:rsidR="00497A8C">
          <w:rPr>
            <w:rFonts w:cs="Times New Roman"/>
          </w:rPr>
          <w:t>e</w:t>
        </w:r>
      </w:ins>
      <w:ins w:id="1456" w:author="IO" w:date="2011-06-09T13:57:00Z">
        <w:r w:rsidR="00497A8C">
          <w:rPr>
            <w:rFonts w:cs="Times New Roman"/>
          </w:rPr>
          <w:t>stablecer</w:t>
        </w:r>
      </w:ins>
      <w:ins w:id="1457" w:author="Orion" w:date="2011-05-17T13:06:00Z">
        <w:r>
          <w:rPr>
            <w:rFonts w:cs="Times New Roman"/>
          </w:rPr>
          <w:t xml:space="preserve"> </w:t>
        </w:r>
      </w:ins>
      <w:ins w:id="1458" w:author="Orion" w:date="2011-05-17T13:07:00Z">
        <w:r>
          <w:rPr>
            <w:rFonts w:cs="Times New Roman"/>
          </w:rPr>
          <w:t>que saber controlar factores como el estrés</w:t>
        </w:r>
      </w:ins>
      <w:ins w:id="1459" w:author="IO" w:date="2011-06-09T13:57:00Z">
        <w:r w:rsidR="00497A8C">
          <w:rPr>
            <w:rFonts w:cs="Times New Roman"/>
          </w:rPr>
          <w:t xml:space="preserve"> y</w:t>
        </w:r>
      </w:ins>
      <w:ins w:id="1460" w:author="Orion" w:date="2011-05-17T13:07:00Z">
        <w:del w:id="1461" w:author="IO" w:date="2011-06-09T13:57:00Z">
          <w:r>
            <w:rPr>
              <w:rFonts w:cs="Times New Roman"/>
            </w:rPr>
            <w:delText>,</w:delText>
          </w:r>
        </w:del>
        <w:r>
          <w:rPr>
            <w:rFonts w:cs="Times New Roman"/>
          </w:rPr>
          <w:t xml:space="preserve"> la fatiga </w:t>
        </w:r>
        <w:del w:id="1462" w:author="IO" w:date="2011-06-09T13:57:00Z">
          <w:r>
            <w:rPr>
              <w:rFonts w:cs="Times New Roman"/>
            </w:rPr>
            <w:delText xml:space="preserve">o el tipo de pilotaje (relacionado normalmente con el tipo de </w:delText>
          </w:r>
        </w:del>
      </w:ins>
      <w:ins w:id="1463" w:author="Orion" w:date="2011-05-17T13:08:00Z">
        <w:del w:id="1464" w:author="IO" w:date="2011-06-09T13:57:00Z">
          <w:r>
            <w:rPr>
              <w:rFonts w:cs="Times New Roman"/>
            </w:rPr>
            <w:delText>personalidad</w:delText>
          </w:r>
        </w:del>
      </w:ins>
      <w:ins w:id="1465" w:author="Orion" w:date="2011-05-17T13:07:00Z">
        <w:del w:id="1466" w:author="IO" w:date="2011-06-09T13:57:00Z">
          <w:r>
            <w:rPr>
              <w:rFonts w:cs="Times New Roman"/>
            </w:rPr>
            <w:delText xml:space="preserve"> del piloto) </w:delText>
          </w:r>
        </w:del>
      </w:ins>
      <w:ins w:id="1467" w:author="Orion" w:date="2011-05-17T13:08:00Z">
        <w:r>
          <w:rPr>
            <w:rFonts w:cs="Times New Roman"/>
          </w:rPr>
          <w:t>es esencial para poder llevar a cabo un vuelo sin</w:t>
        </w:r>
      </w:ins>
      <w:ins w:id="1468" w:author="Orion" w:date="2011-05-17T13:09:00Z">
        <w:r>
          <w:rPr>
            <w:rFonts w:cs="Times New Roman"/>
          </w:rPr>
          <w:t xml:space="preserve"> ningún incidente significativo. </w:t>
        </w:r>
      </w:ins>
      <w:ins w:id="1469" w:author="IO" w:date="2011-06-09T13:57:00Z">
        <w:r w:rsidR="00497A8C">
          <w:rPr>
            <w:rFonts w:cs="Times New Roman"/>
          </w:rPr>
          <w:t xml:space="preserve">En el caso concreto de los pilotos, </w:t>
        </w:r>
      </w:ins>
      <w:ins w:id="1470" w:author="IO" w:date="2011-06-09T13:58:00Z">
        <w:r w:rsidR="00497A8C">
          <w:rPr>
            <w:rFonts w:cs="Times New Roman"/>
          </w:rPr>
          <w:t>es importante que estos controlen el tipo de pilotaje que realizan, aspecto relacionado con su personalidad</w:t>
        </w:r>
      </w:ins>
      <w:customXmlInsRangeStart w:id="1471" w:author="Orion" w:date="2011-06-15T19:41:00Z"/>
      <w:sdt>
        <w:sdtPr>
          <w:rPr>
            <w:rFonts w:cs="Times New Roman"/>
          </w:rPr>
          <w:id w:val="-627156815"/>
          <w:citation/>
        </w:sdtPr>
        <w:sdtEndPr/>
        <w:sdtContent>
          <w:customXmlInsRangeEnd w:id="1471"/>
          <w:ins w:id="1472" w:author="Orion" w:date="2011-06-15T19:41:00Z">
            <w:r w:rsidR="0018750F">
              <w:rPr>
                <w:rFonts w:cs="Times New Roman"/>
              </w:rPr>
              <w:fldChar w:fldCharType="begin"/>
            </w:r>
          </w:ins>
          <w:ins w:id="1473"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474" w:author="Orion" w:date="2011-06-15T19:41:00Z">
            <w:r w:rsidR="0018750F">
              <w:rPr>
                <w:rFonts w:cs="Times New Roman"/>
              </w:rPr>
              <w:fldChar w:fldCharType="end"/>
            </w:r>
          </w:ins>
          <w:customXmlInsRangeStart w:id="1475" w:author="Orion" w:date="2011-06-15T19:41:00Z"/>
        </w:sdtContent>
      </w:sdt>
      <w:customXmlInsRangeEnd w:id="1475"/>
      <w:ins w:id="1476" w:author="IO" w:date="2011-06-09T13:59:00Z">
        <w:r w:rsidR="00497A8C">
          <w:rPr>
            <w:rFonts w:cs="Times New Roman"/>
          </w:rPr>
          <w:t>. También es clave su</w:t>
        </w:r>
      </w:ins>
      <w:ins w:id="1477" w:author="Orion" w:date="2011-05-17T13:09:00Z">
        <w:del w:id="1478" w:author="IO" w:date="2011-06-09T13:59:00Z">
          <w:r w:rsidDel="00497A8C">
            <w:rPr>
              <w:rFonts w:cs="Times New Roman"/>
            </w:rPr>
            <w:delText>Otro</w:delText>
          </w:r>
          <w:r>
            <w:rPr>
              <w:rFonts w:cs="Times New Roman"/>
            </w:rPr>
            <w:delText xml:space="preserve"> factor a tener en cuenta </w:delText>
          </w:r>
        </w:del>
      </w:ins>
      <w:ins w:id="1479" w:author="Orion" w:date="2011-05-17T13:10:00Z">
        <w:del w:id="1480" w:author="IO" w:date="2011-06-09T13:59:00Z">
          <w:r>
            <w:rPr>
              <w:rFonts w:cs="Times New Roman"/>
            </w:rPr>
            <w:delText>de</w:delText>
          </w:r>
        </w:del>
      </w:ins>
      <w:ins w:id="1481" w:author="Orion" w:date="2011-05-17T13:09:00Z">
        <w:del w:id="1482" w:author="IO" w:date="2011-06-09T13:59:00Z">
          <w:r>
            <w:rPr>
              <w:rFonts w:cs="Times New Roman"/>
            </w:rPr>
            <w:delText xml:space="preserve"> un piloto es la</w:delText>
          </w:r>
        </w:del>
        <w:r>
          <w:rPr>
            <w:rFonts w:cs="Times New Roman"/>
          </w:rPr>
          <w:t xml:space="preserve"> experiencia</w:t>
        </w:r>
      </w:ins>
      <w:ins w:id="1483" w:author="IO" w:date="2011-06-09T13:59:00Z">
        <w:r w:rsidR="00497A8C">
          <w:rPr>
            <w:rFonts w:cs="Times New Roman"/>
          </w:rPr>
          <w:t xml:space="preserve">, determinada por </w:t>
        </w:r>
      </w:ins>
      <w:ins w:id="1484" w:author="Orion" w:date="2011-05-17T13:09:00Z">
        <w:del w:id="1485" w:author="IO" w:date="2011-06-09T13:59:00Z">
          <w:r>
            <w:rPr>
              <w:rFonts w:cs="Times New Roman"/>
            </w:rPr>
            <w:delText xml:space="preserve"> que este haya </w:delText>
          </w:r>
        </w:del>
      </w:ins>
      <w:ins w:id="1486" w:author="Orion" w:date="2011-05-17T13:10:00Z">
        <w:del w:id="1487" w:author="IO" w:date="2011-06-09T13:59:00Z">
          <w:r>
            <w:rPr>
              <w:rFonts w:cs="Times New Roman"/>
            </w:rPr>
            <w:delText>adquirido</w:delText>
          </w:r>
        </w:del>
      </w:ins>
      <w:ins w:id="1488" w:author="Orion" w:date="2011-05-17T13:09:00Z">
        <w:del w:id="1489" w:author="IO" w:date="2011-06-09T13:59:00Z">
          <w:r>
            <w:rPr>
              <w:rFonts w:cs="Times New Roman"/>
            </w:rPr>
            <w:delText xml:space="preserve"> </w:delText>
          </w:r>
          <w:r w:rsidDel="00497A8C">
            <w:rPr>
              <w:rFonts w:cs="Times New Roman"/>
            </w:rPr>
            <w:delText>acumulando</w:delText>
          </w:r>
        </w:del>
      </w:ins>
      <w:ins w:id="1490" w:author="IO" w:date="2011-06-09T13:59:00Z">
        <w:r w:rsidR="00497A8C">
          <w:rPr>
            <w:rFonts w:cs="Times New Roman"/>
          </w:rPr>
          <w:t>las</w:t>
        </w:r>
      </w:ins>
      <w:ins w:id="1491" w:author="Orion" w:date="2011-05-17T13:09:00Z">
        <w:r>
          <w:rPr>
            <w:rFonts w:cs="Times New Roman"/>
          </w:rPr>
          <w:t xml:space="preserve"> horas de vuelo</w:t>
        </w:r>
      </w:ins>
      <w:ins w:id="1492" w:author="IO" w:date="2011-06-09T13:59:00Z">
        <w:r w:rsidR="00497A8C">
          <w:rPr>
            <w:rFonts w:cs="Times New Roman"/>
          </w:rPr>
          <w:t xml:space="preserve"> que han acumulado</w:t>
        </w:r>
      </w:ins>
      <w:ins w:id="1493" w:author="Orion" w:date="2011-05-17T13:09:00Z">
        <w:r>
          <w:rPr>
            <w:rFonts w:cs="Times New Roman"/>
          </w:rPr>
          <w:t>.</w:t>
        </w:r>
      </w:ins>
      <w:ins w:id="1494" w:author="Orion" w:date="2011-05-17T13:10:00Z">
        <w:r>
          <w:rPr>
            <w:rFonts w:cs="Times New Roman"/>
          </w:rPr>
          <w:t xml:space="preserve"> </w:t>
        </w:r>
        <w:del w:id="1495" w:author="IO" w:date="2011-06-09T13:59:00Z">
          <w:r w:rsidDel="00497A8C">
            <w:rPr>
              <w:rFonts w:cs="Times New Roman"/>
            </w:rPr>
            <w:delText>E</w:delText>
          </w:r>
        </w:del>
      </w:ins>
      <w:ins w:id="1496" w:author="IO" w:date="2011-06-09T13:59:00Z">
        <w:r w:rsidR="00497A8C">
          <w:rPr>
            <w:rFonts w:cs="Times New Roman"/>
          </w:rPr>
          <w:t>É</w:t>
        </w:r>
      </w:ins>
      <w:ins w:id="1497" w:author="Orion" w:date="2011-05-17T13:10:00Z">
        <w:r>
          <w:rPr>
            <w:rFonts w:cs="Times New Roman"/>
          </w:rPr>
          <w:t>sta</w:t>
        </w:r>
      </w:ins>
      <w:ins w:id="1498" w:author="Orion" w:date="2011-05-17T13:09:00Z">
        <w:r>
          <w:rPr>
            <w:rFonts w:cs="Times New Roman"/>
          </w:rPr>
          <w:t>.</w:t>
        </w:r>
      </w:ins>
      <w:ins w:id="1499" w:author="Orion" w:date="2011-05-17T13:10:00Z">
        <w:r>
          <w:rPr>
            <w:rFonts w:cs="Times New Roman"/>
          </w:rPr>
          <w:t xml:space="preserve"> Esta </w:t>
        </w:r>
        <w:del w:id="1500" w:author="IO" w:date="2011-06-09T13:59:00Z">
          <w:r>
            <w:rPr>
              <w:rFonts w:cs="Times New Roman"/>
            </w:rPr>
            <w:delText xml:space="preserve">experiencia </w:delText>
          </w:r>
        </w:del>
        <w:r>
          <w:rPr>
            <w:rFonts w:cs="Times New Roman"/>
          </w:rPr>
          <w:t>le permitirá resolver m</w:t>
        </w:r>
      </w:ins>
      <w:ins w:id="1501" w:author="Orion" w:date="2011-05-17T13:11:00Z">
        <w:r>
          <w:rPr>
            <w:rFonts w:cs="Times New Roman"/>
          </w:rPr>
          <w:t xml:space="preserve">ás rápido y de manera más </w:t>
        </w:r>
      </w:ins>
      <w:ins w:id="1502" w:author="Orion" w:date="2011-05-17T13:14:00Z">
        <w:r w:rsidR="00012EF0">
          <w:rPr>
            <w:rFonts w:cs="Times New Roman"/>
          </w:rPr>
          <w:t>eficaz</w:t>
        </w:r>
      </w:ins>
      <w:ins w:id="1503" w:author="Orion" w:date="2011-05-17T13:11:00Z">
        <w:r>
          <w:rPr>
            <w:rFonts w:cs="Times New Roman"/>
          </w:rPr>
          <w:t xml:space="preserve"> situaciones comprometidas que se haya podido encontrar en el pasado.</w:t>
        </w:r>
      </w:ins>
      <w:ins w:id="1504" w:author="Orion" w:date="2011-05-17T13:12:00Z">
        <w:r>
          <w:rPr>
            <w:rFonts w:cs="Times New Roman"/>
          </w:rPr>
          <w:t xml:space="preserve"> Ejemplo de ello es que </w:t>
        </w:r>
      </w:ins>
      <w:ins w:id="1505" w:author="Orion" w:date="2011-05-17T13:14:00Z">
        <w:r w:rsidR="00012EF0">
          <w:rPr>
            <w:rFonts w:cs="Times New Roman"/>
          </w:rPr>
          <w:t>todos los</w:t>
        </w:r>
      </w:ins>
      <w:ins w:id="1506" w:author="Orion" w:date="2011-05-17T13:12:00Z">
        <w:r>
          <w:rPr>
            <w:rFonts w:cs="Times New Roman"/>
          </w:rPr>
          <w:t xml:space="preserve"> pilotos, después de adquirir el título de pilotaje, deben </w:t>
        </w:r>
      </w:ins>
      <w:ins w:id="1507"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508" w:author="Orion" w:date="2011-05-03T12:54:00Z"/>
          <w:rFonts w:eastAsia="Times New Roman" w:cs="Times New Roman"/>
        </w:rPr>
      </w:pPr>
    </w:p>
    <w:p w14:paraId="50749173" w14:textId="77777777" w:rsidR="001010ED" w:rsidRPr="004800ED" w:rsidDel="001010ED" w:rsidRDefault="001010ED">
      <w:pPr>
        <w:jc w:val="both"/>
        <w:rPr>
          <w:del w:id="1509" w:author="Orion" w:date="2011-05-02T20:17:00Z"/>
          <w:rFonts w:eastAsia="Times New Roman" w:cs="Times New Roman"/>
        </w:rPr>
      </w:pPr>
    </w:p>
    <w:p w14:paraId="486A0FC1" w14:textId="77777777" w:rsidR="00BB1765" w:rsidRPr="00650D90" w:rsidRDefault="00BB1765">
      <w:pPr>
        <w:outlineLvl w:val="1"/>
        <w:rPr>
          <w:rFonts w:cs="Times New Roman"/>
        </w:rPr>
        <w:pPrChange w:id="1510" w:author="Orion" w:date="2011-05-01T20:34:00Z">
          <w:pPr>
            <w:jc w:val="both"/>
          </w:pPr>
        </w:pPrChange>
      </w:pPr>
      <w:bookmarkStart w:id="1511" w:name="_Toc298231233"/>
      <w:r w:rsidRPr="00246937">
        <w:rPr>
          <w:rFonts w:eastAsiaTheme="majorEastAsia" w:cs="Times New Roman"/>
          <w:color w:val="1F497D" w:themeColor="text2"/>
          <w:spacing w:val="15"/>
          <w:szCs w:val="21"/>
          <w:u w:val="single"/>
          <w:rPrChange w:id="1512" w:author="Orion" w:date="2011-04-24T22:32:00Z">
            <w:rPr/>
          </w:rPrChange>
        </w:rPr>
        <w:t>Simulación y Gestión de Tráfico Aéreo</w:t>
      </w:r>
      <w:bookmarkEnd w:id="1511"/>
    </w:p>
    <w:p w14:paraId="5DF42629" w14:textId="42567B5F" w:rsidR="00497A8C" w:rsidRDefault="00265D10" w:rsidP="002D3EC0">
      <w:pPr>
        <w:jc w:val="both"/>
        <w:rPr>
          <w:ins w:id="1513" w:author="IO" w:date="2011-06-09T14:01:00Z"/>
          <w:rFonts w:cs="Times New Roman"/>
        </w:rPr>
      </w:pPr>
      <w:ins w:id="1514" w:author="Orion" w:date="2011-05-03T13:09:00Z">
        <w:r>
          <w:rPr>
            <w:rFonts w:cs="Times New Roman"/>
          </w:rPr>
          <w:t>Como se ha comentado en la introducci</w:t>
        </w:r>
      </w:ins>
      <w:ins w:id="1515" w:author="Orion" w:date="2011-05-03T13:10:00Z">
        <w:r>
          <w:rPr>
            <w:rFonts w:cs="Times New Roman"/>
          </w:rPr>
          <w:t>ón a</w:t>
        </w:r>
      </w:ins>
      <w:ins w:id="1516" w:author="Orion" w:date="2011-05-03T12:53:00Z">
        <w:r w:rsidR="00CF4919" w:rsidRPr="00CF4919">
          <w:rPr>
            <w:rFonts w:cs="Times New Roman"/>
            <w:rPrChange w:id="1517"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518" w:author="IO" w:date="2011-06-09T14:00:00Z">
        <w:r w:rsidR="00497A8C">
          <w:rPr>
            <w:rFonts w:cs="Times New Roman"/>
          </w:rPr>
          <w:t xml:space="preserve"> la introducción ya se apuntó </w:t>
        </w:r>
      </w:ins>
      <w:ins w:id="1519" w:author="Orion" w:date="2011-05-03T12:53:00Z">
        <w:del w:id="1520" w:author="IO" w:date="2011-06-09T14:00:00Z">
          <w:r w:rsidR="00CF4919" w:rsidRPr="00CF4919">
            <w:rPr>
              <w:rFonts w:cs="Times New Roman"/>
              <w:rPrChange w:id="1521"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522" w:author="Orion" w:date="2011-05-03T12:53:00Z">
              <w:rPr>
                <w:rFonts w:ascii="Courier New" w:hAnsi="Courier New" w:cs="Courier New"/>
              </w:rPr>
            </w:rPrChange>
          </w:rPr>
          <w:t>el foco de su estudio</w:t>
        </w:r>
        <w:del w:id="1523" w:author="IO" w:date="2011-06-09T14:02:00Z">
          <w:r w:rsidR="00CF4919" w:rsidRPr="00CF4919">
            <w:rPr>
              <w:rFonts w:cs="Times New Roman"/>
              <w:rPrChange w:id="1524" w:author="Orion" w:date="2011-05-03T12:53:00Z">
                <w:rPr>
                  <w:rFonts w:ascii="Courier New" w:hAnsi="Courier New" w:cs="Courier New"/>
                </w:rPr>
              </w:rPrChange>
            </w:rPr>
            <w:delText>.</w:delText>
          </w:r>
        </w:del>
      </w:ins>
      <w:ins w:id="1525" w:author="Orion" w:date="2011-05-17T17:10:00Z">
        <w:del w:id="1526" w:author="IO" w:date="2011-06-09T14:02:00Z">
          <w:r w:rsidR="002D3EC0">
            <w:rPr>
              <w:rFonts w:cs="Times New Roman"/>
            </w:rPr>
            <w:delText xml:space="preserve"> </w:delText>
          </w:r>
          <w:r w:rsidR="002D3EC0" w:rsidRPr="001F11AD">
            <w:rPr>
              <w:rFonts w:cs="Times New Roman"/>
            </w:rPr>
            <w:delText>Por un lado</w:delText>
          </w:r>
        </w:del>
        <w:del w:id="1527" w:author="IO" w:date="2011-06-09T14:01:00Z">
          <w:r w:rsidR="002D3EC0" w:rsidRPr="001F11AD">
            <w:rPr>
              <w:rFonts w:cs="Times New Roman"/>
            </w:rPr>
            <w:delText xml:space="preserve">, </w:delText>
          </w:r>
        </w:del>
      </w:ins>
      <w:ins w:id="1528" w:author="Orion" w:date="2011-05-30T16:11:00Z">
        <w:del w:id="1529" w:author="IO" w:date="2011-06-09T14:01:00Z">
          <w:r w:rsidR="00C62756">
            <w:rPr>
              <w:rFonts w:cs="Times New Roman"/>
            </w:rPr>
            <w:delText>como</w:delText>
          </w:r>
        </w:del>
        <w:del w:id="1530" w:author="IO" w:date="2011-06-09T14:02:00Z">
          <w:r w:rsidR="00C62756">
            <w:rPr>
              <w:rFonts w:cs="Times New Roman"/>
            </w:rPr>
            <w:delText xml:space="preserve"> </w:delText>
          </w:r>
          <w:r w:rsidR="00C62756" w:rsidDel="00497A8C">
            <w:rPr>
              <w:rFonts w:cs="Times New Roman"/>
            </w:rPr>
            <w:delText>i</w:delText>
          </w:r>
        </w:del>
      </w:ins>
      <w:ins w:id="1531" w:author="IO" w:date="2011-06-09T14:02:00Z">
        <w:r w:rsidR="00497A8C">
          <w:rPr>
            <w:rFonts w:cs="Times New Roman"/>
          </w:rPr>
          <w:t xml:space="preserve">: </w:t>
        </w:r>
      </w:ins>
      <w:ins w:id="1532" w:author="Orion" w:date="2011-05-30T16:11:00Z">
        <w:r w:rsidR="00C62756">
          <w:rPr>
            <w:rFonts w:cs="Times New Roman"/>
          </w:rPr>
          <w:t xml:space="preserve">interesa saber </w:t>
        </w:r>
      </w:ins>
      <w:ins w:id="1533" w:author="Orion" w:date="2011-05-30T16:12:00Z">
        <w:r w:rsidR="00C62756">
          <w:rPr>
            <w:rFonts w:cs="Times New Roman"/>
          </w:rPr>
          <w:t>cómo</w:t>
        </w:r>
      </w:ins>
      <w:ins w:id="1534" w:author="Orion" w:date="2011-05-30T16:11:00Z">
        <w:r w:rsidR="00C62756">
          <w:rPr>
            <w:rFonts w:cs="Times New Roman"/>
          </w:rPr>
          <w:t xml:space="preserve"> se están simulando a nivel individual cada una de las a</w:t>
        </w:r>
      </w:ins>
      <w:ins w:id="1535" w:author="Orion" w:date="2011-05-30T16:12:00Z">
        <w:r w:rsidR="00C62756">
          <w:rPr>
            <w:rFonts w:cs="Times New Roman"/>
          </w:rPr>
          <w:t xml:space="preserve">eronaves </w:t>
        </w:r>
      </w:ins>
      <w:ins w:id="1536" w:author="IO" w:date="2011-06-09T14:02:00Z">
        <w:r w:rsidR="00497A8C">
          <w:rPr>
            <w:rFonts w:cs="Times New Roman"/>
          </w:rPr>
          <w:t>y que ocurre cuando interaccionan varias de ellas y además lo hace también con el control</w:t>
        </w:r>
      </w:ins>
      <w:ins w:id="1537" w:author="IO" w:date="2011-06-09T14:01:00Z">
        <w:r w:rsidR="00497A8C">
          <w:rPr>
            <w:rFonts w:cs="Times New Roman"/>
          </w:rPr>
          <w:t>.</w:t>
        </w:r>
      </w:ins>
    </w:p>
    <w:p w14:paraId="7A68D832" w14:textId="77777777" w:rsidR="00497A8C" w:rsidRDefault="00497A8C" w:rsidP="002D3EC0">
      <w:pPr>
        <w:jc w:val="both"/>
        <w:rPr>
          <w:ins w:id="1538" w:author="IO" w:date="2011-06-09T14:01:00Z"/>
          <w:rFonts w:cs="Times New Roman"/>
        </w:rPr>
      </w:pPr>
    </w:p>
    <w:p w14:paraId="27EB3F53" w14:textId="4CBDE5A7" w:rsidR="00F01BDB" w:rsidRDefault="00497A8C" w:rsidP="002D3EC0">
      <w:pPr>
        <w:jc w:val="both"/>
        <w:rPr>
          <w:ins w:id="1539" w:author="IO" w:date="2011-05-12T18:15:00Z"/>
          <w:rFonts w:cs="Times New Roman"/>
        </w:rPr>
      </w:pPr>
      <w:ins w:id="1540" w:author="IO" w:date="2011-06-09T14:02:00Z">
        <w:r>
          <w:rPr>
            <w:rFonts w:cs="Times New Roman"/>
          </w:rPr>
          <w:t xml:space="preserve">Las simulaciones de aeronaves individuales </w:t>
        </w:r>
      </w:ins>
      <w:ins w:id="1541" w:author="Orion" w:date="2011-05-30T16:12:00Z">
        <w:del w:id="1542" w:author="IO" w:date="2011-06-09T14:03:00Z">
          <w:r w:rsidR="00C62756" w:rsidDel="00497A8C">
            <w:rPr>
              <w:rFonts w:cs="Times New Roman"/>
            </w:rPr>
            <w:delText xml:space="preserve"> </w:delText>
          </w:r>
          <w:r w:rsidR="00C62756">
            <w:rPr>
              <w:rFonts w:cs="Times New Roman"/>
            </w:rPr>
            <w:delText>se analizarán una serie de</w:delText>
          </w:r>
        </w:del>
      </w:ins>
      <w:ins w:id="1543" w:author="Orion" w:date="2011-05-17T17:10:00Z">
        <w:del w:id="1544"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545" w:author="IO" w:date="2011-06-09T14:03:00Z">
        <w:r>
          <w:rPr>
            <w:rFonts w:cs="Times New Roman"/>
          </w:rPr>
          <w:t xml:space="preserve">su vuelo, </w:t>
        </w:r>
      </w:ins>
      <w:ins w:id="1546" w:author="Orion" w:date="2011-05-17T17:10:00Z">
        <w:del w:id="1547"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548" w:author="Orion" w:date="2011-05-17T17:14:00Z">
        <w:del w:id="1549" w:author="IO" w:date="2011-06-09T14:03:00Z">
          <w:r w:rsidR="008A4BB4" w:rsidDel="00497A8C">
            <w:rPr>
              <w:rFonts w:cs="Times New Roman"/>
            </w:rPr>
            <w:delText>la</w:delText>
          </w:r>
        </w:del>
      </w:ins>
      <w:ins w:id="1550" w:author="IO" w:date="2011-06-09T14:03:00Z">
        <w:r>
          <w:rPr>
            <w:rFonts w:cs="Times New Roman"/>
          </w:rPr>
          <w:t>su</w:t>
        </w:r>
      </w:ins>
      <w:ins w:id="1551" w:author="Orion" w:date="2011-06-10T21:29:00Z">
        <w:r w:rsidR="00FD7814">
          <w:rPr>
            <w:rFonts w:cs="Times New Roman"/>
          </w:rPr>
          <w:t xml:space="preserve"> </w:t>
        </w:r>
      </w:ins>
      <w:ins w:id="1552" w:author="Orion" w:date="2011-05-17T17:10:00Z">
        <w:r w:rsidR="002D3EC0">
          <w:rPr>
            <w:rFonts w:cs="Times New Roman"/>
          </w:rPr>
          <w:t xml:space="preserve">manejabilidad y </w:t>
        </w:r>
      </w:ins>
      <w:ins w:id="1553" w:author="Orion" w:date="2011-05-17T17:14:00Z">
        <w:del w:id="1554" w:author="IO" w:date="2011-06-09T14:03:00Z">
          <w:r w:rsidR="008A4BB4" w:rsidDel="00497A8C">
            <w:rPr>
              <w:rFonts w:cs="Times New Roman"/>
            </w:rPr>
            <w:delText>los</w:delText>
          </w:r>
        </w:del>
      </w:ins>
      <w:ins w:id="1555" w:author="IO" w:date="2011-06-09T14:03:00Z">
        <w:r>
          <w:rPr>
            <w:rFonts w:cs="Times New Roman"/>
          </w:rPr>
          <w:t>sus</w:t>
        </w:r>
      </w:ins>
      <w:ins w:id="1556" w:author="Orion" w:date="2011-05-17T17:14:00Z">
        <w:r w:rsidR="008A4BB4">
          <w:rPr>
            <w:rFonts w:cs="Times New Roman"/>
          </w:rPr>
          <w:t xml:space="preserve"> </w:t>
        </w:r>
      </w:ins>
      <w:ins w:id="1557" w:author="Orion" w:date="2011-05-17T17:10:00Z">
        <w:r w:rsidR="002D3EC0">
          <w:rPr>
            <w:rFonts w:cs="Times New Roman"/>
          </w:rPr>
          <w:t>sistemas de control</w:t>
        </w:r>
      </w:ins>
      <w:ins w:id="1558" w:author="Orion" w:date="2011-05-17T17:15:00Z">
        <w:del w:id="1559" w:author="IO" w:date="2011-06-09T14:03:00Z">
          <w:r w:rsidR="00B35340">
            <w:rPr>
              <w:rFonts w:cs="Times New Roman"/>
            </w:rPr>
            <w:delText xml:space="preserve"> de estas</w:delText>
          </w:r>
        </w:del>
      </w:ins>
      <w:ins w:id="1560" w:author="Orion" w:date="2011-05-17T17:10:00Z">
        <w:r w:rsidR="002D3EC0">
          <w:rPr>
            <w:rFonts w:cs="Times New Roman"/>
          </w:rPr>
          <w:t xml:space="preserve">. </w:t>
        </w:r>
      </w:ins>
    </w:p>
    <w:p w14:paraId="06E90F53" w14:textId="77777777" w:rsidR="00F01BDB" w:rsidRDefault="00F01BDB">
      <w:pPr>
        <w:jc w:val="both"/>
        <w:rPr>
          <w:ins w:id="1561" w:author="IO" w:date="2011-05-12T18:15:00Z"/>
          <w:rFonts w:cs="Times New Roman"/>
        </w:rPr>
      </w:pPr>
    </w:p>
    <w:p w14:paraId="5083DA6A" w14:textId="1D5EF84A" w:rsidR="00F515E9" w:rsidRDefault="002D3EC0">
      <w:pPr>
        <w:jc w:val="both"/>
        <w:rPr>
          <w:ins w:id="1562" w:author="Orion" w:date="2011-06-17T11:47:00Z"/>
          <w:rFonts w:cs="Times New Roman"/>
        </w:rPr>
      </w:pPr>
      <w:ins w:id="1563" w:author="Orion" w:date="2011-05-17T17:11:00Z">
        <w:r>
          <w:rPr>
            <w:rFonts w:cs="Times New Roman"/>
          </w:rPr>
          <w:t xml:space="preserve">Por el lado de las </w:t>
        </w:r>
      </w:ins>
      <w:ins w:id="1564" w:author="Orion" w:date="2011-05-03T12:53:00Z">
        <w:r w:rsidR="00CF4919" w:rsidRPr="00CF4919">
          <w:rPr>
            <w:rFonts w:cs="Times New Roman"/>
            <w:rPrChange w:id="1565" w:author="Orion" w:date="2011-05-03T12:53:00Z">
              <w:rPr>
                <w:rFonts w:ascii="Courier New" w:hAnsi="Courier New" w:cs="Courier New"/>
              </w:rPr>
            </w:rPrChange>
          </w:rPr>
          <w:t>aplicaciones cent</w:t>
        </w:r>
        <w:r w:rsidRPr="008419B7">
          <w:rPr>
            <w:rFonts w:cs="Times New Roman"/>
          </w:rPr>
          <w:t>radas en los aspectos físicos</w:t>
        </w:r>
      </w:ins>
      <w:ins w:id="1566" w:author="Orion" w:date="2011-06-17T11:45:00Z">
        <w:r w:rsidR="000F4672">
          <w:rPr>
            <w:rFonts w:cs="Times New Roman"/>
          </w:rPr>
          <w:t xml:space="preserve"> y más concretamente en los aspectos característicos del vuelo</w:t>
        </w:r>
      </w:ins>
      <w:ins w:id="1567" w:author="Orion" w:date="2011-05-17T17:11:00Z">
        <w:r>
          <w:rPr>
            <w:rFonts w:cs="Times New Roman"/>
          </w:rPr>
          <w:t>, s</w:t>
        </w:r>
      </w:ins>
      <w:ins w:id="1568" w:author="Orion" w:date="2011-05-03T12:53:00Z">
        <w:r w:rsidR="00CF4919" w:rsidRPr="00CF4919">
          <w:rPr>
            <w:rFonts w:cs="Times New Roman"/>
            <w:rPrChange w:id="1569"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570" w:author="Orion" w:date="2011-05-03T12:53:00Z">
              <w:rPr>
                <w:rFonts w:ascii="Courier New" w:hAnsi="Courier New" w:cs="Courier New"/>
              </w:rPr>
            </w:rPrChange>
          </w:rPr>
          <w:t>JSBSim</w:t>
        </w:r>
        <w:proofErr w:type="spellEnd"/>
        <w:r w:rsidR="00CF4919" w:rsidRPr="00CF4919">
          <w:rPr>
            <w:rFonts w:cs="Times New Roman"/>
            <w:rPrChange w:id="1571" w:author="Orion" w:date="2011-05-03T12:53:00Z">
              <w:rPr>
                <w:rFonts w:ascii="Courier New" w:hAnsi="Courier New" w:cs="Courier New"/>
              </w:rPr>
            </w:rPrChange>
          </w:rPr>
          <w:t xml:space="preserve">. </w:t>
        </w:r>
        <w:proofErr w:type="spellStart"/>
        <w:r w:rsidR="00CF4919" w:rsidRPr="00CF4919">
          <w:rPr>
            <w:rFonts w:cs="Times New Roman"/>
            <w:rPrChange w:id="1572" w:author="Orion" w:date="2011-05-03T12:53:00Z">
              <w:rPr>
                <w:rFonts w:ascii="Courier New" w:hAnsi="Courier New" w:cs="Courier New"/>
              </w:rPr>
            </w:rPrChange>
          </w:rPr>
          <w:t>JSBSim</w:t>
        </w:r>
        <w:proofErr w:type="spellEnd"/>
        <w:del w:id="1573" w:author="IO" w:date="2011-05-13T11:29:00Z">
          <w:r w:rsidR="00CF4919" w:rsidRPr="00CF4919" w:rsidDel="00366B82">
            <w:rPr>
              <w:rFonts w:cs="Times New Roman"/>
              <w:rPrChange w:id="1574" w:author="Orion" w:date="2011-05-03T12:53:00Z">
                <w:rPr>
                  <w:rFonts w:ascii="Courier New" w:hAnsi="Courier New" w:cs="Courier New"/>
                </w:rPr>
              </w:rPrChange>
            </w:rPr>
            <w:delText xml:space="preserve"> </w:delText>
          </w:r>
        </w:del>
      </w:ins>
      <w:customXmlInsRangeStart w:id="1575" w:author="IO" w:date="2011-05-13T11:29:00Z"/>
      <w:sdt>
        <w:sdtPr>
          <w:rPr>
            <w:rFonts w:cs="Times New Roman"/>
          </w:rPr>
          <w:id w:val="735979591"/>
          <w:citation/>
        </w:sdtPr>
        <w:sdtEndPr/>
        <w:sdtContent>
          <w:customXmlInsRangeEnd w:id="1575"/>
          <w:ins w:id="1576"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577" w:author="IO" w:date="2011-05-13T11:29:00Z">
            <w:r w:rsidR="00366B82" w:rsidRPr="00934D4D">
              <w:rPr>
                <w:rFonts w:cs="Times New Roman"/>
              </w:rPr>
              <w:fldChar w:fldCharType="end"/>
            </w:r>
          </w:ins>
          <w:customXmlInsRangeStart w:id="1578" w:author="IO" w:date="2011-05-13T11:29:00Z"/>
        </w:sdtContent>
      </w:sdt>
      <w:customXmlInsRangeEnd w:id="1578"/>
      <w:ins w:id="1579" w:author="Orion" w:date="2011-06-17T11:46:00Z">
        <w:r w:rsidR="000F4672">
          <w:rPr>
            <w:rFonts w:cs="Times New Roman"/>
          </w:rPr>
          <w:t xml:space="preserve"> que</w:t>
        </w:r>
      </w:ins>
      <w:ins w:id="1580" w:author="IO" w:date="2011-05-13T11:29:00Z">
        <w:r w:rsidR="00366B82" w:rsidRPr="00366B82" w:rsidDel="00366B82">
          <w:rPr>
            <w:rFonts w:cs="Times New Roman"/>
          </w:rPr>
          <w:t xml:space="preserve"> </w:t>
        </w:r>
      </w:ins>
      <w:ins w:id="1581" w:author="Orion" w:date="2011-05-03T12:53:00Z">
        <w:del w:id="1582" w:author="IO" w:date="2011-05-13T11:29:00Z">
          <w:r w:rsidR="00CF4919" w:rsidRPr="00CF4919" w:rsidDel="00366B82">
            <w:rPr>
              <w:rFonts w:cs="Times New Roman"/>
              <w:rPrChange w:id="1583" w:author="Orion" w:date="2011-05-03T12:53:00Z">
                <w:rPr>
                  <w:rFonts w:ascii="Courier New" w:hAnsi="Courier New" w:cs="Courier New"/>
                </w:rPr>
              </w:rPrChange>
            </w:rPr>
            <w:delText xml:space="preserve">que </w:delText>
          </w:r>
        </w:del>
        <w:r w:rsidR="00CF4919" w:rsidRPr="00CF4919">
          <w:rPr>
            <w:rFonts w:cs="Times New Roman"/>
            <w:rPrChange w:id="1584" w:author="Orion" w:date="2011-05-03T12:53:00Z">
              <w:rPr>
                <w:rFonts w:ascii="Courier New" w:hAnsi="Courier New" w:cs="Courier New"/>
              </w:rPr>
            </w:rPrChange>
          </w:rPr>
          <w:t xml:space="preserve">es una librería software de código abierto que </w:t>
        </w:r>
      </w:ins>
      <w:ins w:id="1585" w:author="Orion" w:date="2011-06-17T11:46:00Z">
        <w:r w:rsidR="000F4672">
          <w:rPr>
            <w:rFonts w:cs="Times New Roman"/>
          </w:rPr>
          <w:t xml:space="preserve">permite </w:t>
        </w:r>
      </w:ins>
      <w:ins w:id="1586" w:author="Orion" w:date="2011-05-03T12:53:00Z">
        <w:r w:rsidR="00CF4919" w:rsidRPr="00CF4919">
          <w:rPr>
            <w:rFonts w:cs="Times New Roman"/>
            <w:rPrChange w:id="1587" w:author="Orion" w:date="2011-05-03T12:53:00Z">
              <w:rPr>
                <w:rFonts w:ascii="Courier New" w:hAnsi="Courier New" w:cs="Courier New"/>
              </w:rPr>
            </w:rPrChange>
          </w:rPr>
          <w:t>modela</w:t>
        </w:r>
      </w:ins>
      <w:ins w:id="1588" w:author="Orion" w:date="2011-06-17T11:46:00Z">
        <w:r w:rsidR="000F4672">
          <w:rPr>
            <w:rFonts w:cs="Times New Roman"/>
          </w:rPr>
          <w:t>r esta</w:t>
        </w:r>
      </w:ins>
      <w:ins w:id="1589" w:author="Orion" w:date="2011-05-03T12:53:00Z">
        <w:r w:rsidR="00CF4919" w:rsidRPr="00CF4919">
          <w:rPr>
            <w:rFonts w:cs="Times New Roman"/>
            <w:rPrChange w:id="1590" w:author="Orion" w:date="2011-05-03T12:53:00Z">
              <w:rPr>
                <w:rFonts w:ascii="Courier New" w:hAnsi="Courier New" w:cs="Courier New"/>
              </w:rPr>
            </w:rPrChange>
          </w:rPr>
          <w:t xml:space="preserve"> dinámica de vuelo de</w:t>
        </w:r>
      </w:ins>
      <w:ins w:id="1591" w:author="Orion" w:date="2011-06-17T11:46:00Z">
        <w:r w:rsidR="000F4672">
          <w:rPr>
            <w:rFonts w:cs="Times New Roman"/>
          </w:rPr>
          <w:t xml:space="preserve"> las</w:t>
        </w:r>
      </w:ins>
      <w:ins w:id="1592" w:author="Orion" w:date="2011-05-03T12:53:00Z">
        <w:r w:rsidR="00CF4919" w:rsidRPr="00CF4919">
          <w:rPr>
            <w:rFonts w:cs="Times New Roman"/>
            <w:rPrChange w:id="1593" w:author="Orion" w:date="2011-05-03T12:53:00Z">
              <w:rPr>
                <w:rFonts w:ascii="Courier New" w:hAnsi="Courier New" w:cs="Courier New"/>
              </w:rPr>
            </w:rPrChange>
          </w:rPr>
          <w:t xml:space="preserve"> aeronaves, el denominado modelo físico de los movimientos de los aviones</w:t>
        </w:r>
      </w:ins>
      <w:customXmlInsRangeStart w:id="1594" w:author="Orion" w:date="2011-05-03T12:53:00Z"/>
      <w:customXmlDelRangeStart w:id="1595" w:author="IO" w:date="2011-05-13T11:29:00Z"/>
      <w:sdt>
        <w:sdtPr>
          <w:rPr>
            <w:rFonts w:cs="Times New Roman"/>
          </w:rPr>
          <w:id w:val="-1442920765"/>
          <w:citation/>
        </w:sdtPr>
        <w:sdtEndPr/>
        <w:sdtContent>
          <w:customXmlInsRangeEnd w:id="1594"/>
          <w:customXmlDelRangeEnd w:id="1595"/>
          <w:ins w:id="1596" w:author="Orion" w:date="2011-05-03T12:53:00Z">
            <w:del w:id="1597" w:author="IO" w:date="2011-05-13T11:29:00Z">
              <w:r w:rsidR="00CF4919" w:rsidRPr="00CF4919" w:rsidDel="00366B82">
                <w:rPr>
                  <w:rFonts w:cs="Times New Roman"/>
                  <w:rPrChange w:id="1598" w:author="Orion" w:date="2011-05-03T12:53:00Z">
                    <w:rPr>
                      <w:rFonts w:ascii="Courier New" w:hAnsi="Courier New" w:cs="Courier New"/>
                    </w:rPr>
                  </w:rPrChange>
                </w:rPr>
                <w:fldChar w:fldCharType="begin"/>
              </w:r>
              <w:r w:rsidR="00CF4919" w:rsidRPr="00CF4919" w:rsidDel="00366B82">
                <w:rPr>
                  <w:rFonts w:cs="Times New Roman"/>
                  <w:rPrChange w:id="1599"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600" w:author="Orion" w:date="2011-05-03T12:53:00Z">
                    <w:rPr>
                      <w:rFonts w:ascii="Courier New" w:hAnsi="Courier New" w:cs="Courier New"/>
                    </w:rPr>
                  </w:rPrChange>
                </w:rPr>
                <w:fldChar w:fldCharType="separate"/>
              </w:r>
            </w:del>
          </w:ins>
          <w:del w:id="1601"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602" w:author="Orion" w:date="2011-05-03T12:53:00Z">
            <w:del w:id="1603" w:author="IO" w:date="2011-05-13T11:29:00Z">
              <w:r w:rsidR="00CF4919" w:rsidRPr="00CF4919" w:rsidDel="00366B82">
                <w:rPr>
                  <w:rFonts w:cs="Times New Roman"/>
                  <w:rPrChange w:id="1604" w:author="Orion" w:date="2011-05-03T12:53:00Z">
                    <w:rPr>
                      <w:rFonts w:ascii="Courier New" w:hAnsi="Courier New" w:cs="Courier New"/>
                    </w:rPr>
                  </w:rPrChange>
                </w:rPr>
                <w:fldChar w:fldCharType="end"/>
              </w:r>
            </w:del>
          </w:ins>
          <w:customXmlInsRangeStart w:id="1605" w:author="Orion" w:date="2011-05-03T12:53:00Z"/>
          <w:customXmlDelRangeStart w:id="1606" w:author="IO" w:date="2011-05-13T11:29:00Z"/>
        </w:sdtContent>
      </w:sdt>
      <w:customXmlInsRangeEnd w:id="1605"/>
      <w:customXmlDelRangeEnd w:id="1606"/>
      <w:ins w:id="1607" w:author="Orion" w:date="2011-05-03T12:53:00Z">
        <w:r w:rsidR="00CF4919" w:rsidRPr="00CF4919">
          <w:rPr>
            <w:rFonts w:cs="Times New Roman"/>
            <w:rPrChange w:id="1608"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609" w:author="Orion" w:date="2011-05-03T12:53:00Z">
              <w:rPr>
                <w:rFonts w:ascii="Courier New" w:hAnsi="Courier New" w:cs="Courier New"/>
              </w:rPr>
            </w:rPrChange>
          </w:rPr>
          <w:t>JSBSim</w:t>
        </w:r>
        <w:proofErr w:type="spellEnd"/>
        <w:r w:rsidR="00CF4919" w:rsidRPr="00CF4919">
          <w:rPr>
            <w:rFonts w:cs="Times New Roman"/>
            <w:rPrChange w:id="1610" w:author="Orion" w:date="2011-05-03T12:53:00Z">
              <w:rPr>
                <w:rFonts w:ascii="Courier New" w:hAnsi="Courier New" w:cs="Courier New"/>
              </w:rPr>
            </w:rPrChange>
          </w:rPr>
          <w:t xml:space="preserve"> se encuentran </w:t>
        </w:r>
        <w:proofErr w:type="spellStart"/>
        <w:r w:rsidR="00CF4919" w:rsidRPr="00CF4919">
          <w:rPr>
            <w:rFonts w:cs="Times New Roman"/>
            <w:rPrChange w:id="1611" w:author="Orion" w:date="2011-05-03T12:53:00Z">
              <w:rPr>
                <w:rFonts w:ascii="Courier New" w:hAnsi="Courier New" w:cs="Courier New"/>
              </w:rPr>
            </w:rPrChange>
          </w:rPr>
          <w:t>FlightGear</w:t>
        </w:r>
        <w:proofErr w:type="spellEnd"/>
        <w:r w:rsidR="00CF4919" w:rsidRPr="00CF4919">
          <w:rPr>
            <w:rFonts w:cs="Times New Roman"/>
            <w:rPrChange w:id="1612" w:author="Orion" w:date="2011-05-03T12:53:00Z">
              <w:rPr>
                <w:rFonts w:ascii="Courier New" w:hAnsi="Courier New" w:cs="Courier New"/>
              </w:rPr>
            </w:rPrChange>
          </w:rPr>
          <w:t xml:space="preserve"> </w:t>
        </w:r>
      </w:ins>
      <w:customXmlInsRangeStart w:id="1613" w:author="Orion" w:date="2011-05-03T12:53:00Z"/>
      <w:sdt>
        <w:sdtPr>
          <w:rPr>
            <w:rFonts w:cs="Times New Roman"/>
          </w:rPr>
          <w:id w:val="2124808959"/>
          <w:citation/>
        </w:sdtPr>
        <w:sdtEndPr/>
        <w:sdtContent>
          <w:customXmlInsRangeEnd w:id="1613"/>
          <w:ins w:id="1614" w:author="Orion" w:date="2011-05-03T12:53:00Z">
            <w:r w:rsidR="00CF4919" w:rsidRPr="00CF4919">
              <w:rPr>
                <w:rFonts w:cs="Times New Roman"/>
                <w:rPrChange w:id="1615" w:author="Orion" w:date="2011-05-03T12:53:00Z">
                  <w:rPr>
                    <w:rFonts w:ascii="Courier New" w:hAnsi="Courier New" w:cs="Courier New"/>
                  </w:rPr>
                </w:rPrChange>
              </w:rPr>
              <w:fldChar w:fldCharType="begin"/>
            </w:r>
            <w:r w:rsidR="00CF4919" w:rsidRPr="00CF4919">
              <w:rPr>
                <w:rFonts w:cs="Times New Roman"/>
                <w:rPrChange w:id="1616" w:author="Orion" w:date="2011-05-03T12:53:00Z">
                  <w:rPr>
                    <w:rFonts w:ascii="Courier New" w:hAnsi="Courier New" w:cs="Courier New"/>
                  </w:rPr>
                </w:rPrChange>
              </w:rPr>
              <w:instrText xml:space="preserve"> CITATION Fli \l 3082 </w:instrText>
            </w:r>
            <w:r w:rsidR="00CF4919" w:rsidRPr="00CF4919">
              <w:rPr>
                <w:rFonts w:cs="Times New Roman"/>
                <w:rPrChange w:id="1617" w:author="Orion" w:date="2011-05-03T12:53:00Z">
                  <w:rPr>
                    <w:rFonts w:ascii="Courier New" w:hAnsi="Courier New" w:cs="Courier New"/>
                  </w:rPr>
                </w:rPrChange>
              </w:rPr>
              <w:fldChar w:fldCharType="separate"/>
            </w:r>
          </w:ins>
          <w:r w:rsidR="00C1157B" w:rsidRPr="00C1157B">
            <w:rPr>
              <w:rFonts w:cs="Times New Roman"/>
              <w:noProof/>
            </w:rPr>
            <w:t>(4)</w:t>
          </w:r>
          <w:ins w:id="1618" w:author="Orion" w:date="2011-05-03T12:53:00Z">
            <w:r w:rsidR="00CF4919" w:rsidRPr="00CF4919">
              <w:rPr>
                <w:rFonts w:cs="Times New Roman"/>
                <w:rPrChange w:id="1619" w:author="Orion" w:date="2011-05-03T12:53:00Z">
                  <w:rPr>
                    <w:rFonts w:ascii="Courier New" w:hAnsi="Courier New" w:cs="Courier New"/>
                  </w:rPr>
                </w:rPrChange>
              </w:rPr>
              <w:fldChar w:fldCharType="end"/>
            </w:r>
          </w:ins>
          <w:customXmlInsRangeStart w:id="1620" w:author="Orion" w:date="2011-05-03T12:53:00Z"/>
        </w:sdtContent>
      </w:sdt>
      <w:customXmlInsRangeEnd w:id="1620"/>
      <w:ins w:id="1621" w:author="Orion" w:date="2011-05-03T12:53:00Z">
        <w:r w:rsidR="00CF4919" w:rsidRPr="00CF4919">
          <w:rPr>
            <w:rFonts w:cs="Times New Roman"/>
            <w:rPrChange w:id="1622"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623" w:author="Orion" w:date="2011-05-03T12:53:00Z">
              <w:rPr>
                <w:rFonts w:ascii="Courier New" w:hAnsi="Courier New" w:cs="Courier New"/>
              </w:rPr>
            </w:rPrChange>
          </w:rPr>
          <w:t>OpenE</w:t>
        </w:r>
      </w:ins>
      <w:ins w:id="1624" w:author="Orion" w:date="2011-06-17T12:57:00Z">
        <w:r w:rsidR="000C4995">
          <w:rPr>
            <w:rFonts w:cs="Times New Roman"/>
          </w:rPr>
          <w:t>a</w:t>
        </w:r>
      </w:ins>
      <w:ins w:id="1625" w:author="Orion" w:date="2011-05-03T12:53:00Z">
        <w:r w:rsidR="00CF4919" w:rsidRPr="00CF4919">
          <w:rPr>
            <w:rFonts w:cs="Times New Roman"/>
            <w:rPrChange w:id="1626" w:author="Orion" w:date="2011-05-03T12:53:00Z">
              <w:rPr>
                <w:rFonts w:ascii="Courier New" w:hAnsi="Courier New" w:cs="Courier New"/>
              </w:rPr>
            </w:rPrChange>
          </w:rPr>
          <w:t>agles</w:t>
        </w:r>
        <w:proofErr w:type="spellEnd"/>
        <w:r w:rsidR="00CF4919" w:rsidRPr="00CF4919">
          <w:rPr>
            <w:rFonts w:cs="Times New Roman"/>
            <w:rPrChange w:id="1627" w:author="Orion" w:date="2011-05-03T12:53:00Z">
              <w:rPr>
                <w:rFonts w:ascii="Courier New" w:hAnsi="Courier New" w:cs="Courier New"/>
              </w:rPr>
            </w:rPrChange>
          </w:rPr>
          <w:t xml:space="preserve"> </w:t>
        </w:r>
      </w:ins>
      <w:customXmlInsRangeStart w:id="1628" w:author="Orion" w:date="2011-05-03T12:53:00Z"/>
      <w:sdt>
        <w:sdtPr>
          <w:rPr>
            <w:rFonts w:cs="Times New Roman"/>
          </w:rPr>
          <w:id w:val="891921510"/>
          <w:citation/>
        </w:sdtPr>
        <w:sdtEndPr/>
        <w:sdtContent>
          <w:customXmlInsRangeEnd w:id="1628"/>
          <w:ins w:id="1629" w:author="Orion" w:date="2011-05-03T12:53:00Z">
            <w:r w:rsidR="00CF4919" w:rsidRPr="00CF4919">
              <w:rPr>
                <w:rFonts w:cs="Times New Roman"/>
                <w:rPrChange w:id="1630" w:author="Orion" w:date="2011-05-03T12:53:00Z">
                  <w:rPr>
                    <w:rFonts w:ascii="Courier New" w:hAnsi="Courier New" w:cs="Courier New"/>
                  </w:rPr>
                </w:rPrChange>
              </w:rPr>
              <w:fldChar w:fldCharType="begin"/>
            </w:r>
            <w:r w:rsidR="00CF4919" w:rsidRPr="00CF4919">
              <w:rPr>
                <w:rFonts w:cs="Times New Roman"/>
                <w:rPrChange w:id="1631" w:author="Orion" w:date="2011-05-03T12:53:00Z">
                  <w:rPr>
                    <w:rFonts w:ascii="Courier New" w:hAnsi="Courier New" w:cs="Courier New"/>
                  </w:rPr>
                </w:rPrChange>
              </w:rPr>
              <w:instrText xml:space="preserve"> CITATION Ope \l 3082 </w:instrText>
            </w:r>
            <w:r w:rsidR="00CF4919" w:rsidRPr="00CF4919">
              <w:rPr>
                <w:rFonts w:cs="Times New Roman"/>
                <w:rPrChange w:id="1632" w:author="Orion" w:date="2011-05-03T12:53:00Z">
                  <w:rPr>
                    <w:rFonts w:ascii="Courier New" w:hAnsi="Courier New" w:cs="Courier New"/>
                  </w:rPr>
                </w:rPrChange>
              </w:rPr>
              <w:fldChar w:fldCharType="separate"/>
            </w:r>
          </w:ins>
          <w:r w:rsidR="00C1157B" w:rsidRPr="00C1157B">
            <w:rPr>
              <w:rFonts w:cs="Times New Roman"/>
              <w:noProof/>
            </w:rPr>
            <w:t>(5)</w:t>
          </w:r>
          <w:ins w:id="1633" w:author="Orion" w:date="2011-05-03T12:53:00Z">
            <w:r w:rsidR="00CF4919" w:rsidRPr="00CF4919">
              <w:rPr>
                <w:rFonts w:cs="Times New Roman"/>
                <w:rPrChange w:id="1634" w:author="Orion" w:date="2011-05-03T12:53:00Z">
                  <w:rPr>
                    <w:rFonts w:ascii="Courier New" w:hAnsi="Courier New" w:cs="Courier New"/>
                  </w:rPr>
                </w:rPrChange>
              </w:rPr>
              <w:fldChar w:fldCharType="end"/>
            </w:r>
          </w:ins>
          <w:customXmlInsRangeStart w:id="1635" w:author="Orion" w:date="2011-05-03T12:53:00Z"/>
        </w:sdtContent>
      </w:sdt>
      <w:customXmlInsRangeEnd w:id="1635"/>
      <w:ins w:id="1636" w:author="Orion" w:date="2011-05-03T12:53:00Z">
        <w:r w:rsidR="00CF4919" w:rsidRPr="00CF4919">
          <w:rPr>
            <w:rFonts w:cs="Times New Roman"/>
            <w:rPrChange w:id="1637" w:author="Orion" w:date="2011-05-03T12:53:00Z">
              <w:rPr>
                <w:rFonts w:ascii="Courier New" w:hAnsi="Courier New" w:cs="Courier New"/>
              </w:rPr>
            </w:rPrChange>
          </w:rPr>
          <w:t xml:space="preserve">, que es un </w:t>
        </w:r>
      </w:ins>
      <w:ins w:id="1638" w:author="Orion" w:date="2011-05-16T23:46:00Z">
        <w:r w:rsidR="005E25CB">
          <w:rPr>
            <w:rFonts w:cs="Times New Roman"/>
          </w:rPr>
          <w:t>marco de aplicaciones</w:t>
        </w:r>
      </w:ins>
      <w:ins w:id="1639" w:author="Orion" w:date="2011-05-03T12:53:00Z">
        <w:r w:rsidR="00CF4919" w:rsidRPr="00CF4919">
          <w:rPr>
            <w:rFonts w:cs="Times New Roman"/>
            <w:rPrChange w:id="1640"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641" w:author="Orion" w:date="2011-05-03T13:02:00Z">
        <w:r w:rsidR="00265D10">
          <w:rPr>
            <w:rFonts w:cs="Times New Roman"/>
          </w:rPr>
          <w:t xml:space="preserve"> </w:t>
        </w:r>
      </w:ins>
    </w:p>
    <w:p w14:paraId="0B8DC0AF" w14:textId="6D5EFC48" w:rsidR="00547771" w:rsidRDefault="00547771">
      <w:pPr>
        <w:jc w:val="both"/>
        <w:rPr>
          <w:ins w:id="1642" w:author="Orion" w:date="2011-06-17T11:41:00Z"/>
          <w:rFonts w:cs="Times New Roman"/>
        </w:rPr>
      </w:pPr>
      <w:ins w:id="1643" w:author="Orion" w:date="2011-06-17T11:39:00Z">
        <w:r>
          <w:rPr>
            <w:rFonts w:cs="Times New Roman"/>
          </w:rPr>
          <w:t xml:space="preserve">Entre las características más destacadas del </w:t>
        </w:r>
      </w:ins>
      <w:proofErr w:type="spellStart"/>
      <w:ins w:id="1644"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645" w:author="Orion" w:date="2011-06-17T11:43:00Z"/>
          <w:rFonts w:cs="Times New Roman"/>
        </w:rPr>
        <w:pPrChange w:id="1646" w:author="Orion" w:date="2011-06-17T11:43:00Z">
          <w:pPr>
            <w:jc w:val="both"/>
          </w:pPr>
        </w:pPrChange>
      </w:pPr>
      <w:ins w:id="1647" w:author="Orion" w:date="2011-06-17T11:41:00Z">
        <w:r w:rsidRPr="009F785B">
          <w:rPr>
            <w:rFonts w:cs="Times New Roman"/>
          </w:rPr>
          <w:t>Información extensa y realista de elementos f</w:t>
        </w:r>
      </w:ins>
      <w:ins w:id="1648" w:author="Orion" w:date="2011-06-17T11:42:00Z">
        <w:r w:rsidRPr="009F785B">
          <w:rPr>
            <w:rFonts w:cs="Times New Roman"/>
          </w:rPr>
          <w:t>ísicos como aeropuertos,</w:t>
        </w:r>
      </w:ins>
      <w:ins w:id="1649" w:author="Orion" w:date="2011-06-17T11:43:00Z">
        <w:r w:rsidRPr="005854A3">
          <w:rPr>
            <w:rFonts w:cs="Times New Roman"/>
          </w:rPr>
          <w:t xml:space="preserve"> ciudades,</w:t>
        </w:r>
      </w:ins>
      <w:ins w:id="1650" w:author="Orion" w:date="2011-06-17T11:42:00Z">
        <w:r w:rsidRPr="005854A3">
          <w:rPr>
            <w:rFonts w:cs="Times New Roman"/>
          </w:rPr>
          <w:t xml:space="preserve"> montañas, ríos, et</w:t>
        </w:r>
      </w:ins>
      <w:ins w:id="1651"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652" w:author="Orion" w:date="2011-06-17T11:43:00Z"/>
          <w:rFonts w:cs="Times New Roman"/>
        </w:rPr>
        <w:pPrChange w:id="1653" w:author="Orion" w:date="2011-06-17T11:43:00Z">
          <w:pPr>
            <w:jc w:val="both"/>
          </w:pPr>
        </w:pPrChange>
      </w:pPr>
      <w:ins w:id="1654" w:author="Orion" w:date="2011-06-17T11:43:00Z">
        <w:r w:rsidRPr="009F785B">
          <w:rPr>
            <w:rFonts w:cs="Times New Roman"/>
          </w:rPr>
          <w:t>A</w:t>
        </w:r>
      </w:ins>
      <w:ins w:id="1655" w:author="Orion" w:date="2011-06-17T11:41:00Z">
        <w:r w:rsidRPr="009F785B">
          <w:rPr>
            <w:rFonts w:cs="Times New Roman"/>
          </w:rPr>
          <w:t xml:space="preserve">mplia variedad de </w:t>
        </w:r>
      </w:ins>
      <w:ins w:id="1656" w:author="Orion" w:date="2011-06-17T11:43:00Z">
        <w:r w:rsidRPr="005854A3">
          <w:rPr>
            <w:rFonts w:cs="Times New Roman"/>
          </w:rPr>
          <w:t>aero</w:t>
        </w:r>
      </w:ins>
      <w:ins w:id="1657" w:author="Orion" w:date="2011-06-17T11:41:00Z">
        <w:r w:rsidRPr="005854A3">
          <w:rPr>
            <w:rFonts w:cs="Times New Roman"/>
          </w:rPr>
          <w:t>naves</w:t>
        </w:r>
      </w:ins>
      <w:ins w:id="1658"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659" w:author="Orion" w:date="2011-06-17T11:44:00Z"/>
          <w:rFonts w:cs="Times New Roman"/>
        </w:rPr>
        <w:pPrChange w:id="1660" w:author="Orion" w:date="2011-06-17T11:43:00Z">
          <w:pPr>
            <w:jc w:val="both"/>
          </w:pPr>
        </w:pPrChange>
      </w:pPr>
      <w:ins w:id="1661"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662" w:author="Orion" w:date="2011-06-17T11:53:00Z"/>
          <w:rFonts w:cs="Times New Roman"/>
        </w:rPr>
        <w:pPrChange w:id="1663" w:author="Orion" w:date="2011-06-17T11:53:00Z">
          <w:pPr>
            <w:jc w:val="both"/>
          </w:pPr>
        </w:pPrChange>
      </w:pPr>
      <w:ins w:id="1664" w:author="Orion" w:date="2011-06-17T11:44:00Z">
        <w:r>
          <w:rPr>
            <w:rFonts w:cs="Times New Roman"/>
          </w:rPr>
          <w:t>Opciones de simulación en tiempo real.</w:t>
        </w:r>
      </w:ins>
    </w:p>
    <w:p w14:paraId="700145F2" w14:textId="45863CBC" w:rsidR="00F515E9" w:rsidRDefault="00F515E9">
      <w:pPr>
        <w:jc w:val="both"/>
        <w:rPr>
          <w:ins w:id="1665" w:author="Orion" w:date="2011-06-17T11:59:00Z"/>
          <w:rFonts w:cs="Times New Roman"/>
        </w:rPr>
      </w:pPr>
      <w:proofErr w:type="spellStart"/>
      <w:ins w:id="1666"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667" w:author="Orion" w:date="2011-06-17T11:58:00Z">
        <w:r w:rsidR="00EA2DF8">
          <w:rPr>
            <w:rFonts w:cs="Times New Roman"/>
          </w:rPr>
          <w:t>Esta herramienta ha sido empleada en numerosos proyectos de universidades de todo el mundo</w:t>
        </w:r>
      </w:ins>
      <w:ins w:id="1668"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669" w:author="Orion" w:date="2011-06-17T12:26:00Z"/>
          <w:rFonts w:cs="Times New Roman"/>
        </w:rPr>
        <w:pPrChange w:id="1670" w:author="Orion" w:date="2011-06-17T11:59:00Z">
          <w:pPr>
            <w:jc w:val="both"/>
          </w:pPr>
        </w:pPrChange>
      </w:pPr>
      <w:ins w:id="1671" w:author="Orion" w:date="2011-06-17T12:02:00Z">
        <w:r>
          <w:rPr>
            <w:rFonts w:cs="Times New Roman"/>
            <w:i/>
          </w:rPr>
          <w:t xml:space="preserve">Universidad Tecnológica de </w:t>
        </w:r>
        <w:proofErr w:type="spellStart"/>
        <w:r>
          <w:rPr>
            <w:rFonts w:cs="Times New Roman"/>
            <w:i/>
          </w:rPr>
          <w:t>Delf</w:t>
        </w:r>
      </w:ins>
      <w:proofErr w:type="spellEnd"/>
      <w:ins w:id="1672" w:author="Orion" w:date="2011-06-17T12:32:00Z">
        <w:r w:rsidR="00D96F3E">
          <w:rPr>
            <w:rFonts w:cs="Times New Roman"/>
            <w:i/>
          </w:rPr>
          <w:t xml:space="preserve"> </w:t>
        </w:r>
      </w:ins>
      <w:ins w:id="1673" w:author="Orion" w:date="2011-06-17T12:07:00Z">
        <w:r w:rsidRPr="009F785B">
          <w:rPr>
            <w:rFonts w:cs="Times New Roman"/>
            <w:i/>
          </w:rPr>
          <w:t>(</w:t>
        </w:r>
      </w:ins>
      <w:proofErr w:type="spellStart"/>
      <w:ins w:id="1674" w:author="Orion" w:date="2011-06-17T12:27:00Z">
        <w:r w:rsidR="00CE7B19">
          <w:rPr>
            <w:rFonts w:cs="Times New Roman"/>
            <w:i/>
          </w:rPr>
          <w:t>Delf</w:t>
        </w:r>
        <w:proofErr w:type="spellEnd"/>
        <w:r w:rsidR="00CE7B19">
          <w:rPr>
            <w:rFonts w:cs="Times New Roman"/>
            <w:i/>
          </w:rPr>
          <w:t xml:space="preserve">, </w:t>
        </w:r>
      </w:ins>
      <w:ins w:id="1675" w:author="Orion" w:date="2011-06-17T12:07:00Z">
        <w:r w:rsidRPr="009F785B">
          <w:rPr>
            <w:rFonts w:cs="Times New Roman"/>
            <w:i/>
          </w:rPr>
          <w:t>Holanda)</w:t>
        </w:r>
      </w:ins>
      <w:ins w:id="1676"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677" w:author="Orion" w:date="2011-06-17T12:05:00Z">
        <w:r>
          <w:rPr>
            <w:rFonts w:cs="Times New Roman"/>
          </w:rPr>
          <w:t xml:space="preserve"> distintas</w:t>
        </w:r>
      </w:ins>
      <w:ins w:id="1678" w:author="Orion" w:date="2011-06-17T12:02:00Z">
        <w:r>
          <w:rPr>
            <w:rFonts w:cs="Times New Roman"/>
          </w:rPr>
          <w:t xml:space="preserve"> t</w:t>
        </w:r>
      </w:ins>
      <w:ins w:id="1679" w:author="Orion" w:date="2011-06-17T12:03:00Z">
        <w:r>
          <w:rPr>
            <w:rFonts w:cs="Times New Roman"/>
          </w:rPr>
          <w:t xml:space="preserve">écnicas de computación que se pueden </w:t>
        </w:r>
      </w:ins>
      <w:ins w:id="1680" w:author="Orion" w:date="2011-06-17T12:05:00Z">
        <w:r>
          <w:rPr>
            <w:rFonts w:cs="Times New Roman"/>
          </w:rPr>
          <w:t xml:space="preserve">usar para el </w:t>
        </w:r>
      </w:ins>
      <w:ins w:id="1681" w:author="Orion" w:date="2011-06-17T12:03:00Z">
        <w:r>
          <w:rPr>
            <w:rFonts w:cs="Times New Roman"/>
          </w:rPr>
          <w:t>desarroll</w:t>
        </w:r>
      </w:ins>
      <w:ins w:id="1682" w:author="Orion" w:date="2011-06-17T12:05:00Z">
        <w:r>
          <w:rPr>
            <w:rFonts w:cs="Times New Roman"/>
          </w:rPr>
          <w:t>o de</w:t>
        </w:r>
      </w:ins>
      <w:ins w:id="1683" w:author="Orion" w:date="2011-06-17T12:03:00Z">
        <w:r>
          <w:rPr>
            <w:rFonts w:cs="Times New Roman"/>
          </w:rPr>
          <w:t xml:space="preserve"> </w:t>
        </w:r>
      </w:ins>
      <w:ins w:id="1684" w:author="Orion" w:date="2011-06-17T12:04:00Z">
        <w:r>
          <w:rPr>
            <w:rFonts w:cs="Times New Roman"/>
          </w:rPr>
          <w:t>los sistema</w:t>
        </w:r>
      </w:ins>
      <w:ins w:id="1685" w:author="Orion" w:date="2011-06-17T12:05:00Z">
        <w:r>
          <w:rPr>
            <w:rFonts w:cs="Times New Roman"/>
          </w:rPr>
          <w:t xml:space="preserve">s inteligentes de </w:t>
        </w:r>
      </w:ins>
      <w:ins w:id="1686" w:author="Orion" w:date="2011-06-17T12:03:00Z">
        <w:r>
          <w:rPr>
            <w:rFonts w:cs="Times New Roman"/>
          </w:rPr>
          <w:t xml:space="preserve">asistencia </w:t>
        </w:r>
      </w:ins>
      <w:ins w:id="1687" w:author="Orion" w:date="2011-06-17T12:06:00Z">
        <w:r>
          <w:rPr>
            <w:rFonts w:cs="Times New Roman"/>
          </w:rPr>
          <w:t xml:space="preserve">a la tripulación en situaciones de </w:t>
        </w:r>
        <w:r>
          <w:rPr>
            <w:rFonts w:cs="Times New Roman"/>
          </w:rPr>
          <w:lastRenderedPageBreak/>
          <w:t>máxima atención</w:t>
        </w:r>
      </w:ins>
      <w:customXmlInsRangeStart w:id="1688" w:author="Orion" w:date="2011-06-17T12:18:00Z"/>
      <w:sdt>
        <w:sdtPr>
          <w:rPr>
            <w:rFonts w:cs="Times New Roman"/>
          </w:rPr>
          <w:id w:val="-763755642"/>
          <w:citation/>
        </w:sdtPr>
        <w:sdtEndPr/>
        <w:sdtContent>
          <w:customXmlInsRangeEnd w:id="1688"/>
          <w:ins w:id="1689"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690" w:author="Orion" w:date="2011-06-17T12:18:00Z">
            <w:r w:rsidR="0076185A">
              <w:rPr>
                <w:rFonts w:cs="Times New Roman"/>
              </w:rPr>
              <w:fldChar w:fldCharType="end"/>
            </w:r>
          </w:ins>
          <w:customXmlInsRangeStart w:id="1691" w:author="Orion" w:date="2011-06-17T12:18:00Z"/>
        </w:sdtContent>
      </w:sdt>
      <w:customXmlInsRangeEnd w:id="1691"/>
      <w:ins w:id="1692" w:author="Orion" w:date="2011-06-17T12:06:00Z">
        <w:r>
          <w:rPr>
            <w:rFonts w:cs="Times New Roman"/>
          </w:rPr>
          <w:t>.</w:t>
        </w:r>
      </w:ins>
    </w:p>
    <w:p w14:paraId="1094DB96" w14:textId="08D79E04" w:rsidR="00CE7B19" w:rsidRDefault="00CE7B19">
      <w:pPr>
        <w:pStyle w:val="ListParagraph"/>
        <w:numPr>
          <w:ilvl w:val="0"/>
          <w:numId w:val="28"/>
        </w:numPr>
        <w:jc w:val="both"/>
        <w:rPr>
          <w:ins w:id="1693" w:author="Orion" w:date="2011-06-17T12:34:00Z"/>
          <w:rFonts w:cs="Times New Roman"/>
        </w:rPr>
        <w:pPrChange w:id="1694" w:author="Orion" w:date="2011-06-17T12:29:00Z">
          <w:pPr>
            <w:jc w:val="both"/>
          </w:pPr>
        </w:pPrChange>
      </w:pPr>
      <w:ins w:id="1695" w:author="Orion" w:date="2011-06-17T12:26:00Z">
        <w:r>
          <w:rPr>
            <w:rFonts w:cs="Times New Roman"/>
            <w:i/>
          </w:rPr>
          <w:t>Universidad de Gales (</w:t>
        </w:r>
      </w:ins>
      <w:proofErr w:type="spellStart"/>
      <w:ins w:id="1696"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697" w:author="Orion" w:date="2011-06-17T12:34:00Z">
        <w:r w:rsidR="00212437">
          <w:rPr>
            <w:rFonts w:cs="Times New Roman"/>
          </w:rPr>
          <w:t xml:space="preserve">la </w:t>
        </w:r>
      </w:ins>
      <w:ins w:id="1698" w:author="Orion" w:date="2011-06-17T12:27:00Z">
        <w:r>
          <w:rPr>
            <w:rFonts w:cs="Times New Roman"/>
          </w:rPr>
          <w:t>investigaci</w:t>
        </w:r>
      </w:ins>
      <w:ins w:id="1699" w:author="Orion" w:date="2011-06-17T12:28:00Z">
        <w:r>
          <w:rPr>
            <w:rFonts w:cs="Times New Roman"/>
          </w:rPr>
          <w:t xml:space="preserve">ón en robots aéreos para diseñar </w:t>
        </w:r>
      </w:ins>
      <w:ins w:id="1700" w:author="Orion" w:date="2011-06-17T12:32:00Z">
        <w:r w:rsidR="00C50AAA">
          <w:rPr>
            <w:rFonts w:cs="Times New Roman"/>
          </w:rPr>
          <w:t>vehículos</w:t>
        </w:r>
      </w:ins>
      <w:ins w:id="1701" w:author="Orion" w:date="2011-06-17T12:28:00Z">
        <w:r>
          <w:rPr>
            <w:rFonts w:cs="Times New Roman"/>
          </w:rPr>
          <w:t xml:space="preserve"> aéreos que puedan </w:t>
        </w:r>
      </w:ins>
      <w:ins w:id="1702" w:author="Orion" w:date="2011-06-17T12:29:00Z">
        <w:r>
          <w:rPr>
            <w:rFonts w:cs="Times New Roman"/>
          </w:rPr>
          <w:t>realizar operaciones en atmósferas de otros planetas</w:t>
        </w:r>
      </w:ins>
      <w:ins w:id="1703" w:author="Orion" w:date="2011-06-17T12:32:00Z">
        <w:r>
          <w:rPr>
            <w:rFonts w:cs="Times New Roman"/>
          </w:rPr>
          <w:t xml:space="preserve"> </w:t>
        </w:r>
      </w:ins>
      <w:customXmlInsRangeStart w:id="1704" w:author="Orion" w:date="2011-06-17T12:32:00Z"/>
      <w:sdt>
        <w:sdtPr>
          <w:rPr>
            <w:rFonts w:cs="Times New Roman"/>
          </w:rPr>
          <w:id w:val="-600799163"/>
          <w:citation/>
        </w:sdtPr>
        <w:sdtEndPr/>
        <w:sdtContent>
          <w:customXmlInsRangeEnd w:id="1704"/>
          <w:ins w:id="1705"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706" w:author="Orion" w:date="2011-06-17T12:32:00Z">
            <w:r>
              <w:rPr>
                <w:rFonts w:cs="Times New Roman"/>
              </w:rPr>
              <w:fldChar w:fldCharType="end"/>
            </w:r>
          </w:ins>
          <w:customXmlInsRangeStart w:id="1707" w:author="Orion" w:date="2011-06-17T12:32:00Z"/>
        </w:sdtContent>
      </w:sdt>
      <w:customXmlInsRangeEnd w:id="1707"/>
      <w:ins w:id="1708" w:author="Orion" w:date="2011-06-17T12:29:00Z">
        <w:r>
          <w:rPr>
            <w:rFonts w:cs="Times New Roman"/>
          </w:rPr>
          <w:t>.</w:t>
        </w:r>
      </w:ins>
    </w:p>
    <w:p w14:paraId="3A495922" w14:textId="6208379D" w:rsidR="00A57397" w:rsidRDefault="00A57397">
      <w:pPr>
        <w:jc w:val="both"/>
        <w:rPr>
          <w:ins w:id="1709" w:author="Orion" w:date="2011-06-17T12:40:00Z"/>
          <w:rFonts w:cs="Times New Roman"/>
        </w:rPr>
      </w:pPr>
      <w:ins w:id="1710"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711" w:author="Orion" w:date="2011-06-17T12:46:00Z"/>
          <w:rFonts w:cs="Times New Roman"/>
          <w:i/>
          <w:rPrChange w:id="1712" w:author="Orion" w:date="2011-06-17T12:46:00Z">
            <w:rPr>
              <w:ins w:id="1713" w:author="Orion" w:date="2011-06-17T12:46:00Z"/>
              <w:rFonts w:cs="Times New Roman"/>
            </w:rPr>
          </w:rPrChange>
        </w:rPr>
        <w:pPrChange w:id="1714" w:author="Orion" w:date="2011-06-17T12:40:00Z">
          <w:pPr>
            <w:jc w:val="both"/>
          </w:pPr>
        </w:pPrChange>
      </w:pPr>
      <w:ins w:id="1715" w:author="Orion" w:date="2011-06-17T12:40:00Z">
        <w:r w:rsidRPr="00351806">
          <w:rPr>
            <w:rFonts w:cs="Times New Roman"/>
            <w:i/>
            <w:rPrChange w:id="1716" w:author="Orion" w:date="2011-06-17T12:42:00Z">
              <w:rPr>
                <w:rFonts w:cs="Times New Roman"/>
              </w:rPr>
            </w:rPrChange>
          </w:rPr>
          <w:t xml:space="preserve">NASA/Ames Human </w:t>
        </w:r>
        <w:proofErr w:type="spellStart"/>
        <w:r w:rsidRPr="00351806">
          <w:rPr>
            <w:rFonts w:cs="Times New Roman"/>
            <w:i/>
            <w:rPrChange w:id="1717" w:author="Orion" w:date="2011-06-17T12:42:00Z">
              <w:rPr>
                <w:rFonts w:cs="Times New Roman"/>
              </w:rPr>
            </w:rPrChange>
          </w:rPr>
          <w:t>Centered</w:t>
        </w:r>
        <w:proofErr w:type="spellEnd"/>
        <w:r w:rsidRPr="00351806">
          <w:rPr>
            <w:rFonts w:cs="Times New Roman"/>
            <w:i/>
            <w:rPrChange w:id="1718" w:author="Orion" w:date="2011-06-17T12:42:00Z">
              <w:rPr>
                <w:rFonts w:cs="Times New Roman"/>
              </w:rPr>
            </w:rPrChange>
          </w:rPr>
          <w:t xml:space="preserve"> </w:t>
        </w:r>
        <w:proofErr w:type="spellStart"/>
        <w:r w:rsidRPr="00351806">
          <w:rPr>
            <w:rFonts w:cs="Times New Roman"/>
            <w:i/>
            <w:rPrChange w:id="1719" w:author="Orion" w:date="2011-06-17T12:42:00Z">
              <w:rPr>
                <w:rFonts w:cs="Times New Roman"/>
              </w:rPr>
            </w:rPrChange>
          </w:rPr>
          <w:t>System</w:t>
        </w:r>
        <w:proofErr w:type="spellEnd"/>
        <w:r w:rsidRPr="00351806">
          <w:rPr>
            <w:rFonts w:cs="Times New Roman"/>
            <w:i/>
            <w:rPrChange w:id="1720" w:author="Orion" w:date="2011-06-17T12:42:00Z">
              <w:rPr>
                <w:rFonts w:cs="Times New Roman"/>
              </w:rPr>
            </w:rPrChange>
          </w:rPr>
          <w:t xml:space="preserve"> </w:t>
        </w:r>
        <w:proofErr w:type="spellStart"/>
        <w:r w:rsidRPr="00351806">
          <w:rPr>
            <w:rFonts w:cs="Times New Roman"/>
            <w:i/>
            <w:rPrChange w:id="1721" w:author="Orion" w:date="2011-06-17T12:42:00Z">
              <w:rPr>
                <w:rFonts w:cs="Times New Roman"/>
              </w:rPr>
            </w:rPrChange>
          </w:rPr>
          <w:t>Lab</w:t>
        </w:r>
      </w:ins>
      <w:proofErr w:type="spellEnd"/>
      <w:ins w:id="1722" w:author="Orion" w:date="2011-06-17T12:41:00Z">
        <w:r w:rsidRPr="00351806">
          <w:rPr>
            <w:rFonts w:cs="Times New Roman"/>
            <w:rPrChange w:id="1723" w:author="Orion" w:date="2011-06-17T12:42:00Z">
              <w:rPr>
                <w:rFonts w:cs="Times New Roman"/>
                <w:lang w:val="en-US"/>
              </w:rPr>
            </w:rPrChange>
          </w:rPr>
          <w:t>, donde se han desarrollado simulaciones a escala real de cabinas de aeronaves</w:t>
        </w:r>
      </w:ins>
      <w:ins w:id="1724"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725" w:author="Orion" w:date="2011-06-17T13:06:00Z"/>
          <w:rFonts w:cs="Times New Roman"/>
          <w:i/>
          <w:rPrChange w:id="1726" w:author="Orion" w:date="2011-06-17T13:06:00Z">
            <w:rPr>
              <w:ins w:id="1727" w:author="Orion" w:date="2011-06-17T13:06:00Z"/>
              <w:rFonts w:cs="Times New Roman"/>
            </w:rPr>
          </w:rPrChange>
        </w:rPr>
        <w:pPrChange w:id="1728" w:author="Orion" w:date="2011-06-17T13:06:00Z">
          <w:pPr>
            <w:jc w:val="both"/>
          </w:pPr>
        </w:pPrChange>
      </w:pPr>
      <w:ins w:id="1729" w:author="Orion" w:date="2011-06-17T12:46:00Z">
        <w:r w:rsidRPr="00351806">
          <w:rPr>
            <w:rFonts w:cs="Times New Roman"/>
            <w:i/>
            <w:lang w:val="en-US"/>
            <w:rPrChange w:id="1730" w:author="Orion" w:date="2011-06-17T12:46:00Z">
              <w:rPr>
                <w:rFonts w:cs="Times New Roman"/>
                <w:i/>
              </w:rPr>
            </w:rPrChange>
          </w:rPr>
          <w:t>Aeronautical Development Agency</w:t>
        </w:r>
        <w:r w:rsidRPr="00351806">
          <w:rPr>
            <w:rFonts w:cs="Times New Roman"/>
            <w:lang w:val="en-US"/>
            <w:rPrChange w:id="1731" w:author="Orion" w:date="2011-06-17T12:46:00Z">
              <w:rPr>
                <w:rFonts w:cs="Times New Roman"/>
              </w:rPr>
            </w:rPrChange>
          </w:rPr>
          <w:t>, (Bangalore</w:t>
        </w:r>
      </w:ins>
      <w:ins w:id="1732" w:author="Orion" w:date="2011-06-17T12:47:00Z">
        <w:r>
          <w:rPr>
            <w:rFonts w:cs="Times New Roman"/>
            <w:lang w:val="en-US"/>
          </w:rPr>
          <w:t>,</w:t>
        </w:r>
      </w:ins>
      <w:ins w:id="1733" w:author="Orion" w:date="2011-06-17T12:46:00Z">
        <w:r w:rsidRPr="00351806">
          <w:rPr>
            <w:rFonts w:cs="Times New Roman"/>
            <w:lang w:val="en-US"/>
            <w:rPrChange w:id="1734" w:author="Orion" w:date="2011-06-17T12:46:00Z">
              <w:rPr>
                <w:rFonts w:cs="Times New Roman"/>
              </w:rPr>
            </w:rPrChange>
          </w:rPr>
          <w:t xml:space="preserve"> India</w:t>
        </w:r>
        <w:r>
          <w:rPr>
            <w:rFonts w:cs="Times New Roman"/>
            <w:lang w:val="en-US"/>
          </w:rPr>
          <w:t>)</w:t>
        </w:r>
      </w:ins>
      <w:ins w:id="1735" w:author="Orion" w:date="2011-06-17T12:47:00Z">
        <w:r w:rsidR="00AF5DA7">
          <w:rPr>
            <w:rFonts w:cs="Times New Roman"/>
            <w:lang w:val="en-US"/>
          </w:rPr>
          <w:t xml:space="preserve">. </w:t>
        </w:r>
        <w:proofErr w:type="spellStart"/>
        <w:r w:rsidR="00AF5DA7" w:rsidRPr="00AF5DA7">
          <w:rPr>
            <w:rFonts w:cs="Times New Roman"/>
            <w:rPrChange w:id="1736" w:author="Orion" w:date="2011-06-17T12:47:00Z">
              <w:rPr>
                <w:rFonts w:cs="Times New Roman"/>
                <w:lang w:val="en-US"/>
              </w:rPr>
            </w:rPrChange>
          </w:rPr>
          <w:t>FlightGear</w:t>
        </w:r>
        <w:proofErr w:type="spellEnd"/>
        <w:r w:rsidR="00AF5DA7" w:rsidRPr="00AF5DA7">
          <w:rPr>
            <w:rFonts w:cs="Times New Roman"/>
            <w:rPrChange w:id="1737" w:author="Orion" w:date="2011-06-17T12:47:00Z">
              <w:rPr>
                <w:rFonts w:cs="Times New Roman"/>
                <w:lang w:val="en-US"/>
              </w:rPr>
            </w:rPrChange>
          </w:rPr>
          <w:t xml:space="preserve"> se usa como generador de im</w:t>
        </w:r>
        <w:r w:rsidR="00AF5DA7">
          <w:rPr>
            <w:rFonts w:cs="Times New Roman"/>
          </w:rPr>
          <w:t xml:space="preserve">ágenes de </w:t>
        </w:r>
      </w:ins>
      <w:ins w:id="1738" w:author="Orion" w:date="2011-06-17T12:48:00Z">
        <w:r w:rsidR="00AF5DA7">
          <w:rPr>
            <w:rFonts w:cs="Times New Roman"/>
          </w:rPr>
          <w:t>simulaciones</w:t>
        </w:r>
      </w:ins>
      <w:ins w:id="1739" w:author="Orion" w:date="2011-06-17T12:47:00Z">
        <w:r w:rsidR="00AF5DA7">
          <w:rPr>
            <w:rFonts w:cs="Times New Roman"/>
          </w:rPr>
          <w:t xml:space="preserve"> de vuelo </w:t>
        </w:r>
      </w:ins>
      <w:ins w:id="1740" w:author="Orion" w:date="2011-06-17T12:50:00Z">
        <w:r w:rsidR="00AF5DA7">
          <w:rPr>
            <w:rFonts w:cs="Times New Roman"/>
          </w:rPr>
          <w:t xml:space="preserve">para la evaluación experimental de recuperación </w:t>
        </w:r>
      </w:ins>
      <w:ins w:id="1741" w:author="Orion" w:date="2011-06-17T12:51:00Z">
        <w:r w:rsidR="00AF5DA7">
          <w:rPr>
            <w:rFonts w:cs="Times New Roman"/>
          </w:rPr>
          <w:t>de aviones de combates de por</w:t>
        </w:r>
      </w:ins>
      <w:ins w:id="1742" w:author="Orion" w:date="2011-06-17T12:52:00Z">
        <w:r w:rsidR="00AF5DA7">
          <w:rPr>
            <w:rFonts w:cs="Times New Roman"/>
          </w:rPr>
          <w:t xml:space="preserve">taviones </w:t>
        </w:r>
      </w:ins>
      <w:ins w:id="1743" w:author="Orion" w:date="2011-06-17T12:54:00Z">
        <w:r w:rsidR="00AF5DA7">
          <w:rPr>
            <w:rFonts w:cs="Times New Roman"/>
          </w:rPr>
          <w:t>arrestados</w:t>
        </w:r>
      </w:ins>
      <w:ins w:id="1744" w:author="Orion" w:date="2011-06-17T12:53:00Z">
        <w:r w:rsidR="00AF5DA7">
          <w:rPr>
            <w:rFonts w:cs="Times New Roman"/>
          </w:rPr>
          <w:t>.</w:t>
        </w:r>
      </w:ins>
    </w:p>
    <w:p w14:paraId="47EDF4C9" w14:textId="77777777" w:rsidR="00451E80" w:rsidRDefault="00451E80">
      <w:pPr>
        <w:jc w:val="both"/>
        <w:rPr>
          <w:ins w:id="1745" w:author="Orion" w:date="2011-06-17T13:06:00Z"/>
          <w:rFonts w:cs="Times New Roman"/>
        </w:rPr>
      </w:pPr>
    </w:p>
    <w:p w14:paraId="0ED4A2B5" w14:textId="45079203" w:rsidR="00451E80" w:rsidRDefault="00451E80">
      <w:pPr>
        <w:jc w:val="both"/>
        <w:rPr>
          <w:ins w:id="1746" w:author="Orion" w:date="2011-06-17T13:28:00Z"/>
          <w:rFonts w:cs="Times New Roman"/>
        </w:rPr>
      </w:pPr>
      <w:ins w:id="1747" w:author="Orion" w:date="2011-06-17T13:06:00Z">
        <w:r>
          <w:rPr>
            <w:rFonts w:cs="Times New Roman"/>
          </w:rPr>
          <w:t xml:space="preserve">Por otro lado </w:t>
        </w:r>
      </w:ins>
      <w:ins w:id="1748"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749" w:author="Orion" w:date="2011-06-17T13:14:00Z">
        <w:r>
          <w:rPr>
            <w:rFonts w:cs="Times New Roman"/>
          </w:rPr>
          <w:t xml:space="preserve">un extenso conjunto de objetos y clases para crear rápidamente </w:t>
        </w:r>
      </w:ins>
      <w:ins w:id="1750" w:author="Orion" w:date="2011-06-17T13:15:00Z">
        <w:r w:rsidR="00F40607">
          <w:rPr>
            <w:rFonts w:cs="Times New Roman"/>
          </w:rPr>
          <w:t xml:space="preserve">instrumentos </w:t>
        </w:r>
      </w:ins>
      <w:ins w:id="1751" w:author="Orion" w:date="2011-06-17T13:23:00Z">
        <w:r w:rsidR="00F40607">
          <w:rPr>
            <w:rFonts w:cs="Times New Roman"/>
          </w:rPr>
          <w:t>de aeronaves.</w:t>
        </w:r>
      </w:ins>
      <w:ins w:id="1752" w:author="Orion" w:date="2011-06-17T13:24:00Z">
        <w:r w:rsidR="00F40607">
          <w:rPr>
            <w:rFonts w:cs="Times New Roman"/>
          </w:rPr>
          <w:t xml:space="preserve"> Aprovechando esta capacidad se pueden construir simulaciones complejas</w:t>
        </w:r>
      </w:ins>
      <w:ins w:id="1753" w:author="Orion" w:date="2011-06-17T13:25:00Z">
        <w:r w:rsidR="00F40607">
          <w:rPr>
            <w:rFonts w:cs="Times New Roman"/>
          </w:rPr>
          <w:t xml:space="preserve">, </w:t>
        </w:r>
        <w:r w:rsidR="000852AC">
          <w:rPr>
            <w:rFonts w:cs="Times New Roman"/>
          </w:rPr>
          <w:t xml:space="preserve">muy interactivas y </w:t>
        </w:r>
      </w:ins>
      <w:ins w:id="1754" w:author="Orion" w:date="2011-06-17T13:26:00Z">
        <w:r w:rsidR="000852AC">
          <w:rPr>
            <w:rFonts w:cs="Times New Roman"/>
          </w:rPr>
          <w:t xml:space="preserve">que implementan la </w:t>
        </w:r>
      </w:ins>
      <w:ins w:id="1755" w:author="Orion" w:date="2011-06-17T13:27:00Z">
        <w:r w:rsidR="000852AC">
          <w:rPr>
            <w:rFonts w:cs="Times New Roman"/>
          </w:rPr>
          <w:t>funcionalidad completa de los instrumentos.</w:t>
        </w:r>
      </w:ins>
    </w:p>
    <w:p w14:paraId="44131F61" w14:textId="4BE634EC" w:rsidR="00451E80" w:rsidRDefault="000852AC">
      <w:pPr>
        <w:jc w:val="both"/>
        <w:rPr>
          <w:ins w:id="1756" w:author="Orion" w:date="2011-06-17T13:38:00Z"/>
        </w:rPr>
        <w:pPrChange w:id="1757" w:author="Orion" w:date="2011-06-17T13:38:00Z">
          <w:pPr>
            <w:pStyle w:val="NormalWeb"/>
            <w:spacing w:before="0" w:beforeAutospacing="0" w:after="240" w:afterAutospacing="0" w:line="360" w:lineRule="atLeast"/>
          </w:pPr>
        </w:pPrChange>
      </w:pPr>
      <w:ins w:id="1758" w:author="Orion" w:date="2011-06-17T13:29:00Z">
        <w:r>
          <w:rPr>
            <w:rFonts w:cs="Times New Roman"/>
          </w:rPr>
          <w:t xml:space="preserve">El hecho de que </w:t>
        </w:r>
      </w:ins>
      <w:ins w:id="1759" w:author="Orion" w:date="2011-06-17T13:28:00Z">
        <w:r>
          <w:rPr>
            <w:rFonts w:cs="Times New Roman"/>
          </w:rPr>
          <w:t>las librerías gráficas y de instrumentos est</w:t>
        </w:r>
      </w:ins>
      <w:ins w:id="1760" w:author="Orion" w:date="2011-06-17T13:29:00Z">
        <w:r>
          <w:rPr>
            <w:rFonts w:cs="Times New Roman"/>
          </w:rPr>
          <w:t xml:space="preserve">án desarrolladas por separado permite que ambas capacidades puedan ser </w:t>
        </w:r>
      </w:ins>
      <w:ins w:id="1761" w:author="Orion" w:date="2011-06-17T13:30:00Z">
        <w:r>
          <w:rPr>
            <w:rFonts w:cs="Times New Roman"/>
          </w:rPr>
          <w:t>mezcladas</w:t>
        </w:r>
      </w:ins>
      <w:ins w:id="1762" w:author="Orion" w:date="2011-06-17T13:29:00Z">
        <w:r>
          <w:rPr>
            <w:rFonts w:cs="Times New Roman"/>
          </w:rPr>
          <w:t xml:space="preserve"> con otras soluciones</w:t>
        </w:r>
      </w:ins>
      <w:ins w:id="1763" w:author="Orion" w:date="2011-06-17T13:30:00Z">
        <w:r>
          <w:rPr>
            <w:rFonts w:cs="Times New Roman"/>
          </w:rPr>
          <w:t>.</w:t>
        </w:r>
      </w:ins>
      <w:ins w:id="1764" w:author="Orion" w:date="2011-06-17T13:31:00Z">
        <w:r w:rsidR="004007AD">
          <w:rPr>
            <w:rFonts w:cs="Times New Roman"/>
          </w:rPr>
          <w:t xml:space="preserve"> Sin embargo, </w:t>
        </w:r>
      </w:ins>
      <w:ins w:id="1765" w:author="Orion" w:date="2011-06-17T13:33:00Z">
        <w:r w:rsidR="004007AD">
          <w:rPr>
            <w:rFonts w:cs="Times New Roman"/>
          </w:rPr>
          <w:t>se obtiene un mayor rendimiento cuando</w:t>
        </w:r>
      </w:ins>
      <w:ins w:id="1766" w:author="Orion" w:date="2011-06-17T13:31:00Z">
        <w:r w:rsidR="004007AD">
          <w:rPr>
            <w:rFonts w:cs="Times New Roman"/>
          </w:rPr>
          <w:t xml:space="preserve"> sim</w:t>
        </w:r>
      </w:ins>
      <w:ins w:id="1767" w:author="Orion" w:date="2011-06-17T13:32:00Z">
        <w:r w:rsidR="004007AD">
          <w:rPr>
            <w:rFonts w:cs="Times New Roman"/>
          </w:rPr>
          <w:t>ula</w:t>
        </w:r>
      </w:ins>
      <w:ins w:id="1768" w:author="Orion" w:date="2011-06-17T13:31:00Z">
        <w:r w:rsidR="004007AD">
          <w:rPr>
            <w:rFonts w:cs="Times New Roman"/>
          </w:rPr>
          <w:t>ci</w:t>
        </w:r>
      </w:ins>
      <w:ins w:id="1769" w:author="Orion" w:date="2011-06-17T13:32:00Z">
        <w:r w:rsidR="004007AD">
          <w:rPr>
            <w:rFonts w:cs="Times New Roman"/>
          </w:rPr>
          <w:t xml:space="preserve">ón y </w:t>
        </w:r>
      </w:ins>
      <w:ins w:id="1770" w:author="Orion" w:date="2011-06-17T13:33:00Z">
        <w:r w:rsidR="004007AD">
          <w:rPr>
            <w:rFonts w:cs="Times New Roman"/>
          </w:rPr>
          <w:t>gráficos</w:t>
        </w:r>
      </w:ins>
      <w:ins w:id="1771" w:author="Orion" w:date="2011-06-17T13:32:00Z">
        <w:r w:rsidR="004007AD">
          <w:rPr>
            <w:rFonts w:cs="Times New Roman"/>
          </w:rPr>
          <w:t xml:space="preserve"> se usan conjuntamente</w:t>
        </w:r>
      </w:ins>
      <w:ins w:id="1772" w:author="Orion" w:date="2011-06-17T13:33:00Z">
        <w:r w:rsidR="004007AD">
          <w:rPr>
            <w:rFonts w:cs="Times New Roman"/>
          </w:rPr>
          <w:t xml:space="preserve">. </w:t>
        </w:r>
      </w:ins>
      <w:ins w:id="1773" w:author="Orion" w:date="2011-06-17T13:37:00Z">
        <w:r w:rsidR="00050092">
          <w:rPr>
            <w:rFonts w:cs="Times New Roman"/>
          </w:rPr>
          <w:t xml:space="preserve">Por lo tanto, </w:t>
        </w:r>
      </w:ins>
      <w:proofErr w:type="spellStart"/>
      <w:ins w:id="1774" w:author="Orion" w:date="2011-06-17T13:33:00Z">
        <w:r w:rsidR="004007AD">
          <w:rPr>
            <w:rFonts w:cs="Times New Roman"/>
          </w:rPr>
          <w:t>OpenEaagles</w:t>
        </w:r>
        <w:proofErr w:type="spellEnd"/>
        <w:r w:rsidR="004007AD">
          <w:rPr>
            <w:rFonts w:cs="Times New Roman"/>
          </w:rPr>
          <w:t xml:space="preserve"> no se queda sólo en proporcionar </w:t>
        </w:r>
      </w:ins>
      <w:ins w:id="1775" w:author="Orion" w:date="2011-06-17T13:34:00Z">
        <w:r w:rsidR="004007AD">
          <w:rPr>
            <w:rFonts w:cs="Times New Roman"/>
          </w:rPr>
          <w:t xml:space="preserve">librerías de </w:t>
        </w:r>
      </w:ins>
      <w:ins w:id="1776" w:author="Orion" w:date="2011-06-17T13:33:00Z">
        <w:r w:rsidR="004007AD">
          <w:rPr>
            <w:rFonts w:cs="Times New Roman"/>
          </w:rPr>
          <w:t xml:space="preserve">clases para dibujar </w:t>
        </w:r>
      </w:ins>
      <w:ins w:id="1777" w:author="Orion" w:date="2011-06-17T13:37:00Z">
        <w:r w:rsidR="00050092">
          <w:rPr>
            <w:rFonts w:cs="Times New Roman"/>
          </w:rPr>
          <w:t xml:space="preserve">vuelos </w:t>
        </w:r>
      </w:ins>
      <w:ins w:id="1778" w:author="Orion" w:date="2011-06-17T13:33:00Z">
        <w:r w:rsidR="004007AD">
          <w:rPr>
            <w:rFonts w:cs="Times New Roman"/>
          </w:rPr>
          <w:t xml:space="preserve">en </w:t>
        </w:r>
      </w:ins>
      <w:proofErr w:type="spellStart"/>
      <w:ins w:id="1779"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780" w:author="Orion" w:date="2011-06-17T13:35:00Z">
        <w:r w:rsidR="004007AD">
          <w:rPr>
            <w:rFonts w:cs="Times New Roman"/>
          </w:rPr>
          <w:t xml:space="preserve">plataformas más usadas para producir gráficos en 2D y 3D, </w:t>
        </w:r>
      </w:ins>
      <w:ins w:id="1781" w:author="Orion" w:date="2011-06-17T13:36:00Z">
        <w:r w:rsidR="006C23CB">
          <w:rPr>
            <w:rFonts w:cs="Times New Roman"/>
          </w:rPr>
          <w:t>sino que también proporciona herramientas para diseñar</w:t>
        </w:r>
      </w:ins>
      <w:ins w:id="1782" w:author="Orion" w:date="2011-06-17T13:37:00Z">
        <w:r w:rsidR="006C23CB">
          <w:rPr>
            <w:rFonts w:cs="Times New Roman"/>
          </w:rPr>
          <w:t xml:space="preserve"> simulaciones complejas.</w:t>
        </w:r>
      </w:ins>
    </w:p>
    <w:p w14:paraId="598920BE" w14:textId="036BBA22" w:rsidR="00963343" w:rsidRDefault="00963343">
      <w:pPr>
        <w:jc w:val="both"/>
        <w:rPr>
          <w:ins w:id="1783" w:author="Orion" w:date="2011-06-17T13:43:00Z"/>
        </w:rPr>
        <w:pPrChange w:id="1784" w:author="Orion" w:date="2011-06-17T13:48:00Z">
          <w:pPr>
            <w:pStyle w:val="NormalWeb"/>
            <w:spacing w:before="0" w:beforeAutospacing="0" w:after="240" w:afterAutospacing="0" w:line="360" w:lineRule="atLeast"/>
          </w:pPr>
        </w:pPrChange>
      </w:pPr>
      <w:ins w:id="1785" w:author="Orion" w:date="2011-06-17T13:38:00Z">
        <w:r>
          <w:t xml:space="preserve">Otra de las características importantes de </w:t>
        </w:r>
        <w:proofErr w:type="spellStart"/>
        <w:r>
          <w:t>OpenEaagles</w:t>
        </w:r>
        <w:proofErr w:type="spellEnd"/>
        <w:r>
          <w:t xml:space="preserve"> es la interoperabilidad. La interoperabilidad es la </w:t>
        </w:r>
      </w:ins>
      <w:ins w:id="1786" w:author="Orion" w:date="2011-06-17T13:39:00Z">
        <w:r>
          <w:t>capacidad de trabajar conjuntamente con distintos sistemas y organizaciones</w:t>
        </w:r>
      </w:ins>
      <w:ins w:id="1787" w:author="Orion" w:date="2011-06-17T13:40:00Z">
        <w:r>
          <w:t xml:space="preserve">. Cuando hablamos de interoperabilidad en el ámbito del software nos referimos a la capacidad entre los distintos programas de intercambiar datos a </w:t>
        </w:r>
      </w:ins>
      <w:ins w:id="1788" w:author="Orion" w:date="2011-06-17T13:41:00Z">
        <w:r>
          <w:t>través</w:t>
        </w:r>
      </w:ins>
      <w:ins w:id="1789" w:author="Orion" w:date="2011-06-17T13:40:00Z">
        <w:r>
          <w:t xml:space="preserve"> </w:t>
        </w:r>
      </w:ins>
      <w:ins w:id="1790"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791" w:author="Orion" w:date="2011-06-17T13:14:00Z"/>
          <w:rPrChange w:id="1792" w:author="Orion" w:date="2011-06-17T13:48:00Z">
            <w:rPr>
              <w:ins w:id="1793" w:author="Orion" w:date="2011-06-17T13:14:00Z"/>
              <w:rFonts w:ascii="Arial" w:hAnsi="Arial" w:cs="Arial"/>
              <w:color w:val="000000"/>
              <w:sz w:val="20"/>
              <w:szCs w:val="20"/>
            </w:rPr>
          </w:rPrChange>
        </w:rPr>
        <w:pPrChange w:id="1794" w:author="Orion" w:date="2011-06-17T13:48:00Z">
          <w:pPr>
            <w:pStyle w:val="NormalWeb"/>
            <w:spacing w:before="0" w:beforeAutospacing="0" w:after="240" w:afterAutospacing="0" w:line="360" w:lineRule="atLeast"/>
          </w:pPr>
        </w:pPrChange>
      </w:pPr>
      <w:ins w:id="1795" w:author="Orion" w:date="2011-06-17T13:49:00Z">
        <w:r>
          <w:t>Otra característica importante de la que dispone</w:t>
        </w:r>
      </w:ins>
      <w:ins w:id="1796" w:author="Orion" w:date="2011-06-17T13:44:00Z">
        <w:r w:rsidR="00963343" w:rsidRPr="00B73C05">
          <w:rPr>
            <w:rPrChange w:id="1797"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798" w:author="Orion" w:date="2011-06-17T13:49:00Z">
        <w:r>
          <w:t xml:space="preserve">es que </w:t>
        </w:r>
      </w:ins>
      <w:ins w:id="1799" w:author="Orion" w:date="2011-06-17T13:44:00Z">
        <w:r w:rsidR="00963343">
          <w:t xml:space="preserve">soporta el estándar </w:t>
        </w:r>
        <w:r w:rsidR="00963343" w:rsidRPr="00B73C05">
          <w:rPr>
            <w:rPrChange w:id="1800" w:author="Orion" w:date="2011-06-17T13:48:00Z">
              <w:rPr>
                <w:rFonts w:ascii="Arial" w:hAnsi="Arial" w:cs="Arial"/>
                <w:color w:val="000000"/>
                <w:sz w:val="20"/>
                <w:szCs w:val="20"/>
              </w:rPr>
            </w:rPrChange>
          </w:rPr>
          <w:t>DIS (</w:t>
        </w:r>
        <w:proofErr w:type="spellStart"/>
        <w:r w:rsidR="00963343" w:rsidRPr="00B73C05">
          <w:rPr>
            <w:rPrChange w:id="1801" w:author="Orion" w:date="2011-06-17T13:48:00Z">
              <w:rPr>
                <w:rFonts w:ascii="Arial" w:hAnsi="Arial" w:cs="Arial"/>
                <w:color w:val="000000"/>
                <w:sz w:val="20"/>
                <w:szCs w:val="20"/>
              </w:rPr>
            </w:rPrChange>
          </w:rPr>
          <w:t>Distributed</w:t>
        </w:r>
        <w:proofErr w:type="spellEnd"/>
        <w:r w:rsidR="00963343" w:rsidRPr="00B73C05">
          <w:rPr>
            <w:rPrChange w:id="1802" w:author="Orion" w:date="2011-06-17T13:48:00Z">
              <w:rPr>
                <w:rFonts w:ascii="Arial" w:hAnsi="Arial" w:cs="Arial"/>
                <w:color w:val="000000"/>
                <w:sz w:val="20"/>
                <w:szCs w:val="20"/>
              </w:rPr>
            </w:rPrChange>
          </w:rPr>
          <w:t xml:space="preserve"> </w:t>
        </w:r>
        <w:proofErr w:type="spellStart"/>
        <w:r w:rsidR="00963343" w:rsidRPr="00B73C05">
          <w:rPr>
            <w:rPrChange w:id="1803" w:author="Orion" w:date="2011-06-17T13:48:00Z">
              <w:rPr>
                <w:rFonts w:ascii="Arial" w:hAnsi="Arial" w:cs="Arial"/>
                <w:color w:val="000000"/>
                <w:sz w:val="20"/>
                <w:szCs w:val="20"/>
              </w:rPr>
            </w:rPrChange>
          </w:rPr>
          <w:t>Interactive</w:t>
        </w:r>
        <w:proofErr w:type="spellEnd"/>
        <w:r w:rsidR="00963343" w:rsidRPr="00B73C05">
          <w:rPr>
            <w:rPrChange w:id="1804" w:author="Orion" w:date="2011-06-17T13:48:00Z">
              <w:rPr>
                <w:rFonts w:ascii="Arial" w:hAnsi="Arial" w:cs="Arial"/>
                <w:color w:val="000000"/>
                <w:sz w:val="20"/>
                <w:szCs w:val="20"/>
              </w:rPr>
            </w:rPrChange>
          </w:rPr>
          <w:t xml:space="preserve"> </w:t>
        </w:r>
        <w:proofErr w:type="spellStart"/>
        <w:r w:rsidR="00963343" w:rsidRPr="00B73C05">
          <w:rPr>
            <w:rPrChange w:id="1805" w:author="Orion" w:date="2011-06-17T13:48:00Z">
              <w:rPr>
                <w:rFonts w:ascii="Arial" w:hAnsi="Arial" w:cs="Arial"/>
                <w:color w:val="000000"/>
                <w:sz w:val="20"/>
                <w:szCs w:val="20"/>
              </w:rPr>
            </w:rPrChange>
          </w:rPr>
          <w:t>Simulation</w:t>
        </w:r>
        <w:proofErr w:type="spellEnd"/>
        <w:r w:rsidR="00963343" w:rsidRPr="00B73C05">
          <w:rPr>
            <w:rPrChange w:id="1806" w:author="Orion" w:date="2011-06-17T13:48:00Z">
              <w:rPr>
                <w:rFonts w:ascii="Arial" w:hAnsi="Arial" w:cs="Arial"/>
                <w:color w:val="000000"/>
                <w:sz w:val="20"/>
                <w:szCs w:val="20"/>
              </w:rPr>
            </w:rPrChange>
          </w:rPr>
          <w:t>)</w:t>
        </w:r>
      </w:ins>
      <w:ins w:id="1807" w:author="Orion" w:date="2011-06-17T13:46:00Z">
        <w:r w:rsidR="00963343" w:rsidRPr="00B73C05">
          <w:rPr>
            <w:rPrChange w:id="1808" w:author="Orion" w:date="2011-06-17T13:48:00Z">
              <w:rPr>
                <w:rFonts w:ascii="Arial" w:hAnsi="Arial" w:cs="Arial"/>
                <w:color w:val="000000"/>
                <w:sz w:val="20"/>
                <w:szCs w:val="20"/>
              </w:rPr>
            </w:rPrChange>
          </w:rPr>
          <w:t>, que es un estándar abierto</w:t>
        </w:r>
      </w:ins>
      <w:ins w:id="1809" w:author="Orion" w:date="2011-06-17T13:47:00Z">
        <w:r w:rsidR="00B73C05" w:rsidRPr="00B73C05">
          <w:rPr>
            <w:rPrChange w:id="1810" w:author="Orion" w:date="2011-06-17T13:48:00Z">
              <w:rPr>
                <w:rFonts w:ascii="Arial" w:hAnsi="Arial" w:cs="Arial"/>
                <w:color w:val="000000"/>
                <w:sz w:val="20"/>
                <w:szCs w:val="20"/>
              </w:rPr>
            </w:rPrChange>
          </w:rPr>
          <w:t>, definido por la IEEE</w:t>
        </w:r>
      </w:ins>
      <w:ins w:id="1811" w:author="Orion" w:date="2011-06-17T13:48:00Z">
        <w:r w:rsidR="00B73C05" w:rsidRPr="00B73C05">
          <w:rPr>
            <w:rPrChange w:id="1812" w:author="Orion" w:date="2011-06-17T13:48:00Z">
              <w:rPr>
                <w:rFonts w:ascii="Arial" w:hAnsi="Arial" w:cs="Arial"/>
                <w:color w:val="000000"/>
                <w:sz w:val="20"/>
                <w:szCs w:val="20"/>
              </w:rPr>
            </w:rPrChange>
          </w:rPr>
          <w:t xml:space="preserve"> (</w:t>
        </w:r>
        <w:proofErr w:type="spellStart"/>
        <w:r w:rsidR="00B73C05" w:rsidRPr="00B73C05">
          <w:rPr>
            <w:rPrChange w:id="1813" w:author="Orion" w:date="2011-06-17T13:48:00Z">
              <w:rPr>
                <w:rFonts w:ascii="Arial" w:hAnsi="Arial" w:cs="Arial"/>
                <w:color w:val="000000"/>
                <w:sz w:val="20"/>
                <w:szCs w:val="20"/>
              </w:rPr>
            </w:rPrChange>
          </w:rPr>
          <w:t>Institute</w:t>
        </w:r>
        <w:proofErr w:type="spellEnd"/>
        <w:r w:rsidR="00B73C05" w:rsidRPr="00B73C05">
          <w:rPr>
            <w:rPrChange w:id="1814" w:author="Orion" w:date="2011-06-17T13:48:00Z">
              <w:rPr>
                <w:rFonts w:ascii="Arial" w:hAnsi="Arial" w:cs="Arial"/>
                <w:color w:val="000000"/>
                <w:sz w:val="20"/>
                <w:szCs w:val="20"/>
              </w:rPr>
            </w:rPrChange>
          </w:rPr>
          <w:t xml:space="preserve"> of </w:t>
        </w:r>
        <w:proofErr w:type="spellStart"/>
        <w:r w:rsidR="00B73C05" w:rsidRPr="00B73C05">
          <w:rPr>
            <w:rPrChange w:id="1815" w:author="Orion" w:date="2011-06-17T13:48:00Z">
              <w:rPr>
                <w:rFonts w:ascii="Arial" w:hAnsi="Arial" w:cs="Arial"/>
                <w:color w:val="000000"/>
                <w:sz w:val="20"/>
                <w:szCs w:val="20"/>
              </w:rPr>
            </w:rPrChange>
          </w:rPr>
          <w:t>Electrical</w:t>
        </w:r>
        <w:proofErr w:type="spellEnd"/>
        <w:r w:rsidR="00B73C05" w:rsidRPr="00B73C05">
          <w:rPr>
            <w:rPrChange w:id="1816" w:author="Orion" w:date="2011-06-17T13:48:00Z">
              <w:rPr>
                <w:rFonts w:ascii="Arial" w:hAnsi="Arial" w:cs="Arial"/>
                <w:color w:val="000000"/>
                <w:sz w:val="20"/>
                <w:szCs w:val="20"/>
              </w:rPr>
            </w:rPrChange>
          </w:rPr>
          <w:t xml:space="preserve"> and </w:t>
        </w:r>
        <w:proofErr w:type="spellStart"/>
        <w:r w:rsidR="00B73C05" w:rsidRPr="00B73C05">
          <w:rPr>
            <w:rPrChange w:id="1817" w:author="Orion" w:date="2011-06-17T13:48:00Z">
              <w:rPr>
                <w:rFonts w:ascii="Arial" w:hAnsi="Arial" w:cs="Arial"/>
                <w:color w:val="000000"/>
                <w:sz w:val="20"/>
                <w:szCs w:val="20"/>
              </w:rPr>
            </w:rPrChange>
          </w:rPr>
          <w:t>Electronics</w:t>
        </w:r>
        <w:proofErr w:type="spellEnd"/>
        <w:r w:rsidR="00B73C05" w:rsidRPr="00B73C05">
          <w:rPr>
            <w:rPrChange w:id="1818" w:author="Orion" w:date="2011-06-17T13:48:00Z">
              <w:rPr>
                <w:rFonts w:ascii="Arial" w:hAnsi="Arial" w:cs="Arial"/>
                <w:color w:val="000000"/>
                <w:sz w:val="20"/>
                <w:szCs w:val="20"/>
              </w:rPr>
            </w:rPrChange>
          </w:rPr>
          <w:t xml:space="preserve"> </w:t>
        </w:r>
        <w:proofErr w:type="spellStart"/>
        <w:r w:rsidR="00B73C05" w:rsidRPr="00B73C05">
          <w:rPr>
            <w:rPrChange w:id="1819" w:author="Orion" w:date="2011-06-17T13:48:00Z">
              <w:rPr>
                <w:rFonts w:ascii="Arial" w:hAnsi="Arial" w:cs="Arial"/>
                <w:color w:val="000000"/>
                <w:sz w:val="20"/>
                <w:szCs w:val="20"/>
              </w:rPr>
            </w:rPrChange>
          </w:rPr>
          <w:t>Engineers</w:t>
        </w:r>
        <w:proofErr w:type="spellEnd"/>
        <w:r w:rsidR="00B73C05" w:rsidRPr="00B73C05">
          <w:rPr>
            <w:rPrChange w:id="1820" w:author="Orion" w:date="2011-06-17T13:48:00Z">
              <w:rPr>
                <w:rFonts w:ascii="Arial" w:hAnsi="Arial" w:cs="Arial"/>
                <w:color w:val="000000"/>
                <w:sz w:val="20"/>
                <w:szCs w:val="20"/>
              </w:rPr>
            </w:rPrChange>
          </w:rPr>
          <w:t>)</w:t>
        </w:r>
      </w:ins>
      <w:ins w:id="1821" w:author="Orion" w:date="2011-06-17T13:47:00Z">
        <w:r w:rsidR="00B73C05" w:rsidRPr="00B73C05">
          <w:rPr>
            <w:rPrChange w:id="1822" w:author="Orion" w:date="2011-06-17T13:48:00Z">
              <w:rPr>
                <w:rFonts w:ascii="Arial" w:hAnsi="Arial" w:cs="Arial"/>
                <w:color w:val="000000"/>
                <w:sz w:val="20"/>
                <w:szCs w:val="20"/>
              </w:rPr>
            </w:rPrChange>
          </w:rPr>
          <w:t xml:space="preserve">, </w:t>
        </w:r>
      </w:ins>
      <w:ins w:id="1823" w:author="Orion" w:date="2011-06-17T13:46:00Z">
        <w:r w:rsidR="00963343" w:rsidRPr="00B73C05">
          <w:rPr>
            <w:rPrChange w:id="1824" w:author="Orion" w:date="2011-06-17T13:48:00Z">
              <w:rPr>
                <w:rFonts w:ascii="Arial" w:hAnsi="Arial" w:cs="Arial"/>
                <w:color w:val="000000"/>
                <w:sz w:val="20"/>
                <w:szCs w:val="20"/>
              </w:rPr>
            </w:rPrChange>
          </w:rPr>
          <w:t xml:space="preserve"> para llevar a cabo</w:t>
        </w:r>
      </w:ins>
      <w:ins w:id="1825" w:author="Orion" w:date="2011-06-17T13:50:00Z">
        <w:r>
          <w:t>,</w:t>
        </w:r>
      </w:ins>
      <w:ins w:id="1826" w:author="Orion" w:date="2011-06-17T13:46:00Z">
        <w:r w:rsidR="00963343" w:rsidRPr="00B73C05">
          <w:rPr>
            <w:rPrChange w:id="1827" w:author="Orion" w:date="2011-06-17T13:48:00Z">
              <w:rPr>
                <w:rFonts w:ascii="Arial" w:hAnsi="Arial" w:cs="Arial"/>
                <w:color w:val="000000"/>
                <w:sz w:val="20"/>
                <w:szCs w:val="20"/>
              </w:rPr>
            </w:rPrChange>
          </w:rPr>
          <w:t xml:space="preserve"> en tiempo real</w:t>
        </w:r>
      </w:ins>
      <w:ins w:id="1828" w:author="Orion" w:date="2011-06-17T13:50:00Z">
        <w:r>
          <w:t>,</w:t>
        </w:r>
      </w:ins>
      <w:ins w:id="1829" w:author="Orion" w:date="2011-06-17T13:46:00Z">
        <w:r w:rsidR="00963343" w:rsidRPr="00B73C05">
          <w:rPr>
            <w:rPrChange w:id="1830" w:author="Orion" w:date="2011-06-17T13:48:00Z">
              <w:rPr>
                <w:rFonts w:ascii="Arial" w:hAnsi="Arial" w:cs="Arial"/>
                <w:color w:val="000000"/>
                <w:sz w:val="20"/>
                <w:szCs w:val="20"/>
              </w:rPr>
            </w:rPrChange>
          </w:rPr>
          <w:t xml:space="preserve"> </w:t>
        </w:r>
      </w:ins>
      <w:ins w:id="1831" w:author="Orion" w:date="2011-06-17T13:50:00Z">
        <w:r w:rsidRPr="00367866">
          <w:t xml:space="preserve">juegos de guerra </w:t>
        </w:r>
      </w:ins>
      <w:ins w:id="1832" w:author="Orion" w:date="2011-06-17T13:46:00Z">
        <w:r w:rsidRPr="009F785B">
          <w:t>a nivel de plataforma</w:t>
        </w:r>
      </w:ins>
      <w:ins w:id="1833" w:author="Orion" w:date="2011-06-17T13:50:00Z">
        <w:r>
          <w:t xml:space="preserve"> </w:t>
        </w:r>
      </w:ins>
      <w:ins w:id="1834" w:author="Orion" w:date="2011-06-17T13:46:00Z">
        <w:r w:rsidR="00963343" w:rsidRPr="00B73C05">
          <w:rPr>
            <w:rPrChange w:id="1835" w:author="Orion" w:date="2011-06-17T13:48:00Z">
              <w:rPr>
                <w:rFonts w:ascii="Arial" w:hAnsi="Arial" w:cs="Arial"/>
                <w:color w:val="000000"/>
                <w:sz w:val="20"/>
                <w:szCs w:val="20"/>
              </w:rPr>
            </w:rPrChange>
          </w:rPr>
          <w:t>a través de múltiples computadoras centrales</w:t>
        </w:r>
      </w:ins>
      <w:ins w:id="1836" w:author="Orion" w:date="2011-06-17T13:49:00Z">
        <w:r w:rsidR="00076129">
          <w:t>.</w:t>
        </w:r>
      </w:ins>
    </w:p>
    <w:p w14:paraId="2B218450" w14:textId="384B3CF1" w:rsidR="004D650B" w:rsidRDefault="004D650B">
      <w:pPr>
        <w:jc w:val="both"/>
        <w:rPr>
          <w:ins w:id="1837" w:author="Orion" w:date="2011-06-17T13:51:00Z"/>
        </w:rPr>
      </w:pPr>
      <w:ins w:id="1838" w:author="Orion" w:date="2011-06-17T13:51:00Z">
        <w:r w:rsidRPr="004D650B">
          <w:rPr>
            <w:rFonts w:cs="Times New Roman"/>
            <w:rPrChange w:id="1839"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840" w:author="Orion" w:date="2011-06-17T13:52:00Z"/>
          <w:rFonts w:cs="Times New Roman"/>
          <w:rPrChange w:id="1841" w:author="Orion" w:date="2011-06-17T13:54:00Z">
            <w:rPr>
              <w:ins w:id="1842" w:author="Orion" w:date="2011-06-17T13:52:00Z"/>
              <w:rFonts w:cs="Times New Roman"/>
              <w:lang w:val="en-US"/>
            </w:rPr>
          </w:rPrChange>
        </w:rPr>
      </w:pPr>
      <w:proofErr w:type="spellStart"/>
      <w:ins w:id="1843"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844" w:author="Orion" w:date="2011-06-17T13:53:00Z">
        <w:r>
          <w:rPr>
            <w:rFonts w:cs="Times New Roman"/>
            <w:lang w:val="en-US"/>
          </w:rPr>
          <w:t xml:space="preserve"> </w:t>
        </w:r>
        <w:r w:rsidRPr="004D650B">
          <w:rPr>
            <w:rFonts w:cs="Times New Roman"/>
            <w:rPrChange w:id="1845"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846"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847"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848" w:author="Orion" w:date="2011-06-17T13:55:00Z">
        <w:r>
          <w:rPr>
            <w:rFonts w:cs="Times New Roman"/>
          </w:rPr>
          <w:t xml:space="preserve"> La simulación contiene el m</w:t>
        </w:r>
      </w:ins>
      <w:ins w:id="1849" w:author="Orion" w:date="2011-06-17T13:56:00Z">
        <w:r>
          <w:rPr>
            <w:rFonts w:cs="Times New Roman"/>
          </w:rPr>
          <w:t xml:space="preserve">ódulo </w:t>
        </w:r>
      </w:ins>
      <w:ins w:id="1850" w:author="Orion" w:date="2011-06-17T13:58:00Z">
        <w:r w:rsidR="00BB0E33">
          <w:rPr>
            <w:rFonts w:cs="Times New Roman"/>
          </w:rPr>
          <w:t>aeroespacial</w:t>
        </w:r>
      </w:ins>
      <w:ins w:id="1851" w:author="Orion" w:date="2011-06-17T13:56:00Z">
        <w:r>
          <w:rPr>
            <w:rFonts w:cs="Times New Roman"/>
          </w:rPr>
          <w:t xml:space="preserve"> </w:t>
        </w:r>
        <w:proofErr w:type="spellStart"/>
        <w:r>
          <w:rPr>
            <w:rFonts w:cs="Times New Roman"/>
          </w:rPr>
          <w:t>Apollo</w:t>
        </w:r>
      </w:ins>
      <w:proofErr w:type="spellEnd"/>
      <w:ins w:id="1852" w:author="Orion" w:date="2011-06-17T13:57:00Z">
        <w:r w:rsidR="00634C4D">
          <w:rPr>
            <w:rFonts w:cs="Times New Roman"/>
          </w:rPr>
          <w:t xml:space="preserve"> CSM (</w:t>
        </w:r>
        <w:proofErr w:type="spellStart"/>
        <w:r w:rsidR="00634C4D" w:rsidRPr="00634C4D">
          <w:rPr>
            <w:rFonts w:cs="Times New Roman"/>
            <w:rPrChange w:id="1853"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854"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855"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856"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857" w:author="Orion" w:date="2011-06-17T13:56:00Z">
        <w:r>
          <w:rPr>
            <w:rFonts w:cs="Times New Roman"/>
          </w:rPr>
          <w:t xml:space="preserve"> y un módulo lunar </w:t>
        </w:r>
      </w:ins>
      <w:ins w:id="1858" w:author="Orion" w:date="2011-06-17T13:57:00Z">
        <w:r w:rsidR="00634C4D">
          <w:rPr>
            <w:rFonts w:cs="Times New Roman"/>
          </w:rPr>
          <w:t xml:space="preserve"> LM (Lunar Module)</w:t>
        </w:r>
      </w:ins>
      <w:ins w:id="1859"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860" w:author="Orion" w:date="2011-06-17T13:57:00Z">
        <w:r w:rsidR="00634C4D">
          <w:rPr>
            <w:rFonts w:cs="Times New Roman"/>
          </w:rPr>
          <w:t>.</w:t>
        </w:r>
      </w:ins>
      <w:ins w:id="1861" w:author="Orion" w:date="2011-06-17T13:58:00Z">
        <w:r w:rsidR="005C1EB3">
          <w:rPr>
            <w:rFonts w:cs="Times New Roman"/>
          </w:rPr>
          <w:t xml:space="preserve"> </w:t>
        </w:r>
      </w:ins>
      <w:ins w:id="1862" w:author="Orion" w:date="2011-06-17T13:59:00Z">
        <w:r w:rsidR="005C1EB3">
          <w:rPr>
            <w:rFonts w:cs="Times New Roman"/>
          </w:rPr>
          <w:t>El objetivo es que e</w:t>
        </w:r>
      </w:ins>
      <w:ins w:id="1863" w:author="Orion" w:date="2011-06-17T13:58:00Z">
        <w:r w:rsidR="005C1EB3">
          <w:rPr>
            <w:rFonts w:cs="Times New Roman"/>
          </w:rPr>
          <w:t>l operador</w:t>
        </w:r>
      </w:ins>
      <w:ins w:id="1864" w:author="Orion" w:date="2011-06-17T13:59:00Z">
        <w:r w:rsidR="005C1EB3">
          <w:rPr>
            <w:rFonts w:cs="Times New Roman"/>
          </w:rPr>
          <w:t>, que</w:t>
        </w:r>
      </w:ins>
      <w:ins w:id="1865" w:author="Orion" w:date="2011-06-17T13:58:00Z">
        <w:r w:rsidR="005C1EB3">
          <w:rPr>
            <w:rFonts w:cs="Times New Roman"/>
          </w:rPr>
          <w:t xml:space="preserve"> </w:t>
        </w:r>
      </w:ins>
      <w:ins w:id="1866" w:author="Orion" w:date="2011-06-17T13:59:00Z">
        <w:r w:rsidR="005C1EB3">
          <w:rPr>
            <w:rFonts w:cs="Times New Roman"/>
          </w:rPr>
          <w:t xml:space="preserve">tiene el control del LM, </w:t>
        </w:r>
      </w:ins>
      <w:ins w:id="1867" w:author="Orion" w:date="2011-06-17T14:00:00Z">
        <w:r w:rsidR="005C1EB3">
          <w:rPr>
            <w:rFonts w:cs="Times New Roman"/>
          </w:rPr>
          <w:t>realice</w:t>
        </w:r>
      </w:ins>
      <w:ins w:id="1868" w:author="Orion" w:date="2011-06-17T13:59:00Z">
        <w:r w:rsidR="005C1EB3">
          <w:rPr>
            <w:rFonts w:cs="Times New Roman"/>
          </w:rPr>
          <w:t xml:space="preserve"> </w:t>
        </w:r>
      </w:ins>
      <w:ins w:id="1869"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870" w:author="Orion" w:date="2011-06-17T13:51:00Z"/>
          <w:rFonts w:cs="Times New Roman"/>
          <w:rPrChange w:id="1871" w:author="Orion" w:date="2011-06-17T14:01:00Z">
            <w:rPr>
              <w:ins w:id="1872" w:author="Orion" w:date="2011-06-17T13:51:00Z"/>
              <w:rFonts w:cs="Times New Roman"/>
              <w:lang w:val="en-US"/>
            </w:rPr>
          </w:rPrChange>
        </w:rPr>
        <w:pPrChange w:id="1873" w:author="Orion" w:date="2011-06-17T14:01:00Z">
          <w:pPr>
            <w:jc w:val="both"/>
          </w:pPr>
        </w:pPrChange>
      </w:pPr>
      <w:proofErr w:type="spellStart"/>
      <w:ins w:id="1874"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875" w:author="Orion" w:date="2011-06-17T14:01:00Z">
              <w:rPr>
                <w:rFonts w:cs="Times New Roman"/>
                <w:lang w:val="en-US"/>
              </w:rPr>
            </w:rPrChange>
          </w:rPr>
          <w:t>Esta aplicaci</w:t>
        </w:r>
        <w:r w:rsidRPr="009F785B">
          <w:rPr>
            <w:rFonts w:cs="Times New Roman"/>
          </w:rPr>
          <w:t>ón se diseñ</w:t>
        </w:r>
      </w:ins>
      <w:ins w:id="1876" w:author="Orion" w:date="2011-06-17T14:02:00Z">
        <w:r>
          <w:rPr>
            <w:rFonts w:cs="Times New Roman"/>
          </w:rPr>
          <w:t>ó</w:t>
        </w:r>
      </w:ins>
      <w:ins w:id="1877" w:author="Orion" w:date="2011-06-17T14:01:00Z">
        <w:r w:rsidRPr="00E528C6">
          <w:rPr>
            <w:rFonts w:cs="Times New Roman"/>
            <w:rPrChange w:id="1878" w:author="Orion" w:date="2011-06-17T14:01:00Z">
              <w:rPr>
                <w:rFonts w:cs="Times New Roman"/>
                <w:lang w:val="en-US"/>
              </w:rPr>
            </w:rPrChange>
          </w:rPr>
          <w:t xml:space="preserve"> para ser la primera aplicaci</w:t>
        </w:r>
        <w:r>
          <w:rPr>
            <w:rFonts w:cs="Times New Roman"/>
          </w:rPr>
          <w:t>ón donde se puede controlar una persona que pued</w:t>
        </w:r>
      </w:ins>
      <w:ins w:id="1879" w:author="Orion" w:date="2011-06-17T14:02:00Z">
        <w:r>
          <w:rPr>
            <w:rFonts w:cs="Times New Roman"/>
          </w:rPr>
          <w:t>e andar y correr sobre un terreno a la vez que hay otros elementos en el aire y en el terreno.</w:t>
        </w:r>
      </w:ins>
      <w:ins w:id="1880" w:author="Orion" w:date="2011-06-17T14:03:00Z">
        <w:r>
          <w:rPr>
            <w:rFonts w:cs="Times New Roman"/>
          </w:rPr>
          <w:t xml:space="preserve"> Durante la simulación los aviones, que estar</w:t>
        </w:r>
      </w:ins>
      <w:ins w:id="1881" w:author="Orion" w:date="2011-06-17T14:04:00Z">
        <w:r>
          <w:rPr>
            <w:rFonts w:cs="Times New Roman"/>
          </w:rPr>
          <w:t xml:space="preserve">á manejados por pilotos, podrán despegar, aterrizar o interactuar con los caminantes. </w:t>
        </w:r>
      </w:ins>
      <w:ins w:id="1882" w:author="Orion" w:date="2011-06-17T14:05:00Z">
        <w:r>
          <w:rPr>
            <w:rFonts w:cs="Times New Roman"/>
          </w:rPr>
          <w:t>Usando esta aplicación un caminante puede</w:t>
        </w:r>
      </w:ins>
      <w:ins w:id="1883" w:author="Orion" w:date="2011-06-17T14:14:00Z">
        <w:r w:rsidR="00D92301">
          <w:rPr>
            <w:rFonts w:cs="Times New Roman"/>
          </w:rPr>
          <w:t>, por ejemplo,</w:t>
        </w:r>
      </w:ins>
      <w:ins w:id="1884"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885" w:author="Orion" w:date="2011-06-17T13:51:00Z"/>
          <w:rFonts w:cs="Times New Roman"/>
        </w:rPr>
      </w:pPr>
      <w:ins w:id="1886" w:author="Orion" w:date="2011-06-17T12:29:00Z">
        <w:r w:rsidRPr="00E528C6">
          <w:rPr>
            <w:rFonts w:cs="Times New Roman"/>
            <w:rPrChange w:id="1887" w:author="Orion" w:date="2011-06-17T14:01:00Z">
              <w:rPr>
                <w:lang w:val="en-US"/>
              </w:rPr>
            </w:rPrChange>
          </w:rPr>
          <w:t xml:space="preserve"> </w:t>
        </w:r>
      </w:ins>
    </w:p>
    <w:p w14:paraId="29A0AC60" w14:textId="74F2B34F" w:rsidR="002651A4" w:rsidRPr="00E71969" w:rsidRDefault="00C62756">
      <w:pPr>
        <w:jc w:val="both"/>
        <w:rPr>
          <w:ins w:id="1888" w:author="Orion" w:date="2011-05-03T12:53:00Z"/>
          <w:rFonts w:cs="Times New Roman"/>
          <w:rPrChange w:id="1889" w:author="Orion" w:date="2011-06-17T17:11:00Z">
            <w:rPr>
              <w:ins w:id="1890" w:author="Orion" w:date="2011-05-03T12:53:00Z"/>
              <w:rFonts w:ascii="Courier New" w:hAnsi="Courier New" w:cs="Courier New"/>
            </w:rPr>
          </w:rPrChange>
        </w:rPr>
      </w:pPr>
      <w:ins w:id="1891" w:author="Orion" w:date="2011-05-30T16:05:00Z">
        <w:r>
          <w:rPr>
            <w:rFonts w:cs="Times New Roman"/>
          </w:rPr>
          <w:t>O</w:t>
        </w:r>
      </w:ins>
      <w:ins w:id="1892" w:author="Orion" w:date="2011-05-03T12:53:00Z">
        <w:r w:rsidR="00CF4919" w:rsidRPr="00CF4919">
          <w:rPr>
            <w:rFonts w:cs="Times New Roman"/>
            <w:rPrChange w:id="1893" w:author="Orion" w:date="2011-05-03T12:53:00Z">
              <w:rPr>
                <w:rFonts w:ascii="Courier New" w:hAnsi="Courier New" w:cs="Courier New"/>
              </w:rPr>
            </w:rPrChange>
          </w:rPr>
          <w:t>tro trabajo importante</w:t>
        </w:r>
      </w:ins>
      <w:ins w:id="1894" w:author="Orion" w:date="2011-05-03T13:06:00Z">
        <w:r w:rsidR="00265D10">
          <w:rPr>
            <w:rFonts w:cs="Times New Roman"/>
          </w:rPr>
          <w:t xml:space="preserve"> en el ámbito de la investigación</w:t>
        </w:r>
      </w:ins>
      <w:ins w:id="1895" w:author="Orion" w:date="2011-05-03T13:22:00Z">
        <w:r w:rsidR="00600795">
          <w:rPr>
            <w:rFonts w:cs="Times New Roman"/>
          </w:rPr>
          <w:t>,</w:t>
        </w:r>
      </w:ins>
      <w:ins w:id="1896" w:author="Orion" w:date="2011-05-03T12:53:00Z">
        <w:r w:rsidR="00CF4919" w:rsidRPr="00CF4919">
          <w:rPr>
            <w:rFonts w:cs="Times New Roman"/>
            <w:rPrChange w:id="1897" w:author="Orion" w:date="2011-05-03T12:53:00Z">
              <w:rPr>
                <w:rFonts w:ascii="Courier New" w:hAnsi="Courier New" w:cs="Courier New"/>
              </w:rPr>
            </w:rPrChange>
          </w:rPr>
          <w:t xml:space="preserve"> </w:t>
        </w:r>
      </w:ins>
      <w:ins w:id="1898" w:author="Orion" w:date="2011-05-03T13:08:00Z">
        <w:r w:rsidR="00D60D0A">
          <w:rPr>
            <w:rFonts w:cs="Times New Roman"/>
          </w:rPr>
          <w:t>desarrollad</w:t>
        </w:r>
      </w:ins>
      <w:ins w:id="1899" w:author="Orion" w:date="2011-05-17T17:16:00Z">
        <w:r w:rsidR="00D60D0A">
          <w:rPr>
            <w:rFonts w:cs="Times New Roman"/>
          </w:rPr>
          <w:t>o</w:t>
        </w:r>
      </w:ins>
      <w:ins w:id="1900" w:author="Orion" w:date="2011-05-03T13:08:00Z">
        <w:r w:rsidR="00265D10">
          <w:rPr>
            <w:rFonts w:cs="Times New Roman"/>
          </w:rPr>
          <w:t xml:space="preserve"> por la universidad de Nápoles</w:t>
        </w:r>
      </w:ins>
      <w:ins w:id="1901" w:author="Orion" w:date="2011-05-17T17:17:00Z">
        <w:r w:rsidR="00D60D0A">
          <w:rPr>
            <w:rFonts w:cs="Times New Roman"/>
          </w:rPr>
          <w:t xml:space="preserve"> y </w:t>
        </w:r>
      </w:ins>
      <w:ins w:id="1902" w:author="Orion" w:date="2011-05-03T12:53:00Z">
        <w:r w:rsidR="00CF4919" w:rsidRPr="00CF4919">
          <w:rPr>
            <w:rFonts w:cs="Times New Roman"/>
            <w:rPrChange w:id="1903" w:author="Orion" w:date="2011-05-03T12:53:00Z">
              <w:rPr>
                <w:rFonts w:ascii="Courier New" w:hAnsi="Courier New" w:cs="Courier New"/>
              </w:rPr>
            </w:rPrChange>
          </w:rPr>
          <w:t>centra</w:t>
        </w:r>
      </w:ins>
      <w:ins w:id="1904" w:author="Orion" w:date="2011-05-17T17:17:00Z">
        <w:r w:rsidR="00D60D0A">
          <w:rPr>
            <w:rFonts w:cs="Times New Roman"/>
          </w:rPr>
          <w:t>do</w:t>
        </w:r>
      </w:ins>
      <w:ins w:id="1905" w:author="Orion" w:date="2011-05-03T12:53:00Z">
        <w:r w:rsidR="00CF4919" w:rsidRPr="00CF4919">
          <w:rPr>
            <w:rFonts w:cs="Times New Roman"/>
            <w:rPrChange w:id="1906" w:author="Orion" w:date="2011-05-03T12:53:00Z">
              <w:rPr>
                <w:rFonts w:ascii="Courier New" w:hAnsi="Courier New" w:cs="Courier New"/>
              </w:rPr>
            </w:rPrChange>
          </w:rPr>
          <w:t xml:space="preserve"> también en los aspectos físicos</w:t>
        </w:r>
      </w:ins>
      <w:ins w:id="1907" w:author="Orion" w:date="2011-05-17T17:17:00Z">
        <w:r w:rsidR="00D60D0A">
          <w:rPr>
            <w:rFonts w:cs="Times New Roman"/>
          </w:rPr>
          <w:t>,</w:t>
        </w:r>
      </w:ins>
      <w:ins w:id="1908" w:author="Orion" w:date="2011-05-03T12:53:00Z">
        <w:r w:rsidR="00CF4919" w:rsidRPr="00CF4919">
          <w:rPr>
            <w:rFonts w:cs="Times New Roman"/>
            <w:rPrChange w:id="1909" w:author="Orion" w:date="2011-05-03T12:53:00Z">
              <w:rPr>
                <w:rFonts w:ascii="Courier New" w:hAnsi="Courier New" w:cs="Courier New"/>
              </w:rPr>
            </w:rPrChange>
          </w:rPr>
          <w:t xml:space="preserve"> es el </w:t>
        </w:r>
      </w:ins>
      <w:ins w:id="1910" w:author="Orion" w:date="2011-05-03T13:19:00Z">
        <w:r w:rsidR="00C82BA2" w:rsidRPr="00246937">
          <w:rPr>
            <w:rFonts w:cs="Times New Roman"/>
          </w:rPr>
          <w:t>AVDS (Simulador de Diseño Visual de la Aviación</w:t>
        </w:r>
        <w:r w:rsidR="00C82BA2" w:rsidRPr="00AB231D">
          <w:rPr>
            <w:rFonts w:cs="Times New Roman"/>
          </w:rPr>
          <w:t>)</w:t>
        </w:r>
      </w:ins>
      <w:customXmlInsRangeStart w:id="1911" w:author="Orion" w:date="2011-05-03T13:19:00Z"/>
      <w:sdt>
        <w:sdtPr>
          <w:rPr>
            <w:rFonts w:cs="Times New Roman"/>
          </w:rPr>
          <w:id w:val="1925904172"/>
          <w:citation/>
        </w:sdtPr>
        <w:sdtEndPr/>
        <w:sdtContent>
          <w:customXmlInsRangeEnd w:id="1911"/>
          <w:ins w:id="1912"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913" w:author="Orion" w:date="2011-05-03T13:19:00Z">
            <w:r w:rsidR="00C82BA2" w:rsidRPr="00AB231D">
              <w:rPr>
                <w:rFonts w:cs="Times New Roman"/>
              </w:rPr>
              <w:fldChar w:fldCharType="end"/>
            </w:r>
          </w:ins>
          <w:customXmlInsRangeStart w:id="1914" w:author="Orion" w:date="2011-05-03T13:19:00Z"/>
        </w:sdtContent>
      </w:sdt>
      <w:customXmlInsRangeEnd w:id="1914"/>
      <w:ins w:id="1915" w:author="Orion" w:date="2011-05-03T13:20:00Z">
        <w:r w:rsidR="00C82BA2">
          <w:rPr>
            <w:rFonts w:cs="Times New Roman"/>
          </w:rPr>
          <w:t>.</w:t>
        </w:r>
      </w:ins>
      <w:ins w:id="1916" w:author="Orion" w:date="2011-05-30T16:07:00Z">
        <w:r>
          <w:rPr>
            <w:rFonts w:cs="Times New Roman"/>
          </w:rPr>
          <w:t xml:space="preserve"> </w:t>
        </w:r>
      </w:ins>
      <w:ins w:id="1917" w:author="Orion" w:date="2011-05-03T13:20:00Z">
        <w:r w:rsidR="00C82BA2">
          <w:rPr>
            <w:rFonts w:cs="Times New Roman"/>
          </w:rPr>
          <w:t xml:space="preserve">AVDS </w:t>
        </w:r>
      </w:ins>
      <w:ins w:id="1918"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919" w:author="IO" w:date="2011-05-13T11:32:00Z">
          <w:r w:rsidR="00C82BA2" w:rsidRPr="00AB231D" w:rsidDel="00366B82">
            <w:rPr>
              <w:rFonts w:cs="Times New Roman"/>
            </w:rPr>
            <w:delText>as</w:delText>
          </w:r>
        </w:del>
      </w:ins>
      <w:ins w:id="1920" w:author="IO" w:date="2011-05-13T11:32:00Z">
        <w:r w:rsidR="00366B82">
          <w:rPr>
            <w:rFonts w:cs="Times New Roman"/>
          </w:rPr>
          <w:t>án</w:t>
        </w:r>
      </w:ins>
      <w:ins w:id="1921" w:author="Orion" w:date="2011-05-03T13:19:00Z">
        <w:r w:rsidR="00C82BA2" w:rsidRPr="00AB231D">
          <w:rPr>
            <w:rFonts w:cs="Times New Roman"/>
          </w:rPr>
          <w:t xml:space="preserve"> </w:t>
        </w:r>
        <w:del w:id="1922"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923" w:author="Orion" w:date="2011-05-16T23:48:00Z"/>
      <w:sdt>
        <w:sdtPr>
          <w:rPr>
            <w:rFonts w:cs="Times New Roman"/>
          </w:rPr>
          <w:id w:val="86904447"/>
          <w:citation/>
        </w:sdtPr>
        <w:sdtEndPr/>
        <w:sdtContent>
          <w:customXmlInsRangeEnd w:id="1923"/>
          <w:ins w:id="1924"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925" w:author="Orion" w:date="2011-05-16T23:48:00Z">
            <w:r w:rsidR="005F3D3E">
              <w:rPr>
                <w:rFonts w:cs="Times New Roman"/>
              </w:rPr>
              <w:fldChar w:fldCharType="end"/>
            </w:r>
          </w:ins>
          <w:customXmlInsRangeStart w:id="1926" w:author="Orion" w:date="2011-05-16T23:48:00Z"/>
        </w:sdtContent>
      </w:sdt>
      <w:customXmlInsRangeEnd w:id="1926"/>
      <w:ins w:id="1927" w:author="IO" w:date="2011-05-13T11:32:00Z">
        <w:r w:rsidR="00366B82">
          <w:rPr>
            <w:rFonts w:cs="Times New Roman"/>
          </w:rPr>
          <w:t xml:space="preserve">, que es un </w:t>
        </w:r>
      </w:ins>
      <w:ins w:id="1928" w:author="Orion" w:date="2011-05-03T13:19:00Z">
        <w:del w:id="1929"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930" w:author="IO" w:date="2011-05-13T11:32:00Z">
        <w:r w:rsidR="00366B82">
          <w:rPr>
            <w:rFonts w:cs="Times New Roman"/>
          </w:rPr>
          <w:t xml:space="preserve">para </w:t>
        </w:r>
      </w:ins>
      <w:ins w:id="1931" w:author="Orion" w:date="2011-05-03T13:19:00Z">
        <w:del w:id="1932"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933" w:author="IO" w:date="2011-05-13T11:33:00Z">
        <w:r w:rsidR="00366B82">
          <w:rPr>
            <w:rFonts w:cs="Times New Roman"/>
          </w:rPr>
          <w:t xml:space="preserve">. </w:t>
        </w:r>
        <w:r w:rsidR="008C46E7">
          <w:rPr>
            <w:rFonts w:cs="Times New Roman"/>
          </w:rPr>
          <w:t>Con estos modelos,</w:t>
        </w:r>
      </w:ins>
      <w:ins w:id="1934" w:author="Orion" w:date="2011-05-30T14:55:00Z">
        <w:r w:rsidR="003461F7">
          <w:rPr>
            <w:rFonts w:cs="Times New Roman"/>
          </w:rPr>
          <w:t xml:space="preserve"> los creadores del</w:t>
        </w:r>
      </w:ins>
      <w:ins w:id="1935" w:author="IO" w:date="2011-05-13T11:33:00Z">
        <w:r w:rsidR="008C46E7">
          <w:rPr>
            <w:rFonts w:cs="Times New Roman"/>
          </w:rPr>
          <w:t xml:space="preserve"> AVDS </w:t>
        </w:r>
      </w:ins>
      <w:ins w:id="1936"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937" w:author="IO" w:date="2011-05-13T11:33:00Z">
        <w:r w:rsidR="008C46E7">
          <w:rPr>
            <w:rFonts w:cs="Times New Roman"/>
          </w:rPr>
          <w:t xml:space="preserve">facilita </w:t>
        </w:r>
      </w:ins>
      <w:ins w:id="1938" w:author="Orion" w:date="2011-05-03T13:19:00Z">
        <w:del w:id="1939"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940" w:author="Orion" w:date="2011-05-30T14:55:00Z">
        <w:r w:rsidR="00106E1A">
          <w:rPr>
            <w:rFonts w:cs="Times New Roman"/>
          </w:rPr>
          <w:t xml:space="preserve"> los</w:t>
        </w:r>
      </w:ins>
      <w:ins w:id="1941" w:author="Orion" w:date="2011-05-03T13:19:00Z">
        <w:r w:rsidR="00C82BA2" w:rsidRPr="00AB231D">
          <w:rPr>
            <w:rFonts w:cs="Times New Roman"/>
          </w:rPr>
          <w:t xml:space="preserve"> sistema</w:t>
        </w:r>
      </w:ins>
      <w:ins w:id="1942" w:author="Orion" w:date="2011-05-30T14:55:00Z">
        <w:r w:rsidR="00106E1A">
          <w:rPr>
            <w:rFonts w:cs="Times New Roman"/>
          </w:rPr>
          <w:t>s</w:t>
        </w:r>
      </w:ins>
      <w:ins w:id="1943" w:author="Orion" w:date="2011-05-03T13:19:00Z">
        <w:r w:rsidR="00C82BA2" w:rsidRPr="00AB231D">
          <w:rPr>
            <w:rFonts w:cs="Times New Roman"/>
          </w:rPr>
          <w:t xml:space="preserve"> y </w:t>
        </w:r>
        <w:del w:id="1944" w:author="IO" w:date="2011-05-13T11:33:00Z">
          <w:r w:rsidR="00C82BA2" w:rsidRPr="00AB231D" w:rsidDel="008C46E7">
            <w:rPr>
              <w:rFonts w:cs="Times New Roman"/>
            </w:rPr>
            <w:delText xml:space="preserve">nos </w:delText>
          </w:r>
        </w:del>
        <w:r w:rsidR="00C82BA2" w:rsidRPr="00AB231D">
          <w:rPr>
            <w:rFonts w:cs="Times New Roman"/>
          </w:rPr>
          <w:t>permite</w:t>
        </w:r>
        <w:del w:id="1945"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946" w:author="Orion" w:date="2011-05-17T17:21:00Z"/>
      <w:sdt>
        <w:sdtPr>
          <w:rPr>
            <w:rFonts w:cs="Times New Roman"/>
          </w:rPr>
          <w:id w:val="1516115575"/>
          <w:citation/>
        </w:sdtPr>
        <w:sdtEndPr/>
        <w:sdtContent>
          <w:customXmlInsRangeEnd w:id="1946"/>
          <w:ins w:id="1947"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948" w:author="Orion" w:date="2011-05-17T17:21:00Z">
            <w:r w:rsidR="00D60D0A">
              <w:rPr>
                <w:rFonts w:cs="Times New Roman"/>
              </w:rPr>
              <w:fldChar w:fldCharType="end"/>
            </w:r>
          </w:ins>
          <w:customXmlInsRangeStart w:id="1949" w:author="Orion" w:date="2011-05-17T17:21:00Z"/>
        </w:sdtContent>
      </w:sdt>
      <w:customXmlInsRangeEnd w:id="1949"/>
      <w:ins w:id="1950" w:author="Orion" w:date="2011-05-03T13:19:00Z">
        <w:r w:rsidR="00C82BA2" w:rsidRPr="00AB231D">
          <w:rPr>
            <w:rFonts w:cs="Times New Roman"/>
          </w:rPr>
          <w:t>.</w:t>
        </w:r>
      </w:ins>
      <w:ins w:id="1951" w:author="Orion" w:date="2011-05-03T13:20:00Z">
        <w:r w:rsidR="00C82BA2" w:rsidRPr="00CF4919">
          <w:rPr>
            <w:rFonts w:cs="Times New Roman"/>
          </w:rPr>
          <w:t xml:space="preserve"> </w:t>
        </w:r>
      </w:ins>
      <w:ins w:id="1952" w:author="Orion" w:date="2011-06-17T16:51:00Z">
        <w:r w:rsidR="002651A4">
          <w:rPr>
            <w:rFonts w:cs="Times New Roman"/>
          </w:rPr>
          <w:t xml:space="preserve">Entre otras cosas el AVDS </w:t>
        </w:r>
      </w:ins>
      <w:ins w:id="1953" w:author="Orion" w:date="2011-06-17T16:54:00Z">
        <w:r w:rsidR="002651A4">
          <w:rPr>
            <w:rFonts w:cs="Times New Roman"/>
          </w:rPr>
          <w:t>se caracteriza por</w:t>
        </w:r>
      </w:ins>
      <w:ins w:id="1954" w:author="Orion" w:date="2011-06-17T16:55:00Z">
        <w:r w:rsidR="002651A4">
          <w:rPr>
            <w:rFonts w:cs="Times New Roman"/>
          </w:rPr>
          <w:t>que la visualizaci</w:t>
        </w:r>
      </w:ins>
      <w:ins w:id="1955" w:author="Orion" w:date="2011-06-17T16:56:00Z">
        <w:r w:rsidR="002651A4">
          <w:rPr>
            <w:rFonts w:cs="Times New Roman"/>
          </w:rPr>
          <w:t xml:space="preserve">ón </w:t>
        </w:r>
      </w:ins>
      <w:ins w:id="1956" w:author="Orion" w:date="2011-06-17T16:57:00Z">
        <w:r w:rsidR="002651A4">
          <w:rPr>
            <w:rFonts w:cs="Times New Roman"/>
          </w:rPr>
          <w:t xml:space="preserve">combina los parámetros del estado de los aviones </w:t>
        </w:r>
      </w:ins>
      <w:ins w:id="1957" w:author="Orion" w:date="2011-06-17T16:58:00Z">
        <w:r w:rsidR="002651A4">
          <w:rPr>
            <w:rFonts w:cs="Times New Roman"/>
          </w:rPr>
          <w:t>como un</w:t>
        </w:r>
      </w:ins>
      <w:ins w:id="1958" w:author="Orion" w:date="2011-06-17T16:57:00Z">
        <w:r w:rsidR="002651A4">
          <w:rPr>
            <w:rFonts w:cs="Times New Roman"/>
          </w:rPr>
          <w:t xml:space="preserve"> flujo de imágenes de</w:t>
        </w:r>
      </w:ins>
      <w:ins w:id="1959" w:author="Orion" w:date="2011-06-17T16:59:00Z">
        <w:r w:rsidR="002651A4">
          <w:rPr>
            <w:rFonts w:cs="Times New Roman"/>
          </w:rPr>
          <w:t>l</w:t>
        </w:r>
      </w:ins>
      <w:ins w:id="1960" w:author="Orion" w:date="2011-06-17T16:57:00Z">
        <w:r w:rsidR="002651A4">
          <w:rPr>
            <w:rFonts w:cs="Times New Roman"/>
          </w:rPr>
          <w:t xml:space="preserve"> movimiento de las maniobras</w:t>
        </w:r>
      </w:ins>
      <w:ins w:id="1961" w:author="Orion" w:date="2011-06-17T16:58:00Z">
        <w:r w:rsidR="002651A4">
          <w:rPr>
            <w:rFonts w:cs="Times New Roman"/>
          </w:rPr>
          <w:t xml:space="preserve"> de estos.</w:t>
        </w:r>
      </w:ins>
      <w:ins w:id="1962" w:author="Orion" w:date="2011-06-17T17:00:00Z">
        <w:r w:rsidR="002651A4">
          <w:rPr>
            <w:rFonts w:cs="Times New Roman"/>
          </w:rPr>
          <w:t xml:space="preserve"> </w:t>
        </w:r>
      </w:ins>
      <w:ins w:id="1963" w:author="Orion" w:date="2011-06-17T17:01:00Z">
        <w:r w:rsidR="00E71969">
          <w:rPr>
            <w:rFonts w:cs="Times New Roman"/>
          </w:rPr>
          <w:t>A su vez, p</w:t>
        </w:r>
      </w:ins>
      <w:ins w:id="1964" w:author="Orion" w:date="2011-06-17T17:00:00Z">
        <w:r w:rsidR="002651A4">
          <w:rPr>
            <w:rFonts w:cs="Times New Roman"/>
          </w:rPr>
          <w:t>ermite rápidas iteraciones de los nuevos diseños</w:t>
        </w:r>
      </w:ins>
      <w:ins w:id="1965" w:author="Orion" w:date="2011-06-17T17:02:00Z">
        <w:r w:rsidR="00E71969">
          <w:rPr>
            <w:rFonts w:cs="Times New Roman"/>
          </w:rPr>
          <w:t xml:space="preserve"> durante entornos de simulación en tiempo real</w:t>
        </w:r>
      </w:ins>
      <w:ins w:id="1966" w:author="Orion" w:date="2011-06-17T17:00:00Z">
        <w:r w:rsidR="002651A4">
          <w:rPr>
            <w:rFonts w:cs="Times New Roman"/>
          </w:rPr>
          <w:t xml:space="preserve"> </w:t>
        </w:r>
      </w:ins>
      <w:ins w:id="1967" w:author="Orion" w:date="2011-06-17T17:03:00Z">
        <w:r w:rsidR="00E71969">
          <w:rPr>
            <w:rFonts w:cs="Times New Roman"/>
          </w:rPr>
          <w:t>gracias a la interacción</w:t>
        </w:r>
      </w:ins>
      <w:ins w:id="1968" w:author="Orion" w:date="2011-06-17T17:00:00Z">
        <w:r w:rsidR="002651A4">
          <w:rPr>
            <w:rFonts w:cs="Times New Roman"/>
          </w:rPr>
          <w:t xml:space="preserve"> </w:t>
        </w:r>
      </w:ins>
      <w:ins w:id="1969" w:author="Orion" w:date="2011-06-17T17:03:00Z">
        <w:r w:rsidR="00E71969">
          <w:rPr>
            <w:rFonts w:cs="Times New Roman"/>
          </w:rPr>
          <w:t>con paquetes de vuelo.</w:t>
        </w:r>
      </w:ins>
      <w:ins w:id="1970" w:author="Orion" w:date="2011-06-17T17:04:00Z">
        <w:r w:rsidR="00E71969">
          <w:rPr>
            <w:rFonts w:cs="Times New Roman"/>
          </w:rPr>
          <w:t xml:space="preserve"> Las características estándar incluyen </w:t>
        </w:r>
      </w:ins>
      <w:ins w:id="1971" w:author="Orion" w:date="2011-06-17T17:06:00Z">
        <w:r w:rsidR="00E71969">
          <w:rPr>
            <w:rFonts w:cs="Times New Roman"/>
          </w:rPr>
          <w:t xml:space="preserve">cartas de navegación definibles en pantalla, superficies articuladas, </w:t>
        </w:r>
      </w:ins>
      <w:ins w:id="1972" w:author="Orion" w:date="2011-06-17T17:08:00Z">
        <w:r w:rsidR="00E71969">
          <w:rPr>
            <w:rFonts w:cs="Times New Roman"/>
          </w:rPr>
          <w:t>datos del de terreno y tres cámaras virtuales. Por último mencionar que la arquitectura de</w:t>
        </w:r>
      </w:ins>
      <w:ins w:id="1973" w:author="Orion" w:date="2011-06-17T17:09:00Z">
        <w:r w:rsidR="00E71969">
          <w:rPr>
            <w:rFonts w:cs="Times New Roman"/>
          </w:rPr>
          <w:t xml:space="preserve"> red para desarrollad aplicaciones distribuidas est</w:t>
        </w:r>
      </w:ins>
      <w:ins w:id="1974" w:author="Orion" w:date="2011-06-17T17:10:00Z">
        <w:r w:rsidR="00E71969">
          <w:rPr>
            <w:rFonts w:cs="Times New Roman"/>
          </w:rPr>
          <w:t>á construida basándose en los estándares de los protocolos de Internet y permite un fácil integración con herramientas desarrollas con esta aplicaci</w:t>
        </w:r>
      </w:ins>
      <w:ins w:id="1975" w:author="Orion" w:date="2011-06-17T17:11:00Z">
        <w:r w:rsidR="00E71969">
          <w:rPr>
            <w:rFonts w:cs="Times New Roman"/>
          </w:rPr>
          <w:t>ón.</w:t>
        </w:r>
      </w:ins>
    </w:p>
    <w:p w14:paraId="5A7B98F8" w14:textId="77777777" w:rsidR="00CF4919" w:rsidRPr="00E71969" w:rsidRDefault="00CF4919" w:rsidP="00CF4919">
      <w:pPr>
        <w:jc w:val="both"/>
        <w:rPr>
          <w:ins w:id="1976"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977"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978" w:author="Orion" w:date="2011-06-17T17:12:00Z">
        <w:r w:rsidR="005675F0">
          <w:rPr>
            <w:rFonts w:cs="Times New Roman"/>
          </w:rPr>
          <w:t xml:space="preserve"> de</w:t>
        </w:r>
      </w:ins>
      <w:r>
        <w:rPr>
          <w:rFonts w:cs="Times New Roman"/>
        </w:rPr>
        <w:t xml:space="preserve"> elementos relacionados con la navegación</w:t>
      </w:r>
      <w:ins w:id="1979" w:author="IO" w:date="2011-06-09T14:04:00Z">
        <w:r>
          <w:rPr>
            <w:rFonts w:cs="Times New Roman"/>
          </w:rPr>
          <w:t xml:space="preserve">. </w:t>
        </w:r>
      </w:ins>
      <w:ins w:id="1980" w:author="Orion" w:date="2011-06-17T17:12:00Z">
        <w:r w:rsidR="00ED785E">
          <w:rPr>
            <w:rFonts w:cs="Times New Roman"/>
          </w:rPr>
          <w:t xml:space="preserve">Es por ello, por lo que </w:t>
        </w:r>
      </w:ins>
      <w:ins w:id="1981" w:author="IO" w:date="2011-06-09T14:04:00Z">
        <w:del w:id="1982" w:author="Orion" w:date="2011-06-17T17:12:00Z">
          <w:r w:rsidDel="00ED785E">
            <w:rPr>
              <w:rFonts w:cs="Times New Roman"/>
            </w:rPr>
            <w:delText>Para el</w:delText>
          </w:r>
        </w:del>
        <w:del w:id="1983" w:author="Orion" w:date="2011-06-17T17:13:00Z">
          <w:r w:rsidDel="00ED785E">
            <w:rPr>
              <w:rFonts w:cs="Times New Roman"/>
            </w:rPr>
            <w:delText>lo</w:delText>
          </w:r>
        </w:del>
        <w:del w:id="1984" w:author="Orion" w:date="2011-06-17T17:12:00Z">
          <w:r w:rsidDel="00ED785E">
            <w:rPr>
              <w:rFonts w:cs="Times New Roman"/>
            </w:rPr>
            <w:delText xml:space="preserve"> </w:delText>
          </w:r>
        </w:del>
      </w:ins>
      <w:ins w:id="1985" w:author="Orion" w:date="2011-06-17T17:12:00Z">
        <w:r w:rsidR="00ED785E">
          <w:rPr>
            <w:rFonts w:cs="Times New Roman"/>
          </w:rPr>
          <w:t>existen</w:t>
        </w:r>
      </w:ins>
      <w:ins w:id="1986" w:author="Orion" w:date="2011-06-17T17:13:00Z">
        <w:r w:rsidR="00ED785E">
          <w:rPr>
            <w:rFonts w:cs="Times New Roman"/>
          </w:rPr>
          <w:t xml:space="preserve"> una serie de</w:t>
        </w:r>
      </w:ins>
      <w:ins w:id="1987" w:author="Orion" w:date="2011-06-17T17:12:00Z">
        <w:r w:rsidR="00ED785E">
          <w:rPr>
            <w:rFonts w:cs="Times New Roman"/>
          </w:rPr>
          <w:t xml:space="preserve"> </w:t>
        </w:r>
      </w:ins>
      <w:ins w:id="1988" w:author="IO" w:date="2011-06-09T14:04:00Z">
        <w:del w:id="1989" w:author="Orion" w:date="2011-06-17T17:12:00Z">
          <w:r w:rsidDel="00ED785E">
            <w:rPr>
              <w:rFonts w:cs="Times New Roman"/>
            </w:rPr>
            <w:delText xml:space="preserve">existen </w:delText>
          </w:r>
        </w:del>
      </w:ins>
      <w:del w:id="1990"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991" w:author="Orion" w:date="2011-06-18T18:49:00Z"/>
          <w:rFonts w:eastAsia="Times New Roman" w:cs="Times New Roman"/>
        </w:rPr>
      </w:pPr>
    </w:p>
    <w:p w14:paraId="072F7C45" w14:textId="0A19DB40" w:rsidR="00BB1765" w:rsidRDefault="00486EE2">
      <w:pPr>
        <w:jc w:val="both"/>
        <w:rPr>
          <w:ins w:id="1992" w:author="Orion" w:date="2011-06-18T18:37:00Z"/>
          <w:rFonts w:cs="Times New Roman"/>
        </w:rPr>
      </w:pPr>
      <w:ins w:id="1993"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994" w:author="Orion" w:date="2011-06-18T18:52:00Z">
        <w:r>
          <w:rPr>
            <w:rFonts w:cs="Times New Roman"/>
          </w:rPr>
          <w:t>se</w:t>
        </w:r>
      </w:ins>
      <w:ins w:id="1995" w:author="Orion" w:date="2011-06-18T18:49:00Z">
        <w:r>
          <w:rPr>
            <w:rFonts w:cs="Times New Roman"/>
          </w:rPr>
          <w:t xml:space="preserve"> enumerar</w:t>
        </w:r>
      </w:ins>
      <w:ins w:id="1996" w:author="Orion" w:date="2011-06-18T18:52:00Z">
        <w:r>
          <w:rPr>
            <w:rFonts w:cs="Times New Roman"/>
          </w:rPr>
          <w:t>án</w:t>
        </w:r>
      </w:ins>
      <w:ins w:id="1997" w:author="Orion" w:date="2011-06-18T18:49:00Z">
        <w:r>
          <w:rPr>
            <w:rFonts w:cs="Times New Roman"/>
          </w:rPr>
          <w:t xml:space="preserve"> una serie de </w:t>
        </w:r>
      </w:ins>
      <w:ins w:id="1998" w:author="Orion" w:date="2011-06-18T18:50:00Z">
        <w:r>
          <w:rPr>
            <w:rFonts w:cs="Times New Roman"/>
          </w:rPr>
          <w:t>herramientas</w:t>
        </w:r>
      </w:ins>
      <w:ins w:id="1999" w:author="Orion" w:date="2011-06-18T18:49:00Z">
        <w:r>
          <w:rPr>
            <w:rFonts w:cs="Times New Roman"/>
          </w:rPr>
          <w:t xml:space="preserve"> que </w:t>
        </w:r>
      </w:ins>
      <w:ins w:id="2000" w:author="Orion" w:date="2011-06-18T18:52:00Z">
        <w:r>
          <w:rPr>
            <w:rFonts w:cs="Times New Roman"/>
          </w:rPr>
          <w:t>tiene en común que comparten un enfoque ABMS</w:t>
        </w:r>
      </w:ins>
      <w:ins w:id="2001" w:author="Orion" w:date="2011-06-18T18:53:00Z">
        <w:r>
          <w:rPr>
            <w:rFonts w:cs="Times New Roman"/>
          </w:rPr>
          <w:t xml:space="preserve"> </w:t>
        </w:r>
        <w:r w:rsidRPr="00AB231D">
          <w:rPr>
            <w:rFonts w:cs="Times New Roman"/>
            <w:color w:val="000000"/>
          </w:rPr>
          <w:t>(Simulación y Modelado Basado en Agentes</w:t>
        </w:r>
      </w:ins>
      <w:ins w:id="2002" w:author="Orion" w:date="2011-06-18T18:57:00Z">
        <w:r w:rsidRPr="00AB231D">
          <w:rPr>
            <w:rFonts w:cs="Times New Roman"/>
            <w:color w:val="000000"/>
          </w:rPr>
          <w:t>)</w:t>
        </w:r>
      </w:ins>
      <w:customXmlInsRangeStart w:id="2003" w:author="Orion" w:date="2011-06-18T18:57:00Z"/>
      <w:sdt>
        <w:sdtPr>
          <w:rPr>
            <w:rFonts w:cs="Times New Roman"/>
            <w:color w:val="000000"/>
          </w:rPr>
          <w:id w:val="1039778999"/>
          <w:citation/>
        </w:sdtPr>
        <w:sdtEndPr/>
        <w:sdtContent>
          <w:customXmlInsRangeEnd w:id="2003"/>
          <w:ins w:id="2004"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2005" w:author="Orion" w:date="2011-06-18T18:57:00Z"/>
        </w:sdtContent>
      </w:sdt>
      <w:customXmlInsRangeEnd w:id="2005"/>
      <w:ins w:id="2006" w:author="Orion" w:date="2011-06-18T18:53:00Z">
        <w:r>
          <w:rPr>
            <w:rFonts w:cs="Times New Roman"/>
            <w:color w:val="000000"/>
          </w:rPr>
          <w:t xml:space="preserve">. De este modo se tiene que en el </w:t>
        </w:r>
      </w:ins>
      <w:del w:id="2007" w:author="Orion" w:date="2011-06-18T18:49:00Z">
        <w:r w:rsidR="00BB1765" w:rsidRPr="00246937" w:rsidDel="00486EE2">
          <w:rPr>
            <w:rFonts w:cs="Times New Roman"/>
          </w:rPr>
          <w:delText>En cuanto a herramientas de simulación</w:delText>
        </w:r>
      </w:del>
      <w:ins w:id="2008" w:author="IO" w:date="2011-05-13T11:34:00Z">
        <w:del w:id="2009" w:author="Orion" w:date="2011-06-18T18:53:00Z">
          <w:r w:rsidR="006949DF" w:rsidDel="00486EE2">
            <w:rPr>
              <w:rFonts w:cs="Times New Roman"/>
            </w:rPr>
            <w:delText>,</w:delText>
          </w:r>
        </w:del>
      </w:ins>
      <w:del w:id="2010" w:author="Orion" w:date="2011-06-18T18:53:00Z">
        <w:r w:rsidR="00BB1765" w:rsidRPr="00246937" w:rsidDel="00486EE2">
          <w:rPr>
            <w:rFonts w:cs="Times New Roman"/>
          </w:rPr>
          <w:delText xml:space="preserve"> se puede hace</w:delText>
        </w:r>
      </w:del>
      <w:ins w:id="2011" w:author="Orion" w:date="2011-05-03T13:26:00Z">
        <w:del w:id="2012" w:author="IO" w:date="2011-05-12T18:18:00Z">
          <w:r w:rsidR="00CF2A71" w:rsidDel="000260AE">
            <w:rPr>
              <w:rFonts w:cs="Times New Roman"/>
            </w:rPr>
            <w:delText>a</w:delText>
          </w:r>
        </w:del>
      </w:ins>
      <w:ins w:id="2013" w:author="IO" w:date="2011-05-12T18:18:00Z">
        <w:del w:id="2014" w:author="Orion" w:date="2011-06-18T18:53:00Z">
          <w:r w:rsidR="000260AE" w:rsidDel="00486EE2">
            <w:rPr>
              <w:rFonts w:cs="Times New Roman"/>
            </w:rPr>
            <w:delText>a</w:delText>
          </w:r>
        </w:del>
      </w:ins>
      <w:ins w:id="2015" w:author="Orion" w:date="2011-05-03T13:26:00Z">
        <w:del w:id="2016" w:author="IO" w:date="2011-05-13T11:35:00Z">
          <w:r w:rsidR="00CF2A71" w:rsidDel="006949DF">
            <w:rPr>
              <w:rFonts w:cs="Times New Roman"/>
            </w:rPr>
            <w:delText>refiere</w:delText>
          </w:r>
        </w:del>
      </w:ins>
      <w:ins w:id="2017" w:author="IO" w:date="2011-05-13T11:35:00Z">
        <w:del w:id="2018" w:author="Orion" w:date="2011-06-18T18:53:00Z">
          <w:r w:rsidR="006949DF" w:rsidDel="00486EE2">
            <w:rPr>
              <w:rFonts w:cs="Times New Roman"/>
            </w:rPr>
            <w:delText>discuten</w:delText>
          </w:r>
        </w:del>
      </w:ins>
      <w:del w:id="2019" w:author="Orion" w:date="2011-05-03T13:26:00Z">
        <w:r w:rsidR="00BB1765" w:rsidRPr="00246937" w:rsidDel="00CF2A71">
          <w:rPr>
            <w:rFonts w:cs="Times New Roman"/>
          </w:rPr>
          <w:delText>r uso</w:delText>
        </w:r>
      </w:del>
      <w:del w:id="2020" w:author="Orion" w:date="2011-06-18T18:53:00Z">
        <w:r w:rsidR="00BB1765" w:rsidRPr="00246937" w:rsidDel="00486EE2">
          <w:rPr>
            <w:rFonts w:cs="Times New Roman"/>
          </w:rPr>
          <w:delText xml:space="preserve"> del doc</w:delText>
        </w:r>
      </w:del>
      <w:ins w:id="2021" w:author="Orion" w:date="2011-06-18T18:53:00Z">
        <w:r>
          <w:rPr>
            <w:rFonts w:cs="Times New Roman"/>
          </w:rPr>
          <w:t>doc</w:t>
        </w:r>
      </w:ins>
      <w:r w:rsidR="00BB1765" w:rsidRPr="00246937">
        <w:rPr>
          <w:rFonts w:cs="Times New Roman"/>
        </w:rPr>
        <w:t xml:space="preserve">umento </w:t>
      </w:r>
      <w:customXmlInsRangeStart w:id="2022" w:author="Orion" w:date="2011-03-31T22:50:00Z"/>
      <w:sdt>
        <w:sdtPr>
          <w:rPr>
            <w:rFonts w:cs="Times New Roman"/>
          </w:rPr>
          <w:id w:val="-56178418"/>
          <w:citation/>
        </w:sdtPr>
        <w:sdtEndPr/>
        <w:sdtContent>
          <w:customXmlInsRangeEnd w:id="2022"/>
          <w:ins w:id="2023" w:author="Orion" w:date="2011-03-31T22:50:00Z">
            <w:r w:rsidR="00531F30" w:rsidRPr="00246937">
              <w:rPr>
                <w:rFonts w:cs="Times New Roman"/>
                <w:rPrChange w:id="2024" w:author="Orion" w:date="2011-04-24T22:32:00Z">
                  <w:rPr>
                    <w:rFonts w:ascii="Courier New" w:hAnsi="Courier New" w:cs="Courier New"/>
                  </w:rPr>
                </w:rPrChange>
              </w:rPr>
              <w:fldChar w:fldCharType="begin"/>
            </w:r>
            <w:r w:rsidR="00531F30" w:rsidRPr="00246937">
              <w:rPr>
                <w:rFonts w:cs="Times New Roman"/>
                <w:rPrChange w:id="2025" w:author="Orion" w:date="2011-04-24T22:32:00Z">
                  <w:rPr>
                    <w:rFonts w:ascii="Courier New" w:hAnsi="Courier New" w:cs="Courier New"/>
                  </w:rPr>
                </w:rPrChange>
              </w:rPr>
              <w:instrText xml:space="preserve"> CITATION NHu03 \l 3082 </w:instrText>
            </w:r>
          </w:ins>
          <w:r w:rsidR="00531F30" w:rsidRPr="00246937">
            <w:rPr>
              <w:rFonts w:cs="Times New Roman"/>
              <w:rPrChange w:id="2026" w:author="Orion" w:date="2011-04-24T22:32:00Z">
                <w:rPr>
                  <w:rFonts w:ascii="Courier New" w:hAnsi="Courier New" w:cs="Courier New"/>
                </w:rPr>
              </w:rPrChange>
            </w:rPr>
            <w:fldChar w:fldCharType="separate"/>
          </w:r>
          <w:r w:rsidR="00C1157B" w:rsidRPr="00C1157B">
            <w:rPr>
              <w:rFonts w:cs="Times New Roman"/>
              <w:noProof/>
            </w:rPr>
            <w:t>(27)</w:t>
          </w:r>
          <w:ins w:id="2027" w:author="Orion" w:date="2011-03-31T22:50:00Z">
            <w:r w:rsidR="00531F30" w:rsidRPr="00246937">
              <w:rPr>
                <w:rFonts w:cs="Times New Roman"/>
                <w:rPrChange w:id="2028" w:author="Orion" w:date="2011-04-24T22:32:00Z">
                  <w:rPr>
                    <w:rFonts w:ascii="Courier New" w:hAnsi="Courier New" w:cs="Courier New"/>
                  </w:rPr>
                </w:rPrChange>
              </w:rPr>
              <w:fldChar w:fldCharType="end"/>
            </w:r>
          </w:ins>
          <w:customXmlInsRangeStart w:id="2029" w:author="Orion" w:date="2011-03-31T22:50:00Z"/>
        </w:sdtContent>
      </w:sdt>
      <w:customXmlInsRangeEnd w:id="2029"/>
      <w:ins w:id="2030" w:author="Orion" w:date="2011-05-03T13:26:00Z">
        <w:r w:rsidR="00CF2A71">
          <w:rPr>
            <w:rFonts w:cs="Times New Roman"/>
          </w:rPr>
          <w:t xml:space="preserve"> </w:t>
        </w:r>
      </w:ins>
      <w:del w:id="2031" w:author="Orion" w:date="2011-03-31T22:50:00Z">
        <w:r w:rsidR="00BB1765" w:rsidRPr="00246937" w:rsidDel="00531F30">
          <w:rPr>
            <w:rFonts w:cs="Times New Roman"/>
          </w:rPr>
          <w:delText>[19]</w:delText>
        </w:r>
      </w:del>
      <w:del w:id="2032" w:author="Orion" w:date="2011-04-02T20:23:00Z">
        <w:r w:rsidR="00BB1765" w:rsidRPr="00246937" w:rsidDel="00D43DB4">
          <w:rPr>
            <w:rFonts w:cs="Times New Roman"/>
          </w:rPr>
          <w:delText xml:space="preserve">. Este documento, </w:delText>
        </w:r>
      </w:del>
      <w:del w:id="2033" w:author="Orion" w:date="2011-05-03T13:26:00Z">
        <w:r w:rsidR="00BB1765" w:rsidRPr="00246937" w:rsidDel="00CF2A71">
          <w:rPr>
            <w:rFonts w:cs="Times New Roman"/>
          </w:rPr>
          <w:delText xml:space="preserve">que </w:delText>
        </w:r>
      </w:del>
      <w:ins w:id="2034"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2035" w:author="Orion" w:date="2011-04-02T20:24:00Z">
        <w:r w:rsidR="007467D6" w:rsidRPr="00246937">
          <w:rPr>
            <w:rFonts w:cs="Times New Roman"/>
            <w:rPrChange w:id="2036" w:author="Orion" w:date="2011-04-24T22:32:00Z">
              <w:rPr>
                <w:rFonts w:ascii="Courier New" w:hAnsi="Courier New" w:cs="Courier New"/>
              </w:rPr>
            </w:rPrChange>
          </w:rPr>
          <w:t>,</w:t>
        </w:r>
      </w:ins>
      <w:r w:rsidR="00BB1765" w:rsidRPr="00246937">
        <w:rPr>
          <w:rFonts w:cs="Times New Roman"/>
        </w:rPr>
        <w:t xml:space="preserve"> </w:t>
      </w:r>
      <w:del w:id="2037" w:author="Orion" w:date="2011-04-02T20:23:00Z">
        <w:r w:rsidR="00BB1765" w:rsidRPr="00246937" w:rsidDel="00D43DB4">
          <w:rPr>
            <w:rFonts w:cs="Times New Roman"/>
          </w:rPr>
          <w:delText>que explicaremos a continuación,</w:delText>
        </w:r>
      </w:del>
      <w:ins w:id="2038" w:author="Orion" w:date="2011-04-02T20:23:00Z">
        <w:r w:rsidR="00D43DB4" w:rsidRPr="00246937">
          <w:rPr>
            <w:rFonts w:cs="Times New Roman"/>
            <w:rPrChange w:id="2039" w:author="Orion" w:date="2011-04-24T22:32:00Z">
              <w:rPr>
                <w:rFonts w:ascii="Courier New" w:hAnsi="Courier New" w:cs="Courier New"/>
              </w:rPr>
            </w:rPrChange>
          </w:rPr>
          <w:t>y</w:t>
        </w:r>
      </w:ins>
      <w:ins w:id="2040"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2041" w:author="Orion" w:date="2011-04-02T20:23:00Z">
        <w:r w:rsidR="00D43DB4" w:rsidRPr="00246937">
          <w:rPr>
            <w:rFonts w:cs="Times New Roman"/>
            <w:rPrChange w:id="2042" w:author="Orion" w:date="2011-04-24T22:32:00Z">
              <w:rPr>
                <w:rFonts w:ascii="Courier New" w:hAnsi="Courier New" w:cs="Courier New"/>
              </w:rPr>
            </w:rPrChange>
          </w:rPr>
          <w:t xml:space="preserve"> </w:t>
        </w:r>
      </w:ins>
      <w:del w:id="2043" w:author="Orion" w:date="2011-04-02T20:23:00Z">
        <w:r w:rsidR="00BB1765" w:rsidRPr="00246937" w:rsidDel="00D43DB4">
          <w:rPr>
            <w:rFonts w:cs="Times New Roman"/>
          </w:rPr>
          <w:delText xml:space="preserve"> </w:delText>
        </w:r>
      </w:del>
      <w:del w:id="2044" w:author="Orion" w:date="2011-04-02T20:24:00Z">
        <w:r w:rsidR="00BB1765" w:rsidRPr="00246937" w:rsidDel="007467D6">
          <w:rPr>
            <w:rFonts w:cs="Times New Roman"/>
          </w:rPr>
          <w:delText xml:space="preserve"> </w:delText>
        </w:r>
      </w:del>
      <w:r w:rsidR="00BB1765" w:rsidRPr="00246937">
        <w:rPr>
          <w:rFonts w:cs="Times New Roman"/>
        </w:rPr>
        <w:t>presenta</w:t>
      </w:r>
      <w:ins w:id="2045"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2046" w:author="Orion" w:date="2011-04-02T13:00:00Z">
        <w:r w:rsidR="002D2FC9" w:rsidRPr="00246937">
          <w:rPr>
            <w:rFonts w:cs="Times New Roman"/>
            <w:rPrChange w:id="2047" w:author="Orion" w:date="2011-04-24T22:32:00Z">
              <w:rPr>
                <w:rFonts w:ascii="Courier New" w:hAnsi="Courier New" w:cs="Courier New"/>
              </w:rPr>
            </w:rPrChange>
          </w:rPr>
          <w:t>-</w:t>
        </w:r>
      </w:ins>
      <w:r w:rsidR="00BB1765" w:rsidRPr="00246937">
        <w:rPr>
          <w:rFonts w:cs="Times New Roman"/>
        </w:rPr>
        <w:t xml:space="preserve">agente de la </w:t>
      </w:r>
      <w:del w:id="2048"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2049"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2050"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2051" w:author="Orion" w:date="2011-03-26T12:09:00Z">
        <w:r w:rsidR="00BB1765" w:rsidRPr="00246937" w:rsidDel="00430DFD">
          <w:rPr>
            <w:rFonts w:cs="Times New Roman"/>
          </w:rPr>
          <w:delText>)</w:delText>
        </w:r>
      </w:del>
      <w:ins w:id="2052"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2053" w:author="Orion" w:date="2011-06-18T19:50:00Z"/>
          <w:rFonts w:cs="Times New Roman"/>
        </w:rPr>
        <w:pPrChange w:id="2054" w:author="Orion" w:date="2011-06-18T18:57:00Z">
          <w:pPr>
            <w:numPr>
              <w:numId w:val="4"/>
            </w:numPr>
            <w:tabs>
              <w:tab w:val="num" w:pos="720"/>
            </w:tabs>
            <w:ind w:left="720" w:hanging="360"/>
            <w:jc w:val="both"/>
          </w:pPr>
        </w:pPrChange>
      </w:pPr>
      <w:ins w:id="2055" w:author="Orion" w:date="2011-06-18T18:55:00Z">
        <w:r>
          <w:rPr>
            <w:rFonts w:cs="Times New Roman"/>
          </w:rPr>
          <w:t xml:space="preserve">Dentro del enfoque ABMS </w:t>
        </w:r>
      </w:ins>
      <w:ins w:id="2056" w:author="Orion" w:date="2011-06-18T18:56:00Z">
        <w:r>
          <w:rPr>
            <w:rFonts w:cs="Times New Roman"/>
          </w:rPr>
          <w:t>también</w:t>
        </w:r>
      </w:ins>
      <w:ins w:id="2057" w:author="Orion" w:date="2011-06-18T18:55:00Z">
        <w:r>
          <w:rPr>
            <w:rFonts w:cs="Times New Roman"/>
          </w:rPr>
          <w:t xml:space="preserve"> </w:t>
        </w:r>
      </w:ins>
      <w:ins w:id="2058" w:author="Orion" w:date="2011-06-18T18:56:00Z">
        <w:r>
          <w:rPr>
            <w:rFonts w:cs="Times New Roman"/>
          </w:rPr>
          <w:t xml:space="preserve">se tiene </w:t>
        </w:r>
      </w:ins>
      <w:ins w:id="2059" w:author="Orion" w:date="2011-06-18T18:57:00Z">
        <w:r>
          <w:rPr>
            <w:rFonts w:cs="Times New Roman"/>
          </w:rPr>
          <w:t>la herramienta IMPACT</w:t>
        </w:r>
      </w:ins>
      <w:customXmlInsRangeStart w:id="2060" w:author="Orion" w:date="2011-06-18T18:57:00Z"/>
      <w:sdt>
        <w:sdtPr>
          <w:rPr>
            <w:rFonts w:cs="Times New Roman"/>
          </w:rPr>
          <w:id w:val="1750538512"/>
          <w:citation/>
        </w:sdtPr>
        <w:sdtEndPr/>
        <w:sdtContent>
          <w:customXmlInsRangeEnd w:id="2060"/>
          <w:ins w:id="2061"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2062" w:author="Orion" w:date="2011-06-18T18:57:00Z"/>
        </w:sdtContent>
      </w:sdt>
      <w:customXmlInsRangeEnd w:id="2062"/>
      <w:ins w:id="2063" w:author="Orion" w:date="2011-06-18T18:58:00Z">
        <w:r>
          <w:rPr>
            <w:rFonts w:cs="Times New Roman"/>
          </w:rPr>
          <w:t>, donde se modelan</w:t>
        </w:r>
        <w:r w:rsidR="008C1E27">
          <w:rPr>
            <w:rFonts w:cs="Times New Roman"/>
          </w:rPr>
          <w:t xml:space="preserve"> los</w:t>
        </w:r>
      </w:ins>
      <w:ins w:id="2064" w:author="Orion" w:date="2011-06-18T18:57:00Z">
        <w:r w:rsidRPr="00F7742E">
          <w:rPr>
            <w:rFonts w:cs="Times New Roman"/>
          </w:rPr>
          <w:t xml:space="preserve"> agentes de la FAA y de las aerolíneas</w:t>
        </w:r>
      </w:ins>
      <w:ins w:id="2065" w:author="Orion" w:date="2011-06-18T18:59:00Z">
        <w:r w:rsidR="008C1E27">
          <w:rPr>
            <w:rFonts w:cs="Times New Roman"/>
          </w:rPr>
          <w:t>. Dicho modelado se hace</w:t>
        </w:r>
      </w:ins>
      <w:ins w:id="2066" w:author="Orion" w:date="2011-06-18T18:57:00Z">
        <w:r w:rsidRPr="00F7742E">
          <w:rPr>
            <w:rFonts w:cs="Times New Roman"/>
          </w:rPr>
          <w:t xml:space="preserve"> </w:t>
        </w:r>
      </w:ins>
      <w:ins w:id="2067" w:author="Orion" w:date="2011-06-18T18:58:00Z">
        <w:r w:rsidR="008C1E27">
          <w:rPr>
            <w:rFonts w:cs="Times New Roman"/>
          </w:rPr>
          <w:t>usando un diseño basado en</w:t>
        </w:r>
      </w:ins>
      <w:ins w:id="2068"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2069" w:author="Orion" w:date="2011-06-18T18:59:00Z">
        <w:r w:rsidR="008C1E27">
          <w:rPr>
            <w:rFonts w:cs="Times New Roman"/>
          </w:rPr>
          <w:t>tiene como finalidad</w:t>
        </w:r>
      </w:ins>
      <w:ins w:id="2070" w:author="Orion" w:date="2011-06-18T18:57:00Z">
        <w:r w:rsidRPr="00F7742E">
          <w:rPr>
            <w:rFonts w:cs="Times New Roman"/>
          </w:rPr>
          <w:t xml:space="preserve"> evaluar </w:t>
        </w:r>
      </w:ins>
      <w:ins w:id="2071" w:author="Orion" w:date="2011-06-18T18:59:00Z">
        <w:r w:rsidR="005D461D">
          <w:rPr>
            <w:rFonts w:cs="Times New Roman"/>
          </w:rPr>
          <w:t xml:space="preserve">el impacto de </w:t>
        </w:r>
      </w:ins>
      <w:ins w:id="2072" w:author="Orion" w:date="2011-06-18T18:57:00Z">
        <w:r w:rsidR="000D0A3D">
          <w:rPr>
            <w:rFonts w:cs="Times New Roman"/>
          </w:rPr>
          <w:t>tres factores</w:t>
        </w:r>
        <w:r w:rsidRPr="00F7742E">
          <w:rPr>
            <w:rFonts w:cs="Times New Roman"/>
          </w:rPr>
          <w:t>: la planificación anticipada,</w:t>
        </w:r>
      </w:ins>
      <w:ins w:id="2073" w:author="Orion" w:date="2011-06-18T19:03:00Z">
        <w:r w:rsidR="000D0A3D">
          <w:rPr>
            <w:rFonts w:cs="Times New Roman"/>
          </w:rPr>
          <w:t xml:space="preserve"> los </w:t>
        </w:r>
      </w:ins>
      <w:ins w:id="2074"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2075" w:author="Orion" w:date="2011-06-18T19:05:00Z">
        <w:r w:rsidR="000D0A3D">
          <w:rPr>
            <w:rFonts w:cs="Times New Roman"/>
          </w:rPr>
          <w:t>los</w:t>
        </w:r>
      </w:ins>
      <w:ins w:id="2076"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2077" w:author="Orion" w:date="2011-06-18T19:07:00Z"/>
          <w:rFonts w:cs="Times New Roman"/>
        </w:rPr>
        <w:pPrChange w:id="2078" w:author="Orion" w:date="2011-06-18T18:57:00Z">
          <w:pPr>
            <w:numPr>
              <w:numId w:val="4"/>
            </w:numPr>
            <w:tabs>
              <w:tab w:val="num" w:pos="720"/>
            </w:tabs>
            <w:ind w:left="720" w:hanging="360"/>
            <w:jc w:val="both"/>
          </w:pPr>
        </w:pPrChange>
      </w:pPr>
      <w:ins w:id="2079" w:author="Orion" w:date="2011-06-18T19:50:00Z">
        <w:r>
          <w:rPr>
            <w:rFonts w:cs="Times New Roman"/>
          </w:rPr>
          <w:t>Otros ejemplos de herramientas ABMS son ACES</w:t>
        </w:r>
      </w:ins>
      <w:ins w:id="2080" w:author="Orion" w:date="2011-06-18T20:07:00Z">
        <w:r w:rsidR="00C76226">
          <w:rPr>
            <w:rFonts w:cs="Times New Roman"/>
          </w:rPr>
          <w:t xml:space="preserve"> </w:t>
        </w:r>
      </w:ins>
      <w:ins w:id="2081" w:author="Orion" w:date="2011-06-18T19:50:00Z">
        <w:r w:rsidRPr="00246937">
          <w:rPr>
            <w:rFonts w:cs="Times New Roman"/>
          </w:rPr>
          <w:t xml:space="preserve">(Sistema </w:t>
        </w:r>
        <w:r w:rsidRPr="00ED1B76">
          <w:rPr>
            <w:rFonts w:cs="Times New Roman"/>
          </w:rPr>
          <w:t>de Evaluación de los Conceptos Aéreos)</w:t>
        </w:r>
      </w:ins>
      <w:customXmlInsRangeStart w:id="2082" w:author="Orion" w:date="2011-06-18T19:50:00Z"/>
      <w:sdt>
        <w:sdtPr>
          <w:rPr>
            <w:rFonts w:cs="Times New Roman"/>
          </w:rPr>
          <w:id w:val="-1648122327"/>
          <w:citation/>
        </w:sdtPr>
        <w:sdtEndPr/>
        <w:sdtContent>
          <w:customXmlInsRangeEnd w:id="2082"/>
          <w:ins w:id="2083"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2084" w:author="Orion" w:date="2011-06-18T19:50:00Z"/>
        </w:sdtContent>
      </w:sdt>
      <w:customXmlInsRangeEnd w:id="2084"/>
      <w:ins w:id="2085" w:author="Orion" w:date="2011-06-18T19:50:00Z">
        <w:r>
          <w:rPr>
            <w:rFonts w:cs="Times New Roman"/>
          </w:rPr>
          <w:t xml:space="preserve"> y  MIDAS </w:t>
        </w:r>
        <w:r w:rsidRPr="00246937">
          <w:rPr>
            <w:rFonts w:cs="Times New Roman"/>
          </w:rPr>
          <w:t>(Sistema de análisis y diseño integrado de la interacción hombre-máquina)</w:t>
        </w:r>
      </w:ins>
      <w:ins w:id="2086" w:author="Orion" w:date="2011-06-18T19:51:00Z">
        <w:r>
          <w:rPr>
            <w:rFonts w:cs="Times New Roman"/>
          </w:rPr>
          <w:t>.</w:t>
        </w:r>
      </w:ins>
    </w:p>
    <w:p w14:paraId="6809A961" w14:textId="2E1483AB" w:rsidR="00781099" w:rsidRDefault="00B075B1">
      <w:pPr>
        <w:jc w:val="both"/>
        <w:rPr>
          <w:ins w:id="2087" w:author="Orion" w:date="2011-06-18T20:29:00Z"/>
          <w:rFonts w:cs="Times New Roman"/>
        </w:rPr>
        <w:pPrChange w:id="2088" w:author="Orion" w:date="2011-06-18T20:07:00Z">
          <w:pPr>
            <w:numPr>
              <w:numId w:val="4"/>
            </w:numPr>
            <w:tabs>
              <w:tab w:val="num" w:pos="720"/>
            </w:tabs>
            <w:ind w:left="720" w:hanging="360"/>
            <w:jc w:val="both"/>
          </w:pPr>
        </w:pPrChange>
      </w:pPr>
      <w:ins w:id="2089"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2090"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2091" w:author="Orion" w:date="2011-06-18T19:53:00Z">
        <w:r w:rsidR="00745C22">
          <w:rPr>
            <w:rFonts w:cs="Times New Roman"/>
          </w:rPr>
          <w:t xml:space="preserve">, </w:t>
        </w:r>
      </w:ins>
      <w:ins w:id="2092" w:author="Orion" w:date="2011-06-18T19:54:00Z">
        <w:r w:rsidR="00745C22">
          <w:rPr>
            <w:rFonts w:cs="Times New Roman"/>
          </w:rPr>
          <w:t xml:space="preserve">que es </w:t>
        </w:r>
      </w:ins>
      <w:ins w:id="2093" w:author="Orion" w:date="2011-06-18T19:56:00Z">
        <w:r w:rsidR="00745C22">
          <w:rPr>
            <w:rFonts w:cs="Times New Roman"/>
          </w:rPr>
          <w:t xml:space="preserve">una aproximación </w:t>
        </w:r>
      </w:ins>
      <w:ins w:id="2094" w:author="Orion" w:date="2011-06-18T19:57:00Z">
        <w:r w:rsidR="0059263D">
          <w:rPr>
            <w:rFonts w:cs="Times New Roman"/>
          </w:rPr>
          <w:t>para</w:t>
        </w:r>
      </w:ins>
      <w:ins w:id="2095" w:author="Orion" w:date="2011-06-18T19:59:00Z">
        <w:r w:rsidR="00F62A28">
          <w:rPr>
            <w:rFonts w:cs="Times New Roman"/>
          </w:rPr>
          <w:t xml:space="preserve"> </w:t>
        </w:r>
      </w:ins>
      <w:ins w:id="2096" w:author="Orion" w:date="2011-06-18T20:00:00Z">
        <w:r w:rsidR="00F62A28">
          <w:rPr>
            <w:rFonts w:cs="Times New Roman"/>
          </w:rPr>
          <w:t>implementar</w:t>
        </w:r>
      </w:ins>
      <w:ins w:id="2097" w:author="Orion" w:date="2011-06-18T19:58:00Z">
        <w:r w:rsidR="00F62A28">
          <w:rPr>
            <w:rFonts w:cs="Times New Roman"/>
          </w:rPr>
          <w:t xml:space="preserve"> sistemas de</w:t>
        </w:r>
      </w:ins>
      <w:ins w:id="2098" w:author="Orion" w:date="2011-06-18T19:56:00Z">
        <w:r w:rsidR="00745C22">
          <w:rPr>
            <w:rFonts w:cs="Times New Roman"/>
          </w:rPr>
          <w:t xml:space="preserve"> </w:t>
        </w:r>
        <w:r w:rsidR="0059263D">
          <w:rPr>
            <w:rFonts w:cs="Times New Roman"/>
          </w:rPr>
          <w:t>simulaci</w:t>
        </w:r>
      </w:ins>
      <w:ins w:id="2099" w:author="Orion" w:date="2011-06-18T19:57:00Z">
        <w:r w:rsidR="0059263D">
          <w:rPr>
            <w:rFonts w:cs="Times New Roman"/>
          </w:rPr>
          <w:t>ones</w:t>
        </w:r>
      </w:ins>
      <w:ins w:id="2100" w:author="Orion" w:date="2011-06-18T19:56:00Z">
        <w:r w:rsidR="00745C22">
          <w:rPr>
            <w:rFonts w:cs="Times New Roman"/>
          </w:rPr>
          <w:t xml:space="preserve"> </w:t>
        </w:r>
        <w:r w:rsidR="00084737">
          <w:rPr>
            <w:rFonts w:cs="Times New Roman"/>
          </w:rPr>
          <w:t>distribuid</w:t>
        </w:r>
      </w:ins>
      <w:ins w:id="2101" w:author="Orion" w:date="2011-06-18T20:07:00Z">
        <w:r w:rsidR="00084737">
          <w:rPr>
            <w:rFonts w:cs="Times New Roman"/>
          </w:rPr>
          <w:t>o</w:t>
        </w:r>
      </w:ins>
      <w:ins w:id="2102" w:author="Orion" w:date="2011-06-18T19:57:00Z">
        <w:r w:rsidR="00E45A6B">
          <w:rPr>
            <w:rFonts w:cs="Times New Roman"/>
          </w:rPr>
          <w:t>s</w:t>
        </w:r>
      </w:ins>
      <w:ins w:id="2103" w:author="Orion" w:date="2011-06-18T20:00:00Z">
        <w:r w:rsidR="00F62A28">
          <w:rPr>
            <w:rFonts w:cs="Times New Roman"/>
          </w:rPr>
          <w:t xml:space="preserve">. </w:t>
        </w:r>
      </w:ins>
      <w:ins w:id="2104" w:author="Orion" w:date="2011-06-18T20:01:00Z">
        <w:r w:rsidR="00F62A28">
          <w:rPr>
            <w:rFonts w:cs="Times New Roman"/>
          </w:rPr>
          <w:t>En d</w:t>
        </w:r>
      </w:ins>
      <w:ins w:id="2105"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2106" w:author="Orion" w:date="2011-06-18T19:56:00Z">
        <w:r w:rsidR="00745C22">
          <w:rPr>
            <w:rFonts w:cs="Times New Roman"/>
          </w:rPr>
          <w:t xml:space="preserve"> se definen </w:t>
        </w:r>
      </w:ins>
      <w:ins w:id="2107" w:author="Orion" w:date="2011-06-18T19:54:00Z">
        <w:r w:rsidR="00745C22">
          <w:rPr>
            <w:rFonts w:cs="Times New Roman"/>
          </w:rPr>
          <w:t>un conjunto de herramientas, reglas y protocolos</w:t>
        </w:r>
      </w:ins>
      <w:ins w:id="2108" w:author="Orion" w:date="2011-06-18T20:01:00Z">
        <w:r w:rsidR="00F62A28">
          <w:rPr>
            <w:rFonts w:cs="Times New Roman"/>
          </w:rPr>
          <w:t xml:space="preserve"> para </w:t>
        </w:r>
      </w:ins>
      <w:ins w:id="2109" w:author="Orion" w:date="2011-06-18T20:06:00Z">
        <w:r w:rsidR="00F62A28">
          <w:rPr>
            <w:rFonts w:cs="Times New Roman"/>
          </w:rPr>
          <w:t>implementar estos sistemas de simulación distribuidos</w:t>
        </w:r>
      </w:ins>
      <w:ins w:id="2110" w:author="Orion" w:date="2011-06-18T20:00:00Z">
        <w:r w:rsidR="00F62A28">
          <w:rPr>
            <w:rFonts w:cs="Times New Roman"/>
          </w:rPr>
          <w:t>.</w:t>
        </w:r>
      </w:ins>
      <w:ins w:id="2111" w:author="Orion" w:date="2011-06-18T20:08:00Z">
        <w:r w:rsidR="00781099">
          <w:rPr>
            <w:rFonts w:cs="Times New Roman"/>
          </w:rPr>
          <w:t xml:space="preserve"> </w:t>
        </w:r>
      </w:ins>
      <w:ins w:id="2112" w:author="Orion" w:date="2011-06-18T20:07:00Z">
        <w:r w:rsidR="00781099">
          <w:rPr>
            <w:rFonts w:cs="Times New Roman"/>
          </w:rPr>
          <w:t>Por otro lado</w:t>
        </w:r>
      </w:ins>
      <w:ins w:id="2113" w:author="Orion" w:date="2011-06-18T20:08:00Z">
        <w:r w:rsidR="00EA63E5">
          <w:rPr>
            <w:rFonts w:cs="Times New Roman"/>
          </w:rPr>
          <w:t>,</w:t>
        </w:r>
      </w:ins>
      <w:ins w:id="2114"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2115" w:author="Orion" w:date="2011-06-18T20:29:00Z"/>
          <w:rFonts w:cs="Times New Roman"/>
        </w:rPr>
      </w:pPr>
      <w:ins w:id="2116"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2117" w:author="Orion" w:date="2011-06-18T20:29:00Z"/>
      <w:sdt>
        <w:sdtPr>
          <w:rPr>
            <w:rFonts w:cs="Times New Roman"/>
          </w:rPr>
          <w:id w:val="1361701517"/>
          <w:citation/>
        </w:sdtPr>
        <w:sdtEndPr/>
        <w:sdtContent>
          <w:customXmlInsRangeEnd w:id="2117"/>
          <w:ins w:id="2118"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2119" w:author="Orion" w:date="2011-06-18T20:29:00Z"/>
        </w:sdtContent>
      </w:sdt>
      <w:customXmlInsRangeEnd w:id="2119"/>
      <w:ins w:id="2120" w:author="Orion" w:date="2011-06-18T20:29:00Z">
        <w:r>
          <w:rPr>
            <w:rFonts w:cs="Times New Roman"/>
          </w:rPr>
          <w:t xml:space="preserve">. </w:t>
        </w:r>
      </w:ins>
      <w:ins w:id="2121" w:author="Orion" w:date="2011-06-18T20:30:00Z">
        <w:r>
          <w:rPr>
            <w:rFonts w:cs="Times New Roman"/>
          </w:rPr>
          <w:t>Un sistema</w:t>
        </w:r>
      </w:ins>
      <w:ins w:id="2122"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2123" w:author="Orion" w:date="2011-06-18T20:29:00Z"/>
      <w:sdt>
        <w:sdtPr>
          <w:rPr>
            <w:rFonts w:cs="Times New Roman"/>
            <w:color w:val="000000"/>
          </w:rPr>
          <w:id w:val="1810812943"/>
          <w:citation/>
        </w:sdtPr>
        <w:sdtEndPr/>
        <w:sdtContent>
          <w:customXmlInsRangeEnd w:id="2123"/>
          <w:ins w:id="2124"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2125" w:author="Orion" w:date="2011-06-18T20:29:00Z"/>
        </w:sdtContent>
      </w:sdt>
      <w:customXmlInsRangeEnd w:id="2125"/>
      <w:ins w:id="2126"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2127" w:author="Orion" w:date="2011-06-18T20:07:00Z"/>
          <w:rFonts w:cs="Times New Roman"/>
        </w:rPr>
        <w:pPrChange w:id="2128"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2129" w:author="IO" w:date="2011-05-12T18:19:00Z"/>
          <w:del w:id="2130" w:author="Orion" w:date="2011-06-18T19:07:00Z"/>
          <w:rFonts w:cs="Times New Roman"/>
        </w:rPr>
      </w:pPr>
      <w:ins w:id="2131" w:author="Orion" w:date="2011-06-18T20:22:00Z">
        <w:r>
          <w:rPr>
            <w:rFonts w:cs="Times New Roman"/>
          </w:rPr>
          <w:t xml:space="preserve">Por otro lado, tenemos una serie de sistemas que se centran en el estudio </w:t>
        </w:r>
      </w:ins>
      <w:ins w:id="2132" w:author="Orion" w:date="2011-06-18T20:24:00Z">
        <w:r>
          <w:rPr>
            <w:rFonts w:cs="Times New Roman"/>
          </w:rPr>
          <w:t xml:space="preserve">de los procesos colaborativos </w:t>
        </w:r>
      </w:ins>
      <w:ins w:id="2133"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2134" w:author="Orion" w:date="2011-06-18T19:07:00Z"/>
          <w:rFonts w:cs="Times New Roman"/>
        </w:rPr>
      </w:pPr>
    </w:p>
    <w:p w14:paraId="14B9A535" w14:textId="2FFE905E" w:rsidR="00BB1765" w:rsidRPr="00246937" w:rsidDel="00C17E9B" w:rsidRDefault="00BB1765">
      <w:pPr>
        <w:jc w:val="both"/>
        <w:rPr>
          <w:del w:id="2135" w:author="Orion" w:date="2011-06-18T19:07:00Z"/>
          <w:rFonts w:cs="Times New Roman"/>
        </w:rPr>
      </w:pPr>
      <w:del w:id="2136" w:author="Orion" w:date="2011-06-18T19:07:00Z">
        <w:r w:rsidRPr="00246937" w:rsidDel="00C17E9B">
          <w:rPr>
            <w:rFonts w:cs="Times New Roman"/>
          </w:rPr>
          <w:delText xml:space="preserve">Como </w:delText>
        </w:r>
      </w:del>
      <w:del w:id="2137" w:author="Orion" w:date="2011-05-03T12:36:00Z">
        <w:r w:rsidRPr="00246937" w:rsidDel="00D032B8">
          <w:rPr>
            <w:rFonts w:cs="Times New Roman"/>
          </w:rPr>
          <w:delText xml:space="preserve">hemos </w:delText>
        </w:r>
      </w:del>
      <w:del w:id="2138" w:author="Orion" w:date="2011-05-03T12:37:00Z">
        <w:r w:rsidRPr="00246937" w:rsidDel="00D032B8">
          <w:rPr>
            <w:rFonts w:cs="Times New Roman"/>
          </w:rPr>
          <w:delText>comentado antes</w:delText>
        </w:r>
      </w:del>
      <w:ins w:id="2139" w:author="IO" w:date="2011-05-13T11:36:00Z">
        <w:del w:id="2140" w:author="Orion" w:date="2011-06-18T19:07:00Z">
          <w:r w:rsidR="006949DF" w:rsidDel="00C17E9B">
            <w:rPr>
              <w:rFonts w:cs="Times New Roman"/>
            </w:rPr>
            <w:delText>,</w:delText>
          </w:r>
        </w:del>
      </w:ins>
      <w:del w:id="2141" w:author="Orion" w:date="2011-06-18T19:07:00Z">
        <w:r w:rsidRPr="00246937" w:rsidDel="00C17E9B">
          <w:rPr>
            <w:rFonts w:cs="Times New Roman"/>
          </w:rPr>
          <w:delText xml:space="preserve"> en </w:delText>
        </w:r>
      </w:del>
      <w:del w:id="2142" w:author="Orion" w:date="2011-03-31T22:51:00Z">
        <w:r w:rsidRPr="00246937" w:rsidDel="00531F30">
          <w:rPr>
            <w:rFonts w:cs="Times New Roman"/>
          </w:rPr>
          <w:delText>[19]</w:delText>
        </w:r>
      </w:del>
      <w:del w:id="2143" w:author="Orion" w:date="2011-06-18T19:07:00Z">
        <w:r w:rsidRPr="00246937" w:rsidDel="00C17E9B">
          <w:rPr>
            <w:rFonts w:cs="Times New Roman"/>
          </w:rPr>
          <w:delText xml:space="preserve"> se hace una </w:delText>
        </w:r>
      </w:del>
      <w:del w:id="2144" w:author="Orion" w:date="2011-04-02T13:19:00Z">
        <w:r w:rsidRPr="00246937" w:rsidDel="00FB3F03">
          <w:rPr>
            <w:rFonts w:cs="Times New Roman"/>
          </w:rPr>
          <w:delText xml:space="preserve">distinción </w:delText>
        </w:r>
      </w:del>
      <w:del w:id="2145" w:author="Orion" w:date="2011-06-18T19:07:00Z">
        <w:r w:rsidRPr="00246937" w:rsidDel="00C17E9B">
          <w:rPr>
            <w:rFonts w:cs="Times New Roman"/>
          </w:rPr>
          <w:delText xml:space="preserve">entre una serie de simuladores principalmente </w:delText>
        </w:r>
      </w:del>
      <w:del w:id="2146" w:author="Orion" w:date="2011-04-02T13:20:00Z">
        <w:r w:rsidRPr="00246937" w:rsidDel="00921CD8">
          <w:rPr>
            <w:rFonts w:cs="Times New Roman"/>
          </w:rPr>
          <w:delText xml:space="preserve">centrados </w:delText>
        </w:r>
      </w:del>
      <w:del w:id="2147"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2148" w:author="Orion" w:date="2011-06-18T18:35:00Z"/>
          <w:rFonts w:cs="Times New Roman"/>
        </w:rPr>
        <w:pPrChange w:id="2149" w:author="Orion" w:date="2011-06-18T20:26:00Z">
          <w:pPr>
            <w:numPr>
              <w:numId w:val="4"/>
            </w:numPr>
            <w:tabs>
              <w:tab w:val="num" w:pos="720"/>
            </w:tabs>
            <w:ind w:left="720" w:hanging="360"/>
            <w:jc w:val="both"/>
          </w:pPr>
        </w:pPrChange>
      </w:pPr>
      <w:del w:id="2150" w:author="Orion" w:date="2011-06-18T20:05:00Z">
        <w:r w:rsidRPr="00246937" w:rsidDel="00F62A28">
          <w:rPr>
            <w:rFonts w:cs="Times New Roman"/>
          </w:rPr>
          <w:delText>ACES (</w:delText>
        </w:r>
      </w:del>
      <w:del w:id="2151" w:author="Orion" w:date="2011-04-02T13:21:00Z">
        <w:r w:rsidRPr="00246937" w:rsidDel="005213AF">
          <w:rPr>
            <w:rFonts w:cs="Times New Roman"/>
          </w:rPr>
          <w:delText xml:space="preserve">Airspace Concept Evaluation System) </w:delText>
        </w:r>
      </w:del>
      <w:del w:id="2152" w:author="Orion" w:date="2011-03-31T22:51:00Z">
        <w:r w:rsidRPr="00246937" w:rsidDel="00531F30">
          <w:rPr>
            <w:rFonts w:cs="Times New Roman"/>
          </w:rPr>
          <w:delText>[20]</w:delText>
        </w:r>
      </w:del>
      <w:del w:id="2153" w:author="Orion" w:date="2011-06-18T20:05:00Z">
        <w:r w:rsidRPr="00246937" w:rsidDel="00F62A28">
          <w:rPr>
            <w:rFonts w:cs="Times New Roman"/>
          </w:rPr>
          <w:delText xml:space="preserve"> es una simulación basada en agentes </w:delText>
        </w:r>
      </w:del>
      <w:del w:id="2154" w:author="Orion" w:date="2011-03-28T15:55:00Z">
        <w:r w:rsidRPr="00246937" w:rsidDel="008F64AB">
          <w:rPr>
            <w:rFonts w:cs="Times New Roman"/>
          </w:rPr>
          <w:delText xml:space="preserve">distribuida </w:delText>
        </w:r>
      </w:del>
      <w:del w:id="2155" w:author="Orion" w:date="2011-06-18T20:05:00Z">
        <w:r w:rsidRPr="00246937" w:rsidDel="00F62A28">
          <w:rPr>
            <w:rFonts w:cs="Times New Roman"/>
          </w:rPr>
          <w:delText>del Sistema Nacional Aeroespacial de EEUU</w:delText>
        </w:r>
      </w:del>
      <w:del w:id="2156" w:author="Orion" w:date="2011-03-28T15:56:00Z">
        <w:r w:rsidRPr="00246937" w:rsidDel="008F64AB">
          <w:rPr>
            <w:rFonts w:cs="Times New Roman"/>
          </w:rPr>
          <w:delText xml:space="preserve"> (NAS</w:delText>
        </w:r>
      </w:del>
      <w:del w:id="2157" w:author="Orion" w:date="2011-06-18T20:05:00Z">
        <w:r w:rsidRPr="00246937" w:rsidDel="00F62A28">
          <w:rPr>
            <w:rFonts w:cs="Times New Roman"/>
          </w:rPr>
          <w:delText xml:space="preserve">), que incluye pero no se restringe al ATFM. </w:delText>
        </w:r>
      </w:del>
      <w:del w:id="2158"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2159" w:author="Orion" w:date="2011-06-18T18:57:00Z"/>
          <w:rFonts w:cs="Times New Roman"/>
        </w:rPr>
        <w:pPrChange w:id="2160" w:author="Orion" w:date="2011-06-18T20:26:00Z">
          <w:pPr>
            <w:numPr>
              <w:numId w:val="4"/>
            </w:numPr>
            <w:tabs>
              <w:tab w:val="num" w:pos="720"/>
            </w:tabs>
            <w:ind w:left="720" w:hanging="360"/>
            <w:jc w:val="both"/>
          </w:pPr>
        </w:pPrChange>
      </w:pPr>
      <w:del w:id="2161" w:author="Orion" w:date="2011-06-18T18:56:00Z">
        <w:r w:rsidRPr="00F7742E" w:rsidDel="00486EE2">
          <w:rPr>
            <w:rFonts w:cs="Times New Roman"/>
          </w:rPr>
          <w:delText xml:space="preserve">IMPACT </w:delText>
        </w:r>
      </w:del>
      <w:del w:id="2162" w:author="Orion" w:date="2011-03-28T15:58:00Z">
        <w:r w:rsidRPr="00F7742E" w:rsidDel="00056B80">
          <w:rPr>
            <w:rFonts w:cs="Times New Roman"/>
          </w:rPr>
          <w:delText xml:space="preserve">(Intelligent agent-based Model for Policy Analysis of Collaborative Traffic flow management) </w:delText>
        </w:r>
      </w:del>
      <w:del w:id="2163"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2164" w:author="Orion" w:date="2011-04-02T13:22:00Z">
        <w:r w:rsidR="00E922DE" w:rsidRPr="00F7742E" w:rsidDel="008B37A3">
          <w:rPr>
            <w:rFonts w:cs="Times New Roman"/>
          </w:rPr>
          <w:delText xml:space="preserve">, </w:delText>
        </w:r>
      </w:del>
      <w:del w:id="2165"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2166" w:author="Orion" w:date="2011-04-02T13:22:00Z">
        <w:r w:rsidRPr="00F7742E" w:rsidDel="001A4B14">
          <w:rPr>
            <w:rFonts w:cs="Times New Roman"/>
          </w:rPr>
          <w:delText xml:space="preserve">, </w:delText>
        </w:r>
      </w:del>
      <w:del w:id="2167" w:author="Orion" w:date="2011-06-18T18:57:00Z">
        <w:r w:rsidRPr="00F7742E" w:rsidDel="00486EE2">
          <w:rPr>
            <w:rFonts w:cs="Times New Roman"/>
          </w:rPr>
          <w:delText xml:space="preserve">y </w:delText>
        </w:r>
      </w:del>
      <w:del w:id="2168" w:author="Orion" w:date="2011-04-02T13:22:00Z">
        <w:r w:rsidRPr="00F7742E" w:rsidDel="001A4B14">
          <w:rPr>
            <w:rFonts w:cs="Times New Roman"/>
          </w:rPr>
          <w:delText xml:space="preserve">GDPs </w:delText>
        </w:r>
      </w:del>
      <w:del w:id="2169" w:author="Orion" w:date="2011-06-18T18:57:00Z">
        <w:r w:rsidRPr="00F7742E" w:rsidDel="00486EE2">
          <w:rPr>
            <w:rFonts w:cs="Times New Roman"/>
          </w:rPr>
          <w:delText>con horarios de vuelo compartido</w:delText>
        </w:r>
      </w:del>
      <w:del w:id="2170" w:author="Orion" w:date="2011-06-18T18:35:00Z">
        <w:r w:rsidRPr="00F7742E" w:rsidDel="00F7742E">
          <w:rPr>
            <w:rFonts w:cs="Times New Roman"/>
          </w:rPr>
          <w:delText>.</w:delText>
        </w:r>
      </w:del>
    </w:p>
    <w:p w14:paraId="3B40E83A" w14:textId="69DCC36C" w:rsidR="00BB1765" w:rsidDel="0042699C" w:rsidRDefault="00BB1765">
      <w:pPr>
        <w:jc w:val="both"/>
        <w:rPr>
          <w:del w:id="2171" w:author="Orion" w:date="2011-06-18T20:08:00Z"/>
          <w:rFonts w:cs="Times New Roman"/>
        </w:rPr>
        <w:pPrChange w:id="2172" w:author="Orion" w:date="2011-06-18T20:26:00Z">
          <w:pPr>
            <w:numPr>
              <w:numId w:val="4"/>
            </w:numPr>
            <w:tabs>
              <w:tab w:val="num" w:pos="720"/>
            </w:tabs>
            <w:ind w:left="720" w:hanging="360"/>
            <w:jc w:val="both"/>
          </w:pPr>
        </w:pPrChange>
      </w:pPr>
      <w:r w:rsidRPr="00246937">
        <w:rPr>
          <w:rFonts w:cs="Times New Roman"/>
        </w:rPr>
        <w:t xml:space="preserve">STEAM </w:t>
      </w:r>
      <w:customXmlInsRangeStart w:id="2173" w:author="Orion" w:date="2011-03-31T22:52:00Z"/>
      <w:sdt>
        <w:sdtPr>
          <w:rPr>
            <w:rFonts w:cs="Times New Roman"/>
          </w:rPr>
          <w:id w:val="1170146272"/>
          <w:citation/>
        </w:sdtPr>
        <w:sdtEndPr/>
        <w:sdtContent>
          <w:customXmlInsRangeEnd w:id="2173"/>
          <w:ins w:id="2174" w:author="Orion" w:date="2011-03-31T22:52:00Z">
            <w:r w:rsidR="00531F30" w:rsidRPr="00246937">
              <w:rPr>
                <w:rFonts w:cs="Times New Roman"/>
                <w:rPrChange w:id="2175" w:author="Orion" w:date="2011-04-24T22:32:00Z">
                  <w:rPr>
                    <w:rFonts w:ascii="Courier New" w:hAnsi="Courier New" w:cs="Courier New"/>
                  </w:rPr>
                </w:rPrChange>
              </w:rPr>
              <w:fldChar w:fldCharType="begin"/>
            </w:r>
            <w:r w:rsidR="00531F30" w:rsidRPr="00246937">
              <w:rPr>
                <w:rFonts w:cs="Times New Roman"/>
                <w:rPrChange w:id="2176" w:author="Orion" w:date="2011-04-24T22:32:00Z">
                  <w:rPr>
                    <w:rFonts w:ascii="Courier New" w:hAnsi="Courier New" w:cs="Courier New"/>
                  </w:rPr>
                </w:rPrChange>
              </w:rPr>
              <w:instrText xml:space="preserve"> CITATION Tam97 \l 3082 </w:instrText>
            </w:r>
          </w:ins>
          <w:r w:rsidR="00531F30" w:rsidRPr="00246937">
            <w:rPr>
              <w:rFonts w:cs="Times New Roman"/>
              <w:rPrChange w:id="2177" w:author="Orion" w:date="2011-04-24T22:32:00Z">
                <w:rPr>
                  <w:rFonts w:ascii="Courier New" w:hAnsi="Courier New" w:cs="Courier New"/>
                </w:rPr>
              </w:rPrChange>
            </w:rPr>
            <w:fldChar w:fldCharType="separate"/>
          </w:r>
          <w:r w:rsidR="00C1157B" w:rsidRPr="00C1157B">
            <w:rPr>
              <w:rFonts w:cs="Times New Roman"/>
              <w:noProof/>
            </w:rPr>
            <w:t>(29)</w:t>
          </w:r>
          <w:ins w:id="2178" w:author="Orion" w:date="2011-03-31T22:52:00Z">
            <w:r w:rsidR="00531F30" w:rsidRPr="00246937">
              <w:rPr>
                <w:rFonts w:cs="Times New Roman"/>
                <w:rPrChange w:id="2179" w:author="Orion" w:date="2011-04-24T22:32:00Z">
                  <w:rPr>
                    <w:rFonts w:ascii="Courier New" w:hAnsi="Courier New" w:cs="Courier New"/>
                  </w:rPr>
                </w:rPrChange>
              </w:rPr>
              <w:fldChar w:fldCharType="end"/>
            </w:r>
          </w:ins>
          <w:customXmlInsRangeStart w:id="2180" w:author="Orion" w:date="2011-03-31T22:52:00Z"/>
        </w:sdtContent>
      </w:sdt>
      <w:customXmlInsRangeEnd w:id="2180"/>
      <w:ins w:id="2181" w:author="Orion" w:date="2011-06-18T20:25:00Z">
        <w:r w:rsidR="00964B13">
          <w:rPr>
            <w:rFonts w:cs="Times New Roman"/>
          </w:rPr>
          <w:t>, que</w:t>
        </w:r>
      </w:ins>
      <w:del w:id="2182" w:author="Orion" w:date="2011-03-31T22:52:00Z">
        <w:r w:rsidRPr="00246937" w:rsidDel="00531F30">
          <w:rPr>
            <w:rFonts w:cs="Times New Roman"/>
          </w:rPr>
          <w:delText>[21]</w:delText>
        </w:r>
      </w:del>
      <w:ins w:id="2183" w:author="Orion" w:date="2011-03-28T16:05:00Z">
        <w:r w:rsidR="00AA1A8B" w:rsidRPr="00246937">
          <w:rPr>
            <w:rFonts w:cs="Times New Roman"/>
          </w:rPr>
          <w:t xml:space="preserve"> </w:t>
        </w:r>
      </w:ins>
      <w:ins w:id="2184" w:author="Orion" w:date="2011-05-02T22:54:00Z">
        <w:r w:rsidR="009F11C9">
          <w:rPr>
            <w:rFonts w:cs="Times New Roman"/>
          </w:rPr>
          <w:t xml:space="preserve">es una </w:t>
        </w:r>
      </w:ins>
      <w:ins w:id="2185" w:author="Orion" w:date="2011-03-28T16:05:00Z">
        <w:r w:rsidR="00AA1A8B" w:rsidRPr="00246937">
          <w:rPr>
            <w:rFonts w:cs="Times New Roman"/>
          </w:rPr>
          <w:t>he</w:t>
        </w:r>
        <w:r w:rsidR="00964B13">
          <w:rPr>
            <w:rFonts w:cs="Times New Roman"/>
          </w:rPr>
          <w:t xml:space="preserve">rramienta que permite la </w:t>
        </w:r>
      </w:ins>
      <w:ins w:id="2186" w:author="Orion" w:date="2011-06-18T20:30:00Z">
        <w:r w:rsidR="00A47B5B">
          <w:rPr>
            <w:rFonts w:cs="Times New Roman"/>
          </w:rPr>
          <w:t>repres</w:t>
        </w:r>
        <w:r w:rsidR="00A47B5B" w:rsidRPr="00246937">
          <w:rPr>
            <w:rFonts w:cs="Times New Roman"/>
          </w:rPr>
          <w:t>entación</w:t>
        </w:r>
      </w:ins>
      <w:ins w:id="2187" w:author="Orion" w:date="2011-03-28T16:05:00Z">
        <w:r w:rsidR="00AA1A8B" w:rsidRPr="00246937">
          <w:rPr>
            <w:rFonts w:cs="Times New Roman"/>
          </w:rPr>
          <w:t xml:space="preserve"> explícita de</w:t>
        </w:r>
      </w:ins>
      <w:ins w:id="2188" w:author="Orion" w:date="2011-03-28T16:06:00Z">
        <w:r w:rsidR="009F11C9">
          <w:rPr>
            <w:rFonts w:cs="Times New Roman"/>
          </w:rPr>
          <w:t xml:space="preserve"> los objetivos</w:t>
        </w:r>
      </w:ins>
      <w:ins w:id="2189" w:author="Orion" w:date="2011-05-02T22:54:00Z">
        <w:r w:rsidR="009F11C9">
          <w:rPr>
            <w:rFonts w:cs="Times New Roman"/>
          </w:rPr>
          <w:t>,</w:t>
        </w:r>
      </w:ins>
      <w:ins w:id="2190" w:author="Orion" w:date="2011-03-28T16:06:00Z">
        <w:r w:rsidR="00AA1A8B" w:rsidRPr="00246937">
          <w:rPr>
            <w:rFonts w:cs="Times New Roman"/>
          </w:rPr>
          <w:t xml:space="preserve"> planes y</w:t>
        </w:r>
        <w:r w:rsidR="003E25F4" w:rsidRPr="00246937">
          <w:rPr>
            <w:rFonts w:cs="Times New Roman"/>
          </w:rPr>
          <w:t xml:space="preserve"> </w:t>
        </w:r>
      </w:ins>
      <w:ins w:id="2191" w:author="Orion" w:date="2011-03-28T16:07:00Z">
        <w:r w:rsidR="003E25F4" w:rsidRPr="00246937">
          <w:rPr>
            <w:rFonts w:cs="Times New Roman"/>
          </w:rPr>
          <w:t>compromisos</w:t>
        </w:r>
      </w:ins>
      <w:ins w:id="2192" w:author="Orion" w:date="2011-03-28T16:06:00Z">
        <w:r w:rsidR="003E25F4" w:rsidRPr="00246937">
          <w:rPr>
            <w:rFonts w:cs="Times New Roman"/>
          </w:rPr>
          <w:t xml:space="preserve"> de conjuntos de equipos</w:t>
        </w:r>
      </w:ins>
      <w:ins w:id="2193" w:author="Orion" w:date="2011-05-02T22:54:00Z">
        <w:r w:rsidR="009F11C9">
          <w:rPr>
            <w:rFonts w:cs="Times New Roman"/>
          </w:rPr>
          <w:t>.</w:t>
        </w:r>
      </w:ins>
      <w:ins w:id="2194" w:author="Orion" w:date="2011-05-02T22:55:00Z">
        <w:r w:rsidR="009F11C9">
          <w:rPr>
            <w:rFonts w:cs="Times New Roman"/>
          </w:rPr>
          <w:t xml:space="preserve"> </w:t>
        </w:r>
      </w:ins>
      <w:ins w:id="2195" w:author="Orion" w:date="2011-05-02T22:54:00Z">
        <w:r w:rsidR="009F11C9">
          <w:rPr>
            <w:rFonts w:cs="Times New Roman"/>
          </w:rPr>
          <w:t>Se</w:t>
        </w:r>
      </w:ins>
      <w:r w:rsidRPr="00246937">
        <w:rPr>
          <w:rFonts w:cs="Times New Roman"/>
        </w:rPr>
        <w:t xml:space="preserve"> usa</w:t>
      </w:r>
      <w:del w:id="2196" w:author="Orion" w:date="2011-05-02T22:54:00Z">
        <w:r w:rsidRPr="00246937" w:rsidDel="009F11C9">
          <w:rPr>
            <w:rFonts w:cs="Times New Roman"/>
          </w:rPr>
          <w:delText>d</w:delText>
        </w:r>
      </w:del>
      <w:del w:id="2197" w:author="Orion" w:date="2011-03-28T16:06:00Z">
        <w:r w:rsidRPr="00246937" w:rsidDel="003E25F4">
          <w:rPr>
            <w:rFonts w:cs="Times New Roman"/>
          </w:rPr>
          <w:delText>o</w:delText>
        </w:r>
      </w:del>
      <w:r w:rsidRPr="00246937">
        <w:rPr>
          <w:rFonts w:cs="Times New Roman"/>
        </w:rPr>
        <w:t xml:space="preserve"> para evaluar un sistema colaborativo </w:t>
      </w:r>
      <w:del w:id="2198" w:author="Orion" w:date="2011-06-18T20:26:00Z">
        <w:r w:rsidRPr="00246937" w:rsidDel="00964B13">
          <w:rPr>
            <w:rFonts w:cs="Times New Roman"/>
          </w:rPr>
          <w:delText>para</w:delText>
        </w:r>
      </w:del>
      <w:ins w:id="2199" w:author="Orion" w:date="2011-06-18T20:26:00Z">
        <w:r w:rsidR="00964B13">
          <w:rPr>
            <w:rFonts w:cs="Times New Roman"/>
          </w:rPr>
          <w:t>al</w:t>
        </w:r>
        <w:r w:rsidR="00964B13" w:rsidRPr="00246937">
          <w:rPr>
            <w:rFonts w:cs="Times New Roman"/>
            <w:rPrChange w:id="2200" w:author="Orion" w:date="2011-04-24T22:32:00Z">
              <w:rPr>
                <w:rFonts w:ascii="Courier New" w:hAnsi="Courier New" w:cs="Courier New"/>
              </w:rPr>
            </w:rPrChange>
          </w:rPr>
          <w:t xml:space="preserve"> </w:t>
        </w:r>
      </w:ins>
      <w:del w:id="2201" w:author="Orion" w:date="2011-04-02T13:23:00Z">
        <w:r w:rsidRPr="00246937" w:rsidDel="00BE2774">
          <w:rPr>
            <w:rFonts w:cs="Times New Roman"/>
          </w:rPr>
          <w:delText xml:space="preserve"> sincronización </w:delText>
        </w:r>
      </w:del>
      <w:ins w:id="2202" w:author="Orion" w:date="2011-04-02T13:23:00Z">
        <w:r w:rsidR="00BE2774" w:rsidRPr="00246937">
          <w:rPr>
            <w:rFonts w:cs="Times New Roman"/>
          </w:rPr>
          <w:t>sincroniza</w:t>
        </w:r>
        <w:r w:rsidR="00BE2774" w:rsidRPr="00246937">
          <w:rPr>
            <w:rFonts w:cs="Times New Roman"/>
            <w:rPrChange w:id="2203" w:author="Orion" w:date="2011-04-24T22:32:00Z">
              <w:rPr>
                <w:rFonts w:ascii="Courier New" w:hAnsi="Courier New" w:cs="Courier New"/>
              </w:rPr>
            </w:rPrChange>
          </w:rPr>
          <w:t>r</w:t>
        </w:r>
        <w:r w:rsidR="00BE2774" w:rsidRPr="00246937">
          <w:rPr>
            <w:rFonts w:cs="Times New Roman"/>
          </w:rPr>
          <w:t xml:space="preserve"> </w:t>
        </w:r>
      </w:ins>
      <w:del w:id="2204"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205" w:author="Orion" w:date="2011-04-02T13:24:00Z">
        <w:r w:rsidRPr="00246937" w:rsidDel="00FC71D3">
          <w:rPr>
            <w:rFonts w:cs="Times New Roman"/>
          </w:rPr>
          <w:delText>que tratan</w:delText>
        </w:r>
      </w:del>
      <w:ins w:id="2206" w:author="Orion" w:date="2011-04-02T13:24:00Z">
        <w:r w:rsidR="00FC71D3" w:rsidRPr="00246937">
          <w:rPr>
            <w:rFonts w:cs="Times New Roman"/>
            <w:rPrChange w:id="2207"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208"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209" w:author="Orion" w:date="2011-05-03T13:33:00Z"/>
          <w:rFonts w:cs="Times New Roman"/>
        </w:rPr>
        <w:pPrChange w:id="2210" w:author="Orion" w:date="2011-05-03T13:15:00Z">
          <w:pPr>
            <w:numPr>
              <w:numId w:val="4"/>
            </w:numPr>
            <w:tabs>
              <w:tab w:val="num" w:pos="720"/>
            </w:tabs>
            <w:ind w:left="720" w:hanging="360"/>
            <w:jc w:val="both"/>
          </w:pPr>
        </w:pPrChange>
      </w:pPr>
      <w:del w:id="2211" w:author="Orion" w:date="2011-06-18T20:08:00Z">
        <w:r w:rsidRPr="00246937" w:rsidDel="0042699C">
          <w:rPr>
            <w:rFonts w:cs="Times New Roman"/>
          </w:rPr>
          <w:delText>MIDAS (</w:delText>
        </w:r>
      </w:del>
      <w:del w:id="2212" w:author="Orion" w:date="2011-03-28T16:10:00Z">
        <w:r w:rsidRPr="00246937" w:rsidDel="000B60E1">
          <w:rPr>
            <w:rFonts w:cs="Times New Roman"/>
          </w:rPr>
          <w:delText>The Man-Machine Integrated Design and Analysis System)</w:delText>
        </w:r>
      </w:del>
      <w:del w:id="2213" w:author="Orion" w:date="2011-06-18T20:08:00Z">
        <w:r w:rsidRPr="00246937" w:rsidDel="0042699C">
          <w:rPr>
            <w:rFonts w:cs="Times New Roman"/>
          </w:rPr>
          <w:delText xml:space="preserve"> es un modelo basado en agentes </w:delText>
        </w:r>
      </w:del>
      <w:del w:id="2214" w:author="Orion" w:date="2011-04-02T13:24:00Z">
        <w:r w:rsidRPr="00246937" w:rsidDel="004A07AB">
          <w:rPr>
            <w:rFonts w:cs="Times New Roman"/>
          </w:rPr>
          <w:delText xml:space="preserve">de </w:delText>
        </w:r>
      </w:del>
      <w:del w:id="2215"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216" w:author="Orion" w:date="2011-04-02T13:25:00Z">
        <w:r w:rsidRPr="00246937" w:rsidDel="008E17AD">
          <w:rPr>
            <w:rFonts w:cs="Times New Roman"/>
          </w:rPr>
          <w:delText xml:space="preserve">lugar </w:delText>
        </w:r>
      </w:del>
      <w:del w:id="2217" w:author="Orion" w:date="2011-06-18T20:08:00Z">
        <w:r w:rsidRPr="00246937" w:rsidDel="0042699C">
          <w:rPr>
            <w:rFonts w:cs="Times New Roman"/>
          </w:rPr>
          <w:delText>de la complejidad de la toma de decisiones.</w:delText>
        </w:r>
      </w:del>
      <w:ins w:id="2218" w:author="IO" w:date="2011-05-13T11:42:00Z">
        <w:del w:id="2219"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220" w:author="Orion" w:date="2011-05-03T13:33:00Z"/>
          <w:rFonts w:cs="Times New Roman"/>
        </w:rPr>
      </w:pPr>
    </w:p>
    <w:p w14:paraId="2A2AEC35" w14:textId="77777777" w:rsidR="00BB1765" w:rsidRPr="00246937" w:rsidDel="00953A1F" w:rsidRDefault="00BB1765">
      <w:pPr>
        <w:jc w:val="both"/>
        <w:rPr>
          <w:del w:id="2221" w:author="Orion" w:date="2011-05-03T13:33:00Z"/>
          <w:rFonts w:cs="Times New Roman"/>
        </w:rPr>
      </w:pPr>
      <w:del w:id="2222"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223" w:author="Orion" w:date="2011-05-03T13:33:00Z"/>
          <w:rFonts w:cs="Times New Roman"/>
        </w:rPr>
      </w:pPr>
      <w:del w:id="2224" w:author="Orion" w:date="2011-05-03T13:33:00Z">
        <w:r w:rsidRPr="00246937" w:rsidDel="00953A1F">
          <w:rPr>
            <w:rFonts w:cs="Times New Roman"/>
          </w:rPr>
          <w:delText>FACET</w:delText>
        </w:r>
      </w:del>
      <w:del w:id="2225" w:author="Orion" w:date="2011-03-26T03:32:00Z">
        <w:r w:rsidRPr="00246937" w:rsidDel="00C474C1">
          <w:rPr>
            <w:rFonts w:cs="Times New Roman"/>
          </w:rPr>
          <w:delText xml:space="preserve"> (Future ATM Concepts Evaluation Tool) </w:delText>
        </w:r>
      </w:del>
      <w:del w:id="2226" w:author="Orion" w:date="2011-03-31T22:53:00Z">
        <w:r w:rsidRPr="00246937" w:rsidDel="00531F30">
          <w:rPr>
            <w:rFonts w:cs="Times New Roman"/>
          </w:rPr>
          <w:delText>[23]</w:delText>
        </w:r>
      </w:del>
      <w:del w:id="2227"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228" w:author="Orion" w:date="2011-05-03T13:17:00Z"/>
          <w:rFonts w:cs="Times New Roman"/>
          <w:color w:val="FF0000"/>
        </w:rPr>
      </w:pPr>
      <w:del w:id="2229" w:author="Orion" w:date="2011-05-03T13:17:00Z">
        <w:r w:rsidRPr="00246937" w:rsidDel="00C82BA2">
          <w:rPr>
            <w:rFonts w:cs="Times New Roman"/>
          </w:rPr>
          <w:delText>AVDS</w:delText>
        </w:r>
      </w:del>
      <w:del w:id="2230"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231" w:author="Orion" w:date="2011-06-18T20:21:00Z"/>
          <w:rFonts w:cs="Times New Roman"/>
        </w:rPr>
      </w:pPr>
      <w:del w:id="2232" w:author="Orion" w:date="2011-04-02T13:48:00Z">
        <w:r w:rsidRPr="00246937" w:rsidDel="00964F60">
          <w:rPr>
            <w:rFonts w:cs="Times New Roman"/>
          </w:rPr>
          <w:delText>Por otro lado,</w:delText>
        </w:r>
      </w:del>
      <w:del w:id="2233" w:author="Orion" w:date="2011-06-18T20:21:00Z">
        <w:r w:rsidRPr="00246937" w:rsidDel="00964B13">
          <w:rPr>
            <w:rFonts w:cs="Times New Roman"/>
          </w:rPr>
          <w:delText xml:space="preserve"> </w:delText>
        </w:r>
      </w:del>
      <w:del w:id="2234" w:author="Orion" w:date="2011-05-03T12:37:00Z">
        <w:r w:rsidRPr="00246937" w:rsidDel="00D032B8">
          <w:rPr>
            <w:rFonts w:cs="Times New Roman"/>
          </w:rPr>
          <w:delText>nos encontramos</w:delText>
        </w:r>
      </w:del>
      <w:del w:id="2235" w:author="Orion" w:date="2011-06-18T20:21:00Z">
        <w:r w:rsidRPr="00246937" w:rsidDel="00964B13">
          <w:rPr>
            <w:rFonts w:cs="Times New Roman"/>
          </w:rPr>
          <w:delText xml:space="preserve"> con una serie de trabajos que hacen uso </w:delText>
        </w:r>
      </w:del>
      <w:del w:id="2236" w:author="Orion" w:date="2011-04-02T13:49:00Z">
        <w:r w:rsidRPr="00246937" w:rsidDel="00964F60">
          <w:rPr>
            <w:rFonts w:cs="Times New Roman"/>
          </w:rPr>
          <w:delText xml:space="preserve">del </w:delText>
        </w:r>
      </w:del>
      <w:del w:id="2237" w:author="Orion" w:date="2011-06-18T20:21:00Z">
        <w:r w:rsidRPr="00246937" w:rsidDel="00964B13">
          <w:rPr>
            <w:rFonts w:cs="Times New Roman"/>
          </w:rPr>
          <w:delText xml:space="preserve">modelado basado en agentes. Entre estos trabajos </w:delText>
        </w:r>
      </w:del>
      <w:del w:id="2238" w:author="Orion" w:date="2011-05-03T12:39:00Z">
        <w:r w:rsidRPr="00246937" w:rsidDel="00D032B8">
          <w:rPr>
            <w:rFonts w:cs="Times New Roman"/>
          </w:rPr>
          <w:delText xml:space="preserve">podemos </w:delText>
        </w:r>
      </w:del>
      <w:del w:id="2239" w:author="Orion" w:date="2011-06-18T20:21:00Z">
        <w:r w:rsidRPr="00246937" w:rsidDel="00964B13">
          <w:rPr>
            <w:rFonts w:cs="Times New Roman"/>
          </w:rPr>
          <w:delText>distinguir aquellos centrados en el ATFM y los centrados en la gestión de los Centros de Control de las Operaciones de las Aerolíneas</w:delText>
        </w:r>
      </w:del>
      <w:del w:id="2240" w:author="Orion" w:date="2011-03-27T16:15:00Z">
        <w:r w:rsidRPr="00246937" w:rsidDel="0018606D">
          <w:rPr>
            <w:rFonts w:cs="Times New Roman"/>
          </w:rPr>
          <w:delText xml:space="preserve"> (AOCC</w:delText>
        </w:r>
      </w:del>
      <w:del w:id="2241"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242" w:author="Orion" w:date="2011-06-18T20:21:00Z">
        <w:r w:rsidRPr="00246937" w:rsidDel="00964B13">
          <w:rPr>
            <w:rFonts w:cs="Times New Roman"/>
          </w:rPr>
          <w:delText xml:space="preserve">En cuanto al primer tipo </w:delText>
        </w:r>
      </w:del>
      <w:del w:id="2243" w:author="Orion" w:date="2011-03-31T22:53:00Z">
        <w:r w:rsidRPr="00246937" w:rsidDel="00531F30">
          <w:rPr>
            <w:rFonts w:cs="Times New Roman"/>
          </w:rPr>
          <w:delText>[22]</w:delText>
        </w:r>
      </w:del>
      <w:del w:id="2244"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245" w:author="IO" w:date="2011-05-13T11:50:00Z">
        <w:del w:id="2246" w:author="Orion" w:date="2011-06-18T20:21:00Z">
          <w:r w:rsidR="002E0930" w:rsidDel="00964B13">
            <w:rPr>
              <w:rFonts w:cs="Times New Roman"/>
            </w:rPr>
            <w:delText xml:space="preserve">para evitar </w:delText>
          </w:r>
        </w:del>
      </w:ins>
      <w:del w:id="2247" w:author="Orion" w:date="2011-06-18T20:21:00Z">
        <w:r w:rsidRPr="00246937" w:rsidDel="00964B13">
          <w:rPr>
            <w:rFonts w:cs="Times New Roman"/>
          </w:rPr>
          <w:delText>anticolisión</w:delText>
        </w:r>
      </w:del>
      <w:ins w:id="2248" w:author="IO" w:date="2011-05-13T11:50:00Z">
        <w:del w:id="2249" w:author="Orion" w:date="2011-06-18T20:21:00Z">
          <w:r w:rsidR="002E0930" w:rsidDel="00964B13">
            <w:rPr>
              <w:rFonts w:cs="Times New Roman"/>
            </w:rPr>
            <w:delText>ones</w:delText>
          </w:r>
        </w:del>
      </w:ins>
      <w:del w:id="2250" w:author="Orion" w:date="2011-06-18T20:21:00Z">
        <w:r w:rsidRPr="00246937" w:rsidDel="00964B13">
          <w:rPr>
            <w:rFonts w:cs="Times New Roman"/>
          </w:rPr>
          <w:delText xml:space="preserve"> que se implementan por los distintos agentes y que son validados y comparados en los experimentos del artículo. </w:delText>
        </w:r>
      </w:del>
      <w:ins w:id="2251" w:author="Orion" w:date="2011-06-18T20:27:00Z">
        <w:r w:rsidR="00964B13">
          <w:rPr>
            <w:rFonts w:cs="Times New Roman"/>
          </w:rPr>
          <w:t xml:space="preserve">Otro ejemplo de este tipo de sistemas es el mostrado en el </w:t>
        </w:r>
      </w:ins>
      <w:ins w:id="2252" w:author="Orion" w:date="2011-06-18T20:31:00Z">
        <w:r w:rsidR="00224150">
          <w:rPr>
            <w:rFonts w:cs="Times New Roman"/>
          </w:rPr>
          <w:t>documento</w:t>
        </w:r>
      </w:ins>
      <w:del w:id="2253" w:author="Orion" w:date="2011-04-02T13:44:00Z">
        <w:r w:rsidRPr="00246937" w:rsidDel="009704E3">
          <w:rPr>
            <w:rFonts w:cs="Times New Roman"/>
          </w:rPr>
          <w:delText>Otro trabajo es</w:delText>
        </w:r>
      </w:del>
      <w:ins w:id="2254" w:author="Orion" w:date="2011-06-18T20:27:00Z">
        <w:r w:rsidR="00964B13">
          <w:rPr>
            <w:rFonts w:cs="Times New Roman"/>
          </w:rPr>
          <w:t xml:space="preserve"> </w:t>
        </w:r>
      </w:ins>
      <w:del w:id="2255" w:author="Orion" w:date="2011-06-18T20:27:00Z">
        <w:r w:rsidRPr="00246937" w:rsidDel="00964B13">
          <w:rPr>
            <w:rFonts w:cs="Times New Roman"/>
          </w:rPr>
          <w:delText xml:space="preserve"> </w:delText>
        </w:r>
      </w:del>
      <w:customXmlInsRangeStart w:id="2256" w:author="Orion" w:date="2011-03-31T22:55:00Z"/>
      <w:sdt>
        <w:sdtPr>
          <w:rPr>
            <w:rFonts w:cs="Times New Roman"/>
          </w:rPr>
          <w:id w:val="-207023604"/>
          <w:citation/>
        </w:sdtPr>
        <w:sdtEndPr/>
        <w:sdtContent>
          <w:customXmlInsRangeEnd w:id="2256"/>
          <w:ins w:id="2257" w:author="Orion" w:date="2011-03-31T22:55:00Z">
            <w:r w:rsidR="00531F30" w:rsidRPr="00246937">
              <w:rPr>
                <w:rFonts w:cs="Times New Roman"/>
                <w:rPrChange w:id="2258" w:author="Orion" w:date="2011-04-24T22:32:00Z">
                  <w:rPr>
                    <w:rFonts w:ascii="Courier New" w:hAnsi="Courier New" w:cs="Courier New"/>
                  </w:rPr>
                </w:rPrChange>
              </w:rPr>
              <w:fldChar w:fldCharType="begin"/>
            </w:r>
            <w:r w:rsidR="00531F30" w:rsidRPr="00246937">
              <w:rPr>
                <w:rFonts w:cs="Times New Roman"/>
                <w:rPrChange w:id="2259" w:author="Orion" w:date="2011-04-24T22:32:00Z">
                  <w:rPr>
                    <w:rFonts w:ascii="Courier New" w:hAnsi="Courier New" w:cs="Courier New"/>
                  </w:rPr>
                </w:rPrChange>
              </w:rPr>
              <w:instrText xml:space="preserve"> CITATION Ago07 \l 3082 </w:instrText>
            </w:r>
          </w:ins>
          <w:r w:rsidR="00531F30" w:rsidRPr="00246937">
            <w:rPr>
              <w:rFonts w:cs="Times New Roman"/>
              <w:rPrChange w:id="2260" w:author="Orion" w:date="2011-04-24T22:32:00Z">
                <w:rPr>
                  <w:rFonts w:ascii="Courier New" w:hAnsi="Courier New" w:cs="Courier New"/>
                </w:rPr>
              </w:rPrChange>
            </w:rPr>
            <w:fldChar w:fldCharType="separate"/>
          </w:r>
          <w:r w:rsidR="00C1157B" w:rsidRPr="00C1157B">
            <w:rPr>
              <w:rFonts w:cs="Times New Roman"/>
              <w:noProof/>
            </w:rPr>
            <w:t>(30)</w:t>
          </w:r>
          <w:ins w:id="2261" w:author="Orion" w:date="2011-03-31T22:55:00Z">
            <w:r w:rsidR="00531F30" w:rsidRPr="00246937">
              <w:rPr>
                <w:rFonts w:cs="Times New Roman"/>
                <w:rPrChange w:id="2262" w:author="Orion" w:date="2011-04-24T22:32:00Z">
                  <w:rPr>
                    <w:rFonts w:ascii="Courier New" w:hAnsi="Courier New" w:cs="Courier New"/>
                  </w:rPr>
                </w:rPrChange>
              </w:rPr>
              <w:fldChar w:fldCharType="end"/>
            </w:r>
          </w:ins>
          <w:customXmlInsRangeStart w:id="2263" w:author="Orion" w:date="2011-03-31T22:55:00Z"/>
        </w:sdtContent>
      </w:sdt>
      <w:customXmlInsRangeEnd w:id="2263"/>
      <w:ins w:id="2264" w:author="Orion" w:date="2011-06-18T20:28:00Z">
        <w:r w:rsidR="00964B13">
          <w:rPr>
            <w:rFonts w:cs="Times New Roman"/>
          </w:rPr>
          <w:t xml:space="preserve">. Donde </w:t>
        </w:r>
      </w:ins>
      <w:del w:id="2265" w:author="Orion" w:date="2011-03-31T22:55:00Z">
        <w:r w:rsidRPr="00246937" w:rsidDel="00531F30">
          <w:rPr>
            <w:rFonts w:cs="Times New Roman"/>
          </w:rPr>
          <w:delText xml:space="preserve">[23] </w:delText>
        </w:r>
      </w:del>
      <w:del w:id="2266" w:author="Orion" w:date="2011-04-02T13:44:00Z">
        <w:r w:rsidRPr="00246937" w:rsidDel="009704E3">
          <w:rPr>
            <w:rFonts w:cs="Times New Roman"/>
          </w:rPr>
          <w:delText xml:space="preserve">donde </w:delText>
        </w:r>
      </w:del>
      <w:del w:id="2267" w:author="Orion" w:date="2011-06-18T20:27:00Z">
        <w:r w:rsidRPr="00246937" w:rsidDel="00964B13">
          <w:rPr>
            <w:rFonts w:cs="Times New Roman"/>
          </w:rPr>
          <w:delText>nos</w:delText>
        </w:r>
      </w:del>
      <w:ins w:id="2268" w:author="Orion" w:date="2011-06-18T20:27:00Z">
        <w:r w:rsidR="00964B13">
          <w:rPr>
            <w:rFonts w:cs="Times New Roman"/>
          </w:rPr>
          <w:t>se muestra</w:t>
        </w:r>
      </w:ins>
      <w:del w:id="2269"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270" w:author="Orion" w:date="2011-06-18T20:49:00Z">
        <w:r w:rsidRPr="00246937" w:rsidDel="006523FB">
          <w:rPr>
            <w:rFonts w:cs="Times New Roman"/>
          </w:rPr>
          <w:delText xml:space="preserve">agentes </w:delText>
        </w:r>
      </w:del>
      <w:ins w:id="2271"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272" w:author="Orion" w:date="2011-06-18T20:49:00Z">
        <w:r w:rsidR="006523FB">
          <w:rPr>
            <w:rFonts w:cs="Times New Roman"/>
          </w:rPr>
          <w:t xml:space="preserve">as entidades </w:t>
        </w:r>
      </w:ins>
      <w:del w:id="2273"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274" w:author="Orion" w:date="2011-06-18T20:55:00Z">
        <w:r w:rsidR="00957520">
          <w:rPr>
            <w:rFonts w:cs="Times New Roman"/>
          </w:rPr>
          <w:t>. E</w:t>
        </w:r>
      </w:ins>
      <w:del w:id="2275" w:author="Orion" w:date="2011-06-18T20:55:00Z">
        <w:r w:rsidRPr="00246937" w:rsidDel="00957520">
          <w:rPr>
            <w:rFonts w:cs="Times New Roman"/>
          </w:rPr>
          <w:delText>, y en e</w:delText>
        </w:r>
      </w:del>
      <w:r w:rsidRPr="00246937">
        <w:rPr>
          <w:rFonts w:cs="Times New Roman"/>
        </w:rPr>
        <w:t xml:space="preserve">l artículo </w:t>
      </w:r>
      <w:customXmlInsRangeStart w:id="2276" w:author="Orion" w:date="2011-06-18T20:55:00Z"/>
      <w:sdt>
        <w:sdtPr>
          <w:rPr>
            <w:rFonts w:cs="Times New Roman"/>
          </w:rPr>
          <w:id w:val="-1074887385"/>
          <w:citation/>
        </w:sdtPr>
        <w:sdtEndPr/>
        <w:sdtContent>
          <w:customXmlInsRangeEnd w:id="2276"/>
          <w:ins w:id="2277"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278" w:author="Orion" w:date="2011-06-18T20:55:00Z"/>
        </w:sdtContent>
      </w:sdt>
      <w:customXmlInsRangeEnd w:id="2278"/>
      <w:ins w:id="2279" w:author="Orion" w:date="2011-06-18T20:55:00Z">
        <w:r w:rsidR="00957520">
          <w:rPr>
            <w:rFonts w:cs="Times New Roman"/>
          </w:rPr>
          <w:t xml:space="preserve"> </w:t>
        </w:r>
      </w:ins>
      <w:del w:id="2280" w:author="Orion" w:date="2011-06-18T20:50:00Z">
        <w:r w:rsidRPr="00246937" w:rsidDel="00957520">
          <w:rPr>
            <w:rFonts w:cs="Times New Roman"/>
          </w:rPr>
          <w:delText xml:space="preserve">se estudian </w:delText>
        </w:r>
      </w:del>
      <w:ins w:id="2281"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282"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283" w:author="Orion" w:date="2011-03-31T22:58:00Z"/>
          <w:rFonts w:cs="Times New Roman"/>
          <w:rPrChange w:id="2284" w:author="Orion" w:date="2011-04-24T22:32:00Z">
            <w:rPr>
              <w:del w:id="2285" w:author="Orion" w:date="2011-03-31T22:58:00Z"/>
              <w:rFonts w:ascii="Courier New" w:hAnsi="Courier New" w:cs="Courier New"/>
            </w:rPr>
          </w:rPrChange>
        </w:rPr>
      </w:pPr>
      <w:ins w:id="2286" w:author="Orion" w:date="2011-04-02T13:44:00Z">
        <w:r w:rsidRPr="00246937">
          <w:rPr>
            <w:rFonts w:cs="Times New Roman"/>
            <w:rPrChange w:id="2287" w:author="Orion" w:date="2011-04-24T22:32:00Z">
              <w:rPr>
                <w:rFonts w:ascii="Courier New" w:hAnsi="Courier New" w:cs="Courier New"/>
              </w:rPr>
            </w:rPrChange>
          </w:rPr>
          <w:t>Por último</w:t>
        </w:r>
      </w:ins>
      <w:ins w:id="2288" w:author="IO" w:date="2011-05-13T11:51:00Z">
        <w:r w:rsidR="002E0930">
          <w:rPr>
            <w:rFonts w:cs="Times New Roman"/>
          </w:rPr>
          <w:t>,</w:t>
        </w:r>
      </w:ins>
      <w:ins w:id="2289" w:author="Orion" w:date="2011-04-02T13:44:00Z">
        <w:r w:rsidRPr="00246937">
          <w:rPr>
            <w:rFonts w:cs="Times New Roman"/>
            <w:rPrChange w:id="2290" w:author="Orion" w:date="2011-04-24T22:32:00Z">
              <w:rPr>
                <w:rFonts w:ascii="Courier New" w:hAnsi="Courier New" w:cs="Courier New"/>
              </w:rPr>
            </w:rPrChange>
          </w:rPr>
          <w:t xml:space="preserve"> </w:t>
        </w:r>
      </w:ins>
      <w:del w:id="2291" w:author="Orion" w:date="2011-04-02T13:44:00Z">
        <w:r w:rsidR="00BB1765" w:rsidRPr="00246937" w:rsidDel="0088439F">
          <w:rPr>
            <w:rFonts w:cs="Times New Roman"/>
          </w:rPr>
          <w:delText>E</w:delText>
        </w:r>
      </w:del>
      <w:ins w:id="2292" w:author="Orion" w:date="2011-04-02T13:44:00Z">
        <w:r w:rsidRPr="00246937">
          <w:rPr>
            <w:rFonts w:cs="Times New Roman"/>
            <w:rPrChange w:id="2293" w:author="Orion" w:date="2011-04-24T22:32:00Z">
              <w:rPr>
                <w:rFonts w:ascii="Courier New" w:hAnsi="Courier New" w:cs="Courier New"/>
              </w:rPr>
            </w:rPrChange>
          </w:rPr>
          <w:t>e</w:t>
        </w:r>
      </w:ins>
      <w:r w:rsidR="00BB1765" w:rsidRPr="00246937">
        <w:rPr>
          <w:rFonts w:cs="Times New Roman"/>
        </w:rPr>
        <w:t xml:space="preserve">l trabajo </w:t>
      </w:r>
      <w:customXmlInsRangeStart w:id="2294" w:author="Orion" w:date="2011-03-31T22:56:00Z"/>
      <w:sdt>
        <w:sdtPr>
          <w:rPr>
            <w:rFonts w:cs="Times New Roman"/>
          </w:rPr>
          <w:id w:val="-1566487145"/>
          <w:citation/>
        </w:sdtPr>
        <w:sdtEndPr/>
        <w:sdtContent>
          <w:customXmlInsRangeEnd w:id="2294"/>
          <w:ins w:id="2295" w:author="Orion" w:date="2011-03-31T22:56:00Z">
            <w:r w:rsidR="00531F30" w:rsidRPr="00246937">
              <w:rPr>
                <w:rFonts w:cs="Times New Roman"/>
                <w:rPrChange w:id="2296" w:author="Orion" w:date="2011-04-24T22:32:00Z">
                  <w:rPr>
                    <w:rFonts w:ascii="Courier New" w:hAnsi="Courier New" w:cs="Courier New"/>
                  </w:rPr>
                </w:rPrChange>
              </w:rPr>
              <w:fldChar w:fldCharType="begin"/>
            </w:r>
            <w:r w:rsidR="00531F30" w:rsidRPr="00246937">
              <w:rPr>
                <w:rFonts w:cs="Times New Roman"/>
                <w:rPrChange w:id="2297" w:author="Orion" w:date="2011-04-24T22:32:00Z">
                  <w:rPr>
                    <w:rFonts w:ascii="Courier New" w:hAnsi="Courier New" w:cs="Courier New"/>
                  </w:rPr>
                </w:rPrChange>
              </w:rPr>
              <w:instrText xml:space="preserve"> CITATION SWo08 \l 3082 </w:instrText>
            </w:r>
          </w:ins>
          <w:r w:rsidR="00531F30" w:rsidRPr="00246937">
            <w:rPr>
              <w:rFonts w:cs="Times New Roman"/>
              <w:rPrChange w:id="2298" w:author="Orion" w:date="2011-04-24T22:32:00Z">
                <w:rPr>
                  <w:rFonts w:ascii="Courier New" w:hAnsi="Courier New" w:cs="Courier New"/>
                </w:rPr>
              </w:rPrChange>
            </w:rPr>
            <w:fldChar w:fldCharType="separate"/>
          </w:r>
          <w:r w:rsidR="00C1157B" w:rsidRPr="00C1157B">
            <w:rPr>
              <w:rFonts w:cs="Times New Roman"/>
              <w:noProof/>
            </w:rPr>
            <w:t>(34)</w:t>
          </w:r>
          <w:ins w:id="2299" w:author="Orion" w:date="2011-03-31T22:56:00Z">
            <w:r w:rsidR="00531F30" w:rsidRPr="00246937">
              <w:rPr>
                <w:rFonts w:cs="Times New Roman"/>
                <w:rPrChange w:id="2300" w:author="Orion" w:date="2011-04-24T22:32:00Z">
                  <w:rPr>
                    <w:rFonts w:ascii="Courier New" w:hAnsi="Courier New" w:cs="Courier New"/>
                  </w:rPr>
                </w:rPrChange>
              </w:rPr>
              <w:fldChar w:fldCharType="end"/>
            </w:r>
          </w:ins>
          <w:customXmlInsRangeStart w:id="2301" w:author="Orion" w:date="2011-03-31T22:56:00Z"/>
        </w:sdtContent>
      </w:sdt>
      <w:customXmlInsRangeEnd w:id="2301"/>
      <w:del w:id="2302"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303" w:author="Orion" w:date="2011-03-28T16:12:00Z">
        <w:r w:rsidR="003D0D14" w:rsidRPr="00246937">
          <w:rPr>
            <w:rFonts w:cs="Times New Roman"/>
          </w:rPr>
          <w:t xml:space="preserve"> (modelo de Creencia-Deseo-Intención)</w:t>
        </w:r>
      </w:ins>
      <w:customXmlInsRangeStart w:id="2304" w:author="Orion" w:date="2011-05-17T18:48:00Z"/>
      <w:sdt>
        <w:sdtPr>
          <w:rPr>
            <w:rFonts w:cs="Times New Roman"/>
          </w:rPr>
          <w:id w:val="-1346397888"/>
          <w:citation/>
        </w:sdtPr>
        <w:sdtEndPr/>
        <w:sdtContent>
          <w:customXmlInsRangeEnd w:id="2304"/>
          <w:ins w:id="2305"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306" w:author="Orion" w:date="2011-05-17T18:48:00Z">
            <w:r w:rsidR="00912510">
              <w:rPr>
                <w:rFonts w:cs="Times New Roman"/>
              </w:rPr>
              <w:fldChar w:fldCharType="end"/>
            </w:r>
          </w:ins>
          <w:customXmlInsRangeStart w:id="2307" w:author="Orion" w:date="2011-05-17T18:48:00Z"/>
        </w:sdtContent>
      </w:sdt>
      <w:customXmlInsRangeEnd w:id="2307"/>
      <w:r w:rsidR="00BB1765" w:rsidRPr="00246937">
        <w:rPr>
          <w:rFonts w:cs="Times New Roman"/>
        </w:rPr>
        <w:t xml:space="preserve"> para desarrollar una simulación de un ATFM colaborativo y los problemas de eficiencia que encuentran. Como conclusión </w:t>
      </w:r>
      <w:del w:id="2308"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309" w:author="Orion" w:date="2011-05-17T18:52:00Z">
        <w:r w:rsidR="00BB1765" w:rsidRPr="00246937" w:rsidDel="004F60F0">
          <w:rPr>
            <w:rFonts w:cs="Times New Roman"/>
          </w:rPr>
          <w:delText xml:space="preserve">como </w:delText>
        </w:r>
      </w:del>
      <w:ins w:id="2310" w:author="Orion" w:date="2011-05-17T18:52:00Z">
        <w:r w:rsidR="004F60F0">
          <w:rPr>
            <w:rFonts w:cs="Times New Roman"/>
          </w:rPr>
          <w:t xml:space="preserve">una </w:t>
        </w:r>
      </w:ins>
      <w:r w:rsidR="00BB1765" w:rsidRPr="00246937">
        <w:rPr>
          <w:rFonts w:cs="Times New Roman"/>
        </w:rPr>
        <w:t>aproximación</w:t>
      </w:r>
      <w:ins w:id="2311" w:author="Orion" w:date="2011-05-17T18:53:00Z">
        <w:r w:rsidR="004F60F0">
          <w:rPr>
            <w:rFonts w:cs="Times New Roman"/>
          </w:rPr>
          <w:t xml:space="preserve"> híbrida donde </w:t>
        </w:r>
      </w:ins>
      <w:ins w:id="2312" w:author="Orion" w:date="2011-05-17T18:55:00Z">
        <w:r w:rsidR="00793E1C">
          <w:rPr>
            <w:rFonts w:cs="Times New Roman"/>
          </w:rPr>
          <w:t>se combina</w:t>
        </w:r>
      </w:ins>
      <w:ins w:id="2313" w:author="Orion" w:date="2011-05-17T18:56:00Z">
        <w:r w:rsidR="00793E1C">
          <w:rPr>
            <w:rFonts w:cs="Times New Roman"/>
          </w:rPr>
          <w:t>n</w:t>
        </w:r>
      </w:ins>
      <w:ins w:id="2314" w:author="Orion" w:date="2011-05-17T18:55:00Z">
        <w:r w:rsidR="00793E1C">
          <w:rPr>
            <w:rFonts w:cs="Times New Roman"/>
          </w:rPr>
          <w:t xml:space="preserve"> </w:t>
        </w:r>
      </w:ins>
      <w:del w:id="2315" w:author="Orion" w:date="2011-05-17T18:53:00Z">
        <w:r w:rsidR="00BB1765" w:rsidRPr="00246937" w:rsidDel="004F60F0">
          <w:rPr>
            <w:rFonts w:cs="Times New Roman"/>
          </w:rPr>
          <w:delText xml:space="preserve"> más eficiente </w:delText>
        </w:r>
      </w:del>
      <w:del w:id="2316" w:author="IO" w:date="2011-05-13T11:52:00Z">
        <w:r w:rsidR="00BB1765" w:rsidRPr="00246937" w:rsidDel="00DE12E2">
          <w:rPr>
            <w:rFonts w:cs="Times New Roman"/>
          </w:rPr>
          <w:delText xml:space="preserve">una </w:delText>
        </w:r>
      </w:del>
      <w:del w:id="2317" w:author="Orion" w:date="2011-05-17T18:53:00Z">
        <w:r w:rsidR="00BB1765" w:rsidRPr="00246937" w:rsidDel="004F60F0">
          <w:rPr>
            <w:rFonts w:cs="Times New Roman"/>
          </w:rPr>
          <w:delText>que</w:delText>
        </w:r>
      </w:del>
      <w:del w:id="2318" w:author="Orion" w:date="2011-05-17T18:54:00Z">
        <w:r w:rsidR="00BB1765" w:rsidRPr="00246937" w:rsidDel="004F60F0">
          <w:rPr>
            <w:rFonts w:cs="Times New Roman"/>
          </w:rPr>
          <w:delText xml:space="preserve"> combina </w:delText>
        </w:r>
      </w:del>
      <w:del w:id="2319" w:author="Orion" w:date="2011-05-17T18:56:00Z">
        <w:r w:rsidR="00BB1765" w:rsidRPr="00246937" w:rsidDel="00793E1C">
          <w:rPr>
            <w:rFonts w:cs="Times New Roman"/>
          </w:rPr>
          <w:delText>componentes</w:delText>
        </w:r>
      </w:del>
      <w:ins w:id="2320" w:author="Orion" w:date="2011-05-17T18:53:00Z">
        <w:r w:rsidR="004F60F0">
          <w:rPr>
            <w:rFonts w:cs="Times New Roman"/>
          </w:rPr>
          <w:t>elementos</w:t>
        </w:r>
      </w:ins>
      <w:ins w:id="2321" w:author="Orion" w:date="2011-05-17T18:52:00Z">
        <w:r w:rsidR="004F60F0">
          <w:rPr>
            <w:rFonts w:cs="Times New Roman"/>
          </w:rPr>
          <w:t xml:space="preserve"> del sistema</w:t>
        </w:r>
      </w:ins>
      <w:ins w:id="2322" w:author="Orion" w:date="2011-05-17T18:55:00Z">
        <w:r w:rsidR="004F60F0">
          <w:rPr>
            <w:rFonts w:cs="Times New Roman"/>
          </w:rPr>
          <w:t xml:space="preserve"> </w:t>
        </w:r>
      </w:ins>
      <w:ins w:id="2323" w:author="Orion" w:date="2011-05-17T18:56:00Z">
        <w:r w:rsidR="00793E1C">
          <w:rPr>
            <w:rFonts w:cs="Times New Roman"/>
          </w:rPr>
          <w:t>implementados</w:t>
        </w:r>
      </w:ins>
      <w:r w:rsidR="00BB1765" w:rsidRPr="00246937">
        <w:rPr>
          <w:rFonts w:cs="Times New Roman"/>
        </w:rPr>
        <w:t xml:space="preserve"> con agentes BDI </w:t>
      </w:r>
      <w:del w:id="2324" w:author="Orion" w:date="2011-05-17T18:55:00Z">
        <w:r w:rsidR="00BB1765" w:rsidRPr="00246937" w:rsidDel="004F60F0">
          <w:rPr>
            <w:rFonts w:cs="Times New Roman"/>
          </w:rPr>
          <w:delText xml:space="preserve">y sin </w:delText>
        </w:r>
      </w:del>
      <w:del w:id="2325" w:author="Orion" w:date="2011-05-17T18:54:00Z">
        <w:r w:rsidR="00BB1765" w:rsidRPr="00246937" w:rsidDel="004F60F0">
          <w:rPr>
            <w:rFonts w:cs="Times New Roman"/>
          </w:rPr>
          <w:delText>ellos</w:delText>
        </w:r>
      </w:del>
      <w:ins w:id="2326" w:author="Orion" w:date="2011-05-17T18:57:00Z">
        <w:r w:rsidR="00793E1C">
          <w:rPr>
            <w:rFonts w:cs="Times New Roman"/>
          </w:rPr>
          <w:t>y componentes implementados</w:t>
        </w:r>
      </w:ins>
      <w:ins w:id="2327" w:author="Orion" w:date="2011-05-17T18:55:00Z">
        <w:r w:rsidR="004F60F0">
          <w:rPr>
            <w:rFonts w:cs="Times New Roman"/>
          </w:rPr>
          <w:t xml:space="preserve"> sin ellos</w:t>
        </w:r>
      </w:ins>
      <w:ins w:id="2328" w:author="Orion" w:date="2011-05-17T18:57:00Z">
        <w:r w:rsidR="00793E1C">
          <w:rPr>
            <w:rFonts w:cs="Times New Roman"/>
          </w:rPr>
          <w:t>,</w:t>
        </w:r>
      </w:ins>
      <w:r w:rsidR="00BB1765" w:rsidRPr="00246937">
        <w:rPr>
          <w:rFonts w:cs="Times New Roman"/>
        </w:rPr>
        <w:t xml:space="preserve"> </w:t>
      </w:r>
      <w:del w:id="2329" w:author="Orion" w:date="2011-05-17T18:52:00Z">
        <w:r w:rsidR="00BB1765" w:rsidRPr="00246937" w:rsidDel="004F60F0">
          <w:rPr>
            <w:rFonts w:cs="Times New Roman"/>
          </w:rPr>
          <w:delText xml:space="preserve">y </w:delText>
        </w:r>
      </w:del>
      <w:del w:id="2330" w:author="Orion" w:date="2011-04-02T13:48:00Z">
        <w:r w:rsidR="00BB1765" w:rsidRPr="00246937" w:rsidDel="003D31EF">
          <w:rPr>
            <w:rFonts w:cs="Times New Roman"/>
          </w:rPr>
          <w:delText>s</w:delText>
        </w:r>
      </w:del>
      <w:del w:id="2331" w:author="Orion" w:date="2011-04-02T13:47:00Z">
        <w:r w:rsidR="00BB1765" w:rsidRPr="00246937" w:rsidDel="003D31EF">
          <w:rPr>
            <w:rFonts w:cs="Times New Roman"/>
          </w:rPr>
          <w:delText>i</w:delText>
        </w:r>
      </w:del>
      <w:del w:id="2332" w:author="Orion" w:date="2011-04-02T13:48:00Z">
        <w:r w:rsidR="00BB1765" w:rsidRPr="00246937" w:rsidDel="003D31EF">
          <w:rPr>
            <w:rFonts w:cs="Times New Roman"/>
          </w:rPr>
          <w:delText>guieren</w:delText>
        </w:r>
      </w:del>
      <w:ins w:id="2333" w:author="Orion" w:date="2011-05-17T18:53:00Z">
        <w:r w:rsidR="004F60F0">
          <w:rPr>
            <w:rFonts w:cs="Times New Roman"/>
          </w:rPr>
          <w:t>dependiendo de</w:t>
        </w:r>
      </w:ins>
      <w:ins w:id="2334"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335" w:author="Orion" w:date="2011-03-31T23:00:00Z"/>
          <w:rFonts w:cs="Times New Roman"/>
          <w:rPrChange w:id="2336" w:author="Orion" w:date="2011-04-24T22:32:00Z">
            <w:rPr>
              <w:ins w:id="2337" w:author="Orion" w:date="2011-03-31T23:00:00Z"/>
              <w:rFonts w:ascii="Courier New" w:hAnsi="Courier New" w:cs="Courier New"/>
            </w:rPr>
          </w:rPrChange>
        </w:rPr>
        <w:pPrChange w:id="2338"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339" w:author="Orion" w:date="2011-03-31T23:00:00Z"/>
          <w:rFonts w:cs="Times New Roman"/>
          <w:rPrChange w:id="2340" w:author="Orion" w:date="2011-04-24T22:32:00Z">
            <w:rPr>
              <w:ins w:id="2341" w:author="Orion" w:date="2011-03-31T23:00:00Z"/>
              <w:rFonts w:ascii="Courier New" w:hAnsi="Courier New" w:cs="Courier New"/>
            </w:rPr>
          </w:rPrChange>
        </w:rPr>
        <w:pPrChange w:id="2342" w:author="Orion" w:date="2011-03-31T23:00:00Z">
          <w:pPr>
            <w:jc w:val="both"/>
          </w:pPr>
        </w:pPrChange>
      </w:pPr>
      <w:ins w:id="2343" w:author="Orion" w:date="2011-03-31T23:00:00Z">
        <w:r w:rsidRPr="00246937">
          <w:rPr>
            <w:rFonts w:cs="Times New Roman"/>
            <w:rPrChange w:id="2344" w:author="Orion" w:date="2011-04-24T22:32:00Z">
              <w:rPr>
                <w:rFonts w:ascii="Courier New" w:hAnsi="Courier New" w:cs="Courier New"/>
              </w:rPr>
            </w:rPrChange>
          </w:rPr>
          <w:t xml:space="preserve">Usar BDI para procesos cognitivos explícitos. El paradigma BDI se adapta perfectamente cuando </w:t>
        </w:r>
      </w:ins>
      <w:ins w:id="2345" w:author="Orion" w:date="2011-05-03T12:46:00Z">
        <w:r w:rsidR="003D4F2C">
          <w:rPr>
            <w:rFonts w:cs="Times New Roman"/>
          </w:rPr>
          <w:t>se quiere</w:t>
        </w:r>
      </w:ins>
      <w:ins w:id="2346" w:author="Orion" w:date="2011-03-31T23:00:00Z">
        <w:r w:rsidRPr="00246937">
          <w:rPr>
            <w:rFonts w:cs="Times New Roman"/>
            <w:rPrChange w:id="2347"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348" w:author="Orion" w:date="2011-03-31T23:01:00Z"/>
          <w:rFonts w:cs="Times New Roman"/>
          <w:rPrChange w:id="2349" w:author="Orion" w:date="2011-04-24T22:32:00Z">
            <w:rPr>
              <w:ins w:id="2350" w:author="Orion" w:date="2011-03-31T23:01:00Z"/>
              <w:rFonts w:ascii="Courier New" w:hAnsi="Courier New" w:cs="Courier New"/>
            </w:rPr>
          </w:rPrChange>
        </w:rPr>
        <w:pPrChange w:id="2351" w:author="Orion" w:date="2011-03-31T23:00:00Z">
          <w:pPr>
            <w:jc w:val="both"/>
          </w:pPr>
        </w:pPrChange>
      </w:pPr>
      <w:r w:rsidRPr="00246937">
        <w:rPr>
          <w:rFonts w:cs="Times New Roman"/>
          <w:rPrChange w:id="2352" w:author="Orion" w:date="2011-04-24T22:32:00Z">
            <w:rPr>
              <w:rFonts w:ascii="Courier New" w:hAnsi="Courier New" w:cs="Courier New"/>
            </w:rPr>
          </w:rPrChange>
        </w:rPr>
        <w:t xml:space="preserve">Importancia del nivel de granularidad. No hay necesidad de modelar detalles de toma de decisiones cuando </w:t>
      </w:r>
      <w:del w:id="2353" w:author="Orion" w:date="2011-04-02T13:47:00Z">
        <w:r w:rsidRPr="00246937" w:rsidDel="002D38E1">
          <w:rPr>
            <w:rFonts w:cs="Times New Roman"/>
            <w:rPrChange w:id="2354" w:author="Orion" w:date="2011-04-24T22:32:00Z">
              <w:rPr>
                <w:rFonts w:ascii="Courier New" w:hAnsi="Courier New" w:cs="Courier New"/>
              </w:rPr>
            </w:rPrChange>
          </w:rPr>
          <w:delText>tú estás</w:delText>
        </w:r>
      </w:del>
      <w:ins w:id="2355" w:author="Orion" w:date="2011-04-02T13:47:00Z">
        <w:r w:rsidR="002D38E1" w:rsidRPr="00246937">
          <w:rPr>
            <w:rFonts w:cs="Times New Roman"/>
            <w:rPrChange w:id="2356" w:author="Orion" w:date="2011-04-24T22:32:00Z">
              <w:rPr>
                <w:rFonts w:ascii="Courier New" w:hAnsi="Courier New" w:cs="Courier New"/>
              </w:rPr>
            </w:rPrChange>
          </w:rPr>
          <w:t>uno está más</w:t>
        </w:r>
      </w:ins>
      <w:r w:rsidRPr="00246937">
        <w:rPr>
          <w:rFonts w:cs="Times New Roman"/>
          <w:rPrChange w:id="2357" w:author="Orion" w:date="2011-04-24T22:32:00Z">
            <w:rPr>
              <w:rFonts w:ascii="Courier New" w:hAnsi="Courier New" w:cs="Courier New"/>
            </w:rPr>
          </w:rPrChange>
        </w:rPr>
        <w:t xml:space="preserve"> interesado en el resultado</w:t>
      </w:r>
      <w:del w:id="2358" w:author="Orion" w:date="2011-04-02T13:47:00Z">
        <w:r w:rsidRPr="00246937" w:rsidDel="002D38E1">
          <w:rPr>
            <w:rFonts w:cs="Times New Roman"/>
            <w:rPrChange w:id="2359" w:author="Orion" w:date="2011-04-24T22:32:00Z">
              <w:rPr>
                <w:rFonts w:ascii="Courier New" w:hAnsi="Courier New" w:cs="Courier New"/>
              </w:rPr>
            </w:rPrChange>
          </w:rPr>
          <w:delText>, más</w:delText>
        </w:r>
      </w:del>
      <w:r w:rsidRPr="00246937">
        <w:rPr>
          <w:rFonts w:cs="Times New Roman"/>
          <w:rPrChange w:id="2360" w:author="Orion" w:date="2011-04-24T22:32:00Z">
            <w:rPr>
              <w:rFonts w:ascii="Courier New" w:hAnsi="Courier New" w:cs="Courier New"/>
            </w:rPr>
          </w:rPrChange>
        </w:rPr>
        <w:t xml:space="preserve"> que </w:t>
      </w:r>
      <w:ins w:id="2361" w:author="IO" w:date="2011-06-09T15:17:00Z">
        <w:r w:rsidR="00631887">
          <w:rPr>
            <w:rFonts w:cs="Times New Roman"/>
          </w:rPr>
          <w:t xml:space="preserve">en </w:t>
        </w:r>
      </w:ins>
      <w:r w:rsidRPr="00246937">
        <w:rPr>
          <w:rFonts w:cs="Times New Roman"/>
          <w:rPrChange w:id="2362"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363" w:author="Orion" w:date="2011-05-16T14:20:00Z"/>
          <w:rFonts w:cs="Times New Roman"/>
        </w:rPr>
        <w:pPrChange w:id="2364" w:author="Orion" w:date="2011-03-31T23:00:00Z">
          <w:pPr>
            <w:jc w:val="both"/>
          </w:pPr>
        </w:pPrChange>
      </w:pPr>
      <w:r w:rsidRPr="00246937">
        <w:rPr>
          <w:rFonts w:cs="Times New Roman"/>
          <w:rPrChange w:id="2365"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366" w:author="Orion" w:date="2011-03-31T22:56:00Z"/>
          <w:rFonts w:eastAsiaTheme="majorEastAsia" w:cs="Times New Roman"/>
          <w:color w:val="1F497D" w:themeColor="text2"/>
          <w:spacing w:val="15"/>
          <w:u w:val="single"/>
          <w:rPrChange w:id="2367" w:author="Orion" w:date="2011-07-04T11:51:00Z">
            <w:rPr>
              <w:del w:id="2368" w:author="Orion" w:date="2011-03-31T22:56:00Z"/>
              <w:rFonts w:ascii="Courier New" w:hAnsi="Courier New" w:cs="Courier New"/>
            </w:rPr>
          </w:rPrChange>
        </w:rPr>
        <w:pPrChange w:id="2369"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370" w:author="Orion" w:date="2011-03-31T22:56:00Z"/>
          <w:rFonts w:eastAsiaTheme="majorEastAsia" w:cs="Times New Roman"/>
          <w:color w:val="1F497D" w:themeColor="text2"/>
          <w:spacing w:val="15"/>
          <w:u w:val="single"/>
          <w:rPrChange w:id="2371" w:author="Orion" w:date="2011-07-04T11:51:00Z">
            <w:rPr>
              <w:del w:id="2372" w:author="Orion" w:date="2011-03-31T22:56:00Z"/>
              <w:rFonts w:ascii="Courier New" w:hAnsi="Courier New" w:cs="Courier New"/>
            </w:rPr>
          </w:rPrChange>
        </w:rPr>
        <w:pPrChange w:id="2373" w:author="Orion" w:date="2011-05-03T14:04:00Z">
          <w:pPr>
            <w:pStyle w:val="Heading1"/>
          </w:pPr>
        </w:pPrChange>
      </w:pPr>
    </w:p>
    <w:p w14:paraId="77C6C19D" w14:textId="77777777" w:rsidR="00AE5A4C" w:rsidRPr="008F597E" w:rsidRDefault="00D41695" w:rsidP="00AE5A4C">
      <w:pPr>
        <w:outlineLvl w:val="1"/>
        <w:rPr>
          <w:ins w:id="2374" w:author="Orion" w:date="2011-05-03T12:50:00Z"/>
          <w:rFonts w:eastAsiaTheme="majorEastAsia" w:cs="Times New Roman"/>
          <w:color w:val="1F497D" w:themeColor="text2"/>
          <w:spacing w:val="15"/>
          <w:szCs w:val="21"/>
          <w:u w:val="single"/>
          <w:rPrChange w:id="2375" w:author="Orion" w:date="2011-07-04T11:51:00Z">
            <w:rPr>
              <w:ins w:id="2376" w:author="Orion" w:date="2011-05-03T12:50:00Z"/>
              <w:rFonts w:cs="Times New Roman"/>
            </w:rPr>
          </w:rPrChange>
        </w:rPr>
      </w:pPr>
      <w:ins w:id="2377" w:author="IO" w:date="2011-05-13T12:16:00Z">
        <w:del w:id="2378" w:author="Orion" w:date="2011-05-16T14:20:00Z">
          <w:r w:rsidRPr="008F597E" w:rsidDel="00E22278">
            <w:rPr>
              <w:rFonts w:eastAsiaTheme="majorEastAsia" w:cs="Times New Roman"/>
              <w:color w:val="1F497D" w:themeColor="text2"/>
              <w:spacing w:val="15"/>
              <w:szCs w:val="21"/>
              <w:u w:val="single"/>
              <w:rPrChange w:id="2379" w:author="Orion" w:date="2011-07-04T11:51:00Z">
                <w:rPr>
                  <w:rFonts w:cs="Times New Roman"/>
                </w:rPr>
              </w:rPrChange>
            </w:rPr>
            <w:delText>os</w:delText>
          </w:r>
        </w:del>
      </w:ins>
      <w:ins w:id="2380" w:author="IO" w:date="2011-05-13T12:20:00Z">
        <w:del w:id="2381" w:author="Orion" w:date="2011-05-16T14:20:00Z">
          <w:r w:rsidRPr="008F597E" w:rsidDel="00E22278">
            <w:rPr>
              <w:rFonts w:eastAsiaTheme="majorEastAsia" w:cs="Times New Roman"/>
              <w:color w:val="1F497D" w:themeColor="text2"/>
              <w:spacing w:val="15"/>
              <w:szCs w:val="21"/>
              <w:u w:val="single"/>
              <w:rPrChange w:id="2382" w:author="Orion" w:date="2011-07-04T11:51:00Z">
                <w:rPr>
                  <w:rFonts w:cs="Times New Roman"/>
                </w:rPr>
              </w:rPrChange>
            </w:rPr>
            <w:delText>ns</w:delText>
          </w:r>
        </w:del>
      </w:ins>
      <w:ins w:id="2383" w:author="IO" w:date="2011-05-13T12:21:00Z">
        <w:del w:id="2384" w:author="Orion" w:date="2011-05-16T14:20:00Z">
          <w:r w:rsidRPr="008F597E" w:rsidDel="00E22278">
            <w:rPr>
              <w:rFonts w:eastAsiaTheme="majorEastAsia" w:cs="Times New Roman"/>
              <w:color w:val="1F497D" w:themeColor="text2"/>
              <w:spacing w:val="15"/>
              <w:szCs w:val="21"/>
              <w:u w:val="single"/>
              <w:rPrChange w:id="2385" w:author="Orion" w:date="2011-07-04T11:51:00Z">
                <w:rPr>
                  <w:rFonts w:cs="Times New Roman"/>
                </w:rPr>
              </w:rPrChange>
            </w:rPr>
            <w:delText>sn</w:delText>
          </w:r>
        </w:del>
      </w:ins>
      <w:bookmarkStart w:id="2386" w:name="_Toc298231234"/>
      <w:ins w:id="2387" w:author="Orion" w:date="2011-05-03T12:50:00Z">
        <w:r w:rsidR="00AE5A4C" w:rsidRPr="008F597E">
          <w:rPr>
            <w:rFonts w:eastAsiaTheme="majorEastAsia" w:cs="Times New Roman"/>
            <w:color w:val="1F497D" w:themeColor="text2"/>
            <w:spacing w:val="15"/>
            <w:szCs w:val="21"/>
            <w:u w:val="single"/>
            <w:rPrChange w:id="2388"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389" w:author="Orion" w:date="2011-07-04T11:51:00Z">
              <w:rPr>
                <w:rFonts w:cs="Times New Roman"/>
              </w:rPr>
            </w:rPrChange>
          </w:rPr>
          <w:t>UAVs</w:t>
        </w:r>
        <w:bookmarkEnd w:id="2386"/>
        <w:proofErr w:type="spellEnd"/>
      </w:ins>
    </w:p>
    <w:p w14:paraId="1EFE8A3D" w14:textId="3F0E7B70" w:rsidR="00AE5A4C" w:rsidRPr="00AB231D" w:rsidRDefault="00AE5A4C" w:rsidP="00AE5A4C">
      <w:pPr>
        <w:jc w:val="both"/>
        <w:rPr>
          <w:ins w:id="2390" w:author="Orion" w:date="2011-05-03T12:50:00Z"/>
          <w:rFonts w:cs="Times New Roman"/>
        </w:rPr>
      </w:pPr>
      <w:ins w:id="2391"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392"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393" w:author="Orion" w:date="2011-05-03T12:50:00Z"/>
      <w:sdt>
        <w:sdtPr>
          <w:rPr>
            <w:rFonts w:cs="Times New Roman"/>
          </w:rPr>
          <w:id w:val="-1408140362"/>
          <w:citation/>
        </w:sdtPr>
        <w:sdtEndPr/>
        <w:sdtContent>
          <w:customXmlInsRangeEnd w:id="2393"/>
          <w:ins w:id="2394"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395" w:author="Orion" w:date="2011-05-03T12:50:00Z">
            <w:r w:rsidRPr="00AB231D">
              <w:rPr>
                <w:rFonts w:cs="Times New Roman"/>
              </w:rPr>
              <w:fldChar w:fldCharType="end"/>
            </w:r>
          </w:ins>
          <w:customXmlInsRangeStart w:id="2396" w:author="Orion" w:date="2011-05-03T12:50:00Z"/>
        </w:sdtContent>
      </w:sdt>
      <w:customXmlInsRangeEnd w:id="2396"/>
      <w:ins w:id="2397"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398" w:author="IO" w:date="2011-06-09T15:19:00Z">
        <w:r w:rsidR="00631887">
          <w:rPr>
            <w:rFonts w:cs="Times New Roman"/>
          </w:rPr>
          <w:t>n</w:t>
        </w:r>
      </w:ins>
      <w:ins w:id="2399" w:author="Orion" w:date="2011-05-03T12:50:00Z">
        <w:r w:rsidRPr="00AB231D">
          <w:rPr>
            <w:rFonts w:cs="Times New Roman"/>
          </w:rPr>
          <w:t xml:space="preserve"> que hacer </w:t>
        </w:r>
        <w:del w:id="2400"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401" w:author="IO" w:date="2011-06-09T15:20:00Z">
        <w:r w:rsidR="00631887">
          <w:rPr>
            <w:rFonts w:cs="Times New Roman"/>
          </w:rPr>
          <w:t xml:space="preserve"> antes de su implantación</w:t>
        </w:r>
      </w:ins>
      <w:ins w:id="2402" w:author="Orion" w:date="2011-05-03T12:50:00Z">
        <w:del w:id="2403"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404" w:author="Orion" w:date="2011-05-03T12:50:00Z"/>
          <w:rFonts w:cs="Times New Roman"/>
        </w:rPr>
      </w:pPr>
    </w:p>
    <w:p w14:paraId="6C1601B5" w14:textId="0250DBC2" w:rsidR="00AE5A4C" w:rsidRPr="00246937" w:rsidRDefault="00AE5A4C" w:rsidP="00AE5A4C">
      <w:pPr>
        <w:jc w:val="both"/>
        <w:rPr>
          <w:ins w:id="2405" w:author="Orion" w:date="2011-05-03T12:50:00Z"/>
          <w:rFonts w:cs="Times New Roman"/>
        </w:rPr>
      </w:pPr>
      <w:ins w:id="2406"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407" w:author="IO" w:date="2011-06-09T15:20:00Z">
        <w:r w:rsidR="00631887">
          <w:rPr>
            <w:rFonts w:cs="Times New Roman"/>
          </w:rPr>
          <w:t>existan limitaciones tecnol</w:t>
        </w:r>
      </w:ins>
      <w:ins w:id="2408" w:author="IO" w:date="2011-06-09T15:21:00Z">
        <w:r w:rsidR="00631887">
          <w:rPr>
            <w:rFonts w:cs="Times New Roman"/>
          </w:rPr>
          <w:t>ógicas que aún no han sido resueltas</w:t>
        </w:r>
      </w:ins>
      <w:ins w:id="2409" w:author="Orion" w:date="2011-05-03T12:50:00Z">
        <w:del w:id="2410"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411" w:author="IO" w:date="2011-06-09T15:21:00Z">
          <w:r w:rsidRPr="00246937">
            <w:rPr>
              <w:rFonts w:cs="Times New Roman"/>
            </w:rPr>
            <w:delText xml:space="preserve"> </w:delText>
          </w:r>
        </w:del>
        <w:r w:rsidRPr="00246937">
          <w:rPr>
            <w:rFonts w:cs="Times New Roman"/>
          </w:rPr>
          <w:t xml:space="preserve">no </w:t>
        </w:r>
        <w:del w:id="2412"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413" w:author="IO" w:date="2011-06-09T15:21:00Z">
        <w:r w:rsidR="00631887">
          <w:rPr>
            <w:rFonts w:cs="Times New Roman"/>
          </w:rPr>
          <w:t>por</w:t>
        </w:r>
      </w:ins>
      <w:ins w:id="2414" w:author="Orion" w:date="2011-05-03T12:50:00Z">
        <w:r w:rsidRPr="00246937">
          <w:rPr>
            <w:rFonts w:cs="Times New Roman"/>
          </w:rPr>
          <w:t xml:space="preserve">que había un déficit a la hora de </w:t>
        </w:r>
      </w:ins>
      <w:ins w:id="2415" w:author="IO" w:date="2011-06-09T15:21:00Z">
        <w:r w:rsidR="00631887">
          <w:rPr>
            <w:rFonts w:cs="Times New Roman"/>
          </w:rPr>
          <w:t xml:space="preserve">definir </w:t>
        </w:r>
      </w:ins>
      <w:ins w:id="2416" w:author="Orion" w:date="2011-05-03T12:50:00Z">
        <w:del w:id="2417" w:author="IO" w:date="2011-06-09T15:21:00Z">
          <w:r w:rsidRPr="00246937">
            <w:rPr>
              <w:rFonts w:cs="Times New Roman"/>
            </w:rPr>
            <w:delText xml:space="preserve">certificar </w:delText>
          </w:r>
        </w:del>
      </w:ins>
      <w:ins w:id="2418" w:author="IO" w:date="2011-06-09T15:21:00Z">
        <w:r w:rsidR="00631887">
          <w:rPr>
            <w:rFonts w:cs="Times New Roman"/>
          </w:rPr>
          <w:t xml:space="preserve">los </w:t>
        </w:r>
      </w:ins>
      <w:ins w:id="2419" w:author="Orion" w:date="2011-05-03T12:50:00Z">
        <w:r w:rsidRPr="00246937">
          <w:rPr>
            <w:rFonts w:cs="Times New Roman"/>
          </w:rPr>
          <w:t xml:space="preserve">requisitos </w:t>
        </w:r>
        <w:del w:id="2420"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421" w:author="IO" w:date="2011-06-09T15:22:00Z">
        <w:r w:rsidR="00631887">
          <w:rPr>
            <w:rFonts w:cs="Times New Roman"/>
          </w:rPr>
          <w:t xml:space="preserve">para que pudieran volar junto con tráfico tripulado y </w:t>
        </w:r>
      </w:ins>
      <w:ins w:id="2422" w:author="Orion" w:date="2011-06-18T21:06:00Z">
        <w:r w:rsidR="00205C50">
          <w:rPr>
            <w:rFonts w:cs="Times New Roman"/>
          </w:rPr>
          <w:t xml:space="preserve">a la hora </w:t>
        </w:r>
      </w:ins>
      <w:ins w:id="2423" w:author="IO" w:date="2011-06-09T15:22:00Z">
        <w:r w:rsidR="00631887">
          <w:rPr>
            <w:rFonts w:cs="Times New Roman"/>
          </w:rPr>
          <w:t>certificar estos</w:t>
        </w:r>
      </w:ins>
      <w:ins w:id="2424" w:author="Orion" w:date="2011-05-03T12:50:00Z">
        <w:r w:rsidRPr="00246937">
          <w:rPr>
            <w:rFonts w:cs="Times New Roman"/>
          </w:rPr>
          <w:t xml:space="preserve">. Para suplir estas deficiencias se ha dedicado el documento </w:t>
        </w:r>
      </w:ins>
      <w:customXmlInsRangeStart w:id="2425" w:author="Orion" w:date="2011-05-03T12:50:00Z"/>
      <w:sdt>
        <w:sdtPr>
          <w:rPr>
            <w:rFonts w:cs="Times New Roman"/>
          </w:rPr>
          <w:id w:val="-936899862"/>
          <w:citation/>
        </w:sdtPr>
        <w:sdtEndPr/>
        <w:sdtContent>
          <w:customXmlInsRangeEnd w:id="2425"/>
          <w:ins w:id="2426"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427" w:author="Orion" w:date="2011-05-03T12:50:00Z">
            <w:r w:rsidRPr="00AB231D">
              <w:rPr>
                <w:rFonts w:cs="Times New Roman"/>
              </w:rPr>
              <w:fldChar w:fldCharType="end"/>
            </w:r>
          </w:ins>
          <w:customXmlInsRangeStart w:id="2428" w:author="Orion" w:date="2011-05-03T12:50:00Z"/>
        </w:sdtContent>
      </w:sdt>
      <w:customXmlInsRangeEnd w:id="2428"/>
      <w:ins w:id="2429"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430" w:author="Orion" w:date="2011-05-03T12:50:00Z"/>
          <w:rFonts w:cs="Times New Roman"/>
        </w:rPr>
      </w:pPr>
      <w:ins w:id="2431"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432" w:author="Orion" w:date="2011-05-03T12:50:00Z"/>
          <w:rFonts w:cs="Times New Roman"/>
        </w:rPr>
      </w:pPr>
      <w:ins w:id="2433"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434" w:author="Orion" w:date="2011-05-03T12:50:00Z"/>
          <w:rFonts w:cs="Times New Roman"/>
        </w:rPr>
      </w:pPr>
    </w:p>
    <w:p w14:paraId="2A82EA9C" w14:textId="77777777" w:rsidR="00477B5B" w:rsidRDefault="00477B5B" w:rsidP="00AE5A4C">
      <w:pPr>
        <w:jc w:val="both"/>
        <w:rPr>
          <w:ins w:id="2435" w:author="IO" w:date="2011-06-09T15:26:00Z"/>
          <w:rFonts w:cs="Times New Roman"/>
        </w:rPr>
      </w:pPr>
      <w:ins w:id="2436"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437" w:author="IO" w:date="2011-06-09T15:27:00Z">
        <w:r>
          <w:rPr>
            <w:rFonts w:cs="Times New Roman"/>
          </w:rPr>
          <w:t>ón de grupos de estos.</w:t>
        </w:r>
      </w:ins>
    </w:p>
    <w:p w14:paraId="7B6F2222" w14:textId="77777777" w:rsidR="00477B5B" w:rsidRDefault="00477B5B" w:rsidP="00AE5A4C">
      <w:pPr>
        <w:jc w:val="both"/>
        <w:rPr>
          <w:ins w:id="2438" w:author="IO" w:date="2011-06-09T15:26:00Z"/>
          <w:rFonts w:cs="Times New Roman"/>
        </w:rPr>
      </w:pPr>
    </w:p>
    <w:p w14:paraId="20F99680" w14:textId="6DB58B79" w:rsidR="00CF3F4C" w:rsidRDefault="00A85A65" w:rsidP="00AE5A4C">
      <w:pPr>
        <w:jc w:val="both"/>
        <w:rPr>
          <w:ins w:id="2439" w:author="Orion" w:date="2011-05-03T17:52:00Z"/>
          <w:rFonts w:cs="Times New Roman"/>
        </w:rPr>
      </w:pPr>
      <w:ins w:id="2440"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441" w:author="Orion" w:date="2011-05-03T12:50:00Z">
        <w:r w:rsidR="00AE5A4C" w:rsidRPr="00246937">
          <w:rPr>
            <w:rFonts w:cs="Times New Roman"/>
          </w:rPr>
          <w:t xml:space="preserve"> destacar una serie de trabajos que se centran en modelar</w:t>
        </w:r>
      </w:ins>
      <w:ins w:id="2442" w:author="Orion" w:date="2011-05-03T17:51:00Z">
        <w:r w:rsidR="00135BE9">
          <w:rPr>
            <w:rFonts w:cs="Times New Roman"/>
          </w:rPr>
          <w:t xml:space="preserve"> la</w:t>
        </w:r>
        <w:r w:rsidR="000B1C5C">
          <w:rPr>
            <w:rFonts w:cs="Times New Roman"/>
          </w:rPr>
          <w:t xml:space="preserve">s características físicas de </w:t>
        </w:r>
      </w:ins>
      <w:ins w:id="2443" w:author="Orion" w:date="2011-06-18T21:10:00Z">
        <w:r w:rsidR="000B1C5C">
          <w:rPr>
            <w:rFonts w:cs="Times New Roman"/>
          </w:rPr>
          <w:t>estos</w:t>
        </w:r>
      </w:ins>
      <w:ins w:id="2444" w:author="Orion" w:date="2011-05-03T12:50:00Z">
        <w:r w:rsidR="00AE5A4C" w:rsidRPr="00246937">
          <w:rPr>
            <w:rFonts w:cs="Times New Roman"/>
          </w:rPr>
          <w:t xml:space="preserve">. </w:t>
        </w:r>
        <w:r w:rsidR="00AE5A4C" w:rsidRPr="00AB231D">
          <w:rPr>
            <w:rFonts w:cs="Times New Roman"/>
          </w:rPr>
          <w:t>Así por ejemplo</w:t>
        </w:r>
      </w:ins>
      <w:ins w:id="2445" w:author="Orion" w:date="2011-05-03T14:11:00Z">
        <w:r w:rsidR="00360FD2">
          <w:rPr>
            <w:rFonts w:cs="Times New Roman"/>
          </w:rPr>
          <w:t xml:space="preserve"> es importante destacar que los sistemas de percepci</w:t>
        </w:r>
      </w:ins>
      <w:ins w:id="2446"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447" w:author="Orion" w:date="2011-05-03T14:13:00Z">
        <w:r w:rsidR="00360FD2">
          <w:rPr>
            <w:rFonts w:cs="Times New Roman"/>
          </w:rPr>
          <w:t xml:space="preserve">ón </w:t>
        </w:r>
        <w:r w:rsidR="00360FD2" w:rsidRPr="00246937">
          <w:rPr>
            <w:rFonts w:cs="Times New Roman"/>
          </w:rPr>
          <w:t>debida a posibles oclusiones</w:t>
        </w:r>
      </w:ins>
      <w:ins w:id="2448" w:author="Orion" w:date="2011-05-03T17:51:00Z">
        <w:r w:rsidR="00AA3D90">
          <w:rPr>
            <w:rFonts w:cs="Times New Roman"/>
          </w:rPr>
          <w:t>,</w:t>
        </w:r>
      </w:ins>
      <w:ins w:id="2449" w:author="Orion" w:date="2011-05-03T14:13:00Z">
        <w:r w:rsidR="00360FD2">
          <w:rPr>
            <w:rFonts w:cs="Times New Roman"/>
          </w:rPr>
          <w:t xml:space="preserve"> es por ello, por lo que en </w:t>
        </w:r>
      </w:ins>
      <w:customXmlInsRangeStart w:id="2450" w:author="Orion" w:date="2011-05-03T12:50:00Z"/>
      <w:sdt>
        <w:sdtPr>
          <w:rPr>
            <w:rFonts w:cs="Times New Roman"/>
          </w:rPr>
          <w:id w:val="-488634923"/>
          <w:citation/>
        </w:sdtPr>
        <w:sdtEndPr/>
        <w:sdtContent>
          <w:customXmlInsRangeEnd w:id="2450"/>
          <w:ins w:id="2451"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452" w:author="Orion" w:date="2011-05-03T12:50:00Z">
            <w:r w:rsidR="00AE5A4C" w:rsidRPr="00AB231D">
              <w:rPr>
                <w:rFonts w:cs="Times New Roman"/>
              </w:rPr>
              <w:fldChar w:fldCharType="end"/>
            </w:r>
          </w:ins>
          <w:customXmlInsRangeStart w:id="2453" w:author="Orion" w:date="2011-05-03T12:50:00Z"/>
        </w:sdtContent>
      </w:sdt>
      <w:customXmlInsRangeEnd w:id="2453"/>
      <w:ins w:id="2454" w:author="Orion" w:date="2011-05-03T12:50:00Z">
        <w:r w:rsidR="00AE5A4C" w:rsidRPr="00246937">
          <w:rPr>
            <w:rFonts w:cs="Times New Roman"/>
          </w:rPr>
          <w:t xml:space="preserve"> se propone un algoritmo para solucionar </w:t>
        </w:r>
      </w:ins>
      <w:ins w:id="2455" w:author="Orion" w:date="2011-05-03T14:14:00Z">
        <w:r w:rsidR="00360FD2">
          <w:rPr>
            <w:rFonts w:cs="Times New Roman"/>
          </w:rPr>
          <w:t>este problema</w:t>
        </w:r>
      </w:ins>
      <w:ins w:id="2456"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457" w:author="Orion" w:date="2011-05-03T17:52:00Z">
        <w:r w:rsidR="007C0583">
          <w:rPr>
            <w:rFonts w:cs="Times New Roman"/>
          </w:rPr>
          <w:t xml:space="preserve"> </w:t>
        </w:r>
      </w:ins>
    </w:p>
    <w:p w14:paraId="220F654C" w14:textId="77777777" w:rsidR="00AE5A4C" w:rsidRPr="00246937" w:rsidRDefault="00AE5A4C" w:rsidP="00AE5A4C">
      <w:pPr>
        <w:jc w:val="both"/>
        <w:rPr>
          <w:ins w:id="2458" w:author="Orion" w:date="2011-05-03T12:50:00Z"/>
          <w:rFonts w:cs="Times New Roman"/>
        </w:rPr>
      </w:pPr>
      <w:ins w:id="2459" w:author="Orion" w:date="2011-05-03T12:50:00Z">
        <w:r w:rsidRPr="00246937">
          <w:rPr>
            <w:rFonts w:cs="Times New Roman"/>
          </w:rPr>
          <w:t xml:space="preserve">Otro modelo de UAV </w:t>
        </w:r>
      </w:ins>
      <w:ins w:id="2460"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461" w:author="Orion" w:date="2011-05-03T12:50:00Z">
        <w:r w:rsidRPr="00246937">
          <w:rPr>
            <w:rFonts w:cs="Times New Roman"/>
          </w:rPr>
          <w:t xml:space="preserve">puede verse en </w:t>
        </w:r>
      </w:ins>
      <w:customXmlInsRangeStart w:id="2462" w:author="Orion" w:date="2011-05-03T12:50:00Z"/>
      <w:sdt>
        <w:sdtPr>
          <w:rPr>
            <w:rFonts w:cs="Times New Roman"/>
          </w:rPr>
          <w:id w:val="800426571"/>
          <w:citation/>
        </w:sdtPr>
        <w:sdtEndPr/>
        <w:sdtContent>
          <w:customXmlInsRangeEnd w:id="2462"/>
          <w:ins w:id="2463"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464" w:author="Orion" w:date="2011-05-03T12:50:00Z">
            <w:r w:rsidRPr="00AB231D">
              <w:rPr>
                <w:rFonts w:cs="Times New Roman"/>
              </w:rPr>
              <w:fldChar w:fldCharType="end"/>
            </w:r>
          </w:ins>
          <w:customXmlInsRangeStart w:id="2465" w:author="Orion" w:date="2011-05-03T12:50:00Z"/>
        </w:sdtContent>
      </w:sdt>
      <w:customXmlInsRangeEnd w:id="2465"/>
      <w:ins w:id="2466"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467" w:author="Orion" w:date="2011-05-03T12:50:00Z"/>
          <w:rFonts w:cs="Times New Roman"/>
        </w:rPr>
      </w:pPr>
      <w:ins w:id="2468" w:author="Orion" w:date="2011-05-03T12:50:00Z">
        <w:r w:rsidRPr="00246937">
          <w:rPr>
            <w:rFonts w:cs="Times New Roman"/>
          </w:rPr>
          <w:t xml:space="preserve">Por otra </w:t>
        </w:r>
      </w:ins>
      <w:ins w:id="2469" w:author="Orion" w:date="2011-06-18T21:09:00Z">
        <w:r w:rsidR="00A85A65">
          <w:rPr>
            <w:rFonts w:cs="Times New Roman"/>
          </w:rPr>
          <w:t>lado</w:t>
        </w:r>
      </w:ins>
      <w:ins w:id="2470" w:author="Orion" w:date="2011-05-03T12:50:00Z">
        <w:r w:rsidRPr="00246937">
          <w:rPr>
            <w:rFonts w:cs="Times New Roman"/>
          </w:rPr>
          <w:t xml:space="preserve">, </w:t>
        </w:r>
      </w:ins>
      <w:ins w:id="2471" w:author="Orion" w:date="2011-06-18T21:09:00Z">
        <w:r w:rsidR="00A85A65">
          <w:rPr>
            <w:rFonts w:cs="Times New Roman"/>
          </w:rPr>
          <w:t xml:space="preserve">el enfoque basado en agentes también </w:t>
        </w:r>
      </w:ins>
      <w:ins w:id="2472"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473" w:author="Orion" w:date="2011-06-18T21:09:00Z">
        <w:r w:rsidR="00A85A65">
          <w:rPr>
            <w:rFonts w:cs="Times New Roman"/>
          </w:rPr>
          <w:t xml:space="preserve"> </w:t>
        </w:r>
      </w:ins>
      <w:ins w:id="2474" w:author="Orion" w:date="2011-05-03T12:50:00Z">
        <w:r w:rsidRPr="00246937">
          <w:rPr>
            <w:rFonts w:cs="Times New Roman"/>
          </w:rPr>
          <w:t xml:space="preserve">el trabajo </w:t>
        </w:r>
      </w:ins>
      <w:customXmlInsRangeStart w:id="2475" w:author="Orion" w:date="2011-05-03T12:50:00Z"/>
      <w:sdt>
        <w:sdtPr>
          <w:rPr>
            <w:rFonts w:cs="Times New Roman"/>
          </w:rPr>
          <w:id w:val="-1590698168"/>
          <w:citation/>
        </w:sdtPr>
        <w:sdtEndPr/>
        <w:sdtContent>
          <w:customXmlInsRangeEnd w:id="2475"/>
          <w:ins w:id="2476"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477" w:author="Orion" w:date="2011-05-03T12:50:00Z">
            <w:r w:rsidRPr="00AB231D">
              <w:rPr>
                <w:rFonts w:cs="Times New Roman"/>
              </w:rPr>
              <w:fldChar w:fldCharType="end"/>
            </w:r>
          </w:ins>
          <w:customXmlInsRangeStart w:id="2478" w:author="Orion" w:date="2011-05-03T12:50:00Z"/>
        </w:sdtContent>
      </w:sdt>
      <w:customXmlInsRangeEnd w:id="2478"/>
      <w:ins w:id="2479"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480" w:author="Orion" w:date="2011-05-05T17:38:00Z"/>
          <w:rFonts w:cs="Times New Roman"/>
        </w:rPr>
      </w:pPr>
    </w:p>
    <w:p w14:paraId="40ADA9E1" w14:textId="77777777" w:rsidR="00B937FD" w:rsidRPr="00B937FD" w:rsidRDefault="00B937FD" w:rsidP="00B937FD">
      <w:pPr>
        <w:pStyle w:val="Title"/>
        <w:outlineLvl w:val="0"/>
        <w:rPr>
          <w:ins w:id="2481" w:author="Orion" w:date="2011-05-05T17:38:00Z"/>
          <w:rFonts w:cs="Times New Roman"/>
        </w:rPr>
      </w:pPr>
      <w:bookmarkStart w:id="2482" w:name="_Toc298231235"/>
      <w:ins w:id="2483" w:author="Orion" w:date="2011-05-05T17:38:00Z">
        <w:r>
          <w:rPr>
            <w:rFonts w:ascii="Times New Roman" w:hAnsi="Times New Roman" w:cs="Times New Roman"/>
          </w:rPr>
          <w:t>Requisitos</w:t>
        </w:r>
      </w:ins>
      <w:ins w:id="2484" w:author="Orion" w:date="2011-05-05T18:20:00Z">
        <w:r w:rsidR="00E70231">
          <w:rPr>
            <w:rFonts w:ascii="Times New Roman" w:hAnsi="Times New Roman" w:cs="Times New Roman"/>
          </w:rPr>
          <w:t xml:space="preserve"> del Sistema</w:t>
        </w:r>
      </w:ins>
      <w:bookmarkEnd w:id="2482"/>
    </w:p>
    <w:p w14:paraId="21B03A9A" w14:textId="33E528A1" w:rsidR="005E29D8" w:rsidRDefault="006A1F8D">
      <w:pPr>
        <w:jc w:val="both"/>
        <w:rPr>
          <w:ins w:id="2485" w:author="Orion" w:date="2011-06-10T12:46:00Z"/>
          <w:rFonts w:cs="Times New Roman"/>
        </w:rPr>
        <w:pPrChange w:id="2486" w:author="Orion" w:date="2011-05-09T00:17:00Z">
          <w:pPr/>
        </w:pPrChange>
      </w:pPr>
      <w:ins w:id="2487" w:author="Orion" w:date="2011-05-05T18:21:00Z">
        <w:r>
          <w:rPr>
            <w:rFonts w:cs="Times New Roman"/>
          </w:rPr>
          <w:t xml:space="preserve">En este apartado se van a especificar los requisitos básicos que </w:t>
        </w:r>
      </w:ins>
      <w:ins w:id="2488" w:author="Orion" w:date="2011-05-09T00:33:00Z">
        <w:r w:rsidR="009F1FA7">
          <w:rPr>
            <w:rFonts w:cs="Times New Roman"/>
          </w:rPr>
          <w:t>el</w:t>
        </w:r>
      </w:ins>
      <w:ins w:id="2489" w:author="Orion" w:date="2011-05-05T18:21:00Z">
        <w:r>
          <w:rPr>
            <w:rFonts w:cs="Times New Roman"/>
          </w:rPr>
          <w:t xml:space="preserve"> sistema</w:t>
        </w:r>
      </w:ins>
      <w:ins w:id="2490" w:author="Orion" w:date="2011-05-09T00:33:00Z">
        <w:r w:rsidR="009F1FA7">
          <w:rPr>
            <w:rFonts w:cs="Times New Roman"/>
          </w:rPr>
          <w:t xml:space="preserve"> debe cumplir</w:t>
        </w:r>
      </w:ins>
      <w:ins w:id="2491" w:author="Orion" w:date="2011-05-05T18:22:00Z">
        <w:r>
          <w:rPr>
            <w:rFonts w:cs="Times New Roman"/>
          </w:rPr>
          <w:t>.</w:t>
        </w:r>
      </w:ins>
      <w:ins w:id="2492" w:author="Orion" w:date="2011-05-05T18:43:00Z">
        <w:r w:rsidR="001A6151">
          <w:rPr>
            <w:rFonts w:cs="Times New Roman"/>
          </w:rPr>
          <w:t xml:space="preserve"> </w:t>
        </w:r>
      </w:ins>
      <w:ins w:id="2493" w:author="Orion" w:date="2011-05-09T00:33:00Z">
        <w:r w:rsidR="009F1FA7">
          <w:rPr>
            <w:rFonts w:cs="Times New Roman"/>
          </w:rPr>
          <w:t>El</w:t>
        </w:r>
      </w:ins>
      <w:ins w:id="2494" w:author="Orion" w:date="2011-05-05T18:43:00Z">
        <w:r w:rsidR="001A6151">
          <w:rPr>
            <w:rFonts w:cs="Times New Roman"/>
          </w:rPr>
          <w:t xml:space="preserve"> objetivo es </w:t>
        </w:r>
        <w:del w:id="2495" w:author="IO" w:date="2011-06-09T17:23:00Z">
          <w:r w:rsidR="001A6151" w:rsidDel="005E29D8">
            <w:rPr>
              <w:rFonts w:cs="Times New Roman"/>
            </w:rPr>
            <w:delText>representar</w:delText>
          </w:r>
        </w:del>
      </w:ins>
      <w:ins w:id="2496" w:author="IO" w:date="2011-06-09T17:23:00Z">
        <w:r w:rsidR="005E29D8">
          <w:rPr>
            <w:rFonts w:cs="Times New Roman"/>
          </w:rPr>
          <w:t>obtener</w:t>
        </w:r>
      </w:ins>
      <w:ins w:id="2497" w:author="Orion" w:date="2011-05-05T18:43:00Z">
        <w:r w:rsidR="001A6151">
          <w:rPr>
            <w:rFonts w:cs="Times New Roman"/>
          </w:rPr>
          <w:t xml:space="preserve"> una simulaci</w:t>
        </w:r>
      </w:ins>
      <w:ins w:id="2498" w:author="Orion" w:date="2011-05-05T18:44:00Z">
        <w:r w:rsidR="001A6151">
          <w:rPr>
            <w:rFonts w:cs="Times New Roman"/>
          </w:rPr>
          <w:t xml:space="preserve">ón del espacio aéreo </w:t>
        </w:r>
      </w:ins>
      <w:ins w:id="2499" w:author="IO" w:date="2011-06-09T17:23:00Z">
        <w:r w:rsidR="005E29D8">
          <w:rPr>
            <w:rFonts w:cs="Times New Roman"/>
          </w:rPr>
          <w:t xml:space="preserve">suficientemente fidedigna para modelar fenómenos que </w:t>
        </w:r>
      </w:ins>
      <w:ins w:id="2500" w:author="IO" w:date="2011-06-09T17:24:00Z">
        <w:r w:rsidR="005E29D8">
          <w:rPr>
            <w:rFonts w:cs="Times New Roman"/>
          </w:rPr>
          <w:t xml:space="preserve">involucran a varios actores y flexible para adaptarse a nuevos </w:t>
        </w:r>
      </w:ins>
      <w:ins w:id="2501" w:author="IO" w:date="2011-06-09T17:25:00Z">
        <w:r w:rsidR="005E29D8">
          <w:rPr>
            <w:rFonts w:cs="Times New Roman"/>
          </w:rPr>
          <w:t xml:space="preserve">o modificados </w:t>
        </w:r>
      </w:ins>
      <w:ins w:id="2502" w:author="IO" w:date="2011-06-09T17:24:00Z">
        <w:r w:rsidR="005E29D8">
          <w:rPr>
            <w:rFonts w:cs="Times New Roman"/>
          </w:rPr>
          <w:t xml:space="preserve">elementos en el </w:t>
        </w:r>
      </w:ins>
      <w:ins w:id="2503" w:author="IO" w:date="2011-06-09T17:25:00Z">
        <w:r w:rsidR="005E29D8">
          <w:rPr>
            <w:rFonts w:cs="Times New Roman"/>
          </w:rPr>
          <w:t>dominio. Para este fin</w:t>
        </w:r>
      </w:ins>
      <w:ins w:id="2504" w:author="IO" w:date="2011-06-09T17:26:00Z">
        <w:r w:rsidR="005E29D8">
          <w:rPr>
            <w:rFonts w:cs="Times New Roman"/>
          </w:rPr>
          <w:t>,</w:t>
        </w:r>
      </w:ins>
      <w:ins w:id="2505" w:author="IO" w:date="2011-06-09T17:25:00Z">
        <w:r w:rsidR="005E29D8">
          <w:rPr>
            <w:rFonts w:cs="Times New Roman"/>
          </w:rPr>
          <w:t xml:space="preserve"> y en funci</w:t>
        </w:r>
      </w:ins>
      <w:ins w:id="2506" w:author="IO" w:date="2011-06-09T17:26:00Z">
        <w:r w:rsidR="005E29D8">
          <w:rPr>
            <w:rFonts w:cs="Times New Roman"/>
          </w:rPr>
          <w:t xml:space="preserve">ón del estudio del estado del arte </w:t>
        </w:r>
        <w:del w:id="2507" w:author="Orion" w:date="2011-06-20T11:08:00Z">
          <w:r w:rsidR="005E29D8" w:rsidDel="00F92397">
            <w:rPr>
              <w:rFonts w:cs="Times New Roman"/>
            </w:rPr>
            <w:delText>en</w:delText>
          </w:r>
        </w:del>
      </w:ins>
      <w:ins w:id="2508" w:author="Orion" w:date="2011-06-20T11:08:00Z">
        <w:r w:rsidR="00F92397">
          <w:rPr>
            <w:rFonts w:cs="Times New Roman"/>
          </w:rPr>
          <w:t>de</w:t>
        </w:r>
      </w:ins>
      <w:ins w:id="2509" w:author="IO" w:date="2011-06-09T17:26:00Z">
        <w:r w:rsidR="005E29D8">
          <w:rPr>
            <w:rFonts w:cs="Times New Roman"/>
          </w:rPr>
          <w:t xml:space="preserve"> la </w:t>
        </w:r>
        <w:del w:id="2510" w:author="Orion" w:date="2011-06-20T11:08:00Z">
          <w:r w:rsidR="005E29D8" w:rsidDel="00AE5DF6">
            <w:rPr>
              <w:rFonts w:cs="Times New Roman"/>
            </w:rPr>
            <w:delText>sección</w:delText>
          </w:r>
        </w:del>
      </w:ins>
      <w:ins w:id="2511" w:author="Orion" w:date="2011-06-20T11:08:00Z">
        <w:r w:rsidR="00AE5DF6">
          <w:rPr>
            <w:rFonts w:cs="Times New Roman"/>
          </w:rPr>
          <w:t>anterior sección</w:t>
        </w:r>
      </w:ins>
      <w:ins w:id="2512" w:author="IO" w:date="2011-06-09T17:26:00Z">
        <w:del w:id="2513" w:author="Orion" w:date="2011-06-20T11:08:00Z">
          <w:r w:rsidR="005E29D8" w:rsidDel="00AE5DF6">
            <w:rPr>
              <w:rFonts w:cs="Times New Roman"/>
            </w:rPr>
            <w:delText xml:space="preserve"> </w:delText>
          </w:r>
          <w:r w:rsidR="005E29D8" w:rsidRPr="005E29D8" w:rsidDel="00AE5DF6">
            <w:rPr>
              <w:rFonts w:cs="Times New Roman"/>
              <w:highlight w:val="yellow"/>
              <w:rPrChange w:id="2514"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515" w:author="IO" w:date="2011-06-09T17:27:00Z">
        <w:r w:rsidR="005E29D8">
          <w:rPr>
            <w:rFonts w:cs="Times New Roman"/>
          </w:rPr>
          <w:t xml:space="preserve">Estos se organizan en las siguientes secciones: </w:t>
        </w:r>
      </w:ins>
      <w:ins w:id="2516"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517" w:author="IO" w:date="2011-06-09T17:27:00Z"/>
          <w:del w:id="2518" w:author="Orion" w:date="2011-06-10T13:33:00Z"/>
          <w:rFonts w:cs="Times New Roman"/>
        </w:rPr>
        <w:pPrChange w:id="2519" w:author="Orion" w:date="2011-05-09T00:17:00Z">
          <w:pPr/>
        </w:pPrChange>
      </w:pPr>
    </w:p>
    <w:p w14:paraId="00C4FC7E" w14:textId="46037CFE" w:rsidR="005E29D8" w:rsidDel="00160F80" w:rsidRDefault="005E29D8">
      <w:pPr>
        <w:jc w:val="both"/>
        <w:rPr>
          <w:ins w:id="2520" w:author="IO" w:date="2011-06-09T17:27:00Z"/>
          <w:del w:id="2521" w:author="Orion" w:date="2011-06-10T13:33:00Z"/>
          <w:rFonts w:cs="Times New Roman"/>
        </w:rPr>
        <w:pPrChange w:id="2522" w:author="Orion" w:date="2011-05-09T00:17:00Z">
          <w:pPr/>
        </w:pPrChange>
      </w:pPr>
    </w:p>
    <w:p w14:paraId="424E85BC" w14:textId="618942AD" w:rsidR="007A3596" w:rsidRDefault="006B0FAB" w:rsidP="007A3596">
      <w:pPr>
        <w:jc w:val="both"/>
        <w:rPr>
          <w:ins w:id="2523" w:author="Orion" w:date="2011-06-10T12:48:00Z"/>
          <w:rFonts w:cs="Times New Roman"/>
        </w:rPr>
      </w:pPr>
      <w:ins w:id="2524" w:author="IO" w:date="2011-05-13T12:30:00Z">
        <w:del w:id="2525" w:author="Orion" w:date="2011-06-10T13:33:00Z">
          <w:r w:rsidDel="00160F80">
            <w:rPr>
              <w:rFonts w:cs="Times New Roman"/>
            </w:rPr>
            <w:delText>ss</w:delText>
          </w:r>
        </w:del>
      </w:ins>
    </w:p>
    <w:p w14:paraId="596D532A" w14:textId="56249349" w:rsidR="007A3596" w:rsidRPr="002C65B4" w:rsidRDefault="00A918A4">
      <w:pPr>
        <w:pStyle w:val="Subtitle"/>
        <w:rPr>
          <w:ins w:id="2526" w:author="Orion" w:date="2011-06-10T12:48:00Z"/>
        </w:rPr>
        <w:pPrChange w:id="2527" w:author="Orion" w:date="2011-07-04T11:54:00Z">
          <w:pPr/>
        </w:pPrChange>
      </w:pPr>
      <w:ins w:id="2528" w:author="Orion" w:date="2011-06-10T13:03:00Z">
        <w:r>
          <w:t>El</w:t>
        </w:r>
      </w:ins>
      <w:ins w:id="2529" w:author="Orion" w:date="2011-06-10T12:48:00Z">
        <w:r w:rsidR="007A3596" w:rsidRPr="002C65B4">
          <w:t xml:space="preserve"> vuelo:</w:t>
        </w:r>
      </w:ins>
    </w:p>
    <w:p w14:paraId="258DEF72" w14:textId="024891E6" w:rsidR="00154CF7" w:rsidRPr="00154CF7" w:rsidRDefault="007A3596" w:rsidP="00E52C6F">
      <w:pPr>
        <w:jc w:val="both"/>
        <w:rPr>
          <w:ins w:id="2530" w:author="Orion" w:date="2011-06-10T13:04:00Z"/>
          <w:color w:val="4F81BD" w:themeColor="accent1"/>
          <w:rPrChange w:id="2531" w:author="Orion" w:date="2011-06-10T13:05:00Z">
            <w:rPr>
              <w:ins w:id="2532" w:author="Orion" w:date="2011-06-10T13:04:00Z"/>
              <w:rFonts w:cs="Times New Roman"/>
            </w:rPr>
          </w:rPrChange>
        </w:rPr>
      </w:pPr>
      <w:ins w:id="2533" w:author="Orion" w:date="2011-06-10T12:48:00Z">
        <w:r>
          <w:t>Los planes de vuelos son los informes que contienen toda la información referente a un vuelo y que son suministrados por las compañías a los pilotos antes de iniciar el vuelo.</w:t>
        </w:r>
      </w:ins>
      <w:ins w:id="2534" w:author="Orion" w:date="2011-06-10T13:04:00Z">
        <w:r w:rsidR="00154CF7">
          <w:t xml:space="preserve"> De este modo </w:t>
        </w:r>
      </w:ins>
      <w:ins w:id="2535" w:author="Orion" w:date="2011-06-10T13:05:00Z">
        <w:r w:rsidR="00154CF7">
          <w:t>h</w:t>
        </w:r>
      </w:ins>
      <w:ins w:id="2536" w:author="Orion" w:date="2011-06-10T13:04:00Z">
        <w:r w:rsidR="00154CF7">
          <w:t xml:space="preserve">abrá unas entidades encargadas </w:t>
        </w:r>
      </w:ins>
      <w:ins w:id="2537" w:author="Orion" w:date="2011-06-10T13:06:00Z">
        <w:r w:rsidR="00A06FE5">
          <w:t xml:space="preserve">de </w:t>
        </w:r>
      </w:ins>
      <w:ins w:id="2538" w:author="Orion" w:date="2011-06-10T13:04:00Z">
        <w:r w:rsidR="00154CF7">
          <w:t>crear los planes de vuelo que enviará</w:t>
        </w:r>
        <w:r w:rsidR="00E52C6F">
          <w:t>n estos planes a los pilotos</w:t>
        </w:r>
      </w:ins>
      <w:ins w:id="2539" w:author="Orion" w:date="2011-06-10T13:05:00Z">
        <w:r w:rsidR="00E52C6F">
          <w:t xml:space="preserve"> c</w:t>
        </w:r>
      </w:ins>
      <w:ins w:id="2540" w:author="Orion" w:date="2011-06-10T13:04:00Z">
        <w:r w:rsidR="00154CF7">
          <w:t>orrespondientes para que inicien el vuelo.</w:t>
        </w:r>
      </w:ins>
    </w:p>
    <w:p w14:paraId="521C523D" w14:textId="3C4D0BB4" w:rsidR="007A3596" w:rsidRDefault="007A3596" w:rsidP="007A3596">
      <w:pPr>
        <w:jc w:val="both"/>
        <w:rPr>
          <w:ins w:id="2541" w:author="Orion" w:date="2011-06-10T12:48:00Z"/>
          <w:rFonts w:cs="Times New Roman"/>
        </w:rPr>
      </w:pPr>
      <w:ins w:id="2542"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543" w:author="Orion" w:date="2011-06-10T12:48:00Z"/>
          <w:rFonts w:cs="Times New Roman"/>
        </w:rPr>
      </w:pPr>
      <w:ins w:id="2544"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545" w:author="Orion" w:date="2011-06-10T12:48:00Z"/>
          <w:rFonts w:cs="Times New Roman"/>
        </w:rPr>
      </w:pPr>
      <w:ins w:id="2546"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547" w:author="Orion" w:date="2011-06-10T12:48:00Z"/>
          <w:rFonts w:cs="Times New Roman"/>
        </w:rPr>
      </w:pPr>
      <w:ins w:id="2548"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549" w:author="Orion" w:date="2011-06-10T12:48:00Z"/>
          <w:rFonts w:cs="Times New Roman"/>
        </w:rPr>
      </w:pPr>
      <w:ins w:id="2550"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551" w:author="Orion" w:date="2011-06-10T12:48:00Z"/>
          <w:rFonts w:cs="Times New Roman"/>
        </w:rPr>
      </w:pPr>
      <w:ins w:id="2552"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553" w:author="Orion" w:date="2011-06-10T12:48:00Z"/>
          <w:rFonts w:cs="Times New Roman"/>
        </w:rPr>
      </w:pPr>
      <w:ins w:id="2554"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555" w:author="Orion" w:date="2011-06-10T12:48:00Z"/>
          <w:rFonts w:cs="Times New Roman"/>
        </w:rPr>
      </w:pPr>
      <w:ins w:id="2556"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557" w:author="Orion" w:date="2011-06-10T12:48:00Z"/>
          <w:rFonts w:cs="Times New Roman"/>
        </w:rPr>
      </w:pPr>
      <w:ins w:id="2558"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559" w:author="Orion" w:date="2011-06-10T12:48:00Z"/>
          <w:rFonts w:cs="Times New Roman"/>
        </w:rPr>
      </w:pPr>
      <w:ins w:id="2560" w:author="Orion" w:date="2011-06-10T12:48:00Z">
        <w:r>
          <w:rPr>
            <w:rFonts w:cs="Times New Roman"/>
          </w:rPr>
          <w:t>El avión al que va dirigido este plan de vuelo.</w:t>
        </w:r>
      </w:ins>
    </w:p>
    <w:p w14:paraId="4B2B0180" w14:textId="77777777" w:rsidR="007A3596" w:rsidRDefault="007A3596" w:rsidP="007A3596">
      <w:pPr>
        <w:jc w:val="both"/>
        <w:rPr>
          <w:ins w:id="2561" w:author="Orion" w:date="2011-06-10T12:48:00Z"/>
          <w:rFonts w:cs="Times New Roman"/>
        </w:rPr>
      </w:pPr>
    </w:p>
    <w:p w14:paraId="4BE56A22" w14:textId="5DC2D15F" w:rsidR="007A3596" w:rsidRDefault="007A3596" w:rsidP="007A3596">
      <w:pPr>
        <w:jc w:val="both"/>
        <w:rPr>
          <w:ins w:id="2562" w:author="Orion" w:date="2011-06-10T12:48:00Z"/>
          <w:rFonts w:cs="Times New Roman"/>
        </w:rPr>
      </w:pPr>
      <w:ins w:id="2563" w:author="Orion" w:date="2011-06-10T12:48:00Z">
        <w:r>
          <w:rPr>
            <w:rFonts w:cs="Times New Roman"/>
          </w:rPr>
          <w:t>La creación y coordinación de planes de vuelos es un proceso bastante costoso que no es objeto de estudio en este trabajo. Es por ello</w:t>
        </w:r>
      </w:ins>
      <w:ins w:id="2564" w:author="Orion" w:date="2011-06-10T13:24:00Z">
        <w:r w:rsidR="004C05E6">
          <w:rPr>
            <w:rFonts w:cs="Times New Roman"/>
          </w:rPr>
          <w:t>, por lo que</w:t>
        </w:r>
      </w:ins>
      <w:ins w:id="2565" w:author="Orion" w:date="2011-06-10T12:48:00Z">
        <w:r>
          <w:rPr>
            <w:rFonts w:cs="Times New Roman"/>
          </w:rPr>
          <w:t>,</w:t>
        </w:r>
      </w:ins>
      <w:ins w:id="2566" w:author="Orion" w:date="2011-06-10T13:24:00Z">
        <w:r w:rsidR="004C05E6">
          <w:rPr>
            <w:rFonts w:cs="Times New Roman"/>
          </w:rPr>
          <w:t xml:space="preserve"> para simplificar este proceso,</w:t>
        </w:r>
      </w:ins>
      <w:ins w:id="2567" w:author="Orion" w:date="2011-06-10T12:48:00Z">
        <w:r>
          <w:rPr>
            <w:rFonts w:cs="Times New Roman"/>
          </w:rPr>
          <w:t xml:space="preserve"> la asignación tanto del origen como del destino de un plan de vuelo se hará </w:t>
        </w:r>
      </w:ins>
      <w:ins w:id="2568"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569" w:author="Orion" w:date="2011-06-10T12:48:00Z">
        <w:r>
          <w:rPr>
            <w:rFonts w:cs="Times New Roman"/>
          </w:rPr>
          <w:t>de manera</w:t>
        </w:r>
      </w:ins>
      <w:ins w:id="2570" w:author="Orion" w:date="2011-06-10T13:23:00Z">
        <w:r w:rsidR="009B4AE3">
          <w:rPr>
            <w:rFonts w:cs="Times New Roman"/>
          </w:rPr>
          <w:t xml:space="preserve"> automática</w:t>
        </w:r>
      </w:ins>
      <w:ins w:id="2571" w:author="Orion" w:date="2011-06-10T12:48:00Z">
        <w:r>
          <w:rPr>
            <w:rFonts w:cs="Times New Roman"/>
          </w:rPr>
          <w:t xml:space="preserve">. Del mismo modo </w:t>
        </w:r>
      </w:ins>
      <w:ins w:id="2572" w:author="Orion" w:date="2011-06-27T19:48:00Z">
        <w:r w:rsidR="009B4AE3">
          <w:rPr>
            <w:rFonts w:cs="Times New Roman"/>
          </w:rPr>
          <w:t xml:space="preserve">el número de </w:t>
        </w:r>
      </w:ins>
      <w:proofErr w:type="spellStart"/>
      <w:ins w:id="2573" w:author="Orion" w:date="2011-06-10T12:48:00Z">
        <w:r>
          <w:rPr>
            <w:rFonts w:cs="Times New Roman"/>
          </w:rPr>
          <w:t>waypoints</w:t>
        </w:r>
        <w:proofErr w:type="spellEnd"/>
        <w:r>
          <w:rPr>
            <w:rFonts w:cs="Times New Roman"/>
          </w:rPr>
          <w:t xml:space="preserve"> también serán </w:t>
        </w:r>
      </w:ins>
      <w:ins w:id="2574" w:author="Orion" w:date="2011-06-27T19:48:00Z">
        <w:r w:rsidR="009B4AE3">
          <w:rPr>
            <w:rFonts w:cs="Times New Roman"/>
          </w:rPr>
          <w:t xml:space="preserve">configurados desde este fichero pero </w:t>
        </w:r>
      </w:ins>
      <w:ins w:id="2575"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576" w:author="Orion" w:date="2011-06-10T12:48:00Z">
        <w:r>
          <w:rPr>
            <w:rFonts w:cs="Times New Roman"/>
          </w:rPr>
          <w:t xml:space="preserve"> alguna restricción, con el objetivo de que un avión no se desvié mucho de la ruta más corta</w:t>
        </w:r>
      </w:ins>
      <w:ins w:id="2577" w:author="Orion" w:date="2011-06-10T13:25:00Z">
        <w:r w:rsidR="004C05E6">
          <w:rPr>
            <w:rFonts w:cs="Times New Roman"/>
          </w:rPr>
          <w:t xml:space="preserve"> y sea un poco más realista</w:t>
        </w:r>
      </w:ins>
      <w:ins w:id="2578"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579" w:author="Orion" w:date="2011-06-27T19:50:00Z">
        <w:r w:rsidR="00E92261">
          <w:rPr>
            <w:rFonts w:cs="Times New Roman"/>
          </w:rPr>
          <w:t xml:space="preserve"> Otro parámetro configurable desde este archivo de configuración será</w:t>
        </w:r>
      </w:ins>
      <w:ins w:id="2580" w:author="Orion" w:date="2011-06-27T23:48:00Z">
        <w:r w:rsidR="00F679C7">
          <w:rPr>
            <w:rFonts w:cs="Times New Roman"/>
          </w:rPr>
          <w:t xml:space="preserve"> el tiempo que ha de pasar después de arrancar el sistema</w:t>
        </w:r>
      </w:ins>
      <w:ins w:id="2581" w:author="Orion" w:date="2011-06-27T19:50:00Z">
        <w:r w:rsidR="00E92261">
          <w:rPr>
            <w:rFonts w:cs="Times New Roman"/>
          </w:rPr>
          <w:t xml:space="preserve"> </w:t>
        </w:r>
      </w:ins>
      <w:ins w:id="2582" w:author="Orion" w:date="2011-06-27T23:48:00Z">
        <w:r w:rsidR="00F679C7">
          <w:rPr>
            <w:rFonts w:cs="Times New Roman"/>
          </w:rPr>
          <w:t xml:space="preserve">para que </w:t>
        </w:r>
      </w:ins>
      <w:ins w:id="2583" w:author="Orion" w:date="2011-06-27T19:50:00Z">
        <w:r w:rsidR="00F679C7">
          <w:rPr>
            <w:rFonts w:cs="Times New Roman"/>
          </w:rPr>
          <w:t xml:space="preserve">despegue </w:t>
        </w:r>
        <w:r w:rsidR="00E92261">
          <w:rPr>
            <w:rFonts w:cs="Times New Roman"/>
          </w:rPr>
          <w:t>el</w:t>
        </w:r>
      </w:ins>
      <w:ins w:id="2584" w:author="Orion" w:date="2011-06-27T19:51:00Z">
        <w:r w:rsidR="00E92261">
          <w:rPr>
            <w:rFonts w:cs="Times New Roman"/>
          </w:rPr>
          <w:t xml:space="preserve"> </w:t>
        </w:r>
      </w:ins>
      <w:ins w:id="2585" w:author="Orion" w:date="2011-06-27T19:50:00Z">
        <w:r w:rsidR="00E92261">
          <w:rPr>
            <w:rFonts w:cs="Times New Roman"/>
          </w:rPr>
          <w:t>avi</w:t>
        </w:r>
      </w:ins>
      <w:ins w:id="2586" w:author="Orion" w:date="2011-06-27T19:51:00Z">
        <w:r w:rsidR="00E92261">
          <w:rPr>
            <w:rFonts w:cs="Times New Roman"/>
          </w:rPr>
          <w:t>ón, siendo responsabilidad del usuario que no haya vuelos que despeguen del mismo aeropuerto a la misma hora.</w:t>
        </w:r>
      </w:ins>
      <w:ins w:id="2587" w:author="Orion" w:date="2011-06-27T23:47:00Z">
        <w:r w:rsidR="00F679C7">
          <w:rPr>
            <w:rFonts w:cs="Times New Roman"/>
          </w:rPr>
          <w:t xml:space="preserve"> Todo esto vendrá configurado en </w:t>
        </w:r>
      </w:ins>
      <w:ins w:id="2588" w:author="Orion" w:date="2011-06-27T23:49:00Z">
        <w:r w:rsidR="00F679C7">
          <w:rPr>
            <w:rFonts w:cs="Times New Roman"/>
          </w:rPr>
          <w:t>un</w:t>
        </w:r>
      </w:ins>
      <w:ins w:id="2589"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590" w:author="Orion" w:date="2011-06-10T12:48:00Z"/>
          <w:rFonts w:cs="Times New Roman"/>
        </w:rPr>
      </w:pPr>
      <w:ins w:id="2591" w:author="Orion" w:date="2011-06-10T12:48:00Z">
        <w:r>
          <w:rPr>
            <w:rFonts w:cs="Times New Roman"/>
          </w:rPr>
          <w:t xml:space="preserve">En cuanto a la velocidad y altura de crucero estarán establecidas siempre a un valor por defecto que </w:t>
        </w:r>
      </w:ins>
      <w:ins w:id="2592" w:author="Orion" w:date="2011-06-10T13:27:00Z">
        <w:r w:rsidR="00BB443A">
          <w:rPr>
            <w:rFonts w:cs="Times New Roman"/>
          </w:rPr>
          <w:t>vendrá</w:t>
        </w:r>
      </w:ins>
      <w:ins w:id="2593" w:author="Orion" w:date="2011-06-10T12:48:00Z">
        <w:r>
          <w:rPr>
            <w:rFonts w:cs="Times New Roman"/>
          </w:rPr>
          <w:t xml:space="preserve"> determinados por las especificaciones técnicas de los aviones</w:t>
        </w:r>
      </w:ins>
      <w:ins w:id="2594" w:author="Orion" w:date="2011-06-10T13:26:00Z">
        <w:r w:rsidR="00BB443A">
          <w:rPr>
            <w:rFonts w:cs="Times New Roman"/>
          </w:rPr>
          <w:t>. Así por ejemplo</w:t>
        </w:r>
      </w:ins>
      <w:ins w:id="2595" w:author="Orion" w:date="2011-06-10T13:27:00Z">
        <w:r w:rsidR="00BB443A">
          <w:rPr>
            <w:rFonts w:cs="Times New Roman"/>
          </w:rPr>
          <w:t>,</w:t>
        </w:r>
      </w:ins>
      <w:ins w:id="2596" w:author="Orion" w:date="2011-06-10T13:26:00Z">
        <w:r w:rsidR="00BB443A">
          <w:rPr>
            <w:rFonts w:cs="Times New Roman"/>
          </w:rPr>
          <w:t xml:space="preserve"> </w:t>
        </w:r>
      </w:ins>
      <w:ins w:id="2597" w:author="Orion" w:date="2011-06-20T12:25:00Z">
        <w:r w:rsidR="00E50EB8">
          <w:rPr>
            <w:rFonts w:cs="Times New Roman"/>
          </w:rPr>
          <w:t>cómo</w:t>
        </w:r>
      </w:ins>
      <w:ins w:id="2598" w:author="Orion" w:date="2011-06-10T13:26:00Z">
        <w:r w:rsidR="00BB443A">
          <w:rPr>
            <w:rFonts w:cs="Times New Roman"/>
          </w:rPr>
          <w:t xml:space="preserve"> podemos ver en los documentos</w:t>
        </w:r>
      </w:ins>
      <w:ins w:id="2599" w:author="Orion" w:date="2011-06-10T12:48:00Z">
        <w:r>
          <w:rPr>
            <w:rFonts w:cs="Times New Roman"/>
          </w:rPr>
          <w:t xml:space="preserve"> </w:t>
        </w:r>
      </w:ins>
      <w:customXmlInsRangeStart w:id="2600" w:author="Orion" w:date="2011-06-10T12:48:00Z"/>
      <w:sdt>
        <w:sdtPr>
          <w:rPr>
            <w:rFonts w:cs="Times New Roman"/>
          </w:rPr>
          <w:id w:val="-1043589710"/>
          <w:citation/>
        </w:sdtPr>
        <w:sdtEndPr/>
        <w:sdtContent>
          <w:customXmlInsRangeEnd w:id="2600"/>
          <w:ins w:id="2601"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602" w:author="Orion" w:date="2011-06-10T12:48:00Z">
            <w:r>
              <w:rPr>
                <w:rFonts w:cs="Times New Roman"/>
              </w:rPr>
              <w:fldChar w:fldCharType="end"/>
            </w:r>
          </w:ins>
          <w:customXmlInsRangeStart w:id="2603" w:author="Orion" w:date="2011-06-10T12:48:00Z"/>
        </w:sdtContent>
      </w:sdt>
      <w:customXmlInsRangeEnd w:id="2603"/>
      <w:ins w:id="2604" w:author="Orion" w:date="2011-06-10T12:48:00Z">
        <w:r>
          <w:rPr>
            <w:rFonts w:cs="Times New Roman"/>
          </w:rPr>
          <w:t xml:space="preserve"> </w:t>
        </w:r>
      </w:ins>
      <w:customXmlInsRangeStart w:id="2605" w:author="Orion" w:date="2011-06-10T12:48:00Z"/>
      <w:sdt>
        <w:sdtPr>
          <w:rPr>
            <w:rFonts w:cs="Times New Roman"/>
          </w:rPr>
          <w:id w:val="1158422407"/>
          <w:citation/>
        </w:sdtPr>
        <w:sdtEndPr/>
        <w:sdtContent>
          <w:customXmlInsRangeEnd w:id="2605"/>
          <w:ins w:id="2606"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607" w:author="Orion" w:date="2011-06-10T12:48:00Z">
            <w:r>
              <w:rPr>
                <w:rFonts w:cs="Times New Roman"/>
              </w:rPr>
              <w:fldChar w:fldCharType="end"/>
            </w:r>
          </w:ins>
          <w:customXmlInsRangeStart w:id="2608" w:author="Orion" w:date="2011-06-10T12:48:00Z"/>
        </w:sdtContent>
      </w:sdt>
      <w:customXmlInsRangeEnd w:id="2608"/>
      <w:ins w:id="2609" w:author="Orion" w:date="2011-06-10T12:48:00Z">
        <w:r>
          <w:rPr>
            <w:rFonts w:cs="Times New Roman"/>
          </w:rPr>
          <w:t xml:space="preserve">, </w:t>
        </w:r>
      </w:ins>
      <w:ins w:id="2610" w:author="Orion" w:date="2011-06-10T13:27:00Z">
        <w:r w:rsidR="00BB443A">
          <w:rPr>
            <w:rFonts w:cs="Times New Roman"/>
          </w:rPr>
          <w:t>para los Airbus A-320 dichos valores se corresponderían</w:t>
        </w:r>
      </w:ins>
      <w:ins w:id="2611"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612" w:author="Orion" w:date="2011-06-10T12:48:00Z"/>
          <w:rFonts w:cs="Times New Roman"/>
        </w:rPr>
      </w:pPr>
      <w:ins w:id="2613"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614" w:author="Orion" w:date="2011-06-10T12:48:00Z"/>
          <w:rFonts w:cs="Times New Roman"/>
        </w:rPr>
      </w:pPr>
      <w:ins w:id="2615"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616" w:author="Orion" w:date="2011-06-10T13:20:00Z"/>
          <w:rFonts w:cs="Times New Roman"/>
        </w:rPr>
      </w:pPr>
      <w:ins w:id="2617"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618" w:author="Orion" w:date="2011-06-10T13:07:00Z"/>
          <w:rFonts w:cs="Times New Roman"/>
          <w:rPrChange w:id="2619" w:author="Orion" w:date="2011-06-10T13:20:00Z">
            <w:rPr>
              <w:ins w:id="2620"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621" w:author="Orion" w:date="2011-06-10T12:49:00Z"/>
          <w:rFonts w:cs="Times New Roman"/>
        </w:rPr>
      </w:pPr>
      <w:ins w:id="2622" w:author="Orion" w:date="2011-06-10T13:07:00Z">
        <w:r>
          <w:rPr>
            <w:rFonts w:cs="Times New Roman"/>
          </w:rPr>
          <w:t xml:space="preserve">Una vez los pilotos </w:t>
        </w:r>
      </w:ins>
      <w:ins w:id="2623" w:author="Orion" w:date="2011-06-10T13:08:00Z">
        <w:r>
          <w:rPr>
            <w:rFonts w:cs="Times New Roman"/>
          </w:rPr>
          <w:t>dispongan de su plan de vuelo y se dispongan a realizar sus respectivos trayectos</w:t>
        </w:r>
      </w:ins>
      <w:ins w:id="2624" w:author="Orion" w:date="2011-06-10T13:07:00Z">
        <w:r>
          <w:rPr>
            <w:rFonts w:cs="Times New Roman"/>
          </w:rPr>
          <w:t xml:space="preserve"> n</w:t>
        </w:r>
      </w:ins>
      <w:ins w:id="2625" w:author="Orion" w:date="2011-06-10T12:49:00Z">
        <w:r w:rsidR="00AC33B1">
          <w:rPr>
            <w:rFonts w:cs="Times New Roman"/>
          </w:rPr>
          <w:t>o se van a considerar ni el despegue ni el aterrizaje de los aviones</w:t>
        </w:r>
      </w:ins>
      <w:ins w:id="2626" w:author="Orion" w:date="2011-06-10T13:09:00Z">
        <w:r>
          <w:rPr>
            <w:rFonts w:cs="Times New Roman"/>
          </w:rPr>
          <w:t>,</w:t>
        </w:r>
      </w:ins>
      <w:ins w:id="2627" w:author="Orion" w:date="2011-06-10T12:49:00Z">
        <w:r w:rsidR="00AC33B1">
          <w:rPr>
            <w:rFonts w:cs="Times New Roman"/>
          </w:rPr>
          <w:t xml:space="preserve"> ya que no son m</w:t>
        </w:r>
        <w:r>
          <w:rPr>
            <w:rFonts w:cs="Times New Roman"/>
          </w:rPr>
          <w:t>uy relevantes para este estudio</w:t>
        </w:r>
      </w:ins>
      <w:ins w:id="2628" w:author="Orion" w:date="2011-06-10T13:09:00Z">
        <w:r>
          <w:rPr>
            <w:rFonts w:cs="Times New Roman"/>
          </w:rPr>
          <w:t xml:space="preserve">. </w:t>
        </w:r>
      </w:ins>
      <w:ins w:id="2629" w:author="Orion" w:date="2011-06-28T17:34:00Z">
        <w:r w:rsidR="00B46A9D">
          <w:rPr>
            <w:rFonts w:cs="Times New Roman"/>
          </w:rPr>
          <w:t>De este modo, para normalizar, se establecerá que todos los aeropuertos están orientados hacia el norte y que los aviones comenzar</w:t>
        </w:r>
      </w:ins>
      <w:ins w:id="2630" w:author="Orion" w:date="2011-06-28T17:35:00Z">
        <w:r w:rsidR="00B46A9D">
          <w:rPr>
            <w:rFonts w:cs="Times New Roman"/>
          </w:rPr>
          <w:t xml:space="preserve">án con una velocidad inicial de unos 300 Km/h, que es la velocidad aproximada a la que una aeronave despega de tierra. </w:t>
        </w:r>
      </w:ins>
      <w:ins w:id="2631" w:author="Orion" w:date="2011-06-10T13:09:00Z">
        <w:r>
          <w:rPr>
            <w:rFonts w:cs="Times New Roman"/>
          </w:rPr>
          <w:t>Por lo tanto,</w:t>
        </w:r>
      </w:ins>
      <w:ins w:id="2632" w:author="Orion" w:date="2011-06-10T12:57:00Z">
        <w:r w:rsidR="004D5116">
          <w:rPr>
            <w:rFonts w:cs="Times New Roman"/>
          </w:rPr>
          <w:t xml:space="preserve"> la simulación se centrará</w:t>
        </w:r>
      </w:ins>
      <w:ins w:id="2633" w:author="Orion" w:date="2011-06-10T12:49:00Z">
        <w:r w:rsidR="00AC33B1">
          <w:rPr>
            <w:rFonts w:cs="Times New Roman"/>
          </w:rPr>
          <w:t xml:space="preserve"> más en el vuelo y las características de los aviones durante</w:t>
        </w:r>
      </w:ins>
      <w:ins w:id="2634" w:author="Orion" w:date="2011-06-10T13:10:00Z">
        <w:r>
          <w:rPr>
            <w:rFonts w:cs="Times New Roman"/>
          </w:rPr>
          <w:t xml:space="preserve"> las</w:t>
        </w:r>
      </w:ins>
      <w:ins w:id="2635" w:author="Orion" w:date="2011-06-10T12:49:00Z">
        <w:r w:rsidR="00AC33B1">
          <w:rPr>
            <w:rFonts w:cs="Times New Roman"/>
          </w:rPr>
          <w:t xml:space="preserve"> </w:t>
        </w:r>
      </w:ins>
      <w:ins w:id="2636" w:author="Orion" w:date="2011-06-10T13:10:00Z">
        <w:r>
          <w:rPr>
            <w:rFonts w:cs="Times New Roman"/>
          </w:rPr>
          <w:t>rutas de vuelo</w:t>
        </w:r>
      </w:ins>
      <w:ins w:id="2637" w:author="Orion" w:date="2011-06-10T12:49:00Z">
        <w:r w:rsidR="00AC33B1">
          <w:rPr>
            <w:rFonts w:cs="Times New Roman"/>
          </w:rPr>
          <w:t>.</w:t>
        </w:r>
      </w:ins>
      <w:ins w:id="2638" w:author="Orion" w:date="2011-06-10T12:50:00Z">
        <w:r w:rsidR="00AC33B1">
          <w:rPr>
            <w:rFonts w:cs="Times New Roman"/>
          </w:rPr>
          <w:t xml:space="preserve"> </w:t>
        </w:r>
      </w:ins>
      <w:ins w:id="2639" w:author="Orion" w:date="2011-06-10T13:10:00Z">
        <w:r>
          <w:rPr>
            <w:rFonts w:cs="Times New Roman"/>
          </w:rPr>
          <w:t>Éstas</w:t>
        </w:r>
      </w:ins>
      <w:ins w:id="2640" w:author="Orion" w:date="2011-06-10T12:50:00Z">
        <w:r w:rsidR="00AC33B1">
          <w:rPr>
            <w:rFonts w:cs="Times New Roman"/>
          </w:rPr>
          <w:t xml:space="preserve"> consistirán en </w:t>
        </w:r>
      </w:ins>
      <w:ins w:id="2641" w:author="Orion" w:date="2011-06-10T12:51:00Z">
        <w:r w:rsidR="00AC33B1">
          <w:rPr>
            <w:rFonts w:cs="Times New Roman"/>
          </w:rPr>
          <w:t xml:space="preserve">realizar el trayecto desde el </w:t>
        </w:r>
      </w:ins>
      <w:ins w:id="2642" w:author="Orion" w:date="2011-06-10T12:52:00Z">
        <w:r w:rsidR="00AC33B1">
          <w:rPr>
            <w:rFonts w:cs="Times New Roman"/>
          </w:rPr>
          <w:t>aeropuerto</w:t>
        </w:r>
      </w:ins>
      <w:ins w:id="2643" w:author="Orion" w:date="2011-06-10T12:51:00Z">
        <w:r w:rsidR="00AC33B1">
          <w:rPr>
            <w:rFonts w:cs="Times New Roman"/>
          </w:rPr>
          <w:t xml:space="preserve"> de inicio al de destino pasando por los </w:t>
        </w:r>
      </w:ins>
      <w:proofErr w:type="spellStart"/>
      <w:ins w:id="2644" w:author="Orion" w:date="2011-06-10T13:13:00Z">
        <w:r w:rsidR="00E25721">
          <w:rPr>
            <w:rFonts w:cs="Times New Roman"/>
          </w:rPr>
          <w:t>waypoints</w:t>
        </w:r>
        <w:proofErr w:type="spellEnd"/>
        <w:r w:rsidR="00E25721">
          <w:rPr>
            <w:rFonts w:cs="Times New Roman"/>
          </w:rPr>
          <w:t xml:space="preserve"> </w:t>
        </w:r>
      </w:ins>
      <w:ins w:id="2645" w:author="Orion" w:date="2011-06-10T12:51:00Z">
        <w:r w:rsidR="00AC33B1">
          <w:rPr>
            <w:rFonts w:cs="Times New Roman"/>
          </w:rPr>
          <w:t>que vengan determinado</w:t>
        </w:r>
      </w:ins>
      <w:ins w:id="2646" w:author="Orion" w:date="2011-06-10T12:52:00Z">
        <w:r w:rsidR="00AC33B1">
          <w:rPr>
            <w:rFonts w:cs="Times New Roman"/>
          </w:rPr>
          <w:t>s</w:t>
        </w:r>
      </w:ins>
      <w:ins w:id="2647" w:author="Orion" w:date="2011-06-10T12:51:00Z">
        <w:r w:rsidR="00AC33B1">
          <w:rPr>
            <w:rFonts w:cs="Times New Roman"/>
          </w:rPr>
          <w:t xml:space="preserve"> en el plan de vuelo</w:t>
        </w:r>
      </w:ins>
      <w:ins w:id="2648" w:author="Orion" w:date="2011-06-10T13:21:00Z">
        <w:r w:rsidR="004C05E6">
          <w:rPr>
            <w:rFonts w:cs="Times New Roman"/>
          </w:rPr>
          <w:t>,</w:t>
        </w:r>
      </w:ins>
      <w:ins w:id="2649" w:author="Orion" w:date="2011-06-10T12:52:00Z">
        <w:r w:rsidR="00AC33B1">
          <w:rPr>
            <w:rFonts w:cs="Times New Roman"/>
          </w:rPr>
          <w:t xml:space="preserve"> sin que </w:t>
        </w:r>
      </w:ins>
      <w:ins w:id="2650" w:author="Orion" w:date="2011-06-10T12:53:00Z">
        <w:r w:rsidR="00AC33B1">
          <w:rPr>
            <w:rFonts w:cs="Times New Roman"/>
          </w:rPr>
          <w:t>se produzca ningún incidente grave</w:t>
        </w:r>
      </w:ins>
      <w:ins w:id="2651" w:author="Orion" w:date="2011-06-10T13:21:00Z">
        <w:r w:rsidR="004C05E6">
          <w:rPr>
            <w:rFonts w:cs="Times New Roman"/>
          </w:rPr>
          <w:t xml:space="preserve"> durante el trayecto</w:t>
        </w:r>
      </w:ins>
      <w:ins w:id="2652" w:author="Orion" w:date="2011-06-10T12:58:00Z">
        <w:r w:rsidR="0089728B">
          <w:rPr>
            <w:rFonts w:cs="Times New Roman"/>
          </w:rPr>
          <w:t xml:space="preserve"> como pueden ser colisiones con otras aeronaves</w:t>
        </w:r>
      </w:ins>
      <w:ins w:id="2653" w:author="Orion" w:date="2011-06-10T12:53:00Z">
        <w:r w:rsidR="00AC33B1">
          <w:rPr>
            <w:rFonts w:cs="Times New Roman"/>
          </w:rPr>
          <w:t>.</w:t>
        </w:r>
      </w:ins>
    </w:p>
    <w:p w14:paraId="36A99ED7" w14:textId="3BDF9950" w:rsidR="001A6151" w:rsidRDefault="00AC33B1">
      <w:pPr>
        <w:jc w:val="both"/>
        <w:rPr>
          <w:ins w:id="2654" w:author="Orion" w:date="2011-05-06T19:35:00Z"/>
          <w:rFonts w:cs="Times New Roman"/>
        </w:rPr>
        <w:pPrChange w:id="2655" w:author="Orion" w:date="2011-05-09T00:17:00Z">
          <w:pPr/>
        </w:pPrChange>
      </w:pPr>
      <w:ins w:id="2656" w:author="Orion" w:date="2011-06-10T12:54:00Z">
        <w:r>
          <w:rPr>
            <w:rFonts w:cs="Times New Roman"/>
          </w:rPr>
          <w:t>En cuanto a los datos que se usarán en este ámbito</w:t>
        </w:r>
      </w:ins>
      <w:ins w:id="2657" w:author="Orion" w:date="2011-06-10T12:56:00Z">
        <w:r w:rsidR="00F0054E">
          <w:rPr>
            <w:rFonts w:cs="Times New Roman"/>
          </w:rPr>
          <w:t>,</w:t>
        </w:r>
      </w:ins>
      <w:ins w:id="2658" w:author="Orion" w:date="2011-06-10T12:54:00Z">
        <w:r>
          <w:rPr>
            <w:rFonts w:cs="Times New Roman"/>
          </w:rPr>
          <w:t xml:space="preserve"> y teniendo en cuenta que </w:t>
        </w:r>
      </w:ins>
      <w:ins w:id="2659" w:author="Orion" w:date="2011-06-10T12:55:00Z">
        <w:r w:rsidR="00AC5A43">
          <w:rPr>
            <w:rFonts w:cs="Times New Roman"/>
          </w:rPr>
          <w:t xml:space="preserve">el </w:t>
        </w:r>
      </w:ins>
      <w:ins w:id="2660" w:author="Orion" w:date="2011-05-05T18:45:00Z">
        <w:r w:rsidR="001A6151">
          <w:rPr>
            <w:rFonts w:cs="Times New Roman"/>
          </w:rPr>
          <w:t>modelo es</w:t>
        </w:r>
      </w:ins>
      <w:ins w:id="2661" w:author="Orion" w:date="2011-06-10T12:55:00Z">
        <w:r>
          <w:rPr>
            <w:rFonts w:cs="Times New Roman"/>
          </w:rPr>
          <w:t xml:space="preserve"> </w:t>
        </w:r>
      </w:ins>
      <w:ins w:id="2662" w:author="Orion" w:date="2011-06-10T13:10:00Z">
        <w:r w:rsidR="00F32CA1">
          <w:rPr>
            <w:rFonts w:cs="Times New Roman"/>
          </w:rPr>
          <w:t>fácilmente</w:t>
        </w:r>
      </w:ins>
      <w:ins w:id="2663" w:author="Orion" w:date="2011-05-05T18:45:00Z">
        <w:r w:rsidR="001A6151">
          <w:rPr>
            <w:rFonts w:cs="Times New Roman"/>
          </w:rPr>
          <w:t xml:space="preserve"> extensible a todo el mundo</w:t>
        </w:r>
      </w:ins>
      <w:ins w:id="2664" w:author="Orion" w:date="2011-06-10T12:56:00Z">
        <w:r w:rsidR="00F0054E">
          <w:rPr>
            <w:rFonts w:cs="Times New Roman"/>
          </w:rPr>
          <w:t>,</w:t>
        </w:r>
      </w:ins>
      <w:ins w:id="2665" w:author="Orion" w:date="2011-05-05T18:45:00Z">
        <w:r w:rsidR="001A6151">
          <w:rPr>
            <w:rFonts w:cs="Times New Roman"/>
          </w:rPr>
          <w:t xml:space="preserve"> </w:t>
        </w:r>
      </w:ins>
      <w:ins w:id="2666" w:author="Orion" w:date="2011-05-09T00:34:00Z">
        <w:r w:rsidR="00572D5D">
          <w:rPr>
            <w:rFonts w:cs="Times New Roman"/>
          </w:rPr>
          <w:t>se va</w:t>
        </w:r>
      </w:ins>
      <w:ins w:id="2667" w:author="Orion" w:date="2011-05-05T18:45:00Z">
        <w:r w:rsidR="00871CB9">
          <w:rPr>
            <w:rFonts w:cs="Times New Roman"/>
          </w:rPr>
          <w:t xml:space="preserve"> a restringir</w:t>
        </w:r>
      </w:ins>
      <w:ins w:id="2668" w:author="Orion" w:date="2011-05-09T00:34:00Z">
        <w:r w:rsidR="00871CB9">
          <w:rPr>
            <w:rFonts w:cs="Times New Roman"/>
          </w:rPr>
          <w:t xml:space="preserve"> el entorno a</w:t>
        </w:r>
      </w:ins>
      <w:ins w:id="2669" w:author="Orion" w:date="2011-05-05T18:46:00Z">
        <w:r w:rsidR="001A6151">
          <w:rPr>
            <w:rFonts w:cs="Times New Roman"/>
          </w:rPr>
          <w:t xml:space="preserve"> los</w:t>
        </w:r>
      </w:ins>
      <w:ins w:id="2670" w:author="Orion" w:date="2011-05-05T18:47:00Z">
        <w:r w:rsidR="001A6151">
          <w:rPr>
            <w:rFonts w:cs="Times New Roman"/>
          </w:rPr>
          <w:t xml:space="preserve"> principales</w:t>
        </w:r>
      </w:ins>
      <w:ins w:id="2671" w:author="Orion" w:date="2011-05-05T18:46:00Z">
        <w:r w:rsidR="001A6151">
          <w:rPr>
            <w:rFonts w:cs="Times New Roman"/>
          </w:rPr>
          <w:t xml:space="preserve"> aeropuertos </w:t>
        </w:r>
      </w:ins>
      <w:ins w:id="2672"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673" w:author="Orion" w:date="2011-05-05T18:46:00Z">
        <w:r w:rsidR="001A6151">
          <w:rPr>
            <w:rFonts w:cs="Times New Roman"/>
          </w:rPr>
          <w:t>españoles</w:t>
        </w:r>
      </w:ins>
      <w:ins w:id="2674" w:author="Orion" w:date="2011-05-05T18:47:00Z">
        <w:r w:rsidR="001A6151">
          <w:rPr>
            <w:rFonts w:cs="Times New Roman"/>
          </w:rPr>
          <w:t xml:space="preserve"> </w:t>
        </w:r>
        <w:r w:rsidR="00545758">
          <w:rPr>
            <w:rFonts w:cs="Times New Roman"/>
          </w:rPr>
          <w:t>de la península</w:t>
        </w:r>
      </w:ins>
      <w:ins w:id="2675" w:author="Orion" w:date="2011-06-10T13:12:00Z">
        <w:r w:rsidR="00E25721">
          <w:rPr>
            <w:rFonts w:cs="Times New Roman"/>
          </w:rPr>
          <w:t xml:space="preserve"> </w:t>
        </w:r>
      </w:ins>
      <w:ins w:id="2676" w:author="Orion" w:date="2011-05-05T18:50:00Z">
        <w:r w:rsidR="001A6151">
          <w:rPr>
            <w:rFonts w:cs="Times New Roman"/>
          </w:rPr>
          <w:t>ibérica</w:t>
        </w:r>
      </w:ins>
      <w:ins w:id="2677" w:author="Orion" w:date="2011-05-06T13:15:00Z">
        <w:r w:rsidR="00744445">
          <w:rPr>
            <w:rFonts w:cs="Times New Roman"/>
          </w:rPr>
          <w:t xml:space="preserve"> </w:t>
        </w:r>
      </w:ins>
      <w:customXmlInsRangeStart w:id="2678" w:author="Orion" w:date="2011-05-06T13:15:00Z"/>
      <w:sdt>
        <w:sdtPr>
          <w:rPr>
            <w:rFonts w:cs="Times New Roman"/>
          </w:rPr>
          <w:id w:val="-809938376"/>
          <w:citation/>
        </w:sdtPr>
        <w:sdtEndPr/>
        <w:sdtContent>
          <w:customXmlInsRangeEnd w:id="2678"/>
          <w:ins w:id="2679"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680" w:author="Orion" w:date="2011-05-06T13:15:00Z">
            <w:r w:rsidR="00744445">
              <w:rPr>
                <w:rFonts w:cs="Times New Roman"/>
              </w:rPr>
              <w:fldChar w:fldCharType="end"/>
            </w:r>
          </w:ins>
          <w:customXmlInsRangeStart w:id="2681" w:author="Orion" w:date="2011-05-06T13:15:00Z"/>
        </w:sdtContent>
      </w:sdt>
      <w:customXmlInsRangeEnd w:id="2681"/>
      <w:ins w:id="2682" w:author="Orion" w:date="2011-05-05T18:50:00Z">
        <w:r w:rsidR="001A6151">
          <w:rPr>
            <w:rFonts w:cs="Times New Roman"/>
          </w:rPr>
          <w:t>.</w:t>
        </w:r>
      </w:ins>
    </w:p>
    <w:p w14:paraId="243F71CD" w14:textId="77777777" w:rsidR="00AF5BED" w:rsidRDefault="00AF5BED">
      <w:pPr>
        <w:jc w:val="both"/>
        <w:rPr>
          <w:ins w:id="2683" w:author="Orion" w:date="2011-05-06T19:35:00Z"/>
          <w:rFonts w:cs="Times New Roman"/>
        </w:rPr>
        <w:pPrChange w:id="2684" w:author="Orion" w:date="2011-05-09T00:17:00Z">
          <w:pPr/>
        </w:pPrChange>
      </w:pPr>
    </w:p>
    <w:p w14:paraId="30FD9B31" w14:textId="5D5EAFB5" w:rsidR="00AF5BED" w:rsidRPr="00A7471E" w:rsidRDefault="00545194">
      <w:pPr>
        <w:pStyle w:val="Subtitle"/>
        <w:rPr>
          <w:ins w:id="2685" w:author="Orion" w:date="2011-05-06T19:35:00Z"/>
        </w:rPr>
        <w:pPrChange w:id="2686" w:author="Orion" w:date="2011-07-04T11:54:00Z">
          <w:pPr/>
        </w:pPrChange>
      </w:pPr>
      <w:ins w:id="2687" w:author="Orion" w:date="2011-06-10T13:35:00Z">
        <w:r>
          <w:t>Las a</w:t>
        </w:r>
      </w:ins>
      <w:ins w:id="2688" w:author="Orion" w:date="2011-06-10T12:46:00Z">
        <w:r w:rsidR="005B24B1">
          <w:t>e</w:t>
        </w:r>
      </w:ins>
      <w:ins w:id="2689" w:author="Orion" w:date="2011-06-10T12:44:00Z">
        <w:r w:rsidR="005B24B1" w:rsidRPr="009447DD">
          <w:t>ronaves</w:t>
        </w:r>
      </w:ins>
      <w:ins w:id="2690" w:author="Orion" w:date="2011-05-06T19:35:00Z">
        <w:r w:rsidR="00AF5BED" w:rsidRPr="0080539F">
          <w:t>:</w:t>
        </w:r>
      </w:ins>
    </w:p>
    <w:p w14:paraId="48AFC78A" w14:textId="397C5197" w:rsidR="00753875" w:rsidRDefault="006B6639">
      <w:pPr>
        <w:jc w:val="both"/>
        <w:rPr>
          <w:ins w:id="2691" w:author="IO" w:date="2011-06-09T17:44:00Z"/>
          <w:rFonts w:cs="Times New Roman"/>
        </w:rPr>
        <w:pPrChange w:id="2692" w:author="Orion" w:date="2011-05-09T00:17:00Z">
          <w:pPr/>
        </w:pPrChange>
      </w:pPr>
      <w:ins w:id="2693" w:author="Orion" w:date="2011-06-10T18:06:00Z">
        <w:r>
          <w:rPr>
            <w:rFonts w:cs="Times New Roman"/>
          </w:rPr>
          <w:t>Dentro de los factores a tener en cuenta de un avión l</w:t>
        </w:r>
      </w:ins>
      <w:ins w:id="2694" w:author="Orion" w:date="2011-05-09T00:24:00Z">
        <w:r w:rsidR="00DB4D1B">
          <w:rPr>
            <w:rFonts w:cs="Times New Roman"/>
          </w:rPr>
          <w:t>as características</w:t>
        </w:r>
      </w:ins>
      <w:ins w:id="2695" w:author="Orion" w:date="2011-06-10T18:06:00Z">
        <w:r>
          <w:rPr>
            <w:rFonts w:cs="Times New Roman"/>
          </w:rPr>
          <w:t xml:space="preserve"> más</w:t>
        </w:r>
      </w:ins>
      <w:ins w:id="2696" w:author="Orion" w:date="2011-05-09T00:24:00Z">
        <w:r w:rsidR="00DB4D1B">
          <w:rPr>
            <w:rFonts w:cs="Times New Roman"/>
          </w:rPr>
          <w:t xml:space="preserve"> </w:t>
        </w:r>
      </w:ins>
      <w:ins w:id="2697" w:author="IO" w:date="2011-06-09T17:31:00Z">
        <w:r w:rsidR="005E29D8">
          <w:rPr>
            <w:rFonts w:cs="Times New Roman"/>
          </w:rPr>
          <w:t xml:space="preserve">relevantes </w:t>
        </w:r>
      </w:ins>
      <w:ins w:id="2698" w:author="IO" w:date="2011-06-09T17:30:00Z">
        <w:del w:id="2699" w:author="Orion" w:date="2011-06-10T18:06:00Z">
          <w:r w:rsidR="005E29D8" w:rsidDel="006B6639">
            <w:rPr>
              <w:rFonts w:cs="Times New Roman"/>
            </w:rPr>
            <w:delText xml:space="preserve">de un avión </w:delText>
          </w:r>
        </w:del>
      </w:ins>
      <w:ins w:id="2700" w:author="IO" w:date="2011-06-09T17:40:00Z">
        <w:r w:rsidR="00753875">
          <w:rPr>
            <w:rFonts w:cs="Times New Roman"/>
          </w:rPr>
          <w:t>son</w:t>
        </w:r>
      </w:ins>
      <w:ins w:id="2701" w:author="IO" w:date="2011-06-09T17:36:00Z">
        <w:r w:rsidR="00753875">
          <w:rPr>
            <w:rFonts w:cs="Times New Roman"/>
          </w:rPr>
          <w:t xml:space="preserve"> </w:t>
        </w:r>
        <w:del w:id="2702" w:author="Orion" w:date="2011-06-10T18:06:00Z">
          <w:r w:rsidR="00753875" w:rsidDel="006B6639">
            <w:rPr>
              <w:rFonts w:cs="Times New Roman"/>
            </w:rPr>
            <w:delText>las</w:delText>
          </w:r>
        </w:del>
      </w:ins>
      <w:ins w:id="2703" w:author="Orion" w:date="2011-06-10T18:06:00Z">
        <w:r>
          <w:rPr>
            <w:rFonts w:cs="Times New Roman"/>
          </w:rPr>
          <w:t>aquellas</w:t>
        </w:r>
      </w:ins>
      <w:ins w:id="2704" w:author="IO" w:date="2011-06-09T17:36:00Z">
        <w:r w:rsidR="00753875">
          <w:rPr>
            <w:rFonts w:cs="Times New Roman"/>
          </w:rPr>
          <w:t xml:space="preserve"> que </w:t>
        </w:r>
      </w:ins>
      <w:ins w:id="2705" w:author="IO" w:date="2011-06-09T17:39:00Z">
        <w:r w:rsidR="00753875">
          <w:rPr>
            <w:rFonts w:cs="Times New Roman"/>
          </w:rPr>
          <w:t>describen</w:t>
        </w:r>
      </w:ins>
      <w:ins w:id="2706" w:author="IO" w:date="2011-06-09T17:36:00Z">
        <w:r w:rsidR="00753875">
          <w:rPr>
            <w:rFonts w:cs="Times New Roman"/>
          </w:rPr>
          <w:t xml:space="preserve"> su vuelo. </w:t>
        </w:r>
      </w:ins>
      <w:ins w:id="2707" w:author="Orion" w:date="2011-06-10T18:07:00Z">
        <w:r w:rsidR="00BE21DB">
          <w:rPr>
            <w:rFonts w:cs="Times New Roman"/>
          </w:rPr>
          <w:t>Se puede</w:t>
        </w:r>
      </w:ins>
      <w:ins w:id="2708" w:author="Orion" w:date="2011-06-10T17:34:00Z">
        <w:r w:rsidR="00D90BA4">
          <w:rPr>
            <w:rFonts w:cs="Times New Roman"/>
          </w:rPr>
          <w:t xml:space="preserve"> </w:t>
        </w:r>
      </w:ins>
      <w:ins w:id="2709" w:author="Orion" w:date="2011-06-10T17:35:00Z">
        <w:r w:rsidR="00D90BA4">
          <w:rPr>
            <w:rFonts w:cs="Times New Roman"/>
          </w:rPr>
          <w:t xml:space="preserve">hacer una diferenciación entre </w:t>
        </w:r>
      </w:ins>
      <w:ins w:id="2710" w:author="IO" w:date="2011-06-09T17:39:00Z">
        <w:del w:id="2711" w:author="Orion" w:date="2011-06-10T17:35:00Z">
          <w:r w:rsidR="00753875" w:rsidDel="00D90BA4">
            <w:rPr>
              <w:rFonts w:cs="Times New Roman"/>
            </w:rPr>
            <w:delText xml:space="preserve">Entre estas características hay que distinguir </w:delText>
          </w:r>
        </w:del>
      </w:ins>
      <w:ins w:id="2712" w:author="IO" w:date="2011-06-09T17:40:00Z">
        <w:r w:rsidR="00753875">
          <w:rPr>
            <w:rFonts w:cs="Times New Roman"/>
          </w:rPr>
          <w:t>aquellas ligadas a</w:t>
        </w:r>
      </w:ins>
      <w:ins w:id="2713" w:author="IO" w:date="2011-06-09T17:39:00Z">
        <w:r w:rsidR="00753875">
          <w:rPr>
            <w:rFonts w:cs="Times New Roman"/>
          </w:rPr>
          <w:t xml:space="preserve">l tipo de avión y </w:t>
        </w:r>
      </w:ins>
      <w:ins w:id="2714" w:author="IO" w:date="2011-06-09T17:40:00Z">
        <w:r w:rsidR="00753875">
          <w:rPr>
            <w:rFonts w:cs="Times New Roman"/>
          </w:rPr>
          <w:t>las que lo están al vuelo.</w:t>
        </w:r>
      </w:ins>
    </w:p>
    <w:p w14:paraId="1A86C7F6" w14:textId="77777777" w:rsidR="00753875" w:rsidRDefault="00753875">
      <w:pPr>
        <w:jc w:val="both"/>
        <w:rPr>
          <w:ins w:id="2715" w:author="IO" w:date="2011-06-09T17:44:00Z"/>
          <w:rFonts w:cs="Times New Roman"/>
        </w:rPr>
        <w:pPrChange w:id="2716" w:author="Orion" w:date="2011-05-09T00:17:00Z">
          <w:pPr/>
        </w:pPrChange>
      </w:pPr>
    </w:p>
    <w:p w14:paraId="027B39A3" w14:textId="1449135B" w:rsidR="006C100C" w:rsidRDefault="00D90BA4" w:rsidP="006C100C">
      <w:pPr>
        <w:jc w:val="both"/>
        <w:rPr>
          <w:ins w:id="2717" w:author="IO" w:date="2011-06-09T17:48:00Z"/>
          <w:rFonts w:cs="Times New Roman"/>
        </w:rPr>
      </w:pPr>
      <w:ins w:id="2718" w:author="Orion" w:date="2011-06-10T17:45:00Z">
        <w:r>
          <w:rPr>
            <w:rFonts w:cs="Times New Roman"/>
          </w:rPr>
          <w:t xml:space="preserve">En cuanto a </w:t>
        </w:r>
      </w:ins>
      <w:ins w:id="2719" w:author="IO" w:date="2011-06-09T17:40:00Z">
        <w:del w:id="2720" w:author="Orion" w:date="2011-06-10T17:45:00Z">
          <w:r w:rsidR="00753875" w:rsidDel="00D90BA4">
            <w:rPr>
              <w:rFonts w:cs="Times New Roman"/>
            </w:rPr>
            <w:delText>L</w:delText>
          </w:r>
        </w:del>
      </w:ins>
      <w:ins w:id="2721" w:author="Orion" w:date="2011-06-10T17:45:00Z">
        <w:r>
          <w:rPr>
            <w:rFonts w:cs="Times New Roman"/>
          </w:rPr>
          <w:t>l</w:t>
        </w:r>
      </w:ins>
      <w:ins w:id="2722" w:author="IO" w:date="2011-06-09T17:40:00Z">
        <w:r w:rsidR="00753875">
          <w:rPr>
            <w:rFonts w:cs="Times New Roman"/>
          </w:rPr>
          <w:t xml:space="preserve">as </w:t>
        </w:r>
      </w:ins>
      <w:ins w:id="2723" w:author="IO" w:date="2011-06-09T17:44:00Z">
        <w:r w:rsidR="00753875">
          <w:rPr>
            <w:rFonts w:cs="Times New Roman"/>
          </w:rPr>
          <w:t>características ligadas al tipo de avión</w:t>
        </w:r>
      </w:ins>
      <w:ins w:id="2724" w:author="Orion" w:date="2011-06-10T17:45:00Z">
        <w:r>
          <w:rPr>
            <w:rFonts w:cs="Times New Roman"/>
          </w:rPr>
          <w:t xml:space="preserve"> se puede decir</w:t>
        </w:r>
      </w:ins>
      <w:ins w:id="2725" w:author="Orion" w:date="2011-06-10T17:46:00Z">
        <w:r>
          <w:rPr>
            <w:rFonts w:cs="Times New Roman"/>
          </w:rPr>
          <w:t xml:space="preserve"> que</w:t>
        </w:r>
      </w:ins>
      <w:ins w:id="2726" w:author="IO" w:date="2011-06-09T17:40:00Z">
        <w:r w:rsidR="00753875">
          <w:rPr>
            <w:rFonts w:cs="Times New Roman"/>
          </w:rPr>
          <w:t xml:space="preserve"> </w:t>
        </w:r>
      </w:ins>
      <w:ins w:id="2727" w:author="Orion" w:date="2011-06-10T17:50:00Z">
        <w:r w:rsidR="00D43D29">
          <w:rPr>
            <w:rFonts w:cs="Times New Roman"/>
          </w:rPr>
          <w:t xml:space="preserve">son aquellas que </w:t>
        </w:r>
      </w:ins>
      <w:ins w:id="2728" w:author="IO" w:date="2011-06-09T17:40:00Z">
        <w:r w:rsidR="00753875">
          <w:rPr>
            <w:rFonts w:cs="Times New Roman"/>
          </w:rPr>
          <w:t xml:space="preserve">limitan </w:t>
        </w:r>
      </w:ins>
      <w:ins w:id="2729" w:author="IO" w:date="2011-06-09T17:42:00Z">
        <w:r w:rsidR="00753875">
          <w:rPr>
            <w:rFonts w:cs="Times New Roman"/>
          </w:rPr>
          <w:t xml:space="preserve">las </w:t>
        </w:r>
      </w:ins>
      <w:ins w:id="2730" w:author="IO" w:date="2011-06-09T17:40:00Z">
        <w:r w:rsidR="00753875">
          <w:rPr>
            <w:rFonts w:cs="Times New Roman"/>
          </w:rPr>
          <w:t>capacidades fí</w:t>
        </w:r>
      </w:ins>
      <w:ins w:id="2731" w:author="IO" w:date="2011-06-09T17:41:00Z">
        <w:r w:rsidR="00753875">
          <w:rPr>
            <w:rFonts w:cs="Times New Roman"/>
          </w:rPr>
          <w:t>sicas del vuelo</w:t>
        </w:r>
      </w:ins>
      <w:ins w:id="2732" w:author="Orion" w:date="2011-06-10T17:54:00Z">
        <w:r w:rsidR="00D43D29">
          <w:rPr>
            <w:rFonts w:cs="Times New Roman"/>
          </w:rPr>
          <w:t>. Dentro de este tipo de características</w:t>
        </w:r>
      </w:ins>
      <w:ins w:id="2733" w:author="Orion" w:date="2011-06-10T18:07:00Z">
        <w:r w:rsidR="00BE21DB">
          <w:rPr>
            <w:rFonts w:cs="Times New Roman"/>
          </w:rPr>
          <w:t>,</w:t>
        </w:r>
      </w:ins>
      <w:ins w:id="2734" w:author="IO" w:date="2011-06-09T17:41:00Z">
        <w:del w:id="2735" w:author="Orion" w:date="2011-06-10T17:54:00Z">
          <w:r w:rsidR="00753875" w:rsidDel="00D43D29">
            <w:rPr>
              <w:rFonts w:cs="Times New Roman"/>
            </w:rPr>
            <w:delText>,</w:delText>
          </w:r>
        </w:del>
        <w:r w:rsidR="00753875">
          <w:rPr>
            <w:rFonts w:cs="Times New Roman"/>
          </w:rPr>
          <w:t xml:space="preserve"> </w:t>
        </w:r>
      </w:ins>
      <w:ins w:id="2736" w:author="Orion" w:date="2011-06-10T17:50:00Z">
        <w:r w:rsidR="00D43D29">
          <w:rPr>
            <w:rFonts w:cs="Times New Roman"/>
          </w:rPr>
          <w:t>para esta aprox</w:t>
        </w:r>
      </w:ins>
      <w:ins w:id="2737" w:author="Orion" w:date="2011-06-10T17:51:00Z">
        <w:r w:rsidR="00D43D29">
          <w:rPr>
            <w:rFonts w:cs="Times New Roman"/>
          </w:rPr>
          <w:t>imación se han tenido en cuenta</w:t>
        </w:r>
      </w:ins>
      <w:ins w:id="2738" w:author="Orion" w:date="2011-06-10T17:54:00Z">
        <w:r w:rsidR="00D43D29">
          <w:rPr>
            <w:rFonts w:cs="Times New Roman"/>
          </w:rPr>
          <w:t xml:space="preserve"> la</w:t>
        </w:r>
      </w:ins>
      <w:ins w:id="2739" w:author="IO" w:date="2011-06-09T17:41:00Z">
        <w:del w:id="2740" w:author="Orion" w:date="2011-06-10T17:51:00Z">
          <w:r w:rsidR="00753875" w:rsidDel="00D43D29">
            <w:rPr>
              <w:rFonts w:cs="Times New Roman"/>
            </w:rPr>
            <w:delText>ej.</w:delText>
          </w:r>
        </w:del>
        <w:r w:rsidR="00753875">
          <w:rPr>
            <w:rFonts w:cs="Times New Roman"/>
          </w:rPr>
          <w:t xml:space="preserve"> velocidad </w:t>
        </w:r>
        <w:del w:id="2741" w:author="Orion" w:date="2011-06-10T19:03:00Z">
          <w:r w:rsidR="00753875" w:rsidDel="00403105">
            <w:rPr>
              <w:rFonts w:cs="Times New Roman"/>
            </w:rPr>
            <w:delText xml:space="preserve">de crucero </w:delText>
          </w:r>
        </w:del>
        <w:r w:rsidR="00753875">
          <w:rPr>
            <w:rFonts w:cs="Times New Roman"/>
          </w:rPr>
          <w:t>y</w:t>
        </w:r>
      </w:ins>
      <w:ins w:id="2742" w:author="Orion" w:date="2011-06-10T17:54:00Z">
        <w:r w:rsidR="00D43D29">
          <w:rPr>
            <w:rFonts w:cs="Times New Roman"/>
          </w:rPr>
          <w:t xml:space="preserve"> la</w:t>
        </w:r>
      </w:ins>
      <w:ins w:id="2743" w:author="IO" w:date="2011-06-09T17:41:00Z">
        <w:r w:rsidR="00753875">
          <w:rPr>
            <w:rFonts w:cs="Times New Roman"/>
          </w:rPr>
          <w:t xml:space="preserve"> altitud. </w:t>
        </w:r>
      </w:ins>
      <w:ins w:id="2744" w:author="IO" w:date="2011-06-09T17:42:00Z">
        <w:r w:rsidR="00753875">
          <w:rPr>
            <w:rFonts w:cs="Times New Roman"/>
          </w:rPr>
          <w:t>El tipo de avión limita estas características con valores máximos y mínimos, aunque en algunos casos uno de estos límites puede</w:t>
        </w:r>
        <w:del w:id="2745" w:author="Orion" w:date="2011-06-10T17:55:00Z">
          <w:r w:rsidR="00753875" w:rsidDel="001D0B36">
            <w:rPr>
              <w:rFonts w:cs="Times New Roman"/>
            </w:rPr>
            <w:delText>s</w:delText>
          </w:r>
        </w:del>
        <w:r w:rsidR="00753875">
          <w:rPr>
            <w:rFonts w:cs="Times New Roman"/>
          </w:rPr>
          <w:t xml:space="preserve"> ser prescindible</w:t>
        </w:r>
      </w:ins>
      <w:ins w:id="2746" w:author="Orion" w:date="2011-06-10T19:08:00Z">
        <w:r w:rsidR="004C00D3">
          <w:rPr>
            <w:rFonts w:cs="Times New Roman"/>
          </w:rPr>
          <w:t>,</w:t>
        </w:r>
      </w:ins>
      <w:ins w:id="2747" w:author="Orion" w:date="2011-06-10T19:07:00Z">
        <w:r w:rsidR="004C00D3">
          <w:rPr>
            <w:rFonts w:cs="Times New Roman"/>
          </w:rPr>
          <w:t xml:space="preserve"> y establece un valor de crucero</w:t>
        </w:r>
      </w:ins>
      <w:ins w:id="2748" w:author="Orion" w:date="2011-06-10T19:08:00Z">
        <w:r w:rsidR="004C00D3">
          <w:rPr>
            <w:rFonts w:cs="Times New Roman"/>
          </w:rPr>
          <w:t xml:space="preserve"> recomendado</w:t>
        </w:r>
      </w:ins>
      <w:ins w:id="2749" w:author="IO" w:date="2011-06-09T17:42:00Z">
        <w:r w:rsidR="00753875">
          <w:rPr>
            <w:rFonts w:cs="Times New Roman"/>
          </w:rPr>
          <w:t xml:space="preserve">. </w:t>
        </w:r>
      </w:ins>
      <w:ins w:id="2750"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751" w:author="Orion" w:date="2011-06-10T19:09:00Z">
          <w:r w:rsidR="00753875" w:rsidDel="00125E39">
            <w:rPr>
              <w:rFonts w:cs="Times New Roman"/>
            </w:rPr>
            <w:delText xml:space="preserve"> </w:delText>
          </w:r>
        </w:del>
      </w:ins>
      <w:ins w:id="2752" w:author="IO" w:date="2011-06-09T17:38:00Z">
        <w:del w:id="2753" w:author="Orion" w:date="2011-06-10T19:09:00Z">
          <w:r w:rsidR="00753875" w:rsidDel="00125E39">
            <w:rPr>
              <w:rFonts w:cs="Times New Roman"/>
            </w:rPr>
            <w:delText xml:space="preserve">Las características consideradas actualmente son </w:delText>
          </w:r>
        </w:del>
      </w:ins>
      <w:ins w:id="2754" w:author="IO" w:date="2011-06-09T17:43:00Z">
        <w:del w:id="2755" w:author="Orion" w:date="2011-06-10T19:09:00Z">
          <w:r w:rsidR="00753875" w:rsidDel="00125E39">
            <w:rPr>
              <w:rFonts w:cs="Times New Roman"/>
            </w:rPr>
            <w:delText>la altura, la velocidad y la cantidad de combustible disponible.</w:delText>
          </w:r>
        </w:del>
      </w:ins>
      <w:ins w:id="2756" w:author="IO" w:date="2011-06-09T17:48:00Z">
        <w:r w:rsidR="006C100C">
          <w:rPr>
            <w:rFonts w:cs="Times New Roman"/>
          </w:rPr>
          <w:t xml:space="preserve"> A modo de ejemplo de tipo de avión se incluye el Airbus A-320</w:t>
        </w:r>
      </w:ins>
      <w:ins w:id="2757" w:author="Orion" w:date="2011-06-10T14:26:00Z">
        <w:r w:rsidR="00A35B8F">
          <w:rPr>
            <w:rFonts w:cs="Times New Roman"/>
          </w:rPr>
          <w:t xml:space="preserve"> </w:t>
        </w:r>
      </w:ins>
      <w:ins w:id="2758" w:author="Orion" w:date="2011-06-10T19:04:00Z">
        <w:r w:rsidR="00403105">
          <w:rPr>
            <w:rFonts w:cs="Times New Roman"/>
          </w:rPr>
          <w:t xml:space="preserve">cuyas características se pueden ver en </w:t>
        </w:r>
      </w:ins>
      <w:ins w:id="2759" w:author="IO" w:date="2011-06-09T17:48:00Z">
        <w:r w:rsidR="006C100C">
          <w:rPr>
            <w:rFonts w:cs="Times New Roman"/>
          </w:rPr>
          <w:t xml:space="preserve"> </w:t>
        </w:r>
      </w:ins>
      <w:customXmlInsRangeStart w:id="2760" w:author="IO" w:date="2011-06-09T17:48:00Z"/>
      <w:sdt>
        <w:sdtPr>
          <w:rPr>
            <w:rFonts w:cs="Times New Roman"/>
          </w:rPr>
          <w:id w:val="111411251"/>
          <w:citation/>
        </w:sdtPr>
        <w:sdtEndPr/>
        <w:sdtContent>
          <w:customXmlInsRangeEnd w:id="2760"/>
          <w:ins w:id="2761"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762" w:author="IO" w:date="2011-06-09T17:48:00Z">
            <w:r w:rsidR="006C100C">
              <w:rPr>
                <w:rFonts w:cs="Times New Roman"/>
              </w:rPr>
              <w:fldChar w:fldCharType="end"/>
            </w:r>
          </w:ins>
          <w:customXmlInsRangeStart w:id="2763" w:author="IO" w:date="2011-06-09T17:48:00Z"/>
        </w:sdtContent>
      </w:sdt>
      <w:customXmlInsRangeEnd w:id="2763"/>
      <w:ins w:id="2764" w:author="IO" w:date="2011-06-09T17:48:00Z">
        <w:r w:rsidR="006C100C">
          <w:rPr>
            <w:rFonts w:cs="Times New Roman"/>
          </w:rPr>
          <w:t xml:space="preserve"> </w:t>
        </w:r>
      </w:ins>
      <w:customXmlInsRangeStart w:id="2765" w:author="IO" w:date="2011-06-09T17:48:00Z"/>
      <w:sdt>
        <w:sdtPr>
          <w:rPr>
            <w:rFonts w:cs="Times New Roman"/>
          </w:rPr>
          <w:id w:val="-280486870"/>
          <w:citation/>
        </w:sdtPr>
        <w:sdtEndPr/>
        <w:sdtContent>
          <w:customXmlInsRangeEnd w:id="2765"/>
          <w:ins w:id="2766"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767" w:author="IO" w:date="2011-06-09T17:48:00Z">
            <w:r w:rsidR="006C100C">
              <w:rPr>
                <w:rFonts w:cs="Times New Roman"/>
              </w:rPr>
              <w:fldChar w:fldCharType="end"/>
            </w:r>
          </w:ins>
          <w:customXmlInsRangeStart w:id="2768" w:author="IO" w:date="2011-06-09T17:48:00Z"/>
        </w:sdtContent>
      </w:sdt>
      <w:customXmlInsRangeEnd w:id="2768"/>
      <w:ins w:id="2769" w:author="Orion" w:date="2011-06-10T19:10:00Z">
        <w:r w:rsidR="0013747B">
          <w:rPr>
            <w:rFonts w:cs="Times New Roman"/>
          </w:rPr>
          <w:t>.</w:t>
        </w:r>
      </w:ins>
      <w:ins w:id="2770" w:author="IO" w:date="2011-06-09T17:48:00Z">
        <w:del w:id="2771" w:author="Orion" w:date="2011-06-10T19:10:00Z">
          <w:r w:rsidR="006C100C" w:rsidDel="0013747B">
            <w:rPr>
              <w:rFonts w:cs="Times New Roman"/>
            </w:rPr>
            <w:delText>,</w:delText>
          </w:r>
        </w:del>
      </w:ins>
      <w:ins w:id="2772" w:author="Orion" w:date="2011-06-10T19:09:00Z">
        <w:r w:rsidR="00D509B7">
          <w:rPr>
            <w:rFonts w:cs="Times New Roman"/>
          </w:rPr>
          <w:t xml:space="preserve"> </w:t>
        </w:r>
      </w:ins>
      <w:ins w:id="2773" w:author="Orion" w:date="2011-06-10T19:10:00Z">
        <w:r w:rsidR="0013747B">
          <w:rPr>
            <w:rFonts w:cs="Times New Roman"/>
          </w:rPr>
          <w:t>D</w:t>
        </w:r>
      </w:ins>
      <w:ins w:id="2774" w:author="Orion" w:date="2011-06-10T19:09:00Z">
        <w:r w:rsidR="00D509B7">
          <w:rPr>
            <w:rFonts w:cs="Times New Roman"/>
          </w:rPr>
          <w:t>icho modelo de avión</w:t>
        </w:r>
      </w:ins>
      <w:ins w:id="2775" w:author="IO" w:date="2011-06-09T17:48:00Z">
        <w:del w:id="2776" w:author="Orion" w:date="2011-06-10T19:09:00Z">
          <w:r w:rsidR="006C100C" w:rsidDel="00D509B7">
            <w:rPr>
              <w:rFonts w:cs="Times New Roman"/>
            </w:rPr>
            <w:delText xml:space="preserve"> que</w:delText>
          </w:r>
        </w:del>
        <w:r w:rsidR="006C100C">
          <w:rPr>
            <w:rFonts w:cs="Times New Roman"/>
          </w:rPr>
          <w:t xml:space="preserve"> es el </w:t>
        </w:r>
        <w:del w:id="2777" w:author="Orion" w:date="2011-06-10T19:04:00Z">
          <w:r w:rsidR="006C100C" w:rsidDel="00266CFB">
            <w:rPr>
              <w:rFonts w:cs="Times New Roman"/>
            </w:rPr>
            <w:delText>tipo</w:delText>
          </w:r>
        </w:del>
        <w:del w:id="2778"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779" w:author="IO" w:date="2011-06-09T17:49:00Z">
        <w:r w:rsidR="006C100C">
          <w:rPr>
            <w:rFonts w:cs="Times New Roman"/>
          </w:rPr>
          <w:t xml:space="preserve">mayor </w:t>
        </w:r>
      </w:ins>
      <w:ins w:id="2780" w:author="IO" w:date="2011-06-09T17:48:00Z">
        <w:r w:rsidR="006C100C">
          <w:rPr>
            <w:rFonts w:cs="Times New Roman"/>
          </w:rPr>
          <w:t xml:space="preserve">compañía </w:t>
        </w:r>
      </w:ins>
      <w:ins w:id="2781" w:author="IO" w:date="2011-06-09T17:49:00Z">
        <w:r w:rsidR="006C100C">
          <w:rPr>
            <w:rFonts w:cs="Times New Roman"/>
          </w:rPr>
          <w:t>aérea</w:t>
        </w:r>
      </w:ins>
      <w:ins w:id="2782" w:author="IO" w:date="2011-06-09T17:48:00Z">
        <w:r w:rsidR="006C100C">
          <w:rPr>
            <w:rFonts w:cs="Times New Roman"/>
          </w:rPr>
          <w:t xml:space="preserve"> española</w:t>
        </w:r>
      </w:ins>
      <w:customXmlInsRangeStart w:id="2783" w:author="Orion" w:date="2011-06-10T13:36:00Z"/>
      <w:sdt>
        <w:sdtPr>
          <w:rPr>
            <w:rFonts w:cs="Times New Roman"/>
          </w:rPr>
          <w:id w:val="-983390893"/>
          <w:citation/>
        </w:sdtPr>
        <w:sdtEndPr/>
        <w:sdtContent>
          <w:customXmlInsRangeEnd w:id="2783"/>
          <w:ins w:id="2784"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785" w:author="Orion" w:date="2011-06-10T13:36:00Z">
            <w:r w:rsidR="00BA1340">
              <w:rPr>
                <w:rFonts w:cs="Times New Roman"/>
              </w:rPr>
              <w:fldChar w:fldCharType="end"/>
            </w:r>
          </w:ins>
          <w:customXmlInsRangeStart w:id="2786" w:author="Orion" w:date="2011-06-10T13:36:00Z"/>
        </w:sdtContent>
      </w:sdt>
      <w:customXmlInsRangeEnd w:id="2786"/>
      <w:ins w:id="2787" w:author="IO" w:date="2011-06-09T17:48:00Z">
        <w:r w:rsidR="006C100C">
          <w:rPr>
            <w:rFonts w:cs="Times New Roman"/>
          </w:rPr>
          <w:t>.</w:t>
        </w:r>
      </w:ins>
    </w:p>
    <w:p w14:paraId="4C5EE4FA" w14:textId="77777777" w:rsidR="005E29D8" w:rsidRDefault="005E29D8">
      <w:pPr>
        <w:jc w:val="both"/>
        <w:rPr>
          <w:ins w:id="2788" w:author="IO" w:date="2011-06-09T17:30:00Z"/>
          <w:rFonts w:cs="Times New Roman"/>
        </w:rPr>
        <w:pPrChange w:id="2789" w:author="Orion" w:date="2011-05-09T00:17:00Z">
          <w:pPr/>
        </w:pPrChange>
      </w:pPr>
    </w:p>
    <w:p w14:paraId="7C1F11B7" w14:textId="6458FFCB" w:rsidR="006C100C" w:rsidRDefault="00753875">
      <w:pPr>
        <w:jc w:val="both"/>
        <w:rPr>
          <w:ins w:id="2790" w:author="IO" w:date="2011-06-09T17:46:00Z"/>
          <w:rFonts w:cs="Times New Roman"/>
        </w:rPr>
        <w:pPrChange w:id="2791" w:author="Orion" w:date="2011-05-09T00:17:00Z">
          <w:pPr/>
        </w:pPrChange>
      </w:pPr>
      <w:ins w:id="2792" w:author="IO" w:date="2011-06-09T17:44:00Z">
        <w:r>
          <w:rPr>
            <w:rFonts w:cs="Times New Roman"/>
          </w:rPr>
          <w:t>Las características ligadas al vuelo identifican aspectos que no est</w:t>
        </w:r>
      </w:ins>
      <w:ins w:id="2793" w:author="IO" w:date="2011-06-09T17:45:00Z">
        <w:r>
          <w:rPr>
            <w:rFonts w:cs="Times New Roman"/>
          </w:rPr>
          <w:t>án limitados por el tipo de avión.</w:t>
        </w:r>
      </w:ins>
      <w:ins w:id="2794" w:author="Orion" w:date="2011-06-10T19:15:00Z">
        <w:r w:rsidR="007508B1">
          <w:rPr>
            <w:rFonts w:cs="Times New Roman"/>
          </w:rPr>
          <w:t xml:space="preserve"> Ejemplos de </w:t>
        </w:r>
      </w:ins>
      <w:ins w:id="2795" w:author="Orion" w:date="2011-06-10T19:17:00Z">
        <w:r w:rsidR="007508B1">
          <w:rPr>
            <w:rFonts w:cs="Times New Roman"/>
          </w:rPr>
          <w:t>estas</w:t>
        </w:r>
      </w:ins>
      <w:ins w:id="2796" w:author="Orion" w:date="2011-06-10T19:15:00Z">
        <w:r w:rsidR="007508B1">
          <w:rPr>
            <w:rFonts w:cs="Times New Roman"/>
          </w:rPr>
          <w:t xml:space="preserve"> características</w:t>
        </w:r>
      </w:ins>
      <w:ins w:id="2797" w:author="Orion" w:date="2011-06-10T19:17:00Z">
        <w:r w:rsidR="007508B1">
          <w:rPr>
            <w:rFonts w:cs="Times New Roman"/>
          </w:rPr>
          <w:t>,</w:t>
        </w:r>
      </w:ins>
      <w:ins w:id="2798" w:author="Orion" w:date="2011-06-10T19:15:00Z">
        <w:r w:rsidR="007508B1">
          <w:rPr>
            <w:rFonts w:cs="Times New Roman"/>
          </w:rPr>
          <w:t xml:space="preserve"> que se tendrán en cuenta en este sistema</w:t>
        </w:r>
      </w:ins>
      <w:ins w:id="2799" w:author="Orion" w:date="2011-06-10T19:17:00Z">
        <w:r w:rsidR="007508B1">
          <w:rPr>
            <w:rFonts w:cs="Times New Roman"/>
          </w:rPr>
          <w:t>,</w:t>
        </w:r>
      </w:ins>
      <w:ins w:id="2800" w:author="IO" w:date="2011-06-09T17:45:00Z">
        <w:del w:id="2801" w:author="Orion" w:date="2011-06-10T19:15:00Z">
          <w:r w:rsidDel="007508B1">
            <w:rPr>
              <w:rFonts w:cs="Times New Roman"/>
            </w:rPr>
            <w:delText xml:space="preserve"> </w:delText>
          </w:r>
        </w:del>
      </w:ins>
      <w:ins w:id="2802" w:author="Orion" w:date="2011-05-09T00:24:00Z">
        <w:del w:id="2803" w:author="IO" w:date="2011-06-09T17:45:00Z">
          <w:r w:rsidR="00DB4D1B">
            <w:rPr>
              <w:rFonts w:cs="Times New Roman"/>
            </w:rPr>
            <w:delText>que se van a tener en cuenta de estos aviones van a ser:</w:delText>
          </w:r>
        </w:del>
      </w:ins>
      <w:ins w:id="2804" w:author="IO" w:date="2011-06-09T17:45:00Z">
        <w:del w:id="2805" w:author="Orion" w:date="2011-06-10T19:15:00Z">
          <w:r w:rsidDel="007508B1">
            <w:rPr>
              <w:rFonts w:cs="Times New Roman"/>
            </w:rPr>
            <w:delText>En</w:delText>
          </w:r>
        </w:del>
      </w:ins>
      <w:ins w:id="2806" w:author="Orion" w:date="2011-06-10T19:15:00Z">
        <w:r w:rsidR="007508B1">
          <w:rPr>
            <w:rFonts w:cs="Times New Roman"/>
          </w:rPr>
          <w:t xml:space="preserve"> serán</w:t>
        </w:r>
      </w:ins>
      <w:ins w:id="2807" w:author="IO" w:date="2011-06-09T17:45:00Z">
        <w:del w:id="2808" w:author="Orion" w:date="2011-06-10T19:15:00Z">
          <w:r w:rsidDel="007508B1">
            <w:rPr>
              <w:rFonts w:cs="Times New Roman"/>
            </w:rPr>
            <w:delText xml:space="preserve"> este caso son</w:delText>
          </w:r>
        </w:del>
      </w:ins>
      <w:ins w:id="2809" w:author="Orion" w:date="2011-05-09T00:24:00Z">
        <w:r w:rsidR="00DB4D1B">
          <w:rPr>
            <w:rFonts w:cs="Times New Roman"/>
          </w:rPr>
          <w:t xml:space="preserve"> el rumbo</w:t>
        </w:r>
        <w:del w:id="2810" w:author="IO" w:date="2011-06-09T17:45:00Z">
          <w:r w:rsidR="00DB4D1B">
            <w:rPr>
              <w:rFonts w:cs="Times New Roman"/>
            </w:rPr>
            <w:delText>, la altura</w:delText>
          </w:r>
        </w:del>
      </w:ins>
      <w:ins w:id="2811" w:author="Orion" w:date="2011-05-09T00:25:00Z">
        <w:del w:id="2812" w:author="IO" w:date="2011-06-09T17:45:00Z">
          <w:r w:rsidR="004D1B77">
            <w:rPr>
              <w:rFonts w:cs="Times New Roman"/>
            </w:rPr>
            <w:delText xml:space="preserve">, la velocidad, la cantidad de combustible </w:delText>
          </w:r>
        </w:del>
      </w:ins>
      <w:ins w:id="2813" w:author="Orion" w:date="2011-05-09T00:26:00Z">
        <w:del w:id="2814" w:author="IO" w:date="2011-06-09T17:45:00Z">
          <w:r w:rsidR="004D1B77">
            <w:rPr>
              <w:rFonts w:cs="Times New Roman"/>
            </w:rPr>
            <w:delText>disponible</w:delText>
          </w:r>
        </w:del>
        <w:r w:rsidR="004D1B77">
          <w:rPr>
            <w:rFonts w:cs="Times New Roman"/>
          </w:rPr>
          <w:t xml:space="preserve"> y la posición actual</w:t>
        </w:r>
        <w:del w:id="2815" w:author="IO" w:date="2011-06-09T17:45:00Z">
          <w:r w:rsidR="004D1B77">
            <w:rPr>
              <w:rFonts w:cs="Times New Roman"/>
            </w:rPr>
            <w:delText xml:space="preserve"> de la aeronave</w:delText>
          </w:r>
        </w:del>
        <w:r w:rsidR="004D1B77">
          <w:rPr>
            <w:rFonts w:cs="Times New Roman"/>
          </w:rPr>
          <w:t>.</w:t>
        </w:r>
      </w:ins>
      <w:ins w:id="2816" w:author="Orion" w:date="2011-05-09T00:27:00Z">
        <w:del w:id="2817" w:author="IO" w:date="2011-06-09T17:46:00Z">
          <w:r w:rsidR="004D1B77">
            <w:rPr>
              <w:rFonts w:cs="Times New Roman"/>
            </w:rPr>
            <w:delText xml:space="preserve"> </w:delText>
          </w:r>
        </w:del>
      </w:ins>
    </w:p>
    <w:p w14:paraId="4EF796E9" w14:textId="77777777" w:rsidR="006C100C" w:rsidRDefault="006C100C">
      <w:pPr>
        <w:jc w:val="both"/>
        <w:rPr>
          <w:ins w:id="2818" w:author="IO" w:date="2011-06-09T17:46:00Z"/>
          <w:rFonts w:cs="Times New Roman"/>
        </w:rPr>
        <w:pPrChange w:id="2819" w:author="Orion" w:date="2011-05-09T00:17:00Z">
          <w:pPr/>
        </w:pPrChange>
      </w:pPr>
    </w:p>
    <w:p w14:paraId="2196FA70" w14:textId="1237DBB7" w:rsidR="006C100C" w:rsidRDefault="006C100C">
      <w:pPr>
        <w:jc w:val="both"/>
        <w:rPr>
          <w:ins w:id="2820" w:author="IO" w:date="2011-06-09T17:47:00Z"/>
          <w:rFonts w:cs="Times New Roman"/>
        </w:rPr>
        <w:pPrChange w:id="2821" w:author="Orion" w:date="2011-05-09T00:17:00Z">
          <w:pPr/>
        </w:pPrChange>
      </w:pPr>
      <w:ins w:id="2822" w:author="IO" w:date="2011-06-09T17:46:00Z">
        <w:r>
          <w:rPr>
            <w:rFonts w:cs="Times New Roman"/>
          </w:rPr>
          <w:t xml:space="preserve">Las posibles maniobras se pueden realizar sobre los aviones se </w:t>
        </w:r>
      </w:ins>
      <w:ins w:id="2823" w:author="Orion" w:date="2011-05-09T00:28:00Z">
        <w:del w:id="2824" w:author="IO" w:date="2011-06-09T17:46:00Z">
          <w:r w:rsidR="004D1B77">
            <w:rPr>
              <w:rFonts w:cs="Times New Roman"/>
            </w:rPr>
            <w:delText>Abstrayéndose</w:delText>
          </w:r>
        </w:del>
      </w:ins>
      <w:ins w:id="2825" w:author="Orion" w:date="2011-05-09T00:27:00Z">
        <w:del w:id="2826" w:author="IO" w:date="2011-06-09T17:46:00Z">
          <w:r w:rsidR="004D1B77">
            <w:rPr>
              <w:rFonts w:cs="Times New Roman"/>
            </w:rPr>
            <w:delText xml:space="preserve"> todas las maniobras</w:delText>
          </w:r>
        </w:del>
      </w:ins>
      <w:ins w:id="2827" w:author="Orion" w:date="2011-05-09T00:29:00Z">
        <w:del w:id="2828" w:author="IO" w:date="2011-06-09T17:46:00Z">
          <w:r w:rsidR="004D1B77">
            <w:rPr>
              <w:rFonts w:cs="Times New Roman"/>
            </w:rPr>
            <w:delText xml:space="preserve"> que se pueden realizar sobre</w:delText>
          </w:r>
        </w:del>
      </w:ins>
      <w:ins w:id="2829" w:author="Orion" w:date="2011-05-09T00:27:00Z">
        <w:del w:id="2830" w:author="IO" w:date="2011-06-09T17:46:00Z">
          <w:r w:rsidR="004D1B77">
            <w:rPr>
              <w:rFonts w:cs="Times New Roman"/>
            </w:rPr>
            <w:delText xml:space="preserve"> </w:delText>
          </w:r>
        </w:del>
      </w:ins>
      <w:ins w:id="2831" w:author="Orion" w:date="2011-05-09T00:35:00Z">
        <w:del w:id="2832" w:author="IO" w:date="2011-06-09T17:46:00Z">
          <w:r w:rsidR="001836F1">
            <w:rPr>
              <w:rFonts w:cs="Times New Roman"/>
            </w:rPr>
            <w:delText>los</w:delText>
          </w:r>
        </w:del>
      </w:ins>
      <w:ins w:id="2833" w:author="Orion" w:date="2011-05-09T00:27:00Z">
        <w:del w:id="2834" w:author="IO" w:date="2011-06-09T17:46:00Z">
          <w:r w:rsidR="004D1B77">
            <w:rPr>
              <w:rFonts w:cs="Times New Roman"/>
            </w:rPr>
            <w:delText xml:space="preserve"> </w:delText>
          </w:r>
          <w:r w:rsidR="004D1B77" w:rsidDel="006C100C">
            <w:rPr>
              <w:rFonts w:cs="Times New Roman"/>
            </w:rPr>
            <w:delText>aviones</w:delText>
          </w:r>
        </w:del>
      </w:ins>
      <w:ins w:id="2835" w:author="IO" w:date="2011-06-09T17:46:00Z">
        <w:r>
          <w:rPr>
            <w:rFonts w:cs="Times New Roman"/>
          </w:rPr>
          <w:t>abstraen como</w:t>
        </w:r>
      </w:ins>
      <w:ins w:id="2836" w:author="Orion" w:date="2011-05-09T00:27:00Z">
        <w:del w:id="2837" w:author="IO" w:date="2011-06-09T17:46:00Z">
          <w:r w:rsidR="004D1B77" w:rsidDel="006C100C">
            <w:rPr>
              <w:rFonts w:cs="Times New Roman"/>
            </w:rPr>
            <w:delText xml:space="preserve"> </w:delText>
          </w:r>
        </w:del>
        <w:r w:rsidR="004D1B77">
          <w:rPr>
            <w:rFonts w:cs="Times New Roman"/>
          </w:rPr>
          <w:t xml:space="preserve"> </w:t>
        </w:r>
        <w:del w:id="2838" w:author="IO" w:date="2011-06-09T17:46:00Z">
          <w:r w:rsidR="004D1B77">
            <w:rPr>
              <w:rFonts w:cs="Times New Roman"/>
            </w:rPr>
            <w:delText>a posib</w:delText>
          </w:r>
        </w:del>
        <w:r w:rsidR="004D1B77">
          <w:rPr>
            <w:rFonts w:cs="Times New Roman"/>
          </w:rPr>
          <w:t xml:space="preserve">modificaciones de </w:t>
        </w:r>
        <w:del w:id="2839" w:author="IO" w:date="2011-06-09T17:46:00Z">
          <w:r w:rsidR="004D1B77" w:rsidDel="006C100C">
            <w:rPr>
              <w:rFonts w:cs="Times New Roman"/>
            </w:rPr>
            <w:delText>est</w:delText>
          </w:r>
        </w:del>
      </w:ins>
      <w:ins w:id="2840" w:author="IO" w:date="2011-06-09T17:46:00Z">
        <w:r>
          <w:rPr>
            <w:rFonts w:cs="Times New Roman"/>
          </w:rPr>
          <w:t>l</w:t>
        </w:r>
      </w:ins>
      <w:ins w:id="2841" w:author="Orion" w:date="2011-05-09T00:27:00Z">
        <w:r w:rsidR="004D1B77">
          <w:rPr>
            <w:rFonts w:cs="Times New Roman"/>
          </w:rPr>
          <w:t>os</w:t>
        </w:r>
      </w:ins>
      <w:ins w:id="2842" w:author="Orion" w:date="2011-06-10T19:12:00Z">
        <w:r w:rsidR="00A77426">
          <w:rPr>
            <w:rFonts w:cs="Times New Roman"/>
          </w:rPr>
          <w:t xml:space="preserve"> </w:t>
        </w:r>
      </w:ins>
      <w:ins w:id="2843" w:author="Orion" w:date="2011-05-09T00:27:00Z">
        <w:r w:rsidR="004D1B77">
          <w:rPr>
            <w:rFonts w:cs="Times New Roman"/>
          </w:rPr>
          <w:t>valores</w:t>
        </w:r>
      </w:ins>
      <w:ins w:id="2844" w:author="IO" w:date="2011-06-09T17:46:00Z">
        <w:r>
          <w:rPr>
            <w:rFonts w:cs="Times New Roman"/>
          </w:rPr>
          <w:t xml:space="preserve"> de </w:t>
        </w:r>
      </w:ins>
      <w:ins w:id="2845" w:author="IO" w:date="2011-06-09T17:47:00Z">
        <w:r>
          <w:rPr>
            <w:rFonts w:cs="Times New Roman"/>
          </w:rPr>
          <w:t>algunos de lo</w:t>
        </w:r>
      </w:ins>
      <w:ins w:id="2846" w:author="IO" w:date="2011-06-09T17:46:00Z">
        <w:r>
          <w:rPr>
            <w:rFonts w:cs="Times New Roman"/>
          </w:rPr>
          <w:t>s atributos</w:t>
        </w:r>
      </w:ins>
      <w:ins w:id="2847" w:author="IO" w:date="2011-06-09T17:47:00Z">
        <w:r>
          <w:rPr>
            <w:rFonts w:cs="Times New Roman"/>
          </w:rPr>
          <w:t xml:space="preserve"> previos</w:t>
        </w:r>
      </w:ins>
      <w:ins w:id="2848" w:author="Orion" w:date="2011-05-09T00:28:00Z">
        <w:r w:rsidR="004D1B77">
          <w:rPr>
            <w:rFonts w:cs="Times New Roman"/>
          </w:rPr>
          <w:t>, en concreto del rumbo, la altura y la velocidad</w:t>
        </w:r>
      </w:ins>
      <w:ins w:id="2849" w:author="IO" w:date="2011-06-09T17:47:00Z">
        <w:r>
          <w:rPr>
            <w:rFonts w:cs="Times New Roman"/>
          </w:rPr>
          <w:t xml:space="preserve">. El resto de los valores de atributos </w:t>
        </w:r>
      </w:ins>
      <w:ins w:id="2850" w:author="Orion" w:date="2011-05-09T00:29:00Z">
        <w:del w:id="2851" w:author="IO" w:date="2011-06-09T17:47:00Z">
          <w:r w:rsidR="004D1B77">
            <w:rPr>
              <w:rFonts w:cs="Times New Roman"/>
            </w:rPr>
            <w:delText xml:space="preserve">, ya que el resto </w:delText>
          </w:r>
        </w:del>
        <w:r w:rsidR="004D1B77">
          <w:rPr>
            <w:rFonts w:cs="Times New Roman"/>
          </w:rPr>
          <w:t xml:space="preserve">se </w:t>
        </w:r>
      </w:ins>
      <w:ins w:id="2852" w:author="Orion" w:date="2011-05-09T00:31:00Z">
        <w:r w:rsidR="00D44A88">
          <w:rPr>
            <w:rFonts w:cs="Times New Roman"/>
          </w:rPr>
          <w:t>actualizarán</w:t>
        </w:r>
      </w:ins>
      <w:ins w:id="2853" w:author="Orion" w:date="2011-05-09T00:29:00Z">
        <w:r w:rsidR="004D1B77">
          <w:rPr>
            <w:rFonts w:cs="Times New Roman"/>
          </w:rPr>
          <w:t xml:space="preserve"> automáticamente</w:t>
        </w:r>
      </w:ins>
      <w:ins w:id="2854" w:author="IO" w:date="2011-06-09T17:47:00Z">
        <w:r>
          <w:rPr>
            <w:rFonts w:cs="Times New Roman"/>
          </w:rPr>
          <w:t xml:space="preserve"> a partir de los ya mencionados.</w:t>
        </w:r>
      </w:ins>
    </w:p>
    <w:p w14:paraId="4723F2B3" w14:textId="47DDC337" w:rsidR="008B712C" w:rsidRDefault="004D1B77">
      <w:pPr>
        <w:jc w:val="both"/>
        <w:rPr>
          <w:ins w:id="2855" w:author="Orion" w:date="2011-05-09T00:14:00Z"/>
          <w:del w:id="2856" w:author="IO" w:date="2011-06-09T17:48:00Z"/>
          <w:rFonts w:cs="Times New Roman"/>
        </w:rPr>
        <w:pPrChange w:id="2857" w:author="Orion" w:date="2011-05-09T00:17:00Z">
          <w:pPr/>
        </w:pPrChange>
      </w:pPr>
      <w:ins w:id="2858" w:author="Orion" w:date="2011-05-09T00:29:00Z">
        <w:del w:id="2859" w:author="IO" w:date="2011-06-09T17:47:00Z">
          <w:r>
            <w:rPr>
              <w:rFonts w:cs="Times New Roman"/>
            </w:rPr>
            <w:delText>.</w:delText>
          </w:r>
        </w:del>
      </w:ins>
      <w:ins w:id="2860" w:author="Orion" w:date="2011-05-09T00:30:00Z">
        <w:del w:id="2861" w:author="IO" w:date="2011-06-09T17:47:00Z">
          <w:r w:rsidR="00D44A88">
            <w:rPr>
              <w:rFonts w:cs="Times New Roman"/>
            </w:rPr>
            <w:delText xml:space="preserve"> </w:delText>
          </w:r>
        </w:del>
        <w:del w:id="2862" w:author="IO" w:date="2011-06-09T17:48:00Z">
          <w:r w:rsidR="00D44A88">
            <w:rPr>
              <w:rFonts w:cs="Times New Roman"/>
            </w:rPr>
            <w:delText>Para ello también se tendrá en cuenta las limitaciones o especificaciones técn</w:delText>
          </w:r>
        </w:del>
      </w:ins>
      <w:ins w:id="2863" w:author="Orion" w:date="2011-05-09T00:31:00Z">
        <w:del w:id="2864" w:author="IO" w:date="2011-06-09T17:48:00Z">
          <w:r w:rsidR="00D44A88">
            <w:rPr>
              <w:rFonts w:cs="Times New Roman"/>
            </w:rPr>
            <w:delText xml:space="preserve">icas del modelo de avión Airbus A-320 </w:delText>
          </w:r>
        </w:del>
      </w:ins>
      <w:customXmlInsRangeStart w:id="2865" w:author="Orion" w:date="2011-05-09T00:31:00Z"/>
      <w:customXmlDelRangeStart w:id="2866" w:author="IO" w:date="2011-06-09T17:48:00Z"/>
      <w:sdt>
        <w:sdtPr>
          <w:rPr>
            <w:rFonts w:cs="Times New Roman"/>
          </w:rPr>
          <w:id w:val="555510808"/>
          <w:citation/>
        </w:sdtPr>
        <w:sdtEndPr/>
        <w:sdtContent>
          <w:customXmlInsRangeEnd w:id="2865"/>
          <w:customXmlDelRangeEnd w:id="2866"/>
          <w:ins w:id="2867" w:author="Orion" w:date="2011-05-09T00:31:00Z">
            <w:del w:id="2868"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869" w:author="IO" w:date="2011-06-09T17:48:00Z">
            <w:r w:rsidR="002B2B1D" w:rsidRPr="002B2B1D">
              <w:rPr>
                <w:rFonts w:cs="Times New Roman"/>
                <w:noProof/>
              </w:rPr>
              <w:delText>(40)</w:delText>
            </w:r>
          </w:del>
          <w:ins w:id="2870" w:author="Orion" w:date="2011-05-09T00:31:00Z">
            <w:del w:id="2871" w:author="IO" w:date="2011-06-09T17:48:00Z">
              <w:r w:rsidR="00D44A88">
                <w:rPr>
                  <w:rFonts w:cs="Times New Roman"/>
                </w:rPr>
                <w:fldChar w:fldCharType="end"/>
              </w:r>
            </w:del>
          </w:ins>
          <w:customXmlInsRangeStart w:id="2872" w:author="Orion" w:date="2011-05-09T00:31:00Z"/>
          <w:customXmlDelRangeStart w:id="2873" w:author="IO" w:date="2011-06-09T17:48:00Z"/>
        </w:sdtContent>
      </w:sdt>
      <w:customXmlInsRangeEnd w:id="2872"/>
      <w:customXmlDelRangeEnd w:id="2873"/>
      <w:ins w:id="2874" w:author="Orion" w:date="2011-05-09T00:31:00Z">
        <w:del w:id="2875" w:author="IO" w:date="2011-06-09T17:48:00Z">
          <w:r w:rsidR="00D44A88">
            <w:rPr>
              <w:rFonts w:cs="Times New Roman"/>
            </w:rPr>
            <w:delText xml:space="preserve"> </w:delText>
          </w:r>
        </w:del>
      </w:ins>
      <w:customXmlInsRangeStart w:id="2876" w:author="Orion" w:date="2011-05-09T00:31:00Z"/>
      <w:customXmlDelRangeStart w:id="2877" w:author="IO" w:date="2011-06-09T17:48:00Z"/>
      <w:sdt>
        <w:sdtPr>
          <w:rPr>
            <w:rFonts w:cs="Times New Roman"/>
          </w:rPr>
          <w:id w:val="515128216"/>
          <w:citation/>
        </w:sdtPr>
        <w:sdtEndPr/>
        <w:sdtContent>
          <w:customXmlInsRangeEnd w:id="2876"/>
          <w:customXmlDelRangeEnd w:id="2877"/>
          <w:ins w:id="2878" w:author="Orion" w:date="2011-05-09T00:31:00Z">
            <w:del w:id="2879"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880" w:author="IO" w:date="2011-06-09T17:48:00Z">
            <w:r w:rsidR="002B2B1D" w:rsidRPr="002B2B1D">
              <w:rPr>
                <w:rFonts w:cs="Times New Roman"/>
                <w:noProof/>
              </w:rPr>
              <w:delText>(41)</w:delText>
            </w:r>
          </w:del>
          <w:ins w:id="2881" w:author="Orion" w:date="2011-05-09T00:31:00Z">
            <w:del w:id="2882" w:author="IO" w:date="2011-06-09T17:48:00Z">
              <w:r w:rsidR="00D44A88">
                <w:rPr>
                  <w:rFonts w:cs="Times New Roman"/>
                </w:rPr>
                <w:fldChar w:fldCharType="end"/>
              </w:r>
            </w:del>
          </w:ins>
          <w:customXmlInsRangeStart w:id="2883" w:author="Orion" w:date="2011-05-09T00:31:00Z"/>
          <w:customXmlDelRangeStart w:id="2884" w:author="IO" w:date="2011-06-09T17:48:00Z"/>
        </w:sdtContent>
      </w:sdt>
      <w:customXmlInsRangeEnd w:id="2883"/>
      <w:customXmlDelRangeEnd w:id="2884"/>
      <w:ins w:id="2885" w:author="Orion" w:date="2011-05-09T00:31:00Z">
        <w:del w:id="2886" w:author="IO" w:date="2011-06-09T17:48:00Z">
          <w:r w:rsidR="00D44A88">
            <w:rPr>
              <w:rFonts w:cs="Times New Roman"/>
            </w:rPr>
            <w:delText>.</w:delText>
          </w:r>
        </w:del>
      </w:ins>
    </w:p>
    <w:p w14:paraId="216A2864" w14:textId="75BA4195" w:rsidR="001836F1" w:rsidRDefault="006016DF">
      <w:pPr>
        <w:jc w:val="both"/>
        <w:rPr>
          <w:ins w:id="2887" w:author="Orion" w:date="2011-05-05T18:45:00Z"/>
          <w:rFonts w:cs="Times New Roman"/>
        </w:rPr>
        <w:pPrChange w:id="2888" w:author="Orion" w:date="2011-05-09T00:17:00Z">
          <w:pPr/>
        </w:pPrChange>
      </w:pPr>
      <w:ins w:id="2889" w:author="IO" w:date="2011-05-13T12:35:00Z">
        <w:del w:id="2890" w:author="Orion" w:date="2011-06-10T12:48:00Z">
          <w:r w:rsidDel="007A3596">
            <w:rPr>
              <w:rFonts w:cs="Times New Roman"/>
            </w:rPr>
            <w:delText>á</w:delText>
          </w:r>
        </w:del>
      </w:ins>
    </w:p>
    <w:p w14:paraId="009C461F" w14:textId="77777777" w:rsidR="001A6151" w:rsidRPr="0080539F" w:rsidRDefault="00261312">
      <w:pPr>
        <w:pStyle w:val="Subtitle"/>
        <w:rPr>
          <w:ins w:id="2891" w:author="Orion" w:date="2011-05-09T00:39:00Z"/>
        </w:rPr>
        <w:pPrChange w:id="2892" w:author="Orion" w:date="2011-07-04T11:54:00Z">
          <w:pPr/>
        </w:pPrChange>
      </w:pPr>
      <w:ins w:id="2893" w:author="Orion" w:date="2011-05-09T00:39:00Z">
        <w:r w:rsidRPr="009447DD">
          <w:t>Requisitos de los pilotos:</w:t>
        </w:r>
      </w:ins>
    </w:p>
    <w:p w14:paraId="063AB2CF" w14:textId="77777777" w:rsidR="00261312" w:rsidRDefault="00261312">
      <w:pPr>
        <w:jc w:val="both"/>
        <w:rPr>
          <w:ins w:id="2894" w:author="Orion" w:date="2011-05-09T00:45:00Z"/>
          <w:rFonts w:cs="Times New Roman"/>
        </w:rPr>
        <w:pPrChange w:id="2895" w:author="Orion" w:date="2011-05-09T00:17:00Z">
          <w:pPr/>
        </w:pPrChange>
      </w:pPr>
      <w:ins w:id="2896" w:author="Orion" w:date="2011-05-09T00:40:00Z">
        <w:r>
          <w:rPr>
            <w:rFonts w:cs="Times New Roman"/>
          </w:rPr>
          <w:t>Los pilotos son las entidades encargadas de manejar y, por tanto, dar instrucciones a los aviones que estén pilotando.</w:t>
        </w:r>
      </w:ins>
      <w:ins w:id="2897" w:author="Orion" w:date="2011-05-09T00:41:00Z">
        <w:r>
          <w:rPr>
            <w:rFonts w:cs="Times New Roman"/>
          </w:rPr>
          <w:t xml:space="preserve"> </w:t>
        </w:r>
      </w:ins>
      <w:ins w:id="2898" w:author="Orion" w:date="2011-05-09T00:43:00Z">
        <w:r>
          <w:rPr>
            <w:rFonts w:cs="Times New Roman"/>
          </w:rPr>
          <w:t xml:space="preserve">Los pilotos </w:t>
        </w:r>
      </w:ins>
      <w:ins w:id="2899" w:author="Orion" w:date="2011-05-09T00:46:00Z">
        <w:r w:rsidR="003E2ECA">
          <w:rPr>
            <w:rFonts w:cs="Times New Roman"/>
          </w:rPr>
          <w:t>deben ser</w:t>
        </w:r>
      </w:ins>
      <w:ins w:id="2900" w:author="Orion" w:date="2011-05-09T00:43:00Z">
        <w:r w:rsidR="00B170A4">
          <w:rPr>
            <w:rFonts w:cs="Times New Roman"/>
          </w:rPr>
          <w:t xml:space="preserve"> conscientes de su plan de </w:t>
        </w:r>
        <w:r>
          <w:rPr>
            <w:rFonts w:cs="Times New Roman"/>
          </w:rPr>
          <w:t>vuelo</w:t>
        </w:r>
      </w:ins>
      <w:ins w:id="2901" w:author="Orion" w:date="2011-05-09T00:45:00Z">
        <w:r w:rsidR="00B170A4">
          <w:rPr>
            <w:rFonts w:cs="Times New Roman"/>
          </w:rPr>
          <w:t xml:space="preserve"> durante todo el trayecto</w:t>
        </w:r>
      </w:ins>
      <w:ins w:id="2902" w:author="Orion" w:date="2011-05-09T00:43:00Z">
        <w:r>
          <w:rPr>
            <w:rFonts w:cs="Times New Roman"/>
          </w:rPr>
          <w:t xml:space="preserve">, pero deberán acatar las </w:t>
        </w:r>
      </w:ins>
      <w:ins w:id="2903" w:author="Orion" w:date="2011-05-09T00:44:00Z">
        <w:r>
          <w:rPr>
            <w:rFonts w:cs="Times New Roman"/>
          </w:rPr>
          <w:t>órdenes</w:t>
        </w:r>
      </w:ins>
      <w:ins w:id="2904" w:author="Orion" w:date="2011-05-09T00:43:00Z">
        <w:r>
          <w:rPr>
            <w:rFonts w:cs="Times New Roman"/>
          </w:rPr>
          <w:t xml:space="preserve"> les puedan </w:t>
        </w:r>
      </w:ins>
      <w:ins w:id="2905" w:author="Orion" w:date="2011-05-09T00:44:00Z">
        <w:r w:rsidR="00B170A4">
          <w:rPr>
            <w:rFonts w:cs="Times New Roman"/>
          </w:rPr>
          <w:t>dar</w:t>
        </w:r>
      </w:ins>
      <w:ins w:id="2906" w:author="Orion" w:date="2011-05-09T00:43:00Z">
        <w:r>
          <w:rPr>
            <w:rFonts w:cs="Times New Roman"/>
          </w:rPr>
          <w:t xml:space="preserve"> los controladores</w:t>
        </w:r>
      </w:ins>
      <w:ins w:id="2907" w:author="Orion" w:date="2011-05-09T00:47:00Z">
        <w:r w:rsidR="00991DBD" w:rsidRPr="00991DBD">
          <w:rPr>
            <w:rFonts w:cs="Times New Roman"/>
          </w:rPr>
          <w:t xml:space="preserve"> </w:t>
        </w:r>
        <w:r w:rsidR="00991DBD">
          <w:rPr>
            <w:rFonts w:cs="Times New Roman"/>
          </w:rPr>
          <w:t>que en un momento dado</w:t>
        </w:r>
      </w:ins>
      <w:ins w:id="2908" w:author="Orion" w:date="2011-05-09T00:43:00Z">
        <w:r>
          <w:rPr>
            <w:rFonts w:cs="Times New Roman"/>
          </w:rPr>
          <w:t xml:space="preserve">. </w:t>
        </w:r>
      </w:ins>
      <w:ins w:id="2909" w:author="Orion" w:date="2011-05-09T00:45:00Z">
        <w:r w:rsidR="00DA2DBD">
          <w:rPr>
            <w:rFonts w:cs="Times New Roman"/>
          </w:rPr>
          <w:t>Por otro lado, s</w:t>
        </w:r>
      </w:ins>
      <w:ins w:id="2910" w:author="Orion" w:date="2011-05-09T00:41:00Z">
        <w:r>
          <w:rPr>
            <w:rFonts w:cs="Times New Roman"/>
          </w:rPr>
          <w:t xml:space="preserve">e </w:t>
        </w:r>
      </w:ins>
      <w:ins w:id="2911" w:author="Orion" w:date="2011-05-09T00:50:00Z">
        <w:r w:rsidR="00BF3A84">
          <w:rPr>
            <w:rFonts w:cs="Times New Roman"/>
          </w:rPr>
          <w:t>tendr</w:t>
        </w:r>
      </w:ins>
      <w:ins w:id="2912" w:author="Orion" w:date="2011-05-09T00:51:00Z">
        <w:r w:rsidR="00BF3A84">
          <w:rPr>
            <w:rFonts w:cs="Times New Roman"/>
          </w:rPr>
          <w:t>án</w:t>
        </w:r>
      </w:ins>
      <w:ins w:id="2913" w:author="Orion" w:date="2011-05-09T00:41:00Z">
        <w:r>
          <w:rPr>
            <w:rFonts w:cs="Times New Roman"/>
          </w:rPr>
          <w:t xml:space="preserve"> en cuenta algunas características de su comportamiento como pueden ser la experiencia, el </w:t>
        </w:r>
      </w:ins>
      <w:ins w:id="2914" w:author="Orion" w:date="2011-05-09T00:42:00Z">
        <w:r>
          <w:rPr>
            <w:rFonts w:cs="Times New Roman"/>
          </w:rPr>
          <w:t>estrés</w:t>
        </w:r>
      </w:ins>
      <w:ins w:id="2915" w:author="Orion" w:date="2011-05-09T00:41:00Z">
        <w:r w:rsidR="00DA2DBD">
          <w:rPr>
            <w:rFonts w:cs="Times New Roman"/>
          </w:rPr>
          <w:t>, la fatiga</w:t>
        </w:r>
      </w:ins>
      <w:ins w:id="2916"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917" w:author="Orion" w:date="2011-05-06T20:44:00Z"/>
          <w:rFonts w:cs="Times New Roman"/>
        </w:rPr>
        <w:pPrChange w:id="2918" w:author="Orion" w:date="2011-05-09T00:54:00Z">
          <w:pPr/>
        </w:pPrChange>
      </w:pPr>
      <w:ins w:id="2919" w:author="Orion" w:date="2011-05-09T00:49:00Z">
        <w:r>
          <w:rPr>
            <w:rFonts w:cs="Times New Roman"/>
          </w:rPr>
          <w:t>Los UAV serán representados como pilotos donde</w:t>
        </w:r>
      </w:ins>
      <w:ins w:id="2920" w:author="Orion" w:date="2011-05-09T00:51:00Z">
        <w:r>
          <w:rPr>
            <w:rFonts w:cs="Times New Roman"/>
          </w:rPr>
          <w:t>,</w:t>
        </w:r>
      </w:ins>
      <w:ins w:id="2921" w:author="Orion" w:date="2011-05-09T00:49:00Z">
        <w:r>
          <w:rPr>
            <w:rFonts w:cs="Times New Roman"/>
          </w:rPr>
          <w:t xml:space="preserve"> por ejemplo</w:t>
        </w:r>
      </w:ins>
      <w:ins w:id="2922" w:author="Orion" w:date="2011-05-09T00:51:00Z">
        <w:r>
          <w:rPr>
            <w:rFonts w:cs="Times New Roman"/>
          </w:rPr>
          <w:t>,</w:t>
        </w:r>
      </w:ins>
      <w:ins w:id="2923" w:author="Orion" w:date="2011-05-09T00:49:00Z">
        <w:r>
          <w:rPr>
            <w:rFonts w:cs="Times New Roman"/>
          </w:rPr>
          <w:t xml:space="preserve"> tanto la fatiga como el estrés será</w:t>
        </w:r>
      </w:ins>
      <w:ins w:id="2924" w:author="Orion" w:date="2011-05-09T00:51:00Z">
        <w:r>
          <w:rPr>
            <w:rFonts w:cs="Times New Roman"/>
          </w:rPr>
          <w:t>n</w:t>
        </w:r>
      </w:ins>
      <w:ins w:id="2925" w:author="Orion" w:date="2011-05-09T00:49:00Z">
        <w:r>
          <w:rPr>
            <w:rFonts w:cs="Times New Roman"/>
          </w:rPr>
          <w:t xml:space="preserve"> siempre </w:t>
        </w:r>
      </w:ins>
      <w:ins w:id="2926" w:author="Orion" w:date="2011-05-09T00:50:00Z">
        <w:r>
          <w:rPr>
            <w:rFonts w:cs="Times New Roman"/>
          </w:rPr>
          <w:t xml:space="preserve">cero y no se incrementará por muchas horas de vuelo que </w:t>
        </w:r>
      </w:ins>
      <w:ins w:id="2927" w:author="Orion" w:date="2011-05-09T00:51:00Z">
        <w:r>
          <w:rPr>
            <w:rFonts w:cs="Times New Roman"/>
          </w:rPr>
          <w:t>vayan acumulando. Lo cual no será así para los pilotos que son representados por personas</w:t>
        </w:r>
      </w:ins>
      <w:ins w:id="2928" w:author="Orion" w:date="2011-05-09T00:55:00Z">
        <w:r w:rsidR="00A42AE3">
          <w:rPr>
            <w:rFonts w:cs="Times New Roman"/>
          </w:rPr>
          <w:t>,</w:t>
        </w:r>
      </w:ins>
      <w:ins w:id="2929" w:author="Orion" w:date="2011-05-09T00:53:00Z">
        <w:r>
          <w:rPr>
            <w:rFonts w:cs="Times New Roman"/>
          </w:rPr>
          <w:t xml:space="preserve"> donde estos valores</w:t>
        </w:r>
      </w:ins>
      <w:ins w:id="2930" w:author="Orion" w:date="2011-05-10T09:28:00Z">
        <w:r w:rsidR="005E4FAC">
          <w:rPr>
            <w:rFonts w:cs="Times New Roman"/>
          </w:rPr>
          <w:t xml:space="preserve">, asignados </w:t>
        </w:r>
      </w:ins>
      <w:ins w:id="2931"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932"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933" w:author="Orion" w:date="2011-05-10T09:28:00Z">
        <w:r w:rsidR="005E4FAC">
          <w:rPr>
            <w:rFonts w:cs="Times New Roman"/>
          </w:rPr>
          <w:t>,</w:t>
        </w:r>
      </w:ins>
      <w:ins w:id="2934" w:author="Orion" w:date="2011-05-09T00:53:00Z">
        <w:r>
          <w:rPr>
            <w:rFonts w:cs="Times New Roman"/>
          </w:rPr>
          <w:t xml:space="preserve"> irán incrementando durante el tiempo </w:t>
        </w:r>
      </w:ins>
      <w:ins w:id="2935" w:author="Orion" w:date="2011-05-09T00:55:00Z">
        <w:r w:rsidR="00375556">
          <w:rPr>
            <w:rFonts w:cs="Times New Roman"/>
          </w:rPr>
          <w:t>e</w:t>
        </w:r>
      </w:ins>
      <w:ins w:id="2936" w:author="Orion" w:date="2011-05-09T00:53:00Z">
        <w:r>
          <w:rPr>
            <w:rFonts w:cs="Times New Roman"/>
          </w:rPr>
          <w:t xml:space="preserve"> </w:t>
        </w:r>
      </w:ins>
      <w:ins w:id="2937" w:author="Orion" w:date="2011-05-09T00:55:00Z">
        <w:r w:rsidR="00161E38">
          <w:rPr>
            <w:rFonts w:cs="Times New Roman"/>
          </w:rPr>
          <w:t>influirán</w:t>
        </w:r>
      </w:ins>
      <w:ins w:id="2938" w:author="Orion" w:date="2011-05-09T00:53:00Z">
        <w:r>
          <w:rPr>
            <w:rFonts w:cs="Times New Roman"/>
          </w:rPr>
          <w:t xml:space="preserve"> negativamente en la toma de decisiones o </w:t>
        </w:r>
      </w:ins>
      <w:ins w:id="2939" w:author="Orion" w:date="2011-05-09T00:54:00Z">
        <w:r>
          <w:rPr>
            <w:rFonts w:cs="Times New Roman"/>
          </w:rPr>
          <w:t xml:space="preserve">a la hora de mandar </w:t>
        </w:r>
      </w:ins>
      <w:ins w:id="2940" w:author="Orion" w:date="2011-05-09T00:53:00Z">
        <w:r>
          <w:rPr>
            <w:rFonts w:cs="Times New Roman"/>
          </w:rPr>
          <w:t>ciertas instrucciones</w:t>
        </w:r>
      </w:ins>
      <w:ins w:id="2941" w:author="Orion" w:date="2011-05-09T00:54:00Z">
        <w:r>
          <w:rPr>
            <w:rFonts w:cs="Times New Roman"/>
          </w:rPr>
          <w:t xml:space="preserve"> al avión</w:t>
        </w:r>
      </w:ins>
      <w:ins w:id="2942" w:author="Orion" w:date="2011-05-09T00:51:00Z">
        <w:r>
          <w:rPr>
            <w:rFonts w:cs="Times New Roman"/>
          </w:rPr>
          <w:t>.</w:t>
        </w:r>
      </w:ins>
    </w:p>
    <w:p w14:paraId="018D24DA" w14:textId="77777777" w:rsidR="002810B1" w:rsidRDefault="002810B1">
      <w:pPr>
        <w:jc w:val="both"/>
        <w:rPr>
          <w:ins w:id="2943" w:author="Orion" w:date="2011-05-09T00:55:00Z"/>
          <w:rFonts w:cs="Times New Roman"/>
        </w:rPr>
        <w:pPrChange w:id="2944" w:author="Orion" w:date="2011-05-09T00:17:00Z">
          <w:pPr/>
        </w:pPrChange>
      </w:pPr>
    </w:p>
    <w:p w14:paraId="1ECB7D85" w14:textId="77777777" w:rsidR="002C624F" w:rsidRPr="0080539F" w:rsidRDefault="002C624F">
      <w:pPr>
        <w:pStyle w:val="Subtitle"/>
        <w:rPr>
          <w:ins w:id="2945" w:author="Orion" w:date="2011-05-09T00:56:00Z"/>
        </w:rPr>
        <w:pPrChange w:id="2946" w:author="Orion" w:date="2011-07-04T11:54:00Z">
          <w:pPr/>
        </w:pPrChange>
      </w:pPr>
      <w:commentRangeStart w:id="2947"/>
      <w:ins w:id="2948" w:author="Orion" w:date="2011-05-09T00:56:00Z">
        <w:r w:rsidRPr="009447DD">
          <w:t>Requisitos de los controladores:</w:t>
        </w:r>
      </w:ins>
    </w:p>
    <w:p w14:paraId="7F9B176F" w14:textId="77777777" w:rsidR="00D7658E" w:rsidRDefault="002C624F">
      <w:pPr>
        <w:jc w:val="both"/>
        <w:rPr>
          <w:ins w:id="2949" w:author="Orion" w:date="2011-05-27T23:32:00Z"/>
          <w:rFonts w:cs="Times New Roman"/>
        </w:rPr>
        <w:pPrChange w:id="2950" w:author="Orion" w:date="2011-05-09T00:17:00Z">
          <w:pPr/>
        </w:pPrChange>
      </w:pPr>
      <w:ins w:id="2951" w:author="Orion" w:date="2011-05-09T00:56:00Z">
        <w:r>
          <w:rPr>
            <w:rFonts w:cs="Times New Roman"/>
          </w:rPr>
          <w:t>Los controladores se limitarán, en esta primera aproximación, a gestionar l</w:t>
        </w:r>
      </w:ins>
      <w:ins w:id="2952" w:author="Orion" w:date="2011-05-09T00:57:00Z">
        <w:r>
          <w:rPr>
            <w:rFonts w:cs="Times New Roman"/>
          </w:rPr>
          <w:t>a</w:t>
        </w:r>
      </w:ins>
      <w:ins w:id="2953" w:author="Orion" w:date="2011-05-09T00:56:00Z">
        <w:r>
          <w:rPr>
            <w:rFonts w:cs="Times New Roman"/>
          </w:rPr>
          <w:t xml:space="preserve">s posibles </w:t>
        </w:r>
      </w:ins>
      <w:ins w:id="2954" w:author="Orion" w:date="2011-05-09T00:57:00Z">
        <w:r>
          <w:rPr>
            <w:rFonts w:cs="Times New Roman"/>
          </w:rPr>
          <w:t>colisiones</w:t>
        </w:r>
      </w:ins>
      <w:ins w:id="2955" w:author="Orion" w:date="2011-05-09T00:56:00Z">
        <w:r>
          <w:rPr>
            <w:rFonts w:cs="Times New Roman"/>
          </w:rPr>
          <w:t xml:space="preserve"> que puedan surgir entre aviones</w:t>
        </w:r>
      </w:ins>
      <w:ins w:id="2956" w:author="Orion" w:date="2011-05-09T00:57:00Z">
        <w:r>
          <w:rPr>
            <w:rFonts w:cs="Times New Roman"/>
          </w:rPr>
          <w:t>.</w:t>
        </w:r>
      </w:ins>
      <w:ins w:id="2957" w:author="Orion" w:date="2011-05-27T23:22:00Z">
        <w:r w:rsidR="006E3841">
          <w:rPr>
            <w:rFonts w:cs="Times New Roman"/>
          </w:rPr>
          <w:t xml:space="preserve"> </w:t>
        </w:r>
      </w:ins>
      <w:ins w:id="2958" w:author="Orion" w:date="2011-05-27T23:25:00Z">
        <w:r w:rsidR="006E3841">
          <w:rPr>
            <w:rFonts w:cs="Times New Roman"/>
          </w:rPr>
          <w:t xml:space="preserve">Dichas gestiones las harán basándose en </w:t>
        </w:r>
      </w:ins>
      <w:ins w:id="2959" w:author="Orion" w:date="2011-05-27T23:26:00Z">
        <w:r w:rsidR="006E3841">
          <w:rPr>
            <w:rFonts w:cs="Times New Roman"/>
          </w:rPr>
          <w:t xml:space="preserve">las regulaciones y procedimientos descritos en el documento </w:t>
        </w:r>
      </w:ins>
      <w:customXmlInsRangeStart w:id="2960" w:author="Orion" w:date="2011-05-27T23:30:00Z"/>
      <w:sdt>
        <w:sdtPr>
          <w:rPr>
            <w:rFonts w:cs="Times New Roman"/>
          </w:rPr>
          <w:id w:val="-1021317923"/>
          <w:citation/>
        </w:sdtPr>
        <w:sdtEndPr/>
        <w:sdtContent>
          <w:customXmlInsRangeEnd w:id="2960"/>
          <w:ins w:id="2961"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962" w:author="Orion" w:date="2011-05-27T23:30:00Z">
            <w:r w:rsidR="006E3841">
              <w:rPr>
                <w:rFonts w:cs="Times New Roman"/>
              </w:rPr>
              <w:fldChar w:fldCharType="end"/>
            </w:r>
          </w:ins>
          <w:customXmlInsRangeStart w:id="2963" w:author="Orion" w:date="2011-05-27T23:30:00Z"/>
        </w:sdtContent>
      </w:sdt>
      <w:customXmlInsRangeEnd w:id="2963"/>
      <w:ins w:id="2964" w:author="Orion" w:date="2011-05-27T23:32:00Z">
        <w:r w:rsidR="00D7658E">
          <w:rPr>
            <w:rFonts w:cs="Times New Roman"/>
          </w:rPr>
          <w:t xml:space="preserve">, donde se </w:t>
        </w:r>
      </w:ins>
      <w:ins w:id="2965" w:author="Orion" w:date="2011-05-27T23:40:00Z">
        <w:r w:rsidR="005730EA">
          <w:rPr>
            <w:rFonts w:cs="Times New Roman"/>
          </w:rPr>
          <w:t>establecen</w:t>
        </w:r>
      </w:ins>
      <w:ins w:id="2966" w:author="Orion" w:date="2011-05-27T23:32:00Z">
        <w:r w:rsidR="00D7658E">
          <w:rPr>
            <w:rFonts w:cs="Times New Roman"/>
          </w:rPr>
          <w:t xml:space="preserve"> los siguientes valores </w:t>
        </w:r>
      </w:ins>
      <w:ins w:id="2967" w:author="Orion" w:date="2011-05-27T23:40:00Z">
        <w:r w:rsidR="005730EA">
          <w:rPr>
            <w:rFonts w:cs="Times New Roman"/>
          </w:rPr>
          <w:t>mínimos</w:t>
        </w:r>
      </w:ins>
      <w:ins w:id="2968" w:author="Orion" w:date="2011-05-27T23:32:00Z">
        <w:r w:rsidR="00D7658E">
          <w:rPr>
            <w:rFonts w:cs="Times New Roman"/>
          </w:rPr>
          <w:t xml:space="preserve"> de separación</w:t>
        </w:r>
      </w:ins>
      <w:ins w:id="2969" w:author="Orion" w:date="2011-05-27T23:44:00Z">
        <w:r w:rsidR="007B3980">
          <w:rPr>
            <w:rFonts w:cs="Times New Roman"/>
          </w:rPr>
          <w:t xml:space="preserve"> entre aviones</w:t>
        </w:r>
      </w:ins>
      <w:ins w:id="2970"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971" w:author="Orion" w:date="2011-05-27T23:33:00Z"/>
          <w:rFonts w:cs="Times New Roman"/>
        </w:rPr>
        <w:pPrChange w:id="2972" w:author="Orion" w:date="2011-05-27T23:32:00Z">
          <w:pPr/>
        </w:pPrChange>
      </w:pPr>
      <w:ins w:id="2973"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974" w:author="Orion" w:date="2011-05-27T23:38:00Z"/>
          <w:rFonts w:cs="Times New Roman"/>
        </w:rPr>
        <w:pPrChange w:id="2975" w:author="Orion" w:date="2011-05-27T23:33:00Z">
          <w:pPr/>
        </w:pPrChange>
      </w:pPr>
      <w:ins w:id="2976" w:author="Orion" w:date="2011-05-27T23:38:00Z">
        <w:r>
          <w:rPr>
            <w:rFonts w:cs="Times New Roman"/>
          </w:rPr>
          <w:t>1000 pies</w:t>
        </w:r>
      </w:ins>
      <w:ins w:id="2977" w:author="Orion" w:date="2011-05-27T23:39:00Z">
        <w:r>
          <w:rPr>
            <w:rFonts w:cs="Times New Roman"/>
          </w:rPr>
          <w:t xml:space="preserve"> </w:t>
        </w:r>
      </w:ins>
      <w:ins w:id="2978" w:author="Orion" w:date="2011-05-27T23:38:00Z">
        <w:r>
          <w:rPr>
            <w:rFonts w:cs="Times New Roman"/>
          </w:rPr>
          <w:t>(</w:t>
        </w:r>
      </w:ins>
      <w:ins w:id="2979" w:author="Orion" w:date="2011-05-27T23:39:00Z">
        <w:r>
          <w:rPr>
            <w:rFonts w:cs="Times New Roman"/>
          </w:rPr>
          <w:t>305 metros</w:t>
        </w:r>
      </w:ins>
      <w:ins w:id="2980" w:author="Orion" w:date="2011-05-27T23:38:00Z">
        <w:r>
          <w:rPr>
            <w:rFonts w:cs="Times New Roman"/>
          </w:rPr>
          <w:t>) cuando se vuela p</w:t>
        </w:r>
      </w:ins>
      <w:ins w:id="2981" w:author="Orion" w:date="2011-05-27T23:35:00Z">
        <w:r>
          <w:rPr>
            <w:rFonts w:cs="Times New Roman"/>
          </w:rPr>
          <w:t>or debajo de los 29</w:t>
        </w:r>
      </w:ins>
      <w:ins w:id="2982" w:author="Orion" w:date="2011-05-27T23:39:00Z">
        <w:r>
          <w:rPr>
            <w:rFonts w:cs="Times New Roman"/>
          </w:rPr>
          <w:t>.</w:t>
        </w:r>
      </w:ins>
      <w:ins w:id="2983" w:author="Orion" w:date="2011-05-27T23:35:00Z">
        <w:r>
          <w:rPr>
            <w:rFonts w:cs="Times New Roman"/>
          </w:rPr>
          <w:t>000 pies (</w:t>
        </w:r>
      </w:ins>
      <w:ins w:id="2984" w:author="Orion" w:date="2011-05-27T23:37:00Z">
        <w:r>
          <w:rPr>
            <w:rFonts w:cs="Times New Roman"/>
          </w:rPr>
          <w:t>8</w:t>
        </w:r>
      </w:ins>
      <w:ins w:id="2985" w:author="Orion" w:date="2011-05-27T23:39:00Z">
        <w:r>
          <w:rPr>
            <w:rFonts w:cs="Times New Roman"/>
          </w:rPr>
          <w:t>.</w:t>
        </w:r>
      </w:ins>
      <w:ins w:id="2986" w:author="Orion" w:date="2011-05-27T23:37:00Z">
        <w:r>
          <w:rPr>
            <w:rFonts w:cs="Times New Roman"/>
          </w:rPr>
          <w:t>839 m</w:t>
        </w:r>
      </w:ins>
      <w:ins w:id="2987" w:author="Orion" w:date="2011-05-27T23:38:00Z">
        <w:r>
          <w:rPr>
            <w:rFonts w:cs="Times New Roman"/>
          </w:rPr>
          <w:t>etros)</w:t>
        </w:r>
      </w:ins>
      <w:ins w:id="2988" w:author="Orion" w:date="2011-05-27T23:39:00Z">
        <w:r>
          <w:rPr>
            <w:rFonts w:cs="Times New Roman"/>
          </w:rPr>
          <w:t>.</w:t>
        </w:r>
      </w:ins>
    </w:p>
    <w:p w14:paraId="6E2BAB78" w14:textId="77777777" w:rsidR="00D7658E" w:rsidRDefault="00D7658E">
      <w:pPr>
        <w:pStyle w:val="ListParagraph"/>
        <w:numPr>
          <w:ilvl w:val="1"/>
          <w:numId w:val="23"/>
        </w:numPr>
        <w:jc w:val="both"/>
        <w:rPr>
          <w:ins w:id="2989" w:author="Orion" w:date="2011-05-27T23:33:00Z"/>
          <w:rFonts w:cs="Times New Roman"/>
        </w:rPr>
        <w:pPrChange w:id="2990" w:author="Orion" w:date="2011-05-27T23:33:00Z">
          <w:pPr/>
        </w:pPrChange>
      </w:pPr>
      <w:ins w:id="2991" w:author="Orion" w:date="2011-05-27T23:39:00Z">
        <w:r>
          <w:rPr>
            <w:rFonts w:cs="Times New Roman"/>
          </w:rPr>
          <w:t>2000 pies (610 metros) cuando se vuela por encima de los 29.000 pies (8.839</w:t>
        </w:r>
      </w:ins>
      <w:ins w:id="2992" w:author="Orion" w:date="2011-05-27T23:40:00Z">
        <w:r>
          <w:rPr>
            <w:rFonts w:cs="Times New Roman"/>
          </w:rPr>
          <w:t>.</w:t>
        </w:r>
      </w:ins>
      <w:ins w:id="2993"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994" w:author="Orion" w:date="2011-05-27T23:32:00Z"/>
          <w:rFonts w:cs="Times New Roman"/>
        </w:rPr>
        <w:pPrChange w:id="2995" w:author="Orion" w:date="2011-05-27T23:42:00Z">
          <w:pPr/>
        </w:pPrChange>
      </w:pPr>
      <w:ins w:id="2996" w:author="Orion" w:date="2011-05-27T23:34:00Z">
        <w:r>
          <w:rPr>
            <w:rFonts w:cs="Times New Roman"/>
          </w:rPr>
          <w:t>Separación longitudinal:</w:t>
        </w:r>
      </w:ins>
      <w:ins w:id="2997" w:author="Orion" w:date="2011-05-27T23:40:00Z">
        <w:r w:rsidR="005730EA">
          <w:rPr>
            <w:rFonts w:cs="Times New Roman"/>
          </w:rPr>
          <w:t xml:space="preserve"> 5</w:t>
        </w:r>
      </w:ins>
      <w:ins w:id="2998" w:author="Orion" w:date="2011-05-27T23:43:00Z">
        <w:r w:rsidR="00C337A2">
          <w:rPr>
            <w:rFonts w:cs="Times New Roman"/>
          </w:rPr>
          <w:t>-10</w:t>
        </w:r>
      </w:ins>
      <w:ins w:id="2999" w:author="Orion" w:date="2011-05-27T23:40:00Z">
        <w:r w:rsidR="005730EA">
          <w:rPr>
            <w:rFonts w:cs="Times New Roman"/>
          </w:rPr>
          <w:t xml:space="preserve"> millas </w:t>
        </w:r>
      </w:ins>
      <w:ins w:id="3000" w:author="Orion" w:date="2011-05-27T23:41:00Z">
        <w:r w:rsidR="005730EA">
          <w:rPr>
            <w:rFonts w:cs="Times New Roman"/>
          </w:rPr>
          <w:t>náuticas (9.260</w:t>
        </w:r>
      </w:ins>
      <w:ins w:id="3001" w:author="Orion" w:date="2011-05-27T23:43:00Z">
        <w:r w:rsidR="00830438">
          <w:rPr>
            <w:rFonts w:cs="Times New Roman"/>
          </w:rPr>
          <w:t xml:space="preserve"> - 18520</w:t>
        </w:r>
      </w:ins>
      <w:ins w:id="3002" w:author="Orion" w:date="2011-05-27T23:41:00Z">
        <w:r w:rsidR="005730EA">
          <w:rPr>
            <w:rFonts w:cs="Times New Roman"/>
          </w:rPr>
          <w:t xml:space="preserve"> metros).</w:t>
        </w:r>
      </w:ins>
    </w:p>
    <w:p w14:paraId="5F9048CA" w14:textId="00CAF5B6" w:rsidR="002C624F" w:rsidRDefault="0093428E">
      <w:pPr>
        <w:jc w:val="both"/>
        <w:rPr>
          <w:ins w:id="3003" w:author="Orion" w:date="2011-05-09T00:57:00Z"/>
          <w:rFonts w:cs="Times New Roman"/>
        </w:rPr>
        <w:pPrChange w:id="3004" w:author="Orion" w:date="2011-05-09T00:17:00Z">
          <w:pPr/>
        </w:pPrChange>
      </w:pPr>
      <w:ins w:id="3005" w:author="Orion" w:date="2011-05-27T23:45:00Z">
        <w:r>
          <w:rPr>
            <w:rFonts w:cs="Times New Roman"/>
          </w:rPr>
          <w:t xml:space="preserve">No </w:t>
        </w:r>
      </w:ins>
      <w:ins w:id="3006" w:author="Orion" w:date="2011-06-10T21:32:00Z">
        <w:r w:rsidR="003E54EC">
          <w:rPr>
            <w:rFonts w:cs="Times New Roman"/>
          </w:rPr>
          <w:t>considerándose</w:t>
        </w:r>
      </w:ins>
      <w:ins w:id="3007" w:author="Orion" w:date="2011-05-09T00:58:00Z">
        <w:r w:rsidR="002C624F">
          <w:rPr>
            <w:rFonts w:cs="Times New Roman"/>
          </w:rPr>
          <w:t xml:space="preserve"> muy relevantes para el estudio de este </w:t>
        </w:r>
      </w:ins>
      <w:ins w:id="3008" w:author="Orion" w:date="2011-05-16T11:37:00Z">
        <w:r w:rsidR="00482521">
          <w:rPr>
            <w:rFonts w:cs="Times New Roman"/>
          </w:rPr>
          <w:t>trabajo</w:t>
        </w:r>
      </w:ins>
      <w:ins w:id="3009" w:author="Orion" w:date="2011-05-09T00:59:00Z">
        <w:r w:rsidR="002C624F">
          <w:rPr>
            <w:rFonts w:cs="Times New Roman"/>
          </w:rPr>
          <w:t xml:space="preserve"> </w:t>
        </w:r>
      </w:ins>
      <w:ins w:id="3010" w:author="Orion" w:date="2011-05-09T00:57:00Z">
        <w:r w:rsidR="002C624F">
          <w:rPr>
            <w:rFonts w:cs="Times New Roman"/>
          </w:rPr>
          <w:t xml:space="preserve">otras posibles tareas que </w:t>
        </w:r>
      </w:ins>
      <w:ins w:id="3011" w:author="Orion" w:date="2011-05-27T23:31:00Z">
        <w:r w:rsidR="006E3841">
          <w:rPr>
            <w:rFonts w:cs="Times New Roman"/>
          </w:rPr>
          <w:t xml:space="preserve">los controladores </w:t>
        </w:r>
      </w:ins>
      <w:ins w:id="3012" w:author="Orion" w:date="2011-05-09T00:57:00Z">
        <w:r w:rsidR="002C624F">
          <w:rPr>
            <w:rFonts w:cs="Times New Roman"/>
          </w:rPr>
          <w:t>suelen tener en la realidad</w:t>
        </w:r>
      </w:ins>
      <w:ins w:id="3013" w:author="Orion" w:date="2011-05-09T01:02:00Z">
        <w:r w:rsidR="00BE436B">
          <w:rPr>
            <w:rFonts w:cs="Times New Roman"/>
          </w:rPr>
          <w:t>,</w:t>
        </w:r>
      </w:ins>
      <w:ins w:id="3014" w:author="Orion" w:date="2011-05-09T00:59:00Z">
        <w:r w:rsidR="002C624F">
          <w:rPr>
            <w:rFonts w:cs="Times New Roman"/>
          </w:rPr>
          <w:t xml:space="preserve"> como pueden ser la gestión de las aproximaciones a los aeropuertos o la gesti</w:t>
        </w:r>
      </w:ins>
      <w:ins w:id="3015" w:author="Orion" w:date="2011-05-09T01:00:00Z">
        <w:r w:rsidR="002C624F">
          <w:rPr>
            <w:rFonts w:cs="Times New Roman"/>
          </w:rPr>
          <w:t>ón de aterrizajes y despegues.</w:t>
        </w:r>
      </w:ins>
      <w:commentRangeEnd w:id="2947"/>
      <w:r w:rsidR="006016DF">
        <w:rPr>
          <w:rStyle w:val="CommentReference"/>
        </w:rPr>
        <w:commentReference w:id="2947"/>
      </w:r>
    </w:p>
    <w:p w14:paraId="3D45651E" w14:textId="77777777" w:rsidR="002F3025" w:rsidRDefault="002F3025">
      <w:pPr>
        <w:jc w:val="both"/>
        <w:rPr>
          <w:ins w:id="3016" w:author="Orion" w:date="2011-05-09T01:00:00Z"/>
          <w:rFonts w:cs="Times New Roman"/>
        </w:rPr>
        <w:pPrChange w:id="3017" w:author="Orion" w:date="2011-05-09T00:17:00Z">
          <w:pPr/>
        </w:pPrChange>
      </w:pPr>
    </w:p>
    <w:p w14:paraId="2A4513C8" w14:textId="77777777" w:rsidR="0015736B" w:rsidRPr="008F597E" w:rsidRDefault="001D2364" w:rsidP="0015736B">
      <w:pPr>
        <w:outlineLvl w:val="1"/>
        <w:rPr>
          <w:ins w:id="3018" w:author="Orion" w:date="2011-05-05T17:42:00Z"/>
          <w:rFonts w:eastAsiaTheme="majorEastAsia" w:cs="Times New Roman"/>
          <w:color w:val="1F497D" w:themeColor="text2"/>
          <w:spacing w:val="15"/>
          <w:szCs w:val="21"/>
          <w:u w:val="single"/>
          <w:rPrChange w:id="3019" w:author="Orion" w:date="2011-07-04T11:51:00Z">
            <w:rPr>
              <w:ins w:id="3020" w:author="Orion" w:date="2011-05-05T17:42:00Z"/>
              <w:rFonts w:cs="Times New Roman"/>
            </w:rPr>
          </w:rPrChange>
        </w:rPr>
      </w:pPr>
      <w:bookmarkStart w:id="3021" w:name="_Toc298231236"/>
      <w:commentRangeStart w:id="3022"/>
      <w:ins w:id="3023" w:author="Orion" w:date="2011-05-17T18:34:00Z">
        <w:r w:rsidRPr="008F597E">
          <w:rPr>
            <w:rFonts w:eastAsiaTheme="majorEastAsia" w:cs="Times New Roman"/>
            <w:color w:val="1F497D" w:themeColor="text2"/>
            <w:spacing w:val="15"/>
            <w:szCs w:val="21"/>
            <w:u w:val="single"/>
            <w:rPrChange w:id="3024" w:author="Orion" w:date="2011-07-04T11:51:00Z">
              <w:rPr/>
            </w:rPrChange>
          </w:rPr>
          <w:t>Infraestructura y desarroll</w:t>
        </w:r>
      </w:ins>
      <w:ins w:id="3025" w:author="Orion" w:date="2011-05-17T18:35:00Z">
        <w:r w:rsidRPr="008F597E">
          <w:rPr>
            <w:rFonts w:eastAsiaTheme="majorEastAsia" w:cs="Times New Roman"/>
            <w:color w:val="1F497D" w:themeColor="text2"/>
            <w:spacing w:val="15"/>
            <w:szCs w:val="21"/>
            <w:u w:val="single"/>
            <w:rPrChange w:id="3026" w:author="Orion" w:date="2011-07-04T11:51:00Z">
              <w:rPr/>
            </w:rPrChange>
          </w:rPr>
          <w:t>o</w:t>
        </w:r>
      </w:ins>
      <w:bookmarkEnd w:id="3021"/>
    </w:p>
    <w:p w14:paraId="37149801" w14:textId="02C83745" w:rsidR="0083202F" w:rsidRDefault="0083202F" w:rsidP="00A74327">
      <w:pPr>
        <w:spacing w:before="120"/>
        <w:jc w:val="both"/>
        <w:rPr>
          <w:ins w:id="3027" w:author="Orion" w:date="2011-05-09T11:57:00Z"/>
        </w:rPr>
      </w:pPr>
      <w:ins w:id="3028" w:author="Orion" w:date="2011-05-09T11:57:00Z">
        <w:r>
          <w:t xml:space="preserve">La aplicación ha sido desarrollada siguiendo la metodología INGENIAS </w:t>
        </w:r>
      </w:ins>
      <w:customXmlInsRangeStart w:id="3029" w:author="Orion" w:date="2011-05-09T12:15:00Z"/>
      <w:sdt>
        <w:sdtPr>
          <w:id w:val="1913111022"/>
          <w:citation/>
        </w:sdtPr>
        <w:sdtEndPr/>
        <w:sdtContent>
          <w:customXmlInsRangeEnd w:id="3029"/>
          <w:ins w:id="3030" w:author="Orion" w:date="2011-05-09T12:15:00Z">
            <w:r w:rsidR="00EA225F">
              <w:fldChar w:fldCharType="begin"/>
            </w:r>
            <w:r w:rsidR="00EA225F">
              <w:instrText xml:space="preserve"> CITATION Pav05 \l 3082 </w:instrText>
            </w:r>
          </w:ins>
          <w:r w:rsidR="00EA225F">
            <w:fldChar w:fldCharType="separate"/>
          </w:r>
          <w:r w:rsidR="00C1157B">
            <w:rPr>
              <w:noProof/>
            </w:rPr>
            <w:t>(46)</w:t>
          </w:r>
          <w:ins w:id="3031" w:author="Orion" w:date="2011-05-09T12:15:00Z">
            <w:r w:rsidR="00EA225F">
              <w:fldChar w:fldCharType="end"/>
            </w:r>
          </w:ins>
          <w:customXmlInsRangeStart w:id="3032" w:author="Orion" w:date="2011-05-09T12:15:00Z"/>
        </w:sdtContent>
      </w:sdt>
      <w:customXmlInsRangeEnd w:id="3032"/>
      <w:customXmlInsRangeStart w:id="3033" w:author="Orion" w:date="2011-05-09T12:15:00Z"/>
      <w:sdt>
        <w:sdtPr>
          <w:id w:val="-416102767"/>
          <w:citation/>
        </w:sdtPr>
        <w:sdtEndPr/>
        <w:sdtContent>
          <w:customXmlInsRangeEnd w:id="3033"/>
          <w:ins w:id="3034"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3035" w:author="Orion" w:date="2011-05-09T12:15:00Z">
            <w:r w:rsidR="00EA225F">
              <w:fldChar w:fldCharType="end"/>
            </w:r>
          </w:ins>
          <w:customXmlInsRangeStart w:id="3036" w:author="Orion" w:date="2011-05-09T12:15:00Z"/>
        </w:sdtContent>
      </w:sdt>
      <w:customXmlInsRangeEnd w:id="3036"/>
      <w:ins w:id="3037"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3038" w:author="Orion" w:date="2011-05-09T12:15:00Z"/>
      <w:sdt>
        <w:sdtPr>
          <w:id w:val="-1027635427"/>
          <w:citation/>
        </w:sdtPr>
        <w:sdtEndPr/>
        <w:sdtContent>
          <w:customXmlInsRangeEnd w:id="3038"/>
          <w:ins w:id="3039" w:author="Orion" w:date="2011-05-09T12:15:00Z">
            <w:r w:rsidR="00EA225F">
              <w:fldChar w:fldCharType="begin"/>
            </w:r>
            <w:r w:rsidR="00EA225F">
              <w:instrText xml:space="preserve"> CITATION Sot06 \l 3082 </w:instrText>
            </w:r>
          </w:ins>
          <w:r w:rsidR="00EA225F">
            <w:fldChar w:fldCharType="separate"/>
          </w:r>
          <w:r w:rsidR="00C1157B">
            <w:rPr>
              <w:noProof/>
            </w:rPr>
            <w:t>(48)</w:t>
          </w:r>
          <w:ins w:id="3040" w:author="Orion" w:date="2011-05-09T12:15:00Z">
            <w:r w:rsidR="00EA225F">
              <w:fldChar w:fldCharType="end"/>
            </w:r>
          </w:ins>
          <w:customXmlInsRangeStart w:id="3041" w:author="Orion" w:date="2011-05-09T12:15:00Z"/>
        </w:sdtContent>
      </w:sdt>
      <w:customXmlInsRangeEnd w:id="3041"/>
      <w:ins w:id="3042" w:author="Orion" w:date="2011-05-09T12:15:00Z">
        <w:r w:rsidR="00EA225F">
          <w:t>.</w:t>
        </w:r>
      </w:ins>
      <w:ins w:id="3043" w:author="Orion" w:date="2011-05-09T11:57:00Z">
        <w:r>
          <w:t xml:space="preserve"> Además dispone de la herramienta IDK</w:t>
        </w:r>
      </w:ins>
      <w:ins w:id="3044" w:author="Orion" w:date="2011-05-09T13:25:00Z">
        <w:r w:rsidR="0096144B">
          <w:t>,</w:t>
        </w:r>
      </w:ins>
      <w:ins w:id="3045" w:author="Orion" w:date="2011-05-09T13:24:00Z">
        <w:r w:rsidR="00DC5C66">
          <w:t xml:space="preserve"> </w:t>
        </w:r>
      </w:ins>
      <w:ins w:id="3046"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3047" w:author="Orion" w:date="2011-05-17T18:39:00Z"/>
          <w:rStyle w:val="apple-style-span"/>
          <w:rFonts w:cs="Times New Roman"/>
          <w:color w:val="000000"/>
        </w:rPr>
        <w:pPrChange w:id="3048" w:author="Orion" w:date="2011-05-09T12:53:00Z">
          <w:pPr/>
        </w:pPrChange>
      </w:pPr>
      <w:ins w:id="3049" w:author="Orion" w:date="2011-05-09T12:19:00Z">
        <w:r>
          <w:rPr>
            <w:rFonts w:cs="Times New Roman"/>
          </w:rPr>
          <w:t xml:space="preserve">Las últimas versiones de </w:t>
        </w:r>
      </w:ins>
      <w:ins w:id="3050" w:author="Orion" w:date="2011-05-09T12:17:00Z">
        <w:r w:rsidR="002E2310">
          <w:rPr>
            <w:rFonts w:cs="Times New Roman"/>
          </w:rPr>
          <w:t>INGENIAS se basa</w:t>
        </w:r>
      </w:ins>
      <w:ins w:id="3051" w:author="Orion" w:date="2011-05-09T12:19:00Z">
        <w:r>
          <w:rPr>
            <w:rFonts w:cs="Times New Roman"/>
          </w:rPr>
          <w:t>n</w:t>
        </w:r>
      </w:ins>
      <w:ins w:id="3052" w:author="Orion" w:date="2011-05-09T12:17:00Z">
        <w:r w:rsidR="002E2310">
          <w:rPr>
            <w:rFonts w:cs="Times New Roman"/>
          </w:rPr>
          <w:t xml:space="preserve"> en la </w:t>
        </w:r>
        <w:del w:id="3053" w:author="IO" w:date="2011-05-13T12:50:00Z">
          <w:r w:rsidR="002E2310" w:rsidDel="004B5D0F">
            <w:rPr>
              <w:rFonts w:cs="Times New Roman"/>
            </w:rPr>
            <w:delText>metodología</w:delText>
          </w:r>
        </w:del>
      </w:ins>
      <w:ins w:id="3054" w:author="IO" w:date="2011-05-13T12:50:00Z">
        <w:r w:rsidR="004B5D0F">
          <w:rPr>
            <w:rFonts w:cs="Times New Roman"/>
          </w:rPr>
          <w:t>aproximación</w:t>
        </w:r>
      </w:ins>
      <w:ins w:id="3055" w:author="Orion" w:date="2011-05-09T12:25:00Z">
        <w:r>
          <w:rPr>
            <w:rFonts w:cs="Times New Roman"/>
          </w:rPr>
          <w:t xml:space="preserve"> MDE</w:t>
        </w:r>
      </w:ins>
      <w:ins w:id="3056" w:author="Orion" w:date="2011-05-09T12:19:00Z">
        <w:r>
          <w:rPr>
            <w:rFonts w:cs="Times New Roman"/>
          </w:rPr>
          <w:t xml:space="preserve">, </w:t>
        </w:r>
        <w:r w:rsidRPr="00C757E1">
          <w:rPr>
            <w:rFonts w:cs="Times New Roman"/>
          </w:rPr>
          <w:t xml:space="preserve">que es un paradigma de desarrollo de software que </w:t>
        </w:r>
      </w:ins>
      <w:ins w:id="3057" w:author="Orion" w:date="2011-05-09T12:21:00Z">
        <w:r w:rsidRPr="00C757E1">
          <w:rPr>
            <w:rStyle w:val="apple-style-span"/>
            <w:rFonts w:cs="Times New Roman"/>
            <w:color w:val="000000"/>
            <w:rPrChange w:id="3058"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3059" w:author="Orion" w:date="2011-05-09T12:35:00Z"/>
      <w:sdt>
        <w:sdtPr>
          <w:rPr>
            <w:rStyle w:val="apple-style-span"/>
            <w:rFonts w:cs="Times New Roman"/>
            <w:color w:val="000000"/>
          </w:rPr>
          <w:id w:val="1080033518"/>
          <w:citation/>
        </w:sdtPr>
        <w:sdtEndPr>
          <w:rPr>
            <w:rStyle w:val="apple-style-span"/>
          </w:rPr>
        </w:sdtEndPr>
        <w:sdtContent>
          <w:customXmlInsRangeEnd w:id="3059"/>
          <w:ins w:id="3060"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3061" w:author="Orion" w:date="2011-05-09T12:35:00Z">
            <w:r w:rsidR="006920FF">
              <w:rPr>
                <w:rStyle w:val="apple-style-span"/>
                <w:rFonts w:cs="Times New Roman"/>
                <w:color w:val="000000"/>
              </w:rPr>
              <w:fldChar w:fldCharType="end"/>
            </w:r>
          </w:ins>
          <w:customXmlInsRangeStart w:id="3062" w:author="Orion" w:date="2011-05-09T12:35:00Z"/>
        </w:sdtContent>
      </w:sdt>
      <w:customXmlInsRangeEnd w:id="3062"/>
      <w:ins w:id="3063" w:author="Orion" w:date="2011-05-09T12:21:00Z">
        <w:r w:rsidRPr="00C757E1">
          <w:rPr>
            <w:rStyle w:val="apple-style-span"/>
            <w:rFonts w:cs="Times New Roman"/>
            <w:color w:val="000000"/>
            <w:rPrChange w:id="3064" w:author="Orion" w:date="2011-05-09T12:21:00Z">
              <w:rPr>
                <w:rStyle w:val="apple-style-span"/>
                <w:rFonts w:ascii="Arial" w:hAnsi="Arial" w:cs="Arial"/>
                <w:color w:val="000000"/>
                <w:sz w:val="20"/>
                <w:szCs w:val="20"/>
              </w:rPr>
            </w:rPrChange>
          </w:rPr>
          <w:t xml:space="preserve">. </w:t>
        </w:r>
      </w:ins>
      <w:ins w:id="3065" w:author="Orion" w:date="2011-05-09T12:42:00Z">
        <w:r w:rsidR="00B8369E">
          <w:rPr>
            <w:rStyle w:val="apple-style-span"/>
            <w:rFonts w:cs="Times New Roman"/>
            <w:color w:val="000000"/>
          </w:rPr>
          <w:t xml:space="preserve">Por lo tanto, </w:t>
        </w:r>
      </w:ins>
      <w:ins w:id="3066" w:author="Orion" w:date="2011-05-09T12:38:00Z">
        <w:r w:rsidR="00B8369E">
          <w:rPr>
            <w:rStyle w:val="apple-style-span"/>
            <w:rFonts w:cs="Times New Roman"/>
            <w:color w:val="000000"/>
          </w:rPr>
          <w:t>INGENIAS se basa en la programaci</w:t>
        </w:r>
      </w:ins>
      <w:ins w:id="3067" w:author="Orion" w:date="2011-05-09T12:39:00Z">
        <w:r w:rsidR="00B8369E">
          <w:rPr>
            <w:rStyle w:val="apple-style-span"/>
            <w:rFonts w:cs="Times New Roman"/>
            <w:color w:val="000000"/>
          </w:rPr>
          <w:t>ón por modelos como principal forma de expresión</w:t>
        </w:r>
      </w:ins>
      <w:ins w:id="3068" w:author="Orion" w:date="2011-05-09T12:47:00Z">
        <w:r w:rsidR="00B8369E">
          <w:rPr>
            <w:rStyle w:val="apple-style-span"/>
            <w:rFonts w:cs="Times New Roman"/>
            <w:color w:val="000000"/>
          </w:rPr>
          <w:t>. E</w:t>
        </w:r>
      </w:ins>
      <w:ins w:id="3069"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3070" w:author="Orion" w:date="2011-05-09T12:41:00Z">
        <w:r w:rsidR="00B8369E">
          <w:rPr>
            <w:rStyle w:val="apple-style-span"/>
            <w:rFonts w:cs="Times New Roman"/>
            <w:color w:val="000000"/>
          </w:rPr>
          <w:t xml:space="preserve">ón </w:t>
        </w:r>
      </w:ins>
      <w:ins w:id="3071" w:author="Orion" w:date="2011-05-09T12:44:00Z">
        <w:r w:rsidR="00B8369E">
          <w:rPr>
            <w:rStyle w:val="apple-style-span"/>
            <w:rFonts w:cs="Times New Roman"/>
            <w:color w:val="000000"/>
          </w:rPr>
          <w:t xml:space="preserve">y </w:t>
        </w:r>
      </w:ins>
      <w:ins w:id="3072" w:author="Orion" w:date="2011-05-09T12:48:00Z">
        <w:r w:rsidR="00B8369E">
          <w:rPr>
            <w:rStyle w:val="apple-style-span"/>
            <w:rFonts w:cs="Times New Roman"/>
            <w:color w:val="000000"/>
          </w:rPr>
          <w:t xml:space="preserve">a partir de </w:t>
        </w:r>
      </w:ins>
      <w:ins w:id="3073" w:author="Orion" w:date="2011-05-09T12:50:00Z">
        <w:r w:rsidR="00A276BA">
          <w:rPr>
            <w:rStyle w:val="apple-style-span"/>
            <w:rFonts w:cs="Times New Roman"/>
            <w:color w:val="000000"/>
          </w:rPr>
          <w:t>ellos</w:t>
        </w:r>
      </w:ins>
      <w:ins w:id="3074" w:author="Orion" w:date="2011-05-09T12:48:00Z">
        <w:r w:rsidR="00B8369E">
          <w:rPr>
            <w:rStyle w:val="apple-style-span"/>
            <w:rFonts w:cs="Times New Roman"/>
            <w:color w:val="000000"/>
          </w:rPr>
          <w:t xml:space="preserve"> </w:t>
        </w:r>
      </w:ins>
      <w:ins w:id="3075" w:author="Orion" w:date="2011-05-09T12:44:00Z">
        <w:r w:rsidR="00B8369E">
          <w:rPr>
            <w:rStyle w:val="apple-style-span"/>
            <w:rFonts w:cs="Times New Roman"/>
            <w:color w:val="000000"/>
          </w:rPr>
          <w:t xml:space="preserve">se </w:t>
        </w:r>
      </w:ins>
      <w:ins w:id="3076" w:author="Orion" w:date="2011-05-09T12:42:00Z">
        <w:r w:rsidR="00B8369E">
          <w:rPr>
            <w:rStyle w:val="apple-style-span"/>
            <w:rFonts w:cs="Times New Roman"/>
            <w:color w:val="000000"/>
          </w:rPr>
          <w:t>genera</w:t>
        </w:r>
      </w:ins>
      <w:ins w:id="3077" w:author="Orion" w:date="2011-05-09T12:41:00Z">
        <w:r w:rsidR="00B8369E">
          <w:rPr>
            <w:rStyle w:val="apple-style-span"/>
            <w:rFonts w:cs="Times New Roman"/>
            <w:color w:val="000000"/>
          </w:rPr>
          <w:t xml:space="preserve"> el código</w:t>
        </w:r>
      </w:ins>
      <w:ins w:id="3078" w:author="Orion" w:date="2011-05-09T12:44:00Z">
        <w:r w:rsidR="00B8369E">
          <w:rPr>
            <w:rStyle w:val="apple-style-span"/>
            <w:rFonts w:cs="Times New Roman"/>
            <w:color w:val="000000"/>
          </w:rPr>
          <w:t xml:space="preserve">, pudiéndose modificar o añadir </w:t>
        </w:r>
      </w:ins>
      <w:ins w:id="3079" w:author="Orion" w:date="2011-05-09T12:45:00Z">
        <w:r w:rsidR="00B8369E">
          <w:rPr>
            <w:rStyle w:val="apple-style-span"/>
            <w:rFonts w:cs="Times New Roman"/>
            <w:color w:val="000000"/>
          </w:rPr>
          <w:t>código</w:t>
        </w:r>
      </w:ins>
      <w:ins w:id="3080" w:author="Orion" w:date="2011-05-09T12:44:00Z">
        <w:r w:rsidR="00B8369E">
          <w:rPr>
            <w:rStyle w:val="apple-style-span"/>
            <w:rFonts w:cs="Times New Roman"/>
            <w:color w:val="000000"/>
          </w:rPr>
          <w:t xml:space="preserve"> a mano</w:t>
        </w:r>
      </w:ins>
      <w:ins w:id="3081" w:author="Orion" w:date="2011-05-09T12:51:00Z">
        <w:r w:rsidR="000572CC">
          <w:rPr>
            <w:rStyle w:val="apple-style-span"/>
            <w:rFonts w:cs="Times New Roman"/>
            <w:color w:val="000000"/>
          </w:rPr>
          <w:t xml:space="preserve"> a posteriori</w:t>
        </w:r>
      </w:ins>
      <w:ins w:id="3082" w:author="Orion" w:date="2011-05-09T12:45:00Z">
        <w:r w:rsidR="00B8369E">
          <w:rPr>
            <w:rStyle w:val="apple-style-span"/>
            <w:rFonts w:cs="Times New Roman"/>
            <w:color w:val="000000"/>
          </w:rPr>
          <w:t xml:space="preserve"> para </w:t>
        </w:r>
      </w:ins>
      <w:ins w:id="3083" w:author="Orion" w:date="2011-05-09T12:47:00Z">
        <w:r w:rsidR="00B8369E">
          <w:rPr>
            <w:rStyle w:val="apple-style-span"/>
            <w:rFonts w:cs="Times New Roman"/>
            <w:color w:val="000000"/>
          </w:rPr>
          <w:t>especificar acciones concretas</w:t>
        </w:r>
      </w:ins>
      <w:ins w:id="3084" w:author="Orion" w:date="2011-05-09T12:40:00Z">
        <w:r w:rsidR="00B8369E">
          <w:rPr>
            <w:rStyle w:val="apple-style-span"/>
            <w:rFonts w:cs="Times New Roman"/>
            <w:color w:val="000000"/>
          </w:rPr>
          <w:t>.</w:t>
        </w:r>
      </w:ins>
      <w:ins w:id="3085" w:author="Orion" w:date="2011-05-09T12:42:00Z">
        <w:r w:rsidR="00B8369E">
          <w:rPr>
            <w:rStyle w:val="apple-style-span"/>
            <w:rFonts w:cs="Times New Roman"/>
            <w:color w:val="000000"/>
          </w:rPr>
          <w:t xml:space="preserve"> </w:t>
        </w:r>
      </w:ins>
    </w:p>
    <w:p w14:paraId="35DB0F77" w14:textId="77777777" w:rsidR="00DA06DD" w:rsidRDefault="00DA06DD">
      <w:pPr>
        <w:jc w:val="both"/>
        <w:rPr>
          <w:ins w:id="3086" w:author="Orion" w:date="2011-05-10T18:21:00Z"/>
          <w:rStyle w:val="apple-style-span"/>
          <w:rFonts w:cs="Times New Roman"/>
          <w:color w:val="000000"/>
        </w:rPr>
        <w:pPrChange w:id="3087" w:author="Orion" w:date="2011-05-09T12:53:00Z">
          <w:pPr/>
        </w:pPrChange>
      </w:pPr>
    </w:p>
    <w:p w14:paraId="2FED0872" w14:textId="77777777" w:rsidR="00B70619" w:rsidRDefault="00DA06DD">
      <w:pPr>
        <w:jc w:val="both"/>
        <w:rPr>
          <w:ins w:id="3088" w:author="Orion" w:date="2011-05-10T18:26:00Z"/>
          <w:rFonts w:cs="Times New Roman"/>
        </w:rPr>
        <w:pPrChange w:id="3089" w:author="Orion" w:date="2011-05-09T12:53:00Z">
          <w:pPr/>
        </w:pPrChange>
      </w:pPr>
      <w:ins w:id="3090" w:author="Orion" w:date="2011-05-17T18:39:00Z">
        <w:r>
          <w:rPr>
            <w:rFonts w:cs="Times New Roman"/>
          </w:rPr>
          <w:t xml:space="preserve">De esta forma </w:t>
        </w:r>
      </w:ins>
      <w:ins w:id="3091" w:author="Orion" w:date="2011-05-10T18:28:00Z">
        <w:del w:id="3092" w:author="IO" w:date="2011-05-13T12:52:00Z">
          <w:r w:rsidR="00F256A8" w:rsidDel="004B5D0F">
            <w:rPr>
              <w:rFonts w:cs="Times New Roman"/>
            </w:rPr>
            <w:delText>Esta metodolog</w:delText>
          </w:r>
        </w:del>
      </w:ins>
      <w:ins w:id="3093" w:author="Orion" w:date="2011-05-10T18:29:00Z">
        <w:del w:id="3094" w:author="IO" w:date="2011-05-13T12:52:00Z">
          <w:r w:rsidR="00F256A8" w:rsidDel="004B5D0F">
            <w:rPr>
              <w:rFonts w:cs="Times New Roman"/>
            </w:rPr>
            <w:delText>ía nos</w:delText>
          </w:r>
        </w:del>
      </w:ins>
      <w:ins w:id="3095" w:author="IO" w:date="2011-05-13T12:52:00Z">
        <w:r w:rsidR="004B5D0F">
          <w:rPr>
            <w:rFonts w:cs="Times New Roman"/>
          </w:rPr>
          <w:t xml:space="preserve">INGENIAS </w:t>
        </w:r>
      </w:ins>
      <w:ins w:id="3096" w:author="Orion" w:date="2011-05-10T18:29:00Z">
        <w:del w:id="3097" w:author="IO" w:date="2011-05-13T12:52:00Z">
          <w:r w:rsidR="00F256A8" w:rsidDel="004B5D0F">
            <w:rPr>
              <w:rFonts w:cs="Times New Roman"/>
            </w:rPr>
            <w:delText xml:space="preserve"> </w:delText>
          </w:r>
        </w:del>
        <w:r w:rsidR="00F256A8">
          <w:rPr>
            <w:rFonts w:cs="Times New Roman"/>
          </w:rPr>
          <w:t>permite</w:t>
        </w:r>
      </w:ins>
      <w:ins w:id="3098" w:author="Orion" w:date="2011-05-10T18:27:00Z">
        <w:r w:rsidR="00F256A8">
          <w:rPr>
            <w:rFonts w:cs="Times New Roman"/>
          </w:rPr>
          <w:t xml:space="preserve"> desarrollar sistemas distribuidos complejos </w:t>
        </w:r>
      </w:ins>
      <w:ins w:id="3099" w:author="Orion" w:date="2011-05-10T18:28:00Z">
        <w:r w:rsidR="00F256A8">
          <w:rPr>
            <w:rFonts w:cs="Times New Roman"/>
          </w:rPr>
          <w:t>y</w:t>
        </w:r>
      </w:ins>
      <w:ins w:id="3100" w:author="Orion" w:date="2011-05-10T18:27:00Z">
        <w:r w:rsidR="00F256A8">
          <w:rPr>
            <w:rFonts w:cs="Times New Roman"/>
          </w:rPr>
          <w:t xml:space="preserve"> din</w:t>
        </w:r>
      </w:ins>
      <w:ins w:id="3101" w:author="Orion" w:date="2011-05-10T18:28:00Z">
        <w:r w:rsidR="00F256A8">
          <w:rPr>
            <w:rFonts w:cs="Times New Roman"/>
          </w:rPr>
          <w:t>ámicos usando el paradigma de agentes.</w:t>
        </w:r>
      </w:ins>
      <w:ins w:id="3102" w:author="Orion" w:date="2011-05-10T18:30:00Z">
        <w:r w:rsidR="00F256A8">
          <w:rPr>
            <w:rFonts w:cs="Times New Roman"/>
          </w:rPr>
          <w:t xml:space="preserve"> Un agente es una entidad software que contiene su propio hilo de control y esta modelada </w:t>
        </w:r>
      </w:ins>
      <w:ins w:id="3103" w:author="Orion" w:date="2011-05-10T18:39:00Z">
        <w:r w:rsidR="00B57D58">
          <w:rPr>
            <w:rFonts w:cs="Times New Roman"/>
          </w:rPr>
          <w:t xml:space="preserve">en </w:t>
        </w:r>
      </w:ins>
      <w:ins w:id="3104" w:author="Orion" w:date="2011-05-10T18:30:00Z">
        <w:r w:rsidR="00F256A8">
          <w:rPr>
            <w:rFonts w:cs="Times New Roman"/>
          </w:rPr>
          <w:t>cuanto a su comportamiento y conceptos sociales como objetivos, intenciones, tareas, roles, etc</w:t>
        </w:r>
      </w:ins>
      <w:ins w:id="3105" w:author="Orion" w:date="2011-05-10T18:40:00Z">
        <w:r w:rsidR="00927826">
          <w:rPr>
            <w:rFonts w:cs="Times New Roman"/>
          </w:rPr>
          <w:t>.</w:t>
        </w:r>
      </w:ins>
      <w:ins w:id="3106" w:author="Orion" w:date="2011-05-10T18:41:00Z">
        <w:r w:rsidR="00927826">
          <w:rPr>
            <w:rFonts w:cs="Times New Roman"/>
          </w:rPr>
          <w:t xml:space="preserve"> </w:t>
        </w:r>
      </w:ins>
      <w:ins w:id="3107" w:author="Orion" w:date="2011-05-10T18:40:00Z">
        <w:r w:rsidR="00927826">
          <w:rPr>
            <w:rFonts w:cs="Times New Roman"/>
          </w:rPr>
          <w:t xml:space="preserve">Todos estos conceptos serán representados </w:t>
        </w:r>
      </w:ins>
      <w:ins w:id="3108" w:author="Orion" w:date="2011-05-10T18:41:00Z">
        <w:r w:rsidR="00927826">
          <w:rPr>
            <w:rFonts w:cs="Times New Roman"/>
          </w:rPr>
          <w:t>como ciertos componentes que se pueden añadir a los modelos</w:t>
        </w:r>
      </w:ins>
      <w:ins w:id="3109" w:author="Orion" w:date="2011-05-10T18:30:00Z">
        <w:r w:rsidR="00F256A8">
          <w:rPr>
            <w:rFonts w:cs="Times New Roman"/>
          </w:rPr>
          <w:t>.</w:t>
        </w:r>
      </w:ins>
      <w:ins w:id="3110" w:author="Orion" w:date="2011-05-10T18:32:00Z">
        <w:r w:rsidR="00F256A8">
          <w:rPr>
            <w:rFonts w:cs="Times New Roman"/>
          </w:rPr>
          <w:t xml:space="preserve"> </w:t>
        </w:r>
        <w:commentRangeStart w:id="3111"/>
        <w:r w:rsidR="00F256A8">
          <w:rPr>
            <w:rFonts w:cs="Times New Roman"/>
          </w:rPr>
          <w:t xml:space="preserve">El hecho de usar los conceptos de modelado de agentes hace que el </w:t>
        </w:r>
      </w:ins>
      <w:ins w:id="3112" w:author="Orion" w:date="2011-05-10T18:33:00Z">
        <w:r w:rsidR="00F256A8">
          <w:rPr>
            <w:rFonts w:cs="Times New Roman"/>
          </w:rPr>
          <w:t>diseño</w:t>
        </w:r>
      </w:ins>
      <w:ins w:id="3113" w:author="Orion" w:date="2011-05-10T18:32:00Z">
        <w:r w:rsidR="00F256A8">
          <w:rPr>
            <w:rFonts w:cs="Times New Roman"/>
          </w:rPr>
          <w:t xml:space="preserve"> </w:t>
        </w:r>
      </w:ins>
      <w:ins w:id="3114" w:author="Orion" w:date="2011-05-10T18:33:00Z">
        <w:r w:rsidR="00F256A8">
          <w:rPr>
            <w:rFonts w:cs="Times New Roman"/>
          </w:rPr>
          <w:t>y el análisis sean más fáciles de entender ya que estos conceptos son más cercanos a los comportamientos humanos</w:t>
        </w:r>
      </w:ins>
      <w:ins w:id="3115" w:author="Orion" w:date="2011-05-10T18:29:00Z">
        <w:r w:rsidR="00F256A8">
          <w:rPr>
            <w:rFonts w:cs="Times New Roman"/>
          </w:rPr>
          <w:t xml:space="preserve"> </w:t>
        </w:r>
      </w:ins>
      <w:customXmlInsRangeStart w:id="3116" w:author="Orion" w:date="2011-05-10T18:37:00Z"/>
      <w:sdt>
        <w:sdtPr>
          <w:rPr>
            <w:rFonts w:cs="Times New Roman"/>
          </w:rPr>
          <w:id w:val="564761202"/>
          <w:citation/>
        </w:sdtPr>
        <w:sdtEndPr/>
        <w:sdtContent>
          <w:customXmlInsRangeEnd w:id="3116"/>
          <w:ins w:id="3117"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3118" w:author="Orion" w:date="2011-05-10T18:37:00Z">
            <w:r w:rsidR="009F3DCC">
              <w:rPr>
                <w:rFonts w:cs="Times New Roman"/>
              </w:rPr>
              <w:fldChar w:fldCharType="end"/>
            </w:r>
          </w:ins>
          <w:customXmlInsRangeStart w:id="3119" w:author="Orion" w:date="2011-05-10T18:37:00Z"/>
        </w:sdtContent>
      </w:sdt>
      <w:customXmlInsRangeEnd w:id="3119"/>
      <w:ins w:id="3120" w:author="Orion" w:date="2011-05-10T18:37:00Z">
        <w:r w:rsidR="009F3DCC">
          <w:rPr>
            <w:rFonts w:cs="Times New Roman"/>
          </w:rPr>
          <w:t>.</w:t>
        </w:r>
      </w:ins>
      <w:ins w:id="3121" w:author="Orion" w:date="2011-05-10T18:38:00Z">
        <w:r w:rsidR="009F3DCC">
          <w:rPr>
            <w:rFonts w:cs="Times New Roman"/>
          </w:rPr>
          <w:t xml:space="preserve"> </w:t>
        </w:r>
      </w:ins>
      <w:commentRangeEnd w:id="3111"/>
      <w:r w:rsidR="004B5D0F">
        <w:rPr>
          <w:rStyle w:val="CommentReference"/>
        </w:rPr>
        <w:commentReference w:id="3111"/>
      </w:r>
      <w:ins w:id="3122"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3123" w:author="Orion" w:date="2011-05-10T18:42:00Z">
        <w:r w:rsidR="00927826">
          <w:rPr>
            <w:rFonts w:cs="Times New Roman"/>
          </w:rPr>
          <w:t xml:space="preserve">, </w:t>
        </w:r>
      </w:ins>
      <w:ins w:id="3124" w:author="Orion" w:date="2011-05-10T18:38:00Z">
        <w:r w:rsidR="009F3DCC">
          <w:rPr>
            <w:rFonts w:cs="Times New Roman"/>
          </w:rPr>
          <w:t>que</w:t>
        </w:r>
      </w:ins>
      <w:ins w:id="3125" w:author="Orion" w:date="2011-05-17T18:41:00Z">
        <w:r w:rsidRPr="00DA06DD">
          <w:rPr>
            <w:rFonts w:cs="Times New Roman"/>
          </w:rPr>
          <w:t xml:space="preserve"> </w:t>
        </w:r>
        <w:r>
          <w:rPr>
            <w:rFonts w:cs="Times New Roman"/>
          </w:rPr>
          <w:t>tiene asociada el agente en el modelo y</w:t>
        </w:r>
      </w:ins>
      <w:ins w:id="3126" w:author="Orion" w:date="2011-05-17T18:40:00Z">
        <w:r>
          <w:rPr>
            <w:rFonts w:cs="Times New Roman"/>
          </w:rPr>
          <w:t xml:space="preserve"> puede </w:t>
        </w:r>
      </w:ins>
      <w:ins w:id="3127" w:author="Orion" w:date="2011-05-10T18:38:00Z">
        <w:r w:rsidR="009F3DCC">
          <w:rPr>
            <w:rFonts w:cs="Times New Roman"/>
          </w:rPr>
          <w:t>satisface</w:t>
        </w:r>
      </w:ins>
      <w:ins w:id="3128" w:author="Orion" w:date="2011-05-17T18:40:00Z">
        <w:r>
          <w:rPr>
            <w:rFonts w:cs="Times New Roman"/>
          </w:rPr>
          <w:t>r</w:t>
        </w:r>
      </w:ins>
      <w:ins w:id="3129" w:author="Orion" w:date="2011-05-10T18:38:00Z">
        <w:r w:rsidR="009F3DCC">
          <w:rPr>
            <w:rFonts w:cs="Times New Roman"/>
          </w:rPr>
          <w:t xml:space="preserve"> ese objetivo</w:t>
        </w:r>
      </w:ins>
      <w:ins w:id="3130" w:author="Orion" w:date="2011-05-17T18:40:00Z">
        <w:r>
          <w:rPr>
            <w:rFonts w:cs="Times New Roman"/>
          </w:rPr>
          <w:t xml:space="preserve"> potencialmente</w:t>
        </w:r>
      </w:ins>
      <w:ins w:id="3131" w:author="Orion" w:date="2011-05-10T18:42:00Z">
        <w:r w:rsidR="00927826">
          <w:rPr>
            <w:rFonts w:cs="Times New Roman"/>
          </w:rPr>
          <w:t>,</w:t>
        </w:r>
      </w:ins>
      <w:ins w:id="3132" w:author="Orion" w:date="2011-05-10T18:38:00Z">
        <w:r w:rsidR="009F3DCC">
          <w:rPr>
            <w:rFonts w:cs="Times New Roman"/>
          </w:rPr>
          <w:t xml:space="preserve"> es ejecutada.</w:t>
        </w:r>
      </w:ins>
      <w:commentRangeEnd w:id="3022"/>
      <w:r w:rsidR="00B7162E">
        <w:rPr>
          <w:rStyle w:val="CommentReference"/>
        </w:rPr>
        <w:commentReference w:id="3022"/>
      </w:r>
    </w:p>
    <w:p w14:paraId="3369CA71" w14:textId="77777777" w:rsidR="00B937FD" w:rsidRPr="00927826" w:rsidRDefault="00B937FD" w:rsidP="007A6E14">
      <w:pPr>
        <w:rPr>
          <w:ins w:id="3133" w:author="Orion" w:date="2011-05-04T19:48:00Z"/>
          <w:rFonts w:cs="Times New Roman"/>
        </w:rPr>
      </w:pPr>
    </w:p>
    <w:p w14:paraId="7C882065" w14:textId="77777777" w:rsidR="00CE1499" w:rsidRDefault="00B937FD" w:rsidP="00B80CD3">
      <w:pPr>
        <w:pStyle w:val="Title"/>
        <w:outlineLvl w:val="0"/>
        <w:rPr>
          <w:rFonts w:cs="Times New Roman"/>
        </w:rPr>
      </w:pPr>
      <w:bookmarkStart w:id="3134" w:name="_Toc298231237"/>
      <w:r>
        <w:rPr>
          <w:rFonts w:ascii="Times New Roman" w:hAnsi="Times New Roman" w:cs="Times New Roman"/>
        </w:rPr>
        <w:t>Plataforma</w:t>
      </w:r>
      <w:bookmarkEnd w:id="3134"/>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3135"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3136" w:author="Orion" w:date="2011-06-10T12:22:00Z"/>
      <w:sdt>
        <w:sdtPr>
          <w:id w:val="-1454016864"/>
          <w:citation/>
        </w:sdtPr>
        <w:sdtEndPr/>
        <w:sdtContent>
          <w:customXmlInsRangeEnd w:id="3136"/>
          <w:ins w:id="3137"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3138" w:author="Orion" w:date="2011-06-10T12:22:00Z">
            <w:r w:rsidR="003D1DFD">
              <w:fldChar w:fldCharType="end"/>
            </w:r>
          </w:ins>
          <w:customXmlInsRangeStart w:id="3139" w:author="Orion" w:date="2011-06-10T12:22:00Z"/>
        </w:sdtContent>
      </w:sdt>
      <w:customXmlInsRangeEnd w:id="3139"/>
      <w:ins w:id="3140"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3141" w:author="Orion" w:date="2011-07-04T11:52:00Z">
            <w:rPr>
              <w:rFonts w:cs="Times New Roman"/>
            </w:rPr>
          </w:rPrChange>
        </w:rPr>
      </w:pPr>
      <w:bookmarkStart w:id="3142" w:name="_Toc298231238"/>
      <w:r w:rsidRPr="008F597E">
        <w:rPr>
          <w:rFonts w:eastAsiaTheme="majorEastAsia" w:cs="Times New Roman"/>
          <w:color w:val="1F497D" w:themeColor="text2"/>
          <w:spacing w:val="15"/>
          <w:szCs w:val="21"/>
          <w:u w:val="single"/>
          <w:rPrChange w:id="3143" w:author="Orion" w:date="2011-07-04T11:52:00Z">
            <w:rPr>
              <w:rFonts w:cs="Times New Roman"/>
            </w:rPr>
          </w:rPrChange>
        </w:rPr>
        <w:t>Especificación</w:t>
      </w:r>
      <w:bookmarkEnd w:id="3142"/>
    </w:p>
    <w:p w14:paraId="385BB520" w14:textId="34DDEE92" w:rsidR="00C91DD8" w:rsidRDefault="00C91DD8" w:rsidP="00252D3F">
      <w:pPr>
        <w:keepNext/>
        <w:jc w:val="both"/>
        <w:rPr>
          <w:ins w:id="3144" w:author="Orion" w:date="2011-06-22T18:57:00Z"/>
          <w:rFonts w:cs="Times New Roman"/>
        </w:rPr>
      </w:pPr>
      <w:ins w:id="3145" w:author="Orion" w:date="2011-06-22T18:58:00Z">
        <w:r>
          <w:rPr>
            <w:rFonts w:cs="Times New Roman"/>
          </w:rPr>
          <w:t xml:space="preserve">En esta sección </w:t>
        </w:r>
      </w:ins>
      <w:ins w:id="3146" w:author="Orion" w:date="2011-06-22T18:59:00Z">
        <w:r>
          <w:rPr>
            <w:rFonts w:cs="Times New Roman"/>
          </w:rPr>
          <w:t>se presentarán</w:t>
        </w:r>
      </w:ins>
      <w:ins w:id="3147" w:author="Orion" w:date="2011-06-22T18:58:00Z">
        <w:r>
          <w:rPr>
            <w:rFonts w:cs="Times New Roman"/>
          </w:rPr>
          <w:t xml:space="preserve"> los flujos y diagramas más importantes, </w:t>
        </w:r>
      </w:ins>
      <w:ins w:id="3148" w:author="Orion" w:date="2011-06-22T18:59:00Z">
        <w:r>
          <w:rPr>
            <w:rFonts w:cs="Times New Roman"/>
          </w:rPr>
          <w:t>con el objetivo de que se pueda tener una idea bastante detallada del funcionamiento del sistema</w:t>
        </w:r>
      </w:ins>
      <w:ins w:id="3149" w:author="Orion" w:date="2011-06-22T19:00:00Z">
        <w:r>
          <w:rPr>
            <w:rFonts w:cs="Times New Roman"/>
          </w:rPr>
          <w:t>.</w:t>
        </w:r>
      </w:ins>
      <w:ins w:id="3150" w:author="Orion" w:date="2011-06-22T19:08:00Z">
        <w:r w:rsidR="001C001A">
          <w:rPr>
            <w:rFonts w:cs="Times New Roman"/>
          </w:rPr>
          <w:t xml:space="preserve"> </w:t>
        </w:r>
      </w:ins>
    </w:p>
    <w:p w14:paraId="022CD457" w14:textId="77777777" w:rsidR="00C91DD8" w:rsidRDefault="00C91DD8" w:rsidP="00C91DD8">
      <w:pPr>
        <w:jc w:val="both"/>
        <w:rPr>
          <w:ins w:id="3151" w:author="Orion" w:date="2011-06-22T18:57:00Z"/>
          <w:rFonts w:cs="Times New Roman"/>
        </w:rPr>
      </w:pPr>
    </w:p>
    <w:p w14:paraId="0CDACA9A" w14:textId="3E5FA9A8" w:rsidR="00C91DD8" w:rsidRPr="002C65B4" w:rsidRDefault="00C91DD8">
      <w:pPr>
        <w:pStyle w:val="Subtitle"/>
        <w:rPr>
          <w:ins w:id="3152" w:author="Orion" w:date="2011-06-22T18:57:00Z"/>
        </w:rPr>
        <w:pPrChange w:id="3153" w:author="Orion" w:date="2011-07-04T11:54:00Z">
          <w:pPr/>
        </w:pPrChange>
      </w:pPr>
      <w:ins w:id="3154"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3155" w:author="Orion" w:date="2011-06-22T19:07:00Z">
        <w:r w:rsidR="007F1F70" w:rsidDel="008D48D8">
          <w:rPr>
            <w:rFonts w:cs="Times New Roman"/>
          </w:rPr>
          <w:delText xml:space="preserve">vamos </w:delText>
        </w:r>
      </w:del>
      <w:ins w:id="3156"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3157"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3158"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3159" w:name="_Ref292833383"/>
      <w:bookmarkStart w:id="3160" w:name="_Ref292833218"/>
      <w:bookmarkStart w:id="3161" w:name="_Toc295124195"/>
      <w:bookmarkStart w:id="3162" w:name="_Toc298231196"/>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8A6CB0">
        <w:fldChar w:fldCharType="begin"/>
      </w:r>
      <w:r w:rsidR="008A6CB0">
        <w:instrText xml:space="preserve"> SEQ Figura \* ARABIC </w:instrText>
      </w:r>
      <w:r w:rsidR="008A6CB0">
        <w:fldChar w:fldCharType="separate"/>
      </w:r>
      <w:r w:rsidR="0015563B">
        <w:rPr>
          <w:noProof/>
        </w:rPr>
        <w:t>1</w:t>
      </w:r>
      <w:r w:rsidR="008A6CB0">
        <w:rPr>
          <w:noProof/>
        </w:rPr>
        <w:fldChar w:fldCharType="end"/>
      </w:r>
      <w:bookmarkEnd w:id="3159"/>
      <w:r w:rsidR="00FE466F">
        <w:t>:</w:t>
      </w:r>
      <w:r w:rsidR="00266A4F">
        <w:t xml:space="preserve"> </w:t>
      </w:r>
      <w:r w:rsidR="00FE466F">
        <w:t>Casos de Uso</w:t>
      </w:r>
      <w:bookmarkEnd w:id="3160"/>
      <w:bookmarkEnd w:id="3161"/>
      <w:bookmarkEnd w:id="3162"/>
    </w:p>
    <w:p w14:paraId="52F39C85" w14:textId="77777777" w:rsidR="00DF1861" w:rsidRDefault="00DF1861" w:rsidP="00DF1861">
      <w:pPr>
        <w:jc w:val="both"/>
        <w:rPr>
          <w:ins w:id="3163" w:author="Orion" w:date="2011-06-22T19:00:00Z"/>
          <w:rFonts w:cs="Times New Roman"/>
        </w:rPr>
      </w:pPr>
    </w:p>
    <w:p w14:paraId="61CB6521" w14:textId="00099E10" w:rsidR="00DF1861" w:rsidRDefault="00DF1861">
      <w:pPr>
        <w:pStyle w:val="Subtitle"/>
        <w:rPr>
          <w:ins w:id="3164" w:author="Orion" w:date="2011-06-22T19:07:00Z"/>
        </w:rPr>
        <w:pPrChange w:id="3165" w:author="Orion" w:date="2011-07-04T11:54:00Z">
          <w:pPr>
            <w:jc w:val="both"/>
          </w:pPr>
        </w:pPrChange>
      </w:pPr>
      <w:ins w:id="3166"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3167" w:author="Orion" w:date="2011-06-22T19:18:00Z"/>
          <w:rFonts w:cs="Times New Roman"/>
        </w:rPr>
      </w:pPr>
    </w:p>
    <w:p w14:paraId="19EB6BAF" w14:textId="57A62A00" w:rsidR="00F10B14" w:rsidRDefault="008329B4" w:rsidP="00252D3F">
      <w:pPr>
        <w:jc w:val="both"/>
        <w:rPr>
          <w:ins w:id="3168" w:author="Orion" w:date="2011-06-22T19:18:00Z"/>
          <w:rFonts w:cs="Times New Roman"/>
        </w:rPr>
      </w:pPr>
      <w:del w:id="3169"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3170" w:author="Orion" w:date="2011-06-22T19:19:00Z"/>
        </w:rPr>
      </w:pPr>
      <w:bookmarkStart w:id="3171" w:name="_Ref292833412"/>
      <w:bookmarkStart w:id="3172" w:name="_Ref292833348"/>
      <w:bookmarkStart w:id="3173"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3174" w:name="_Toc298231197"/>
      <w:r>
        <w:t xml:space="preserve">Figura </w:t>
      </w:r>
      <w:r w:rsidR="008A6CB0">
        <w:fldChar w:fldCharType="begin"/>
      </w:r>
      <w:r w:rsidR="008A6CB0">
        <w:instrText xml:space="preserve"> SEQ Figura \* ARABIC </w:instrText>
      </w:r>
      <w:r w:rsidR="008A6CB0">
        <w:fldChar w:fldCharType="separate"/>
      </w:r>
      <w:r w:rsidR="0015563B">
        <w:rPr>
          <w:noProof/>
        </w:rPr>
        <w:t>2</w:t>
      </w:r>
      <w:r w:rsidR="008A6CB0">
        <w:rPr>
          <w:noProof/>
        </w:rPr>
        <w:fldChar w:fldCharType="end"/>
      </w:r>
      <w:bookmarkEnd w:id="3171"/>
      <w:r>
        <w:t>: Diagrama de Objetivos</w:t>
      </w:r>
      <w:bookmarkEnd w:id="3172"/>
      <w:bookmarkEnd w:id="3173"/>
      <w:bookmarkEnd w:id="3174"/>
    </w:p>
    <w:p w14:paraId="1D369AA7" w14:textId="77777777" w:rsidR="00F467D2" w:rsidRDefault="00F467D2" w:rsidP="00F467D2">
      <w:pPr>
        <w:jc w:val="both"/>
        <w:rPr>
          <w:ins w:id="3175" w:author="Orion" w:date="2011-06-22T19:01:00Z"/>
          <w:rFonts w:cs="Times New Roman"/>
        </w:rPr>
      </w:pPr>
    </w:p>
    <w:p w14:paraId="04ADDE52" w14:textId="606D89B4" w:rsidR="00F467D2" w:rsidRPr="006E27FE" w:rsidRDefault="00F467D2">
      <w:pPr>
        <w:pStyle w:val="Subtitle"/>
        <w:rPr>
          <w:ins w:id="3176" w:author="Orion" w:date="2011-06-22T19:01:00Z"/>
          <w:rPrChange w:id="3177" w:author="Orion" w:date="2011-07-04T11:54:00Z">
            <w:rPr>
              <w:ins w:id="3178" w:author="Orion" w:date="2011-06-22T19:01:00Z"/>
              <w:rFonts w:cs="Times New Roman"/>
              <w:i w:val="0"/>
            </w:rPr>
          </w:rPrChange>
        </w:rPr>
        <w:pPrChange w:id="3179" w:author="Orion" w:date="2011-07-04T11:54:00Z">
          <w:pPr>
            <w:pStyle w:val="Caption"/>
            <w:jc w:val="both"/>
          </w:pPr>
        </w:pPrChange>
      </w:pPr>
      <w:ins w:id="3180" w:author="Orion" w:date="2011-06-22T19:01:00Z">
        <w:r>
          <w:t>Generación y obtenci</w:t>
        </w:r>
      </w:ins>
      <w:ins w:id="3181"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3182" w:name="_Ref294472009"/>
      <w:bookmarkStart w:id="3183" w:name="_Toc295124197"/>
      <w:bookmarkStart w:id="3184" w:name="_Toc298231198"/>
      <w:r>
        <w:t xml:space="preserve">Figura </w:t>
      </w:r>
      <w:r w:rsidR="008A6CB0">
        <w:fldChar w:fldCharType="begin"/>
      </w:r>
      <w:r w:rsidR="008A6CB0">
        <w:instrText xml:space="preserve"> SEQ Figura \* ARABIC </w:instrText>
      </w:r>
      <w:r w:rsidR="008A6CB0">
        <w:fldChar w:fldCharType="separate"/>
      </w:r>
      <w:r w:rsidR="0015563B">
        <w:rPr>
          <w:noProof/>
        </w:rPr>
        <w:t>3</w:t>
      </w:r>
      <w:r w:rsidR="008A6CB0">
        <w:rPr>
          <w:noProof/>
        </w:rPr>
        <w:fldChar w:fldCharType="end"/>
      </w:r>
      <w:bookmarkEnd w:id="3182"/>
      <w:r>
        <w:t>: Estado Mental "</w:t>
      </w:r>
      <w:proofErr w:type="spellStart"/>
      <w:r>
        <w:t>FlightPlanner</w:t>
      </w:r>
      <w:proofErr w:type="spellEnd"/>
      <w:r>
        <w:t>"</w:t>
      </w:r>
      <w:bookmarkEnd w:id="3183"/>
      <w:bookmarkEnd w:id="3184"/>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3185" w:name="_Ref294472331"/>
      <w:bookmarkStart w:id="3186" w:name="_Toc295124198"/>
      <w:bookmarkStart w:id="3187" w:name="_Toc298231199"/>
      <w:r>
        <w:t xml:space="preserve">Figura </w:t>
      </w:r>
      <w:r w:rsidR="008A6CB0">
        <w:fldChar w:fldCharType="begin"/>
      </w:r>
      <w:r w:rsidR="008A6CB0">
        <w:instrText xml:space="preserve"> SEQ Figura \* ARABIC </w:instrText>
      </w:r>
      <w:r w:rsidR="008A6CB0">
        <w:fldChar w:fldCharType="separate"/>
      </w:r>
      <w:r w:rsidR="0015563B">
        <w:rPr>
          <w:noProof/>
        </w:rPr>
        <w:t>4</w:t>
      </w:r>
      <w:r w:rsidR="008A6CB0">
        <w:rPr>
          <w:noProof/>
        </w:rPr>
        <w:fldChar w:fldCharType="end"/>
      </w:r>
      <w:bookmarkEnd w:id="3185"/>
      <w:r>
        <w:t>: Tarea de Crear</w:t>
      </w:r>
      <w:r w:rsidR="004772D5">
        <w:t xml:space="preserve"> </w:t>
      </w:r>
      <w:r>
        <w:t>Planes de Vuelo</w:t>
      </w:r>
      <w:bookmarkEnd w:id="3186"/>
      <w:bookmarkEnd w:id="3187"/>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188" w:name="_Ref294473939"/>
      <w:bookmarkStart w:id="3189" w:name="_Toc295124199"/>
      <w:bookmarkStart w:id="3190" w:name="_Toc298231200"/>
      <w:r>
        <w:t xml:space="preserve">Figura </w:t>
      </w:r>
      <w:r w:rsidR="008A6CB0">
        <w:fldChar w:fldCharType="begin"/>
      </w:r>
      <w:r w:rsidR="008A6CB0">
        <w:instrText xml:space="preserve"> SEQ Figura \* ARABIC </w:instrText>
      </w:r>
      <w:r w:rsidR="008A6CB0">
        <w:fldChar w:fldCharType="separate"/>
      </w:r>
      <w:r w:rsidR="0015563B">
        <w:rPr>
          <w:noProof/>
        </w:rPr>
        <w:t>5</w:t>
      </w:r>
      <w:r w:rsidR="008A6CB0">
        <w:rPr>
          <w:noProof/>
        </w:rPr>
        <w:fldChar w:fldCharType="end"/>
      </w:r>
      <w:bookmarkEnd w:id="3188"/>
      <w:r>
        <w:t>: Diagrama de Interacción</w:t>
      </w:r>
      <w:r>
        <w:rPr>
          <w:noProof/>
        </w:rPr>
        <w:t xml:space="preserve"> Para Recibir el Plan de Vuelo Inicial</w:t>
      </w:r>
      <w:bookmarkEnd w:id="3189"/>
      <w:bookmarkEnd w:id="3190"/>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191" w:name="_Ref294475600"/>
      <w:bookmarkStart w:id="3192" w:name="_Toc295124200"/>
      <w:bookmarkStart w:id="3193" w:name="_Toc298231201"/>
      <w:r>
        <w:t xml:space="preserve">Figura </w:t>
      </w:r>
      <w:r w:rsidR="008A6CB0">
        <w:fldChar w:fldCharType="begin"/>
      </w:r>
      <w:r w:rsidR="008A6CB0">
        <w:instrText xml:space="preserve"> SEQ Figura \* ARABIC </w:instrText>
      </w:r>
      <w:r w:rsidR="008A6CB0">
        <w:fldChar w:fldCharType="separate"/>
      </w:r>
      <w:r w:rsidR="0015563B">
        <w:rPr>
          <w:noProof/>
        </w:rPr>
        <w:t>6</w:t>
      </w:r>
      <w:r w:rsidR="008A6CB0">
        <w:rPr>
          <w:noProof/>
        </w:rPr>
        <w:fldChar w:fldCharType="end"/>
      </w:r>
      <w:bookmarkEnd w:id="3191"/>
      <w:r>
        <w:t>: Creación del Estado Mental Inicial del Piloto</w:t>
      </w:r>
      <w:bookmarkEnd w:id="3192"/>
      <w:bookmarkEnd w:id="3193"/>
    </w:p>
    <w:p w14:paraId="1CB1AD35" w14:textId="77777777" w:rsidR="00AC253C" w:rsidRDefault="00AC253C" w:rsidP="00AC253C">
      <w:pPr>
        <w:jc w:val="both"/>
        <w:rPr>
          <w:ins w:id="3194" w:author="Orion" w:date="2011-06-22T19:02:00Z"/>
          <w:rFonts w:cs="Times New Roman"/>
        </w:rPr>
      </w:pPr>
    </w:p>
    <w:p w14:paraId="30637EF2" w14:textId="43E1D034" w:rsidR="00F109C5" w:rsidRPr="006E27FE" w:rsidRDefault="00AC253C">
      <w:pPr>
        <w:pStyle w:val="Subtitle"/>
        <w:rPr>
          <w:rPrChange w:id="3195" w:author="Orion" w:date="2011-07-04T11:54:00Z">
            <w:rPr>
              <w:rFonts w:cs="Times New Roman"/>
              <w:i w:val="0"/>
            </w:rPr>
          </w:rPrChange>
        </w:rPr>
        <w:pPrChange w:id="3196" w:author="Orion" w:date="2011-07-04T11:54:00Z">
          <w:pPr>
            <w:pStyle w:val="Caption"/>
            <w:jc w:val="both"/>
          </w:pPr>
        </w:pPrChange>
      </w:pPr>
      <w:ins w:id="3197"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3198" w:author="Orion" w:date="2011-07-05T20:01:00Z">
        <w:r w:rsidR="000227E4" w:rsidDel="00B875B6">
          <w:rPr>
            <w:rFonts w:cs="Times New Roman"/>
            <w:i w:val="0"/>
          </w:rPr>
          <w:delText xml:space="preserve">dos </w:delText>
        </w:r>
      </w:del>
      <w:ins w:id="3199" w:author="Orion" w:date="2011-07-05T20:01:00Z">
        <w:r w:rsidR="00B875B6">
          <w:rPr>
            <w:rFonts w:cs="Times New Roman"/>
            <w:i w:val="0"/>
          </w:rPr>
          <w:t xml:space="preserve">tres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3200"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3201" w:author="Orion" w:date="2011-07-05T20:06:00Z">
        <w:r>
          <w:rPr>
            <w:rFonts w:cs="Times New Roman"/>
            <w:i w:val="0"/>
          </w:rPr>
          <w:t>El</w:t>
        </w:r>
      </w:ins>
      <w:ins w:id="3202" w:author="Orion" w:date="2011-07-05T20:02:00Z">
        <w:r>
          <w:rPr>
            <w:rFonts w:cs="Times New Roman"/>
            <w:i w:val="0"/>
          </w:rPr>
          <w:t xml:space="preserve"> tramo se ha completado mientras el piloto se encontraba lidiando con una situación de riesgo de conflicto.</w:t>
        </w:r>
      </w:ins>
      <w:ins w:id="3203" w:author="Orion" w:date="2011-07-05T20:06:00Z">
        <w:r w:rsidR="005A4636">
          <w:rPr>
            <w:rFonts w:cs="Times New Roman"/>
            <w:i w:val="0"/>
          </w:rPr>
          <w:t xml:space="preserve"> En este caso se pasará al siguiente tramo pe</w:t>
        </w:r>
      </w:ins>
      <w:ins w:id="3204" w:author="Orion" w:date="2011-07-05T20:08:00Z">
        <w:r w:rsidR="00E903B4">
          <w:rPr>
            <w:rFonts w:cs="Times New Roman"/>
            <w:i w:val="0"/>
          </w:rPr>
          <w:t>r</w:t>
        </w:r>
      </w:ins>
      <w:ins w:id="3205" w:author="Orion" w:date="2011-07-05T20:06:00Z">
        <w:r w:rsidR="005A4636">
          <w:rPr>
            <w:rFonts w:cs="Times New Roman"/>
            <w:i w:val="0"/>
          </w:rPr>
          <w:t>o con las condiciones de vuelo que el controlador estableció para el tramo anterior</w:t>
        </w:r>
      </w:ins>
      <w:ins w:id="3206" w:author="Orion" w:date="2011-07-05T20:07:00Z">
        <w:r w:rsidR="00BE0D75">
          <w:rPr>
            <w:rFonts w:cs="Times New Roman"/>
            <w:i w:val="0"/>
          </w:rPr>
          <w:t xml:space="preserve"> (“</w:t>
        </w:r>
        <w:proofErr w:type="spellStart"/>
        <w:r w:rsidR="00BE0D75">
          <w:rPr>
            <w:rFonts w:cs="Times New Roman"/>
            <w:i w:val="0"/>
          </w:rPr>
          <w:t>GoingNextLegWithConflict</w:t>
        </w:r>
        <w:proofErr w:type="spellEnd"/>
        <w:r w:rsidR="00BE0D75">
          <w:rPr>
            <w:rFonts w:cs="Times New Roman"/>
            <w:i w:val="0"/>
          </w:rPr>
          <w:t>”)</w:t>
        </w:r>
      </w:ins>
      <w:ins w:id="3207"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3208" w:author="Orion" w:date="2011-07-05T20:03:00Z">
        <w:r w:rsidR="00B875B6">
          <w:rPr>
            <w:rFonts w:cs="Times New Roman"/>
            <w:i w:val="0"/>
          </w:rPr>
          <w:t>o, es decir no haya conflicto</w:t>
        </w:r>
      </w:ins>
      <w:del w:id="3209"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3210" w:author="Orion" w:date="2011-07-05T19:46:00Z"/>
          <w:rFonts w:cs="Times New Roman"/>
        </w:rPr>
      </w:pPr>
      <w:del w:id="3211" w:author="Orion" w:date="2011-07-05T20:07:00Z">
        <w:r w:rsidRPr="00BA1E2E"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212" w:author="Orion" w:date="2011-07-05T19:46:00Z">
        <w:r w:rsidRPr="00BA1E2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3213" w:name="_Ref294474865"/>
      <w:bookmarkStart w:id="3214" w:name="_Toc295124201"/>
      <w:bookmarkStart w:id="3215" w:name="_Toc298231202"/>
      <w:r>
        <w:t xml:space="preserve">Figura </w:t>
      </w:r>
      <w:r w:rsidR="008A6CB0">
        <w:fldChar w:fldCharType="begin"/>
      </w:r>
      <w:r w:rsidR="008A6CB0">
        <w:instrText xml:space="preserve"> SEQ Figura \* ARABIC </w:instrText>
      </w:r>
      <w:r w:rsidR="008A6CB0">
        <w:fldChar w:fldCharType="separate"/>
      </w:r>
      <w:r w:rsidR="0015563B">
        <w:rPr>
          <w:noProof/>
        </w:rPr>
        <w:t>7</w:t>
      </w:r>
      <w:r w:rsidR="008A6CB0">
        <w:rPr>
          <w:noProof/>
        </w:rPr>
        <w:fldChar w:fldCharType="end"/>
      </w:r>
      <w:bookmarkEnd w:id="3213"/>
      <w:r w:rsidRPr="00B101B7">
        <w:t xml:space="preserve">: Diagrama de </w:t>
      </w:r>
      <w:r w:rsidR="009E42B3">
        <w:t>Actividad</w:t>
      </w:r>
      <w:r w:rsidRPr="00B101B7">
        <w:t xml:space="preserve"> General</w:t>
      </w:r>
      <w:bookmarkEnd w:id="3214"/>
      <w:bookmarkEnd w:id="3215"/>
    </w:p>
    <w:p w14:paraId="33798122" w14:textId="1F70632D"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468E384F" w14:textId="7E18AD89" w:rsidR="00E702E1" w:rsidDel="00E702E1" w:rsidRDefault="00E702E1" w:rsidP="00252D3F">
      <w:pPr>
        <w:jc w:val="both"/>
        <w:rPr>
          <w:del w:id="3216" w:author="Orion" w:date="2011-07-11T13:18:00Z"/>
          <w:rFonts w:cs="Times New Roman"/>
        </w:rPr>
      </w:pPr>
    </w:p>
    <w:p w14:paraId="60DD9265" w14:textId="60EAABEA" w:rsidR="00CB43DA" w:rsidRDefault="00E702E1" w:rsidP="00252D3F">
      <w:pPr>
        <w:pStyle w:val="Caption"/>
        <w:rPr>
          <w:rFonts w:cs="Times New Roman"/>
        </w:rPr>
      </w:pPr>
      <w:bookmarkStart w:id="3217" w:name="_Ref294477542"/>
      <w:bookmarkStart w:id="3218" w:name="_Toc295124202"/>
      <w:bookmarkStart w:id="3219" w:name="_Toc298231203"/>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r w:rsidR="008A6CB0">
        <w:fldChar w:fldCharType="begin"/>
      </w:r>
      <w:r w:rsidR="008A6CB0">
        <w:instrText xml:space="preserve"> SEQ Figura \* ARABIC </w:instrText>
      </w:r>
      <w:r w:rsidR="008A6CB0">
        <w:fldChar w:fldCharType="separate"/>
      </w:r>
      <w:r w:rsidR="0015563B">
        <w:rPr>
          <w:noProof/>
        </w:rPr>
        <w:t>8</w:t>
      </w:r>
      <w:r w:rsidR="008A6CB0">
        <w:rPr>
          <w:noProof/>
        </w:rPr>
        <w:fldChar w:fldCharType="end"/>
      </w:r>
      <w:bookmarkEnd w:id="3217"/>
      <w:r w:rsidR="00CB43DA">
        <w:t>: Comproba</w:t>
      </w:r>
      <w:r w:rsidR="00692D78">
        <w:t>ción de la</w:t>
      </w:r>
      <w:r w:rsidR="00CB43DA">
        <w:rPr>
          <w:noProof/>
        </w:rPr>
        <w:t xml:space="preserve"> Hora de Salida del Vuelo</w:t>
      </w:r>
      <w:bookmarkEnd w:id="3218"/>
      <w:bookmarkEnd w:id="3219"/>
    </w:p>
    <w:p w14:paraId="2F460509" w14:textId="4A31060E"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220" w:name="_Ref294528119"/>
      <w:bookmarkStart w:id="3221" w:name="_Ref294528052"/>
      <w:bookmarkStart w:id="3222" w:name="_Toc295124203"/>
      <w:bookmarkStart w:id="3223" w:name="_Toc298231204"/>
      <w:r>
        <w:t xml:space="preserve">Figura </w:t>
      </w:r>
      <w:r w:rsidR="008A6CB0">
        <w:fldChar w:fldCharType="begin"/>
      </w:r>
      <w:r w:rsidR="008A6CB0">
        <w:instrText xml:space="preserve"> SEQ Figura \* ARABIC </w:instrText>
      </w:r>
      <w:r w:rsidR="008A6CB0">
        <w:fldChar w:fldCharType="separate"/>
      </w:r>
      <w:r w:rsidR="0015563B">
        <w:rPr>
          <w:noProof/>
        </w:rPr>
        <w:t>9</w:t>
      </w:r>
      <w:r w:rsidR="008A6CB0">
        <w:rPr>
          <w:noProof/>
        </w:rPr>
        <w:fldChar w:fldCharType="end"/>
      </w:r>
      <w:bookmarkEnd w:id="3220"/>
      <w:r>
        <w:t>: Interacción para Arrancar el Avión</w:t>
      </w:r>
      <w:bookmarkEnd w:id="3221"/>
      <w:bookmarkEnd w:id="3222"/>
      <w:bookmarkEnd w:id="3223"/>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3224" w:author="Orion" w:date="2011-07-05T20:25:00Z">
        <w:r w:rsidR="00564738">
          <w:rPr>
            <w:rFonts w:cs="Times New Roman"/>
          </w:rPr>
          <w:t>“</w:t>
        </w:r>
      </w:ins>
      <w:r>
        <w:rPr>
          <w:rFonts w:cs="Times New Roman"/>
        </w:rPr>
        <w:t xml:space="preserve">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3225" w:author="Orion" w:date="2011-07-05T21:21:00Z">
        <w:r w:rsidR="00E4588E">
          <w:rPr>
            <w:rFonts w:cs="Times New Roman"/>
          </w:rPr>
          <w:t xml:space="preserve"> ir</w:t>
        </w:r>
        <w:r w:rsidR="00994D3A">
          <w:rPr>
            <w:rFonts w:cs="Times New Roman"/>
          </w:rPr>
          <w:t>á c</w:t>
        </w:r>
        <w:r w:rsidR="00E4588E">
          <w:rPr>
            <w:rFonts w:cs="Times New Roman"/>
          </w:rPr>
          <w:t>omprobando</w:t>
        </w:r>
      </w:ins>
      <w:del w:id="3226"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227"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228" w:name="_Ref294819583"/>
      <w:bookmarkStart w:id="3229" w:name="_Toc295124204"/>
      <w:bookmarkStart w:id="3230" w:name="_Toc298231205"/>
      <w:r w:rsidRPr="00F329DF">
        <w:rPr>
          <w:rFonts w:cs="Times New Roman"/>
          <w:noProof/>
          <w:lang w:eastAsia="es-ES" w:bidi="ar-SA"/>
        </w:rPr>
        <w:lastRenderedPageBreak/>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r w:rsidR="008A6CB0">
        <w:fldChar w:fldCharType="begin"/>
      </w:r>
      <w:r w:rsidR="008A6CB0">
        <w:instrText xml:space="preserve"> SEQ Figura \* ARABIC </w:instrText>
      </w:r>
      <w:r w:rsidR="008A6CB0">
        <w:fldChar w:fldCharType="separate"/>
      </w:r>
      <w:r w:rsidR="0015563B">
        <w:rPr>
          <w:noProof/>
        </w:rPr>
        <w:t>10</w:t>
      </w:r>
      <w:r w:rsidR="008A6CB0">
        <w:rPr>
          <w:noProof/>
        </w:rPr>
        <w:fldChar w:fldCharType="end"/>
      </w:r>
      <w:bookmarkEnd w:id="3228"/>
      <w:r w:rsidR="00AD2753">
        <w:t>: Descomposición del Plan de Vuelo</w:t>
      </w:r>
      <w:bookmarkEnd w:id="3229"/>
      <w:bookmarkEnd w:id="3230"/>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231"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232" w:name="_Ref295084157"/>
      <w:bookmarkStart w:id="3233" w:name="_Toc295124205"/>
      <w:bookmarkStart w:id="3234" w:name="_Toc298231206"/>
      <w:r w:rsidRPr="00F329DF">
        <w:rPr>
          <w:rFonts w:cs="Times New Roman"/>
          <w:noProof/>
          <w:lang w:eastAsia="es-ES" w:bidi="ar-SA"/>
        </w:rPr>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8A6CB0">
        <w:fldChar w:fldCharType="begin"/>
      </w:r>
      <w:r w:rsidR="008A6CB0">
        <w:instrText xml:space="preserve"> SEQ Figura \* ARABIC </w:instrText>
      </w:r>
      <w:r w:rsidR="008A6CB0">
        <w:fldChar w:fldCharType="separate"/>
      </w:r>
      <w:r w:rsidR="0015563B">
        <w:rPr>
          <w:noProof/>
        </w:rPr>
        <w:t>11</w:t>
      </w:r>
      <w:r w:rsidR="008A6CB0">
        <w:rPr>
          <w:noProof/>
        </w:rPr>
        <w:fldChar w:fldCharType="end"/>
      </w:r>
      <w:bookmarkEnd w:id="3232"/>
      <w:r w:rsidR="009D0BA7">
        <w:t>: Tiempo de Creación de las Decisiones</w:t>
      </w:r>
      <w:bookmarkEnd w:id="3233"/>
      <w:bookmarkEnd w:id="3234"/>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xml:space="preserve">”) y </w:t>
      </w:r>
      <w:r w:rsidR="004C7452">
        <w:rPr>
          <w:rFonts w:cs="Times New Roman"/>
        </w:rPr>
        <w:lastRenderedPageBreak/>
        <w:t>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235" w:name="_Ref295124321"/>
      <w:bookmarkStart w:id="3236" w:name="_Toc295124206"/>
      <w:bookmarkStart w:id="3237" w:name="_Toc298231207"/>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8A6CB0">
        <w:fldChar w:fldCharType="begin"/>
      </w:r>
      <w:r w:rsidR="008A6CB0">
        <w:instrText xml:space="preserve"> SEQ Figura \* ARABIC </w:instrText>
      </w:r>
      <w:r w:rsidR="008A6CB0">
        <w:fldChar w:fldCharType="separate"/>
      </w:r>
      <w:r w:rsidR="0015563B">
        <w:rPr>
          <w:noProof/>
        </w:rPr>
        <w:t>12</w:t>
      </w:r>
      <w:r w:rsidR="008A6CB0">
        <w:rPr>
          <w:noProof/>
        </w:rPr>
        <w:fldChar w:fldCharType="end"/>
      </w:r>
      <w:bookmarkEnd w:id="3235"/>
      <w:r w:rsidR="00F35D4A">
        <w:t>: Creación de las Decisiones</w:t>
      </w:r>
      <w:bookmarkEnd w:id="3236"/>
      <w:bookmarkEnd w:id="3237"/>
    </w:p>
    <w:p w14:paraId="04698879" w14:textId="77777777" w:rsidR="003B0805" w:rsidRDefault="001C37B5">
      <w:pPr>
        <w:jc w:val="both"/>
        <w:rPr>
          <w:ins w:id="3238" w:author="Orion" w:date="2011-06-08T00:05:00Z"/>
          <w:rFonts w:cs="Times New Roman"/>
        </w:rPr>
        <w:pPrChange w:id="3239" w:author="Orion" w:date="2011-05-10T23:28:00Z">
          <w:pPr/>
        </w:pPrChange>
      </w:pPr>
      <w:ins w:id="3240"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241" w:author="Orion" w:date="2011-06-07T23:46:00Z">
        <w:r>
          <w:rPr>
            <w:rFonts w:cs="Times New Roman"/>
          </w:rPr>
          <w:t>instrucciones</w:t>
        </w:r>
      </w:ins>
      <w:ins w:id="3242" w:author="Orion" w:date="2011-06-07T23:45:00Z">
        <w:r>
          <w:rPr>
            <w:rFonts w:cs="Times New Roman"/>
          </w:rPr>
          <w:t xml:space="preserve"> </w:t>
        </w:r>
      </w:ins>
      <w:ins w:id="3243" w:author="Orion" w:date="2011-06-07T23:46:00Z">
        <w:r>
          <w:rPr>
            <w:rFonts w:cs="Times New Roman"/>
          </w:rPr>
          <w:t>a dar al avión. De esto se encarga la siguiente tarea (</w:t>
        </w:r>
      </w:ins>
      <w:ins w:id="3244"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245" w:author="Orion" w:date="2011-06-07T23:47:00Z">
        <w:r>
          <w:t xml:space="preserve">Figura </w:t>
        </w:r>
        <w:r>
          <w:rPr>
            <w:noProof/>
          </w:rPr>
          <w:t>13</w:t>
        </w:r>
        <w:r>
          <w:rPr>
            <w:rFonts w:cs="Times New Roman"/>
          </w:rPr>
          <w:fldChar w:fldCharType="end"/>
        </w:r>
      </w:ins>
      <w:ins w:id="3246" w:author="Orion" w:date="2011-06-07T23:46:00Z">
        <w:r>
          <w:rPr>
            <w:rFonts w:cs="Times New Roman"/>
          </w:rPr>
          <w:t>)</w:t>
        </w:r>
      </w:ins>
      <w:ins w:id="3247" w:author="Orion" w:date="2011-06-07T23:47:00Z">
        <w:r>
          <w:rPr>
            <w:rFonts w:cs="Times New Roman"/>
          </w:rPr>
          <w:t xml:space="preserve">, donde podemos observar que se </w:t>
        </w:r>
      </w:ins>
      <w:ins w:id="3248" w:author="Orion" w:date="2011-06-07T23:52:00Z">
        <w:r>
          <w:rPr>
            <w:rFonts w:cs="Times New Roman"/>
          </w:rPr>
          <w:t xml:space="preserve">hace uso de </w:t>
        </w:r>
      </w:ins>
      <w:ins w:id="3249" w:author="Orion" w:date="2011-06-07T23:47:00Z">
        <w:r>
          <w:rPr>
            <w:rFonts w:cs="Times New Roman"/>
          </w:rPr>
          <w:t xml:space="preserve">la </w:t>
        </w:r>
      </w:ins>
      <w:ins w:id="3250" w:author="Orion" w:date="2011-06-07T23:48:00Z">
        <w:r>
          <w:rPr>
            <w:rFonts w:cs="Times New Roman"/>
          </w:rPr>
          <w:t>decisión</w:t>
        </w:r>
      </w:ins>
      <w:ins w:id="3251" w:author="Orion" w:date="2011-06-07T23:47:00Z">
        <w:r>
          <w:rPr>
            <w:rFonts w:cs="Times New Roman"/>
          </w:rPr>
          <w:t xml:space="preserve"> </w:t>
        </w:r>
      </w:ins>
      <w:ins w:id="3252" w:author="Orion" w:date="2011-06-07T23:48:00Z">
        <w:r>
          <w:rPr>
            <w:rFonts w:cs="Times New Roman"/>
          </w:rPr>
          <w:t>tomada y</w:t>
        </w:r>
      </w:ins>
      <w:ins w:id="3253" w:author="Orion" w:date="2011-06-07T23:52:00Z">
        <w:r>
          <w:rPr>
            <w:rFonts w:cs="Times New Roman"/>
          </w:rPr>
          <w:t xml:space="preserve"> se produce una</w:t>
        </w:r>
      </w:ins>
      <w:ins w:id="3254" w:author="Orion" w:date="2011-06-08T00:00:00Z">
        <w:r w:rsidR="00E668D6">
          <w:rPr>
            <w:rFonts w:cs="Times New Roman"/>
          </w:rPr>
          <w:t xml:space="preserve"> seria de </w:t>
        </w:r>
      </w:ins>
      <w:proofErr w:type="spellStart"/>
      <w:ins w:id="3255" w:author="Orion" w:date="2011-06-07T23:52:00Z">
        <w:r w:rsidR="00E668D6">
          <w:rPr>
            <w:rFonts w:cs="Times New Roman"/>
          </w:rPr>
          <w:t>instrucc</w:t>
        </w:r>
      </w:ins>
      <w:ins w:id="3256" w:author="Orion" w:date="2011-06-08T00:00:00Z">
        <w:r w:rsidR="00E668D6">
          <w:rPr>
            <w:rFonts w:cs="Times New Roman"/>
          </w:rPr>
          <w:t>ones</w:t>
        </w:r>
      </w:ins>
      <w:proofErr w:type="spellEnd"/>
      <w:ins w:id="3257"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258" w:author="Orion" w:date="2011-06-07T23:53:00Z">
        <w:r>
          <w:rPr>
            <w:rFonts w:cs="Times New Roman"/>
          </w:rPr>
          <w:t>”)</w:t>
        </w:r>
      </w:ins>
      <w:ins w:id="3259" w:author="Orion" w:date="2011-06-07T23:48:00Z">
        <w:r>
          <w:rPr>
            <w:rFonts w:cs="Times New Roman"/>
          </w:rPr>
          <w:t xml:space="preserve">, </w:t>
        </w:r>
      </w:ins>
      <w:ins w:id="3260" w:author="Orion" w:date="2011-06-07T23:53:00Z">
        <w:r>
          <w:rPr>
            <w:rFonts w:cs="Times New Roman"/>
          </w:rPr>
          <w:t>que contiene</w:t>
        </w:r>
      </w:ins>
      <w:ins w:id="3261" w:author="Orion" w:date="2011-06-08T00:00:00Z">
        <w:r w:rsidR="00E668D6">
          <w:rPr>
            <w:rFonts w:cs="Times New Roman"/>
          </w:rPr>
          <w:t>n</w:t>
        </w:r>
      </w:ins>
      <w:ins w:id="3262" w:author="Orion" w:date="2011-06-07T23:53:00Z">
        <w:r>
          <w:rPr>
            <w:rFonts w:cs="Times New Roman"/>
          </w:rPr>
          <w:t xml:space="preserve"> la información para generar la maniobra y a</w:t>
        </w:r>
      </w:ins>
      <w:ins w:id="3263" w:author="Orion" w:date="2011-06-07T23:48:00Z">
        <w:r>
          <w:rPr>
            <w:rFonts w:cs="Times New Roman"/>
          </w:rPr>
          <w:t xml:space="preserve"> su vez iniciar</w:t>
        </w:r>
      </w:ins>
      <w:ins w:id="3264" w:author="Orion" w:date="2011-06-07T23:53:00Z">
        <w:r>
          <w:rPr>
            <w:rFonts w:cs="Times New Roman"/>
          </w:rPr>
          <w:t>á</w:t>
        </w:r>
      </w:ins>
      <w:ins w:id="3265" w:author="Orion" w:date="2011-06-08T00:00:00Z">
        <w:r w:rsidR="00E668D6">
          <w:rPr>
            <w:rFonts w:cs="Times New Roman"/>
          </w:rPr>
          <w:t>n</w:t>
        </w:r>
      </w:ins>
      <w:ins w:id="3266" w:author="Orion" w:date="2011-06-07T23:53:00Z">
        <w:r>
          <w:rPr>
            <w:rFonts w:cs="Times New Roman"/>
          </w:rPr>
          <w:t xml:space="preserve"> la interacción entre piloto y avión</w:t>
        </w:r>
      </w:ins>
      <w:ins w:id="3267" w:author="Orion" w:date="2011-06-08T00:03:00Z">
        <w:r w:rsidR="00EB2DC4">
          <w:rPr>
            <w:rFonts w:cs="Times New Roman"/>
          </w:rPr>
          <w:t>.</w:t>
        </w:r>
      </w:ins>
      <w:ins w:id="3268" w:author="Orion" w:date="2011-06-08T00:00:00Z">
        <w:r w:rsidR="00EB2DC4">
          <w:rPr>
            <w:rFonts w:cs="Times New Roman"/>
          </w:rPr>
          <w:t xml:space="preserve"> </w:t>
        </w:r>
      </w:ins>
      <w:ins w:id="3269" w:author="Orion" w:date="2011-06-08T00:03:00Z">
        <w:r w:rsidR="00EB2DC4">
          <w:rPr>
            <w:rFonts w:cs="Times New Roman"/>
          </w:rPr>
          <w:t>P</w:t>
        </w:r>
      </w:ins>
      <w:ins w:id="3270" w:author="Orion" w:date="2011-06-08T00:00:00Z">
        <w:r w:rsidR="00E668D6">
          <w:rPr>
            <w:rFonts w:cs="Times New Roman"/>
          </w:rPr>
          <w:t xml:space="preserve">or otro lado, </w:t>
        </w:r>
      </w:ins>
      <w:ins w:id="3271" w:author="Orion" w:date="2011-06-08T00:03:00Z">
        <w:r w:rsidR="00EB2DC4">
          <w:rPr>
            <w:rFonts w:cs="Times New Roman"/>
          </w:rPr>
          <w:t xml:space="preserve">también </w:t>
        </w:r>
      </w:ins>
      <w:ins w:id="3272" w:author="Orion" w:date="2011-06-08T00:00:00Z">
        <w:r w:rsidR="00E668D6">
          <w:rPr>
            <w:rFonts w:cs="Times New Roman"/>
          </w:rPr>
          <w:t>se</w:t>
        </w:r>
      </w:ins>
      <w:ins w:id="3273" w:author="Orion" w:date="2011-06-07T23:54:00Z">
        <w:r>
          <w:rPr>
            <w:rFonts w:cs="Times New Roman"/>
          </w:rPr>
          <w:t xml:space="preserve"> crea un hecho </w:t>
        </w:r>
      </w:ins>
      <w:ins w:id="3274" w:author="Orion" w:date="2011-06-08T00:04:00Z">
        <w:r w:rsidR="004B6482">
          <w:rPr>
            <w:rFonts w:cs="Times New Roman"/>
          </w:rPr>
          <w:t>que indica</w:t>
        </w:r>
      </w:ins>
      <w:ins w:id="3275" w:author="Orion" w:date="2011-06-07T23:54:00Z">
        <w:r>
          <w:rPr>
            <w:rFonts w:cs="Times New Roman"/>
          </w:rPr>
          <w:t xml:space="preserve"> que se puede proceder a pensar la</w:t>
        </w:r>
      </w:ins>
      <w:ins w:id="3276" w:author="Orion" w:date="2011-06-08T00:04:00Z">
        <w:r w:rsidR="00EB2DC4">
          <w:rPr>
            <w:rFonts w:cs="Times New Roman"/>
          </w:rPr>
          <w:t>s</w:t>
        </w:r>
      </w:ins>
      <w:ins w:id="3277" w:author="Orion" w:date="2011-06-07T23:54:00Z">
        <w:r>
          <w:rPr>
            <w:rFonts w:cs="Times New Roman"/>
          </w:rPr>
          <w:t xml:space="preserve"> siguiente</w:t>
        </w:r>
      </w:ins>
      <w:ins w:id="3278" w:author="Orion" w:date="2011-06-08T00:04:00Z">
        <w:r w:rsidR="00EB2DC4">
          <w:rPr>
            <w:rFonts w:cs="Times New Roman"/>
          </w:rPr>
          <w:t>s</w:t>
        </w:r>
      </w:ins>
      <w:ins w:id="3279" w:author="Orion" w:date="2011-06-07T23:54:00Z">
        <w:r>
          <w:rPr>
            <w:rFonts w:cs="Times New Roman"/>
          </w:rPr>
          <w:t xml:space="preserve"> decisi</w:t>
        </w:r>
      </w:ins>
      <w:ins w:id="3280" w:author="Orion" w:date="2011-06-08T00:04:00Z">
        <w:r w:rsidR="00EB2DC4">
          <w:rPr>
            <w:rFonts w:cs="Times New Roman"/>
          </w:rPr>
          <w:t>ones</w:t>
        </w:r>
      </w:ins>
      <w:ins w:id="3281" w:author="Orion" w:date="2011-06-07T23:54:00Z">
        <w:r>
          <w:rPr>
            <w:rFonts w:cs="Times New Roman"/>
          </w:rPr>
          <w:t xml:space="preserve"> que se va</w:t>
        </w:r>
      </w:ins>
      <w:ins w:id="3282" w:author="Orion" w:date="2011-06-08T00:04:00Z">
        <w:r w:rsidR="00EB2DC4">
          <w:rPr>
            <w:rFonts w:cs="Times New Roman"/>
          </w:rPr>
          <w:t>n</w:t>
        </w:r>
      </w:ins>
      <w:ins w:id="3283" w:author="Orion" w:date="2011-06-07T23:54:00Z">
        <w:r>
          <w:rPr>
            <w:rFonts w:cs="Times New Roman"/>
          </w:rPr>
          <w:t xml:space="preserve"> a llevar a cabo (“</w:t>
        </w:r>
        <w:proofErr w:type="spellStart"/>
        <w:r>
          <w:rPr>
            <w:rFonts w:cs="Times New Roman"/>
          </w:rPr>
          <w:t>StartThink</w:t>
        </w:r>
      </w:ins>
      <w:ins w:id="3284" w:author="Orion" w:date="2011-06-07T23:55:00Z">
        <w:r>
          <w:rPr>
            <w:rFonts w:cs="Times New Roman"/>
          </w:rPr>
          <w:t>NewDecision</w:t>
        </w:r>
        <w:proofErr w:type="spellEnd"/>
        <w:r>
          <w:rPr>
            <w:rFonts w:cs="Times New Roman"/>
          </w:rPr>
          <w:t>”)</w:t>
        </w:r>
      </w:ins>
      <w:ins w:id="3285" w:author="Orion" w:date="2011-06-07T23:48:00Z">
        <w:r>
          <w:rPr>
            <w:rFonts w:cs="Times New Roman"/>
          </w:rPr>
          <w:t xml:space="preserve">. </w:t>
        </w:r>
      </w:ins>
      <w:ins w:id="3286" w:author="Orion" w:date="2011-06-07T23:49:00Z">
        <w:r>
          <w:rPr>
            <w:rFonts w:cs="Times New Roman"/>
          </w:rPr>
          <w:t>E</w:t>
        </w:r>
      </w:ins>
      <w:ins w:id="3287" w:author="Orion" w:date="2011-06-07T23:48:00Z">
        <w:r>
          <w:rPr>
            <w:rFonts w:cs="Times New Roman"/>
          </w:rPr>
          <w:t xml:space="preserve">sta tarea hace uso </w:t>
        </w:r>
      </w:ins>
      <w:ins w:id="3288" w:author="Orion" w:date="2011-06-08T00:01:00Z">
        <w:r w:rsidR="00E668D6">
          <w:rPr>
            <w:rFonts w:cs="Times New Roman"/>
          </w:rPr>
          <w:t xml:space="preserve">a su vez, </w:t>
        </w:r>
      </w:ins>
      <w:ins w:id="3289" w:author="Orion" w:date="2011-06-07T23:48:00Z">
        <w:r>
          <w:rPr>
            <w:rFonts w:cs="Times New Roman"/>
          </w:rPr>
          <w:t xml:space="preserve">del estado mental </w:t>
        </w:r>
      </w:ins>
      <w:ins w:id="3290" w:author="Orion" w:date="2011-06-07T23:55:00Z">
        <w:r w:rsidR="00C80FA9">
          <w:rPr>
            <w:rFonts w:cs="Times New Roman"/>
          </w:rPr>
          <w:t xml:space="preserve">del piloto </w:t>
        </w:r>
      </w:ins>
      <w:ins w:id="3291" w:author="Orion" w:date="2011-06-07T23:48:00Z">
        <w:r>
          <w:rPr>
            <w:rFonts w:cs="Times New Roman"/>
          </w:rPr>
          <w:t>para saber si hay alguna instrucción que se est</w:t>
        </w:r>
      </w:ins>
      <w:ins w:id="3292" w:author="Orion" w:date="2011-06-07T23:50:00Z">
        <w:r>
          <w:rPr>
            <w:rFonts w:cs="Times New Roman"/>
          </w:rPr>
          <w:t>é ejecutando al mismo tiempo (</w:t>
        </w:r>
      </w:ins>
      <w:ins w:id="3293" w:author="Orion" w:date="2011-06-07T23:55:00Z">
        <w:r w:rsidR="00B46823">
          <w:rPr>
            <w:rFonts w:cs="Times New Roman"/>
          </w:rPr>
          <w:t xml:space="preserve">campo </w:t>
        </w:r>
      </w:ins>
      <w:ins w:id="3294"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295" w:author="Orion" w:date="2011-06-07T23:55:00Z">
        <w:r w:rsidR="00B46823">
          <w:rPr>
            <w:rFonts w:cs="Times New Roman"/>
          </w:rPr>
          <w:t>á</w:t>
        </w:r>
      </w:ins>
      <w:ins w:id="3296" w:author="Orion" w:date="2011-06-07T23:50:00Z">
        <w:r>
          <w:rPr>
            <w:rFonts w:cs="Times New Roman"/>
          </w:rPr>
          <w:t xml:space="preserve"> la prioridad de las instrucciones </w:t>
        </w:r>
      </w:ins>
      <w:ins w:id="3297" w:author="Orion" w:date="2011-06-07T23:55:00Z">
        <w:r w:rsidR="00B46823">
          <w:rPr>
            <w:rFonts w:cs="Times New Roman"/>
          </w:rPr>
          <w:t xml:space="preserve"> que se están ejecutando</w:t>
        </w:r>
      </w:ins>
      <w:ins w:id="3298" w:author="Orion" w:date="2011-06-07T23:50:00Z">
        <w:r>
          <w:rPr>
            <w:rFonts w:cs="Times New Roman"/>
          </w:rPr>
          <w:t xml:space="preserve">, </w:t>
        </w:r>
      </w:ins>
      <w:ins w:id="3299" w:author="Orion" w:date="2011-06-07T23:58:00Z">
        <w:r w:rsidR="0014566E">
          <w:rPr>
            <w:rFonts w:cs="Times New Roman"/>
          </w:rPr>
          <w:t>y se detendrán</w:t>
        </w:r>
      </w:ins>
      <w:ins w:id="3300" w:author="Orion" w:date="2011-06-07T23:50:00Z">
        <w:r>
          <w:rPr>
            <w:rFonts w:cs="Times New Roman"/>
          </w:rPr>
          <w:t xml:space="preserve"> todas aquellas </w:t>
        </w:r>
      </w:ins>
      <w:ins w:id="3301" w:author="Orion" w:date="2011-06-07T23:58:00Z">
        <w:r w:rsidR="0014566E">
          <w:rPr>
            <w:rFonts w:cs="Times New Roman"/>
          </w:rPr>
          <w:t xml:space="preserve">instrucciones que tengan una prioridad menor que </w:t>
        </w:r>
      </w:ins>
      <w:ins w:id="3302" w:author="Orion" w:date="2011-06-07T23:57:00Z">
        <w:r w:rsidR="00B46823">
          <w:rPr>
            <w:rFonts w:cs="Times New Roman"/>
          </w:rPr>
          <w:t>l</w:t>
        </w:r>
      </w:ins>
      <w:ins w:id="3303" w:author="Orion" w:date="2011-06-07T23:56:00Z">
        <w:r w:rsidR="00B46823">
          <w:rPr>
            <w:rFonts w:cs="Times New Roman"/>
          </w:rPr>
          <w:t>a</w:t>
        </w:r>
      </w:ins>
      <w:ins w:id="3304" w:author="Orion" w:date="2011-06-08T00:02:00Z">
        <w:r w:rsidR="0041005A">
          <w:rPr>
            <w:rFonts w:cs="Times New Roman"/>
          </w:rPr>
          <w:t>s</w:t>
        </w:r>
      </w:ins>
      <w:ins w:id="3305" w:author="Orion" w:date="2011-06-07T23:56:00Z">
        <w:r w:rsidR="00B46823">
          <w:rPr>
            <w:rFonts w:cs="Times New Roman"/>
          </w:rPr>
          <w:t xml:space="preserve"> instrucci</w:t>
        </w:r>
      </w:ins>
      <w:ins w:id="3306" w:author="Orion" w:date="2011-06-08T00:02:00Z">
        <w:r w:rsidR="0041005A">
          <w:rPr>
            <w:rFonts w:cs="Times New Roman"/>
          </w:rPr>
          <w:t>ones</w:t>
        </w:r>
      </w:ins>
      <w:ins w:id="3307" w:author="Orion" w:date="2011-06-07T23:56:00Z">
        <w:r w:rsidR="00B46823">
          <w:rPr>
            <w:rFonts w:cs="Times New Roman"/>
          </w:rPr>
          <w:t xml:space="preserve"> </w:t>
        </w:r>
      </w:ins>
      <w:ins w:id="3308" w:author="Orion" w:date="2011-06-07T23:50:00Z">
        <w:r>
          <w:rPr>
            <w:rFonts w:cs="Times New Roman"/>
          </w:rPr>
          <w:t xml:space="preserve">que </w:t>
        </w:r>
      </w:ins>
      <w:ins w:id="3309" w:author="Orion" w:date="2011-06-08T00:01:00Z">
        <w:r w:rsidR="00E668D6">
          <w:rPr>
            <w:rFonts w:cs="Times New Roman"/>
          </w:rPr>
          <w:t>genera</w:t>
        </w:r>
      </w:ins>
      <w:ins w:id="3310" w:author="Orion" w:date="2011-06-07T23:50:00Z">
        <w:r>
          <w:rPr>
            <w:rFonts w:cs="Times New Roman"/>
          </w:rPr>
          <w:t xml:space="preserve"> esta tarea.</w:t>
        </w:r>
      </w:ins>
      <w:ins w:id="3311" w:author="Orion" w:date="2011-06-08T00:05:00Z">
        <w:r w:rsidR="00A8266D">
          <w:rPr>
            <w:rFonts w:cs="Times New Roman"/>
          </w:rPr>
          <w:t xml:space="preserve"> En principio sólo hay tres tipos de prioridades </w:t>
        </w:r>
      </w:ins>
      <w:ins w:id="3312" w:author="Orion" w:date="2011-06-08T00:08:00Z">
        <w:r w:rsidR="00832F65">
          <w:rPr>
            <w:rFonts w:cs="Times New Roman"/>
          </w:rPr>
          <w:t>en nuestro sistema. E</w:t>
        </w:r>
      </w:ins>
      <w:ins w:id="3313"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314" w:author="Orion" w:date="2011-06-08T00:07:00Z"/>
          <w:rFonts w:cs="Times New Roman"/>
        </w:rPr>
        <w:pPrChange w:id="3315" w:author="Orion" w:date="2011-06-08T00:06:00Z">
          <w:pPr/>
        </w:pPrChange>
      </w:pPr>
      <w:ins w:id="3316" w:author="Orion" w:date="2011-06-08T00:06:00Z">
        <w:r>
          <w:rPr>
            <w:rFonts w:cs="Times New Roman"/>
          </w:rPr>
          <w:t xml:space="preserve">Prioridad con valor 0: </w:t>
        </w:r>
      </w:ins>
      <w:ins w:id="3317" w:author="Orion" w:date="2011-06-08T00:07:00Z">
        <w:r>
          <w:rPr>
            <w:rFonts w:cs="Times New Roman"/>
          </w:rPr>
          <w:t>d</w:t>
        </w:r>
      </w:ins>
      <w:ins w:id="3318" w:author="Orion" w:date="2011-06-08T00:06:00Z">
        <w:r>
          <w:rPr>
            <w:rFonts w:cs="Times New Roman"/>
          </w:rPr>
          <w:t>ecisiones y/o</w:t>
        </w:r>
      </w:ins>
      <w:ins w:id="3319"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320" w:author="Orion" w:date="2011-06-08T00:07:00Z"/>
          <w:rFonts w:cs="Times New Roman"/>
        </w:rPr>
        <w:pPrChange w:id="3321" w:author="Orion" w:date="2011-06-08T00:06:00Z">
          <w:pPr/>
        </w:pPrChange>
      </w:pPr>
      <w:ins w:id="3322" w:author="Orion" w:date="2011-06-08T00:07:00Z">
        <w:r>
          <w:rPr>
            <w:rFonts w:cs="Times New Roman"/>
          </w:rPr>
          <w:t xml:space="preserve">Prioridad con valor 9: </w:t>
        </w:r>
      </w:ins>
      <w:ins w:id="3323" w:author="Orion" w:date="2011-06-08T00:08:00Z">
        <w:r>
          <w:rPr>
            <w:rFonts w:cs="Times New Roman"/>
          </w:rPr>
          <w:t>órdenes</w:t>
        </w:r>
      </w:ins>
      <w:ins w:id="3324"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325" w:author="Orion" w:date="2011-06-07T23:46:00Z"/>
          <w:rFonts w:cs="Times New Roman"/>
        </w:rPr>
        <w:pPrChange w:id="3326" w:author="Orion" w:date="2011-06-08T00:06:00Z">
          <w:pPr/>
        </w:pPrChange>
      </w:pPr>
      <w:ins w:id="3327" w:author="Orion" w:date="2011-06-08T00:07:00Z">
        <w:r>
          <w:rPr>
            <w:rFonts w:cs="Times New Roman"/>
          </w:rPr>
          <w:t>Prioridad con valor 10:</w:t>
        </w:r>
      </w:ins>
      <w:ins w:id="3328" w:author="Orion" w:date="2011-06-08T00:08:00Z">
        <w:r>
          <w:rPr>
            <w:rFonts w:cs="Times New Roman"/>
          </w:rPr>
          <w:t xml:space="preserve"> instrucción de parar o aterrizar el avión.</w:t>
        </w:r>
      </w:ins>
    </w:p>
    <w:p w14:paraId="3722073B" w14:textId="77777777" w:rsidR="001C37B5" w:rsidRDefault="001C37B5">
      <w:pPr>
        <w:jc w:val="both"/>
        <w:rPr>
          <w:ins w:id="3329" w:author="Orion" w:date="2011-06-07T23:15:00Z"/>
          <w:rFonts w:cs="Times New Roman"/>
        </w:rPr>
        <w:pPrChange w:id="3330" w:author="Orion" w:date="2011-05-10T23:28:00Z">
          <w:pPr/>
        </w:pPrChange>
      </w:pPr>
    </w:p>
    <w:p w14:paraId="2F7C3083" w14:textId="72A42133" w:rsidR="00D03232" w:rsidRDefault="00D03232">
      <w:pPr>
        <w:jc w:val="both"/>
        <w:rPr>
          <w:ins w:id="3331" w:author="Orion" w:date="2011-06-07T23:16:00Z"/>
          <w:rFonts w:cs="Times New Roman"/>
        </w:rPr>
        <w:pPrChange w:id="3332" w:author="Orion" w:date="2011-05-10T23:28:00Z">
          <w:pPr/>
        </w:pPrChange>
      </w:pPr>
    </w:p>
    <w:p w14:paraId="4A5DCF68" w14:textId="1D9A9BAA" w:rsidR="00D03232" w:rsidRDefault="009F675E">
      <w:pPr>
        <w:pStyle w:val="Caption"/>
        <w:rPr>
          <w:ins w:id="3333" w:author="Orion" w:date="2011-06-07T23:46:00Z"/>
          <w:rFonts w:cs="Times New Roman"/>
        </w:rPr>
        <w:pPrChange w:id="3334" w:author="Orion" w:date="2011-06-07T23:47:00Z">
          <w:pPr/>
        </w:pPrChange>
      </w:pPr>
      <w:bookmarkStart w:id="3335" w:name="_Ref295253773"/>
      <w:bookmarkStart w:id="3336" w:name="_Toc298231208"/>
      <w:ins w:id="3337" w:author="Orion" w:date="2011-06-08T00:10:00Z">
        <w:r w:rsidRPr="00BA1E2E">
          <w:rPr>
            <w:rFonts w:cs="Times New Roman"/>
            <w:noProof/>
            <w:lang w:eastAsia="es-ES" w:bidi="ar-SA"/>
          </w:rPr>
          <w:lastRenderedPageBreak/>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338" w:author="Orion" w:date="2011-06-07T23:47:00Z">
        <w:r w:rsidR="001C37B5">
          <w:t xml:space="preserve">Figura </w:t>
        </w:r>
        <w:r w:rsidR="001C37B5">
          <w:fldChar w:fldCharType="begin"/>
        </w:r>
        <w:r w:rsidR="001C37B5">
          <w:instrText xml:space="preserve"> SEQ Figura \* ARABIC </w:instrText>
        </w:r>
      </w:ins>
      <w:r w:rsidR="001C37B5">
        <w:fldChar w:fldCharType="separate"/>
      </w:r>
      <w:ins w:id="3339" w:author="Orion" w:date="2011-07-12T10:50:00Z">
        <w:r w:rsidR="0015563B">
          <w:rPr>
            <w:noProof/>
          </w:rPr>
          <w:t>13</w:t>
        </w:r>
      </w:ins>
      <w:ins w:id="3340" w:author="Orion" w:date="2011-06-07T23:47:00Z">
        <w:r w:rsidR="001C37B5">
          <w:fldChar w:fldCharType="end"/>
        </w:r>
        <w:bookmarkEnd w:id="3335"/>
        <w:r w:rsidR="001C37B5">
          <w:t xml:space="preserve">: </w:t>
        </w:r>
      </w:ins>
      <w:ins w:id="3341" w:author="Orion" w:date="2011-06-08T00:09:00Z">
        <w:r w:rsidR="00694121">
          <w:t>Descomposición</w:t>
        </w:r>
      </w:ins>
      <w:ins w:id="3342" w:author="Orion" w:date="2011-06-07T23:47:00Z">
        <w:r w:rsidR="001C37B5">
          <w:t xml:space="preserve"> de Decisiones</w:t>
        </w:r>
      </w:ins>
      <w:bookmarkEnd w:id="3336"/>
    </w:p>
    <w:p w14:paraId="0BEA9D01" w14:textId="77777777" w:rsidR="001C37B5" w:rsidRDefault="001C37B5">
      <w:pPr>
        <w:jc w:val="both"/>
        <w:rPr>
          <w:ins w:id="3343" w:author="Orion" w:date="2011-06-20T11:46:00Z"/>
          <w:rFonts w:cs="Times New Roman"/>
        </w:rPr>
        <w:pPrChange w:id="3344" w:author="Orion" w:date="2011-05-10T23:28:00Z">
          <w:pPr/>
        </w:pPrChange>
      </w:pPr>
    </w:p>
    <w:p w14:paraId="2DC432F6" w14:textId="40818309" w:rsidR="000146FD" w:rsidRDefault="000146FD">
      <w:pPr>
        <w:jc w:val="both"/>
        <w:rPr>
          <w:ins w:id="3345" w:author="Orion" w:date="2011-06-20T12:02:00Z"/>
          <w:rFonts w:cs="Times New Roman"/>
        </w:rPr>
        <w:pPrChange w:id="3346" w:author="Orion" w:date="2011-05-10T23:28:00Z">
          <w:pPr/>
        </w:pPrChange>
      </w:pPr>
      <w:ins w:id="3347" w:author="Orion" w:date="2011-06-20T11:49:00Z">
        <w:r>
          <w:rPr>
            <w:rFonts w:cs="Times New Roman"/>
          </w:rPr>
          <w:t>La siguiente figura (</w:t>
        </w:r>
      </w:ins>
      <w:ins w:id="3348"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349" w:author="Orion" w:date="2011-06-20T12:48:00Z">
        <w:r w:rsidR="008823B6">
          <w:t xml:space="preserve">Figura </w:t>
        </w:r>
        <w:r w:rsidR="008823B6">
          <w:rPr>
            <w:noProof/>
          </w:rPr>
          <w:t>14</w:t>
        </w:r>
        <w:r w:rsidR="008823B6">
          <w:rPr>
            <w:rFonts w:cs="Times New Roman"/>
          </w:rPr>
          <w:fldChar w:fldCharType="end"/>
        </w:r>
      </w:ins>
      <w:ins w:id="3350" w:author="Orion" w:date="2011-06-20T11:49:00Z">
        <w:r>
          <w:rPr>
            <w:rFonts w:cs="Times New Roman"/>
          </w:rPr>
          <w:t>) viene a representar la ejecución</w:t>
        </w:r>
      </w:ins>
      <w:ins w:id="3351" w:author="Orion" w:date="2011-06-20T11:51:00Z">
        <w:r>
          <w:rPr>
            <w:rFonts w:cs="Times New Roman"/>
          </w:rPr>
          <w:t xml:space="preserve"> por parte del avión</w:t>
        </w:r>
      </w:ins>
      <w:ins w:id="3352" w:author="Orion" w:date="2011-06-20T11:49:00Z">
        <w:r>
          <w:rPr>
            <w:rFonts w:cs="Times New Roman"/>
          </w:rPr>
          <w:t xml:space="preserve"> de la instrucción </w:t>
        </w:r>
      </w:ins>
      <w:ins w:id="3353" w:author="Orion" w:date="2011-06-20T11:51:00Z">
        <w:r>
          <w:rPr>
            <w:rFonts w:cs="Times New Roman"/>
          </w:rPr>
          <w:t xml:space="preserve">que el piloto </w:t>
        </w:r>
      </w:ins>
      <w:ins w:id="3354" w:author="Orion" w:date="2011-06-20T11:52:00Z">
        <w:r>
          <w:rPr>
            <w:rFonts w:cs="Times New Roman"/>
          </w:rPr>
          <w:t>ha producido.</w:t>
        </w:r>
      </w:ins>
      <w:ins w:id="3355" w:author="Orion" w:date="2011-06-20T11:53:00Z">
        <w:r>
          <w:rPr>
            <w:rFonts w:cs="Times New Roman"/>
          </w:rPr>
          <w:t xml:space="preserve"> Para ello se creará una interacción entre piloto y avión, donde el piloto interpretará el rol de iniciador de esta interacción mientras que el avi</w:t>
        </w:r>
      </w:ins>
      <w:ins w:id="3356" w:author="Orion" w:date="2011-06-20T11:54:00Z">
        <w:r>
          <w:rPr>
            <w:rFonts w:cs="Times New Roman"/>
          </w:rPr>
          <w:t xml:space="preserve">ón tendrá el rol de colaborador. De este modo </w:t>
        </w:r>
      </w:ins>
      <w:ins w:id="3357"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358" w:author="Orion" w:date="2011-06-20T11:56:00Z">
        <w:r w:rsidR="00BD522C">
          <w:rPr>
            <w:rFonts w:cs="Times New Roman"/>
          </w:rPr>
          <w:t xml:space="preserve">interacción </w:t>
        </w:r>
      </w:ins>
      <w:ins w:id="3359" w:author="Orion" w:date="2011-06-20T11:57:00Z">
        <w:r w:rsidR="00BD522C">
          <w:rPr>
            <w:rFonts w:cs="Times New Roman"/>
          </w:rPr>
          <w:t>cuyo colaborador será el avión que est</w:t>
        </w:r>
      </w:ins>
      <w:ins w:id="3360" w:author="Orion" w:date="2011-06-20T11:58:00Z">
        <w:r w:rsidR="00BD522C">
          <w:rPr>
            <w:rFonts w:cs="Times New Roman"/>
          </w:rPr>
          <w:t xml:space="preserve">á pilotando. Para averiguar este avión el piloto accederá al plan de vuelo de su estado mental </w:t>
        </w:r>
      </w:ins>
      <w:ins w:id="3361"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362" w:author="Orion" w:date="2011-06-20T12:00:00Z">
        <w:r w:rsidR="00BD522C">
          <w:rPr>
            <w:rFonts w:cs="Times New Roman"/>
          </w:rPr>
          <w:t xml:space="preserve"> El estado mental del piloto servirá también para indicar que está instrucción está siendo ejecutada actualmente.</w:t>
        </w:r>
      </w:ins>
      <w:ins w:id="3363" w:author="Orion" w:date="2011-06-20T12:01:00Z">
        <w:r w:rsidR="007A3C49">
          <w:rPr>
            <w:rFonts w:cs="Times New Roman"/>
          </w:rPr>
          <w:t xml:space="preserve"> Por último, haciendo uso de la </w:t>
        </w:r>
      </w:ins>
      <w:ins w:id="3364" w:author="Orion" w:date="2011-06-20T12:02:00Z">
        <w:r w:rsidR="007A3C49">
          <w:rPr>
            <w:rFonts w:cs="Times New Roman"/>
          </w:rPr>
          <w:t>instrucción producida por el piloto,</w:t>
        </w:r>
      </w:ins>
      <w:ins w:id="3365" w:author="Orion" w:date="2011-06-20T12:01:00Z">
        <w:r w:rsidR="007A3C49">
          <w:rPr>
            <w:rFonts w:cs="Times New Roman"/>
          </w:rPr>
          <w:t xml:space="preserve"> esta tarea generará la maniobra que el avión tiene que llevar a cabo </w:t>
        </w:r>
      </w:ins>
      <w:ins w:id="3366"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367" w:author="Orion" w:date="2011-06-20T12:40:00Z"/>
          <w:rFonts w:cs="Times New Roman"/>
        </w:rPr>
        <w:pPrChange w:id="3368" w:author="Orion" w:date="2011-05-10T23:28:00Z">
          <w:pPr/>
        </w:pPrChange>
      </w:pPr>
      <w:ins w:id="3369" w:author="Orion" w:date="2011-06-20T12:22:00Z">
        <w:r>
          <w:rPr>
            <w:rFonts w:cs="Times New Roman"/>
          </w:rPr>
          <w:t xml:space="preserve">Una vez </w:t>
        </w:r>
      </w:ins>
      <w:ins w:id="3370" w:author="Orion" w:date="2011-06-20T12:24:00Z">
        <w:r>
          <w:rPr>
            <w:rFonts w:cs="Times New Roman"/>
          </w:rPr>
          <w:t>la maniobra llega al avión a través de la interacción este procede a actualizar los</w:t>
        </w:r>
      </w:ins>
      <w:ins w:id="3371"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372" w:author="Orion" w:date="2011-06-20T12:40:00Z">
        <w:r w:rsidR="000F0CC0">
          <w:rPr>
            <w:rFonts w:cs="Times New Roman"/>
          </w:rPr>
          <w:t xml:space="preserve"> de la aeronave</w:t>
        </w:r>
      </w:ins>
      <w:ins w:id="3373" w:author="Orion" w:date="2011-06-20T12:26:00Z">
        <w:r>
          <w:rPr>
            <w:rFonts w:cs="Times New Roman"/>
          </w:rPr>
          <w:t>. Dichos atributos ser</w:t>
        </w:r>
      </w:ins>
      <w:ins w:id="3374" w:author="Orion" w:date="2011-06-20T12:27:00Z">
        <w:r>
          <w:rPr>
            <w:rFonts w:cs="Times New Roman"/>
          </w:rPr>
          <w:t xml:space="preserve">án, como se comentó en los requisitos, la velocidad, altitud </w:t>
        </w:r>
      </w:ins>
      <w:ins w:id="3375" w:author="Orion" w:date="2011-06-20T12:32:00Z">
        <w:r>
          <w:rPr>
            <w:rFonts w:cs="Times New Roman"/>
          </w:rPr>
          <w:t>u</w:t>
        </w:r>
      </w:ins>
      <w:ins w:id="3376" w:author="Orion" w:date="2011-06-20T12:27:00Z">
        <w:r>
          <w:rPr>
            <w:rFonts w:cs="Times New Roman"/>
          </w:rPr>
          <w:t xml:space="preserve"> orientaci</w:t>
        </w:r>
        <w:r w:rsidR="000F0CC0">
          <w:rPr>
            <w:rFonts w:cs="Times New Roman"/>
          </w:rPr>
          <w:t>ón de</w:t>
        </w:r>
      </w:ins>
      <w:ins w:id="3377" w:author="Orion" w:date="2011-06-20T12:40:00Z">
        <w:r w:rsidR="000F0CC0">
          <w:rPr>
            <w:rFonts w:cs="Times New Roman"/>
          </w:rPr>
          <w:t>l avión</w:t>
        </w:r>
      </w:ins>
      <w:ins w:id="3378" w:author="Orion" w:date="2011-06-20T12:27:00Z">
        <w:r>
          <w:rPr>
            <w:rFonts w:cs="Times New Roman"/>
          </w:rPr>
          <w:t>.</w:t>
        </w:r>
      </w:ins>
    </w:p>
    <w:p w14:paraId="2FA446B7" w14:textId="29870EAE" w:rsidR="000F0CC0" w:rsidRDefault="000F0CC0">
      <w:pPr>
        <w:jc w:val="both"/>
        <w:rPr>
          <w:ins w:id="3379" w:author="Orion" w:date="2011-06-20T11:46:00Z"/>
          <w:rFonts w:cs="Times New Roman"/>
        </w:rPr>
        <w:pPrChange w:id="3380" w:author="Orion" w:date="2011-05-10T23:28:00Z">
          <w:pPr/>
        </w:pPrChange>
      </w:pPr>
      <w:ins w:id="3381" w:author="Orion" w:date="2011-06-20T12:40:00Z">
        <w:r>
          <w:rPr>
            <w:rFonts w:cs="Times New Roman"/>
          </w:rPr>
          <w:t xml:space="preserve">Por último, </w:t>
        </w:r>
      </w:ins>
      <w:ins w:id="3382" w:author="Orion" w:date="2011-06-20T12:41:00Z">
        <w:r>
          <w:rPr>
            <w:rFonts w:cs="Times New Roman"/>
          </w:rPr>
          <w:t xml:space="preserve">y </w:t>
        </w:r>
      </w:ins>
      <w:ins w:id="3383" w:author="Orion" w:date="2011-06-20T12:43:00Z">
        <w:r>
          <w:rPr>
            <w:rFonts w:cs="Times New Roman"/>
          </w:rPr>
          <w:t>después de comproba</w:t>
        </w:r>
      </w:ins>
      <w:ins w:id="3384" w:author="Orion" w:date="2011-06-20T12:44:00Z">
        <w:r>
          <w:rPr>
            <w:rFonts w:cs="Times New Roman"/>
          </w:rPr>
          <w:t>r</w:t>
        </w:r>
      </w:ins>
      <w:ins w:id="3385" w:author="Orion" w:date="2011-06-20T12:41:00Z">
        <w:r>
          <w:rPr>
            <w:rFonts w:cs="Times New Roman"/>
          </w:rPr>
          <w:t xml:space="preserve"> que la maniobra ha finalizado</w:t>
        </w:r>
      </w:ins>
      <w:ins w:id="3386" w:author="Orion" w:date="2011-06-20T12:44:00Z">
        <w:r>
          <w:rPr>
            <w:rFonts w:cs="Times New Roman"/>
          </w:rPr>
          <w:t>,</w:t>
        </w:r>
      </w:ins>
      <w:ins w:id="3387" w:author="Orion" w:date="2011-06-20T12:41:00Z">
        <w:r>
          <w:rPr>
            <w:rFonts w:cs="Times New Roman"/>
          </w:rPr>
          <w:t xml:space="preserve"> el piloto p</w:t>
        </w:r>
      </w:ins>
      <w:ins w:id="3388" w:author="Orion" w:date="2011-06-20T12:44:00Z">
        <w:r>
          <w:rPr>
            <w:rFonts w:cs="Times New Roman"/>
          </w:rPr>
          <w:t>rocederá a eliminar la instrucci</w:t>
        </w:r>
      </w:ins>
      <w:ins w:id="3389" w:author="Orion" w:date="2011-06-20T12:45:00Z">
        <w:r w:rsidR="001232B1">
          <w:rPr>
            <w:rFonts w:cs="Times New Roman"/>
          </w:rPr>
          <w:t xml:space="preserve">ón </w:t>
        </w:r>
        <w:r>
          <w:rPr>
            <w:rFonts w:cs="Times New Roman"/>
          </w:rPr>
          <w:t xml:space="preserve">de </w:t>
        </w:r>
      </w:ins>
      <w:ins w:id="3390" w:author="Orion" w:date="2011-06-20T12:46:00Z">
        <w:r>
          <w:rPr>
            <w:rFonts w:cs="Times New Roman"/>
          </w:rPr>
          <w:t xml:space="preserve">aquellas </w:t>
        </w:r>
      </w:ins>
      <w:ins w:id="3391" w:author="Orion" w:date="2011-06-20T12:45:00Z">
        <w:r>
          <w:rPr>
            <w:rFonts w:cs="Times New Roman"/>
          </w:rPr>
          <w:t>marcadas como que se estaban ejecutando dentro de su estado mental.</w:t>
        </w:r>
      </w:ins>
    </w:p>
    <w:p w14:paraId="5AE3C2C9" w14:textId="6E86C309" w:rsidR="000146FD" w:rsidRDefault="000146FD">
      <w:pPr>
        <w:jc w:val="both"/>
        <w:rPr>
          <w:ins w:id="3392" w:author="Orion" w:date="2011-06-20T12:37:00Z"/>
          <w:rFonts w:cs="Times New Roman"/>
        </w:rPr>
        <w:pPrChange w:id="3393" w:author="Orion" w:date="2011-05-10T23:28:00Z">
          <w:pPr/>
        </w:pPrChange>
      </w:pPr>
    </w:p>
    <w:p w14:paraId="558FAB43" w14:textId="42F52F33" w:rsidR="000F0CC0" w:rsidRDefault="009F675E">
      <w:pPr>
        <w:pStyle w:val="Caption"/>
        <w:rPr>
          <w:ins w:id="3394" w:author="Orion" w:date="2011-06-20T12:37:00Z"/>
          <w:rFonts w:cs="Times New Roman"/>
        </w:rPr>
        <w:pPrChange w:id="3395" w:author="Orion" w:date="2011-06-20T12:47:00Z">
          <w:pPr/>
        </w:pPrChange>
      </w:pPr>
      <w:bookmarkStart w:id="3396" w:name="_Ref296337417"/>
      <w:bookmarkStart w:id="3397" w:name="_Toc298231209"/>
      <w:ins w:id="3398" w:author="Orion" w:date="2011-06-20T12:32:00Z">
        <w:r w:rsidRPr="00BA1E2E">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399" w:author="Orion" w:date="2011-06-20T12:47:00Z">
        <w:r w:rsidR="00254432">
          <w:t xml:space="preserve">Figura </w:t>
        </w:r>
        <w:r w:rsidR="00254432">
          <w:fldChar w:fldCharType="begin"/>
        </w:r>
        <w:r w:rsidR="00254432">
          <w:instrText xml:space="preserve"> SEQ Figura \* ARABIC </w:instrText>
        </w:r>
      </w:ins>
      <w:r w:rsidR="00254432">
        <w:fldChar w:fldCharType="separate"/>
      </w:r>
      <w:ins w:id="3400" w:author="Orion" w:date="2011-07-12T10:50:00Z">
        <w:r w:rsidR="0015563B">
          <w:rPr>
            <w:noProof/>
          </w:rPr>
          <w:t>14</w:t>
        </w:r>
      </w:ins>
      <w:ins w:id="3401" w:author="Orion" w:date="2011-06-20T12:47:00Z">
        <w:r w:rsidR="00254432">
          <w:fldChar w:fldCharType="end"/>
        </w:r>
        <w:bookmarkEnd w:id="3396"/>
        <w:r w:rsidR="00254432">
          <w:t>: Interacción Piloto-Avión: Ejecución Maniobra</w:t>
        </w:r>
      </w:ins>
      <w:bookmarkEnd w:id="3397"/>
    </w:p>
    <w:p w14:paraId="03AA1996" w14:textId="77777777" w:rsidR="000F0CC0" w:rsidRDefault="000F0CC0">
      <w:pPr>
        <w:jc w:val="both"/>
        <w:rPr>
          <w:ins w:id="3402" w:author="Orion" w:date="2011-06-20T17:52:00Z"/>
          <w:rFonts w:cs="Times New Roman"/>
        </w:rPr>
        <w:pPrChange w:id="3403" w:author="Orion" w:date="2011-05-10T23:28:00Z">
          <w:pPr/>
        </w:pPrChange>
      </w:pPr>
    </w:p>
    <w:p w14:paraId="43AA344B" w14:textId="130EC302" w:rsidR="00FA3A60" w:rsidRPr="00FA3A60" w:rsidRDefault="00426907">
      <w:pPr>
        <w:jc w:val="both"/>
        <w:rPr>
          <w:ins w:id="3404" w:author="Orion" w:date="2011-06-20T18:44:00Z"/>
          <w:rFonts w:cs="Times New Roman"/>
          <w:i/>
          <w:rPrChange w:id="3405" w:author="Orion" w:date="2011-06-20T18:44:00Z">
            <w:rPr>
              <w:ins w:id="3406" w:author="Orion" w:date="2011-06-20T18:44:00Z"/>
              <w:rFonts w:cs="Times New Roman"/>
              <w:i w:val="0"/>
            </w:rPr>
          </w:rPrChange>
        </w:rPr>
        <w:pPrChange w:id="3407" w:author="Orion" w:date="2011-06-20T18:44:00Z">
          <w:pPr>
            <w:pStyle w:val="Caption"/>
            <w:jc w:val="both"/>
          </w:pPr>
        </w:pPrChange>
      </w:pPr>
      <w:ins w:id="3408" w:author="Orion" w:date="2011-06-20T18:01:00Z">
        <w:r>
          <w:rPr>
            <w:rFonts w:cs="Times New Roman"/>
          </w:rPr>
          <w:t xml:space="preserve">En caso de que se haya completado el tramo </w:t>
        </w:r>
      </w:ins>
      <w:ins w:id="3409" w:author="Orion" w:date="2011-06-20T18:02:00Z">
        <w:r>
          <w:rPr>
            <w:rFonts w:cs="Times New Roman"/>
          </w:rPr>
          <w:t>sobre</w:t>
        </w:r>
      </w:ins>
      <w:ins w:id="3410" w:author="Orion" w:date="2011-06-20T18:01:00Z">
        <w:r>
          <w:rPr>
            <w:rFonts w:cs="Times New Roman"/>
          </w:rPr>
          <w:t xml:space="preserve"> </w:t>
        </w:r>
      </w:ins>
      <w:ins w:id="3411" w:author="Orion" w:date="2011-06-20T18:02:00Z">
        <w:r>
          <w:rPr>
            <w:rFonts w:cs="Times New Roman"/>
          </w:rPr>
          <w:t xml:space="preserve">el que se está volando, </w:t>
        </w:r>
      </w:ins>
      <w:ins w:id="3412"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413" w:author="Orion" w:date="2011-06-20T18:08:00Z">
        <w:r w:rsidR="00241E95">
          <w:rPr>
            <w:rFonts w:cs="Times New Roman"/>
          </w:rPr>
          <w:t>,</w:t>
        </w:r>
      </w:ins>
      <w:ins w:id="3414" w:author="Orion" w:date="2011-06-20T18:07:00Z">
        <w:r>
          <w:rPr>
            <w:rFonts w:cs="Times New Roman"/>
          </w:rPr>
          <w:t xml:space="preserve"> que se inició cuando se ejecut</w:t>
        </w:r>
      </w:ins>
      <w:ins w:id="3415" w:author="Orion" w:date="2011-06-20T18:08:00Z">
        <w:r>
          <w:rPr>
            <w:rFonts w:cs="Times New Roman"/>
          </w:rPr>
          <w:t xml:space="preserve">ó </w:t>
        </w:r>
      </w:ins>
      <w:ins w:id="3416"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417" w:author="Orion" w:date="2011-06-20T18:03:00Z">
        <w:r>
          <w:rPr>
            <w:rFonts w:cs="Times New Roman"/>
          </w:rPr>
          <w:t>Completed</w:t>
        </w:r>
        <w:proofErr w:type="spellEnd"/>
        <w:r>
          <w:rPr>
            <w:rFonts w:cs="Times New Roman"/>
          </w:rPr>
          <w:t>”</w:t>
        </w:r>
      </w:ins>
      <w:ins w:id="3418" w:author="Orion" w:date="2011-06-20T18:08:00Z">
        <w:r>
          <w:rPr>
            <w:rFonts w:cs="Times New Roman"/>
          </w:rPr>
          <w:t xml:space="preserve"> la primera vez</w:t>
        </w:r>
      </w:ins>
      <w:ins w:id="3419" w:author="Orion" w:date="2011-06-20T18:17:00Z">
        <w:r w:rsidR="00241E95">
          <w:rPr>
            <w:rFonts w:cs="Times New Roman"/>
          </w:rPr>
          <w:t xml:space="preserve"> (</w:t>
        </w:r>
      </w:ins>
      <w:ins w:id="3420"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421" w:author="Orion" w:date="2011-06-20T18:29:00Z">
        <w:r w:rsidR="001D27C3">
          <w:t xml:space="preserve">Figura </w:t>
        </w:r>
        <w:r w:rsidR="001D27C3">
          <w:rPr>
            <w:noProof/>
          </w:rPr>
          <w:t>15</w:t>
        </w:r>
        <w:r w:rsidR="001D27C3">
          <w:rPr>
            <w:rFonts w:cs="Times New Roman"/>
          </w:rPr>
          <w:fldChar w:fldCharType="end"/>
        </w:r>
      </w:ins>
      <w:ins w:id="3422" w:author="Orion" w:date="2011-06-20T18:17:00Z">
        <w:r w:rsidR="00241E95">
          <w:rPr>
            <w:rFonts w:cs="Times New Roman"/>
          </w:rPr>
          <w:t>)</w:t>
        </w:r>
      </w:ins>
      <w:ins w:id="3423" w:author="Orion" w:date="2011-06-20T18:08:00Z">
        <w:r w:rsidR="00241E95">
          <w:rPr>
            <w:rFonts w:cs="Times New Roman"/>
          </w:rPr>
          <w:t>,</w:t>
        </w:r>
      </w:ins>
      <w:ins w:id="3424" w:author="Orion" w:date="2011-06-20T18:06:00Z">
        <w:r>
          <w:rPr>
            <w:rFonts w:cs="Times New Roman"/>
          </w:rPr>
          <w:t xml:space="preserve"> </w:t>
        </w:r>
      </w:ins>
      <w:ins w:id="3425" w:author="Orion" w:date="2011-06-20T18:05:00Z">
        <w:r>
          <w:rPr>
            <w:rFonts w:cs="Times New Roman"/>
          </w:rPr>
          <w:t>lanzará</w:t>
        </w:r>
      </w:ins>
      <w:ins w:id="3426"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427" w:author="Orion" w:date="2011-06-20T18:10:00Z">
        <w:r w:rsidR="00241E95">
          <w:rPr>
            <w:rFonts w:cs="Times New Roman"/>
          </w:rPr>
          <w:t>.</w:t>
        </w:r>
      </w:ins>
      <w:ins w:id="3428" w:author="Orion" w:date="2011-06-20T18:20:00Z">
        <w:r w:rsidR="000B2D34">
          <w:rPr>
            <w:rFonts w:cs="Times New Roman"/>
          </w:rPr>
          <w:t xml:space="preserve"> Haciendo uso de este evento</w:t>
        </w:r>
      </w:ins>
      <w:ins w:id="3429" w:author="Orion" w:date="2011-06-20T18:21:00Z">
        <w:r w:rsidR="000B2D34">
          <w:rPr>
            <w:rFonts w:cs="Times New Roman"/>
          </w:rPr>
          <w:t>,</w:t>
        </w:r>
      </w:ins>
      <w:ins w:id="3430" w:author="Orion" w:date="2011-06-20T18:20:00Z">
        <w:r w:rsidR="000B2D34">
          <w:rPr>
            <w:rFonts w:cs="Times New Roman"/>
          </w:rPr>
          <w:t xml:space="preserve"> del tramo que se acaba de finalizar</w:t>
        </w:r>
      </w:ins>
      <w:ins w:id="3431" w:author="Orion" w:date="2011-06-20T18:21:00Z">
        <w:r w:rsidR="000B2D34">
          <w:rPr>
            <w:rFonts w:cs="Times New Roman"/>
          </w:rPr>
          <w:t xml:space="preserve"> y del estado mental del piloto</w:t>
        </w:r>
      </w:ins>
      <w:ins w:id="3432" w:author="Orion" w:date="2011-06-20T18:20:00Z">
        <w:r w:rsidR="000B2D34">
          <w:rPr>
            <w:rFonts w:cs="Times New Roman"/>
          </w:rPr>
          <w:t xml:space="preserve"> se proceder</w:t>
        </w:r>
      </w:ins>
      <w:ins w:id="3433"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434"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435" w:author="Orion" w:date="2011-06-20T18:30:00Z">
        <w:r w:rsidR="001D27C3">
          <w:t xml:space="preserve">Figura </w:t>
        </w:r>
        <w:r w:rsidR="001D27C3">
          <w:rPr>
            <w:noProof/>
          </w:rPr>
          <w:t>16</w:t>
        </w:r>
        <w:r w:rsidR="001D27C3">
          <w:rPr>
            <w:rFonts w:cs="Times New Roman"/>
          </w:rPr>
          <w:fldChar w:fldCharType="end"/>
        </w:r>
      </w:ins>
      <w:ins w:id="3436" w:author="Orion" w:date="2011-06-20T18:21:00Z">
        <w:r w:rsidR="000B2D34">
          <w:rPr>
            <w:rFonts w:cs="Times New Roman"/>
          </w:rPr>
          <w:t>). Esta tarea tendrá la finalidad</w:t>
        </w:r>
      </w:ins>
      <w:ins w:id="3437" w:author="Orion" w:date="2011-06-20T18:22:00Z">
        <w:r w:rsidR="000B2D34">
          <w:rPr>
            <w:rFonts w:cs="Times New Roman"/>
          </w:rPr>
          <w:t xml:space="preserve"> de confirmar que el tramo se ha finalizado y generar un determinado hecho dependiendo de las condiciones en que se ha acabado dicho tramo.</w:t>
        </w:r>
      </w:ins>
      <w:ins w:id="3438" w:author="Orion" w:date="2011-06-20T18:23:00Z">
        <w:r w:rsidR="000B2D34">
          <w:rPr>
            <w:rFonts w:cs="Times New Roman"/>
          </w:rPr>
          <w:t xml:space="preserve"> Así por e</w:t>
        </w:r>
      </w:ins>
      <w:ins w:id="3439" w:author="Orion" w:date="2011-06-20T18:24:00Z">
        <w:r w:rsidR="000B2D34">
          <w:rPr>
            <w:rFonts w:cs="Times New Roman"/>
          </w:rPr>
          <w:t>j</w:t>
        </w:r>
      </w:ins>
      <w:ins w:id="3440" w:author="Orion" w:date="2011-06-20T18:23:00Z">
        <w:r w:rsidR="000B2D34">
          <w:rPr>
            <w:rFonts w:cs="Times New Roman"/>
          </w:rPr>
          <w:t>emp</w:t>
        </w:r>
      </w:ins>
      <w:ins w:id="3441" w:author="Orion" w:date="2011-06-20T18:24:00Z">
        <w:r w:rsidR="000B2D34">
          <w:rPr>
            <w:rFonts w:cs="Times New Roman"/>
          </w:rPr>
          <w:t>l</w:t>
        </w:r>
      </w:ins>
      <w:ins w:id="3442" w:author="Orion" w:date="2011-06-20T18:23:00Z">
        <w:r w:rsidR="000B2D34">
          <w:rPr>
            <w:rFonts w:cs="Times New Roman"/>
          </w:rPr>
          <w:t xml:space="preserve">o, si el tramo </w:t>
        </w:r>
      </w:ins>
      <w:ins w:id="3443" w:author="Orion" w:date="2011-06-20T18:25:00Z">
        <w:r w:rsidR="001D27C3">
          <w:rPr>
            <w:rFonts w:cs="Times New Roman"/>
          </w:rPr>
          <w:t>fue</w:t>
        </w:r>
      </w:ins>
      <w:ins w:id="3444" w:author="Orion" w:date="2011-06-20T18:23:00Z">
        <w:r w:rsidR="000B2D34">
          <w:rPr>
            <w:rFonts w:cs="Times New Roman"/>
          </w:rPr>
          <w:t xml:space="preserve"> generado como </w:t>
        </w:r>
      </w:ins>
      <w:ins w:id="3445" w:author="Orion" w:date="2011-06-20T18:25:00Z">
        <w:r w:rsidR="001D27C3">
          <w:rPr>
            <w:rFonts w:cs="Times New Roman"/>
          </w:rPr>
          <w:t>resultado de un conflicto entre aviones, o lo que es lo mismo a partir de una orden de un controlador</w:t>
        </w:r>
      </w:ins>
      <w:ins w:id="3446" w:author="Orion" w:date="2011-06-20T18:32:00Z">
        <w:r w:rsidR="00C92613">
          <w:rPr>
            <w:rFonts w:cs="Times New Roman"/>
          </w:rPr>
          <w:t>, posteriormente se comentará como se generan estos tipos de tramos</w:t>
        </w:r>
      </w:ins>
      <w:ins w:id="3447" w:author="Orion" w:date="2011-06-20T18:25:00Z">
        <w:r w:rsidR="001D27C3">
          <w:rPr>
            <w:rFonts w:cs="Times New Roman"/>
          </w:rPr>
          <w:t>,</w:t>
        </w:r>
      </w:ins>
      <w:ins w:id="3448" w:author="Orion" w:date="2011-06-20T18:26:00Z">
        <w:r w:rsidR="001D27C3">
          <w:rPr>
            <w:rFonts w:cs="Times New Roman"/>
          </w:rPr>
          <w:t xml:space="preserve"> la tarea generará el hecho “</w:t>
        </w:r>
      </w:ins>
      <w:proofErr w:type="spellStart"/>
      <w:ins w:id="3449" w:author="Orion" w:date="2011-07-05T20:22:00Z">
        <w:r w:rsidR="00295A33">
          <w:rPr>
            <w:rFonts w:cs="Times New Roman"/>
          </w:rPr>
          <w:t>GoNextLegWithConflict</w:t>
        </w:r>
      </w:ins>
      <w:proofErr w:type="spellEnd"/>
      <w:ins w:id="3450" w:author="Orion" w:date="2011-06-20T18:26:00Z">
        <w:r w:rsidR="001D27C3">
          <w:rPr>
            <w:rFonts w:cs="Times New Roman"/>
          </w:rPr>
          <w:t xml:space="preserve">” </w:t>
        </w:r>
      </w:ins>
      <w:ins w:id="3451" w:author="Orion" w:date="2011-07-05T20:22:00Z">
        <w:r w:rsidR="00C53117">
          <w:rPr>
            <w:rFonts w:cs="Times New Roman"/>
          </w:rPr>
          <w:t xml:space="preserve">que contendrá dentro el tramo en cuestión </w:t>
        </w:r>
      </w:ins>
      <w:ins w:id="3452" w:author="Orion" w:date="2011-07-05T20:23:00Z">
        <w:r w:rsidR="00C53117">
          <w:rPr>
            <w:rFonts w:cs="Times New Roman"/>
          </w:rPr>
          <w:t xml:space="preserve"> para saber las condiciones de vuelo en las que se estaba volando durante el conflicto y así</w:t>
        </w:r>
      </w:ins>
      <w:ins w:id="3453" w:author="Orion" w:date="2011-07-05T20:24:00Z">
        <w:r w:rsidR="00C53117">
          <w:rPr>
            <w:rFonts w:cs="Times New Roman"/>
          </w:rPr>
          <w:t xml:space="preserve"> poder</w:t>
        </w:r>
      </w:ins>
      <w:ins w:id="3454" w:author="Orion" w:date="2011-07-05T20:23:00Z">
        <w:r w:rsidR="00C53117">
          <w:rPr>
            <w:rFonts w:cs="Times New Roman"/>
          </w:rPr>
          <w:t xml:space="preserve"> construir el siguiente tramo a partir de estar condicione</w:t>
        </w:r>
      </w:ins>
      <w:ins w:id="3455" w:author="Orion" w:date="2011-07-05T20:24:00Z">
        <w:r w:rsidR="00C53117">
          <w:rPr>
            <w:rFonts w:cs="Times New Roman"/>
          </w:rPr>
          <w:t>s</w:t>
        </w:r>
      </w:ins>
      <w:ins w:id="3456" w:author="Orion" w:date="2011-06-20T18:33:00Z">
        <w:r w:rsidR="0077135C">
          <w:rPr>
            <w:rFonts w:cs="Times New Roman"/>
          </w:rPr>
          <w:t>.</w:t>
        </w:r>
        <w:r w:rsidR="00D76017">
          <w:rPr>
            <w:rFonts w:cs="Times New Roman"/>
          </w:rPr>
          <w:t xml:space="preserve"> </w:t>
        </w:r>
      </w:ins>
      <w:ins w:id="3457" w:author="Orion" w:date="2011-06-20T18:39:00Z">
        <w:r w:rsidR="00FA3A60">
          <w:rPr>
            <w:rFonts w:cs="Times New Roman"/>
          </w:rPr>
          <w:t xml:space="preserve">Por otro lado, </w:t>
        </w:r>
      </w:ins>
      <w:ins w:id="3458" w:author="Orion" w:date="2011-06-20T18:43:00Z">
        <w:r w:rsidR="00FA3A60">
          <w:rPr>
            <w:rFonts w:cs="Times New Roman"/>
          </w:rPr>
          <w:t xml:space="preserve">y como se comentó anteriormente, </w:t>
        </w:r>
      </w:ins>
      <w:ins w:id="3459" w:author="Orion" w:date="2011-06-20T18:39:00Z">
        <w:r w:rsidR="00FA3A60">
          <w:rPr>
            <w:rFonts w:cs="Times New Roman"/>
          </w:rPr>
          <w:t xml:space="preserve">si </w:t>
        </w:r>
      </w:ins>
      <w:ins w:id="3460" w:author="Orion" w:date="2011-06-20T18:40:00Z">
        <w:r w:rsidR="00FA3A60">
          <w:rPr>
            <w:rFonts w:cs="Times New Roman"/>
          </w:rPr>
          <w:t xml:space="preserve">se trata de un tramo </w:t>
        </w:r>
      </w:ins>
      <w:ins w:id="3461" w:author="Orion" w:date="2011-06-20T18:42:00Z">
        <w:r w:rsidR="00FA3A60">
          <w:rPr>
            <w:rFonts w:cs="Times New Roman"/>
          </w:rPr>
          <w:t>descompuesto del plan de vuelo entonces pueden ocurri</w:t>
        </w:r>
      </w:ins>
      <w:ins w:id="3462" w:author="Orion" w:date="2011-06-20T18:43:00Z">
        <w:r w:rsidR="00FA3A60">
          <w:rPr>
            <w:rFonts w:cs="Times New Roman"/>
          </w:rPr>
          <w:t xml:space="preserve">r </w:t>
        </w:r>
      </w:ins>
      <w:ins w:id="3463" w:author="Orion" w:date="2011-06-20T18:44:00Z">
        <w:r w:rsidR="00FA3A60">
          <w:rPr>
            <w:rFonts w:cs="Times New Roman"/>
          </w:rPr>
          <w:t>dos</w:t>
        </w:r>
      </w:ins>
      <w:ins w:id="3464"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465" w:author="Orion" w:date="2011-06-20T18:44:00Z"/>
          <w:rFonts w:cs="Times New Roman"/>
          <w:i w:val="0"/>
        </w:rPr>
      </w:pPr>
      <w:ins w:id="3466" w:author="Orion" w:date="2011-06-20T18:44:00Z">
        <w:r>
          <w:rPr>
            <w:rFonts w:cs="Times New Roman"/>
            <w:i w:val="0"/>
          </w:rPr>
          <w:t>El tramo que se completó es el último del plan de vuelo, por lo que se satisface el objetivo de plan de vuelo completado y se procederá genera</w:t>
        </w:r>
      </w:ins>
      <w:ins w:id="3467" w:author="Orion" w:date="2011-06-20T18:45:00Z">
        <w:r>
          <w:rPr>
            <w:rFonts w:cs="Times New Roman"/>
            <w:i w:val="0"/>
          </w:rPr>
          <w:t>r</w:t>
        </w:r>
      </w:ins>
      <w:ins w:id="3468"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469" w:author="Orion" w:date="2011-06-20T18:45:00Z">
        <w:r>
          <w:rPr>
            <w:rFonts w:cs="Times New Roman"/>
            <w:i w:val="0"/>
          </w:rPr>
          <w:t>ón</w:t>
        </w:r>
      </w:ins>
      <w:ins w:id="3470"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471" w:author="Orion" w:date="2011-06-20T18:44:00Z"/>
          <w:rFonts w:cs="Times New Roman"/>
          <w:i w:val="0"/>
        </w:rPr>
      </w:pPr>
      <w:ins w:id="3472" w:author="Orion" w:date="2011-06-20T18:44:00Z">
        <w:r>
          <w:rPr>
            <w:rFonts w:cs="Times New Roman"/>
            <w:i w:val="0"/>
          </w:rPr>
          <w:t xml:space="preserve">En caso contrario, se </w:t>
        </w:r>
      </w:ins>
      <w:ins w:id="3473"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474" w:author="Orion" w:date="2011-06-20T18:46:00Z">
        <w:r>
          <w:rPr>
            <w:rFonts w:cs="Times New Roman"/>
            <w:i w:val="0"/>
          </w:rPr>
          <w:t>obtenga</w:t>
        </w:r>
      </w:ins>
      <w:ins w:id="3475" w:author="Orion" w:date="2011-06-20T18:45:00Z">
        <w:r>
          <w:rPr>
            <w:rFonts w:cs="Times New Roman"/>
            <w:i w:val="0"/>
          </w:rPr>
          <w:t xml:space="preserve"> el</w:t>
        </w:r>
      </w:ins>
      <w:ins w:id="3476" w:author="Orion" w:date="2011-06-20T18:46:00Z">
        <w:r>
          <w:rPr>
            <w:rFonts w:cs="Times New Roman"/>
            <w:i w:val="0"/>
          </w:rPr>
          <w:t xml:space="preserve"> </w:t>
        </w:r>
      </w:ins>
      <w:ins w:id="3477" w:author="Orion" w:date="2011-06-20T18:44:00Z">
        <w:r>
          <w:rPr>
            <w:rFonts w:cs="Times New Roman"/>
            <w:i w:val="0"/>
          </w:rPr>
          <w:t>siguiente tramo</w:t>
        </w:r>
      </w:ins>
      <w:ins w:id="3478" w:author="Orion" w:date="2011-06-20T18:46:00Z">
        <w:r>
          <w:rPr>
            <w:rFonts w:cs="Times New Roman"/>
            <w:i w:val="0"/>
          </w:rPr>
          <w:t xml:space="preserve"> del plan de vuelo</w:t>
        </w:r>
      </w:ins>
      <w:ins w:id="3479" w:author="Orion" w:date="2011-06-20T18:44:00Z">
        <w:r>
          <w:rPr>
            <w:rFonts w:cs="Times New Roman"/>
            <w:i w:val="0"/>
          </w:rPr>
          <w:t>.</w:t>
        </w:r>
      </w:ins>
    </w:p>
    <w:p w14:paraId="590F8A4F" w14:textId="77777777" w:rsidR="00FA3A60" w:rsidRDefault="00FA3A60">
      <w:pPr>
        <w:jc w:val="both"/>
        <w:rPr>
          <w:ins w:id="3480" w:author="Orion" w:date="2011-06-20T18:17:00Z"/>
          <w:rFonts w:cs="Times New Roman"/>
        </w:rPr>
        <w:pPrChange w:id="3481" w:author="Orion" w:date="2011-05-10T23:28:00Z">
          <w:pPr/>
        </w:pPrChange>
      </w:pPr>
    </w:p>
    <w:p w14:paraId="594FDF3E" w14:textId="608F4C66" w:rsidR="00241E95" w:rsidRDefault="00241E95">
      <w:pPr>
        <w:jc w:val="both"/>
        <w:rPr>
          <w:ins w:id="3482" w:author="Orion" w:date="2011-06-20T18:17:00Z"/>
          <w:rFonts w:cs="Times New Roman"/>
        </w:rPr>
        <w:pPrChange w:id="3483" w:author="Orion" w:date="2011-05-10T23:28:00Z">
          <w:pPr/>
        </w:pPrChange>
      </w:pPr>
    </w:p>
    <w:p w14:paraId="1F41B45B" w14:textId="7472DFDC" w:rsidR="00241E95" w:rsidRDefault="009F675E">
      <w:pPr>
        <w:pStyle w:val="Caption"/>
        <w:rPr>
          <w:ins w:id="3484" w:author="Orion" w:date="2011-06-20T17:52:00Z"/>
          <w:rFonts w:cs="Times New Roman"/>
        </w:rPr>
        <w:pPrChange w:id="3485" w:author="Orion" w:date="2011-06-20T18:28:00Z">
          <w:pPr/>
        </w:pPrChange>
      </w:pPr>
      <w:bookmarkStart w:id="3486" w:name="_Ref296357868"/>
      <w:bookmarkStart w:id="3487" w:name="_Ref296357847"/>
      <w:bookmarkStart w:id="3488" w:name="_Toc298231210"/>
      <w:ins w:id="3489" w:author="Orion" w:date="2011-06-20T18:17:00Z">
        <w:r w:rsidRPr="00BA1E2E">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490" w:author="Orion" w:date="2011-06-20T18:28:00Z">
        <w:r w:rsidR="001D27C3">
          <w:t xml:space="preserve">Figura </w:t>
        </w:r>
        <w:r w:rsidR="001D27C3">
          <w:fldChar w:fldCharType="begin"/>
        </w:r>
        <w:r w:rsidR="001D27C3">
          <w:instrText xml:space="preserve"> SEQ Figura \* ARABIC </w:instrText>
        </w:r>
      </w:ins>
      <w:r w:rsidR="001D27C3">
        <w:fldChar w:fldCharType="separate"/>
      </w:r>
      <w:ins w:id="3491" w:author="Orion" w:date="2011-07-12T10:50:00Z">
        <w:r w:rsidR="0015563B">
          <w:rPr>
            <w:noProof/>
          </w:rPr>
          <w:t>15</w:t>
        </w:r>
      </w:ins>
      <w:ins w:id="3492" w:author="Orion" w:date="2011-06-20T18:28:00Z">
        <w:r w:rsidR="001D27C3">
          <w:fldChar w:fldCharType="end"/>
        </w:r>
        <w:bookmarkEnd w:id="3486"/>
        <w:r w:rsidR="001D27C3">
          <w:t xml:space="preserve">: </w:t>
        </w:r>
      </w:ins>
      <w:ins w:id="3493" w:author="Orion" w:date="2011-06-20T18:31:00Z">
        <w:r w:rsidR="00605BD5">
          <w:t>Aplicación</w:t>
        </w:r>
      </w:ins>
      <w:ins w:id="3494" w:author="Orion" w:date="2011-06-20T18:28:00Z">
        <w:r w:rsidR="001D27C3">
          <w:t xml:space="preserve"> que Comprueba la Finalización del Tramo</w:t>
        </w:r>
      </w:ins>
      <w:bookmarkEnd w:id="3487"/>
      <w:bookmarkEnd w:id="3488"/>
    </w:p>
    <w:p w14:paraId="43CC74D6" w14:textId="1D8522AD" w:rsidR="00E47455" w:rsidRDefault="00E47455">
      <w:pPr>
        <w:jc w:val="both"/>
        <w:rPr>
          <w:ins w:id="3495" w:author="Orion" w:date="2011-07-05T19:19:00Z"/>
          <w:rFonts w:cs="Times New Roman"/>
        </w:rPr>
        <w:pPrChange w:id="3496" w:author="Orion" w:date="2011-05-10T23:28:00Z">
          <w:pPr/>
        </w:pPrChange>
      </w:pPr>
    </w:p>
    <w:p w14:paraId="08A168D4" w14:textId="4C606CDD" w:rsidR="0080539F" w:rsidRDefault="00A73410">
      <w:pPr>
        <w:jc w:val="both"/>
        <w:rPr>
          <w:ins w:id="3497" w:author="Orion" w:date="2011-06-20T17:44:00Z"/>
          <w:rFonts w:cs="Times New Roman"/>
        </w:rPr>
        <w:pPrChange w:id="3498" w:author="Orion" w:date="2011-05-10T23:28:00Z">
          <w:pPr/>
        </w:pPrChange>
      </w:pPr>
      <w:ins w:id="3499" w:author="Orion" w:date="2011-07-05T20:17:00Z">
        <w:r w:rsidRPr="00BA1E2E">
          <w:rPr>
            <w:rFonts w:cs="Times New Roman"/>
            <w:noProof/>
            <w:lang w:eastAsia="es-ES" w:bidi="ar-SA"/>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500" w:author="Orion" w:date="2011-06-20T18:29:00Z"/>
          <w:rFonts w:cs="Times New Roman"/>
        </w:rPr>
        <w:pPrChange w:id="3501" w:author="Orion" w:date="2011-06-20T18:29:00Z">
          <w:pPr/>
        </w:pPrChange>
      </w:pPr>
      <w:bookmarkStart w:id="3502" w:name="_Ref296357936"/>
      <w:bookmarkStart w:id="3503" w:name="_Toc298231211"/>
      <w:ins w:id="3504" w:author="Orion" w:date="2011-06-20T18:29:00Z">
        <w:r>
          <w:t xml:space="preserve">Figura </w:t>
        </w:r>
        <w:r>
          <w:fldChar w:fldCharType="begin"/>
        </w:r>
        <w:r>
          <w:instrText xml:space="preserve"> SEQ Figura \* ARABIC </w:instrText>
        </w:r>
      </w:ins>
      <w:r>
        <w:fldChar w:fldCharType="separate"/>
      </w:r>
      <w:ins w:id="3505" w:author="Orion" w:date="2011-07-12T10:50:00Z">
        <w:r w:rsidR="0015563B">
          <w:rPr>
            <w:noProof/>
          </w:rPr>
          <w:t>16</w:t>
        </w:r>
      </w:ins>
      <w:ins w:id="3506" w:author="Orion" w:date="2011-06-20T18:29:00Z">
        <w:r>
          <w:fldChar w:fldCharType="end"/>
        </w:r>
        <w:bookmarkEnd w:id="3502"/>
        <w:r>
          <w:t>:</w:t>
        </w:r>
      </w:ins>
      <w:ins w:id="3507" w:author="Orion" w:date="2011-06-20T18:30:00Z">
        <w:r>
          <w:t xml:space="preserve"> </w:t>
        </w:r>
      </w:ins>
      <w:ins w:id="3508" w:author="Orion" w:date="2011-06-20T18:29:00Z">
        <w:r>
          <w:t>Diagrama para  Ir al Siguiente Tramo</w:t>
        </w:r>
        <w:bookmarkEnd w:id="3503"/>
      </w:ins>
    </w:p>
    <w:p w14:paraId="3AEC9170" w14:textId="77777777" w:rsidR="00F50FDD" w:rsidRDefault="00F50FDD" w:rsidP="00D96E41">
      <w:pPr>
        <w:jc w:val="both"/>
        <w:rPr>
          <w:ins w:id="3509" w:author="Orion" w:date="2011-06-22T19:04:00Z"/>
          <w:rFonts w:cs="Times New Roman"/>
        </w:rPr>
      </w:pPr>
    </w:p>
    <w:p w14:paraId="4295E922" w14:textId="304444EA" w:rsidR="00B37CFC" w:rsidRPr="009447DD" w:rsidRDefault="00D96E41">
      <w:pPr>
        <w:pStyle w:val="Subtitle"/>
        <w:rPr>
          <w:ins w:id="3510" w:author="Orion" w:date="2011-06-03T13:47:00Z"/>
        </w:rPr>
        <w:pPrChange w:id="3511" w:author="Orion" w:date="2011-07-04T11:55:00Z">
          <w:pPr/>
        </w:pPrChange>
      </w:pPr>
      <w:ins w:id="3512" w:author="Orion" w:date="2011-06-22T19:03:00Z">
        <w:r>
          <w:t>Gesti</w:t>
        </w:r>
      </w:ins>
      <w:ins w:id="3513" w:author="Orion" w:date="2011-06-22T19:05:00Z">
        <w:r>
          <w:t>ó</w:t>
        </w:r>
      </w:ins>
      <w:ins w:id="3514" w:author="Orion" w:date="2011-06-22T19:03:00Z">
        <w:r>
          <w:t>n de conflictos</w:t>
        </w:r>
      </w:ins>
    </w:p>
    <w:p w14:paraId="0C1D98EB" w14:textId="1D3654D8" w:rsidR="002C72A1" w:rsidRDefault="00B22AA3">
      <w:pPr>
        <w:jc w:val="both"/>
        <w:rPr>
          <w:ins w:id="3515" w:author="Orion" w:date="2011-06-02T18:19:00Z"/>
          <w:rFonts w:cs="Times New Roman"/>
        </w:rPr>
        <w:pPrChange w:id="3516" w:author="Orion" w:date="2011-05-10T23:28:00Z">
          <w:pPr/>
        </w:pPrChange>
      </w:pPr>
      <w:ins w:id="3517" w:author="Orion" w:date="2011-06-22T19:05:00Z">
        <w:r>
          <w:rPr>
            <w:rFonts w:cs="Times New Roman"/>
          </w:rPr>
          <w:t>A continuación se pasar</w:t>
        </w:r>
      </w:ins>
      <w:ins w:id="3518" w:author="Orion" w:date="2011-06-22T19:06:00Z">
        <w:r w:rsidR="002A4FEC">
          <w:rPr>
            <w:rFonts w:cs="Times New Roman"/>
          </w:rPr>
          <w:t>á</w:t>
        </w:r>
      </w:ins>
      <w:ins w:id="3519" w:author="Orion" w:date="2011-06-22T19:05:00Z">
        <w:r>
          <w:rPr>
            <w:rFonts w:cs="Times New Roman"/>
          </w:rPr>
          <w:t xml:space="preserve"> a hablar de</w:t>
        </w:r>
      </w:ins>
      <w:ins w:id="3520" w:author="Orion" w:date="2011-05-27T19:00:00Z">
        <w:r w:rsidR="00F02BDA">
          <w:rPr>
            <w:rFonts w:cs="Times New Roman"/>
          </w:rPr>
          <w:t xml:space="preserve"> la actividad de tareas que se ejecutan cuando se lleva a</w:t>
        </w:r>
      </w:ins>
      <w:ins w:id="3521" w:author="Orion" w:date="2011-05-27T19:01:00Z">
        <w:r w:rsidR="00F02BDA">
          <w:rPr>
            <w:rFonts w:cs="Times New Roman"/>
          </w:rPr>
          <w:t xml:space="preserve"> </w:t>
        </w:r>
      </w:ins>
      <w:ins w:id="3522" w:author="Orion" w:date="2011-05-27T19:00:00Z">
        <w:r w:rsidR="00F02BDA">
          <w:rPr>
            <w:rFonts w:cs="Times New Roman"/>
          </w:rPr>
          <w:t>cabo una</w:t>
        </w:r>
      </w:ins>
      <w:ins w:id="3523" w:author="Orion" w:date="2011-05-27T19:01:00Z">
        <w:r w:rsidR="00F02BDA">
          <w:rPr>
            <w:rFonts w:cs="Times New Roman"/>
          </w:rPr>
          <w:t xml:space="preserve"> </w:t>
        </w:r>
      </w:ins>
      <w:ins w:id="3524" w:author="Orion" w:date="2011-05-27T19:00:00Z">
        <w:r w:rsidR="00F02BDA">
          <w:rPr>
            <w:rFonts w:cs="Times New Roman"/>
          </w:rPr>
          <w:t>detecci</w:t>
        </w:r>
      </w:ins>
      <w:ins w:id="3525" w:author="Orion" w:date="2011-05-27T19:01:00Z">
        <w:r w:rsidR="00F02BDA">
          <w:rPr>
            <w:rFonts w:cs="Times New Roman"/>
          </w:rPr>
          <w:t>ón</w:t>
        </w:r>
      </w:ins>
      <w:ins w:id="3526" w:author="Orion" w:date="2011-05-28T18:58:00Z">
        <w:r w:rsidR="00F14632">
          <w:rPr>
            <w:rFonts w:cs="Times New Roman"/>
          </w:rPr>
          <w:t xml:space="preserve"> de posible conflicto</w:t>
        </w:r>
      </w:ins>
      <w:ins w:id="3527"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528" w:author="Orion" w:date="2011-05-27T19:04:00Z">
        <w:r w:rsidR="00D313E7">
          <w:rPr>
            <w:rFonts w:cs="Times New Roman"/>
          </w:rPr>
          <w:t xml:space="preserve"> </w:t>
        </w:r>
      </w:ins>
      <w:ins w:id="3529" w:author="Orion" w:date="2011-05-28T18:58:00Z">
        <w:r w:rsidR="00F14632">
          <w:rPr>
            <w:rFonts w:cs="Times New Roman"/>
          </w:rPr>
          <w:t xml:space="preserve">Como muestra la </w:t>
        </w:r>
      </w:ins>
      <w:ins w:id="3530" w:author="Orion" w:date="2011-06-22T19:06:00Z">
        <w:r>
          <w:rPr>
            <w:rFonts w:cs="Times New Roman"/>
          </w:rPr>
          <w:fldChar w:fldCharType="begin"/>
        </w:r>
        <w:r>
          <w:rPr>
            <w:rFonts w:cs="Times New Roman"/>
          </w:rPr>
          <w:instrText xml:space="preserve"> REF _Ref294392293 \h </w:instrText>
        </w:r>
      </w:ins>
      <w:r>
        <w:rPr>
          <w:rFonts w:cs="Times New Roman"/>
        </w:rPr>
      </w:r>
      <w:ins w:id="3531" w:author="Orion" w:date="2011-06-22T19:06:00Z">
        <w:r>
          <w:rPr>
            <w:rFonts w:cs="Times New Roman"/>
          </w:rPr>
          <w:fldChar w:fldCharType="separate"/>
        </w:r>
        <w:r>
          <w:t xml:space="preserve">Figura </w:t>
        </w:r>
        <w:r>
          <w:rPr>
            <w:noProof/>
          </w:rPr>
          <w:t>17</w:t>
        </w:r>
        <w:r>
          <w:rPr>
            <w:rFonts w:cs="Times New Roman"/>
          </w:rPr>
          <w:fldChar w:fldCharType="end"/>
        </w:r>
      </w:ins>
      <w:ins w:id="3532" w:author="Orion" w:date="2011-05-28T18:58:00Z">
        <w:r w:rsidR="00F14632">
          <w:rPr>
            <w:rFonts w:cs="Times New Roman"/>
          </w:rPr>
          <w:t>, e</w:t>
        </w:r>
      </w:ins>
      <w:ins w:id="3533" w:author="Orion" w:date="2011-05-27T19:04:00Z">
        <w:r w:rsidR="00D313E7">
          <w:rPr>
            <w:rFonts w:cs="Times New Roman"/>
          </w:rPr>
          <w:t>n primer lugar los controladores</w:t>
        </w:r>
      </w:ins>
      <w:ins w:id="3534" w:author="Orion" w:date="2011-05-27T19:05:00Z">
        <w:r w:rsidR="00D313E7">
          <w:rPr>
            <w:rFonts w:cs="Times New Roman"/>
          </w:rPr>
          <w:t xml:space="preserve"> aéreos encenderán los monitores que monitorizan los aviones y sus posiciones en cada momento</w:t>
        </w:r>
      </w:ins>
      <w:ins w:id="3535" w:author="Orion" w:date="2011-05-28T19:36:00Z">
        <w:r w:rsidR="001F2F2D">
          <w:rPr>
            <w:rFonts w:cs="Times New Roman"/>
          </w:rPr>
          <w:t>, lo cu</w:t>
        </w:r>
        <w:r w:rsidR="007D4BE4">
          <w:rPr>
            <w:rFonts w:cs="Times New Roman"/>
          </w:rPr>
          <w:t>al en nuestro sistema se tradu</w:t>
        </w:r>
      </w:ins>
      <w:ins w:id="3536" w:author="Orion" w:date="2011-05-29T00:17:00Z">
        <w:r w:rsidR="007D4BE4">
          <w:rPr>
            <w:rFonts w:cs="Times New Roman"/>
          </w:rPr>
          <w:t>cirá</w:t>
        </w:r>
      </w:ins>
      <w:ins w:id="3537" w:author="Orion" w:date="2011-05-28T19:36:00Z">
        <w:r w:rsidR="001F2F2D">
          <w:rPr>
            <w:rFonts w:cs="Times New Roman"/>
          </w:rPr>
          <w:t xml:space="preserve"> </w:t>
        </w:r>
      </w:ins>
      <w:ins w:id="3538" w:author="Orion" w:date="2011-05-29T00:17:00Z">
        <w:r w:rsidR="007D4BE4">
          <w:rPr>
            <w:rFonts w:cs="Times New Roman"/>
          </w:rPr>
          <w:t>en</w:t>
        </w:r>
      </w:ins>
      <w:ins w:id="3539" w:author="Orion" w:date="2011-05-28T19:36:00Z">
        <w:r w:rsidR="001F2F2D">
          <w:rPr>
            <w:rFonts w:cs="Times New Roman"/>
          </w:rPr>
          <w:t xml:space="preserve"> iniciar la aplicaci</w:t>
        </w:r>
      </w:ins>
      <w:ins w:id="3540" w:author="Orion" w:date="2011-05-28T19:37:00Z">
        <w:r w:rsidR="001F2F2D">
          <w:rPr>
            <w:rFonts w:cs="Times New Roman"/>
          </w:rPr>
          <w:t>ón que detecta</w:t>
        </w:r>
      </w:ins>
      <w:ins w:id="3541" w:author="Orion" w:date="2011-06-02T18:48:00Z">
        <w:r w:rsidR="00C95C87">
          <w:rPr>
            <w:rFonts w:cs="Times New Roman"/>
          </w:rPr>
          <w:t>rá</w:t>
        </w:r>
      </w:ins>
      <w:ins w:id="3542" w:author="Orion" w:date="2011-05-28T19:37:00Z">
        <w:r w:rsidR="001F2F2D">
          <w:rPr>
            <w:rFonts w:cs="Times New Roman"/>
          </w:rPr>
          <w:t xml:space="preserve"> estos posibles conflictos </w:t>
        </w:r>
      </w:ins>
      <w:ins w:id="3543"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544" w:author="Orion" w:date="2011-05-27T19:05:00Z">
        <w:r w:rsidR="00D313E7">
          <w:rPr>
            <w:rFonts w:cs="Times New Roman"/>
          </w:rPr>
          <w:t>.</w:t>
        </w:r>
      </w:ins>
      <w:ins w:id="3545" w:author="Orion" w:date="2011-05-27T19:06:00Z">
        <w:r w:rsidR="00D313E7">
          <w:rPr>
            <w:rFonts w:cs="Times New Roman"/>
          </w:rPr>
          <w:t xml:space="preserve"> Cuando </w:t>
        </w:r>
      </w:ins>
      <w:ins w:id="3546" w:author="Orion" w:date="2011-05-28T19:53:00Z">
        <w:r w:rsidR="007D4BE4">
          <w:rPr>
            <w:rFonts w:cs="Times New Roman"/>
          </w:rPr>
          <w:t>la aplicación detect</w:t>
        </w:r>
      </w:ins>
      <w:ins w:id="3547" w:author="Orion" w:date="2011-05-29T00:16:00Z">
        <w:r w:rsidR="007D4BE4">
          <w:rPr>
            <w:rFonts w:cs="Times New Roman"/>
          </w:rPr>
          <w:t>e</w:t>
        </w:r>
      </w:ins>
      <w:ins w:id="3548" w:author="Orion" w:date="2011-05-28T19:53:00Z">
        <w:r w:rsidR="002C72A1">
          <w:rPr>
            <w:rFonts w:cs="Times New Roman"/>
          </w:rPr>
          <w:t xml:space="preserve"> una posible colisi</w:t>
        </w:r>
      </w:ins>
      <w:ins w:id="3549" w:author="Orion" w:date="2011-05-28T19:54:00Z">
        <w:r w:rsidR="002C72A1">
          <w:rPr>
            <w:rFonts w:cs="Times New Roman"/>
          </w:rPr>
          <w:t>ón le informa</w:t>
        </w:r>
      </w:ins>
      <w:ins w:id="3550" w:author="Orion" w:date="2011-05-29T00:16:00Z">
        <w:r w:rsidR="007D4BE4">
          <w:rPr>
            <w:rFonts w:cs="Times New Roman"/>
          </w:rPr>
          <w:t>rá</w:t>
        </w:r>
      </w:ins>
      <w:ins w:id="3551" w:author="Orion" w:date="2011-05-28T19:54:00Z">
        <w:r w:rsidR="002C72A1">
          <w:rPr>
            <w:rFonts w:cs="Times New Roman"/>
          </w:rPr>
          <w:t xml:space="preserve"> al controlador</w:t>
        </w:r>
      </w:ins>
      <w:ins w:id="3552" w:author="Orion" w:date="2011-05-29T00:17:00Z">
        <w:r w:rsidR="005E2F13">
          <w:rPr>
            <w:rFonts w:cs="Times New Roman"/>
          </w:rPr>
          <w:t xml:space="preserve">. </w:t>
        </w:r>
      </w:ins>
      <w:ins w:id="3553" w:author="Orion" w:date="2011-06-02T18:48:00Z">
        <w:r w:rsidR="00C95C87">
          <w:rPr>
            <w:rFonts w:cs="Times New Roman"/>
          </w:rPr>
          <w:t xml:space="preserve">Dichos conflictos serán detectados cuando no se cumpla la separación mínima entre aviones que se describió anteriormente en los requisitos. </w:t>
        </w:r>
      </w:ins>
      <w:ins w:id="3554" w:author="Orion" w:date="2011-06-02T18:47:00Z">
        <w:r w:rsidR="005E2F13">
          <w:rPr>
            <w:rFonts w:cs="Times New Roman"/>
          </w:rPr>
          <w:t xml:space="preserve">Seguidamente el </w:t>
        </w:r>
      </w:ins>
      <w:ins w:id="3555" w:author="Orion" w:date="2011-06-02T18:48:00Z">
        <w:r w:rsidR="00C95C87">
          <w:rPr>
            <w:rFonts w:cs="Times New Roman"/>
          </w:rPr>
          <w:t>controlador</w:t>
        </w:r>
      </w:ins>
      <w:ins w:id="3556" w:author="Orion" w:date="2011-06-02T18:46:00Z">
        <w:r w:rsidR="005E2F13">
          <w:rPr>
            <w:rFonts w:cs="Times New Roman"/>
          </w:rPr>
          <w:t xml:space="preserve"> comprobará </w:t>
        </w:r>
      </w:ins>
      <w:ins w:id="3557" w:author="Orion" w:date="2011-06-02T18:48:00Z">
        <w:r w:rsidR="00C95C87">
          <w:rPr>
            <w:rFonts w:cs="Times New Roman"/>
          </w:rPr>
          <w:t>que</w:t>
        </w:r>
      </w:ins>
      <w:ins w:id="3558"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559" w:author="Orion" w:date="2011-06-02T18:47:00Z">
        <w:r w:rsidR="005E2F13">
          <w:rPr>
            <w:rFonts w:cs="Times New Roman"/>
          </w:rPr>
          <w:t>onflict</w:t>
        </w:r>
      </w:ins>
      <w:ins w:id="3560" w:author="Orion" w:date="2011-06-02T18:46:00Z">
        <w:r w:rsidR="005E2F13">
          <w:rPr>
            <w:rFonts w:cs="Times New Roman"/>
          </w:rPr>
          <w:t>Detected</w:t>
        </w:r>
      </w:ins>
      <w:proofErr w:type="spellEnd"/>
      <w:ins w:id="3561" w:author="Orion" w:date="2011-06-02T18:47:00Z">
        <w:r w:rsidR="005E2F13">
          <w:rPr>
            <w:rFonts w:cs="Times New Roman"/>
          </w:rPr>
          <w:t>”)</w:t>
        </w:r>
      </w:ins>
      <w:ins w:id="3562" w:author="Orion" w:date="2011-05-29T00:17:00Z">
        <w:r w:rsidR="00BF6B9D">
          <w:rPr>
            <w:rFonts w:cs="Times New Roman"/>
          </w:rPr>
          <w:t>.</w:t>
        </w:r>
      </w:ins>
      <w:ins w:id="3563" w:author="Orion" w:date="2011-05-28T20:05:00Z">
        <w:r w:rsidR="00BF6B9D">
          <w:rPr>
            <w:rFonts w:cs="Times New Roman"/>
          </w:rPr>
          <w:t xml:space="preserve"> </w:t>
        </w:r>
      </w:ins>
      <w:ins w:id="3564" w:author="Orion" w:date="2011-06-02T18:49:00Z">
        <w:r w:rsidR="00C95C87">
          <w:rPr>
            <w:rFonts w:cs="Times New Roman"/>
          </w:rPr>
          <w:t>S</w:t>
        </w:r>
      </w:ins>
      <w:ins w:id="3565" w:author="Orion" w:date="2011-05-28T19:55:00Z">
        <w:r w:rsidR="002C72A1">
          <w:rPr>
            <w:rFonts w:cs="Times New Roman"/>
          </w:rPr>
          <w:t>i</w:t>
        </w:r>
      </w:ins>
      <w:ins w:id="3566" w:author="Orion" w:date="2011-06-02T18:49:00Z">
        <w:r w:rsidR="00C95C87">
          <w:rPr>
            <w:rFonts w:cs="Times New Roman"/>
          </w:rPr>
          <w:t xml:space="preserve"> la posible colisión ya fue gestionad</w:t>
        </w:r>
      </w:ins>
      <w:ins w:id="3567" w:author="Orion" w:date="2011-06-02T18:50:00Z">
        <w:r w:rsidR="00C95C87">
          <w:rPr>
            <w:rFonts w:cs="Times New Roman"/>
          </w:rPr>
          <w:t>a</w:t>
        </w:r>
      </w:ins>
      <w:ins w:id="3568" w:author="Orion" w:date="2011-06-02T18:53:00Z">
        <w:r w:rsidR="00C95C87">
          <w:rPr>
            <w:rFonts w:cs="Times New Roman"/>
          </w:rPr>
          <w:t xml:space="preserve"> entonces el controlador seguir</w:t>
        </w:r>
      </w:ins>
      <w:ins w:id="3569" w:author="Orion" w:date="2011-06-02T18:54:00Z">
        <w:r w:rsidR="00C95C87">
          <w:rPr>
            <w:rFonts w:cs="Times New Roman"/>
          </w:rPr>
          <w:t>á monitorizando los vuelos como estaba haciendo antes</w:t>
        </w:r>
      </w:ins>
      <w:ins w:id="3570" w:author="Orion" w:date="2011-06-02T18:50:00Z">
        <w:r w:rsidR="00C95C87">
          <w:rPr>
            <w:rFonts w:cs="Times New Roman"/>
          </w:rPr>
          <w:t xml:space="preserve">. Mientras que, si </w:t>
        </w:r>
      </w:ins>
      <w:ins w:id="3571" w:author="Orion" w:date="2011-05-28T19:55:00Z">
        <w:r w:rsidR="002C72A1">
          <w:rPr>
            <w:rFonts w:cs="Times New Roman"/>
          </w:rPr>
          <w:t>por el contrario</w:t>
        </w:r>
      </w:ins>
      <w:ins w:id="3572" w:author="Orion" w:date="2011-05-28T20:07:00Z">
        <w:r w:rsidR="00684A17">
          <w:rPr>
            <w:rFonts w:cs="Times New Roman"/>
          </w:rPr>
          <w:t>,</w:t>
        </w:r>
      </w:ins>
      <w:ins w:id="3573" w:author="Orion" w:date="2011-05-28T19:55:00Z">
        <w:r w:rsidR="002C72A1">
          <w:rPr>
            <w:rFonts w:cs="Times New Roman"/>
          </w:rPr>
          <w:t xml:space="preserve"> </w:t>
        </w:r>
      </w:ins>
      <w:ins w:id="3574" w:author="Orion" w:date="2011-06-02T18:55:00Z">
        <w:r w:rsidR="00877091">
          <w:rPr>
            <w:rFonts w:cs="Times New Roman"/>
          </w:rPr>
          <w:t>es</w:t>
        </w:r>
      </w:ins>
      <w:ins w:id="3575" w:author="Orion" w:date="2011-06-02T18:54:00Z">
        <w:r w:rsidR="00877091">
          <w:rPr>
            <w:rFonts w:cs="Times New Roman"/>
          </w:rPr>
          <w:t xml:space="preserve"> un nuevo conflicto que </w:t>
        </w:r>
      </w:ins>
      <w:ins w:id="3576" w:author="Orion" w:date="2011-05-28T19:55:00Z">
        <w:r w:rsidR="002C72A1">
          <w:rPr>
            <w:rFonts w:cs="Times New Roman"/>
          </w:rPr>
          <w:t>tiene que empezar a gestionar</w:t>
        </w:r>
      </w:ins>
      <w:ins w:id="3577" w:author="Orion" w:date="2011-06-02T18:56:00Z">
        <w:r w:rsidR="00877091">
          <w:rPr>
            <w:rFonts w:cs="Times New Roman"/>
          </w:rPr>
          <w:t>,</w:t>
        </w:r>
      </w:ins>
      <w:ins w:id="3578" w:author="Orion" w:date="2011-06-02T18:54:00Z">
        <w:r w:rsidR="00877091">
          <w:rPr>
            <w:rFonts w:cs="Times New Roman"/>
          </w:rPr>
          <w:t xml:space="preserve"> en primer lugar creará</w:t>
        </w:r>
      </w:ins>
      <w:ins w:id="3579" w:author="Orion" w:date="2011-06-02T18:55:00Z">
        <w:r w:rsidR="00877091">
          <w:rPr>
            <w:rFonts w:cs="Times New Roman"/>
          </w:rPr>
          <w:t xml:space="preserve"> </w:t>
        </w:r>
      </w:ins>
      <w:ins w:id="3580" w:author="Orion" w:date="2011-05-28T19:55:00Z">
        <w:r w:rsidR="009A63AE">
          <w:rPr>
            <w:rFonts w:cs="Times New Roman"/>
          </w:rPr>
          <w:t xml:space="preserve">la lista de </w:t>
        </w:r>
      </w:ins>
      <w:ins w:id="3581" w:author="Orion" w:date="2011-06-20T18:52:00Z">
        <w:r w:rsidR="00581DB9">
          <w:rPr>
            <w:rFonts w:cs="Times New Roman"/>
          </w:rPr>
          <w:t>órdenes</w:t>
        </w:r>
      </w:ins>
      <w:ins w:id="3582" w:author="Orion" w:date="2011-06-02T19:02:00Z">
        <w:r w:rsidR="009A63AE">
          <w:rPr>
            <w:rFonts w:cs="Times New Roman"/>
          </w:rPr>
          <w:t xml:space="preserve"> </w:t>
        </w:r>
      </w:ins>
      <w:ins w:id="3583" w:author="Orion" w:date="2011-06-02T19:03:00Z">
        <w:r w:rsidR="009A63AE">
          <w:rPr>
            <w:rFonts w:cs="Times New Roman"/>
          </w:rPr>
          <w:t xml:space="preserve">correspondientes para cada uno de los pilotos </w:t>
        </w:r>
      </w:ins>
      <w:ins w:id="3584" w:author="Orion" w:date="2011-06-02T19:02:00Z">
        <w:r w:rsidR="009A63AE">
          <w:rPr>
            <w:rFonts w:cs="Times New Roman"/>
          </w:rPr>
          <w:t>(“</w:t>
        </w:r>
        <w:proofErr w:type="spellStart"/>
        <w:r w:rsidR="009A63AE">
          <w:rPr>
            <w:rFonts w:cs="Times New Roman"/>
          </w:rPr>
          <w:t>CreateNewOrders</w:t>
        </w:r>
      </w:ins>
      <w:proofErr w:type="spellEnd"/>
      <w:ins w:id="3585" w:author="Orion" w:date="2011-06-02T19:03:00Z">
        <w:r w:rsidR="009A63AE">
          <w:rPr>
            <w:rFonts w:cs="Times New Roman"/>
          </w:rPr>
          <w:t xml:space="preserve">”) y seguidamente se iniciará una comunicación </w:t>
        </w:r>
      </w:ins>
      <w:ins w:id="3586" w:author="Orion" w:date="2011-06-21T14:09:00Z">
        <w:r w:rsidR="0099738E">
          <w:rPr>
            <w:rFonts w:cs="Times New Roman"/>
          </w:rPr>
          <w:t xml:space="preserve">con </w:t>
        </w:r>
      </w:ins>
      <w:ins w:id="3587" w:author="Orion" w:date="2011-06-02T19:03:00Z">
        <w:r w:rsidR="009A63AE">
          <w:rPr>
            <w:rFonts w:cs="Times New Roman"/>
          </w:rPr>
          <w:t>estos pilotos para pasarles las ordenes que tienen que llevar a cabo (</w:t>
        </w:r>
      </w:ins>
      <w:ins w:id="3588"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589" w:author="Orion" w:date="2011-05-28T19:55:00Z">
        <w:r w:rsidR="002C72A1">
          <w:rPr>
            <w:rFonts w:cs="Times New Roman"/>
          </w:rPr>
          <w:t xml:space="preserve"> </w:t>
        </w:r>
      </w:ins>
      <w:ins w:id="3590" w:author="Orion" w:date="2011-05-28T20:02:00Z">
        <w:r w:rsidR="00CB678B">
          <w:rPr>
            <w:rFonts w:cs="Times New Roman"/>
          </w:rPr>
          <w:t xml:space="preserve">Dichas </w:t>
        </w:r>
      </w:ins>
      <w:ins w:id="3591" w:author="Orion" w:date="2011-05-28T20:07:00Z">
        <w:r w:rsidR="00CB678B">
          <w:rPr>
            <w:rFonts w:cs="Times New Roman"/>
          </w:rPr>
          <w:t>ó</w:t>
        </w:r>
      </w:ins>
      <w:ins w:id="3592" w:author="Orion" w:date="2011-05-28T20:02:00Z">
        <w:r w:rsidR="002C72A1">
          <w:rPr>
            <w:rFonts w:cs="Times New Roman"/>
          </w:rPr>
          <w:t>rdenes normalmente se corresponden con cambios de altitud, ir a una posición determinada y/o reducir velocidad. Seguidamente</w:t>
        </w:r>
      </w:ins>
      <w:ins w:id="3593" w:author="Orion" w:date="2011-05-28T20:04:00Z">
        <w:r w:rsidR="00684A17">
          <w:rPr>
            <w:rFonts w:cs="Times New Roman"/>
          </w:rPr>
          <w:t xml:space="preserve"> el piloto</w:t>
        </w:r>
      </w:ins>
      <w:ins w:id="3594" w:author="Orion" w:date="2011-06-02T19:05:00Z">
        <w:r w:rsidR="00AF60AF">
          <w:rPr>
            <w:rFonts w:cs="Times New Roman"/>
          </w:rPr>
          <w:t>,</w:t>
        </w:r>
      </w:ins>
      <w:ins w:id="3595" w:author="Orion" w:date="2011-05-28T20:04:00Z">
        <w:r w:rsidR="00684A17">
          <w:rPr>
            <w:rFonts w:cs="Times New Roman"/>
          </w:rPr>
          <w:t xml:space="preserve"> </w:t>
        </w:r>
      </w:ins>
      <w:ins w:id="3596" w:author="Orion" w:date="2011-06-02T19:05:00Z">
        <w:r w:rsidR="00AF60AF">
          <w:rPr>
            <w:rFonts w:cs="Times New Roman"/>
          </w:rPr>
          <w:t xml:space="preserve">tras </w:t>
        </w:r>
      </w:ins>
      <w:ins w:id="3597" w:author="Orion" w:date="2011-05-28T20:04:00Z">
        <w:r w:rsidR="00684A17">
          <w:rPr>
            <w:rFonts w:cs="Times New Roman"/>
          </w:rPr>
          <w:t>recibir la orden</w:t>
        </w:r>
      </w:ins>
      <w:ins w:id="3598" w:author="Orion" w:date="2011-06-02T19:05:00Z">
        <w:r w:rsidR="00AF60AF">
          <w:rPr>
            <w:rFonts w:cs="Times New Roman"/>
          </w:rPr>
          <w:t>,</w:t>
        </w:r>
      </w:ins>
      <w:ins w:id="3599" w:author="Orion" w:date="2011-05-28T20:11:00Z">
        <w:r w:rsidR="00AF60AF">
          <w:rPr>
            <w:rFonts w:cs="Times New Roman"/>
          </w:rPr>
          <w:t xml:space="preserve"> </w:t>
        </w:r>
      </w:ins>
      <w:ins w:id="3600" w:author="Orion" w:date="2011-05-28T20:04:00Z">
        <w:r w:rsidR="00684A17">
          <w:rPr>
            <w:rFonts w:cs="Times New Roman"/>
          </w:rPr>
          <w:t xml:space="preserve">y, con el objetivo de </w:t>
        </w:r>
        <w:r w:rsidR="00CB678B">
          <w:rPr>
            <w:rFonts w:cs="Times New Roman"/>
          </w:rPr>
          <w:t>reapro</w:t>
        </w:r>
      </w:ins>
      <w:ins w:id="3601" w:author="Orion" w:date="2011-05-28T20:08:00Z">
        <w:r w:rsidR="00CB678B">
          <w:rPr>
            <w:rFonts w:cs="Times New Roman"/>
          </w:rPr>
          <w:t>v</w:t>
        </w:r>
      </w:ins>
      <w:ins w:id="3602" w:author="Orion" w:date="2011-05-28T20:04:00Z">
        <w:r w:rsidR="00684A17">
          <w:rPr>
            <w:rFonts w:cs="Times New Roman"/>
          </w:rPr>
          <w:t>echar</w:t>
        </w:r>
      </w:ins>
      <w:ins w:id="3603" w:author="Orion" w:date="2011-05-28T20:08:00Z">
        <w:r w:rsidR="00CB678B">
          <w:rPr>
            <w:rFonts w:cs="Times New Roman"/>
          </w:rPr>
          <w:t xml:space="preserve"> parte</w:t>
        </w:r>
      </w:ins>
      <w:ins w:id="3604" w:author="Orion" w:date="2011-05-28T20:04:00Z">
        <w:r w:rsidR="00684A17">
          <w:rPr>
            <w:rFonts w:cs="Times New Roman"/>
          </w:rPr>
          <w:t xml:space="preserve"> </w:t>
        </w:r>
      </w:ins>
      <w:ins w:id="3605" w:author="Orion" w:date="2011-05-28T20:08:00Z">
        <w:r w:rsidR="00CB678B">
          <w:rPr>
            <w:rFonts w:cs="Times New Roman"/>
          </w:rPr>
          <w:t>del desarrollo existente a la hora de pilotar los aviones</w:t>
        </w:r>
      </w:ins>
      <w:ins w:id="3606" w:author="Orion" w:date="2011-05-28T20:04:00Z">
        <w:r w:rsidR="00684A17">
          <w:rPr>
            <w:rFonts w:cs="Times New Roman"/>
          </w:rPr>
          <w:t>, crear</w:t>
        </w:r>
      </w:ins>
      <w:ins w:id="3607" w:author="Orion" w:date="2011-05-28T20:05:00Z">
        <w:r w:rsidR="00684A17">
          <w:rPr>
            <w:rFonts w:cs="Times New Roman"/>
          </w:rPr>
          <w:t>á un nuevo tramo “ficticio” con los datos de la posición, velocidad y altura que el controlador le haya indicado.</w:t>
        </w:r>
      </w:ins>
      <w:ins w:id="3608" w:author="Orion" w:date="2011-05-28T20:09:00Z">
        <w:r w:rsidR="00CB678B">
          <w:rPr>
            <w:rFonts w:cs="Times New Roman"/>
          </w:rPr>
          <w:t xml:space="preserve"> Posteriormente, y parecido a como se indicó en la</w:t>
        </w:r>
      </w:ins>
      <w:ins w:id="3609"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610" w:author="Orion" w:date="2011-06-20T18:57:00Z">
        <w:r w:rsidR="0000476B">
          <w:t xml:space="preserve">Figura </w:t>
        </w:r>
        <w:r w:rsidR="0000476B">
          <w:rPr>
            <w:noProof/>
          </w:rPr>
          <w:t>12</w:t>
        </w:r>
        <w:r w:rsidR="0000476B">
          <w:rPr>
            <w:rFonts w:cs="Times New Roman"/>
          </w:rPr>
          <w:fldChar w:fldCharType="end"/>
        </w:r>
      </w:ins>
      <w:ins w:id="3611" w:author="Orion" w:date="2011-05-28T20:09:00Z">
        <w:r w:rsidR="00CB678B">
          <w:rPr>
            <w:rFonts w:cs="Times New Roman"/>
          </w:rPr>
          <w:t xml:space="preserve">, los </w:t>
        </w:r>
      </w:ins>
      <w:ins w:id="3612" w:author="Orion" w:date="2011-05-28T20:12:00Z">
        <w:r w:rsidR="00A04527">
          <w:rPr>
            <w:rFonts w:cs="Times New Roman"/>
          </w:rPr>
          <w:t>pilotos</w:t>
        </w:r>
      </w:ins>
      <w:ins w:id="3613" w:author="Orion" w:date="2011-05-28T20:09:00Z">
        <w:r w:rsidR="00CB678B">
          <w:rPr>
            <w:rFonts w:cs="Times New Roman"/>
          </w:rPr>
          <w:t xml:space="preserve"> irán tomando diferentes decisiones</w:t>
        </w:r>
      </w:ins>
      <w:ins w:id="3614"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615" w:author="Orion" w:date="2011-05-28T20:09:00Z">
        <w:r w:rsidR="00CB678B">
          <w:rPr>
            <w:rFonts w:cs="Times New Roman"/>
          </w:rPr>
          <w:t xml:space="preserve"> hasta que este</w:t>
        </w:r>
        <w:r w:rsidR="00A04527">
          <w:rPr>
            <w:rFonts w:cs="Times New Roman"/>
          </w:rPr>
          <w:t xml:space="preserve"> </w:t>
        </w:r>
      </w:ins>
      <w:ins w:id="3616" w:author="Orion" w:date="2011-07-05T21:05:00Z">
        <w:r w:rsidR="006C274D">
          <w:rPr>
            <w:rFonts w:cs="Times New Roman"/>
          </w:rPr>
          <w:t xml:space="preserve">riesgo de conflicto </w:t>
        </w:r>
      </w:ins>
      <w:ins w:id="3617" w:author="Orion" w:date="2011-05-28T20:09:00Z">
        <w:r w:rsidR="00A04527">
          <w:rPr>
            <w:rFonts w:cs="Times New Roman"/>
          </w:rPr>
          <w:t xml:space="preserve">haya </w:t>
        </w:r>
      </w:ins>
      <w:ins w:id="3618" w:author="Orion" w:date="2011-07-05T21:06:00Z">
        <w:r w:rsidR="006C274D">
          <w:rPr>
            <w:rFonts w:cs="Times New Roman"/>
          </w:rPr>
          <w:t>desaparecido</w:t>
        </w:r>
      </w:ins>
      <w:ins w:id="3619" w:author="Orion" w:date="2011-05-28T20:09:00Z">
        <w:r w:rsidR="00A04527">
          <w:rPr>
            <w:rFonts w:cs="Times New Roman"/>
          </w:rPr>
          <w:t xml:space="preserve"> p</w:t>
        </w:r>
      </w:ins>
      <w:ins w:id="3620" w:author="Orion" w:date="2011-05-28T20:12:00Z">
        <w:r w:rsidR="00A04527">
          <w:rPr>
            <w:rFonts w:cs="Times New Roman"/>
          </w:rPr>
          <w:t>or</w:t>
        </w:r>
      </w:ins>
      <w:ins w:id="3621" w:author="Orion" w:date="2011-05-28T20:09:00Z">
        <w:r w:rsidR="00CB678B">
          <w:rPr>
            <w:rFonts w:cs="Times New Roman"/>
          </w:rPr>
          <w:t xml:space="preserve"> completo</w:t>
        </w:r>
      </w:ins>
      <w:ins w:id="3622" w:author="Orion" w:date="2011-07-05T21:05:00Z">
        <w:r w:rsidR="006C274D">
          <w:rPr>
            <w:rFonts w:cs="Times New Roman"/>
          </w:rPr>
          <w:t>. Esta última tarea la realizará la aplicación</w:t>
        </w:r>
      </w:ins>
      <w:ins w:id="3623" w:author="Orion" w:date="2011-05-28T20:12:00Z">
        <w:r w:rsidR="006C274D">
          <w:rPr>
            <w:rFonts w:cs="Times New Roman"/>
          </w:rPr>
          <w:t xml:space="preserve"> </w:t>
        </w:r>
      </w:ins>
      <w:ins w:id="3624" w:author="Orion" w:date="2011-05-28T20:13:00Z">
        <w:r w:rsidR="00A04527">
          <w:rPr>
            <w:rFonts w:cs="Times New Roman"/>
          </w:rPr>
          <w:t>“</w:t>
        </w:r>
      </w:ins>
      <w:proofErr w:type="spellStart"/>
      <w:ins w:id="3625" w:author="Orion" w:date="2011-05-28T20:12:00Z">
        <w:r w:rsidR="00A04527">
          <w:rPr>
            <w:rFonts w:cs="Times New Roman"/>
          </w:rPr>
          <w:t>Check</w:t>
        </w:r>
      </w:ins>
      <w:ins w:id="3626" w:author="Orion" w:date="2011-07-05T21:05:00Z">
        <w:r w:rsidR="006C274D">
          <w:rPr>
            <w:rFonts w:cs="Times New Roman"/>
          </w:rPr>
          <w:t>DistanceBeetweenPlanesInConflict</w:t>
        </w:r>
      </w:ins>
      <w:proofErr w:type="spellEnd"/>
      <w:ins w:id="3627" w:author="Orion" w:date="2011-05-28T20:13:00Z">
        <w:r w:rsidR="00A04527">
          <w:rPr>
            <w:rFonts w:cs="Times New Roman"/>
          </w:rPr>
          <w:t>”)</w:t>
        </w:r>
      </w:ins>
      <w:ins w:id="3628" w:author="Orion" w:date="2011-05-28T20:09:00Z">
        <w:r w:rsidR="00CB678B">
          <w:rPr>
            <w:rFonts w:cs="Times New Roman"/>
          </w:rPr>
          <w:t xml:space="preserve">. </w:t>
        </w:r>
      </w:ins>
      <w:ins w:id="3629" w:author="Orion" w:date="2011-05-29T00:11:00Z">
        <w:r w:rsidR="007D4BE4">
          <w:rPr>
            <w:rFonts w:cs="Times New Roman"/>
          </w:rPr>
          <w:lastRenderedPageBreak/>
          <w:t xml:space="preserve">Cuando </w:t>
        </w:r>
      </w:ins>
      <w:ins w:id="3630" w:author="Orion" w:date="2011-07-05T21:06:00Z">
        <w:r w:rsidR="006C274D">
          <w:rPr>
            <w:rFonts w:cs="Times New Roman"/>
          </w:rPr>
          <w:t>este riesgo haya desaparecido</w:t>
        </w:r>
      </w:ins>
      <w:ins w:id="3631" w:author="Orion" w:date="2011-05-29T00:12:00Z">
        <w:r w:rsidR="007D4BE4">
          <w:rPr>
            <w:rFonts w:cs="Times New Roman"/>
          </w:rPr>
          <w:t>, el piloto</w:t>
        </w:r>
      </w:ins>
      <w:ins w:id="3632" w:author="Orion" w:date="2011-07-05T21:07:00Z">
        <w:r w:rsidR="00EA5D02">
          <w:rPr>
            <w:rFonts w:cs="Times New Roman"/>
          </w:rPr>
          <w:t xml:space="preserve"> suplantará el tramo con la orden que el controlador le envió con </w:t>
        </w:r>
      </w:ins>
      <w:ins w:id="3633" w:author="Orion" w:date="2011-05-29T00:13:00Z">
        <w:r w:rsidR="00BF6B9D">
          <w:rPr>
            <w:rFonts w:cs="Times New Roman"/>
          </w:rPr>
          <w:t xml:space="preserve">el tramo que </w:t>
        </w:r>
      </w:ins>
      <w:ins w:id="3634" w:author="Orion" w:date="2011-05-29T00:19:00Z">
        <w:r w:rsidR="00BF6B9D">
          <w:rPr>
            <w:rFonts w:cs="Times New Roman"/>
          </w:rPr>
          <w:t>se estaba</w:t>
        </w:r>
      </w:ins>
      <w:ins w:id="3635" w:author="Orion" w:date="2011-05-29T00:13:00Z">
        <w:r w:rsidR="007D4BE4">
          <w:rPr>
            <w:rFonts w:cs="Times New Roman"/>
          </w:rPr>
          <w:t xml:space="preserve"> realizando antes de detectarse el conflicto.</w:t>
        </w:r>
      </w:ins>
      <w:ins w:id="3636" w:author="Orion" w:date="2011-05-29T00:14:00Z">
        <w:r w:rsidR="007D4BE4">
          <w:rPr>
            <w:rFonts w:cs="Times New Roman"/>
          </w:rPr>
          <w:t xml:space="preserve"> Una vez se ha</w:t>
        </w:r>
      </w:ins>
      <w:ins w:id="3637" w:author="Orion" w:date="2011-05-29T00:16:00Z">
        <w:r w:rsidR="007D4BE4">
          <w:rPr>
            <w:rFonts w:cs="Times New Roman"/>
          </w:rPr>
          <w:t>ya</w:t>
        </w:r>
      </w:ins>
      <w:ins w:id="3638" w:author="Orion" w:date="2011-05-29T00:14:00Z">
        <w:r w:rsidR="007D4BE4">
          <w:rPr>
            <w:rFonts w:cs="Times New Roman"/>
          </w:rPr>
          <w:t xml:space="preserve"> </w:t>
        </w:r>
      </w:ins>
      <w:ins w:id="3639" w:author="Orion" w:date="2011-05-29T00:15:00Z">
        <w:r w:rsidR="007D4BE4">
          <w:rPr>
            <w:rFonts w:cs="Times New Roman"/>
          </w:rPr>
          <w:t>restablecido</w:t>
        </w:r>
      </w:ins>
      <w:ins w:id="3640" w:author="Orion" w:date="2011-05-29T00:14:00Z">
        <w:r w:rsidR="007D4BE4">
          <w:rPr>
            <w:rFonts w:cs="Times New Roman"/>
          </w:rPr>
          <w:t xml:space="preserve"> </w:t>
        </w:r>
      </w:ins>
      <w:ins w:id="3641" w:author="Orion" w:date="2011-05-29T00:19:00Z">
        <w:r w:rsidR="00BF6B9D">
          <w:rPr>
            <w:rFonts w:cs="Times New Roman"/>
          </w:rPr>
          <w:t>este</w:t>
        </w:r>
      </w:ins>
      <w:ins w:id="3642" w:author="Orion" w:date="2011-05-29T00:14:00Z">
        <w:r w:rsidR="007D4BE4">
          <w:rPr>
            <w:rFonts w:cs="Times New Roman"/>
          </w:rPr>
          <w:t xml:space="preserve"> tramo</w:t>
        </w:r>
      </w:ins>
      <w:ins w:id="3643" w:author="Orion" w:date="2011-05-29T00:19:00Z">
        <w:r w:rsidR="00BF6B9D">
          <w:rPr>
            <w:rFonts w:cs="Times New Roman"/>
          </w:rPr>
          <w:t xml:space="preserve"> </w:t>
        </w:r>
      </w:ins>
      <w:ins w:id="3644" w:author="Orion" w:date="2011-05-29T00:15:00Z">
        <w:r w:rsidR="007D4BE4">
          <w:rPr>
            <w:rFonts w:cs="Times New Roman"/>
          </w:rPr>
          <w:t>como el actual</w:t>
        </w:r>
      </w:ins>
      <w:ins w:id="3645" w:author="Orion" w:date="2011-06-02T19:07:00Z">
        <w:r w:rsidR="00AF60AF">
          <w:rPr>
            <w:rFonts w:cs="Times New Roman"/>
          </w:rPr>
          <w:t>,</w:t>
        </w:r>
      </w:ins>
      <w:ins w:id="3646" w:author="Orion" w:date="2011-05-29T00:15:00Z">
        <w:r w:rsidR="007D4BE4">
          <w:rPr>
            <w:rFonts w:cs="Times New Roman"/>
          </w:rPr>
          <w:t xml:space="preserve"> </w:t>
        </w:r>
      </w:ins>
      <w:ins w:id="3647" w:author="Orion" w:date="2011-05-29T00:19:00Z">
        <w:r w:rsidR="00BF6B9D">
          <w:rPr>
            <w:rFonts w:cs="Times New Roman"/>
          </w:rPr>
          <w:t>el piloto comunicará al controlador que la orden que este le mand</w:t>
        </w:r>
      </w:ins>
      <w:ins w:id="3648" w:author="Orion" w:date="2011-05-29T00:20:00Z">
        <w:r w:rsidR="00BF6B9D">
          <w:rPr>
            <w:rFonts w:cs="Times New Roman"/>
          </w:rPr>
          <w:t>ó se ha llevado a cabo con éxito. Por último</w:t>
        </w:r>
      </w:ins>
      <w:ins w:id="3649" w:author="Orion" w:date="2011-05-29T00:23:00Z">
        <w:r w:rsidR="00562B75">
          <w:rPr>
            <w:rFonts w:cs="Times New Roman"/>
          </w:rPr>
          <w:t>,</w:t>
        </w:r>
      </w:ins>
      <w:ins w:id="3650" w:author="Orion" w:date="2011-05-29T00:20:00Z">
        <w:r w:rsidR="00BF6B9D">
          <w:rPr>
            <w:rFonts w:cs="Times New Roman"/>
          </w:rPr>
          <w:t xml:space="preserve"> el controla</w:t>
        </w:r>
        <w:r w:rsidR="00562B75">
          <w:rPr>
            <w:rFonts w:cs="Times New Roman"/>
          </w:rPr>
          <w:t xml:space="preserve">dor marcará </w:t>
        </w:r>
      </w:ins>
      <w:ins w:id="3651" w:author="Orion" w:date="2011-05-29T00:25:00Z">
        <w:r w:rsidR="00DF497A">
          <w:rPr>
            <w:rFonts w:cs="Times New Roman"/>
          </w:rPr>
          <w:t>que</w:t>
        </w:r>
      </w:ins>
      <w:ins w:id="3652" w:author="Orion" w:date="2011-07-05T21:08:00Z">
        <w:r w:rsidR="00EA5D02">
          <w:rPr>
            <w:rFonts w:cs="Times New Roman"/>
          </w:rPr>
          <w:t xml:space="preserve"> el</w:t>
        </w:r>
      </w:ins>
      <w:ins w:id="3653" w:author="Orion" w:date="2011-05-29T00:21:00Z">
        <w:r w:rsidR="00562B75">
          <w:rPr>
            <w:rFonts w:cs="Times New Roman"/>
          </w:rPr>
          <w:t xml:space="preserve"> </w:t>
        </w:r>
      </w:ins>
      <w:ins w:id="3654" w:author="Orion" w:date="2011-05-29T00:22:00Z">
        <w:r w:rsidR="00562B75">
          <w:rPr>
            <w:rFonts w:cs="Times New Roman"/>
          </w:rPr>
          <w:t>acatamiento</w:t>
        </w:r>
      </w:ins>
      <w:ins w:id="3655" w:author="Orion" w:date="2011-05-29T00:21:00Z">
        <w:r w:rsidR="00562B75">
          <w:rPr>
            <w:rFonts w:cs="Times New Roman"/>
          </w:rPr>
          <w:t xml:space="preserve"> de las </w:t>
        </w:r>
      </w:ins>
      <w:ins w:id="3656" w:author="Orion" w:date="2011-05-29T00:22:00Z">
        <w:r w:rsidR="00562B75">
          <w:rPr>
            <w:rFonts w:cs="Times New Roman"/>
          </w:rPr>
          <w:t>órdenes</w:t>
        </w:r>
        <w:r w:rsidR="00562B75" w:rsidRPr="00562B75">
          <w:rPr>
            <w:rFonts w:cs="Times New Roman"/>
          </w:rPr>
          <w:t xml:space="preserve"> </w:t>
        </w:r>
      </w:ins>
      <w:ins w:id="3657" w:author="Orion" w:date="2011-05-29T00:25:00Z">
        <w:r w:rsidR="00DF497A">
          <w:rPr>
            <w:rFonts w:cs="Times New Roman"/>
          </w:rPr>
          <w:t>se ha llevado a cabo</w:t>
        </w:r>
      </w:ins>
      <w:ins w:id="3658" w:author="Orion" w:date="2011-05-29T00:22:00Z">
        <w:r w:rsidR="00562B75">
          <w:rPr>
            <w:rFonts w:cs="Times New Roman"/>
          </w:rPr>
          <w:t xml:space="preserve"> y </w:t>
        </w:r>
      </w:ins>
      <w:ins w:id="3659" w:author="Orion" w:date="2011-05-29T00:25:00Z">
        <w:r w:rsidR="00DF497A">
          <w:rPr>
            <w:rFonts w:cs="Times New Roman"/>
          </w:rPr>
          <w:t xml:space="preserve">que </w:t>
        </w:r>
      </w:ins>
      <w:ins w:id="3660" w:author="Orion" w:date="2011-05-29T00:22:00Z">
        <w:r w:rsidR="00562B75">
          <w:rPr>
            <w:rFonts w:cs="Times New Roman"/>
          </w:rPr>
          <w:t>la gesti</w:t>
        </w:r>
      </w:ins>
      <w:ins w:id="3661" w:author="Orion" w:date="2011-05-29T00:23:00Z">
        <w:r w:rsidR="00562B75">
          <w:rPr>
            <w:rFonts w:cs="Times New Roman"/>
          </w:rPr>
          <w:t>ón</w:t>
        </w:r>
      </w:ins>
      <w:ins w:id="3662" w:author="Orion" w:date="2011-05-29T00:21:00Z">
        <w:r w:rsidR="00562B75">
          <w:rPr>
            <w:rFonts w:cs="Times New Roman"/>
          </w:rPr>
          <w:t xml:space="preserve"> para evitar que este conflicto</w:t>
        </w:r>
      </w:ins>
      <w:ins w:id="3663" w:author="Orion" w:date="2011-05-29T00:23:00Z">
        <w:r w:rsidR="00562B75">
          <w:rPr>
            <w:rFonts w:cs="Times New Roman"/>
          </w:rPr>
          <w:t xml:space="preserve"> ha concluido</w:t>
        </w:r>
      </w:ins>
      <w:ins w:id="3664" w:author="Orion" w:date="2011-05-29T00:25:00Z">
        <w:r w:rsidR="00DF497A">
          <w:rPr>
            <w:rFonts w:cs="Times New Roman"/>
          </w:rPr>
          <w:t xml:space="preserve"> </w:t>
        </w:r>
      </w:ins>
      <w:ins w:id="3665"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666" w:author="Orion" w:date="2011-05-27T18:48:00Z"/>
          <w:rFonts w:cs="Times New Roman"/>
        </w:rPr>
        <w:pPrChange w:id="3667" w:author="Orion" w:date="2011-05-10T23:28:00Z">
          <w:pPr/>
        </w:pPrChange>
      </w:pPr>
    </w:p>
    <w:p w14:paraId="5C91F2D5" w14:textId="2ADEDEA8" w:rsidR="00B612F3" w:rsidRDefault="00AD7847">
      <w:pPr>
        <w:pStyle w:val="Caption"/>
        <w:rPr>
          <w:ins w:id="3668" w:author="Orion" w:date="2011-05-27T18:59:00Z"/>
          <w:rFonts w:cs="Times New Roman"/>
        </w:rPr>
        <w:pPrChange w:id="3669" w:author="Orion" w:date="2011-05-29T23:50:00Z">
          <w:pPr/>
        </w:pPrChange>
      </w:pPr>
      <w:bookmarkStart w:id="3670" w:name="_Ref294392293"/>
      <w:bookmarkStart w:id="3671" w:name="_Toc295124207"/>
      <w:bookmarkStart w:id="3672" w:name="_Toc298231212"/>
      <w:ins w:id="3673" w:author="Orion" w:date="2011-07-05T20:56:00Z">
        <w:r w:rsidRPr="00BA1E2E">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674" w:author="Orion" w:date="2011-05-29T00:28:00Z">
        <w:r w:rsidR="00A874D0">
          <w:t xml:space="preserve">Figura </w:t>
        </w:r>
        <w:r w:rsidR="00A874D0">
          <w:fldChar w:fldCharType="begin"/>
        </w:r>
        <w:r w:rsidR="00A874D0">
          <w:instrText xml:space="preserve"> SEQ Figura \* ARABIC </w:instrText>
        </w:r>
      </w:ins>
      <w:r w:rsidR="00A874D0">
        <w:fldChar w:fldCharType="separate"/>
      </w:r>
      <w:ins w:id="3675" w:author="Orion" w:date="2011-07-12T10:50:00Z">
        <w:r w:rsidR="0015563B">
          <w:rPr>
            <w:noProof/>
          </w:rPr>
          <w:t>17</w:t>
        </w:r>
      </w:ins>
      <w:del w:id="3676" w:author="Orion" w:date="2011-06-20T12:47:00Z">
        <w:r w:rsidR="003037BE" w:rsidDel="00254432">
          <w:rPr>
            <w:noProof/>
          </w:rPr>
          <w:delText>14</w:delText>
        </w:r>
      </w:del>
      <w:ins w:id="3677" w:author="Orion" w:date="2011-05-29T00:28:00Z">
        <w:r w:rsidR="00A874D0">
          <w:fldChar w:fldCharType="end"/>
        </w:r>
        <w:bookmarkEnd w:id="3670"/>
        <w:r w:rsidR="00A874D0">
          <w:t>: Diagrama de Actividad Evitar Conflicto</w:t>
        </w:r>
      </w:ins>
      <w:bookmarkEnd w:id="3671"/>
      <w:bookmarkEnd w:id="3672"/>
    </w:p>
    <w:p w14:paraId="661DAC38" w14:textId="77777777" w:rsidR="009744F0" w:rsidRDefault="009744F0">
      <w:pPr>
        <w:jc w:val="both"/>
        <w:rPr>
          <w:ins w:id="3678" w:author="Orion" w:date="2011-06-21T17:17:00Z"/>
          <w:rFonts w:cs="Times New Roman"/>
        </w:rPr>
        <w:pPrChange w:id="3679" w:author="Orion" w:date="2011-05-10T23:28:00Z">
          <w:pPr/>
        </w:pPrChange>
      </w:pPr>
    </w:p>
    <w:p w14:paraId="61B1E9FC" w14:textId="1DB4A4A0" w:rsidR="00DC4615" w:rsidRDefault="003C15F1">
      <w:pPr>
        <w:jc w:val="both"/>
        <w:rPr>
          <w:ins w:id="3680" w:author="Orion" w:date="2011-06-21T17:15:00Z"/>
          <w:rFonts w:cs="Times New Roman"/>
        </w:rPr>
        <w:pPrChange w:id="3681" w:author="Orion" w:date="2011-05-10T23:28:00Z">
          <w:pPr/>
        </w:pPrChange>
      </w:pPr>
      <w:ins w:id="3682" w:author="Orion" w:date="2011-06-21T17:19:00Z">
        <w:r>
          <w:rPr>
            <w:rFonts w:cs="Times New Roman"/>
          </w:rPr>
          <w:t>Como se comentó previamente la tarea “</w:t>
        </w:r>
        <w:proofErr w:type="spellStart"/>
        <w:r>
          <w:rPr>
            <w:rFonts w:cs="Times New Roman"/>
          </w:rPr>
          <w:t>IsANewConflic</w:t>
        </w:r>
      </w:ins>
      <w:ins w:id="3683" w:author="Orion" w:date="2011-06-21T17:20:00Z">
        <w:r>
          <w:rPr>
            <w:rFonts w:cs="Times New Roman"/>
          </w:rPr>
          <w:t>t</w:t>
        </w:r>
      </w:ins>
      <w:ins w:id="3684" w:author="Orion" w:date="2011-06-21T17:19:00Z">
        <w:r>
          <w:rPr>
            <w:rFonts w:cs="Times New Roman"/>
          </w:rPr>
          <w:t>Detected</w:t>
        </w:r>
        <w:proofErr w:type="spellEnd"/>
        <w:r>
          <w:rPr>
            <w:rFonts w:cs="Times New Roman"/>
          </w:rPr>
          <w:t xml:space="preserve">” comprobará que </w:t>
        </w:r>
      </w:ins>
      <w:ins w:id="3685"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686" w:author="Orion" w:date="2011-06-21T17:19:00Z">
        <w:r>
          <w:rPr>
            <w:rFonts w:cs="Times New Roman"/>
          </w:rPr>
          <w:t xml:space="preserve"> </w:t>
        </w:r>
      </w:ins>
      <w:ins w:id="3687" w:author="Orion" w:date="2011-06-21T17:21:00Z">
        <w:r w:rsidR="00A3163B">
          <w:rPr>
            <w:rFonts w:cs="Times New Roman"/>
          </w:rPr>
          <w:t>no ha sido gestionado anteriormente</w:t>
        </w:r>
      </w:ins>
      <w:ins w:id="3688" w:author="Orion" w:date="2011-06-21T17:34:00Z">
        <w:r w:rsidR="00286F25">
          <w:rPr>
            <w:rFonts w:cs="Times New Roman"/>
          </w:rPr>
          <w:t xml:space="preserve"> (</w:t>
        </w:r>
      </w:ins>
      <w:ins w:id="3689"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690" w:author="Orion" w:date="2011-07-05T20:58:00Z">
        <w:r w:rsidR="00760DD2">
          <w:t xml:space="preserve">Figura </w:t>
        </w:r>
        <w:r w:rsidR="00760DD2">
          <w:rPr>
            <w:noProof/>
          </w:rPr>
          <w:t>18</w:t>
        </w:r>
      </w:ins>
      <w:ins w:id="3691" w:author="Orion" w:date="2011-06-21T17:36:00Z">
        <w:r w:rsidR="001A69E9">
          <w:rPr>
            <w:rFonts w:cs="Times New Roman"/>
          </w:rPr>
          <w:fldChar w:fldCharType="end"/>
        </w:r>
      </w:ins>
      <w:ins w:id="3692" w:author="Orion" w:date="2011-06-21T17:34:00Z">
        <w:r w:rsidR="00286F25">
          <w:rPr>
            <w:rFonts w:cs="Times New Roman"/>
          </w:rPr>
          <w:t>)</w:t>
        </w:r>
      </w:ins>
      <w:ins w:id="3693" w:author="Orion" w:date="2011-06-21T17:32:00Z">
        <w:r w:rsidR="002C0495">
          <w:rPr>
            <w:rFonts w:cs="Times New Roman"/>
          </w:rPr>
          <w:t>. P</w:t>
        </w:r>
      </w:ins>
      <w:ins w:id="3694"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695" w:author="Orion" w:date="2011-06-21T17:33:00Z">
        <w:r w:rsidR="00CE22CE">
          <w:rPr>
            <w:rFonts w:cs="Times New Roman"/>
          </w:rPr>
          <w:t>encuentra</w:t>
        </w:r>
      </w:ins>
      <w:ins w:id="3696" w:author="Orion" w:date="2011-06-21T17:21:00Z">
        <w:r w:rsidR="00A3163B">
          <w:rPr>
            <w:rFonts w:cs="Times New Roman"/>
          </w:rPr>
          <w:t xml:space="preserve"> la lista de todos los conflictos gestionados hasta la fecha.</w:t>
        </w:r>
      </w:ins>
      <w:ins w:id="3697" w:author="Orion" w:date="2011-06-21T17:23:00Z">
        <w:r w:rsidR="00AB391E">
          <w:rPr>
            <w:rFonts w:cs="Times New Roman"/>
          </w:rPr>
          <w:t xml:space="preserve"> A parte de producir el hecho que transmite que se pued</w:t>
        </w:r>
      </w:ins>
      <w:ins w:id="3698" w:author="Orion" w:date="2011-06-21T17:24:00Z">
        <w:r w:rsidR="00AB391E">
          <w:rPr>
            <w:rFonts w:cs="Times New Roman"/>
          </w:rPr>
          <w:t>e</w:t>
        </w:r>
      </w:ins>
      <w:ins w:id="3699" w:author="Orion" w:date="2011-06-21T17:23:00Z">
        <w:r w:rsidR="00AB391E">
          <w:rPr>
            <w:rFonts w:cs="Times New Roman"/>
          </w:rPr>
          <w:t xml:space="preserve"> iniciar la </w:t>
        </w:r>
      </w:ins>
      <w:ins w:id="3700" w:author="Orion" w:date="2011-06-21T17:24:00Z">
        <w:r w:rsidR="00AB391E">
          <w:rPr>
            <w:rFonts w:cs="Times New Roman"/>
          </w:rPr>
          <w:t>creación</w:t>
        </w:r>
      </w:ins>
      <w:ins w:id="3701" w:author="Orion" w:date="2011-06-21T17:23:00Z">
        <w:r w:rsidR="00AB391E">
          <w:rPr>
            <w:rFonts w:cs="Times New Roman"/>
          </w:rPr>
          <w:t xml:space="preserve"> </w:t>
        </w:r>
      </w:ins>
      <w:ins w:id="3702" w:author="Orion" w:date="2011-06-21T17:24:00Z">
        <w:r w:rsidR="00AB391E">
          <w:rPr>
            <w:rFonts w:cs="Times New Roman"/>
          </w:rPr>
          <w:t xml:space="preserve">de las órdenes, donde se </w:t>
        </w:r>
      </w:ins>
      <w:ins w:id="3703" w:author="Orion" w:date="2011-06-21T17:25:00Z">
        <w:r w:rsidR="00AB391E">
          <w:rPr>
            <w:rFonts w:cs="Times New Roman"/>
          </w:rPr>
          <w:t>traspasan a su vez</w:t>
        </w:r>
      </w:ins>
      <w:ins w:id="3704" w:author="Orion" w:date="2011-06-21T17:24:00Z">
        <w:r w:rsidR="00AB391E">
          <w:rPr>
            <w:rFonts w:cs="Times New Roman"/>
          </w:rPr>
          <w:t xml:space="preserve"> los a</w:t>
        </w:r>
      </w:ins>
      <w:ins w:id="3705" w:author="Orion" w:date="2011-06-21T17:25:00Z">
        <w:r w:rsidR="00AB391E">
          <w:rPr>
            <w:rFonts w:cs="Times New Roman"/>
          </w:rPr>
          <w:t>viones</w:t>
        </w:r>
      </w:ins>
      <w:ins w:id="3706" w:author="Orion" w:date="2011-06-21T17:24:00Z">
        <w:r w:rsidR="00AB391E">
          <w:rPr>
            <w:rFonts w:cs="Times New Roman"/>
          </w:rPr>
          <w:t xml:space="preserve"> en conflicto</w:t>
        </w:r>
      </w:ins>
      <w:ins w:id="3707" w:author="Orion" w:date="2011-06-21T17:25:00Z">
        <w:r w:rsidR="00AB391E">
          <w:rPr>
            <w:rFonts w:cs="Times New Roman"/>
          </w:rPr>
          <w:t xml:space="preserve">, </w:t>
        </w:r>
        <w:r w:rsidR="00EA6361">
          <w:rPr>
            <w:rFonts w:cs="Times New Roman"/>
          </w:rPr>
          <w:t>esta tarea también tiene la funci</w:t>
        </w:r>
      </w:ins>
      <w:ins w:id="3708" w:author="Orion" w:date="2011-06-21T17:26:00Z">
        <w:r w:rsidR="00EA6361">
          <w:rPr>
            <w:rFonts w:cs="Times New Roman"/>
          </w:rPr>
          <w:t xml:space="preserve">ón de iniciar </w:t>
        </w:r>
      </w:ins>
      <w:ins w:id="3709" w:author="Orion" w:date="2011-06-21T17:31:00Z">
        <w:r w:rsidR="00C47587">
          <w:rPr>
            <w:rFonts w:cs="Times New Roman"/>
          </w:rPr>
          <w:t>una</w:t>
        </w:r>
      </w:ins>
      <w:ins w:id="3710" w:author="Orion" w:date="2011-06-21T17:26:00Z">
        <w:r w:rsidR="00EA6361">
          <w:rPr>
            <w:rFonts w:cs="Times New Roman"/>
          </w:rPr>
          <w:t xml:space="preserve"> aplicación interna</w:t>
        </w:r>
      </w:ins>
      <w:ins w:id="3711" w:author="Orion" w:date="2011-06-21T17:31:00Z">
        <w:r w:rsidR="00C47587">
          <w:rPr>
            <w:rFonts w:cs="Times New Roman"/>
          </w:rPr>
          <w:t xml:space="preserve"> de comprobación de distancias entre aviones en conflicto</w:t>
        </w:r>
      </w:ins>
      <w:ins w:id="3712"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713" w:author="Orion" w:date="2011-06-21T17:31:00Z">
        <w:r w:rsidR="00C47587">
          <w:rPr>
            <w:rFonts w:cs="Times New Roman"/>
          </w:rPr>
          <w:t>. Esta aplicación</w:t>
        </w:r>
      </w:ins>
      <w:ins w:id="3714" w:author="Orion" w:date="2011-06-21T17:26:00Z">
        <w:r w:rsidR="00EA6361">
          <w:rPr>
            <w:rFonts w:cs="Times New Roman"/>
          </w:rPr>
          <w:t xml:space="preserve"> </w:t>
        </w:r>
      </w:ins>
      <w:ins w:id="3715" w:author="Orion" w:date="2011-06-21T17:27:00Z">
        <w:r w:rsidR="007A314F">
          <w:rPr>
            <w:rFonts w:cs="Times New Roman"/>
          </w:rPr>
          <w:t xml:space="preserve">tendrá por objeto determinar si el </w:t>
        </w:r>
      </w:ins>
      <w:ins w:id="3716" w:author="Orion" w:date="2011-06-21T17:30:00Z">
        <w:r w:rsidR="00C47587">
          <w:rPr>
            <w:rFonts w:cs="Times New Roman"/>
          </w:rPr>
          <w:t xml:space="preserve">riesgo de posibilidad de </w:t>
        </w:r>
      </w:ins>
      <w:ins w:id="3717" w:author="Orion" w:date="2011-06-21T17:27:00Z">
        <w:r w:rsidR="007A314F">
          <w:rPr>
            <w:rFonts w:cs="Times New Roman"/>
          </w:rPr>
          <w:t>conflicto</w:t>
        </w:r>
      </w:ins>
      <w:ins w:id="3718" w:author="Orion" w:date="2011-06-21T17:31:00Z">
        <w:r w:rsidR="00C47587">
          <w:rPr>
            <w:rFonts w:cs="Times New Roman"/>
          </w:rPr>
          <w:t xml:space="preserve"> entre los aviones</w:t>
        </w:r>
      </w:ins>
      <w:ins w:id="3719" w:author="Orion" w:date="2011-06-21T17:27:00Z">
        <w:r w:rsidR="007A314F">
          <w:rPr>
            <w:rFonts w:cs="Times New Roman"/>
          </w:rPr>
          <w:t xml:space="preserve"> </w:t>
        </w:r>
      </w:ins>
      <w:ins w:id="3720" w:author="Orion" w:date="2011-06-21T17:30:00Z">
        <w:r w:rsidR="00C47587">
          <w:rPr>
            <w:rFonts w:cs="Times New Roman"/>
          </w:rPr>
          <w:t>ha desaparecido antes de que estos cumplan o completen la orden transmitida por el controlador.</w:t>
        </w:r>
      </w:ins>
      <w:ins w:id="3721" w:author="Orion" w:date="2011-06-21T17:33:00Z">
        <w:r w:rsidR="00286F25">
          <w:rPr>
            <w:rFonts w:cs="Times New Roman"/>
          </w:rPr>
          <w:t xml:space="preserve"> En tal caso </w:t>
        </w:r>
      </w:ins>
      <w:ins w:id="3722" w:author="Orion" w:date="2011-06-21T17:35:00Z">
        <w:r w:rsidR="00286F25">
          <w:rPr>
            <w:rFonts w:cs="Times New Roman"/>
          </w:rPr>
          <w:t>se procederá como en el diagrama de la</w:t>
        </w:r>
      </w:ins>
      <w:ins w:id="3723"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724" w:author="Orion" w:date="2011-07-05T20:58:00Z">
        <w:r w:rsidR="00760DD2">
          <w:t xml:space="preserve">Figura </w:t>
        </w:r>
        <w:r w:rsidR="00760DD2">
          <w:rPr>
            <w:noProof/>
          </w:rPr>
          <w:t>22</w:t>
        </w:r>
      </w:ins>
      <w:ins w:id="3725" w:author="Orion" w:date="2011-06-21T17:48:00Z">
        <w:r w:rsidR="00245BA7">
          <w:rPr>
            <w:rFonts w:cs="Times New Roman"/>
          </w:rPr>
          <w:fldChar w:fldCharType="end"/>
        </w:r>
      </w:ins>
      <w:ins w:id="3726"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727" w:author="Orion" w:date="2011-06-21T17:35:00Z">
        <w:r w:rsidR="00286F25">
          <w:rPr>
            <w:rFonts w:cs="Times New Roman"/>
          </w:rPr>
          <w:t>.</w:t>
        </w:r>
      </w:ins>
    </w:p>
    <w:p w14:paraId="487E2FCA" w14:textId="3122B0C7" w:rsidR="00DD02EE" w:rsidRDefault="00DD02EE">
      <w:pPr>
        <w:jc w:val="both"/>
        <w:rPr>
          <w:ins w:id="3728" w:author="Orion" w:date="2011-06-21T17:15:00Z"/>
          <w:rFonts w:cs="Times New Roman"/>
        </w:rPr>
        <w:pPrChange w:id="3729" w:author="Orion" w:date="2011-05-10T23:28:00Z">
          <w:pPr/>
        </w:pPrChange>
      </w:pPr>
    </w:p>
    <w:p w14:paraId="179D4871" w14:textId="4A864412" w:rsidR="00F721A6" w:rsidRDefault="009F675E">
      <w:pPr>
        <w:pStyle w:val="Caption"/>
        <w:rPr>
          <w:ins w:id="3730" w:author="Orion" w:date="2011-06-21T17:23:00Z"/>
          <w:rFonts w:cs="Times New Roman"/>
        </w:rPr>
        <w:pPrChange w:id="3731" w:author="Orion" w:date="2011-06-22T20:01:00Z">
          <w:pPr/>
        </w:pPrChange>
      </w:pPr>
      <w:bookmarkStart w:id="3732" w:name="_Ref296441117"/>
      <w:bookmarkStart w:id="3733" w:name="_Toc298231213"/>
      <w:ins w:id="3734" w:author="Orion" w:date="2011-06-21T17:16:00Z">
        <w:r w:rsidRPr="00BA1E2E">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735" w:author="Orion" w:date="2011-06-21T17:35:00Z">
        <w:r w:rsidR="00C84177">
          <w:t xml:space="preserve">Figura </w:t>
        </w:r>
        <w:r w:rsidR="00C84177">
          <w:fldChar w:fldCharType="begin"/>
        </w:r>
        <w:r w:rsidR="00C84177">
          <w:instrText xml:space="preserve"> SEQ Figura \* ARABIC </w:instrText>
        </w:r>
      </w:ins>
      <w:r w:rsidR="00C84177">
        <w:fldChar w:fldCharType="separate"/>
      </w:r>
      <w:ins w:id="3736" w:author="Orion" w:date="2011-07-12T10:50:00Z">
        <w:r w:rsidR="0015563B">
          <w:rPr>
            <w:noProof/>
          </w:rPr>
          <w:t>18</w:t>
        </w:r>
      </w:ins>
      <w:ins w:id="3737" w:author="Orion" w:date="2011-06-21T17:35:00Z">
        <w:r w:rsidR="00C84177">
          <w:fldChar w:fldCharType="end"/>
        </w:r>
        <w:bookmarkEnd w:id="3732"/>
        <w:r w:rsidR="00C84177">
          <w:t>: Comprobación de Nuevo Conflicto</w:t>
        </w:r>
      </w:ins>
      <w:bookmarkEnd w:id="3733"/>
    </w:p>
    <w:p w14:paraId="3BF968B2" w14:textId="77777777" w:rsidR="00A3163B" w:rsidRDefault="00A3163B">
      <w:pPr>
        <w:jc w:val="both"/>
        <w:rPr>
          <w:ins w:id="3738" w:author="Orion" w:date="2011-06-21T16:30:00Z"/>
          <w:rFonts w:cs="Times New Roman"/>
        </w:rPr>
        <w:pPrChange w:id="3739" w:author="Orion" w:date="2011-05-10T23:28:00Z">
          <w:pPr/>
        </w:pPrChange>
      </w:pPr>
    </w:p>
    <w:p w14:paraId="2FAE4C50" w14:textId="59E46836" w:rsidR="00001A1C" w:rsidRDefault="005C0686">
      <w:pPr>
        <w:jc w:val="both"/>
        <w:rPr>
          <w:ins w:id="3740" w:author="Orion" w:date="2011-05-27T18:59:00Z"/>
          <w:rFonts w:cs="Times New Roman"/>
        </w:rPr>
        <w:pPrChange w:id="3741" w:author="Orion" w:date="2011-05-10T23:28:00Z">
          <w:pPr/>
        </w:pPrChange>
      </w:pPr>
      <w:ins w:id="3742" w:author="Orion" w:date="2011-06-21T16:48:00Z">
        <w:r>
          <w:rPr>
            <w:rFonts w:cs="Times New Roman"/>
          </w:rPr>
          <w:t xml:space="preserve">Una vez </w:t>
        </w:r>
      </w:ins>
      <w:ins w:id="3743" w:author="Orion" w:date="2011-06-21T16:49:00Z">
        <w:r>
          <w:rPr>
            <w:rFonts w:cs="Times New Roman"/>
          </w:rPr>
          <w:t>el conflicto se ha detectado y confirmado</w:t>
        </w:r>
      </w:ins>
      <w:ins w:id="3744" w:author="Orion" w:date="2011-06-21T16:50:00Z">
        <w:r>
          <w:rPr>
            <w:rFonts w:cs="Times New Roman"/>
          </w:rPr>
          <w:t xml:space="preserve"> como no existente anteriormente se procede a crear </w:t>
        </w:r>
      </w:ins>
      <w:ins w:id="3745" w:author="Orion" w:date="2011-06-21T16:53:00Z">
        <w:r>
          <w:rPr>
            <w:rFonts w:cs="Times New Roman"/>
          </w:rPr>
          <w:t>cada una de las</w:t>
        </w:r>
      </w:ins>
      <w:ins w:id="3746" w:author="Orion" w:date="2011-06-21T16:50:00Z">
        <w:r>
          <w:rPr>
            <w:rFonts w:cs="Times New Roman"/>
          </w:rPr>
          <w:t xml:space="preserve"> </w:t>
        </w:r>
      </w:ins>
      <w:ins w:id="3747" w:author="Orion" w:date="2011-06-21T16:53:00Z">
        <w:r>
          <w:rPr>
            <w:rFonts w:cs="Times New Roman"/>
          </w:rPr>
          <w:t>órdenes</w:t>
        </w:r>
      </w:ins>
      <w:ins w:id="3748" w:author="Orion" w:date="2011-06-21T16:50:00Z">
        <w:r>
          <w:rPr>
            <w:rFonts w:cs="Times New Roman"/>
          </w:rPr>
          <w:t xml:space="preserve"> que se </w:t>
        </w:r>
      </w:ins>
      <w:ins w:id="3749" w:author="Orion" w:date="2011-06-21T16:52:00Z">
        <w:r>
          <w:rPr>
            <w:rFonts w:cs="Times New Roman"/>
          </w:rPr>
          <w:t>transmitirán</w:t>
        </w:r>
      </w:ins>
      <w:ins w:id="3750" w:author="Orion" w:date="2011-06-21T16:50:00Z">
        <w:r>
          <w:rPr>
            <w:rFonts w:cs="Times New Roman"/>
          </w:rPr>
          <w:t xml:space="preserve"> </w:t>
        </w:r>
      </w:ins>
      <w:ins w:id="3751" w:author="Orion" w:date="2011-06-21T16:52:00Z">
        <w:r>
          <w:rPr>
            <w:rFonts w:cs="Times New Roman"/>
          </w:rPr>
          <w:t xml:space="preserve">a cada uno de los pilotos de estos aviones </w:t>
        </w:r>
      </w:ins>
      <w:ins w:id="3752" w:author="Orion" w:date="2011-06-21T17:44:00Z">
        <w:r w:rsidR="00E11899">
          <w:rPr>
            <w:rFonts w:cs="Times New Roman"/>
          </w:rPr>
          <w:t>en c</w:t>
        </w:r>
      </w:ins>
      <w:ins w:id="3753" w:author="Orion" w:date="2011-06-21T16:52:00Z">
        <w:r>
          <w:rPr>
            <w:rFonts w:cs="Times New Roman"/>
          </w:rPr>
          <w:t xml:space="preserve">onflicto. </w:t>
        </w:r>
      </w:ins>
      <w:ins w:id="3754" w:author="Orion" w:date="2011-06-21T16:53:00Z">
        <w:r>
          <w:rPr>
            <w:rFonts w:cs="Times New Roman"/>
          </w:rPr>
          <w:t xml:space="preserve">Esto se </w:t>
        </w:r>
      </w:ins>
      <w:ins w:id="3755" w:author="Orion" w:date="2011-06-21T17:45:00Z">
        <w:r w:rsidR="0020494C">
          <w:rPr>
            <w:rFonts w:cs="Times New Roman"/>
          </w:rPr>
          <w:t>realizará</w:t>
        </w:r>
      </w:ins>
      <w:ins w:id="3756"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757" w:author="Orion" w:date="2011-06-21T17:17:00Z">
        <w:r w:rsidR="00DC4615">
          <w:rPr>
            <w:rFonts w:cs="Times New Roman"/>
          </w:rPr>
          <w:t xml:space="preserve"> (</w:t>
        </w:r>
      </w:ins>
      <w:ins w:id="3758"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759" w:author="Orion" w:date="2011-07-05T20:58:00Z">
        <w:r w:rsidR="00760DD2">
          <w:t xml:space="preserve">Figura </w:t>
        </w:r>
        <w:r w:rsidR="00760DD2">
          <w:rPr>
            <w:noProof/>
          </w:rPr>
          <w:t>19</w:t>
        </w:r>
      </w:ins>
      <w:ins w:id="3760" w:author="Orion" w:date="2011-06-21T17:45:00Z">
        <w:r w:rsidR="00FF04F8">
          <w:rPr>
            <w:rFonts w:cs="Times New Roman"/>
          </w:rPr>
          <w:fldChar w:fldCharType="end"/>
        </w:r>
      </w:ins>
      <w:ins w:id="3761" w:author="Orion" w:date="2011-06-21T17:17:00Z">
        <w:r w:rsidR="00DC4615">
          <w:rPr>
            <w:rFonts w:cs="Times New Roman"/>
          </w:rPr>
          <w:t>)</w:t>
        </w:r>
      </w:ins>
      <w:ins w:id="3762" w:author="Orion" w:date="2011-06-21T16:57:00Z">
        <w:r w:rsidR="009C4D15">
          <w:rPr>
            <w:rFonts w:cs="Times New Roman"/>
          </w:rPr>
          <w:t xml:space="preserve">, que encapsulará en </w:t>
        </w:r>
      </w:ins>
      <w:ins w:id="3763" w:author="Orion" w:date="2011-06-21T17:56:00Z">
        <w:r w:rsidR="00F36065">
          <w:rPr>
            <w:rFonts w:cs="Times New Roman"/>
          </w:rPr>
          <w:t>los</w:t>
        </w:r>
      </w:ins>
      <w:ins w:id="3764" w:author="Orion" w:date="2011-06-21T16:57:00Z">
        <w:r w:rsidR="009C4D15">
          <w:rPr>
            <w:rFonts w:cs="Times New Roman"/>
          </w:rPr>
          <w:t xml:space="preserve"> hecho</w:t>
        </w:r>
      </w:ins>
      <w:ins w:id="3765" w:author="Orion" w:date="2011-06-21T17:56:00Z">
        <w:r w:rsidR="00F36065">
          <w:rPr>
            <w:rFonts w:cs="Times New Roman"/>
          </w:rPr>
          <w:t>s</w:t>
        </w:r>
      </w:ins>
      <w:ins w:id="3766" w:author="Orion" w:date="2011-06-21T16:57:00Z">
        <w:r w:rsidR="009C4D15">
          <w:rPr>
            <w:rFonts w:cs="Times New Roman"/>
          </w:rPr>
          <w:t xml:space="preserve"> “</w:t>
        </w:r>
        <w:proofErr w:type="spellStart"/>
        <w:r w:rsidR="009C4D15">
          <w:rPr>
            <w:rFonts w:cs="Times New Roman"/>
          </w:rPr>
          <w:t>StartAvoidCollision</w:t>
        </w:r>
      </w:ins>
      <w:proofErr w:type="spellEnd"/>
      <w:ins w:id="3767" w:author="Orion" w:date="2011-06-21T16:58:00Z">
        <w:r w:rsidR="009C4D15">
          <w:rPr>
            <w:rFonts w:cs="Times New Roman"/>
          </w:rPr>
          <w:t>” por un lado el id del piloto</w:t>
        </w:r>
      </w:ins>
      <w:ins w:id="3768" w:author="Orion" w:date="2011-06-21T17:57:00Z">
        <w:r w:rsidR="00F36065" w:rsidRPr="00F36065">
          <w:rPr>
            <w:rFonts w:cs="Times New Roman"/>
          </w:rPr>
          <w:t xml:space="preserve"> </w:t>
        </w:r>
        <w:r w:rsidR="00F36065">
          <w:rPr>
            <w:rFonts w:cs="Times New Roman"/>
          </w:rPr>
          <w:t>al que va destinada la orden</w:t>
        </w:r>
      </w:ins>
      <w:ins w:id="3769" w:author="Orion" w:date="2011-06-21T17:56:00Z">
        <w:r w:rsidR="00F36065">
          <w:rPr>
            <w:rFonts w:cs="Times New Roman"/>
          </w:rPr>
          <w:t xml:space="preserve"> </w:t>
        </w:r>
      </w:ins>
      <w:ins w:id="3770" w:author="Orion" w:date="2011-06-21T17:57:00Z">
        <w:r w:rsidR="00F36065">
          <w:rPr>
            <w:rFonts w:cs="Times New Roman"/>
          </w:rPr>
          <w:t>(</w:t>
        </w:r>
      </w:ins>
      <w:ins w:id="3771" w:author="Orion" w:date="2011-06-21T17:56:00Z">
        <w:r w:rsidR="00F36065">
          <w:rPr>
            <w:rFonts w:cs="Times New Roman"/>
          </w:rPr>
          <w:t>se generará un hecho de este tipo por cada avión en conflicto</w:t>
        </w:r>
      </w:ins>
      <w:ins w:id="3772" w:author="Orion" w:date="2011-06-21T17:57:00Z">
        <w:r w:rsidR="00F36065">
          <w:rPr>
            <w:rFonts w:cs="Times New Roman"/>
          </w:rPr>
          <w:t>)</w:t>
        </w:r>
      </w:ins>
      <w:ins w:id="3773" w:author="Orion" w:date="2011-06-21T16:58:00Z">
        <w:r w:rsidR="009C4D15">
          <w:rPr>
            <w:rFonts w:cs="Times New Roman"/>
          </w:rPr>
          <w:t xml:space="preserve"> y por otro lado, el nuevo tramo</w:t>
        </w:r>
      </w:ins>
      <w:ins w:id="3774" w:author="Orion" w:date="2011-06-21T17:57:00Z">
        <w:r w:rsidR="00F36065">
          <w:rPr>
            <w:rFonts w:cs="Times New Roman"/>
          </w:rPr>
          <w:t>. Este tramo</w:t>
        </w:r>
      </w:ins>
      <w:ins w:id="3775" w:author="Orion" w:date="2011-06-21T16:59:00Z">
        <w:r w:rsidR="009C4D15">
          <w:rPr>
            <w:rFonts w:cs="Times New Roman"/>
          </w:rPr>
          <w:t>,</w:t>
        </w:r>
      </w:ins>
      <w:ins w:id="3776" w:author="Orion" w:date="2011-06-21T16:58:00Z">
        <w:r w:rsidR="009C4D15">
          <w:rPr>
            <w:rFonts w:cs="Times New Roman"/>
          </w:rPr>
          <w:t xml:space="preserve"> como se ha comentad</w:t>
        </w:r>
      </w:ins>
      <w:ins w:id="3777" w:author="Orion" w:date="2011-06-21T16:59:00Z">
        <w:r w:rsidR="009C4D15">
          <w:rPr>
            <w:rFonts w:cs="Times New Roman"/>
          </w:rPr>
          <w:t>o</w:t>
        </w:r>
      </w:ins>
      <w:ins w:id="3778" w:author="Orion" w:date="2011-06-21T16:58:00Z">
        <w:r w:rsidR="009C4D15">
          <w:rPr>
            <w:rFonts w:cs="Times New Roman"/>
          </w:rPr>
          <w:t xml:space="preserve"> </w:t>
        </w:r>
      </w:ins>
      <w:ins w:id="3779" w:author="Orion" w:date="2011-06-21T16:59:00Z">
        <w:r w:rsidR="009C4D15">
          <w:rPr>
            <w:rFonts w:cs="Times New Roman"/>
          </w:rPr>
          <w:t>anteriormente, será un tramo adicional “ficticio” que los aviones deberán completar</w:t>
        </w:r>
      </w:ins>
      <w:ins w:id="3780" w:author="Orion" w:date="2011-06-21T17:58:00Z">
        <w:r w:rsidR="009350CD">
          <w:rPr>
            <w:rFonts w:cs="Times New Roman"/>
          </w:rPr>
          <w:t xml:space="preserve"> antes de seguir con el procedimiento normal del plan de vuelo</w:t>
        </w:r>
      </w:ins>
      <w:ins w:id="3781" w:author="Orion" w:date="2011-06-21T17:01:00Z">
        <w:r w:rsidR="009C4D15">
          <w:rPr>
            <w:rFonts w:cs="Times New Roman"/>
          </w:rPr>
          <w:t>. Se ha</w:t>
        </w:r>
      </w:ins>
      <w:ins w:id="3782" w:author="Orion" w:date="2011-06-21T17:58:00Z">
        <w:r w:rsidR="003357FA">
          <w:rPr>
            <w:rFonts w:cs="Times New Roman"/>
          </w:rPr>
          <w:t>n</w:t>
        </w:r>
      </w:ins>
      <w:ins w:id="3783" w:author="Orion" w:date="2011-06-21T17:01:00Z">
        <w:r w:rsidR="009C4D15">
          <w:rPr>
            <w:rFonts w:cs="Times New Roman"/>
          </w:rPr>
          <w:t xml:space="preserve"> traducido las </w:t>
        </w:r>
      </w:ins>
      <w:ins w:id="3784" w:author="Orion" w:date="2011-06-21T17:06:00Z">
        <w:r w:rsidR="00415F96">
          <w:rPr>
            <w:rFonts w:cs="Times New Roman"/>
          </w:rPr>
          <w:t>órdenes</w:t>
        </w:r>
      </w:ins>
      <w:ins w:id="3785" w:author="Orion" w:date="2011-06-21T17:01:00Z">
        <w:r w:rsidR="009C4D15">
          <w:rPr>
            <w:rFonts w:cs="Times New Roman"/>
          </w:rPr>
          <w:t xml:space="preserve"> a nuevos tramos para</w:t>
        </w:r>
      </w:ins>
      <w:ins w:id="3786" w:author="Orion" w:date="2011-06-21T17:07:00Z">
        <w:r w:rsidR="00526298">
          <w:rPr>
            <w:rFonts w:cs="Times New Roman"/>
          </w:rPr>
          <w:t xml:space="preserve"> que los pilotos puedan</w:t>
        </w:r>
      </w:ins>
      <w:ins w:id="3787" w:author="Orion" w:date="2011-06-21T17:02:00Z">
        <w:r w:rsidR="009C4D15">
          <w:rPr>
            <w:rFonts w:cs="Times New Roman"/>
          </w:rPr>
          <w:t xml:space="preserve"> así seguir</w:t>
        </w:r>
      </w:ins>
      <w:ins w:id="3788" w:author="Orion" w:date="2011-06-21T17:04:00Z">
        <w:r w:rsidR="00586820">
          <w:rPr>
            <w:rFonts w:cs="Times New Roman"/>
          </w:rPr>
          <w:t>, en cierto modo,</w:t>
        </w:r>
      </w:ins>
      <w:ins w:id="3789" w:author="Orion" w:date="2011-06-21T17:02:00Z">
        <w:r w:rsidR="009C4D15">
          <w:rPr>
            <w:rFonts w:cs="Times New Roman"/>
          </w:rPr>
          <w:t xml:space="preserve"> la estructura de </w:t>
        </w:r>
      </w:ins>
      <w:ins w:id="3790" w:author="Orion" w:date="2011-06-21T17:05:00Z">
        <w:r w:rsidR="00415F96">
          <w:rPr>
            <w:rFonts w:cs="Times New Roman"/>
          </w:rPr>
          <w:t xml:space="preserve">generación de decisiones e instrucciones que </w:t>
        </w:r>
      </w:ins>
      <w:ins w:id="3791" w:author="Orion" w:date="2011-06-21T17:59:00Z">
        <w:r w:rsidR="00D366D5">
          <w:rPr>
            <w:rFonts w:cs="Times New Roman"/>
          </w:rPr>
          <w:t xml:space="preserve">los pilotos </w:t>
        </w:r>
      </w:ins>
      <w:ins w:id="3792" w:author="Orion" w:date="2011-06-21T17:05:00Z">
        <w:r w:rsidR="00415F96">
          <w:rPr>
            <w:rFonts w:cs="Times New Roman"/>
          </w:rPr>
          <w:t xml:space="preserve">llevan a cabo en </w:t>
        </w:r>
      </w:ins>
      <w:ins w:id="3793" w:author="Orion" w:date="2011-06-21T17:07:00Z">
        <w:r w:rsidR="009F10B9">
          <w:rPr>
            <w:rFonts w:cs="Times New Roman"/>
          </w:rPr>
          <w:t xml:space="preserve">el cuerpo central </w:t>
        </w:r>
      </w:ins>
      <w:ins w:id="3794" w:author="Orion" w:date="2011-06-21T17:05:00Z">
        <w:r w:rsidR="00415F96">
          <w:rPr>
            <w:rFonts w:cs="Times New Roman"/>
          </w:rPr>
          <w:t>del sistema.</w:t>
        </w:r>
      </w:ins>
      <w:ins w:id="3795" w:author="Orion" w:date="2011-06-21T17:08:00Z">
        <w:r w:rsidR="003B5356">
          <w:rPr>
            <w:rFonts w:cs="Times New Roman"/>
          </w:rPr>
          <w:t xml:space="preserve"> Para la generación de estas nuevas órdenes </w:t>
        </w:r>
      </w:ins>
      <w:ins w:id="3796"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797" w:author="Orion" w:date="2011-06-21T18:00:00Z">
        <w:r w:rsidR="00F80E57">
          <w:rPr>
            <w:rFonts w:cs="Times New Roman"/>
          </w:rPr>
          <w:t>Estas órdenes se l</w:t>
        </w:r>
      </w:ins>
      <w:ins w:id="3798" w:author="Orion" w:date="2011-06-21T17:52:00Z">
        <w:r w:rsidR="00F80E57">
          <w:rPr>
            <w:rFonts w:cs="Times New Roman"/>
          </w:rPr>
          <w:t>imit</w:t>
        </w:r>
      </w:ins>
      <w:ins w:id="3799" w:author="Orion" w:date="2011-06-21T18:00:00Z">
        <w:r w:rsidR="00F80E57">
          <w:rPr>
            <w:rFonts w:cs="Times New Roman"/>
          </w:rPr>
          <w:t>arán</w:t>
        </w:r>
      </w:ins>
      <w:ins w:id="3800" w:author="Orion" w:date="2011-06-21T17:52:00Z">
        <w:r w:rsidR="00EB0885">
          <w:rPr>
            <w:rFonts w:cs="Times New Roman"/>
          </w:rPr>
          <w:t>, en un principio,</w:t>
        </w:r>
      </w:ins>
      <w:ins w:id="3801" w:author="Orion" w:date="2011-06-21T17:53:00Z">
        <w:r w:rsidR="00EB0885">
          <w:rPr>
            <w:rFonts w:cs="Times New Roman"/>
          </w:rPr>
          <w:t xml:space="preserve"> a transmitir cambios de altura y velocidad aleatorias dentro de los valores permitido</w:t>
        </w:r>
      </w:ins>
      <w:ins w:id="3802" w:author="Orion" w:date="2011-06-21T17:54:00Z">
        <w:r w:rsidR="00EB0885">
          <w:rPr>
            <w:rFonts w:cs="Times New Roman"/>
          </w:rPr>
          <w:t>s</w:t>
        </w:r>
      </w:ins>
      <w:ins w:id="3803"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804" w:author="Orion" w:date="2011-05-27T18:18:00Z"/>
          <w:rFonts w:cs="Times New Roman"/>
        </w:rPr>
        <w:pPrChange w:id="3805" w:author="Orion" w:date="2011-05-10T23:28:00Z">
          <w:pPr/>
        </w:pPrChange>
      </w:pPr>
    </w:p>
    <w:p w14:paraId="394058FF" w14:textId="7DD340BE" w:rsidR="0053403E" w:rsidRDefault="009F675E">
      <w:pPr>
        <w:pStyle w:val="Caption"/>
        <w:rPr>
          <w:ins w:id="3806" w:author="Orion" w:date="2011-07-05T21:00:00Z"/>
          <w:rFonts w:cs="Times New Roman"/>
        </w:rPr>
        <w:pPrChange w:id="3807" w:author="Orion" w:date="2011-07-05T21:01:00Z">
          <w:pPr/>
        </w:pPrChange>
      </w:pPr>
      <w:bookmarkStart w:id="3808" w:name="_Ref296441630"/>
      <w:bookmarkStart w:id="3809" w:name="_Toc298231214"/>
      <w:ins w:id="3810" w:author="Orion" w:date="2011-06-21T16:57:00Z">
        <w:r w:rsidRPr="00BA1E2E">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811" w:author="Orion" w:date="2011-06-21T16:47:00Z">
        <w:r w:rsidR="00001A1C">
          <w:t xml:space="preserve">Figura </w:t>
        </w:r>
        <w:r w:rsidR="00001A1C">
          <w:fldChar w:fldCharType="begin"/>
        </w:r>
        <w:r w:rsidR="00001A1C">
          <w:instrText xml:space="preserve"> SEQ Figura \* ARABIC </w:instrText>
        </w:r>
      </w:ins>
      <w:r w:rsidR="00001A1C">
        <w:fldChar w:fldCharType="separate"/>
      </w:r>
      <w:ins w:id="3812" w:author="Orion" w:date="2011-07-12T10:50:00Z">
        <w:r w:rsidR="0015563B">
          <w:rPr>
            <w:noProof/>
          </w:rPr>
          <w:t>19</w:t>
        </w:r>
      </w:ins>
      <w:ins w:id="3813" w:author="Orion" w:date="2011-06-21T16:47:00Z">
        <w:r w:rsidR="00001A1C">
          <w:fldChar w:fldCharType="end"/>
        </w:r>
        <w:bookmarkEnd w:id="3808"/>
        <w:r w:rsidR="00001A1C">
          <w:t>: Creación de las Ordenes</w:t>
        </w:r>
      </w:ins>
      <w:bookmarkEnd w:id="3809"/>
    </w:p>
    <w:p w14:paraId="5DBCED8A" w14:textId="77777777" w:rsidR="00A7471E" w:rsidRDefault="00A7471E">
      <w:pPr>
        <w:jc w:val="both"/>
        <w:rPr>
          <w:ins w:id="3814" w:author="Orion" w:date="2011-06-21T17:39:00Z"/>
          <w:rFonts w:cs="Times New Roman"/>
        </w:rPr>
        <w:pPrChange w:id="3815" w:author="Orion" w:date="2011-05-10T23:28:00Z">
          <w:pPr/>
        </w:pPrChange>
      </w:pPr>
    </w:p>
    <w:p w14:paraId="1FA8F742" w14:textId="03C46DB5" w:rsidR="00FC0552" w:rsidRDefault="00F36065">
      <w:pPr>
        <w:jc w:val="both"/>
        <w:rPr>
          <w:ins w:id="3816" w:author="Orion" w:date="2011-06-22T19:39:00Z"/>
        </w:rPr>
        <w:pPrChange w:id="3817" w:author="Orion" w:date="2011-07-05T21:01:00Z">
          <w:pPr/>
        </w:pPrChange>
      </w:pPr>
      <w:ins w:id="3818" w:author="Orion" w:date="2011-06-21T17:54:00Z">
        <w:r>
          <w:t xml:space="preserve">A continuación se </w:t>
        </w:r>
      </w:ins>
      <w:ins w:id="3819" w:author="Orion" w:date="2011-06-21T17:55:00Z">
        <w:r>
          <w:t>procede</w:t>
        </w:r>
      </w:ins>
      <w:ins w:id="3820" w:author="Orion" w:date="2011-06-21T17:54:00Z">
        <w:r>
          <w:t xml:space="preserve"> a </w:t>
        </w:r>
      </w:ins>
      <w:ins w:id="3821" w:author="Orion" w:date="2011-06-21T17:55:00Z">
        <w:r>
          <w:t>explicar</w:t>
        </w:r>
      </w:ins>
      <w:ins w:id="3822" w:author="Orion" w:date="2011-06-21T17:54:00Z">
        <w:r>
          <w:t xml:space="preserve"> </w:t>
        </w:r>
      </w:ins>
      <w:ins w:id="3823" w:author="Orion" w:date="2011-06-21T17:55:00Z">
        <w:r>
          <w:t>cómo</w:t>
        </w:r>
      </w:ins>
      <w:ins w:id="3824" w:author="Orion" w:date="2011-06-21T17:54:00Z">
        <w:r>
          <w:t xml:space="preserve"> los controladores </w:t>
        </w:r>
      </w:ins>
      <w:ins w:id="3825" w:author="Orion" w:date="2011-06-21T17:55:00Z">
        <w:r>
          <w:t>transmitirán</w:t>
        </w:r>
      </w:ins>
      <w:ins w:id="3826" w:author="Orion" w:date="2011-06-21T17:54:00Z">
        <w:r>
          <w:t xml:space="preserve"> estas </w:t>
        </w:r>
      </w:ins>
      <w:ins w:id="3827" w:author="Orion" w:date="2011-06-21T17:55:00Z">
        <w:r>
          <w:t>órdenes</w:t>
        </w:r>
      </w:ins>
      <w:ins w:id="3828" w:author="Orion" w:date="2011-06-21T17:54:00Z">
        <w:r>
          <w:t xml:space="preserve"> a los pilotos.</w:t>
        </w:r>
      </w:ins>
      <w:ins w:id="3829"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830" w:author="Orion" w:date="2011-07-05T20:58:00Z">
        <w:r w:rsidR="00760DD2">
          <w:t xml:space="preserve">Figura </w:t>
        </w:r>
        <w:r w:rsidR="00760DD2">
          <w:rPr>
            <w:noProof/>
          </w:rPr>
          <w:t>20</w:t>
        </w:r>
      </w:ins>
      <w:ins w:id="3831" w:author="Orion" w:date="2011-06-21T17:55:00Z">
        <w:r>
          <w:fldChar w:fldCharType="end"/>
        </w:r>
        <w:r>
          <w:t xml:space="preserve">, los controladores crearán </w:t>
        </w:r>
      </w:ins>
      <w:ins w:id="3832" w:author="Orion" w:date="2011-06-21T18:00:00Z">
        <w:r w:rsidR="00CF38F1">
          <w:t>una</w:t>
        </w:r>
      </w:ins>
      <w:ins w:id="3833" w:author="Orion" w:date="2011-06-21T17:55:00Z">
        <w:r>
          <w:t xml:space="preserve"> nueva interacción</w:t>
        </w:r>
      </w:ins>
      <w:ins w:id="3834" w:author="Orion" w:date="2011-06-21T18:00:00Z">
        <w:r w:rsidR="00CF38F1">
          <w:t xml:space="preserve"> cuyo colaborador ser</w:t>
        </w:r>
      </w:ins>
      <w:ins w:id="3835" w:author="Orion" w:date="2011-06-21T18:01:00Z">
        <w:r w:rsidR="00CF38F1">
          <w:t xml:space="preserve">á el piloto identificado </w:t>
        </w:r>
      </w:ins>
      <w:ins w:id="3836" w:author="Orion" w:date="2011-06-22T19:21:00Z">
        <w:r w:rsidR="009D4F68">
          <w:t>dentro d</w:t>
        </w:r>
      </w:ins>
      <w:ins w:id="3837" w:author="Orion" w:date="2011-06-21T18:01:00Z">
        <w:r w:rsidR="00CF38F1">
          <w:t>el hecho “</w:t>
        </w:r>
        <w:proofErr w:type="spellStart"/>
        <w:r w:rsidR="00CF38F1">
          <w:t>StartAvoidCollision</w:t>
        </w:r>
        <w:proofErr w:type="spellEnd"/>
        <w:r w:rsidR="00CF38F1">
          <w:t xml:space="preserve">”. Por otro lado se generará un hecho que representamos como la orden que se le va a </w:t>
        </w:r>
      </w:ins>
      <w:ins w:id="3838" w:author="Orion" w:date="2011-06-21T18:02:00Z">
        <w:r w:rsidR="00CF38F1">
          <w:t>trasmitir al piloto y que contendrá el nuevo tramo ge</w:t>
        </w:r>
      </w:ins>
      <w:ins w:id="3839" w:author="Orion" w:date="2011-06-21T18:03:00Z">
        <w:r w:rsidR="00CF38F1">
          <w:t>n</w:t>
        </w:r>
      </w:ins>
      <w:ins w:id="3840" w:author="Orion" w:date="2011-06-21T18:02:00Z">
        <w:r w:rsidR="00CF38F1">
          <w:t xml:space="preserve">erado en la </w:t>
        </w:r>
      </w:ins>
      <w:ins w:id="3841" w:author="Orion" w:date="2011-06-21T18:03:00Z">
        <w:r w:rsidR="00CF38F1">
          <w:t>tarea anterior “</w:t>
        </w:r>
        <w:proofErr w:type="spellStart"/>
        <w:r w:rsidR="00CF38F1">
          <w:t>CreateNewsOrders</w:t>
        </w:r>
        <w:proofErr w:type="spellEnd"/>
        <w:r w:rsidR="00CF38F1">
          <w:t>”.</w:t>
        </w:r>
      </w:ins>
      <w:ins w:id="3842" w:author="Orion" w:date="2011-06-22T19:21:00Z">
        <w:r w:rsidR="00BF232A">
          <w:t xml:space="preserve"> De esta forma </w:t>
        </w:r>
      </w:ins>
      <w:ins w:id="3843" w:author="Orion" w:date="2011-06-22T19:22:00Z">
        <w:r w:rsidR="00BF232A">
          <w:t>el piloto, en el rol de colaborador, accederá a la interacción y a la información relacionada con ella, como puede ser la orden</w:t>
        </w:r>
      </w:ins>
      <w:ins w:id="3844" w:author="Orion" w:date="2011-06-22T19:25:00Z">
        <w:r w:rsidR="00A06D1A">
          <w:t xml:space="preserve"> del controlador</w:t>
        </w:r>
      </w:ins>
      <w:ins w:id="3845" w:author="Orion" w:date="2011-06-22T19:22:00Z">
        <w:r w:rsidR="00BF232A">
          <w:t>.</w:t>
        </w:r>
      </w:ins>
      <w:ins w:id="3846" w:author="Orion" w:date="2011-06-22T19:23:00Z">
        <w:r w:rsidR="00BF232A">
          <w:t xml:space="preserve"> </w:t>
        </w:r>
      </w:ins>
      <w:ins w:id="3847" w:author="Orion" w:date="2011-06-22T19:25:00Z">
        <w:r w:rsidR="00BF232A">
          <w:t>En esta tarea, “</w:t>
        </w:r>
        <w:proofErr w:type="spellStart"/>
        <w:r w:rsidR="00BF232A">
          <w:t>TakeOrder</w:t>
        </w:r>
        <w:proofErr w:type="spellEnd"/>
        <w:r w:rsidR="00BF232A">
          <w:t>”, e</w:t>
        </w:r>
      </w:ins>
      <w:ins w:id="3848" w:author="Orion" w:date="2011-06-22T19:23:00Z">
        <w:r w:rsidR="00BF232A">
          <w:t>l piloto coge</w:t>
        </w:r>
      </w:ins>
      <w:ins w:id="3849" w:author="Orion" w:date="2011-06-22T19:24:00Z">
        <w:r w:rsidR="00BF232A">
          <w:t>rá</w:t>
        </w:r>
      </w:ins>
      <w:ins w:id="3850" w:author="Orion" w:date="2011-06-22T19:23:00Z">
        <w:r w:rsidR="00BF232A">
          <w:t xml:space="preserve"> esta orden y extr</w:t>
        </w:r>
      </w:ins>
      <w:ins w:id="3851" w:author="Orion" w:date="2011-06-22T19:24:00Z">
        <w:r w:rsidR="00BF232A">
          <w:t>aerá el tramo que le manda e</w:t>
        </w:r>
        <w:r w:rsidR="004D7BB7">
          <w:t>l controlador para encapsularlo</w:t>
        </w:r>
      </w:ins>
      <w:ins w:id="3852" w:author="Orion" w:date="2011-06-22T19:25:00Z">
        <w:r w:rsidR="004D7BB7">
          <w:t xml:space="preserve"> en un nuevo hecho</w:t>
        </w:r>
      </w:ins>
      <w:ins w:id="3853" w:author="Orion" w:date="2011-06-22T19:27:00Z">
        <w:r w:rsidR="00733F52">
          <w:t xml:space="preserve"> “</w:t>
        </w:r>
        <w:proofErr w:type="spellStart"/>
        <w:r w:rsidR="00733F52">
          <w:t>OrderNewLeg</w:t>
        </w:r>
        <w:proofErr w:type="spellEnd"/>
        <w:r w:rsidR="00733F52">
          <w:t>”</w:t>
        </w:r>
      </w:ins>
      <w:ins w:id="3854" w:author="Orion" w:date="2011-06-22T19:25:00Z">
        <w:r w:rsidR="004D7BB7">
          <w:t xml:space="preserve"> que luego ser</w:t>
        </w:r>
        <w:r w:rsidR="00733F52">
          <w:t>á tratado</w:t>
        </w:r>
        <w:r w:rsidR="004D7BB7">
          <w:t xml:space="preserve"> en otra tarea</w:t>
        </w:r>
      </w:ins>
      <w:ins w:id="3855"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856" w:author="Orion" w:date="2011-07-05T20:58:00Z">
        <w:r w:rsidR="00760DD2">
          <w:t xml:space="preserve">Figura </w:t>
        </w:r>
        <w:r w:rsidR="00760DD2">
          <w:rPr>
            <w:noProof/>
          </w:rPr>
          <w:t>21</w:t>
        </w:r>
      </w:ins>
      <w:ins w:id="3857" w:author="Orion" w:date="2011-06-22T19:26:00Z">
        <w:r w:rsidR="004D7BB7">
          <w:fldChar w:fldCharType="end"/>
        </w:r>
        <w:r w:rsidR="004D7BB7">
          <w:t>)</w:t>
        </w:r>
      </w:ins>
      <w:ins w:id="3858" w:author="Orion" w:date="2011-06-22T19:33:00Z">
        <w:r w:rsidR="00EB0845">
          <w:t>,</w:t>
        </w:r>
      </w:ins>
      <w:ins w:id="3859" w:author="Orion" w:date="2011-06-22T19:26:00Z">
        <w:r w:rsidR="0068438C">
          <w:t xml:space="preserve"> que se pasará a explicar m</w:t>
        </w:r>
      </w:ins>
      <w:ins w:id="3860" w:author="Orion" w:date="2011-06-22T19:27:00Z">
        <w:r w:rsidR="0068438C">
          <w:t>ás adelante</w:t>
        </w:r>
      </w:ins>
      <w:ins w:id="3861" w:author="Orion" w:date="2011-06-22T19:26:00Z">
        <w:r w:rsidR="0068438C">
          <w:t>.</w:t>
        </w:r>
      </w:ins>
      <w:ins w:id="3862" w:author="Orion" w:date="2011-06-22T19:27:00Z">
        <w:r w:rsidR="007E68F3">
          <w:t xml:space="preserve"> E</w:t>
        </w:r>
      </w:ins>
      <w:ins w:id="3863" w:author="Orion" w:date="2011-06-22T19:28:00Z">
        <w:r w:rsidR="007E68F3">
          <w:t xml:space="preserve">l piloto también </w:t>
        </w:r>
        <w:r w:rsidR="00BB78C3">
          <w:t>se encargar</w:t>
        </w:r>
      </w:ins>
      <w:ins w:id="3864" w:author="Orion" w:date="2011-06-22T19:31:00Z">
        <w:r w:rsidR="00BB78C3">
          <w:t>á</w:t>
        </w:r>
      </w:ins>
      <w:ins w:id="3865" w:author="Orion" w:date="2011-06-22T19:28:00Z">
        <w:r w:rsidR="007E68F3">
          <w:t xml:space="preserve"> de consumir el tramo </w:t>
        </w:r>
      </w:ins>
      <w:ins w:id="3866" w:author="Orion" w:date="2011-06-22T19:29:00Z">
        <w:r w:rsidR="007E68F3">
          <w:t xml:space="preserve">“Flight </w:t>
        </w:r>
        <w:proofErr w:type="spellStart"/>
        <w:r w:rsidR="007E68F3">
          <w:t>Leg</w:t>
        </w:r>
        <w:proofErr w:type="spellEnd"/>
        <w:r w:rsidR="007E68F3">
          <w:t xml:space="preserve">” </w:t>
        </w:r>
      </w:ins>
      <w:ins w:id="3867" w:author="Orion" w:date="2011-06-22T19:28:00Z">
        <w:r w:rsidR="007E68F3">
          <w:t>que estaba realizando</w:t>
        </w:r>
      </w:ins>
      <w:ins w:id="3868" w:author="Orion" w:date="2011-06-22T19:31:00Z">
        <w:r w:rsidR="00BB78C3">
          <w:t xml:space="preserve"> y almacenarlo en el hecho “</w:t>
        </w:r>
        <w:proofErr w:type="spellStart"/>
        <w:r w:rsidR="00BB78C3">
          <w:t>OrderOldLeg</w:t>
        </w:r>
        <w:proofErr w:type="spellEnd"/>
        <w:r w:rsidR="00BB78C3">
          <w:t>” para así poder retomarlo cuando finalice de comple</w:t>
        </w:r>
        <w:r w:rsidR="00750D72">
          <w:t>tar la orde</w:t>
        </w:r>
      </w:ins>
      <w:ins w:id="3869" w:author="Orion" w:date="2011-06-22T19:32:00Z">
        <w:r w:rsidR="00750D72">
          <w:t>n</w:t>
        </w:r>
      </w:ins>
      <w:ins w:id="3870" w:author="Orion" w:date="2011-06-22T19:31:00Z">
        <w:r w:rsidR="00BB78C3">
          <w:t>.</w:t>
        </w:r>
      </w:ins>
      <w:ins w:id="3871" w:author="Orion" w:date="2011-06-22T19:32:00Z">
        <w:r w:rsidR="00EB0845">
          <w:t xml:space="preserve"> </w:t>
        </w:r>
      </w:ins>
      <w:ins w:id="3872" w:author="Orion" w:date="2011-06-22T19:33:00Z">
        <w:r w:rsidR="0095784C">
          <w:t xml:space="preserve">La siguiente tarea que se explicará, </w:t>
        </w:r>
        <w:r w:rsidR="0095784C">
          <w:lastRenderedPageBreak/>
          <w:t>y que se encuentra en el mismo diagrama de la interacción, es “</w:t>
        </w:r>
        <w:proofErr w:type="spellStart"/>
        <w:r w:rsidR="0095784C">
          <w:t>ObeyOrderCheck</w:t>
        </w:r>
      </w:ins>
      <w:proofErr w:type="spellEnd"/>
      <w:ins w:id="3873" w:author="Orion" w:date="2011-06-22T19:34:00Z">
        <w:r w:rsidR="0095784C">
          <w:t>”.</w:t>
        </w:r>
      </w:ins>
      <w:ins w:id="3874" w:author="Orion" w:date="2011-06-22T19:37:00Z">
        <w:r w:rsidR="00E24358">
          <w:t xml:space="preserve"> Dicha tarea se ejecutará cuando se entienda que </w:t>
        </w:r>
      </w:ins>
      <w:ins w:id="3875" w:author="Orion" w:date="2011-06-22T19:40:00Z">
        <w:r w:rsidR="00B83D06">
          <w:t>el cumplimiento de la</w:t>
        </w:r>
      </w:ins>
      <w:ins w:id="3876" w:author="Orion" w:date="2011-06-22T19:37:00Z">
        <w:r w:rsidR="00E24358">
          <w:t xml:space="preserve"> orden </w:t>
        </w:r>
      </w:ins>
      <w:ins w:id="3877" w:author="Orion" w:date="2011-06-22T19:40:00Z">
        <w:r w:rsidR="00B83D06">
          <w:t>ha finalizado</w:t>
        </w:r>
      </w:ins>
      <w:ins w:id="3878" w:author="Orion" w:date="2011-06-22T19:37:00Z">
        <w:r w:rsidR="00E24358">
          <w:t xml:space="preserve"> y por tanto se ha generado </w:t>
        </w:r>
      </w:ins>
      <w:ins w:id="3879" w:author="Orion" w:date="2011-06-22T19:38:00Z">
        <w:r w:rsidR="00E24358">
          <w:t>el hecho “</w:t>
        </w:r>
        <w:proofErr w:type="spellStart"/>
        <w:r w:rsidR="00E24358">
          <w:t>OrderFinished</w:t>
        </w:r>
        <w:proofErr w:type="spellEnd"/>
        <w:r w:rsidR="00E24358">
          <w:t>”.</w:t>
        </w:r>
      </w:ins>
      <w:ins w:id="3880" w:author="Orion" w:date="2011-06-22T19:39:00Z">
        <w:r w:rsidR="00B83D06">
          <w:t xml:space="preserve"> Esto puede suceder por </w:t>
        </w:r>
      </w:ins>
      <w:ins w:id="3881" w:author="Orion" w:date="2011-06-23T12:24:00Z">
        <w:r w:rsidR="007B2F50">
          <w:t>tres</w:t>
        </w:r>
      </w:ins>
      <w:ins w:id="3882" w:author="Orion" w:date="2011-06-22T19:39:00Z">
        <w:r w:rsidR="00B83D06">
          <w:t xml:space="preserve"> motivos:</w:t>
        </w:r>
      </w:ins>
    </w:p>
    <w:p w14:paraId="609E3FC9" w14:textId="604AF7E6" w:rsidR="00B83D06" w:rsidRDefault="00B83D06">
      <w:pPr>
        <w:pStyle w:val="ListParagraph"/>
        <w:numPr>
          <w:ilvl w:val="0"/>
          <w:numId w:val="35"/>
        </w:numPr>
        <w:jc w:val="both"/>
        <w:rPr>
          <w:ins w:id="3883" w:author="Orion" w:date="2011-06-23T12:25:00Z"/>
          <w:rFonts w:cs="Times New Roman"/>
        </w:rPr>
        <w:pPrChange w:id="3884" w:author="Orion" w:date="2011-06-22T19:39:00Z">
          <w:pPr/>
        </w:pPrChange>
      </w:pPr>
      <w:ins w:id="3885" w:author="Orion" w:date="2011-06-22T19:39:00Z">
        <w:r>
          <w:rPr>
            <w:rFonts w:cs="Times New Roman"/>
          </w:rPr>
          <w:t xml:space="preserve">Que </w:t>
        </w:r>
      </w:ins>
      <w:ins w:id="3886" w:author="Orion" w:date="2011-06-22T19:40:00Z">
        <w:r>
          <w:rPr>
            <w:rFonts w:cs="Times New Roman"/>
          </w:rPr>
          <w:t xml:space="preserve">el piloto haya completado entero el tramo solicitado por el controlador. </w:t>
        </w:r>
      </w:ins>
      <w:ins w:id="3887" w:author="Orion" w:date="2011-06-22T19:41:00Z">
        <w:r>
          <w:rPr>
            <w:rFonts w:cs="Times New Roman"/>
          </w:rPr>
          <w:t>En este caso se proceder</w:t>
        </w:r>
      </w:ins>
      <w:ins w:id="3888" w:author="Orion" w:date="2011-06-22T19:42:00Z">
        <w:r w:rsidR="00BF39F4">
          <w:rPr>
            <w:rFonts w:cs="Times New Roman"/>
          </w:rPr>
          <w:t>á</w:t>
        </w:r>
      </w:ins>
      <w:ins w:id="3889" w:author="Orion" w:date="2011-06-22T19:41:00Z">
        <w:r>
          <w:rPr>
            <w:rFonts w:cs="Times New Roman"/>
          </w:rPr>
          <w:t xml:space="preserve"> a establecer como siguiente tramo</w:t>
        </w:r>
      </w:ins>
      <w:ins w:id="3890" w:author="Orion" w:date="2011-06-22T19:42:00Z">
        <w:r w:rsidR="00517C4B">
          <w:rPr>
            <w:rFonts w:cs="Times New Roman"/>
          </w:rPr>
          <w:t>, “Fl</w:t>
        </w:r>
      </w:ins>
      <w:ins w:id="3891" w:author="Orion" w:date="2011-06-22T19:43:00Z">
        <w:r w:rsidR="00534D79">
          <w:rPr>
            <w:rFonts w:cs="Times New Roman"/>
          </w:rPr>
          <w:t>i</w:t>
        </w:r>
      </w:ins>
      <w:ins w:id="3892"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893" w:author="Orion" w:date="2011-06-22T19:41:00Z">
        <w:r>
          <w:rPr>
            <w:rFonts w:cs="Times New Roman"/>
          </w:rPr>
          <w:t xml:space="preserve"> el que se estaba llevando a cabo antes de que se detectara el conflicto</w:t>
        </w:r>
      </w:ins>
      <w:ins w:id="3894"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895" w:author="Orion" w:date="2011-06-22T19:41:00Z">
        <w:r>
          <w:rPr>
            <w:rFonts w:cs="Times New Roman"/>
          </w:rPr>
          <w:t>.</w:t>
        </w:r>
      </w:ins>
      <w:ins w:id="3896" w:author="Orion" w:date="2011-06-22T19:46:00Z">
        <w:r w:rsidR="00656399">
          <w:rPr>
            <w:rFonts w:cs="Times New Roman"/>
          </w:rPr>
          <w:t xml:space="preserve"> A su vez el piloto se encargará de iniciar la aplicación para que se vaya comprobando cuando se ha completado el nuevo tramo </w:t>
        </w:r>
      </w:ins>
      <w:ins w:id="3897"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898" w:author="Orion" w:date="2011-06-22T19:41:00Z"/>
          <w:rFonts w:cs="Times New Roman"/>
        </w:rPr>
        <w:pPrChange w:id="3899" w:author="Orion" w:date="2011-06-22T19:39:00Z">
          <w:pPr/>
        </w:pPrChange>
      </w:pPr>
      <w:ins w:id="3900" w:author="Orion" w:date="2011-06-23T12:25:00Z">
        <w:r>
          <w:rPr>
            <w:rFonts w:cs="Times New Roman"/>
          </w:rPr>
          <w:t xml:space="preserve">Que el conflicto haya desaparecido, es decir, que el avión ya no esté en riesgo con ningún otro avión. El trato de </w:t>
        </w:r>
      </w:ins>
      <w:ins w:id="3901" w:author="Orion" w:date="2011-06-23T12:27:00Z">
        <w:r w:rsidR="00E9193E">
          <w:rPr>
            <w:rFonts w:cs="Times New Roman"/>
          </w:rPr>
          <w:t>este</w:t>
        </w:r>
      </w:ins>
      <w:ins w:id="3902" w:author="Orion" w:date="2011-06-23T12:25:00Z">
        <w:r>
          <w:rPr>
            <w:rFonts w:cs="Times New Roman"/>
          </w:rPr>
          <w:t xml:space="preserve"> caso ser</w:t>
        </w:r>
      </w:ins>
      <w:ins w:id="3903"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904" w:author="Orion" w:date="2011-06-21T17:39:00Z"/>
          <w:rFonts w:cs="Times New Roman"/>
        </w:rPr>
        <w:pPrChange w:id="3905" w:author="Orion" w:date="2011-06-22T19:39:00Z">
          <w:pPr/>
        </w:pPrChange>
      </w:pPr>
      <w:ins w:id="3906" w:author="Orion" w:date="2011-06-22T19:42:00Z">
        <w:r>
          <w:rPr>
            <w:rFonts w:cs="Times New Roman"/>
          </w:rPr>
          <w:t xml:space="preserve">Que se haya detectado un nuevo conflicto. </w:t>
        </w:r>
      </w:ins>
      <w:ins w:id="3907"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908" w:author="Orion" w:date="2011-06-22T19:44:00Z">
        <w:r>
          <w:rPr>
            <w:rFonts w:cs="Times New Roman"/>
          </w:rPr>
          <w:t>establecido</w:t>
        </w:r>
      </w:ins>
      <w:ins w:id="3909" w:author="Orion" w:date="2011-06-22T19:43:00Z">
        <w:r>
          <w:rPr>
            <w:rFonts w:cs="Times New Roman"/>
          </w:rPr>
          <w:t xml:space="preserve"> por el nuevo conflicto.</w:t>
        </w:r>
      </w:ins>
    </w:p>
    <w:p w14:paraId="30225321" w14:textId="34011477" w:rsidR="00FC0552" w:rsidRDefault="00FC716B">
      <w:pPr>
        <w:jc w:val="both"/>
        <w:rPr>
          <w:ins w:id="3910" w:author="Orion" w:date="2011-06-21T17:39:00Z"/>
          <w:rFonts w:cs="Times New Roman"/>
        </w:rPr>
        <w:pPrChange w:id="3911" w:author="Orion" w:date="2011-05-10T23:28:00Z">
          <w:pPr/>
        </w:pPrChange>
      </w:pPr>
      <w:ins w:id="3912" w:author="Orion" w:date="2011-06-22T19:44:00Z">
        <w:r>
          <w:rPr>
            <w:rFonts w:cs="Times New Roman"/>
          </w:rPr>
          <w:t>Seguidamente esta tarea se encargará de comunicar al controlador que las tareas</w:t>
        </w:r>
      </w:ins>
      <w:ins w:id="3913" w:author="Orion" w:date="2011-06-22T19:45:00Z">
        <w:r w:rsidR="004E01F8">
          <w:rPr>
            <w:rFonts w:cs="Times New Roman"/>
          </w:rPr>
          <w:t xml:space="preserve"> que tenía que realizar </w:t>
        </w:r>
      </w:ins>
      <w:ins w:id="3914" w:author="Orion" w:date="2011-06-22T19:44:00Z">
        <w:r w:rsidR="004E01F8">
          <w:rPr>
            <w:rFonts w:cs="Times New Roman"/>
          </w:rPr>
          <w:t xml:space="preserve">el piloto </w:t>
        </w:r>
      </w:ins>
      <w:ins w:id="3915" w:author="Orion" w:date="2011-06-22T19:45:00Z">
        <w:r w:rsidR="004E01F8">
          <w:rPr>
            <w:rFonts w:cs="Times New Roman"/>
          </w:rPr>
          <w:t xml:space="preserve">para </w:t>
        </w:r>
      </w:ins>
      <w:ins w:id="3916" w:author="Orion" w:date="2011-06-22T19:44:00Z">
        <w:r>
          <w:rPr>
            <w:rFonts w:cs="Times New Roman"/>
          </w:rPr>
          <w:t>acatar la orden han finalizado (</w:t>
        </w:r>
      </w:ins>
      <w:ins w:id="3917"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918" w:author="Orion" w:date="2011-06-21T17:38:00Z"/>
          <w:rFonts w:cs="Times New Roman"/>
        </w:rPr>
        <w:pPrChange w:id="3919" w:author="Orion" w:date="2011-05-10T23:28:00Z">
          <w:pPr/>
        </w:pPrChange>
      </w:pPr>
      <w:ins w:id="3920"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921" w:author="Orion" w:date="2011-06-22T19:49:00Z">
        <w:r w:rsidR="009101E6">
          <w:rPr>
            <w:rFonts w:cs="Times New Roman"/>
          </w:rPr>
          <w:t>, el controlador se encargar</w:t>
        </w:r>
      </w:ins>
      <w:ins w:id="3922" w:author="Orion" w:date="2011-06-22T19:50:00Z">
        <w:r w:rsidR="009101E6">
          <w:rPr>
            <w:rFonts w:cs="Times New Roman"/>
          </w:rPr>
          <w:t>á de eliminar este conflicto del listado</w:t>
        </w:r>
      </w:ins>
      <w:ins w:id="3923" w:author="Orion" w:date="2011-06-22T19:52:00Z">
        <w:r w:rsidR="002415A2">
          <w:rPr>
            <w:rFonts w:cs="Times New Roman"/>
          </w:rPr>
          <w:t xml:space="preserve"> de conflictos actuales que gestiona</w:t>
        </w:r>
      </w:ins>
      <w:ins w:id="3924" w:author="Orion" w:date="2011-06-22T19:50:00Z">
        <w:r w:rsidR="009101E6">
          <w:rPr>
            <w:rFonts w:cs="Times New Roman"/>
          </w:rPr>
          <w:t xml:space="preserve"> dentro de su</w:t>
        </w:r>
        <w:r w:rsidR="002415A2">
          <w:rPr>
            <w:rFonts w:cs="Times New Roman"/>
          </w:rPr>
          <w:t xml:space="preserve"> estado menta</w:t>
        </w:r>
      </w:ins>
      <w:ins w:id="3925" w:author="Orion" w:date="2011-06-22T19:52:00Z">
        <w:r w:rsidR="002415A2">
          <w:rPr>
            <w:rFonts w:cs="Times New Roman"/>
          </w:rPr>
          <w:t>l</w:t>
        </w:r>
        <w:r w:rsidR="009101E6">
          <w:rPr>
            <w:rFonts w:cs="Times New Roman"/>
          </w:rPr>
          <w:t>.</w:t>
        </w:r>
      </w:ins>
      <w:ins w:id="3926" w:author="Orion" w:date="2011-06-22T19:50:00Z">
        <w:r w:rsidR="009101E6">
          <w:rPr>
            <w:rFonts w:cs="Times New Roman"/>
          </w:rPr>
          <w:t xml:space="preserve"> </w:t>
        </w:r>
      </w:ins>
    </w:p>
    <w:p w14:paraId="1C4BB69A" w14:textId="77777777" w:rsidR="00FC0552" w:rsidRDefault="00FC0552">
      <w:pPr>
        <w:jc w:val="both"/>
        <w:rPr>
          <w:ins w:id="3927" w:author="Orion" w:date="2011-06-21T17:39:00Z"/>
          <w:rFonts w:cs="Times New Roman"/>
        </w:rPr>
        <w:pPrChange w:id="3928" w:author="Orion" w:date="2011-05-10T23:28:00Z">
          <w:pPr/>
        </w:pPrChange>
      </w:pPr>
    </w:p>
    <w:p w14:paraId="6D556227" w14:textId="723B759E" w:rsidR="00FC0552" w:rsidRDefault="00973F4A">
      <w:pPr>
        <w:pStyle w:val="Caption"/>
        <w:rPr>
          <w:ins w:id="3929" w:author="Orion" w:date="2011-06-21T17:39:00Z"/>
          <w:rFonts w:cs="Times New Roman"/>
        </w:rPr>
        <w:pPrChange w:id="3930" w:author="Orion" w:date="2011-06-21T17:46:00Z">
          <w:pPr/>
        </w:pPrChange>
      </w:pPr>
      <w:bookmarkStart w:id="3931" w:name="_Ref296442261"/>
      <w:bookmarkStart w:id="3932" w:name="_Ref297129914"/>
      <w:bookmarkStart w:id="3933" w:name="_Toc298231215"/>
      <w:ins w:id="3934" w:author="Orion" w:date="2011-06-21T17:39:00Z">
        <w:r w:rsidRPr="00BA1E2E">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935" w:author="Orion" w:date="2011-06-21T17:46:00Z">
        <w:r w:rsidR="00011CB0">
          <w:t xml:space="preserve">Figura </w:t>
        </w:r>
        <w:r w:rsidR="00011CB0">
          <w:fldChar w:fldCharType="begin"/>
        </w:r>
        <w:r w:rsidR="00011CB0">
          <w:instrText xml:space="preserve"> SEQ Figura \* ARABIC </w:instrText>
        </w:r>
      </w:ins>
      <w:r w:rsidR="00011CB0">
        <w:fldChar w:fldCharType="separate"/>
      </w:r>
      <w:ins w:id="3936" w:author="Orion" w:date="2011-07-12T10:50:00Z">
        <w:r w:rsidR="0015563B">
          <w:rPr>
            <w:noProof/>
          </w:rPr>
          <w:t>20</w:t>
        </w:r>
      </w:ins>
      <w:ins w:id="3937" w:author="Orion" w:date="2011-06-21T17:46:00Z">
        <w:r w:rsidR="00011CB0">
          <w:fldChar w:fldCharType="end"/>
        </w:r>
        <w:bookmarkEnd w:id="3931"/>
        <w:r w:rsidR="00011CB0">
          <w:t>: Interacción Controlador-Piloto</w:t>
        </w:r>
      </w:ins>
      <w:ins w:id="3938" w:author="Orion" w:date="2011-06-21T17:47:00Z">
        <w:r w:rsidR="00EC5D9F">
          <w:t xml:space="preserve"> traspaso de Ordenes</w:t>
        </w:r>
      </w:ins>
      <w:bookmarkEnd w:id="3932"/>
      <w:bookmarkEnd w:id="3933"/>
    </w:p>
    <w:p w14:paraId="7FA3640E" w14:textId="77777777" w:rsidR="00FC0552" w:rsidRDefault="00FC0552">
      <w:pPr>
        <w:jc w:val="both"/>
        <w:rPr>
          <w:ins w:id="3939" w:author="Orion" w:date="2011-06-21T17:40:00Z"/>
          <w:rFonts w:cs="Times New Roman"/>
        </w:rPr>
        <w:pPrChange w:id="3940" w:author="Orion" w:date="2011-05-10T23:28:00Z">
          <w:pPr/>
        </w:pPrChange>
      </w:pPr>
    </w:p>
    <w:p w14:paraId="51DDFA35" w14:textId="04BC6FE2" w:rsidR="00A7256D" w:rsidRDefault="00163557">
      <w:pPr>
        <w:jc w:val="both"/>
        <w:rPr>
          <w:ins w:id="3941" w:author="Orion" w:date="2011-07-05T21:04:00Z"/>
          <w:rFonts w:cs="Times New Roman"/>
        </w:rPr>
        <w:pPrChange w:id="3942" w:author="Orion" w:date="2011-07-05T21:04:00Z">
          <w:pPr/>
        </w:pPrChange>
      </w:pPr>
      <w:ins w:id="3943"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944" w:author="Orion" w:date="2011-06-22T19:57:00Z">
        <w:r w:rsidR="00974AB5">
          <w:rPr>
            <w:rFonts w:cs="Times New Roman"/>
          </w:rPr>
          <w:t>Lo que</w:t>
        </w:r>
      </w:ins>
      <w:ins w:id="3945" w:author="Orion" w:date="2011-06-22T19:58:00Z">
        <w:r w:rsidR="00974AB5">
          <w:rPr>
            <w:rFonts w:cs="Times New Roman"/>
          </w:rPr>
          <w:t xml:space="preserve"> el piloto</w:t>
        </w:r>
      </w:ins>
      <w:ins w:id="3946" w:author="Orion" w:date="2011-06-22T19:57:00Z">
        <w:r w:rsidR="00974AB5">
          <w:rPr>
            <w:rFonts w:cs="Times New Roman"/>
          </w:rPr>
          <w:t xml:space="preserve"> </w:t>
        </w:r>
      </w:ins>
      <w:ins w:id="3947" w:author="Orion" w:date="2011-06-23T12:16:00Z">
        <w:r w:rsidR="00082449">
          <w:rPr>
            <w:rFonts w:cs="Times New Roman"/>
          </w:rPr>
          <w:t>har</w:t>
        </w:r>
      </w:ins>
      <w:ins w:id="3948" w:author="Orion" w:date="2011-06-23T12:17:00Z">
        <w:r w:rsidR="00082449">
          <w:rPr>
            <w:rFonts w:cs="Times New Roman"/>
          </w:rPr>
          <w:t>á</w:t>
        </w:r>
      </w:ins>
      <w:ins w:id="3949" w:author="Orion" w:date="2011-06-22T19:57:00Z">
        <w:r w:rsidR="00974AB5">
          <w:rPr>
            <w:rFonts w:cs="Times New Roman"/>
          </w:rPr>
          <w:t xml:space="preserve"> en</w:t>
        </w:r>
      </w:ins>
      <w:ins w:id="3950" w:author="Orion" w:date="2011-06-22T19:58:00Z">
        <w:r w:rsidR="00974AB5">
          <w:rPr>
            <w:rFonts w:cs="Times New Roman"/>
          </w:rPr>
          <w:t xml:space="preserve"> </w:t>
        </w:r>
      </w:ins>
      <w:ins w:id="3951" w:author="Orion" w:date="2011-06-22T19:57:00Z">
        <w:r w:rsidR="00974AB5">
          <w:rPr>
            <w:rFonts w:cs="Times New Roman"/>
          </w:rPr>
          <w:t>esta</w:t>
        </w:r>
      </w:ins>
      <w:ins w:id="3952" w:author="Orion" w:date="2011-06-22T19:56:00Z">
        <w:r w:rsidR="00974AB5">
          <w:rPr>
            <w:rFonts w:cs="Times New Roman"/>
          </w:rPr>
          <w:t xml:space="preserve"> tarea (“</w:t>
        </w:r>
        <w:proofErr w:type="spellStart"/>
        <w:r w:rsidR="00974AB5">
          <w:rPr>
            <w:rFonts w:cs="Times New Roman"/>
          </w:rPr>
          <w:t>CreateNewLegForOrder</w:t>
        </w:r>
      </w:ins>
      <w:proofErr w:type="spellEnd"/>
      <w:ins w:id="3953" w:author="Orion" w:date="2011-06-22T19:57:00Z">
        <w:r w:rsidR="00974AB5">
          <w:rPr>
            <w:rFonts w:cs="Times New Roman"/>
          </w:rPr>
          <w:t>”) es tan simple</w:t>
        </w:r>
      </w:ins>
      <w:ins w:id="3954" w:author="Orion" w:date="2011-06-22T19:58:00Z">
        <w:r w:rsidR="00974AB5">
          <w:rPr>
            <w:rFonts w:cs="Times New Roman"/>
          </w:rPr>
          <w:t xml:space="preserve"> como crear</w:t>
        </w:r>
      </w:ins>
      <w:ins w:id="3955" w:author="Orion" w:date="2011-06-22T19:57:00Z">
        <w:r w:rsidR="00974AB5">
          <w:rPr>
            <w:rFonts w:cs="Times New Roman"/>
          </w:rPr>
          <w:t xml:space="preserve"> </w:t>
        </w:r>
      </w:ins>
      <w:ins w:id="3956" w:author="Orion" w:date="2011-06-22T19:54:00Z">
        <w:r w:rsidR="00082449">
          <w:rPr>
            <w:rFonts w:cs="Times New Roman"/>
          </w:rPr>
          <w:t>como tramo</w:t>
        </w:r>
        <w:r>
          <w:rPr>
            <w:rFonts w:cs="Times New Roman"/>
          </w:rPr>
          <w:t xml:space="preserve"> actual el que </w:t>
        </w:r>
      </w:ins>
      <w:ins w:id="3957"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958"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959" w:author="Orion" w:date="2011-07-05T20:58:00Z">
        <w:r w:rsidR="00760DD2">
          <w:t xml:space="preserve">Figura </w:t>
        </w:r>
        <w:r w:rsidR="00760DD2">
          <w:rPr>
            <w:noProof/>
          </w:rPr>
          <w:t>21</w:t>
        </w:r>
      </w:ins>
      <w:ins w:id="3960" w:author="Orion" w:date="2011-06-22T19:59:00Z">
        <w:r w:rsidR="00974AB5">
          <w:rPr>
            <w:rFonts w:cs="Times New Roman"/>
          </w:rPr>
          <w:fldChar w:fldCharType="end"/>
        </w:r>
        <w:r w:rsidR="00974AB5">
          <w:rPr>
            <w:rFonts w:cs="Times New Roman"/>
          </w:rPr>
          <w:t>)</w:t>
        </w:r>
      </w:ins>
      <w:ins w:id="3961" w:author="Orion" w:date="2011-06-22T19:58:00Z">
        <w:r w:rsidR="00974AB5">
          <w:rPr>
            <w:rFonts w:cs="Times New Roman"/>
          </w:rPr>
          <w:t>.</w:t>
        </w:r>
      </w:ins>
      <w:ins w:id="3962" w:author="Orion" w:date="2011-06-22T19:59:00Z">
        <w:r w:rsidR="00DE6965">
          <w:rPr>
            <w:rFonts w:cs="Times New Roman"/>
          </w:rPr>
          <w:t xml:space="preserve"> A su vez el piloto tendrá que iniciar también la aplicación </w:t>
        </w:r>
      </w:ins>
      <w:ins w:id="3963"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964"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965" w:name="_Ref296534126"/>
    </w:p>
    <w:p w14:paraId="1320C8F1" w14:textId="77777777" w:rsidR="00A7256D" w:rsidRPr="00A7256D" w:rsidRDefault="00A7256D">
      <w:pPr>
        <w:jc w:val="both"/>
        <w:rPr>
          <w:ins w:id="3966" w:author="Orion" w:date="2011-07-05T21:04:00Z"/>
          <w:rFonts w:cs="Times New Roman"/>
          <w:rPrChange w:id="3967" w:author="Orion" w:date="2011-07-05T21:04:00Z">
            <w:rPr>
              <w:ins w:id="3968" w:author="Orion" w:date="2011-07-05T21:04:00Z"/>
              <w:rFonts w:cs="Times New Roman"/>
              <w:i/>
              <w:iCs/>
            </w:rPr>
          </w:rPrChange>
        </w:rPr>
        <w:pPrChange w:id="3969" w:author="Orion" w:date="2011-07-05T21:04:00Z">
          <w:pPr/>
        </w:pPrChange>
      </w:pPr>
    </w:p>
    <w:p w14:paraId="7D91C005" w14:textId="43E7CB27" w:rsidR="00163557" w:rsidRDefault="00163557">
      <w:pPr>
        <w:pStyle w:val="Caption"/>
        <w:rPr>
          <w:ins w:id="3970" w:author="Orion" w:date="2011-06-22T19:56:00Z"/>
        </w:rPr>
        <w:pPrChange w:id="3971" w:author="Orion" w:date="2011-06-21T17:46:00Z">
          <w:pPr/>
        </w:pPrChange>
      </w:pPr>
      <w:ins w:id="3972" w:author="Orion" w:date="2011-06-22T19:56:00Z">
        <w:r w:rsidRPr="00163557">
          <w:t xml:space="preserve"> </w:t>
        </w:r>
      </w:ins>
    </w:p>
    <w:p w14:paraId="5ED11A0A" w14:textId="4D66B0BF" w:rsidR="00FC0552" w:rsidRDefault="00A7256D">
      <w:pPr>
        <w:pStyle w:val="Caption"/>
        <w:rPr>
          <w:ins w:id="3973" w:author="Orion" w:date="2011-06-21T17:40:00Z"/>
          <w:rFonts w:cs="Times New Roman"/>
        </w:rPr>
        <w:pPrChange w:id="3974" w:author="Orion" w:date="2011-06-21T17:46:00Z">
          <w:pPr/>
        </w:pPrChange>
      </w:pPr>
      <w:bookmarkStart w:id="3975" w:name="_Ref296536077"/>
      <w:bookmarkStart w:id="3976" w:name="_Toc298231216"/>
      <w:ins w:id="3977" w:author="Orion" w:date="2011-06-22T19:56:00Z">
        <w:r w:rsidRPr="00BA1E2E">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978" w:author="Orion" w:date="2011-06-21T17:46:00Z">
        <w:r w:rsidR="00011CB0">
          <w:t xml:space="preserve">Figura </w:t>
        </w:r>
        <w:r w:rsidR="00011CB0">
          <w:fldChar w:fldCharType="begin"/>
        </w:r>
        <w:r w:rsidR="00011CB0">
          <w:instrText xml:space="preserve"> SEQ Figura \* ARABIC </w:instrText>
        </w:r>
      </w:ins>
      <w:r w:rsidR="00011CB0">
        <w:fldChar w:fldCharType="separate"/>
      </w:r>
      <w:ins w:id="3979" w:author="Orion" w:date="2011-07-12T10:50:00Z">
        <w:r w:rsidR="0015563B">
          <w:rPr>
            <w:noProof/>
          </w:rPr>
          <w:t>21</w:t>
        </w:r>
      </w:ins>
      <w:ins w:id="3980" w:author="Orion" w:date="2011-06-21T17:46:00Z">
        <w:r w:rsidR="00011CB0">
          <w:fldChar w:fldCharType="end"/>
        </w:r>
        <w:bookmarkEnd w:id="3965"/>
        <w:bookmarkEnd w:id="3975"/>
        <w:r w:rsidR="00011CB0">
          <w:t>: Piloto Obedeciendo una Orden</w:t>
        </w:r>
      </w:ins>
      <w:bookmarkEnd w:id="3976"/>
    </w:p>
    <w:p w14:paraId="16E0E33A" w14:textId="77777777" w:rsidR="00FC0552" w:rsidRDefault="00FC0552">
      <w:pPr>
        <w:jc w:val="both"/>
        <w:rPr>
          <w:ins w:id="3981" w:author="Orion" w:date="2011-06-21T17:39:00Z"/>
          <w:rFonts w:cs="Times New Roman"/>
        </w:rPr>
        <w:pPrChange w:id="3982" w:author="Orion" w:date="2011-05-10T23:28:00Z">
          <w:pPr/>
        </w:pPrChange>
      </w:pPr>
    </w:p>
    <w:p w14:paraId="394F3292" w14:textId="19A21B3D" w:rsidR="007B2F50" w:rsidRDefault="004D2204">
      <w:pPr>
        <w:jc w:val="both"/>
        <w:rPr>
          <w:ins w:id="3983" w:author="Orion" w:date="2011-06-23T12:22:00Z"/>
          <w:rFonts w:cs="Times New Roman"/>
        </w:rPr>
        <w:pPrChange w:id="3984" w:author="Orion" w:date="2011-05-10T23:28:00Z">
          <w:pPr/>
        </w:pPrChange>
      </w:pPr>
      <w:ins w:id="3985" w:author="Orion" w:date="2011-06-23T12:17:00Z">
        <w:r>
          <w:rPr>
            <w:rFonts w:cs="Times New Roman"/>
          </w:rPr>
          <w:t>Tambi</w:t>
        </w:r>
      </w:ins>
      <w:ins w:id="3986" w:author="Orion" w:date="2011-06-23T12:18:00Z">
        <w:r>
          <w:rPr>
            <w:rFonts w:cs="Times New Roman"/>
          </w:rPr>
          <w:t>én es posible que el conflicto desaparezca antes de que se complete la orden que el controlador mando al piloto cuando este se detectó</w:t>
        </w:r>
      </w:ins>
      <w:ins w:id="3987"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988" w:author="Orion" w:date="2011-07-05T20:58:00Z">
        <w:r w:rsidR="00760DD2">
          <w:t xml:space="preserve">Figura </w:t>
        </w:r>
        <w:r w:rsidR="00760DD2">
          <w:rPr>
            <w:noProof/>
          </w:rPr>
          <w:t>22</w:t>
        </w:r>
      </w:ins>
      <w:ins w:id="3989" w:author="Orion" w:date="2011-06-23T12:33:00Z">
        <w:r w:rsidR="007B1C6E">
          <w:rPr>
            <w:rFonts w:cs="Times New Roman"/>
          </w:rPr>
          <w:fldChar w:fldCharType="end"/>
        </w:r>
        <w:r w:rsidR="007B1C6E">
          <w:rPr>
            <w:rFonts w:cs="Times New Roman"/>
          </w:rPr>
          <w:t>)</w:t>
        </w:r>
      </w:ins>
      <w:ins w:id="3990" w:author="Orion" w:date="2011-06-23T12:18:00Z">
        <w:r>
          <w:rPr>
            <w:rFonts w:cs="Times New Roman"/>
          </w:rPr>
          <w:t>.</w:t>
        </w:r>
      </w:ins>
      <w:ins w:id="3991" w:author="Orion" w:date="2011-06-23T12:19:00Z">
        <w:r w:rsidR="00B351E6">
          <w:rPr>
            <w:rFonts w:cs="Times New Roman"/>
          </w:rPr>
          <w:t xml:space="preserve"> </w:t>
        </w:r>
      </w:ins>
      <w:ins w:id="3992" w:author="Orion" w:date="2011-06-23T12:20:00Z">
        <w:r w:rsidR="00B351E6">
          <w:rPr>
            <w:rFonts w:cs="Times New Roman"/>
          </w:rPr>
          <w:t xml:space="preserve">Para detectar estos casos se inició la aplicación </w:t>
        </w:r>
      </w:ins>
      <w:ins w:id="3993"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994"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995" w:author="Orion" w:date="2011-07-05T20:58:00Z">
        <w:r w:rsidR="00760DD2">
          <w:t xml:space="preserve">Figura </w:t>
        </w:r>
        <w:r w:rsidR="00760DD2">
          <w:rPr>
            <w:noProof/>
          </w:rPr>
          <w:t>18</w:t>
        </w:r>
      </w:ins>
      <w:ins w:id="3996"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997" w:author="Orion" w:date="2011-06-23T12:23:00Z">
        <w:r w:rsidR="007B2F50">
          <w:rPr>
            <w:rFonts w:cs="Times New Roman"/>
          </w:rPr>
          <w:t xml:space="preserve">aplicación lanzará un evento cuando detecte que para un determinado avión ya no hay riesgo de conflicto. </w:t>
        </w:r>
      </w:ins>
      <w:ins w:id="3998" w:author="Orion" w:date="2011-06-23T12:24:00Z">
        <w:r w:rsidR="007B2F50">
          <w:rPr>
            <w:rFonts w:cs="Times New Roman"/>
          </w:rPr>
          <w:t>D</w:t>
        </w:r>
      </w:ins>
      <w:ins w:id="3999" w:author="Orion" w:date="2011-06-23T12:27:00Z">
        <w:r w:rsidR="00A41695">
          <w:rPr>
            <w:rFonts w:cs="Times New Roman"/>
          </w:rPr>
          <w:t xml:space="preserve">icho evento producirá que el controlador inicie una interacción con el piloto del avión para comunicarle el suceso </w:t>
        </w:r>
      </w:ins>
      <w:ins w:id="4000"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4001" w:author="Orion" w:date="2011-06-23T12:29:00Z">
        <w:r w:rsidR="00A41695">
          <w:rPr>
            <w:rFonts w:cs="Times New Roman"/>
          </w:rPr>
          <w:t xml:space="preserve">Será entonces cuando el piloto creará un hecho interno para interpretar que </w:t>
        </w:r>
      </w:ins>
      <w:ins w:id="4002"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4003" w:author="Orion" w:date="2011-06-25T18:11:00Z">
        <w:r w:rsidR="00DE2930">
          <w:rPr>
            <w:rFonts w:cs="Times New Roman"/>
          </w:rPr>
          <w:t xml:space="preserve"> y consumirá el tramo que correspond</w:t>
        </w:r>
      </w:ins>
      <w:ins w:id="4004"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4005" w:author="Orion" w:date="2011-06-23T12:31:00Z">
        <w:r w:rsidR="00A41695">
          <w:rPr>
            <w:rFonts w:cs="Times New Roman"/>
          </w:rPr>
          <w:t>. A partir de este momento se procederá como en la</w:t>
        </w:r>
      </w:ins>
      <w:ins w:id="4006"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4007" w:author="Orion" w:date="2011-07-05T20:58:00Z">
        <w:r w:rsidR="00760DD2">
          <w:t xml:space="preserve">Figura </w:t>
        </w:r>
        <w:r w:rsidR="00760DD2">
          <w:rPr>
            <w:noProof/>
          </w:rPr>
          <w:t>20</w:t>
        </w:r>
      </w:ins>
      <w:ins w:id="4008" w:author="Orion" w:date="2011-06-23T12:32:00Z">
        <w:r w:rsidR="00A41695">
          <w:rPr>
            <w:rFonts w:cs="Times New Roman"/>
          </w:rPr>
          <w:fldChar w:fldCharType="end"/>
        </w:r>
      </w:ins>
      <w:ins w:id="4009" w:author="Orion" w:date="2011-06-23T12:31:00Z">
        <w:r w:rsidR="00A41695">
          <w:rPr>
            <w:rFonts w:cs="Times New Roman"/>
          </w:rPr>
          <w:t xml:space="preserve"> donde se </w:t>
        </w:r>
      </w:ins>
      <w:ins w:id="4010" w:author="Orion" w:date="2011-06-23T12:32:00Z">
        <w:r w:rsidR="00A41695">
          <w:rPr>
            <w:rFonts w:cs="Times New Roman"/>
          </w:rPr>
          <w:t>realizarán</w:t>
        </w:r>
      </w:ins>
      <w:ins w:id="4011" w:author="Orion" w:date="2011-06-23T12:31:00Z">
        <w:r w:rsidR="00A41695">
          <w:rPr>
            <w:rFonts w:cs="Times New Roman"/>
          </w:rPr>
          <w:t xml:space="preserve"> todas las tareas para la confirmaci</w:t>
        </w:r>
      </w:ins>
      <w:ins w:id="4012" w:author="Orion" w:date="2011-06-23T12:32:00Z">
        <w:r w:rsidR="00A41695">
          <w:rPr>
            <w:rFonts w:cs="Times New Roman"/>
          </w:rPr>
          <w:t>ón de la finalización de la tarea.</w:t>
        </w:r>
      </w:ins>
    </w:p>
    <w:p w14:paraId="099EAC3C" w14:textId="77777777" w:rsidR="004D2204" w:rsidRDefault="004D2204">
      <w:pPr>
        <w:jc w:val="both"/>
        <w:rPr>
          <w:ins w:id="4013" w:author="Orion" w:date="2011-06-21T17:39:00Z"/>
          <w:rFonts w:cs="Times New Roman"/>
        </w:rPr>
        <w:pPrChange w:id="4014" w:author="Orion" w:date="2011-05-10T23:28:00Z">
          <w:pPr/>
        </w:pPrChange>
      </w:pPr>
    </w:p>
    <w:p w14:paraId="7322EE47" w14:textId="0F537324" w:rsidR="00001A1C" w:rsidRDefault="00B57D77">
      <w:pPr>
        <w:pStyle w:val="Caption"/>
        <w:rPr>
          <w:ins w:id="4015" w:author="Orion" w:date="2011-06-21T17:47:00Z"/>
          <w:rFonts w:cs="Times New Roman"/>
        </w:rPr>
        <w:pPrChange w:id="4016" w:author="Orion" w:date="2011-06-21T17:47:00Z">
          <w:pPr/>
        </w:pPrChange>
      </w:pPr>
      <w:bookmarkStart w:id="4017" w:name="_Ref296441855"/>
      <w:bookmarkStart w:id="4018" w:name="_Toc298231217"/>
      <w:ins w:id="4019" w:author="Orion" w:date="2011-06-24T01:51:00Z">
        <w:r w:rsidRPr="00BA1E2E">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4020" w:author="Orion" w:date="2011-06-21T17:47:00Z">
        <w:r w:rsidR="009D224A">
          <w:t xml:space="preserve">Figura </w:t>
        </w:r>
        <w:r w:rsidR="009D224A">
          <w:fldChar w:fldCharType="begin"/>
        </w:r>
        <w:r w:rsidR="009D224A">
          <w:instrText xml:space="preserve"> SEQ Figura \* ARABIC </w:instrText>
        </w:r>
      </w:ins>
      <w:r w:rsidR="009D224A">
        <w:fldChar w:fldCharType="separate"/>
      </w:r>
      <w:ins w:id="4021" w:author="Orion" w:date="2011-07-12T10:50:00Z">
        <w:r w:rsidR="0015563B">
          <w:rPr>
            <w:noProof/>
          </w:rPr>
          <w:t>22</w:t>
        </w:r>
      </w:ins>
      <w:ins w:id="4022" w:author="Orion" w:date="2011-06-21T17:47:00Z">
        <w:r w:rsidR="009D224A">
          <w:fldChar w:fldCharType="end"/>
        </w:r>
        <w:bookmarkEnd w:id="4017"/>
        <w:r w:rsidR="009D224A">
          <w:t>: Conflicto Finalizado por Lejanía entre Aviones</w:t>
        </w:r>
        <w:bookmarkEnd w:id="4018"/>
      </w:ins>
    </w:p>
    <w:p w14:paraId="49DAE65E" w14:textId="77777777" w:rsidR="00140686" w:rsidRDefault="00140686" w:rsidP="00140686">
      <w:pPr>
        <w:jc w:val="both"/>
        <w:rPr>
          <w:ins w:id="4023" w:author="Orion" w:date="2011-07-05T21:08:00Z"/>
          <w:rFonts w:cs="Times New Roman"/>
        </w:rPr>
      </w:pPr>
    </w:p>
    <w:p w14:paraId="2DCDFE0A" w14:textId="321A25AF" w:rsidR="009F5DBF" w:rsidRDefault="00A919B7" w:rsidP="009F5DBF">
      <w:pPr>
        <w:jc w:val="both"/>
        <w:rPr>
          <w:ins w:id="4024" w:author="Orion" w:date="2011-07-05T21:17:00Z"/>
          <w:rFonts w:cs="Times New Roman"/>
        </w:rPr>
      </w:pPr>
      <w:ins w:id="4025" w:author="Orion" w:date="2011-07-05T21:08:00Z">
        <w:r>
          <w:rPr>
            <w:rFonts w:cs="Times New Roman"/>
          </w:rPr>
          <w:t xml:space="preserve">Como se </w:t>
        </w:r>
      </w:ins>
      <w:ins w:id="4026" w:author="Orion" w:date="2011-07-05T21:09:00Z">
        <w:r>
          <w:rPr>
            <w:rFonts w:cs="Times New Roman"/>
          </w:rPr>
          <w:t>c</w:t>
        </w:r>
      </w:ins>
      <w:ins w:id="4027" w:author="Orion" w:date="2011-07-05T21:08:00Z">
        <w:r>
          <w:rPr>
            <w:rFonts w:cs="Times New Roman"/>
          </w:rPr>
          <w:t>oment</w:t>
        </w:r>
      </w:ins>
      <w:ins w:id="4028" w:author="Orion" w:date="2011-07-05T21:09:00Z">
        <w:r>
          <w:rPr>
            <w:rFonts w:cs="Times New Roman"/>
          </w:rPr>
          <w:t>ó en la parte de la gestión del plan de vuelo,</w:t>
        </w:r>
      </w:ins>
      <w:ins w:id="4029" w:author="Orion" w:date="2011-07-05T21:10:00Z">
        <w:r w:rsidR="00C8349D">
          <w:rPr>
            <w:rFonts w:cs="Times New Roman"/>
          </w:rPr>
          <w:t xml:space="preserve"> cuando la aeronave completa un tramo es posible que lo haga a la vez que </w:t>
        </w:r>
      </w:ins>
      <w:ins w:id="4030" w:author="Orion" w:date="2011-07-05T21:11:00Z">
        <w:r w:rsidR="00C8349D">
          <w:rPr>
            <w:rFonts w:cs="Times New Roman"/>
          </w:rPr>
          <w:t>su piloto</w:t>
        </w:r>
      </w:ins>
      <w:ins w:id="4031" w:author="Orion" w:date="2011-07-05T21:10:00Z">
        <w:r w:rsidR="00C8349D">
          <w:rPr>
            <w:rFonts w:cs="Times New Roman"/>
          </w:rPr>
          <w:t xml:space="preserve"> está gestionando un </w:t>
        </w:r>
      </w:ins>
      <w:ins w:id="4032" w:author="Orion" w:date="2011-07-05T21:11:00Z">
        <w:r w:rsidR="00C8349D">
          <w:rPr>
            <w:rFonts w:cs="Times New Roman"/>
          </w:rPr>
          <w:t>conflicto con otro avión</w:t>
        </w:r>
      </w:ins>
      <w:ins w:id="4033"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ins>
      <w:r w:rsidR="00C8349D">
        <w:rPr>
          <w:rFonts w:cs="Times New Roman"/>
        </w:rPr>
      </w:r>
      <w:r w:rsidR="00C8349D">
        <w:rPr>
          <w:rFonts w:cs="Times New Roman"/>
        </w:rPr>
        <w:fldChar w:fldCharType="separate"/>
      </w:r>
      <w:ins w:id="4034" w:author="Orion" w:date="2011-07-05T21:13:00Z">
        <w:r w:rsidR="00C8349D">
          <w:t xml:space="preserve">Figura </w:t>
        </w:r>
        <w:r w:rsidR="00C8349D">
          <w:rPr>
            <w:noProof/>
          </w:rPr>
          <w:t>16</w:t>
        </w:r>
        <w:r w:rsidR="00C8349D">
          <w:rPr>
            <w:rFonts w:cs="Times New Roman"/>
          </w:rPr>
          <w:fldChar w:fldCharType="end"/>
        </w:r>
        <w:r w:rsidR="00C8349D">
          <w:rPr>
            <w:rFonts w:cs="Times New Roman"/>
          </w:rPr>
          <w:t>)</w:t>
        </w:r>
      </w:ins>
      <w:ins w:id="4035" w:author="Orion" w:date="2011-07-05T21:11:00Z">
        <w:r w:rsidR="00C8349D">
          <w:rPr>
            <w:rFonts w:cs="Times New Roman"/>
          </w:rPr>
          <w:t>.</w:t>
        </w:r>
      </w:ins>
      <w:ins w:id="4036" w:author="Orion" w:date="2011-07-05T21:13:00Z">
        <w:r w:rsidR="00C8349D">
          <w:rPr>
            <w:rFonts w:cs="Times New Roman"/>
          </w:rPr>
          <w:t xml:space="preserve"> </w:t>
        </w:r>
        <w:r w:rsidR="009F5DBF">
          <w:rPr>
            <w:rFonts w:cs="Times New Roman"/>
          </w:rPr>
          <w:t xml:space="preserve">En este caso se producía un hecho </w:t>
        </w:r>
      </w:ins>
      <w:ins w:id="4037" w:author="Orion" w:date="2011-07-05T21:14:00Z">
        <w:r w:rsidR="009F5DBF">
          <w:rPr>
            <w:rFonts w:cs="Times New Roman"/>
          </w:rPr>
          <w:t>“</w:t>
        </w:r>
        <w:proofErr w:type="spellStart"/>
        <w:r w:rsidR="009F5DBF">
          <w:rPr>
            <w:rFonts w:cs="Times New Roman"/>
          </w:rPr>
          <w:t>GoNextLegWithConflict</w:t>
        </w:r>
        <w:proofErr w:type="spellEnd"/>
        <w:r w:rsidR="009F5DBF">
          <w:rPr>
            <w:rFonts w:cs="Times New Roman"/>
          </w:rPr>
          <w:t>” en el cual se encuentra el tramo “ficticio” que el controlador le orden</w:t>
        </w:r>
      </w:ins>
      <w:ins w:id="4038" w:author="Orion" w:date="2011-07-05T21:15:00Z">
        <w:r w:rsidR="009F5DBF">
          <w:rPr>
            <w:rFonts w:cs="Times New Roman"/>
          </w:rPr>
          <w:t>ó hacer</w:t>
        </w:r>
      </w:ins>
      <w:ins w:id="4039" w:author="Orion" w:date="2011-07-05T21:27:00Z">
        <w:r w:rsidR="009D009C">
          <w:rPr>
            <w:rFonts w:cs="Times New Roman"/>
          </w:rPr>
          <w:t xml:space="preserve"> y que contiene las condiciones de vuelo</w:t>
        </w:r>
      </w:ins>
      <w:ins w:id="4040" w:author="Orion" w:date="2011-07-05T21:28:00Z">
        <w:r w:rsidR="009D009C">
          <w:rPr>
            <w:rFonts w:cs="Times New Roman"/>
          </w:rPr>
          <w:t xml:space="preserve"> durante el </w:t>
        </w:r>
        <w:r w:rsidR="009D009C">
          <w:rPr>
            <w:rFonts w:cs="Times New Roman"/>
          </w:rPr>
          <w:lastRenderedPageBreak/>
          <w:t>conflicto</w:t>
        </w:r>
      </w:ins>
      <w:ins w:id="4041"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ins>
      <w:r w:rsidR="009F5DBF">
        <w:rPr>
          <w:rFonts w:cs="Times New Roman"/>
        </w:rPr>
      </w:r>
      <w:r w:rsidR="009F5DBF">
        <w:rPr>
          <w:rFonts w:cs="Times New Roman"/>
        </w:rPr>
        <w:fldChar w:fldCharType="separate"/>
      </w:r>
      <w:ins w:id="4042"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4043" w:author="Orion" w:date="2011-07-05T21:16:00Z">
        <w:r w:rsidR="009F5DBF">
          <w:rPr>
            <w:rFonts w:cs="Times New Roman"/>
          </w:rPr>
          <w:t xml:space="preserve">En realidad esta tarea es muy similar a la de “Flight Plan </w:t>
        </w:r>
        <w:proofErr w:type="spellStart"/>
        <w:r w:rsidR="009F5DBF">
          <w:rPr>
            <w:rFonts w:cs="Times New Roman"/>
          </w:rPr>
          <w:t>Monitoring</w:t>
        </w:r>
        <w:proofErr w:type="spellEnd"/>
        <w:r w:rsidR="009F5DBF">
          <w:rPr>
            <w:rFonts w:cs="Times New Roman"/>
          </w:rPr>
          <w:t xml:space="preserve">” descrita en la </w:t>
        </w:r>
        <w:r w:rsidR="009F5DBF">
          <w:rPr>
            <w:rFonts w:cs="Times New Roman"/>
          </w:rPr>
          <w:fldChar w:fldCharType="begin"/>
        </w:r>
        <w:r w:rsidR="009F5DBF">
          <w:rPr>
            <w:rFonts w:cs="Times New Roman"/>
          </w:rPr>
          <w:instrText xml:space="preserve"> REF _Ref294819583 \h </w:instrText>
        </w:r>
      </w:ins>
      <w:r w:rsidR="009F5DBF">
        <w:rPr>
          <w:rFonts w:cs="Times New Roman"/>
        </w:rPr>
      </w:r>
      <w:r w:rsidR="009F5DBF">
        <w:rPr>
          <w:rFonts w:cs="Times New Roman"/>
        </w:rPr>
        <w:fldChar w:fldCharType="separate"/>
      </w:r>
      <w:ins w:id="4044" w:author="Orion" w:date="2011-07-05T21:16:00Z">
        <w:r w:rsidR="009F5DBF">
          <w:t xml:space="preserve">Figura </w:t>
        </w:r>
        <w:r w:rsidR="009F5DBF">
          <w:rPr>
            <w:noProof/>
          </w:rPr>
          <w:t>10</w:t>
        </w:r>
        <w:r w:rsidR="009F5DBF">
          <w:rPr>
            <w:rFonts w:cs="Times New Roman"/>
          </w:rPr>
          <w:fldChar w:fldCharType="end"/>
        </w:r>
      </w:ins>
      <w:ins w:id="4045" w:author="Orion" w:date="2011-07-05T21:17:00Z">
        <w:r w:rsidR="009F5DBF">
          <w:rPr>
            <w:rFonts w:cs="Times New Roman"/>
          </w:rPr>
          <w:t>.</w:t>
        </w:r>
      </w:ins>
      <w:ins w:id="4046" w:author="Orion" w:date="2011-07-05T21:18:00Z">
        <w:r w:rsidR="009F5DBF">
          <w:rPr>
            <w:rFonts w:cs="Times New Roman"/>
          </w:rPr>
          <w:t xml:space="preserve"> El proceso es como sigue, </w:t>
        </w:r>
      </w:ins>
      <w:ins w:id="4047" w:author="Orion" w:date="2011-07-05T21:35:00Z">
        <w:r w:rsidR="0078123C">
          <w:rPr>
            <w:rFonts w:cs="Times New Roman"/>
          </w:rPr>
          <w:t>después de consumir el hecho “</w:t>
        </w:r>
        <w:proofErr w:type="spellStart"/>
        <w:r w:rsidR="0078123C">
          <w:rPr>
            <w:rFonts w:cs="Times New Roman"/>
          </w:rPr>
          <w:t>GoNextLegWithConflict</w:t>
        </w:r>
        <w:proofErr w:type="spellEnd"/>
        <w:r w:rsidR="00302ACA">
          <w:rPr>
            <w:rFonts w:cs="Times New Roman"/>
          </w:rPr>
          <w:t>”</w:t>
        </w:r>
        <w:r w:rsidR="0078123C">
          <w:rPr>
            <w:rFonts w:cs="Times New Roman"/>
          </w:rPr>
          <w:t xml:space="preserve">, </w:t>
        </w:r>
      </w:ins>
      <w:ins w:id="4048" w:author="Orion" w:date="2011-07-05T21:18:00Z">
        <w:r w:rsidR="009F5DBF">
          <w:rPr>
            <w:rFonts w:cs="Times New Roman"/>
          </w:rPr>
          <w:t xml:space="preserve">el piloto </w:t>
        </w:r>
      </w:ins>
      <w:ins w:id="4049" w:author="Orion" w:date="2011-07-05T21:17:00Z">
        <w:r w:rsidR="009F5DBF">
          <w:rPr>
            <w:rFonts w:cs="Times New Roman"/>
          </w:rPr>
          <w:t xml:space="preserve">accederá a su estado mental para obtener el plan de vuelo y saber cuál </w:t>
        </w:r>
      </w:ins>
      <w:ins w:id="4050" w:author="Orion" w:date="2011-07-05T21:22:00Z">
        <w:r w:rsidR="008C3B19">
          <w:rPr>
            <w:rFonts w:cs="Times New Roman"/>
          </w:rPr>
          <w:t>debería ser su siguiente tramo a cubrir</w:t>
        </w:r>
      </w:ins>
      <w:ins w:id="4051" w:author="Orion" w:date="2011-07-05T21:28:00Z">
        <w:r w:rsidR="006157FD">
          <w:rPr>
            <w:rFonts w:cs="Times New Roman"/>
          </w:rPr>
          <w:t xml:space="preserve"> si no se hubiera detectado un riesgo de conflicto</w:t>
        </w:r>
      </w:ins>
      <w:ins w:id="4052" w:author="Orion" w:date="2011-07-05T21:23:00Z">
        <w:r w:rsidR="008C3B19">
          <w:rPr>
            <w:rFonts w:cs="Times New Roman"/>
          </w:rPr>
          <w:t>.</w:t>
        </w:r>
      </w:ins>
      <w:ins w:id="4053" w:author="Orion" w:date="2011-07-05T21:29:00Z">
        <w:r w:rsidR="006157FD">
          <w:rPr>
            <w:rFonts w:cs="Times New Roman"/>
          </w:rPr>
          <w:t xml:space="preserve"> </w:t>
        </w:r>
      </w:ins>
      <w:ins w:id="4054" w:author="Orion" w:date="2011-07-05T21:33:00Z">
        <w:r w:rsidR="00C26EB8">
          <w:rPr>
            <w:rFonts w:cs="Times New Roman"/>
          </w:rPr>
          <w:t>Dicho</w:t>
        </w:r>
      </w:ins>
      <w:ins w:id="4055" w:author="Orion" w:date="2011-07-05T21:29:00Z">
        <w:r w:rsidR="006157FD">
          <w:rPr>
            <w:rFonts w:cs="Times New Roman"/>
          </w:rPr>
          <w:t xml:space="preserve"> tramo </w:t>
        </w:r>
      </w:ins>
      <w:ins w:id="4056" w:author="Orion" w:date="2011-07-05T21:33:00Z">
        <w:r w:rsidR="00C26EB8">
          <w:rPr>
            <w:rFonts w:cs="Times New Roman"/>
          </w:rPr>
          <w:t>será usado</w:t>
        </w:r>
      </w:ins>
      <w:ins w:id="4057" w:author="Orion" w:date="2011-07-05T21:29:00Z">
        <w:r w:rsidR="006157FD">
          <w:rPr>
            <w:rFonts w:cs="Times New Roman"/>
          </w:rPr>
          <w:t xml:space="preserve"> para</w:t>
        </w:r>
      </w:ins>
      <w:ins w:id="4058" w:author="Orion" w:date="2011-07-05T21:24:00Z">
        <w:r w:rsidR="008C3B19">
          <w:rPr>
            <w:rFonts w:cs="Times New Roman"/>
          </w:rPr>
          <w:t xml:space="preserve"> construir el</w:t>
        </w:r>
      </w:ins>
      <w:ins w:id="4059" w:author="Orion" w:date="2011-07-05T21:25:00Z">
        <w:r w:rsidR="008C3B19">
          <w:rPr>
            <w:rFonts w:cs="Times New Roman"/>
          </w:rPr>
          <w:t xml:space="preserve"> nuevo</w:t>
        </w:r>
      </w:ins>
      <w:ins w:id="4060" w:author="Orion" w:date="2011-07-05T21:24:00Z">
        <w:r w:rsidR="008C3B19">
          <w:rPr>
            <w:rFonts w:cs="Times New Roman"/>
          </w:rPr>
          <w:t xml:space="preserve"> tramo “ficticio”</w:t>
        </w:r>
      </w:ins>
      <w:ins w:id="4061" w:author="Orion" w:date="2011-07-05T21:33:00Z">
        <w:r w:rsidR="00982289">
          <w:rPr>
            <w:rFonts w:cs="Times New Roman"/>
          </w:rPr>
          <w:t xml:space="preserve"> (“</w:t>
        </w:r>
        <w:proofErr w:type="spellStart"/>
        <w:r w:rsidR="00982289">
          <w:rPr>
            <w:rFonts w:cs="Times New Roman"/>
          </w:rPr>
          <w:t>Fligh_Leg</w:t>
        </w:r>
        <w:proofErr w:type="spellEnd"/>
        <w:r w:rsidR="00982289">
          <w:rPr>
            <w:rFonts w:cs="Times New Roman"/>
          </w:rPr>
          <w:t>”)</w:t>
        </w:r>
      </w:ins>
      <w:ins w:id="4062" w:author="Orion" w:date="2011-07-05T21:30:00Z">
        <w:r w:rsidR="006157FD">
          <w:rPr>
            <w:rFonts w:cs="Times New Roman"/>
          </w:rPr>
          <w:t>, que tendrá</w:t>
        </w:r>
      </w:ins>
      <w:ins w:id="4063" w:author="Orion" w:date="2011-07-05T21:24:00Z">
        <w:r w:rsidR="008C3B19">
          <w:rPr>
            <w:rFonts w:cs="Times New Roman"/>
          </w:rPr>
          <w:t xml:space="preserve"> las </w:t>
        </w:r>
      </w:ins>
      <w:ins w:id="4064" w:author="Orion" w:date="2011-07-05T21:25:00Z">
        <w:r w:rsidR="008C3B19">
          <w:rPr>
            <w:rFonts w:cs="Times New Roman"/>
          </w:rPr>
          <w:t>condiciones de vuelo en las que se estaba volando durante el conflicto</w:t>
        </w:r>
      </w:ins>
      <w:ins w:id="4065" w:author="Orion" w:date="2011-07-05T21:34:00Z">
        <w:r w:rsidR="003B77C2">
          <w:rPr>
            <w:rFonts w:cs="Times New Roman"/>
          </w:rPr>
          <w:t>. Dichas condiciones venían establecidas en el tramo que contiene el hecho “</w:t>
        </w:r>
        <w:proofErr w:type="spellStart"/>
        <w:r w:rsidR="003B77C2">
          <w:rPr>
            <w:rFonts w:cs="Times New Roman"/>
          </w:rPr>
          <w:t>GoNextLegWithConflict</w:t>
        </w:r>
        <w:proofErr w:type="spellEnd"/>
        <w:r w:rsidR="003B77C2">
          <w:rPr>
            <w:rFonts w:cs="Times New Roman"/>
          </w:rPr>
          <w:t>”</w:t>
        </w:r>
      </w:ins>
      <w:ins w:id="4066" w:author="Orion" w:date="2011-07-05T21:36:00Z">
        <w:r w:rsidR="00780C5D">
          <w:rPr>
            <w:rFonts w:cs="Times New Roman"/>
          </w:rPr>
          <w:t>. P</w:t>
        </w:r>
        <w:r w:rsidR="00C857EE">
          <w:rPr>
            <w:rFonts w:cs="Times New Roman"/>
          </w:rPr>
          <w:t>o</w:t>
        </w:r>
      </w:ins>
      <w:ins w:id="4067" w:author="Orion" w:date="2011-07-05T21:40:00Z">
        <w:r w:rsidR="00C857EE">
          <w:rPr>
            <w:rFonts w:cs="Times New Roman"/>
          </w:rPr>
          <w:t>r</w:t>
        </w:r>
      </w:ins>
      <w:ins w:id="4068" w:author="Orion" w:date="2011-07-05T21:36:00Z">
        <w:r w:rsidR="00780C5D">
          <w:rPr>
            <w:rFonts w:cs="Times New Roman"/>
          </w:rPr>
          <w:t xml:space="preserve"> lo tanto</w:t>
        </w:r>
      </w:ins>
      <w:ins w:id="4069" w:author="Orion" w:date="2011-07-05T21:37:00Z">
        <w:r w:rsidR="00780C5D">
          <w:rPr>
            <w:rFonts w:cs="Times New Roman"/>
          </w:rPr>
          <w:t xml:space="preserve"> podríamos decir que</w:t>
        </w:r>
      </w:ins>
      <w:ins w:id="4070" w:author="Orion" w:date="2011-07-05T21:36:00Z">
        <w:r w:rsidR="00780C5D">
          <w:rPr>
            <w:rFonts w:cs="Times New Roman"/>
          </w:rPr>
          <w:t xml:space="preserve"> este nuevo tramo “ficticio” es una mezcla</w:t>
        </w:r>
      </w:ins>
      <w:ins w:id="4071" w:author="Orion" w:date="2011-07-05T21:37:00Z">
        <w:r w:rsidR="00780C5D">
          <w:rPr>
            <w:rFonts w:cs="Times New Roman"/>
          </w:rPr>
          <w:t xml:space="preserve"> del tramo</w:t>
        </w:r>
      </w:ins>
      <w:ins w:id="4072" w:author="Orion" w:date="2011-07-05T21:38:00Z">
        <w:r w:rsidR="00780C5D">
          <w:rPr>
            <w:rFonts w:cs="Times New Roman"/>
          </w:rPr>
          <w:t xml:space="preserve"> que debería ser </w:t>
        </w:r>
      </w:ins>
      <w:ins w:id="4073" w:author="Orion" w:date="2011-07-05T21:40:00Z">
        <w:r w:rsidR="00485059">
          <w:rPr>
            <w:rFonts w:cs="Times New Roman"/>
          </w:rPr>
          <w:t>el</w:t>
        </w:r>
      </w:ins>
      <w:ins w:id="4074" w:author="Orion" w:date="2011-07-05T21:38:00Z">
        <w:r w:rsidR="00780C5D">
          <w:rPr>
            <w:rFonts w:cs="Times New Roman"/>
          </w:rPr>
          <w:t xml:space="preserve"> siguiente </w:t>
        </w:r>
      </w:ins>
      <w:ins w:id="4075" w:author="Orion" w:date="2011-07-05T21:41:00Z">
        <w:r w:rsidR="00485059">
          <w:rPr>
            <w:rFonts w:cs="Times New Roman"/>
          </w:rPr>
          <w:t>en condiciones normales</w:t>
        </w:r>
      </w:ins>
      <w:ins w:id="4076" w:author="Orion" w:date="2011-07-05T21:38:00Z">
        <w:r w:rsidR="00780C5D">
          <w:rPr>
            <w:rFonts w:cs="Times New Roman"/>
          </w:rPr>
          <w:t xml:space="preserve">, del que se obtienen el origen </w:t>
        </w:r>
      </w:ins>
      <w:ins w:id="4077" w:author="Orion" w:date="2011-07-05T21:39:00Z">
        <w:r w:rsidR="00780C5D">
          <w:rPr>
            <w:rFonts w:cs="Times New Roman"/>
          </w:rPr>
          <w:t>y</w:t>
        </w:r>
      </w:ins>
      <w:ins w:id="4078" w:author="Orion" w:date="2011-07-05T21:38:00Z">
        <w:r w:rsidR="00780C5D">
          <w:rPr>
            <w:rFonts w:cs="Times New Roman"/>
          </w:rPr>
          <w:t xml:space="preserve"> el destino, y el tramo</w:t>
        </w:r>
      </w:ins>
      <w:ins w:id="4079" w:author="Orion" w:date="2011-07-05T21:37:00Z">
        <w:r w:rsidR="00780C5D">
          <w:rPr>
            <w:rFonts w:cs="Times New Roman"/>
          </w:rPr>
          <w:t xml:space="preserve"> consumido </w:t>
        </w:r>
      </w:ins>
      <w:ins w:id="4080" w:author="Orion" w:date="2011-07-05T21:39:00Z">
        <w:r w:rsidR="00780C5D">
          <w:rPr>
            <w:rFonts w:cs="Times New Roman"/>
          </w:rPr>
          <w:t>dentro del</w:t>
        </w:r>
      </w:ins>
      <w:ins w:id="4081" w:author="Orion" w:date="2011-07-05T21:37:00Z">
        <w:r w:rsidR="00780C5D">
          <w:rPr>
            <w:rFonts w:cs="Times New Roman"/>
          </w:rPr>
          <w:t xml:space="preserve"> hecho “</w:t>
        </w:r>
        <w:proofErr w:type="spellStart"/>
        <w:r w:rsidR="00780C5D">
          <w:rPr>
            <w:rFonts w:cs="Times New Roman"/>
          </w:rPr>
          <w:t>GoNextLegWithConflict</w:t>
        </w:r>
        <w:proofErr w:type="spellEnd"/>
        <w:r w:rsidR="00780C5D">
          <w:rPr>
            <w:rFonts w:cs="Times New Roman"/>
          </w:rPr>
          <w:t xml:space="preserve">”, del que se </w:t>
        </w:r>
      </w:ins>
      <w:ins w:id="4082" w:author="Orion" w:date="2011-07-05T21:38:00Z">
        <w:r w:rsidR="00780C5D">
          <w:rPr>
            <w:rFonts w:cs="Times New Roman"/>
          </w:rPr>
          <w:t>obtienen la altura y velocidad</w:t>
        </w:r>
      </w:ins>
      <w:ins w:id="4083" w:author="Orion" w:date="2011-07-05T21:30:00Z">
        <w:r w:rsidR="006157FD">
          <w:rPr>
            <w:rFonts w:cs="Times New Roman"/>
          </w:rPr>
          <w:t xml:space="preserve">. </w:t>
        </w:r>
      </w:ins>
      <w:ins w:id="4084" w:author="Orion" w:date="2011-07-05T21:31:00Z">
        <w:r w:rsidR="006157FD">
          <w:rPr>
            <w:rFonts w:cs="Times New Roman"/>
          </w:rPr>
          <w:t>P</w:t>
        </w:r>
      </w:ins>
      <w:ins w:id="4085" w:author="Orion" w:date="2011-07-05T21:26:00Z">
        <w:r w:rsidR="008C3B19">
          <w:rPr>
            <w:rFonts w:cs="Times New Roman"/>
          </w:rPr>
          <w:t>or otro lado</w:t>
        </w:r>
      </w:ins>
      <w:ins w:id="4086" w:author="Orion" w:date="2011-07-05T21:31:00Z">
        <w:r w:rsidR="006157FD">
          <w:rPr>
            <w:rFonts w:cs="Times New Roman"/>
          </w:rPr>
          <w:t xml:space="preserve">, </w:t>
        </w:r>
      </w:ins>
      <w:ins w:id="4087" w:author="Orion" w:date="2011-07-05T21:41:00Z">
        <w:r w:rsidR="00E11ABF">
          <w:rPr>
            <w:rFonts w:cs="Times New Roman"/>
          </w:rPr>
          <w:t>el</w:t>
        </w:r>
      </w:ins>
      <w:ins w:id="4088" w:author="Orion" w:date="2011-07-05T21:32:00Z">
        <w:r w:rsidR="005166BB">
          <w:rPr>
            <w:rFonts w:cs="Times New Roman"/>
          </w:rPr>
          <w:t xml:space="preserve"> tramo que debería ser su siguiente tramo a cubrir, </w:t>
        </w:r>
      </w:ins>
      <w:ins w:id="4089" w:author="Orion" w:date="2011-07-05T21:31:00Z">
        <w:r w:rsidR="006157FD">
          <w:rPr>
            <w:rFonts w:cs="Times New Roman"/>
          </w:rPr>
          <w:t>será</w:t>
        </w:r>
      </w:ins>
      <w:ins w:id="4090" w:author="Orion" w:date="2011-07-05T21:23:00Z">
        <w:r w:rsidR="008C3B19">
          <w:rPr>
            <w:rFonts w:cs="Times New Roman"/>
          </w:rPr>
          <w:t xml:space="preserve"> </w:t>
        </w:r>
      </w:ins>
      <w:ins w:id="4091" w:author="Orion" w:date="2011-07-05T21:41:00Z">
        <w:r w:rsidR="00E11ABF">
          <w:rPr>
            <w:rFonts w:cs="Times New Roman"/>
          </w:rPr>
          <w:t xml:space="preserve">a su vez </w:t>
        </w:r>
      </w:ins>
      <w:ins w:id="4092" w:author="Orion" w:date="2011-07-05T21:23:00Z">
        <w:r w:rsidR="008C3B19">
          <w:rPr>
            <w:rFonts w:cs="Times New Roman"/>
          </w:rPr>
          <w:t>introducido en el hecho “</w:t>
        </w:r>
        <w:proofErr w:type="spellStart"/>
        <w:r w:rsidR="008C3B19">
          <w:rPr>
            <w:rFonts w:cs="Times New Roman"/>
          </w:rPr>
          <w:t>OrderOldLeg</w:t>
        </w:r>
        <w:proofErr w:type="spellEnd"/>
        <w:r w:rsidR="008C3B19">
          <w:rPr>
            <w:rFonts w:cs="Times New Roman"/>
          </w:rPr>
          <w:t xml:space="preserve">” para </w:t>
        </w:r>
      </w:ins>
      <w:ins w:id="4093" w:author="Orion" w:date="2011-07-05T21:26:00Z">
        <w:r w:rsidR="008C3B19">
          <w:rPr>
            <w:rFonts w:cs="Times New Roman"/>
          </w:rPr>
          <w:t xml:space="preserve">que pueda ser </w:t>
        </w:r>
      </w:ins>
      <w:ins w:id="4094" w:author="Orion" w:date="2011-07-05T21:24:00Z">
        <w:r w:rsidR="008C3B19">
          <w:rPr>
            <w:rFonts w:cs="Times New Roman"/>
          </w:rPr>
          <w:t>restablec</w:t>
        </w:r>
      </w:ins>
      <w:ins w:id="4095" w:author="Orion" w:date="2011-07-05T21:26:00Z">
        <w:r w:rsidR="008C3B19">
          <w:rPr>
            <w:rFonts w:cs="Times New Roman"/>
          </w:rPr>
          <w:t>ido</w:t>
        </w:r>
      </w:ins>
      <w:ins w:id="4096" w:author="Orion" w:date="2011-07-05T21:23:00Z">
        <w:r w:rsidR="008C3B19">
          <w:rPr>
            <w:rFonts w:cs="Times New Roman"/>
          </w:rPr>
          <w:t xml:space="preserve"> como actual cuando el </w:t>
        </w:r>
      </w:ins>
      <w:ins w:id="4097" w:author="Orion" w:date="2011-07-05T21:42:00Z">
        <w:r w:rsidR="00C06E11">
          <w:rPr>
            <w:rFonts w:cs="Times New Roman"/>
          </w:rPr>
          <w:t xml:space="preserve">riesgo de </w:t>
        </w:r>
      </w:ins>
      <w:ins w:id="4098" w:author="Orion" w:date="2011-07-05T21:23:00Z">
        <w:r w:rsidR="008C3B19">
          <w:rPr>
            <w:rFonts w:cs="Times New Roman"/>
          </w:rPr>
          <w:t xml:space="preserve">conflicto </w:t>
        </w:r>
      </w:ins>
      <w:ins w:id="4099" w:author="Orion" w:date="2011-07-05T21:42:00Z">
        <w:r w:rsidR="00C06E11">
          <w:rPr>
            <w:rFonts w:cs="Times New Roman"/>
          </w:rPr>
          <w:t>desaparezca</w:t>
        </w:r>
      </w:ins>
      <w:ins w:id="4100" w:author="Orion" w:date="2011-07-05T21:20:00Z">
        <w:r w:rsidR="009F5DBF">
          <w:rPr>
            <w:rFonts w:cs="Times New Roman"/>
          </w:rPr>
          <w:t>. Por último</w:t>
        </w:r>
      </w:ins>
      <w:ins w:id="4101" w:author="Orion" w:date="2011-07-05T21:42:00Z">
        <w:r w:rsidR="00570B50">
          <w:rPr>
            <w:rFonts w:cs="Times New Roman"/>
          </w:rPr>
          <w:t>,</w:t>
        </w:r>
      </w:ins>
      <w:ins w:id="4102" w:author="Orion" w:date="2011-07-05T21:20:00Z">
        <w:r w:rsidR="009F5DBF">
          <w:rPr>
            <w:rFonts w:cs="Times New Roman"/>
          </w:rPr>
          <w:t xml:space="preserve"> el piloto </w:t>
        </w:r>
      </w:ins>
      <w:ins w:id="4103" w:author="Orion" w:date="2011-07-05T21:17:00Z">
        <w:r w:rsidR="009F5DBF">
          <w:rPr>
            <w:rFonts w:cs="Times New Roman"/>
          </w:rPr>
          <w:t>producirá un hecho que iniciará el proceso que</w:t>
        </w:r>
      </w:ins>
      <w:ins w:id="4104" w:author="Orion" w:date="2011-07-05T21:20:00Z">
        <w:r w:rsidR="009F5DBF">
          <w:rPr>
            <w:rFonts w:cs="Times New Roman"/>
          </w:rPr>
          <w:t xml:space="preserve"> alerta</w:t>
        </w:r>
      </w:ins>
      <w:ins w:id="4105" w:author="Orion" w:date="2011-07-05T21:21:00Z">
        <w:r w:rsidR="00731C64">
          <w:rPr>
            <w:rFonts w:cs="Times New Roman"/>
          </w:rPr>
          <w:t>rá</w:t>
        </w:r>
      </w:ins>
      <w:ins w:id="4106" w:author="Orion" w:date="2011-07-05T21:20:00Z">
        <w:r w:rsidR="009F5DBF">
          <w:rPr>
            <w:rFonts w:cs="Times New Roman"/>
          </w:rPr>
          <w:t xml:space="preserve"> cuando el</w:t>
        </w:r>
      </w:ins>
      <w:ins w:id="4107" w:author="Orion" w:date="2011-07-05T21:17:00Z">
        <w:r w:rsidR="009F5DBF">
          <w:rPr>
            <w:rFonts w:cs="Times New Roman"/>
          </w:rPr>
          <w:t xml:space="preserve"> tramo se ha completado con éxito (“</w:t>
        </w:r>
        <w:proofErr w:type="spellStart"/>
        <w:r w:rsidR="009F5DBF">
          <w:rPr>
            <w:rFonts w:cs="Times New Roman"/>
          </w:rPr>
          <w:t>StartLegCheck</w:t>
        </w:r>
        <w:proofErr w:type="spellEnd"/>
        <w:r w:rsidR="009F5DBF">
          <w:rPr>
            <w:rFonts w:cs="Times New Roman"/>
          </w:rPr>
          <w:t>”).</w:t>
        </w:r>
      </w:ins>
    </w:p>
    <w:p w14:paraId="374A05D1" w14:textId="77777777" w:rsidR="009F5DBF" w:rsidRPr="009F5DBF" w:rsidRDefault="009F5DBF" w:rsidP="003574A0">
      <w:pPr>
        <w:jc w:val="both"/>
        <w:rPr>
          <w:ins w:id="4108" w:author="Orion" w:date="2011-07-05T21:17:00Z"/>
          <w:rFonts w:cs="Times New Roman"/>
          <w:b/>
          <w:rPrChange w:id="4109" w:author="Orion" w:date="2011-07-05T21:17:00Z">
            <w:rPr>
              <w:ins w:id="4110" w:author="Orion" w:date="2011-07-05T21:17:00Z"/>
              <w:rFonts w:cs="Times New Roman"/>
            </w:rPr>
          </w:rPrChange>
        </w:rPr>
      </w:pPr>
    </w:p>
    <w:p w14:paraId="42875F57" w14:textId="77777777" w:rsidR="009F5DBF" w:rsidRDefault="009F5DBF" w:rsidP="003574A0">
      <w:pPr>
        <w:jc w:val="both"/>
        <w:rPr>
          <w:ins w:id="4111" w:author="Orion" w:date="2011-07-05T20:38:00Z"/>
          <w:rFonts w:cs="Times New Roman"/>
        </w:rPr>
      </w:pPr>
    </w:p>
    <w:p w14:paraId="50177783" w14:textId="77777777" w:rsidR="003574A0" w:rsidRDefault="003574A0" w:rsidP="003574A0">
      <w:pPr>
        <w:jc w:val="both"/>
        <w:rPr>
          <w:ins w:id="4112" w:author="Orion" w:date="2011-07-05T20:38:00Z"/>
          <w:rFonts w:cs="Times New Roman"/>
        </w:rPr>
      </w:pPr>
      <w:ins w:id="4113" w:author="Orion" w:date="2011-07-05T20:38:00Z">
        <w:r w:rsidRPr="00BA1E2E">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4114" w:author="Orion" w:date="2011-07-05T20:38:00Z"/>
          <w:rFonts w:cs="Times New Roman"/>
        </w:rPr>
      </w:pPr>
      <w:bookmarkStart w:id="4115" w:name="_Ref297663867"/>
      <w:bookmarkStart w:id="4116" w:name="_Ref297727267"/>
      <w:bookmarkStart w:id="4117" w:name="_Ref297733137"/>
      <w:bookmarkStart w:id="4118" w:name="_Toc298231218"/>
      <w:ins w:id="4119" w:author="Orion" w:date="2011-07-05T20:38:00Z">
        <w:r>
          <w:t xml:space="preserve">Figura </w:t>
        </w:r>
        <w:r>
          <w:fldChar w:fldCharType="begin"/>
        </w:r>
        <w:r>
          <w:instrText xml:space="preserve"> SEQ Figura \* ARABIC </w:instrText>
        </w:r>
        <w:r>
          <w:fldChar w:fldCharType="separate"/>
        </w:r>
      </w:ins>
      <w:ins w:id="4120" w:author="Orion" w:date="2011-07-12T10:50:00Z">
        <w:r w:rsidR="0015563B">
          <w:rPr>
            <w:noProof/>
          </w:rPr>
          <w:t>23</w:t>
        </w:r>
      </w:ins>
      <w:ins w:id="4121" w:author="Orion" w:date="2011-07-05T20:38:00Z">
        <w:r>
          <w:fldChar w:fldCharType="end"/>
        </w:r>
        <w:bookmarkEnd w:id="4115"/>
        <w:r>
          <w:t>: Ir al Siguiente Tramo Con Conflicto</w:t>
        </w:r>
        <w:bookmarkEnd w:id="4116"/>
        <w:bookmarkEnd w:id="4117"/>
        <w:bookmarkEnd w:id="4118"/>
      </w:ins>
    </w:p>
    <w:p w14:paraId="5F336213" w14:textId="77777777" w:rsidR="003574A0" w:rsidRDefault="003574A0" w:rsidP="00140686">
      <w:pPr>
        <w:jc w:val="both"/>
        <w:rPr>
          <w:ins w:id="4122" w:author="Orion" w:date="2011-07-05T20:38:00Z"/>
          <w:rFonts w:cs="Times New Roman"/>
        </w:rPr>
      </w:pPr>
    </w:p>
    <w:p w14:paraId="51465D13" w14:textId="77777777" w:rsidR="003574A0" w:rsidRDefault="003574A0" w:rsidP="00140686">
      <w:pPr>
        <w:jc w:val="both"/>
        <w:rPr>
          <w:ins w:id="4123" w:author="Orion" w:date="2011-06-23T12:34:00Z"/>
          <w:rFonts w:cs="Times New Roman"/>
        </w:rPr>
      </w:pPr>
    </w:p>
    <w:p w14:paraId="7FCBE156" w14:textId="081A13B6" w:rsidR="00595646" w:rsidRPr="008F597E" w:rsidRDefault="00B937FD">
      <w:pPr>
        <w:outlineLvl w:val="1"/>
        <w:rPr>
          <w:ins w:id="4124" w:author="Orion" w:date="2011-06-23T12:42:00Z"/>
          <w:rFonts w:eastAsiaTheme="majorEastAsia" w:cs="Times New Roman"/>
          <w:color w:val="1F497D" w:themeColor="text2"/>
          <w:spacing w:val="15"/>
          <w:u w:val="single"/>
          <w:rPrChange w:id="4125" w:author="Orion" w:date="2011-07-04T11:52:00Z">
            <w:rPr>
              <w:ins w:id="4126" w:author="Orion" w:date="2011-06-23T12:42:00Z"/>
              <w:rFonts w:cs="Times New Roman"/>
            </w:rPr>
          </w:rPrChange>
        </w:rPr>
        <w:pPrChange w:id="4127" w:author="Orion" w:date="2011-06-23T12:42:00Z">
          <w:pPr>
            <w:pStyle w:val="ListParagraph"/>
            <w:numPr>
              <w:numId w:val="17"/>
            </w:numPr>
            <w:spacing w:before="120"/>
            <w:ind w:hanging="360"/>
            <w:jc w:val="both"/>
          </w:pPr>
        </w:pPrChange>
      </w:pPr>
      <w:bookmarkStart w:id="4128" w:name="_Toc298231239"/>
      <w:ins w:id="4129" w:author="Orion" w:date="2011-05-05T17:39:00Z">
        <w:r w:rsidRPr="008F597E">
          <w:rPr>
            <w:rFonts w:eastAsiaTheme="majorEastAsia" w:cs="Times New Roman"/>
            <w:color w:val="1F497D" w:themeColor="text2"/>
            <w:spacing w:val="15"/>
            <w:szCs w:val="21"/>
            <w:u w:val="single"/>
            <w:rPrChange w:id="4130" w:author="Orion" w:date="2011-07-04T11:52:00Z">
              <w:rPr>
                <w:rFonts w:cs="Times New Roman"/>
              </w:rPr>
            </w:rPrChange>
          </w:rPr>
          <w:t>Módulo de lógica</w:t>
        </w:r>
      </w:ins>
      <w:bookmarkEnd w:id="4128"/>
    </w:p>
    <w:p w14:paraId="76D69403" w14:textId="20F93BDD" w:rsidR="00CF64E2" w:rsidRDefault="002809A4">
      <w:pPr>
        <w:spacing w:before="120"/>
        <w:jc w:val="both"/>
        <w:rPr>
          <w:ins w:id="4131" w:author="Orion" w:date="2011-06-26T18:06:00Z"/>
        </w:rPr>
        <w:pPrChange w:id="4132" w:author="Orion" w:date="2011-06-10T12:19:00Z">
          <w:pPr>
            <w:pStyle w:val="ListParagraph"/>
            <w:numPr>
              <w:numId w:val="17"/>
            </w:numPr>
            <w:spacing w:before="120"/>
            <w:ind w:hanging="360"/>
            <w:jc w:val="both"/>
          </w:pPr>
        </w:pPrChange>
      </w:pPr>
      <w:ins w:id="4133"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4134" w:author="Orion" w:date="2011-06-23T12:37:00Z">
        <w:r w:rsidR="00B56A1D">
          <w:t xml:space="preserve"> Aunque </w:t>
        </w:r>
      </w:ins>
      <w:ins w:id="4135" w:author="Orion" w:date="2011-06-23T12:43:00Z">
        <w:r w:rsidR="00417FC8">
          <w:t xml:space="preserve">es cierto que </w:t>
        </w:r>
      </w:ins>
      <w:ins w:id="4136" w:author="Orion" w:date="2011-06-23T12:37:00Z">
        <w:r w:rsidR="00B56A1D">
          <w:t>realmente la lógica del programa está en cada una de las tareas que pueden ejecutar los agentes. La herramienta IDK permite que se pueda añadir</w:t>
        </w:r>
      </w:ins>
      <w:ins w:id="4137" w:author="Orion" w:date="2011-06-23T12:41:00Z">
        <w:r w:rsidR="00B56A1D">
          <w:t xml:space="preserve"> código propio</w:t>
        </w:r>
      </w:ins>
      <w:ins w:id="4138" w:author="Orion" w:date="2011-06-23T12:37:00Z">
        <w:r w:rsidR="00B56A1D">
          <w:t xml:space="preserve"> </w:t>
        </w:r>
      </w:ins>
      <w:ins w:id="4139" w:author="Orion" w:date="2011-06-23T12:38:00Z">
        <w:r w:rsidR="00B56A1D">
          <w:t>para moldear estas tareas</w:t>
        </w:r>
      </w:ins>
      <w:ins w:id="4140" w:author="Orion" w:date="2011-06-23T12:43:00Z">
        <w:r w:rsidR="00417FC8">
          <w:t xml:space="preserve"> a</w:t>
        </w:r>
      </w:ins>
      <w:ins w:id="4141" w:author="Orion" w:date="2011-06-23T12:38:00Z">
        <w:r w:rsidR="00B56A1D">
          <w:t xml:space="preserve"> </w:t>
        </w:r>
      </w:ins>
      <w:ins w:id="4142" w:author="Orion" w:date="2011-06-23T12:41:00Z">
        <w:r w:rsidR="00B56A1D">
          <w:t xml:space="preserve">las </w:t>
        </w:r>
      </w:ins>
      <w:ins w:id="4143" w:author="Orion" w:date="2011-06-23T12:38:00Z">
        <w:r w:rsidR="00B56A1D">
          <w:t>necesidades</w:t>
        </w:r>
      </w:ins>
      <w:ins w:id="4144" w:author="Orion" w:date="2011-06-23T12:41:00Z">
        <w:r w:rsidR="00B56A1D">
          <w:t xml:space="preserve"> del programador.</w:t>
        </w:r>
      </w:ins>
    </w:p>
    <w:p w14:paraId="147A6208" w14:textId="166027FC" w:rsidR="00CF64E2" w:rsidRDefault="00CF64E2">
      <w:pPr>
        <w:spacing w:before="120"/>
        <w:jc w:val="both"/>
        <w:rPr>
          <w:ins w:id="4145" w:author="Orion" w:date="2011-06-10T12:19:00Z"/>
        </w:rPr>
        <w:pPrChange w:id="4146" w:author="Orion" w:date="2011-06-10T12:19:00Z">
          <w:pPr>
            <w:pStyle w:val="ListParagraph"/>
            <w:numPr>
              <w:numId w:val="17"/>
            </w:numPr>
            <w:spacing w:before="120"/>
            <w:ind w:hanging="360"/>
            <w:jc w:val="both"/>
          </w:pPr>
        </w:pPrChange>
      </w:pPr>
      <w:ins w:id="4147" w:author="Orion" w:date="2011-06-26T18:06:00Z">
        <w:r>
          <w:t>De</w:t>
        </w:r>
      </w:ins>
      <w:ins w:id="4148" w:author="Orion" w:date="2011-06-26T18:08:00Z">
        <w:r w:rsidR="00D21EAF">
          <w:t>n</w:t>
        </w:r>
      </w:ins>
      <w:ins w:id="4149" w:author="Orion" w:date="2011-06-26T18:06:00Z">
        <w:r>
          <w:t>tro</w:t>
        </w:r>
        <w:r w:rsidR="00237F99">
          <w:t xml:space="preserve"> de esta capa </w:t>
        </w:r>
        <w:r>
          <w:t xml:space="preserve">también se incluyen </w:t>
        </w:r>
      </w:ins>
      <w:ins w:id="4150" w:author="Orion" w:date="2011-06-26T18:10:00Z">
        <w:r w:rsidR="0004193A">
          <w:t>otros</w:t>
        </w:r>
      </w:ins>
      <w:ins w:id="4151" w:author="Orion" w:date="2011-06-26T18:06:00Z">
        <w:r>
          <w:t xml:space="preserve"> procesos</w:t>
        </w:r>
      </w:ins>
      <w:ins w:id="4152" w:author="Orion" w:date="2011-06-26T18:10:00Z">
        <w:r w:rsidR="0004193A">
          <w:t xml:space="preserve"> como por ejemplo los</w:t>
        </w:r>
      </w:ins>
      <w:ins w:id="4153" w:author="Orion" w:date="2011-06-26T18:06:00Z">
        <w:r>
          <w:t xml:space="preserve"> encargados de monitorizar aviones o actualizar el estado de estos en todo momento. </w:t>
        </w:r>
      </w:ins>
      <w:ins w:id="4154" w:author="Orion" w:date="2011-06-26T18:07:00Z">
        <w:r>
          <w:t xml:space="preserve">Dichos procesos son iniciados por agentes a </w:t>
        </w:r>
      </w:ins>
      <w:ins w:id="4155" w:author="Orion" w:date="2011-06-26T18:08:00Z">
        <w:r>
          <w:t>través</w:t>
        </w:r>
      </w:ins>
      <w:ins w:id="4156" w:author="Orion" w:date="2011-06-26T18:07:00Z">
        <w:r>
          <w:t xml:space="preserve"> </w:t>
        </w:r>
      </w:ins>
      <w:ins w:id="4157" w:author="Orion" w:date="2011-06-26T18:08:00Z">
        <w:r>
          <w:t>de una aplicación pero</w:t>
        </w:r>
      </w:ins>
      <w:ins w:id="4158" w:author="Orion" w:date="2011-06-26T18:10:00Z">
        <w:r w:rsidR="00923C11">
          <w:t>, al tratarse de procesos iterativos muy largos,</w:t>
        </w:r>
      </w:ins>
      <w:ins w:id="4159" w:author="Orion" w:date="2011-06-26T18:08:00Z">
        <w:r>
          <w:t xml:space="preserve"> serán ejecutados en nuevos hilos</w:t>
        </w:r>
      </w:ins>
      <w:ins w:id="4160" w:author="Orion" w:date="2011-06-26T18:11:00Z">
        <w:r w:rsidR="00923C11">
          <w:t xml:space="preserve"> del sistema</w:t>
        </w:r>
      </w:ins>
      <w:ins w:id="4161" w:author="Orion" w:date="2011-06-26T18:08:00Z">
        <w:r>
          <w:t xml:space="preserve"> para no </w:t>
        </w:r>
        <w:r w:rsidR="00922620">
          <w:t xml:space="preserve">interferir a la hora de los posibles objetivos que </w:t>
        </w:r>
      </w:ins>
      <w:ins w:id="4162" w:author="Orion" w:date="2011-06-26T18:11:00Z">
        <w:r w:rsidR="00400128">
          <w:t>dichos</w:t>
        </w:r>
      </w:ins>
      <w:ins w:id="4163" w:author="Orion" w:date="2011-06-26T18:08:00Z">
        <w:r w:rsidR="00922620">
          <w:t xml:space="preserve"> agentes puedan satisfacer </w:t>
        </w:r>
      </w:ins>
      <w:ins w:id="4164" w:author="Orion" w:date="2011-06-26T18:09:00Z">
        <w:r w:rsidR="00922620">
          <w:t>simultáneamente</w:t>
        </w:r>
      </w:ins>
      <w:ins w:id="4165" w:author="Orion" w:date="2011-06-26T18:08:00Z">
        <w:r w:rsidR="00922620">
          <w:t>.</w:t>
        </w:r>
      </w:ins>
    </w:p>
    <w:p w14:paraId="3D2419D4" w14:textId="77777777" w:rsidR="00B937FD" w:rsidRDefault="00B937FD" w:rsidP="00B937FD">
      <w:pPr>
        <w:rPr>
          <w:ins w:id="4166" w:author="Orion" w:date="2011-05-05T17:40:00Z"/>
          <w:rFonts w:cs="Times New Roman"/>
        </w:rPr>
      </w:pPr>
    </w:p>
    <w:p w14:paraId="2CFFB8BA" w14:textId="77777777" w:rsidR="00B937FD" w:rsidRPr="008F597E" w:rsidRDefault="00B937FD" w:rsidP="00B937FD">
      <w:pPr>
        <w:outlineLvl w:val="1"/>
        <w:rPr>
          <w:ins w:id="4167" w:author="Orion" w:date="2011-05-05T17:40:00Z"/>
          <w:rFonts w:eastAsiaTheme="majorEastAsia" w:cs="Times New Roman"/>
          <w:color w:val="1F497D" w:themeColor="text2"/>
          <w:spacing w:val="15"/>
          <w:szCs w:val="21"/>
          <w:u w:val="single"/>
          <w:rPrChange w:id="4168" w:author="Orion" w:date="2011-07-04T11:52:00Z">
            <w:rPr>
              <w:ins w:id="4169" w:author="Orion" w:date="2011-05-05T17:40:00Z"/>
              <w:rFonts w:cs="Times New Roman"/>
            </w:rPr>
          </w:rPrChange>
        </w:rPr>
      </w:pPr>
      <w:bookmarkStart w:id="4170" w:name="_Toc298231240"/>
      <w:ins w:id="4171" w:author="Orion" w:date="2011-05-05T17:40:00Z">
        <w:r w:rsidRPr="008F597E">
          <w:rPr>
            <w:rFonts w:eastAsiaTheme="majorEastAsia" w:cs="Times New Roman"/>
            <w:color w:val="1F497D" w:themeColor="text2"/>
            <w:spacing w:val="15"/>
            <w:szCs w:val="21"/>
            <w:u w:val="single"/>
            <w:rPrChange w:id="4172" w:author="Orion" w:date="2011-07-04T11:52:00Z">
              <w:rPr>
                <w:rFonts w:cs="Times New Roman"/>
              </w:rPr>
            </w:rPrChange>
          </w:rPr>
          <w:t>Visualización</w:t>
        </w:r>
        <w:bookmarkEnd w:id="4170"/>
      </w:ins>
    </w:p>
    <w:p w14:paraId="391BBAAB" w14:textId="14F46B9B" w:rsidR="00557A40" w:rsidRDefault="009361EC">
      <w:pPr>
        <w:jc w:val="both"/>
        <w:rPr>
          <w:ins w:id="4173" w:author="Orion" w:date="2011-06-20T19:20:00Z"/>
        </w:rPr>
        <w:pPrChange w:id="4174" w:author="Orion" w:date="2011-05-10T23:29:00Z">
          <w:pPr/>
        </w:pPrChange>
      </w:pPr>
      <w:ins w:id="4175" w:author="Orion" w:date="2011-06-20T19:17:00Z">
        <w:r>
          <w:t xml:space="preserve">Para poder tener una representación realista de lo que se </w:t>
        </w:r>
      </w:ins>
      <w:ins w:id="4176" w:author="Orion" w:date="2011-06-21T11:39:00Z">
        <w:r w:rsidR="004C625E">
          <w:t>va</w:t>
        </w:r>
      </w:ins>
      <w:ins w:id="4177" w:author="Orion" w:date="2011-06-20T19:17:00Z">
        <w:r>
          <w:t xml:space="preserve"> a simular y con el objetivo de poder detectar posible errores o defectos del sistema, se han </w:t>
        </w:r>
      </w:ins>
      <w:ins w:id="4178" w:author="Orion" w:date="2011-06-20T19:19:00Z">
        <w:r>
          <w:t>representado</w:t>
        </w:r>
      </w:ins>
      <w:ins w:id="4179" w:author="Orion" w:date="2011-06-20T19:17:00Z">
        <w:r>
          <w:t xml:space="preserve"> los datos producidos por el </w:t>
        </w:r>
        <w:r>
          <w:lastRenderedPageBreak/>
          <w:t xml:space="preserve">sistema </w:t>
        </w:r>
      </w:ins>
      <w:ins w:id="4180" w:author="Orion" w:date="2011-06-20T19:19:00Z">
        <w:r>
          <w:t>en una serie de visualizaciones.</w:t>
        </w:r>
      </w:ins>
      <w:ins w:id="4181" w:author="Orion" w:date="2011-06-20T19:20:00Z">
        <w:r>
          <w:t xml:space="preserve"> El sistema dispone de d</w:t>
        </w:r>
      </w:ins>
      <w:ins w:id="4182"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4183" w:author="Orion" w:date="2011-06-20T19:10:00Z">
        <w:r w:rsidR="00557A40">
          <w:t xml:space="preserve">. Esta visualización también aporta una serie de </w:t>
        </w:r>
        <w:proofErr w:type="spellStart"/>
        <w:r w:rsidR="00557A40" w:rsidRPr="00251CCB">
          <w:rPr>
            <w:i/>
            <w:rPrChange w:id="4184" w:author="Orion" w:date="2011-06-21T11:48:00Z">
              <w:rPr/>
            </w:rPrChange>
          </w:rPr>
          <w:t>logs</w:t>
        </w:r>
        <w:proofErr w:type="spellEnd"/>
        <w:r w:rsidR="00557A40">
          <w:t xml:space="preserve"> que mostrar</w:t>
        </w:r>
      </w:ins>
      <w:ins w:id="4185" w:author="Orion" w:date="2011-06-20T19:13:00Z">
        <w:r w:rsidR="00557A40">
          <w:t>á</w:t>
        </w:r>
      </w:ins>
      <w:ins w:id="4186" w:author="Orion" w:date="2011-06-20T19:20:00Z">
        <w:r w:rsidR="00256F58">
          <w:t>n</w:t>
        </w:r>
      </w:ins>
      <w:ins w:id="4187" w:author="Orion" w:date="2011-06-20T19:13:00Z">
        <w:r w:rsidR="00557A40">
          <w:t xml:space="preserve"> un histórico </w:t>
        </w:r>
      </w:ins>
      <w:ins w:id="4188" w:author="Orion" w:date="2011-06-20T19:14:00Z">
        <w:r w:rsidR="00557A40">
          <w:t>d</w:t>
        </w:r>
      </w:ins>
      <w:ins w:id="4189" w:author="Orion" w:date="2011-06-21T11:48:00Z">
        <w:r w:rsidR="000375FF">
          <w:t>e</w:t>
        </w:r>
      </w:ins>
      <w:ins w:id="4190" w:author="Orion" w:date="2011-06-20T19:14:00Z">
        <w:r w:rsidR="00557A40">
          <w:t xml:space="preserve"> cada una de estas interacciones y tareas que se han ejecutado</w:t>
        </w:r>
      </w:ins>
      <w:ins w:id="4191" w:author="Orion" w:date="2011-06-10T12:20:00Z">
        <w:r w:rsidR="002809A4">
          <w:t xml:space="preserve">. </w:t>
        </w:r>
      </w:ins>
    </w:p>
    <w:p w14:paraId="2EDCF166" w14:textId="70025C83" w:rsidR="0069523A" w:rsidRDefault="0069523A">
      <w:pPr>
        <w:jc w:val="both"/>
        <w:rPr>
          <w:ins w:id="4192" w:author="Orion" w:date="2011-06-20T19:14:00Z"/>
        </w:rPr>
        <w:pPrChange w:id="4193" w:author="Orion" w:date="2011-05-10T23:29:00Z">
          <w:pPr/>
        </w:pPrChange>
      </w:pPr>
      <w:ins w:id="4194" w:author="Orion" w:date="2011-06-20T19:20:00Z">
        <w:r>
          <w:t>(</w:t>
        </w:r>
      </w:ins>
      <w:ins w:id="4195" w:author="Orion" w:date="2011-06-23T12:35:00Z">
        <w:r w:rsidR="00D44163">
          <w:t>Imágenes</w:t>
        </w:r>
      </w:ins>
      <w:proofErr w:type="gramStart"/>
      <w:ins w:id="4196" w:author="Orion" w:date="2011-06-20T19:20:00Z">
        <w:r>
          <w:t>,:</w:t>
        </w:r>
        <w:proofErr w:type="gramEnd"/>
        <w:r>
          <w:t xml:space="preserve"> interacciones, </w:t>
        </w:r>
      </w:ins>
      <w:ins w:id="4197" w:author="Orion" w:date="2011-06-20T19:21:00Z">
        <w:r>
          <w:t>agente…)</w:t>
        </w:r>
      </w:ins>
    </w:p>
    <w:p w14:paraId="5A7727EF" w14:textId="6E4B655F" w:rsidR="00535278" w:rsidRDefault="002809A4">
      <w:pPr>
        <w:jc w:val="both"/>
        <w:rPr>
          <w:ins w:id="4198" w:author="Orion" w:date="2011-06-21T12:49:00Z"/>
        </w:rPr>
        <w:pPrChange w:id="4199" w:author="Orion" w:date="2011-05-10T23:29:00Z">
          <w:pPr/>
        </w:pPrChange>
      </w:pPr>
      <w:ins w:id="4200" w:author="Orion" w:date="2011-06-10T12:20:00Z">
        <w:r w:rsidRPr="005E4FAC">
          <w:t>Por otro lado</w:t>
        </w:r>
      </w:ins>
      <w:ins w:id="4201" w:author="Orion" w:date="2011-06-10T12:25:00Z">
        <w:r w:rsidR="006A0746">
          <w:t xml:space="preserve"> se ha implementado </w:t>
        </w:r>
      </w:ins>
      <w:ins w:id="4202"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4203" w:author="Orion" w:date="2011-06-10T12:20:00Z"/>
      <w:sdt>
        <w:sdtPr>
          <w:rPr>
            <w:rFonts w:cs="Times New Roman"/>
          </w:rPr>
          <w:id w:val="-304163868"/>
          <w:citation/>
        </w:sdtPr>
        <w:sdtEndPr/>
        <w:sdtContent>
          <w:customXmlInsRangeEnd w:id="4203"/>
          <w:ins w:id="4204"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4205" w:author="Orion" w:date="2011-07-05T20:58:00Z">
            <w:r w:rsidR="00760DD2">
              <w:rPr>
                <w:rFonts w:cs="Times New Roman"/>
                <w:noProof/>
              </w:rPr>
              <w:t xml:space="preserve"> </w:t>
            </w:r>
            <w:r w:rsidR="00760DD2" w:rsidRPr="00760DD2">
              <w:rPr>
                <w:rFonts w:cs="Times New Roman"/>
                <w:noProof/>
                <w:rPrChange w:id="4206" w:author="Orion" w:date="2011-07-05T20:58:00Z">
                  <w:rPr/>
                </w:rPrChange>
              </w:rPr>
              <w:t>(50)</w:t>
            </w:r>
          </w:ins>
          <w:del w:id="4207"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4208" w:author="Orion" w:date="2011-06-10T12:20:00Z">
            <w:r w:rsidRPr="00A74327">
              <w:rPr>
                <w:rFonts w:cs="Times New Roman"/>
              </w:rPr>
              <w:fldChar w:fldCharType="end"/>
            </w:r>
          </w:ins>
          <w:customXmlInsRangeStart w:id="4209" w:author="Orion" w:date="2011-06-10T12:20:00Z"/>
        </w:sdtContent>
      </w:sdt>
      <w:customXmlInsRangeEnd w:id="4209"/>
      <w:ins w:id="4210" w:author="Orion" w:date="2011-06-20T19:15:00Z">
        <w:r w:rsidR="00577C77">
          <w:rPr>
            <w:rFonts w:cs="Times New Roman"/>
          </w:rPr>
          <w:t xml:space="preserve">. </w:t>
        </w:r>
      </w:ins>
      <w:proofErr w:type="spellStart"/>
      <w:ins w:id="4211"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4212" w:author="Orion" w:date="2011-06-21T13:33:00Z">
        <w:r w:rsidR="005F027C">
          <w:t>,</w:t>
        </w:r>
      </w:ins>
      <w:ins w:id="4213"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4214"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4215" w:author="Orion" w:date="2011-06-21T13:16:00Z"/>
          <w:rFonts w:cs="Times New Roman"/>
        </w:rPr>
        <w:pPrChange w:id="4216" w:author="Orion" w:date="2011-06-21T13:03:00Z">
          <w:pPr>
            <w:jc w:val="both"/>
          </w:pPr>
        </w:pPrChange>
      </w:pPr>
      <w:proofErr w:type="spellStart"/>
      <w:ins w:id="4217" w:author="Orion" w:date="2011-06-21T13:05:00Z">
        <w:r w:rsidRPr="001262AB">
          <w:rPr>
            <w:rFonts w:cs="Times New Roman"/>
            <w:i/>
            <w:rPrChange w:id="4218" w:author="Orion" w:date="2011-06-21T13:20:00Z">
              <w:rPr>
                <w:rFonts w:cs="Times New Roman"/>
              </w:rPr>
            </w:rPrChange>
          </w:rPr>
          <w:t>Terrain</w:t>
        </w:r>
        <w:proofErr w:type="spellEnd"/>
        <w:r w:rsidRPr="001262AB">
          <w:rPr>
            <w:rFonts w:cs="Times New Roman"/>
            <w:i/>
            <w:rPrChange w:id="4219" w:author="Orion" w:date="2011-06-21T13:20:00Z">
              <w:rPr>
                <w:rFonts w:cs="Times New Roman"/>
              </w:rPr>
            </w:rPrChange>
          </w:rPr>
          <w:t xml:space="preserve"> </w:t>
        </w:r>
        <w:proofErr w:type="spellStart"/>
        <w:r w:rsidRPr="001262AB">
          <w:rPr>
            <w:rFonts w:cs="Times New Roman"/>
            <w:i/>
            <w:rPrChange w:id="4220" w:author="Orion" w:date="2011-06-21T13:20:00Z">
              <w:rPr>
                <w:rFonts w:cs="Times New Roman"/>
              </w:rPr>
            </w:rPrChange>
          </w:rPr>
          <w:t>Profiler</w:t>
        </w:r>
      </w:ins>
      <w:proofErr w:type="spellEnd"/>
      <w:ins w:id="4221" w:author="Orion" w:date="2011-06-21T13:03:00Z">
        <w:r w:rsidR="000B08F3" w:rsidRPr="00DE752A">
          <w:rPr>
            <w:rFonts w:cs="Times New Roman"/>
          </w:rPr>
          <w:t xml:space="preserve">: </w:t>
        </w:r>
      </w:ins>
      <w:ins w:id="4222" w:author="Orion" w:date="2011-06-21T13:06:00Z">
        <w:r w:rsidRPr="00376A29">
          <w:rPr>
            <w:rFonts w:cs="Times New Roman"/>
          </w:rPr>
          <w:t xml:space="preserve">Aplicación que muestra la capa de perfil del terreno </w:t>
        </w:r>
      </w:ins>
      <w:ins w:id="4223"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4224"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4225" w:author="Orion" w:date="2011-06-21T13:16:00Z"/>
          <w:rFonts w:cs="Times New Roman"/>
        </w:rPr>
        <w:pPrChange w:id="4226" w:author="Orion" w:date="2011-06-21T13:16:00Z">
          <w:pPr>
            <w:jc w:val="both"/>
          </w:pPr>
        </w:pPrChange>
      </w:pPr>
      <w:ins w:id="4227" w:author="Orion" w:date="2011-06-21T13:16:00Z">
        <w:r w:rsidRPr="001262AB">
          <w:rPr>
            <w:rFonts w:cs="Times New Roman"/>
            <w:i/>
            <w:rPrChange w:id="4228" w:author="Orion" w:date="2011-06-21T13:20:00Z">
              <w:rPr>
                <w:rFonts w:cs="Times New Roman"/>
              </w:rPr>
            </w:rPrChange>
          </w:rPr>
          <w:t xml:space="preserve">Air </w:t>
        </w:r>
        <w:proofErr w:type="spellStart"/>
        <w:r w:rsidRPr="001262AB">
          <w:rPr>
            <w:rFonts w:cs="Times New Roman"/>
            <w:i/>
            <w:rPrChange w:id="4229" w:author="Orion" w:date="2011-06-21T13:20:00Z">
              <w:rPr>
                <w:rFonts w:cs="Times New Roman"/>
              </w:rPr>
            </w:rPrChange>
          </w:rPr>
          <w:t>Search</w:t>
        </w:r>
        <w:proofErr w:type="spellEnd"/>
        <w:r w:rsidRPr="001262AB">
          <w:rPr>
            <w:rFonts w:cs="Times New Roman"/>
            <w:i/>
            <w:rPrChange w:id="4230" w:author="Orion" w:date="2011-06-21T13:20:00Z">
              <w:rPr>
                <w:rFonts w:cs="Times New Roman"/>
              </w:rPr>
            </w:rPrChange>
          </w:rPr>
          <w:t xml:space="preserve"> And </w:t>
        </w:r>
        <w:proofErr w:type="spellStart"/>
        <w:r w:rsidRPr="001262AB">
          <w:rPr>
            <w:rFonts w:cs="Times New Roman"/>
            <w:i/>
            <w:rPrChange w:id="4231" w:author="Orion" w:date="2011-06-21T13:20:00Z">
              <w:rPr>
                <w:rFonts w:cs="Times New Roman"/>
              </w:rPr>
            </w:rPrChange>
          </w:rPr>
          <w:t>Rescue</w:t>
        </w:r>
        <w:proofErr w:type="spellEnd"/>
        <w:r w:rsidRPr="00731FC3">
          <w:rPr>
            <w:rFonts w:cs="Times New Roman"/>
            <w:rPrChange w:id="4232" w:author="Orion" w:date="2011-06-21T13:17:00Z">
              <w:rPr>
                <w:rFonts w:cs="Times New Roman"/>
                <w:lang w:val="en-US"/>
              </w:rPr>
            </w:rPrChange>
          </w:rPr>
          <w:t>: Es una aplicaci</w:t>
        </w:r>
      </w:ins>
      <w:ins w:id="4233"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4234" w:author="Orion" w:date="2011-06-21T13:18:00Z">
        <w:r w:rsidR="0062559F">
          <w:rPr>
            <w:rFonts w:cs="Times New Roman"/>
          </w:rPr>
          <w:t xml:space="preserve"> cuáles son los mejores lugares</w:t>
        </w:r>
      </w:ins>
      <w:ins w:id="4235" w:author="Orion" w:date="2011-06-21T13:34:00Z">
        <w:r w:rsidR="00142D9A">
          <w:rPr>
            <w:rFonts w:cs="Times New Roman"/>
          </w:rPr>
          <w:t xml:space="preserve"> por donde</w:t>
        </w:r>
      </w:ins>
      <w:ins w:id="4236" w:author="Orion" w:date="2011-06-21T13:18:00Z">
        <w:r w:rsidR="0062559F">
          <w:rPr>
            <w:rFonts w:cs="Times New Roman"/>
          </w:rPr>
          <w:t xml:space="preserve"> buscar después de la pérdida de un avión.</w:t>
        </w:r>
      </w:ins>
      <w:ins w:id="4237" w:author="Orion" w:date="2011-06-21T13:19:00Z">
        <w:r w:rsidR="00882B8F">
          <w:rPr>
            <w:rFonts w:cs="Times New Roman"/>
          </w:rPr>
          <w:t xml:space="preserve"> Usando la última posición conocida desde un radar terrestre y otros recursos, los planificadores pueden reconstruir la ruta del avi</w:t>
        </w:r>
      </w:ins>
      <w:ins w:id="4238" w:author="Orion" w:date="2011-06-21T13:20:00Z">
        <w:r w:rsidR="00882B8F">
          <w:rPr>
            <w:rFonts w:cs="Times New Roman"/>
          </w:rPr>
          <w:t>ón y estudiar su posición con respecto a tierra desde cualquier punto de vista, incluido el del piloto.</w:t>
        </w:r>
      </w:ins>
    </w:p>
    <w:p w14:paraId="13D52971" w14:textId="77777777" w:rsidR="00A570A7" w:rsidRDefault="00A570A7">
      <w:pPr>
        <w:jc w:val="both"/>
        <w:rPr>
          <w:ins w:id="4239" w:author="Orion" w:date="2011-07-08T11:52:00Z"/>
          <w:rFonts w:cs="Times New Roman"/>
        </w:rPr>
        <w:pPrChange w:id="4240" w:author="Orion" w:date="2011-05-10T23:29:00Z">
          <w:pPr/>
        </w:pPrChange>
      </w:pPr>
    </w:p>
    <w:p w14:paraId="5129A9E5" w14:textId="711A1CD6" w:rsidR="001262AB" w:rsidRDefault="00212C75">
      <w:pPr>
        <w:jc w:val="both"/>
        <w:rPr>
          <w:ins w:id="4241" w:author="Orion" w:date="2011-07-08T12:14:00Z"/>
          <w:rFonts w:cs="Times New Roman"/>
        </w:rPr>
        <w:pPrChange w:id="4242" w:author="Orion" w:date="2011-05-10T23:29:00Z">
          <w:pPr/>
        </w:pPrChange>
      </w:pPr>
      <w:ins w:id="4243" w:author="Orion" w:date="2011-07-08T11:55:00Z">
        <w:r>
          <w:rPr>
            <w:rFonts w:cs="Times New Roman"/>
          </w:rPr>
          <w:t>La</w:t>
        </w:r>
      </w:ins>
      <w:ins w:id="4244" w:author="Orion" w:date="2011-07-08T11:52:00Z">
        <w:r w:rsidR="00A570A7">
          <w:rPr>
            <w:rFonts w:cs="Times New Roman"/>
          </w:rPr>
          <w:t xml:space="preserve"> aplicación</w:t>
        </w:r>
      </w:ins>
      <w:ins w:id="4245" w:author="Orion" w:date="2011-07-08T11:55:00Z">
        <w:r>
          <w:rPr>
            <w:rFonts w:cs="Times New Roman"/>
          </w:rPr>
          <w:t xml:space="preserve"> desarrollada para este trabajo</w:t>
        </w:r>
      </w:ins>
      <w:ins w:id="4246" w:author="Orion" w:date="2011-07-08T11:52:00Z">
        <w:r w:rsidR="00A570A7">
          <w:rPr>
            <w:rFonts w:cs="Times New Roman"/>
          </w:rPr>
          <w:t xml:space="preserve"> </w:t>
        </w:r>
      </w:ins>
      <w:ins w:id="4247" w:author="Orion" w:date="2011-07-08T11:56:00Z">
        <w:r>
          <w:rPr>
            <w:rFonts w:cs="Times New Roman"/>
          </w:rPr>
          <w:t xml:space="preserve">muestra una ventana </w:t>
        </w:r>
      </w:ins>
      <w:ins w:id="4248" w:author="Orion" w:date="2011-07-08T12:00:00Z">
        <w:r>
          <w:rPr>
            <w:rFonts w:cs="Times New Roman"/>
          </w:rPr>
          <w:t xml:space="preserve"> que contiene</w:t>
        </w:r>
      </w:ins>
      <w:ins w:id="4249" w:author="Orion" w:date="2011-07-08T11:56:00Z">
        <w:r>
          <w:rPr>
            <w:rFonts w:cs="Times New Roman"/>
          </w:rPr>
          <w:t xml:space="preserve"> un panel en la parte de la izquierda</w:t>
        </w:r>
      </w:ins>
      <w:ins w:id="4250" w:author="Orion" w:date="2011-07-08T12:00:00Z">
        <w:r>
          <w:rPr>
            <w:rFonts w:cs="Times New Roman"/>
          </w:rPr>
          <w:t xml:space="preserve"> para configurar las diferentes opciones</w:t>
        </w:r>
      </w:ins>
      <w:ins w:id="4251" w:author="Orion" w:date="2011-07-08T12:13:00Z">
        <w:r w:rsidR="00940CEB">
          <w:rPr>
            <w:rFonts w:cs="Times New Roman"/>
          </w:rPr>
          <w:t xml:space="preserve">. En primer lugar se puede ver un panel con las diferentes capas que se </w:t>
        </w:r>
      </w:ins>
      <w:ins w:id="4252" w:author="Orion" w:date="2011-07-08T12:18:00Z">
        <w:r w:rsidR="00940CEB">
          <w:rPr>
            <w:rFonts w:cs="Times New Roman"/>
          </w:rPr>
          <w:t>pueden</w:t>
        </w:r>
      </w:ins>
      <w:ins w:id="4253" w:author="Orion" w:date="2011-07-08T12:13:00Z">
        <w:r w:rsidR="00940CEB">
          <w:rPr>
            <w:rFonts w:cs="Times New Roman"/>
          </w:rPr>
          <w:t xml:space="preserve"> mostrar</w:t>
        </w:r>
      </w:ins>
      <w:ins w:id="4254" w:author="Orion" w:date="2011-07-08T12:18:00Z">
        <w:r w:rsidR="00940CEB">
          <w:rPr>
            <w:rFonts w:cs="Times New Roman"/>
          </w:rPr>
          <w:t xml:space="preserve"> u ocultar según queramos</w:t>
        </w:r>
      </w:ins>
      <w:ins w:id="4255" w:author="Orion" w:date="2011-07-08T12:13:00Z">
        <w:r w:rsidR="00940CEB">
          <w:rPr>
            <w:rFonts w:cs="Times New Roman"/>
          </w:rPr>
          <w:t xml:space="preserve">. Como se puede ver hay </w:t>
        </w:r>
      </w:ins>
      <w:ins w:id="4256" w:author="Orion" w:date="2011-07-08T12:14:00Z">
        <w:r w:rsidR="00940CEB">
          <w:rPr>
            <w:rFonts w:cs="Times New Roman"/>
          </w:rPr>
          <w:t>3 capas:</w:t>
        </w:r>
      </w:ins>
    </w:p>
    <w:p w14:paraId="4BABC4AF" w14:textId="20C4A0E9" w:rsidR="00940CEB" w:rsidRDefault="00940CEB">
      <w:pPr>
        <w:pStyle w:val="ListParagraph"/>
        <w:numPr>
          <w:ilvl w:val="0"/>
          <w:numId w:val="37"/>
        </w:numPr>
        <w:jc w:val="both"/>
        <w:rPr>
          <w:ins w:id="4257" w:author="Orion" w:date="2011-07-08T12:17:00Z"/>
          <w:rFonts w:cs="Times New Roman"/>
        </w:rPr>
        <w:pPrChange w:id="4258" w:author="Orion" w:date="2011-07-08T12:14:00Z">
          <w:pPr/>
        </w:pPrChange>
      </w:pPr>
      <w:ins w:id="4259" w:author="Orion" w:date="2011-07-08T12:14:00Z">
        <w:r>
          <w:rPr>
            <w:rFonts w:cs="Times New Roman"/>
          </w:rPr>
          <w:t xml:space="preserve">View Control: son los controles mostrados dentro del mapa abajo a la izquierda. Dichos controles nos permiten </w:t>
        </w:r>
      </w:ins>
      <w:ins w:id="4260" w:author="Orion" w:date="2011-07-08T12:15:00Z">
        <w:r>
          <w:rPr>
            <w:rFonts w:cs="Times New Roman"/>
          </w:rPr>
          <w:t>hacer</w:t>
        </w:r>
      </w:ins>
      <w:ins w:id="4261" w:author="Orion" w:date="2011-07-08T12:14:00Z">
        <w:r>
          <w:rPr>
            <w:rFonts w:cs="Times New Roman"/>
          </w:rPr>
          <w:t xml:space="preserve"> zoom, rota</w:t>
        </w:r>
      </w:ins>
      <w:ins w:id="4262" w:author="Orion" w:date="2011-07-08T12:15:00Z">
        <w:r>
          <w:rPr>
            <w:rFonts w:cs="Times New Roman"/>
          </w:rPr>
          <w:t xml:space="preserve">r el mapa y demás opciones. </w:t>
        </w:r>
      </w:ins>
      <w:ins w:id="4263" w:author="Orion" w:date="2011-07-08T12:16:00Z">
        <w:r>
          <w:rPr>
            <w:rFonts w:cs="Times New Roman"/>
          </w:rPr>
          <w:t>A</w:t>
        </w:r>
      </w:ins>
      <w:ins w:id="4264" w:author="Orion" w:date="2011-07-08T12:17:00Z">
        <w:r>
          <w:rPr>
            <w:rFonts w:cs="Times New Roman"/>
          </w:rPr>
          <w:t>lgunas de estas opciones también se pueden llevar a cabo con el mismo ratón directamente.</w:t>
        </w:r>
      </w:ins>
    </w:p>
    <w:p w14:paraId="1AED683D" w14:textId="21371633" w:rsidR="00940CEB" w:rsidRDefault="00940CEB">
      <w:pPr>
        <w:pStyle w:val="ListParagraph"/>
        <w:numPr>
          <w:ilvl w:val="0"/>
          <w:numId w:val="37"/>
        </w:numPr>
        <w:jc w:val="both"/>
        <w:rPr>
          <w:ins w:id="4265" w:author="Orion" w:date="2011-07-08T12:18:00Z"/>
          <w:rFonts w:cs="Times New Roman"/>
        </w:rPr>
        <w:pPrChange w:id="4266" w:author="Orion" w:date="2011-07-08T12:14:00Z">
          <w:pPr/>
        </w:pPrChange>
      </w:pPr>
      <w:ins w:id="4267" w:author="Orion" w:date="2011-07-08T12:17:00Z">
        <w:r>
          <w:rPr>
            <w:rFonts w:cs="Times New Roman"/>
          </w:rPr>
          <w:t xml:space="preserve">Blue </w:t>
        </w:r>
        <w:proofErr w:type="spellStart"/>
        <w:r>
          <w:rPr>
            <w:rFonts w:cs="Times New Roman"/>
          </w:rPr>
          <w:t>Marbel</w:t>
        </w:r>
        <w:proofErr w:type="spellEnd"/>
        <w:r>
          <w:rPr>
            <w:rFonts w:cs="Times New Roman"/>
          </w:rPr>
          <w:t>: es la capa que nos facilita el mapa sobre el que vamos a hacer la simulaci</w:t>
        </w:r>
      </w:ins>
      <w:ins w:id="4268" w:author="Orion" w:date="2011-07-08T12:18:00Z">
        <w:r>
          <w:rPr>
            <w:rFonts w:cs="Times New Roman"/>
          </w:rPr>
          <w:t>ón.</w:t>
        </w:r>
      </w:ins>
    </w:p>
    <w:p w14:paraId="11D13050" w14:textId="26678677" w:rsidR="00940CEB" w:rsidRDefault="00940CEB">
      <w:pPr>
        <w:pStyle w:val="ListParagraph"/>
        <w:numPr>
          <w:ilvl w:val="0"/>
          <w:numId w:val="37"/>
        </w:numPr>
        <w:jc w:val="both"/>
        <w:rPr>
          <w:ins w:id="4269" w:author="Orion" w:date="2011-07-08T12:19:00Z"/>
          <w:rFonts w:cs="Times New Roman"/>
        </w:rPr>
        <w:pPrChange w:id="4270" w:author="Orion" w:date="2011-07-08T12:14:00Z">
          <w:pPr/>
        </w:pPrChange>
      </w:pPr>
      <w:ins w:id="4271" w:author="Orion" w:date="2011-07-08T12:18:00Z">
        <w:r>
          <w:rPr>
            <w:rFonts w:cs="Times New Roman"/>
          </w:rPr>
          <w:t>Show Planes: mostrar</w:t>
        </w:r>
      </w:ins>
      <w:ins w:id="4272" w:author="Orion" w:date="2011-07-08T12:19:00Z">
        <w:r>
          <w:rPr>
            <w:rFonts w:cs="Times New Roman"/>
          </w:rPr>
          <w:t xml:space="preserve">ía todos los elementos que son objeto de esta simulación. Aquí estarían incluidos aeropuertos, </w:t>
        </w:r>
        <w:proofErr w:type="spellStart"/>
        <w:r>
          <w:rPr>
            <w:rFonts w:cs="Times New Roman"/>
          </w:rPr>
          <w:t>waypoints</w:t>
        </w:r>
        <w:proofErr w:type="spellEnd"/>
        <w:r>
          <w:rPr>
            <w:rFonts w:cs="Times New Roman"/>
          </w:rPr>
          <w:t>, aviones, rutas, etc.</w:t>
        </w:r>
      </w:ins>
    </w:p>
    <w:p w14:paraId="4B296FAA" w14:textId="77777777" w:rsidR="00683D22" w:rsidRDefault="00683D22">
      <w:pPr>
        <w:jc w:val="both"/>
        <w:rPr>
          <w:ins w:id="4273" w:author="Orion" w:date="2011-07-08T12:27:00Z"/>
          <w:rFonts w:cs="Times New Roman"/>
        </w:rPr>
        <w:pPrChange w:id="4274" w:author="Orion" w:date="2011-07-08T12:19:00Z">
          <w:pPr/>
        </w:pPrChange>
      </w:pPr>
    </w:p>
    <w:p w14:paraId="4BA07FC5" w14:textId="77777777" w:rsidR="001B61AA" w:rsidRDefault="00CB3426">
      <w:pPr>
        <w:jc w:val="both"/>
        <w:rPr>
          <w:ins w:id="4275" w:author="Orion" w:date="2011-07-08T12:33:00Z"/>
          <w:rFonts w:cs="Times New Roman"/>
        </w:rPr>
        <w:pPrChange w:id="4276" w:author="Orion" w:date="2011-07-08T12:19:00Z">
          <w:pPr/>
        </w:pPrChange>
      </w:pPr>
      <w:ins w:id="4277" w:author="Orion" w:date="2011-07-08T12:19:00Z">
        <w:r>
          <w:rPr>
            <w:rFonts w:cs="Times New Roman"/>
          </w:rPr>
          <w:t xml:space="preserve">El siguiente panel </w:t>
        </w:r>
      </w:ins>
      <w:ins w:id="4278" w:author="Orion" w:date="2011-07-08T12:27:00Z">
        <w:r w:rsidR="00683D22">
          <w:rPr>
            <w:rFonts w:cs="Times New Roman"/>
          </w:rPr>
          <w:t>será donde se podrá</w:t>
        </w:r>
      </w:ins>
      <w:ins w:id="4279" w:author="Orion" w:date="2011-07-08T12:19:00Z">
        <w:r>
          <w:rPr>
            <w:rFonts w:cs="Times New Roman"/>
          </w:rPr>
          <w:t xml:space="preserve"> seleccionar los ficheros </w:t>
        </w:r>
        <w:proofErr w:type="spellStart"/>
        <w:r>
          <w:rPr>
            <w:rFonts w:cs="Times New Roman"/>
          </w:rPr>
          <w:t>xml</w:t>
        </w:r>
        <w:proofErr w:type="spellEnd"/>
        <w:r>
          <w:rPr>
            <w:rFonts w:cs="Times New Roman"/>
          </w:rPr>
          <w:t xml:space="preserve"> que aportaran la informaci</w:t>
        </w:r>
      </w:ins>
      <w:ins w:id="4280" w:author="Orion" w:date="2011-07-08T12:20:00Z">
        <w:r>
          <w:rPr>
            <w:rFonts w:cs="Times New Roman"/>
          </w:rPr>
          <w:t xml:space="preserve">ón de los planes de vuelo que se van a llevar a cabo, </w:t>
        </w:r>
      </w:ins>
      <w:ins w:id="4281" w:author="Orion" w:date="2011-07-08T12:28:00Z">
        <w:r w:rsidR="00635CE1">
          <w:rPr>
            <w:rFonts w:cs="Times New Roman"/>
          </w:rPr>
          <w:t xml:space="preserve"> y los ficheros </w:t>
        </w:r>
        <w:proofErr w:type="spellStart"/>
        <w:r w:rsidR="00635CE1">
          <w:rPr>
            <w:rFonts w:cs="Times New Roman"/>
          </w:rPr>
          <w:t>xml</w:t>
        </w:r>
        <w:proofErr w:type="spellEnd"/>
        <w:r w:rsidR="00635CE1">
          <w:rPr>
            <w:rFonts w:cs="Times New Roman"/>
          </w:rPr>
          <w:t xml:space="preserve"> que contendrán</w:t>
        </w:r>
      </w:ins>
      <w:ins w:id="4282" w:author="Orion" w:date="2011-07-08T12:21:00Z">
        <w:r>
          <w:rPr>
            <w:rFonts w:cs="Times New Roman"/>
          </w:rPr>
          <w:t xml:space="preserve"> información relativa a las características de los pilotos que van a llevar a cabo los vuelos. Por un lado el </w:t>
        </w:r>
        <w:proofErr w:type="spellStart"/>
        <w:r>
          <w:rPr>
            <w:rFonts w:cs="Times New Roman"/>
          </w:rPr>
          <w:t>xml</w:t>
        </w:r>
        <w:proofErr w:type="spellEnd"/>
        <w:r>
          <w:rPr>
            <w:rFonts w:cs="Times New Roman"/>
          </w:rPr>
          <w:t xml:space="preserve"> correspondiente a la configuraci</w:t>
        </w:r>
      </w:ins>
      <w:ins w:id="4283" w:author="Orion" w:date="2011-07-08T12:22:00Z">
        <w:r>
          <w:rPr>
            <w:rFonts w:cs="Times New Roman"/>
          </w:rPr>
          <w:t xml:space="preserve">ón de los planes de vuelo contendrá información de los aeropuertos de origen y de destino, de los </w:t>
        </w:r>
        <w:proofErr w:type="spellStart"/>
        <w:r>
          <w:rPr>
            <w:rFonts w:cs="Times New Roman"/>
          </w:rPr>
          <w:t>waypoints</w:t>
        </w:r>
        <w:proofErr w:type="spellEnd"/>
        <w:r>
          <w:rPr>
            <w:rFonts w:cs="Times New Roman"/>
          </w:rPr>
          <w:t xml:space="preserve"> por los que se tiene que pasar</w:t>
        </w:r>
      </w:ins>
      <w:ins w:id="4284" w:author="Orion" w:date="2011-07-08T12:26:00Z">
        <w:r w:rsidR="0099334F">
          <w:rPr>
            <w:rFonts w:cs="Times New Roman"/>
          </w:rPr>
          <w:t>,</w:t>
        </w:r>
      </w:ins>
      <w:ins w:id="4285" w:author="Orion" w:date="2011-07-08T12:22:00Z">
        <w:r>
          <w:rPr>
            <w:rFonts w:cs="Times New Roman"/>
          </w:rPr>
          <w:t xml:space="preserve"> </w:t>
        </w:r>
      </w:ins>
      <w:ins w:id="4286" w:author="Orion" w:date="2011-07-08T12:26:00Z">
        <w:r w:rsidR="0099334F">
          <w:rPr>
            <w:rFonts w:cs="Times New Roman"/>
          </w:rPr>
          <w:t>e</w:t>
        </w:r>
      </w:ins>
      <w:ins w:id="4287" w:author="Orion" w:date="2011-07-08T12:22:00Z">
        <w:r>
          <w:rPr>
            <w:rFonts w:cs="Times New Roman"/>
          </w:rPr>
          <w:t xml:space="preserve"> </w:t>
        </w:r>
      </w:ins>
      <w:ins w:id="4288" w:author="Orion" w:date="2011-07-08T12:23:00Z">
        <w:r w:rsidR="0099334F">
          <w:rPr>
            <w:rFonts w:cs="Times New Roman"/>
          </w:rPr>
          <w:t>informaci</w:t>
        </w:r>
      </w:ins>
      <w:ins w:id="4289" w:author="Orion" w:date="2011-07-08T12:24:00Z">
        <w:r w:rsidR="0099334F">
          <w:rPr>
            <w:rFonts w:cs="Times New Roman"/>
          </w:rPr>
          <w:t xml:space="preserve">ón relativa a cuando tiene que </w:t>
        </w:r>
      </w:ins>
      <w:ins w:id="4290" w:author="Orion" w:date="2011-07-08T12:26:00Z">
        <w:r w:rsidR="0099334F">
          <w:rPr>
            <w:rFonts w:cs="Times New Roman"/>
          </w:rPr>
          <w:t>partir</w:t>
        </w:r>
      </w:ins>
      <w:ins w:id="4291" w:author="Orion" w:date="2011-07-08T12:24:00Z">
        <w:r w:rsidR="0099334F">
          <w:rPr>
            <w:rFonts w:cs="Times New Roman"/>
          </w:rPr>
          <w:t xml:space="preserve"> el vuelo, informaci</w:t>
        </w:r>
      </w:ins>
      <w:ins w:id="4292" w:author="Orion" w:date="2011-07-08T12:25:00Z">
        <w:r w:rsidR="0099334F">
          <w:rPr>
            <w:rFonts w:cs="Times New Roman"/>
          </w:rPr>
          <w:t>ón</w:t>
        </w:r>
      </w:ins>
      <w:ins w:id="4293" w:author="Orion" w:date="2011-07-08T12:26:00Z">
        <w:r w:rsidR="0099334F">
          <w:rPr>
            <w:rFonts w:cs="Times New Roman"/>
          </w:rPr>
          <w:t xml:space="preserve"> que</w:t>
        </w:r>
      </w:ins>
      <w:ins w:id="4294" w:author="Orion" w:date="2011-07-08T12:25:00Z">
        <w:r w:rsidR="0099334F">
          <w:rPr>
            <w:rFonts w:cs="Times New Roman"/>
          </w:rPr>
          <w:t xml:space="preserve"> vendrá en el </w:t>
        </w:r>
        <w:proofErr w:type="spellStart"/>
        <w:r w:rsidR="0099334F">
          <w:rPr>
            <w:rFonts w:cs="Times New Roman"/>
          </w:rPr>
          <w:t>xml</w:t>
        </w:r>
        <w:proofErr w:type="spellEnd"/>
        <w:r w:rsidR="0099334F">
          <w:rPr>
            <w:rFonts w:cs="Times New Roman"/>
          </w:rPr>
          <w:t xml:space="preserve"> </w:t>
        </w:r>
      </w:ins>
      <w:ins w:id="4295" w:author="Orion" w:date="2011-07-08T12:26:00Z">
        <w:r w:rsidR="0099334F">
          <w:rPr>
            <w:rFonts w:cs="Times New Roman"/>
          </w:rPr>
          <w:t>como</w:t>
        </w:r>
      </w:ins>
      <w:ins w:id="4296" w:author="Orion" w:date="2011-07-08T12:25:00Z">
        <w:r w:rsidR="0099334F">
          <w:rPr>
            <w:rFonts w:cs="Times New Roman"/>
          </w:rPr>
          <w:t xml:space="preserve"> minutos </w:t>
        </w:r>
      </w:ins>
      <w:ins w:id="4297" w:author="Orion" w:date="2011-07-08T12:26:00Z">
        <w:r w:rsidR="0099334F">
          <w:rPr>
            <w:rFonts w:cs="Times New Roman"/>
          </w:rPr>
          <w:t>que han de pasar después de iniciarse la simulación.</w:t>
        </w:r>
      </w:ins>
      <w:ins w:id="4298" w:author="Orion" w:date="2011-07-08T12:28:00Z">
        <w:r w:rsidR="00635CE1">
          <w:rPr>
            <w:rFonts w:cs="Times New Roman"/>
          </w:rPr>
          <w:t xml:space="preserve"> Por otro lado, el </w:t>
        </w:r>
        <w:proofErr w:type="spellStart"/>
        <w:r w:rsidR="00635CE1">
          <w:rPr>
            <w:rFonts w:cs="Times New Roman"/>
          </w:rPr>
          <w:t>xml</w:t>
        </w:r>
        <w:proofErr w:type="spellEnd"/>
        <w:r w:rsidR="00635CE1">
          <w:rPr>
            <w:rFonts w:cs="Times New Roman"/>
          </w:rPr>
          <w:t xml:space="preserve"> con la informaci</w:t>
        </w:r>
      </w:ins>
      <w:ins w:id="4299" w:author="Orion" w:date="2011-07-08T12:29:00Z">
        <w:r w:rsidR="00635CE1">
          <w:rPr>
            <w:rFonts w:cs="Times New Roman"/>
          </w:rPr>
          <w:t xml:space="preserve">ón de los pilotos contendrán para cada piloto los valores, en porcentaje entre 0 y 1, </w:t>
        </w:r>
      </w:ins>
      <w:ins w:id="4300" w:author="Orion" w:date="2011-07-08T12:30:00Z">
        <w:r w:rsidR="00635CE1">
          <w:rPr>
            <w:rFonts w:cs="Times New Roman"/>
          </w:rPr>
          <w:t>de cada una de sus características estrés, fatiga y experiencia respectivamente.</w:t>
        </w:r>
      </w:ins>
      <w:ins w:id="4301" w:author="Orion" w:date="2011-07-08T12:33:00Z">
        <w:r w:rsidR="001B61AA">
          <w:rPr>
            <w:rFonts w:cs="Times New Roman"/>
          </w:rPr>
          <w:t xml:space="preserve"> </w:t>
        </w:r>
      </w:ins>
    </w:p>
    <w:p w14:paraId="5877786E" w14:textId="67527D75" w:rsidR="00CB3426" w:rsidRPr="00442C93" w:rsidRDefault="00ED0A17">
      <w:pPr>
        <w:jc w:val="both"/>
        <w:rPr>
          <w:ins w:id="4302" w:author="Orion" w:date="2011-07-08T11:52:00Z"/>
          <w:rFonts w:cs="Times New Roman"/>
        </w:rPr>
        <w:pPrChange w:id="4303" w:author="Orion" w:date="2011-07-08T12:19:00Z">
          <w:pPr/>
        </w:pPrChange>
      </w:pPr>
      <w:ins w:id="4304" w:author="Orion" w:date="2011-07-08T12:31:00Z">
        <w:r>
          <w:rPr>
            <w:rFonts w:cs="Times New Roman"/>
          </w:rPr>
          <w:t>Ambos</w:t>
        </w:r>
      </w:ins>
      <w:ins w:id="4305" w:author="Orion" w:date="2011-07-08T12:30:00Z">
        <w:r>
          <w:rPr>
            <w:rFonts w:cs="Times New Roman"/>
          </w:rPr>
          <w:t xml:space="preserve"> botones de este pane</w:t>
        </w:r>
      </w:ins>
      <w:ins w:id="4306" w:author="Orion" w:date="2011-07-08T12:31:00Z">
        <w:r>
          <w:rPr>
            <w:rFonts w:cs="Times New Roman"/>
          </w:rPr>
          <w:t>l</w:t>
        </w:r>
      </w:ins>
      <w:ins w:id="4307" w:author="Orion" w:date="2011-07-08T12:20:00Z">
        <w:r w:rsidR="00CB3426">
          <w:rPr>
            <w:rFonts w:cs="Times New Roman"/>
          </w:rPr>
          <w:t xml:space="preserve"> </w:t>
        </w:r>
      </w:ins>
      <w:ins w:id="4308" w:author="Orion" w:date="2011-07-08T12:31:00Z">
        <w:r>
          <w:rPr>
            <w:rFonts w:cs="Times New Roman"/>
          </w:rPr>
          <w:t>quedarán</w:t>
        </w:r>
      </w:ins>
      <w:ins w:id="4309" w:author="Orion" w:date="2011-07-08T12:20:00Z">
        <w:r w:rsidR="00CB3426">
          <w:rPr>
            <w:rFonts w:cs="Times New Roman"/>
          </w:rPr>
          <w:t xml:space="preserve"> </w:t>
        </w:r>
      </w:ins>
      <w:ins w:id="4310" w:author="Orion" w:date="2011-07-08T12:31:00Z">
        <w:r>
          <w:rPr>
            <w:rFonts w:cs="Times New Roman"/>
          </w:rPr>
          <w:t>deshabilitados</w:t>
        </w:r>
      </w:ins>
      <w:ins w:id="4311" w:author="Orion" w:date="2011-07-08T12:20:00Z">
        <w:r w:rsidR="00CB3426">
          <w:rPr>
            <w:rFonts w:cs="Times New Roman"/>
          </w:rPr>
          <w:t xml:space="preserve"> una vez </w:t>
        </w:r>
      </w:ins>
      <w:ins w:id="4312" w:author="Orion" w:date="2011-07-08T12:31:00Z">
        <w:r>
          <w:rPr>
            <w:rFonts w:cs="Times New Roman"/>
          </w:rPr>
          <w:t>iniciada</w:t>
        </w:r>
      </w:ins>
      <w:ins w:id="4313" w:author="Orion" w:date="2011-07-08T12:20:00Z">
        <w:r w:rsidR="00CB3426">
          <w:rPr>
            <w:rFonts w:cs="Times New Roman"/>
          </w:rPr>
          <w:t xml:space="preserve"> la </w:t>
        </w:r>
      </w:ins>
      <w:ins w:id="4314" w:author="Orion" w:date="2011-07-08T12:31:00Z">
        <w:r>
          <w:rPr>
            <w:rFonts w:cs="Times New Roman"/>
          </w:rPr>
          <w:t>simulación, es decir, una vez iniciada esta no es posible modificar la configuración</w:t>
        </w:r>
      </w:ins>
      <w:ins w:id="4315" w:author="Orion" w:date="2011-07-08T12:32:00Z">
        <w:r>
          <w:rPr>
            <w:rFonts w:cs="Times New Roman"/>
          </w:rPr>
          <w:t>.</w:t>
        </w:r>
      </w:ins>
    </w:p>
    <w:p w14:paraId="32D9CEC0" w14:textId="0A79D1AB" w:rsidR="00A570A7" w:rsidRDefault="00CC3963">
      <w:pPr>
        <w:jc w:val="both"/>
        <w:rPr>
          <w:ins w:id="4316" w:author="Orion" w:date="2011-07-08T12:34:00Z"/>
          <w:rFonts w:cs="Times New Roman"/>
        </w:rPr>
        <w:pPrChange w:id="4317" w:author="Orion" w:date="2011-05-10T23:29:00Z">
          <w:pPr/>
        </w:pPrChange>
      </w:pPr>
      <w:ins w:id="4318" w:author="Orion" w:date="2011-07-08T12:33:00Z">
        <w:r>
          <w:rPr>
            <w:rFonts w:cs="Times New Roman"/>
          </w:rPr>
          <w:t xml:space="preserve">En último lugar se </w:t>
        </w:r>
      </w:ins>
      <w:ins w:id="4319" w:author="Orion" w:date="2011-07-08T12:35:00Z">
        <w:r>
          <w:rPr>
            <w:rFonts w:cs="Times New Roman"/>
          </w:rPr>
          <w:t>dispone</w:t>
        </w:r>
      </w:ins>
      <w:ins w:id="4320" w:author="Orion" w:date="2011-07-08T12:33:00Z">
        <w:r>
          <w:rPr>
            <w:rFonts w:cs="Times New Roman"/>
          </w:rPr>
          <w:t xml:space="preserve"> de un panel </w:t>
        </w:r>
      </w:ins>
      <w:ins w:id="4321" w:author="Orion" w:date="2011-07-08T12:35:00Z">
        <w:r>
          <w:rPr>
            <w:rFonts w:cs="Times New Roman"/>
          </w:rPr>
          <w:t>donde se podrá hacer uso de botones</w:t>
        </w:r>
      </w:ins>
      <w:ins w:id="4322" w:author="Orion" w:date="2011-07-08T12:33:00Z">
        <w:r>
          <w:rPr>
            <w:rFonts w:cs="Times New Roman"/>
          </w:rPr>
          <w:t xml:space="preserve"> </w:t>
        </w:r>
      </w:ins>
      <w:ins w:id="4323" w:author="Orion" w:date="2011-07-08T12:35:00Z">
        <w:r>
          <w:rPr>
            <w:rFonts w:cs="Times New Roman"/>
          </w:rPr>
          <w:t xml:space="preserve">tanto </w:t>
        </w:r>
      </w:ins>
      <w:ins w:id="4324" w:author="Orion" w:date="2011-07-08T12:36:00Z">
        <w:r>
          <w:rPr>
            <w:rFonts w:cs="Times New Roman"/>
          </w:rPr>
          <w:t xml:space="preserve">para </w:t>
        </w:r>
      </w:ins>
      <w:ins w:id="4325" w:author="Orion" w:date="2011-07-08T12:33:00Z">
        <w:r>
          <w:rPr>
            <w:rFonts w:cs="Times New Roman"/>
          </w:rPr>
          <w:t>iniciar</w:t>
        </w:r>
      </w:ins>
      <w:ins w:id="4326" w:author="Orion" w:date="2011-07-08T12:37:00Z">
        <w:r>
          <w:rPr>
            <w:rFonts w:cs="Times New Roman"/>
          </w:rPr>
          <w:t xml:space="preserve"> o </w:t>
        </w:r>
        <w:r>
          <w:rPr>
            <w:rFonts w:cs="Times New Roman"/>
          </w:rPr>
          <w:lastRenderedPageBreak/>
          <w:t xml:space="preserve">reanudar </w:t>
        </w:r>
      </w:ins>
      <w:ins w:id="4327" w:author="Orion" w:date="2011-07-08T12:33:00Z">
        <w:r>
          <w:rPr>
            <w:rFonts w:cs="Times New Roman"/>
          </w:rPr>
          <w:t xml:space="preserve">la simulación (una vez </w:t>
        </w:r>
      </w:ins>
      <w:ins w:id="4328" w:author="Orion" w:date="2011-07-08T12:36:00Z">
        <w:r>
          <w:rPr>
            <w:rFonts w:cs="Times New Roman"/>
          </w:rPr>
          <w:t>se haya</w:t>
        </w:r>
      </w:ins>
      <w:ins w:id="4329" w:author="Orion" w:date="2011-07-08T12:33:00Z">
        <w:r>
          <w:rPr>
            <w:rFonts w:cs="Times New Roman"/>
          </w:rPr>
          <w:t xml:space="preserve"> seleccionad</w:t>
        </w:r>
      </w:ins>
      <w:ins w:id="4330" w:author="Orion" w:date="2011-07-08T12:36:00Z">
        <w:r>
          <w:rPr>
            <w:rFonts w:cs="Times New Roman"/>
          </w:rPr>
          <w:t>o</w:t>
        </w:r>
      </w:ins>
      <w:ins w:id="4331" w:author="Orion" w:date="2011-07-08T12:33:00Z">
        <w:r>
          <w:rPr>
            <w:rFonts w:cs="Times New Roman"/>
          </w:rPr>
          <w:t xml:space="preserve"> la</w:t>
        </w:r>
      </w:ins>
      <w:ins w:id="4332" w:author="Orion" w:date="2011-07-08T12:34:00Z">
        <w:r>
          <w:rPr>
            <w:rFonts w:cs="Times New Roman"/>
          </w:rPr>
          <w:t xml:space="preserve"> </w:t>
        </w:r>
      </w:ins>
      <w:ins w:id="4333" w:author="Orion" w:date="2011-07-08T12:33:00Z">
        <w:r>
          <w:rPr>
            <w:rFonts w:cs="Times New Roman"/>
          </w:rPr>
          <w:t>configuraci</w:t>
        </w:r>
      </w:ins>
      <w:ins w:id="4334" w:author="Orion" w:date="2011-07-08T12:34:00Z">
        <w:r>
          <w:rPr>
            <w:rFonts w:cs="Times New Roman"/>
          </w:rPr>
          <w:t xml:space="preserve">ón que </w:t>
        </w:r>
      </w:ins>
      <w:ins w:id="4335" w:author="Orion" w:date="2011-07-08T12:36:00Z">
        <w:r>
          <w:rPr>
            <w:rFonts w:cs="Times New Roman"/>
          </w:rPr>
          <w:t>se quiere</w:t>
        </w:r>
      </w:ins>
      <w:ins w:id="4336" w:author="Orion" w:date="2011-07-08T12:34:00Z">
        <w:r>
          <w:rPr>
            <w:rFonts w:cs="Times New Roman"/>
          </w:rPr>
          <w:t xml:space="preserve">), </w:t>
        </w:r>
      </w:ins>
      <w:ins w:id="4337" w:author="Orion" w:date="2011-07-08T12:35:00Z">
        <w:r>
          <w:rPr>
            <w:rFonts w:cs="Times New Roman"/>
          </w:rPr>
          <w:t>como para</w:t>
        </w:r>
      </w:ins>
      <w:ins w:id="4338" w:author="Orion" w:date="2011-07-08T12:34:00Z">
        <w:r>
          <w:rPr>
            <w:rFonts w:cs="Times New Roman"/>
          </w:rPr>
          <w:t xml:space="preserve"> pararla</w:t>
        </w:r>
      </w:ins>
      <w:ins w:id="4339" w:author="Orion" w:date="2011-07-08T12:37:00Z">
        <w:r>
          <w:rPr>
            <w:rFonts w:cs="Times New Roman"/>
          </w:rPr>
          <w:t>.</w:t>
        </w:r>
      </w:ins>
    </w:p>
    <w:p w14:paraId="6164F79F" w14:textId="77777777" w:rsidR="00CC3963" w:rsidRDefault="00CC3963">
      <w:pPr>
        <w:jc w:val="both"/>
        <w:rPr>
          <w:ins w:id="4340" w:author="Orion" w:date="2011-07-08T11:53:00Z"/>
          <w:rFonts w:cs="Times New Roman"/>
        </w:rPr>
        <w:pPrChange w:id="4341" w:author="Orion" w:date="2011-05-10T23:29:00Z">
          <w:pPr/>
        </w:pPrChange>
      </w:pPr>
    </w:p>
    <w:p w14:paraId="3511A7CF" w14:textId="77777777" w:rsidR="00A570A7" w:rsidRPr="007B2DFF" w:rsidRDefault="00A570A7" w:rsidP="00A570A7">
      <w:pPr>
        <w:jc w:val="both"/>
        <w:rPr>
          <w:ins w:id="4342" w:author="Orion" w:date="2011-07-08T11:53:00Z"/>
          <w:rFonts w:cs="Times New Roman"/>
        </w:rPr>
      </w:pPr>
      <w:ins w:id="4343" w:author="Orion" w:date="2011-07-08T11:53:00Z">
        <w:r w:rsidRPr="00BA1E2E">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4344" w:name="_Ref296597038"/>
      </w:ins>
    </w:p>
    <w:p w14:paraId="015F7E0E" w14:textId="77777777" w:rsidR="00A570A7" w:rsidRDefault="00A570A7" w:rsidP="00A570A7">
      <w:pPr>
        <w:pStyle w:val="Caption"/>
        <w:rPr>
          <w:ins w:id="4345" w:author="Orion" w:date="2011-07-08T11:53:00Z"/>
          <w:rFonts w:cs="Times New Roman"/>
        </w:rPr>
      </w:pPr>
      <w:bookmarkStart w:id="4346" w:name="_Ref297886837"/>
      <w:ins w:id="4347" w:author="Orion" w:date="2011-07-08T11:53:00Z">
        <w:r>
          <w:t xml:space="preserve">Ilustración </w:t>
        </w:r>
        <w:r>
          <w:fldChar w:fldCharType="begin"/>
        </w:r>
        <w:r>
          <w:instrText xml:space="preserve"> SEQ Ilustración \* ARABIC </w:instrText>
        </w:r>
        <w:r>
          <w:fldChar w:fldCharType="separate"/>
        </w:r>
      </w:ins>
      <w:ins w:id="4348" w:author="Orion" w:date="2011-07-11T12:40:00Z">
        <w:r w:rsidR="00711D6D">
          <w:rPr>
            <w:noProof/>
          </w:rPr>
          <w:t>1</w:t>
        </w:r>
      </w:ins>
      <w:ins w:id="4349" w:author="Orion" w:date="2011-07-08T11:53:00Z">
        <w:r>
          <w:fldChar w:fldCharType="end"/>
        </w:r>
        <w:bookmarkEnd w:id="4344"/>
        <w:bookmarkEnd w:id="4346"/>
      </w:ins>
    </w:p>
    <w:p w14:paraId="7A0536BB" w14:textId="77777777" w:rsidR="00A570A7" w:rsidRDefault="00A570A7">
      <w:pPr>
        <w:jc w:val="both"/>
        <w:rPr>
          <w:ins w:id="4350" w:author="Orion" w:date="2011-06-21T13:21:00Z"/>
          <w:rFonts w:cs="Times New Roman"/>
        </w:rPr>
        <w:pPrChange w:id="4351" w:author="Orion" w:date="2011-05-10T23:29:00Z">
          <w:pPr/>
        </w:pPrChange>
      </w:pPr>
    </w:p>
    <w:p w14:paraId="20279B7D" w14:textId="0F79A68B" w:rsidR="00235EE7" w:rsidRDefault="00A570A7">
      <w:pPr>
        <w:jc w:val="both"/>
        <w:rPr>
          <w:ins w:id="4352" w:author="Orion" w:date="2011-06-23T12:52:00Z"/>
          <w:noProof/>
          <w:lang w:eastAsia="es-ES" w:bidi="ar-SA"/>
        </w:rPr>
        <w:pPrChange w:id="4353" w:author="Orion" w:date="2011-07-08T11:10:00Z">
          <w:pPr/>
        </w:pPrChange>
      </w:pPr>
      <w:ins w:id="4354" w:author="Orion" w:date="2011-07-08T11:53:00Z">
        <w:r>
          <w:t>Por otro lado, h</w:t>
        </w:r>
      </w:ins>
      <w:ins w:id="4355" w:author="Orion" w:date="2011-06-21T13:32:00Z">
        <w:r w:rsidR="006C0C1A">
          <w:t>aciendo uso de</w:t>
        </w:r>
      </w:ins>
      <w:ins w:id="4356" w:author="Orion" w:date="2011-06-21T13:33:00Z">
        <w:r w:rsidR="00F53952">
          <w:t xml:space="preserve"> </w:t>
        </w:r>
      </w:ins>
      <w:ins w:id="4357" w:author="Orion" w:date="2011-07-08T11:53:00Z">
        <w:r>
          <w:t>la</w:t>
        </w:r>
      </w:ins>
      <w:ins w:id="4358" w:author="Orion" w:date="2011-06-21T13:32:00Z">
        <w:r w:rsidR="00F53952">
          <w:t xml:space="preserve"> herramienta,</w:t>
        </w:r>
      </w:ins>
      <w:ins w:id="4359" w:author="Orion" w:date="2011-06-20T19:15:00Z">
        <w:r w:rsidR="00577C77">
          <w:t xml:space="preserve"> </w:t>
        </w:r>
      </w:ins>
      <w:proofErr w:type="spellStart"/>
      <w:ins w:id="4360"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4361" w:author="Orion" w:date="2011-07-08T11:53:00Z">
        <w:r>
          <w:rPr>
            <w:bCs/>
          </w:rPr>
          <w:t>,</w:t>
        </w:r>
      </w:ins>
      <w:ins w:id="4362" w:author="Orion" w:date="2011-06-20T19:15:00Z">
        <w:r w:rsidR="00577C77">
          <w:t xml:space="preserve"> </w:t>
        </w:r>
      </w:ins>
      <w:ins w:id="4363" w:author="Orion" w:date="2011-06-10T12:20:00Z">
        <w:r w:rsidR="003E04E6">
          <w:t>se mostrará</w:t>
        </w:r>
      </w:ins>
      <w:ins w:id="4364" w:author="Orion" w:date="2011-07-08T12:37:00Z">
        <w:r w:rsidR="003E04E6">
          <w:t>,</w:t>
        </w:r>
      </w:ins>
      <w:ins w:id="4365" w:author="Orion" w:date="2011-06-10T12:20:00Z">
        <w:r w:rsidR="002809A4">
          <w:t xml:space="preserve"> </w:t>
        </w:r>
      </w:ins>
      <w:ins w:id="4366" w:author="Orion" w:date="2011-07-08T11:53:00Z">
        <w:r w:rsidR="00B004B8">
          <w:t>en la parte derecha de la ventana</w:t>
        </w:r>
      </w:ins>
      <w:ins w:id="4367" w:author="Orion" w:date="2011-07-08T12:37:00Z">
        <w:r w:rsidR="003E04E6">
          <w:t>,</w:t>
        </w:r>
      </w:ins>
      <w:ins w:id="4368" w:author="Orion" w:date="2011-07-08T11:53:00Z">
        <w:r w:rsidR="00B004B8">
          <w:t xml:space="preserve"> </w:t>
        </w:r>
      </w:ins>
      <w:ins w:id="4369" w:author="Orion" w:date="2011-07-08T12:38:00Z">
        <w:r w:rsidR="003E04E6">
          <w:t>el</w:t>
        </w:r>
      </w:ins>
      <w:ins w:id="4370" w:author="Orion" w:date="2011-06-10T12:20:00Z">
        <w:r w:rsidR="003E04E6">
          <w:t xml:space="preserve"> mapa</w:t>
        </w:r>
      </w:ins>
      <w:ins w:id="4371" w:author="Orion" w:date="2011-07-08T11:54:00Z">
        <w:r w:rsidR="003E04E6">
          <w:t xml:space="preserve"> donde se </w:t>
        </w:r>
      </w:ins>
      <w:ins w:id="4372" w:author="Orion" w:date="2011-07-08T12:38:00Z">
        <w:r w:rsidR="003E04E6">
          <w:t>podrá ver</w:t>
        </w:r>
      </w:ins>
      <w:ins w:id="4373" w:author="Orion" w:date="2011-07-08T11:54:00Z">
        <w:r w:rsidR="00B004B8">
          <w:t xml:space="preserve"> los</w:t>
        </w:r>
      </w:ins>
      <w:ins w:id="4374" w:author="Orion" w:date="2011-06-10T12:20:00Z">
        <w:r w:rsidR="002809A4">
          <w:t xml:space="preserve"> </w:t>
        </w:r>
        <w:proofErr w:type="spellStart"/>
        <w:r w:rsidR="002809A4">
          <w:t>waypoints</w:t>
        </w:r>
        <w:proofErr w:type="spellEnd"/>
        <w:r w:rsidR="002809A4">
          <w:t xml:space="preserve"> y aeropuertos, y como se van desplazando los aviones para llegar a su destino</w:t>
        </w:r>
      </w:ins>
      <w:ins w:id="4375" w:author="Orion" w:date="2011-06-21T11:40:00Z">
        <w:r w:rsidR="004C625E">
          <w:t xml:space="preserve"> junto con la ruta</w:t>
        </w:r>
      </w:ins>
      <w:ins w:id="4376" w:author="Orion" w:date="2011-06-20T19:53:00Z">
        <w:r w:rsidR="00F9311E">
          <w:t xml:space="preserve"> que va</w:t>
        </w:r>
      </w:ins>
      <w:ins w:id="4377" w:author="Orion" w:date="2011-06-21T11:53:00Z">
        <w:r w:rsidR="0035314F">
          <w:t>n</w:t>
        </w:r>
      </w:ins>
      <w:ins w:id="4378" w:author="Orion" w:date="2011-06-20T19:53:00Z">
        <w:r w:rsidR="00F9311E">
          <w:t xml:space="preserve"> recorriendo </w:t>
        </w:r>
      </w:ins>
      <w:ins w:id="4379" w:author="Orion" w:date="2011-06-21T11:53:00Z">
        <w:r w:rsidR="0035314F">
          <w:t>estos</w:t>
        </w:r>
      </w:ins>
      <w:ins w:id="4380" w:author="Orion" w:date="2011-06-20T19:55:00Z">
        <w:r w:rsidR="00F9311E">
          <w:t>.</w:t>
        </w:r>
      </w:ins>
      <w:ins w:id="4381" w:author="Orion" w:date="2011-06-21T11:47:00Z">
        <w:r w:rsidR="00251CCB">
          <w:t xml:space="preserve"> </w:t>
        </w:r>
      </w:ins>
      <w:ins w:id="4382" w:author="Orion" w:date="2011-06-21T11:53:00Z">
        <w:r w:rsidR="00152A89">
          <w:t xml:space="preserve">Como podemos ver en la </w:t>
        </w:r>
      </w:ins>
      <w:ins w:id="4383" w:author="Orion" w:date="2011-07-08T11:12:00Z">
        <w:r w:rsidR="00FF0C4F">
          <w:fldChar w:fldCharType="begin"/>
        </w:r>
        <w:r w:rsidR="00FF0C4F">
          <w:instrText xml:space="preserve"> REF _Ref297886837 \h </w:instrText>
        </w:r>
      </w:ins>
      <w:ins w:id="4384" w:author="Orion" w:date="2011-07-08T11:12:00Z">
        <w:r w:rsidR="00FF0C4F">
          <w:fldChar w:fldCharType="separate"/>
        </w:r>
        <w:r w:rsidR="00FF0C4F">
          <w:t xml:space="preserve">Ilustración </w:t>
        </w:r>
        <w:r w:rsidR="00FF0C4F">
          <w:rPr>
            <w:noProof/>
          </w:rPr>
          <w:t>1</w:t>
        </w:r>
        <w:r w:rsidR="00FF0C4F">
          <w:fldChar w:fldCharType="end"/>
        </w:r>
      </w:ins>
      <w:ins w:id="4385" w:author="Orion" w:date="2011-06-23T12:58:00Z">
        <w:r w:rsidR="00175493">
          <w:t xml:space="preserve"> </w:t>
        </w:r>
      </w:ins>
      <w:ins w:id="4386" w:author="Orion" w:date="2011-06-21T11:53:00Z">
        <w:r w:rsidR="00152A89">
          <w:t xml:space="preserve">los aeropuertos vienen marcados por puntos de color azul, los </w:t>
        </w:r>
        <w:proofErr w:type="spellStart"/>
        <w:r w:rsidR="00152A89">
          <w:t>waypoints</w:t>
        </w:r>
        <w:proofErr w:type="spellEnd"/>
        <w:r w:rsidR="00152A89">
          <w:t xml:space="preserve"> </w:t>
        </w:r>
      </w:ins>
      <w:ins w:id="4387" w:author="Orion" w:date="2011-06-21T11:55:00Z">
        <w:r w:rsidR="00152A89">
          <w:t>vendrán</w:t>
        </w:r>
      </w:ins>
      <w:ins w:id="4388" w:author="Orion" w:date="2011-06-21T11:53:00Z">
        <w:r w:rsidR="00152A89">
          <w:t xml:space="preserve"> </w:t>
        </w:r>
      </w:ins>
      <w:ins w:id="4389" w:author="Orion" w:date="2011-06-21T11:55:00Z">
        <w:r w:rsidR="00152A89">
          <w:t xml:space="preserve">determinados por puntos en color magenta, mientras que los aviones en principio serán de color verde. </w:t>
        </w:r>
      </w:ins>
      <w:ins w:id="4390" w:author="Orion" w:date="2011-06-21T12:00:00Z">
        <w:r w:rsidR="00F52E1D">
          <w:t xml:space="preserve">Sin embargo </w:t>
        </w:r>
      </w:ins>
      <w:ins w:id="4391" w:author="Orion" w:date="2011-06-21T12:01:00Z">
        <w:r w:rsidR="00F52E1D">
          <w:t>e</w:t>
        </w:r>
      </w:ins>
      <w:ins w:id="4392" w:author="Orion" w:date="2011-06-21T11:55:00Z">
        <w:r w:rsidR="00152A89">
          <w:t xml:space="preserve">l color de los aviones puede cambiar </w:t>
        </w:r>
      </w:ins>
      <w:ins w:id="4393" w:author="Orion" w:date="2011-06-21T11:56:00Z">
        <w:r w:rsidR="00152A89">
          <w:t>a</w:t>
        </w:r>
      </w:ins>
      <w:ins w:id="4394" w:author="Orion" w:date="2011-06-21T12:01:00Z">
        <w:r w:rsidR="00F52E1D">
          <w:t xml:space="preserve"> ser</w:t>
        </w:r>
      </w:ins>
      <w:ins w:id="4395" w:author="Orion" w:date="2011-06-21T11:56:00Z">
        <w:r w:rsidR="00152A89">
          <w:t xml:space="preserve"> amarillo en el caso de que los controladores establezcan que han entrado en una zona de conflicto</w:t>
        </w:r>
      </w:ins>
      <w:ins w:id="4396" w:author="Orion" w:date="2011-07-08T11:11:00Z">
        <w:r w:rsidR="004E0A0B">
          <w:t xml:space="preserve"> (</w:t>
        </w:r>
        <w:r w:rsidR="004E0A0B">
          <w:fldChar w:fldCharType="begin"/>
        </w:r>
        <w:r w:rsidR="004E0A0B">
          <w:instrText xml:space="preserve"> REF _Ref297886837 \h </w:instrText>
        </w:r>
      </w:ins>
      <w:r w:rsidR="004E0A0B">
        <w:fldChar w:fldCharType="separate"/>
      </w:r>
      <w:ins w:id="4397" w:author="Orion" w:date="2011-07-08T11:11:00Z">
        <w:r w:rsidR="004E0A0B">
          <w:t xml:space="preserve">Ilustración </w:t>
        </w:r>
        <w:r w:rsidR="004E0A0B">
          <w:rPr>
            <w:noProof/>
          </w:rPr>
          <w:t>1</w:t>
        </w:r>
        <w:r w:rsidR="004E0A0B">
          <w:fldChar w:fldCharType="end"/>
        </w:r>
      </w:ins>
      <w:ins w:id="4398" w:author="Orion" w:date="2011-06-23T12:58:00Z">
        <w:r w:rsidR="00175493">
          <w:rPr>
            <w:i/>
            <w:iCs/>
          </w:rPr>
          <w:fldChar w:fldCharType="begin"/>
        </w:r>
        <w:r w:rsidR="00175493">
          <w:instrText xml:space="preserve"> REF _Ref296597038 \h </w:instrText>
        </w:r>
      </w:ins>
      <w:r w:rsidR="00547764">
        <w:instrText xml:space="preserve"> \* MERGEFORMAT </w:instrText>
      </w:r>
      <w:r w:rsidR="00175493">
        <w:rPr>
          <w:i/>
          <w:iCs/>
        </w:rPr>
      </w:r>
      <w:ins w:id="4399" w:author="Orion" w:date="2011-06-23T12:58:00Z">
        <w:r w:rsidR="00175493">
          <w:rPr>
            <w:i/>
            <w:iCs/>
          </w:rPr>
          <w:fldChar w:fldCharType="end"/>
        </w:r>
        <w:r w:rsidR="00175493">
          <w:t>)</w:t>
        </w:r>
      </w:ins>
      <w:ins w:id="4400" w:author="Orion" w:date="2011-06-21T11:56:00Z">
        <w:r w:rsidR="00F52E1D">
          <w:t xml:space="preserve">. </w:t>
        </w:r>
      </w:ins>
      <w:ins w:id="4401" w:author="Orion" w:date="2011-06-21T12:02:00Z">
        <w:r w:rsidR="00981208">
          <w:t>También es posible que</w:t>
        </w:r>
      </w:ins>
      <w:ins w:id="4402" w:author="Orion" w:date="2011-06-21T12:01:00Z">
        <w:r w:rsidR="00F52E1D">
          <w:t xml:space="preserve"> este</w:t>
        </w:r>
      </w:ins>
      <w:ins w:id="4403" w:author="Orion" w:date="2011-06-21T11:57:00Z">
        <w:r w:rsidR="00F52E1D">
          <w:t xml:space="preserve"> color </w:t>
        </w:r>
      </w:ins>
      <w:ins w:id="4404" w:author="Orion" w:date="2011-06-21T12:02:00Z">
        <w:r w:rsidR="007A50A6">
          <w:t>pas</w:t>
        </w:r>
        <w:r w:rsidR="00981208">
          <w:t>e a ser</w:t>
        </w:r>
      </w:ins>
      <w:ins w:id="4405" w:author="Orion" w:date="2011-06-21T12:03:00Z">
        <w:r w:rsidR="00981208">
          <w:t xml:space="preserve"> </w:t>
        </w:r>
      </w:ins>
      <w:ins w:id="4406" w:author="Orion" w:date="2011-06-21T11:57:00Z">
        <w:r w:rsidR="00F52E1D">
          <w:t>rojo</w:t>
        </w:r>
      </w:ins>
      <w:ins w:id="4407" w:author="Orion" w:date="2011-06-21T12:03:00Z">
        <w:r w:rsidR="00981208">
          <w:t>, esto sucederá</w:t>
        </w:r>
      </w:ins>
      <w:ins w:id="4408" w:author="Orion" w:date="2011-06-21T11:57:00Z">
        <w:r w:rsidR="00F52E1D">
          <w:t xml:space="preserve"> cuando el avión </w:t>
        </w:r>
      </w:ins>
      <w:ins w:id="4409" w:author="Orion" w:date="2011-06-21T12:03:00Z">
        <w:r w:rsidR="00E975C2">
          <w:t>deje</w:t>
        </w:r>
      </w:ins>
      <w:ins w:id="4410" w:author="Orion" w:date="2011-06-21T11:57:00Z">
        <w:r w:rsidR="00F52E1D">
          <w:t xml:space="preserve"> de desplazarse. Esto puede </w:t>
        </w:r>
      </w:ins>
      <w:ins w:id="4411" w:author="Orion" w:date="2011-06-21T12:03:00Z">
        <w:r w:rsidR="006D7266">
          <w:t>ocurrir</w:t>
        </w:r>
      </w:ins>
      <w:ins w:id="4412" w:author="Orion" w:date="2011-06-21T11:57:00Z">
        <w:r w:rsidR="00F52E1D">
          <w:t xml:space="preserve"> o bien porque la aeronave </w:t>
        </w:r>
      </w:ins>
      <w:ins w:id="4413" w:author="Orion" w:date="2011-06-21T11:58:00Z">
        <w:r w:rsidR="00F52E1D">
          <w:t>h</w:t>
        </w:r>
      </w:ins>
      <w:ins w:id="4414" w:author="Orion" w:date="2011-06-21T11:57:00Z">
        <w:r w:rsidR="00F52E1D">
          <w:t>a llegado a su destino o bien</w:t>
        </w:r>
      </w:ins>
      <w:ins w:id="4415" w:author="Orion" w:date="2011-06-21T11:58:00Z">
        <w:r w:rsidR="00F52E1D">
          <w:t xml:space="preserve"> porque ha colisionado con otro avión. </w:t>
        </w:r>
      </w:ins>
      <w:ins w:id="4416" w:author="Orion" w:date="2011-06-21T12:02:00Z">
        <w:r w:rsidR="00981208">
          <w:t>Por otro lado, a</w:t>
        </w:r>
      </w:ins>
      <w:ins w:id="4417" w:author="Orion" w:date="2011-06-21T11:58:00Z">
        <w:r w:rsidR="00F52E1D">
          <w:t>lgo similar pasará con la ruta, cuyo color inicial será blanco</w:t>
        </w:r>
      </w:ins>
      <w:ins w:id="4418" w:author="Orion" w:date="2011-06-21T12:03:00Z">
        <w:r w:rsidR="00531435">
          <w:t>,</w:t>
        </w:r>
      </w:ins>
      <w:ins w:id="4419" w:author="Orion" w:date="2011-06-21T11:58:00Z">
        <w:r w:rsidR="00F52E1D">
          <w:t xml:space="preserve"> lo que indicará que el avión est</w:t>
        </w:r>
      </w:ins>
      <w:ins w:id="4420" w:author="Orion" w:date="2011-06-21T11:59:00Z">
        <w:r w:rsidR="00F52E1D">
          <w:t xml:space="preserve">á volando a la altura establecida como altura estándar de crucero para </w:t>
        </w:r>
      </w:ins>
      <w:ins w:id="4421" w:author="Orion" w:date="2011-06-21T12:04:00Z">
        <w:r w:rsidR="00531435">
          <w:t>esa</w:t>
        </w:r>
      </w:ins>
      <w:ins w:id="4422" w:author="Orion" w:date="2011-06-21T11:59:00Z">
        <w:r w:rsidR="00F52E1D">
          <w:t xml:space="preserve"> aeronave. Cuando el avi</w:t>
        </w:r>
        <w:r w:rsidR="00583AD1">
          <w:t xml:space="preserve">ón </w:t>
        </w:r>
      </w:ins>
      <w:ins w:id="4423" w:author="Orion" w:date="2011-06-21T12:04:00Z">
        <w:r w:rsidR="00842B5D">
          <w:t>empiece</w:t>
        </w:r>
      </w:ins>
      <w:ins w:id="4424" w:author="Orion" w:date="2011-06-21T11:59:00Z">
        <w:r w:rsidR="00F52E1D">
          <w:t xml:space="preserve"> a volar por encima de esta altura de cr</w:t>
        </w:r>
        <w:r w:rsidR="00583AD1">
          <w:t>ucero el color de la ruta pasar</w:t>
        </w:r>
      </w:ins>
      <w:ins w:id="4425" w:author="Orion" w:date="2011-06-21T12:04:00Z">
        <w:r w:rsidR="00583AD1">
          <w:t>á</w:t>
        </w:r>
      </w:ins>
      <w:ins w:id="4426" w:author="Orion" w:date="2011-06-21T11:59:00Z">
        <w:r w:rsidR="00F52E1D">
          <w:t xml:space="preserve"> a ser rojo, mientras que </w:t>
        </w:r>
      </w:ins>
      <w:ins w:id="4427" w:author="Orion" w:date="2011-06-21T12:04:00Z">
        <w:r w:rsidR="00754E41">
          <w:t>cuando vuele</w:t>
        </w:r>
      </w:ins>
      <w:ins w:id="4428" w:author="Orion" w:date="2011-06-21T11:59:00Z">
        <w:r w:rsidR="00F52E1D">
          <w:t xml:space="preserve"> por debajo este color ser</w:t>
        </w:r>
      </w:ins>
      <w:ins w:id="4429" w:author="Orion" w:date="2011-06-21T12:00:00Z">
        <w:r w:rsidR="00F52E1D">
          <w:t>á verde.</w:t>
        </w:r>
      </w:ins>
    </w:p>
    <w:p w14:paraId="7DDE55AF" w14:textId="77777777" w:rsidR="00A570A7" w:rsidRDefault="00A570A7" w:rsidP="003711C5">
      <w:pPr>
        <w:rPr>
          <w:ins w:id="4430" w:author="Orion" w:date="2011-06-23T12:57:00Z"/>
          <w:rFonts w:cs="Times New Roman"/>
        </w:rPr>
      </w:pPr>
    </w:p>
    <w:p w14:paraId="22B68DA0" w14:textId="77777777" w:rsidR="003711C5" w:rsidRPr="001B76BE" w:rsidRDefault="003711C5">
      <w:pPr>
        <w:jc w:val="both"/>
        <w:rPr>
          <w:ins w:id="4431" w:author="Orion" w:date="2011-06-23T12:57:00Z"/>
          <w:rFonts w:cs="Times New Roman"/>
          <w:color w:val="FF0000"/>
        </w:rPr>
        <w:pPrChange w:id="4432" w:author="Orion" w:date="2011-06-26T12:39:00Z">
          <w:pPr/>
        </w:pPrChange>
      </w:pPr>
      <w:ins w:id="4433"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4434" w:author="Orion" w:date="2011-06-20T19:16:00Z"/>
          <w:rFonts w:cs="Times New Roman"/>
        </w:rPr>
        <w:pPrChange w:id="4435" w:author="Orion" w:date="2011-06-26T12:39:00Z">
          <w:pPr/>
        </w:pPrChange>
      </w:pPr>
    </w:p>
    <w:p w14:paraId="695E81D2" w14:textId="330FA995" w:rsidR="00B937FD" w:rsidRDefault="00580B32">
      <w:pPr>
        <w:jc w:val="both"/>
        <w:rPr>
          <w:ins w:id="4436" w:author="Orion" w:date="2011-05-09T13:45:00Z"/>
          <w:rFonts w:cs="Times New Roman"/>
        </w:rPr>
        <w:pPrChange w:id="4437" w:author="Orion" w:date="2011-06-26T12:39:00Z">
          <w:pPr/>
        </w:pPrChange>
      </w:pPr>
      <w:ins w:id="4438" w:author="Orion" w:date="2011-06-10T12:25:00Z">
        <w:r>
          <w:rPr>
            <w:rFonts w:cs="Times New Roman"/>
          </w:rPr>
          <w:t>En cuanto al diseño de la visualización gráf</w:t>
        </w:r>
      </w:ins>
      <w:ins w:id="4439"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4440" w:author="Orion" w:date="2011-06-26T18:02:00Z">
        <w:r w:rsidR="004570B0">
          <w:rPr>
            <w:rFonts w:cs="Times New Roman"/>
          </w:rPr>
          <w:t>C</w:t>
        </w:r>
      </w:ins>
      <w:ins w:id="4441" w:author="Orion" w:date="2011-06-10T12:26:00Z">
        <w:r>
          <w:rPr>
            <w:rFonts w:cs="Times New Roman"/>
          </w:rPr>
          <w:t>reator</w:t>
        </w:r>
        <w:proofErr w:type="spellEnd"/>
        <w:r>
          <w:rPr>
            <w:rFonts w:cs="Times New Roman"/>
          </w:rPr>
          <w:t xml:space="preserve">) </w:t>
        </w:r>
      </w:ins>
      <w:ins w:id="4442" w:author="Orion" w:date="2011-05-10T09:38:00Z">
        <w:r w:rsidR="00F37264">
          <w:rPr>
            <w:rFonts w:cs="Times New Roman"/>
          </w:rPr>
          <w:t>que se encarga de arrancar el entorno para mostrar la simulaci</w:t>
        </w:r>
      </w:ins>
      <w:ins w:id="4443" w:author="Orion" w:date="2011-05-10T09:39:00Z">
        <w:r w:rsidR="00D0382C">
          <w:rPr>
            <w:rFonts w:cs="Times New Roman"/>
          </w:rPr>
          <w:t>ón.</w:t>
        </w:r>
      </w:ins>
      <w:ins w:id="4444" w:author="Orion" w:date="2011-06-21T12:37:00Z">
        <w:r w:rsidR="00D0382C">
          <w:rPr>
            <w:rFonts w:cs="Times New Roman"/>
          </w:rPr>
          <w:t xml:space="preserve"> Este entorno esta implementado por una aplicación</w:t>
        </w:r>
      </w:ins>
      <w:ins w:id="4445" w:author="Orion" w:date="2011-06-21T12:38:00Z">
        <w:r w:rsidR="00D0382C">
          <w:rPr>
            <w:rFonts w:cs="Times New Roman"/>
          </w:rPr>
          <w:t xml:space="preserve"> de INGENIAS</w:t>
        </w:r>
      </w:ins>
      <w:ins w:id="4446" w:author="Orion" w:date="2011-06-21T12:37:00Z">
        <w:r w:rsidR="00D0382C">
          <w:rPr>
            <w:rFonts w:cs="Times New Roman"/>
          </w:rPr>
          <w:t xml:space="preserve"> que, dentro de otro hilo de ejecución, cargará las distintas capas</w:t>
        </w:r>
      </w:ins>
      <w:ins w:id="4447" w:author="Orion" w:date="2011-06-21T12:39:00Z">
        <w:r w:rsidR="00D0382C">
          <w:rPr>
            <w:rFonts w:cs="Times New Roman"/>
          </w:rPr>
          <w:t xml:space="preserve"> y paneles</w:t>
        </w:r>
      </w:ins>
      <w:ins w:id="4448" w:author="Orion" w:date="2011-06-21T12:37:00Z">
        <w:r w:rsidR="00D0382C">
          <w:rPr>
            <w:rFonts w:cs="Times New Roman"/>
          </w:rPr>
          <w:t>, donde esta</w:t>
        </w:r>
      </w:ins>
      <w:ins w:id="4449" w:author="Orion" w:date="2011-06-21T12:39:00Z">
        <w:r w:rsidR="00D0382C">
          <w:rPr>
            <w:rFonts w:cs="Times New Roman"/>
          </w:rPr>
          <w:t xml:space="preserve">rán incluidos los mapas, los puntos sobre los mapas y los controles </w:t>
        </w:r>
      </w:ins>
      <w:ins w:id="4450" w:author="Orion" w:date="2011-06-21T12:40:00Z">
        <w:r w:rsidR="00D0382C">
          <w:rPr>
            <w:rFonts w:cs="Times New Roman"/>
          </w:rPr>
          <w:t>que permiten personalizar la visualización.</w:t>
        </w:r>
      </w:ins>
    </w:p>
    <w:p w14:paraId="09FB47AC" w14:textId="77777777" w:rsidR="00B937FD" w:rsidRDefault="00B937FD" w:rsidP="00B937FD">
      <w:pPr>
        <w:rPr>
          <w:ins w:id="4451" w:author="Orion" w:date="2011-05-05T17:41:00Z"/>
          <w:rFonts w:cs="Times New Roman"/>
        </w:rPr>
      </w:pPr>
    </w:p>
    <w:p w14:paraId="07F952AD" w14:textId="77777777" w:rsidR="00B937FD" w:rsidRPr="008F597E" w:rsidRDefault="00B937FD" w:rsidP="00B937FD">
      <w:pPr>
        <w:outlineLvl w:val="1"/>
        <w:rPr>
          <w:ins w:id="4452" w:author="Orion" w:date="2011-05-05T17:41:00Z"/>
          <w:rFonts w:eastAsiaTheme="majorEastAsia" w:cs="Times New Roman"/>
          <w:color w:val="1F497D" w:themeColor="text2"/>
          <w:spacing w:val="15"/>
          <w:szCs w:val="21"/>
          <w:u w:val="single"/>
          <w:rPrChange w:id="4453" w:author="Orion" w:date="2011-07-04T11:52:00Z">
            <w:rPr>
              <w:ins w:id="4454" w:author="Orion" w:date="2011-05-05T17:41:00Z"/>
              <w:rFonts w:cs="Times New Roman"/>
            </w:rPr>
          </w:rPrChange>
        </w:rPr>
      </w:pPr>
      <w:bookmarkStart w:id="4455" w:name="_Toc298231241"/>
      <w:ins w:id="4456" w:author="Orion" w:date="2011-05-05T17:41:00Z">
        <w:r w:rsidRPr="008F597E">
          <w:rPr>
            <w:rFonts w:eastAsiaTheme="majorEastAsia" w:cs="Times New Roman"/>
            <w:color w:val="1F497D" w:themeColor="text2"/>
            <w:spacing w:val="15"/>
            <w:szCs w:val="21"/>
            <w:u w:val="single"/>
            <w:rPrChange w:id="4457" w:author="Orion" w:date="2011-07-04T11:52:00Z">
              <w:rPr>
                <w:rFonts w:cs="Times New Roman"/>
              </w:rPr>
            </w:rPrChange>
          </w:rPr>
          <w:t>Controlador</w:t>
        </w:r>
        <w:bookmarkEnd w:id="4455"/>
      </w:ins>
    </w:p>
    <w:p w14:paraId="2CF6697D" w14:textId="77777777" w:rsidR="00437154" w:rsidRDefault="00437154" w:rsidP="007A6E14">
      <w:pPr>
        <w:rPr>
          <w:ins w:id="4458" w:author="Orion" w:date="2011-06-26T12:39:00Z"/>
        </w:rPr>
      </w:pPr>
    </w:p>
    <w:p w14:paraId="02E56B60" w14:textId="4EF7E8E9" w:rsidR="00B937FD" w:rsidRDefault="00437154">
      <w:pPr>
        <w:jc w:val="both"/>
        <w:rPr>
          <w:ins w:id="4459" w:author="Orion" w:date="2011-05-09T13:00:00Z"/>
          <w:rFonts w:cs="Times New Roman"/>
        </w:rPr>
        <w:pPrChange w:id="4460" w:author="Orion" w:date="2011-06-26T12:39:00Z">
          <w:pPr/>
        </w:pPrChange>
      </w:pPr>
      <w:ins w:id="4461" w:author="Orion" w:date="2011-06-26T12:39:00Z">
        <w:r>
          <w:t>Esta capa estará encargada de</w:t>
        </w:r>
      </w:ins>
      <w:ins w:id="4462"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463"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464" w:author="Orion" w:date="2011-06-26T17:59:00Z">
        <w:r w:rsidR="004570B0">
          <w:t>án. En resumen tendrán una lista de los elementos que visualizan cada uno de las entidades (aviones, rutas,</w:t>
        </w:r>
      </w:ins>
      <w:ins w:id="4465" w:author="Orion" w:date="2011-06-26T18:00:00Z">
        <w:r w:rsidR="004570B0">
          <w:t xml:space="preserve">…) </w:t>
        </w:r>
      </w:ins>
      <w:ins w:id="4466" w:author="Orion" w:date="2011-06-26T18:01:00Z">
        <w:r w:rsidR="004570B0">
          <w:t>y</w:t>
        </w:r>
      </w:ins>
      <w:ins w:id="4467" w:author="Orion" w:date="2011-06-26T18:00:00Z">
        <w:r w:rsidR="004570B0">
          <w:t xml:space="preserve"> siempre que desde la lógica</w:t>
        </w:r>
      </w:ins>
      <w:ins w:id="4468" w:author="Orion" w:date="2011-06-26T18:01:00Z">
        <w:r w:rsidR="004570B0">
          <w:t xml:space="preserve"> o modelo se actualice el estado de alguno de estos elementos </w:t>
        </w:r>
      </w:ins>
      <w:ins w:id="4469" w:author="Orion" w:date="2011-06-26T18:05:00Z">
        <w:r w:rsidR="005330CF">
          <w:t>este</w:t>
        </w:r>
      </w:ins>
      <w:ins w:id="4470" w:author="Orion" w:date="2011-06-26T18:01:00Z">
        <w:r w:rsidR="005330CF">
          <w:t xml:space="preserve"> controlador </w:t>
        </w:r>
      </w:ins>
      <w:ins w:id="4471" w:author="Orion" w:date="2011-06-26T18:05:00Z">
        <w:r w:rsidR="005330CF">
          <w:t>lo transmitirá</w:t>
        </w:r>
      </w:ins>
      <w:ins w:id="4472" w:author="Orion" w:date="2011-06-26T18:01:00Z">
        <w:r w:rsidR="004570B0">
          <w:t xml:space="preserve"> a cada uno de estos elementos de </w:t>
        </w:r>
      </w:ins>
      <w:ins w:id="4473" w:author="Orion" w:date="2011-06-26T18:02:00Z">
        <w:r w:rsidR="004570B0">
          <w:t>visualización.</w:t>
        </w:r>
        <w:r w:rsidR="00220451">
          <w:t xml:space="preserve"> Para que esto sea posible adem</w:t>
        </w:r>
      </w:ins>
      <w:ins w:id="4474" w:author="Orion" w:date="2011-06-26T18:03:00Z">
        <w:r w:rsidR="00220451">
          <w:t>ás de estos elementos de visualización el controlador tendrá acceso a la capa con los mapas, para poder refrescar</w:t>
        </w:r>
      </w:ins>
      <w:ins w:id="4475" w:author="Orion" w:date="2011-06-27T10:26:00Z">
        <w:r w:rsidR="00944C75">
          <w:t xml:space="preserve"> los gráficos de</w:t>
        </w:r>
      </w:ins>
      <w:ins w:id="4476" w:author="Orion" w:date="2011-06-26T18:03:00Z">
        <w:r w:rsidR="00220451">
          <w:t xml:space="preserve"> estos</w:t>
        </w:r>
      </w:ins>
      <w:ins w:id="4477" w:author="Orion" w:date="2011-06-26T18:04:00Z">
        <w:r w:rsidR="00220451">
          <w:t xml:space="preserve"> y poder </w:t>
        </w:r>
      </w:ins>
      <w:ins w:id="4478" w:author="Orion" w:date="2011-07-07T17:52:00Z">
        <w:r w:rsidR="00C5435E">
          <w:t>mostrar</w:t>
        </w:r>
      </w:ins>
      <w:ins w:id="4479" w:author="Orion" w:date="2011-06-26T18:04:00Z">
        <w:r w:rsidR="00220451">
          <w:t xml:space="preserve"> en todo momento el estado más actual de la simulación.</w:t>
        </w:r>
      </w:ins>
    </w:p>
    <w:p w14:paraId="36550204" w14:textId="77777777" w:rsidR="00D93821" w:rsidRDefault="00D93821" w:rsidP="007A6E14">
      <w:pPr>
        <w:rPr>
          <w:ins w:id="4480" w:author="Orion" w:date="2011-05-05T17:41:00Z"/>
          <w:rFonts w:cs="Times New Roman"/>
        </w:rPr>
      </w:pPr>
    </w:p>
    <w:p w14:paraId="763B1983" w14:textId="77777777" w:rsidR="00B937FD" w:rsidRDefault="00B937FD" w:rsidP="00B937FD">
      <w:pPr>
        <w:pStyle w:val="Title"/>
        <w:outlineLvl w:val="0"/>
        <w:rPr>
          <w:ins w:id="4481" w:author="Orion" w:date="2011-05-05T17:41:00Z"/>
          <w:rFonts w:ascii="Times New Roman" w:hAnsi="Times New Roman" w:cs="Times New Roman"/>
        </w:rPr>
      </w:pPr>
      <w:bookmarkStart w:id="4482" w:name="_Toc298231242"/>
      <w:ins w:id="4483" w:author="Orion" w:date="2011-05-05T17:41:00Z">
        <w:r>
          <w:rPr>
            <w:rFonts w:ascii="Times New Roman" w:hAnsi="Times New Roman" w:cs="Times New Roman"/>
          </w:rPr>
          <w:t>Casos de estudio</w:t>
        </w:r>
        <w:bookmarkEnd w:id="4482"/>
      </w:ins>
    </w:p>
    <w:p w14:paraId="19104720" w14:textId="6316E433" w:rsidR="002731E7" w:rsidRDefault="00173B16">
      <w:pPr>
        <w:jc w:val="both"/>
        <w:rPr>
          <w:ins w:id="4484" w:author="Orion" w:date="2011-06-28T16:22:00Z"/>
          <w:rFonts w:cs="Times New Roman"/>
        </w:rPr>
        <w:pPrChange w:id="4485" w:author="Orion" w:date="2011-06-26T12:33:00Z">
          <w:pPr/>
        </w:pPrChange>
      </w:pPr>
      <w:ins w:id="4486" w:author="Orion" w:date="2011-06-28T16:09:00Z">
        <w:r>
          <w:rPr>
            <w:rFonts w:cs="Times New Roman"/>
          </w:rPr>
          <w:t>En esta sección se estudiar</w:t>
        </w:r>
      </w:ins>
      <w:ins w:id="4487" w:author="Orion" w:date="2011-07-04T11:55:00Z">
        <w:r>
          <w:rPr>
            <w:rFonts w:cs="Times New Roman"/>
          </w:rPr>
          <w:t>á</w:t>
        </w:r>
      </w:ins>
      <w:ins w:id="4488" w:author="Orion" w:date="2011-06-28T16:09:00Z">
        <w:r w:rsidR="0027717A">
          <w:rPr>
            <w:rFonts w:cs="Times New Roman"/>
          </w:rPr>
          <w:t xml:space="preserve">n una serie de casos de estudio del sistema para analizar </w:t>
        </w:r>
      </w:ins>
      <w:ins w:id="4489" w:author="Orion" w:date="2011-06-28T16:10:00Z">
        <w:r w:rsidR="0027717A">
          <w:rPr>
            <w:rFonts w:cs="Times New Roman"/>
          </w:rPr>
          <w:t>cómo</w:t>
        </w:r>
      </w:ins>
      <w:ins w:id="4490" w:author="Orion" w:date="2011-06-28T16:09:00Z">
        <w:r w:rsidR="0027717A">
          <w:rPr>
            <w:rFonts w:cs="Times New Roman"/>
          </w:rPr>
          <w:t xml:space="preserve"> se comporta este</w:t>
        </w:r>
      </w:ins>
      <w:ins w:id="4491" w:author="Orion" w:date="2011-06-28T16:10:00Z">
        <w:r w:rsidR="0027717A">
          <w:rPr>
            <w:rFonts w:cs="Times New Roman"/>
          </w:rPr>
          <w:t xml:space="preserve"> con respecto a la distintas situaciones que pueden aparecer y si lo hace acorde a la realidad. </w:t>
        </w:r>
      </w:ins>
      <w:ins w:id="4492" w:author="Orion" w:date="2011-07-04T11:46:00Z">
        <w:r w:rsidR="00966135">
          <w:rPr>
            <w:rFonts w:cs="Times New Roman"/>
          </w:rPr>
          <w:t>Los casos de uso se han dividido</w:t>
        </w:r>
      </w:ins>
      <w:ins w:id="4493" w:author="Orion" w:date="2011-07-04T11:55:00Z">
        <w:r w:rsidR="002557EE">
          <w:rPr>
            <w:rFonts w:cs="Times New Roman"/>
          </w:rPr>
          <w:t xml:space="preserve"> en</w:t>
        </w:r>
      </w:ins>
      <w:ins w:id="4494" w:author="Orion" w:date="2011-07-04T11:46:00Z">
        <w:r w:rsidR="00966135">
          <w:rPr>
            <w:rFonts w:cs="Times New Roman"/>
          </w:rPr>
          <w:t xml:space="preserve"> un caso de dos aviones para ver el comportamiento b</w:t>
        </w:r>
      </w:ins>
      <w:ins w:id="4495" w:author="Orion" w:date="2011-07-04T11:47:00Z">
        <w:r w:rsidR="00966135">
          <w:rPr>
            <w:rFonts w:cs="Times New Roman"/>
          </w:rPr>
          <w:t>ásico del sistema, y un caso más complejo donde se muestra la interacción de un conjunto</w:t>
        </w:r>
      </w:ins>
      <w:ins w:id="4496" w:author="Orion" w:date="2011-07-04T11:48:00Z">
        <w:r w:rsidR="00966135">
          <w:rPr>
            <w:rFonts w:cs="Times New Roman"/>
          </w:rPr>
          <w:t xml:space="preserve"> de</w:t>
        </w:r>
      </w:ins>
      <w:ins w:id="4497" w:author="Orion" w:date="2011-07-04T11:53:00Z">
        <w:r w:rsidR="007C08B0">
          <w:rPr>
            <w:rFonts w:cs="Times New Roman"/>
          </w:rPr>
          <w:t xml:space="preserve"> </w:t>
        </w:r>
      </w:ins>
      <w:ins w:id="4498" w:author="Orion" w:date="2011-07-04T11:48:00Z">
        <w:r w:rsidR="007C08B0">
          <w:rPr>
            <w:rFonts w:cs="Times New Roman"/>
          </w:rPr>
          <w:t>has</w:t>
        </w:r>
        <w:r w:rsidR="00966135">
          <w:rPr>
            <w:rFonts w:cs="Times New Roman"/>
          </w:rPr>
          <w:t>ta seis</w:t>
        </w:r>
      </w:ins>
      <w:ins w:id="4499" w:author="Orion" w:date="2011-07-04T11:47:00Z">
        <w:r w:rsidR="00966135">
          <w:rPr>
            <w:rFonts w:cs="Times New Roman"/>
          </w:rPr>
          <w:t xml:space="preserve"> aviones</w:t>
        </w:r>
      </w:ins>
      <w:ins w:id="4500" w:author="Orion" w:date="2011-07-04T11:53:00Z">
        <w:r w:rsidR="007C08B0">
          <w:rPr>
            <w:rFonts w:cs="Times New Roman"/>
          </w:rPr>
          <w:t>. Ambos casos se estudiaran</w:t>
        </w:r>
      </w:ins>
      <w:ins w:id="4501" w:author="Orion" w:date="2011-07-04T11:47:00Z">
        <w:r w:rsidR="00966135">
          <w:rPr>
            <w:rFonts w:cs="Times New Roman"/>
          </w:rPr>
          <w:t xml:space="preserve"> con distintas </w:t>
        </w:r>
      </w:ins>
      <w:ins w:id="4502" w:author="Orion" w:date="2011-07-04T11:48:00Z">
        <w:r w:rsidR="00966135">
          <w:rPr>
            <w:rFonts w:cs="Times New Roman"/>
          </w:rPr>
          <w:t xml:space="preserve">características </w:t>
        </w:r>
      </w:ins>
      <w:ins w:id="4503" w:author="Orion" w:date="2011-07-04T11:53:00Z">
        <w:r w:rsidR="007C08B0">
          <w:rPr>
            <w:rFonts w:cs="Times New Roman"/>
          </w:rPr>
          <w:t>que determinarán el comportamiento de los</w:t>
        </w:r>
      </w:ins>
      <w:ins w:id="4504" w:author="Orion" w:date="2011-07-04T11:48:00Z">
        <w:r w:rsidR="00966135">
          <w:rPr>
            <w:rFonts w:cs="Times New Roman"/>
          </w:rPr>
          <w:t xml:space="preserve"> pilotos.</w:t>
        </w:r>
      </w:ins>
      <w:ins w:id="4505" w:author="Orion" w:date="2011-07-04T12:53:00Z">
        <w:r w:rsidR="00690F18">
          <w:rPr>
            <w:rFonts w:cs="Times New Roman"/>
          </w:rPr>
          <w:t xml:space="preserve"> En estos casos vamos a acelerar la simulación en un factor de 10,</w:t>
        </w:r>
      </w:ins>
      <w:ins w:id="4506" w:author="Orion" w:date="2011-07-04T12:56:00Z">
        <w:r w:rsidR="00690F18">
          <w:rPr>
            <w:rFonts w:cs="Times New Roman"/>
          </w:rPr>
          <w:t xml:space="preserve"> un factor que es totalmente configurable. Esto se ha hecho</w:t>
        </w:r>
      </w:ins>
      <w:ins w:id="4507" w:author="Orion" w:date="2011-07-04T12:53:00Z">
        <w:r w:rsidR="00690F18">
          <w:rPr>
            <w:rFonts w:cs="Times New Roman"/>
          </w:rPr>
          <w:t xml:space="preserve"> para</w:t>
        </w:r>
      </w:ins>
      <w:ins w:id="4508" w:author="Orion" w:date="2011-07-04T12:55:00Z">
        <w:r w:rsidR="00690F18">
          <w:rPr>
            <w:rFonts w:cs="Times New Roman"/>
          </w:rPr>
          <w:t xml:space="preserve"> que las simulaciones no tarden tanto como en tiempo real</w:t>
        </w:r>
      </w:ins>
      <w:ins w:id="4509"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510" w:author="Orion" w:date="2011-07-04T12:57:00Z">
        <w:r w:rsidR="00690F18">
          <w:rPr>
            <w:rFonts w:cs="Times New Roman"/>
          </w:rPr>
          <w:t xml:space="preserve">ón esta acelerada, a los controladores les diera </w:t>
        </w:r>
      </w:ins>
      <w:ins w:id="4511" w:author="Orion" w:date="2011-07-04T12:58:00Z">
        <w:r w:rsidR="00690F18">
          <w:rPr>
            <w:rFonts w:cs="Times New Roman"/>
          </w:rPr>
          <w:t>tiempo</w:t>
        </w:r>
      </w:ins>
      <w:ins w:id="4512" w:author="Orion" w:date="2011-07-04T12:57:00Z">
        <w:r w:rsidR="00690F18">
          <w:rPr>
            <w:rFonts w:cs="Times New Roman"/>
          </w:rPr>
          <w:t xml:space="preserve"> </w:t>
        </w:r>
      </w:ins>
      <w:ins w:id="4513" w:author="Orion" w:date="2011-07-04T12:58:00Z">
        <w:r w:rsidR="00690F18">
          <w:rPr>
            <w:rFonts w:cs="Times New Roman"/>
          </w:rPr>
          <w:t>a gestionar debidamente estos conflictos.</w:t>
        </w:r>
      </w:ins>
      <w:ins w:id="4514" w:author="Orion" w:date="2011-07-04T11:48:00Z">
        <w:r w:rsidR="00966135">
          <w:rPr>
            <w:rFonts w:cs="Times New Roman"/>
          </w:rPr>
          <w:t xml:space="preserve"> </w:t>
        </w:r>
      </w:ins>
      <w:ins w:id="4515" w:author="Orion" w:date="2011-07-04T11:49:00Z">
        <w:r w:rsidR="00966135" w:rsidRPr="00966135">
          <w:rPr>
            <w:rPrChange w:id="4516"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517" w:author="Orion" w:date="2011-07-04T11:56:00Z">
        <w:r w:rsidR="007B73F1">
          <w:t>aeronaves</w:t>
        </w:r>
      </w:ins>
      <w:ins w:id="4518" w:author="Orion" w:date="2011-07-04T11:49:00Z">
        <w:r w:rsidR="00966135" w:rsidRPr="00966135">
          <w:rPr>
            <w:rPrChange w:id="4519" w:author="Orion" w:date="2011-07-04T11:49:00Z">
              <w:rPr>
                <w:shd w:val="clear" w:color="auto" w:fill="FFFF00"/>
              </w:rPr>
            </w:rPrChange>
          </w:rPr>
          <w:t xml:space="preserve"> o ya se ha producido dicha colisión.</w:t>
        </w:r>
      </w:ins>
    </w:p>
    <w:p w14:paraId="36898152" w14:textId="77777777" w:rsidR="002731E7" w:rsidRDefault="002731E7">
      <w:pPr>
        <w:jc w:val="both"/>
        <w:rPr>
          <w:ins w:id="4520" w:author="Orion" w:date="2011-06-28T16:22:00Z"/>
          <w:rFonts w:cs="Times New Roman"/>
        </w:rPr>
        <w:pPrChange w:id="4521" w:author="Orion" w:date="2011-06-26T12:33:00Z">
          <w:pPr/>
        </w:pPrChange>
      </w:pPr>
    </w:p>
    <w:p w14:paraId="5433092B" w14:textId="7AFD56A1" w:rsidR="002731E7" w:rsidRPr="008F597E" w:rsidRDefault="002731E7">
      <w:pPr>
        <w:outlineLvl w:val="1"/>
        <w:rPr>
          <w:ins w:id="4522" w:author="Orion" w:date="2011-06-28T16:22:00Z"/>
          <w:rFonts w:eastAsiaTheme="majorEastAsia" w:cs="Times New Roman"/>
          <w:color w:val="1F497D" w:themeColor="text2"/>
          <w:spacing w:val="15"/>
          <w:szCs w:val="21"/>
          <w:u w:val="single"/>
          <w:rPrChange w:id="4523" w:author="Orion" w:date="2011-07-04T11:52:00Z">
            <w:rPr>
              <w:ins w:id="4524" w:author="Orion" w:date="2011-06-28T16:22:00Z"/>
            </w:rPr>
          </w:rPrChange>
        </w:rPr>
        <w:pPrChange w:id="4525" w:author="Orion" w:date="2011-07-04T11:52:00Z">
          <w:pPr/>
        </w:pPrChange>
      </w:pPr>
      <w:bookmarkStart w:id="4526" w:name="_Toc298231243"/>
      <w:ins w:id="4527" w:author="Orion" w:date="2011-06-28T16:22:00Z">
        <w:r w:rsidRPr="008F597E">
          <w:rPr>
            <w:rFonts w:eastAsiaTheme="majorEastAsia" w:cs="Times New Roman"/>
            <w:color w:val="1F497D" w:themeColor="text2"/>
            <w:spacing w:val="15"/>
            <w:szCs w:val="21"/>
            <w:u w:val="single"/>
            <w:rPrChange w:id="4528" w:author="Orion" w:date="2011-07-04T11:52:00Z">
              <w:rPr/>
            </w:rPrChange>
          </w:rPr>
          <w:t>Caso básico dos aviones</w:t>
        </w:r>
        <w:bookmarkEnd w:id="4526"/>
      </w:ins>
    </w:p>
    <w:p w14:paraId="0FA377EF" w14:textId="46BCF7DC" w:rsidR="00B751CA" w:rsidRDefault="00D60158">
      <w:pPr>
        <w:jc w:val="both"/>
        <w:rPr>
          <w:ins w:id="4529" w:author="Orion" w:date="2011-06-25T23:46:00Z"/>
          <w:rFonts w:cs="Times New Roman"/>
        </w:rPr>
        <w:pPrChange w:id="4530" w:author="Orion" w:date="2011-06-26T12:33:00Z">
          <w:pPr/>
        </w:pPrChange>
      </w:pPr>
      <w:ins w:id="4531" w:author="Orion" w:date="2011-06-28T16:22:00Z">
        <w:r>
          <w:rPr>
            <w:rFonts w:cs="Times New Roman"/>
          </w:rPr>
          <w:t xml:space="preserve">En </w:t>
        </w:r>
      </w:ins>
      <w:ins w:id="4532" w:author="Orion" w:date="2011-06-28T16:10:00Z">
        <w:r w:rsidR="0027717A">
          <w:rPr>
            <w:rFonts w:cs="Times New Roman"/>
          </w:rPr>
          <w:t>primer lugar se evaluará un caso de estudio m</w:t>
        </w:r>
      </w:ins>
      <w:ins w:id="4533" w:author="Orion" w:date="2011-06-28T16:11:00Z">
        <w:r w:rsidR="0027717A">
          <w:rPr>
            <w:rFonts w:cs="Times New Roman"/>
          </w:rPr>
          <w:t>ás básico. En este</w:t>
        </w:r>
      </w:ins>
      <w:ins w:id="4534" w:author="Orion" w:date="2011-06-25T23:31:00Z">
        <w:r w:rsidR="00B751CA">
          <w:rPr>
            <w:rFonts w:cs="Times New Roman"/>
          </w:rPr>
          <w:t xml:space="preserve"> primer caso de estudio se observará el comportamiento de dos aeronaves que se </w:t>
        </w:r>
      </w:ins>
      <w:ins w:id="4535" w:author="Orion" w:date="2011-06-28T16:11:00Z">
        <w:r w:rsidR="0027717A">
          <w:rPr>
            <w:rFonts w:cs="Times New Roman"/>
          </w:rPr>
          <w:t>cruzan</w:t>
        </w:r>
      </w:ins>
      <w:ins w:id="4536" w:author="Orion" w:date="2011-06-25T23:31:00Z">
        <w:r w:rsidR="00B751CA">
          <w:rPr>
            <w:rFonts w:cs="Times New Roman"/>
          </w:rPr>
          <w:t xml:space="preserve"> en un punto </w:t>
        </w:r>
      </w:ins>
      <w:ins w:id="4537" w:author="Orion" w:date="2011-06-28T16:12:00Z">
        <w:r w:rsidR="001A630E">
          <w:rPr>
            <w:rFonts w:cs="Times New Roman"/>
          </w:rPr>
          <w:t>mientras vuelan</w:t>
        </w:r>
      </w:ins>
      <w:ins w:id="4538" w:author="Orion" w:date="2011-06-25T23:31:00Z">
        <w:r w:rsidR="00B751CA">
          <w:rPr>
            <w:rFonts w:cs="Times New Roman"/>
          </w:rPr>
          <w:t xml:space="preserve"> en sentidos contrarios. </w:t>
        </w:r>
      </w:ins>
      <w:ins w:id="4539" w:author="Orion" w:date="2011-06-25T23:32:00Z">
        <w:r w:rsidR="00B751CA">
          <w:rPr>
            <w:rFonts w:cs="Times New Roman"/>
          </w:rPr>
          <w:t xml:space="preserve">Dicho caso servirá para tener un ejemplo básico del comportamiento del </w:t>
        </w:r>
      </w:ins>
      <w:ins w:id="4540" w:author="Orion" w:date="2011-06-25T23:33:00Z">
        <w:r w:rsidR="00B751CA">
          <w:rPr>
            <w:rFonts w:cs="Times New Roman"/>
          </w:rPr>
          <w:t>sistema</w:t>
        </w:r>
      </w:ins>
      <w:ins w:id="4541" w:author="Orion" w:date="2011-06-25T23:32:00Z">
        <w:r w:rsidR="00B751CA">
          <w:rPr>
            <w:rFonts w:cs="Times New Roman"/>
          </w:rPr>
          <w:t xml:space="preserve"> </w:t>
        </w:r>
      </w:ins>
      <w:ins w:id="4542" w:author="Orion" w:date="2011-06-25T23:33:00Z">
        <w:r w:rsidR="00B751CA">
          <w:rPr>
            <w:rFonts w:cs="Times New Roman"/>
          </w:rPr>
          <w:t>ante los conflictos.</w:t>
        </w:r>
      </w:ins>
      <w:ins w:id="4543" w:author="Orion" w:date="2011-06-25T23:35:00Z">
        <w:r w:rsidR="0029593A">
          <w:rPr>
            <w:rFonts w:cs="Times New Roman"/>
          </w:rPr>
          <w:t xml:space="preserve"> Para ellos diseñaremos un </w:t>
        </w:r>
      </w:ins>
      <w:ins w:id="4544" w:author="Orion" w:date="2011-06-25T23:47:00Z">
        <w:r w:rsidR="00A86110">
          <w:rPr>
            <w:rFonts w:cs="Times New Roman"/>
          </w:rPr>
          <w:t>despliegue</w:t>
        </w:r>
      </w:ins>
      <w:ins w:id="4545" w:author="Orion" w:date="2011-06-25T23:35:00Z">
        <w:r w:rsidR="0029593A">
          <w:rPr>
            <w:rFonts w:cs="Times New Roman"/>
          </w:rPr>
          <w:t xml:space="preserve"> </w:t>
        </w:r>
      </w:ins>
      <w:ins w:id="4546" w:author="Orion" w:date="2011-06-25T23:47:00Z">
        <w:r w:rsidR="00A86110">
          <w:rPr>
            <w:rFonts w:cs="Times New Roman"/>
          </w:rPr>
          <w:t>(</w:t>
        </w:r>
      </w:ins>
      <w:ins w:id="4547"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548" w:author="Orion" w:date="2011-07-05T20:58:00Z">
        <w:r w:rsidR="00760DD2">
          <w:t xml:space="preserve">Figura </w:t>
        </w:r>
        <w:r w:rsidR="00760DD2">
          <w:rPr>
            <w:noProof/>
          </w:rPr>
          <w:t>24</w:t>
        </w:r>
      </w:ins>
      <w:ins w:id="4549" w:author="Orion" w:date="2011-06-25T23:48:00Z">
        <w:r w:rsidR="00A86110">
          <w:rPr>
            <w:rFonts w:cs="Times New Roman"/>
          </w:rPr>
          <w:fldChar w:fldCharType="end"/>
        </w:r>
      </w:ins>
      <w:ins w:id="4550" w:author="Orion" w:date="2011-06-25T23:47:00Z">
        <w:r w:rsidR="00A86110">
          <w:rPr>
            <w:rFonts w:cs="Times New Roman"/>
          </w:rPr>
          <w:t>)</w:t>
        </w:r>
      </w:ins>
      <w:ins w:id="4551" w:author="Orion" w:date="2011-06-25T23:48:00Z">
        <w:r w:rsidR="00A86110">
          <w:rPr>
            <w:rFonts w:cs="Times New Roman"/>
          </w:rPr>
          <w:t xml:space="preserve"> </w:t>
        </w:r>
      </w:ins>
      <w:ins w:id="4552" w:author="Orion" w:date="2011-06-25T23:35:00Z">
        <w:r w:rsidR="0029593A">
          <w:rPr>
            <w:rFonts w:cs="Times New Roman"/>
          </w:rPr>
          <w:t xml:space="preserve">en </w:t>
        </w:r>
      </w:ins>
      <w:ins w:id="4553" w:author="Orion" w:date="2011-06-25T23:48:00Z">
        <w:r w:rsidR="00530C01">
          <w:rPr>
            <w:rFonts w:cs="Times New Roman"/>
          </w:rPr>
          <w:t xml:space="preserve">el habrá dos pilotos, dos aviones, un planificador de vuelos (que suministra el plan de vuelos a los pilotos), un controlador </w:t>
        </w:r>
      </w:ins>
      <w:ins w:id="4554" w:author="Orion" w:date="2011-06-25T23:49:00Z">
        <w:r w:rsidR="00530C01">
          <w:rPr>
            <w:rFonts w:cs="Times New Roman"/>
          </w:rPr>
          <w:t>aéreo</w:t>
        </w:r>
      </w:ins>
      <w:ins w:id="4555" w:author="Orion" w:date="2011-06-25T23:48:00Z">
        <w:r w:rsidR="00530C01">
          <w:rPr>
            <w:rFonts w:cs="Times New Roman"/>
          </w:rPr>
          <w:t xml:space="preserve"> </w:t>
        </w:r>
      </w:ins>
      <w:ins w:id="4556" w:author="Orion" w:date="2011-06-25T23:49:00Z">
        <w:r w:rsidR="00530C01">
          <w:rPr>
            <w:rFonts w:cs="Times New Roman"/>
          </w:rPr>
          <w:t xml:space="preserve">que gestiona los posibles conflictos, y un </w:t>
        </w:r>
      </w:ins>
      <w:ins w:id="4557" w:author="Orion" w:date="2011-06-25T23:50:00Z">
        <w:r w:rsidR="00530C01">
          <w:rPr>
            <w:rFonts w:cs="Times New Roman"/>
          </w:rPr>
          <w:t>creador</w:t>
        </w:r>
      </w:ins>
      <w:ins w:id="4558" w:author="Orion" w:date="2011-06-25T23:49:00Z">
        <w:r w:rsidR="00530C01">
          <w:rPr>
            <w:rFonts w:cs="Times New Roman"/>
          </w:rPr>
          <w:t xml:space="preserve"> de la simulación que </w:t>
        </w:r>
      </w:ins>
      <w:ins w:id="4559" w:author="Orion" w:date="2011-06-25T23:50:00Z">
        <w:r w:rsidR="00530C01">
          <w:rPr>
            <w:rFonts w:cs="Times New Roman"/>
          </w:rPr>
          <w:t>se encarga de iniciar la aplicación que muestra la simulación.</w:t>
        </w:r>
      </w:ins>
    </w:p>
    <w:p w14:paraId="7D3F5C0B" w14:textId="77777777" w:rsidR="00A86110" w:rsidRDefault="00A86110">
      <w:pPr>
        <w:jc w:val="both"/>
        <w:rPr>
          <w:ins w:id="4560" w:author="Orion" w:date="2011-06-25T23:46:00Z"/>
          <w:rFonts w:cs="Times New Roman"/>
        </w:rPr>
        <w:pPrChange w:id="4561" w:author="Orion" w:date="2011-06-26T12:33:00Z">
          <w:pPr/>
        </w:pPrChange>
      </w:pPr>
    </w:p>
    <w:p w14:paraId="02BB1E0B" w14:textId="339D07E9" w:rsidR="00A86110" w:rsidRDefault="00A86110">
      <w:pPr>
        <w:jc w:val="both"/>
        <w:rPr>
          <w:ins w:id="4562" w:author="Orion" w:date="2011-06-25T23:47:00Z"/>
          <w:rFonts w:cs="Times New Roman"/>
        </w:rPr>
        <w:pPrChange w:id="4563" w:author="Orion" w:date="2011-06-26T12:33:00Z">
          <w:pPr/>
        </w:pPrChange>
      </w:pPr>
      <w:ins w:id="4564" w:author="Orion" w:date="2011-06-25T23:47:00Z">
        <w:r w:rsidRPr="00BA1E2E">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565" w:author="Orion" w:date="2011-06-25T23:47:00Z"/>
          <w:rFonts w:cs="Times New Roman"/>
        </w:rPr>
        <w:pPrChange w:id="4566" w:author="Orion" w:date="2011-06-26T12:33:00Z">
          <w:pPr/>
        </w:pPrChange>
      </w:pPr>
      <w:bookmarkStart w:id="4567" w:name="_Ref296809024"/>
      <w:bookmarkStart w:id="4568" w:name="_Toc298231219"/>
      <w:ins w:id="4569" w:author="Orion" w:date="2011-06-25T23:48:00Z">
        <w:r>
          <w:t xml:space="preserve">Figura </w:t>
        </w:r>
        <w:r>
          <w:fldChar w:fldCharType="begin"/>
        </w:r>
        <w:r>
          <w:instrText xml:space="preserve"> SEQ Figura \* ARABIC </w:instrText>
        </w:r>
      </w:ins>
      <w:r>
        <w:fldChar w:fldCharType="separate"/>
      </w:r>
      <w:ins w:id="4570" w:author="Orion" w:date="2011-07-12T10:50:00Z">
        <w:r w:rsidR="0015563B">
          <w:rPr>
            <w:noProof/>
          </w:rPr>
          <w:t>24</w:t>
        </w:r>
      </w:ins>
      <w:ins w:id="4571" w:author="Orion" w:date="2011-06-25T23:48:00Z">
        <w:r>
          <w:fldChar w:fldCharType="end"/>
        </w:r>
        <w:bookmarkEnd w:id="4567"/>
        <w:r>
          <w:t>: Despliegue dos aviones</w:t>
        </w:r>
      </w:ins>
      <w:bookmarkEnd w:id="4568"/>
    </w:p>
    <w:p w14:paraId="54133527" w14:textId="77777777" w:rsidR="009447DD" w:rsidRDefault="009447DD">
      <w:pPr>
        <w:jc w:val="both"/>
        <w:rPr>
          <w:ins w:id="4572" w:author="Orion" w:date="2011-07-05T13:00:00Z"/>
          <w:rFonts w:cs="Times New Roman"/>
        </w:rPr>
        <w:pPrChange w:id="4573" w:author="Orion" w:date="2011-06-26T12:33:00Z">
          <w:pPr/>
        </w:pPrChange>
      </w:pPr>
    </w:p>
    <w:p w14:paraId="7FEB0210" w14:textId="366E254A" w:rsidR="009447DD" w:rsidRPr="00547249" w:rsidRDefault="009447DD">
      <w:pPr>
        <w:pStyle w:val="Subtitle"/>
        <w:rPr>
          <w:ins w:id="4574" w:author="Orion" w:date="2011-07-05T13:00:00Z"/>
        </w:rPr>
        <w:pPrChange w:id="4575" w:author="Orion" w:date="2011-07-05T13:01:00Z">
          <w:pPr/>
        </w:pPrChange>
      </w:pPr>
      <w:ins w:id="4576" w:author="Orion" w:date="2011-07-05T13:00:00Z">
        <w:r w:rsidRPr="0080539F">
          <w:t xml:space="preserve">Caso básico </w:t>
        </w:r>
      </w:ins>
      <w:ins w:id="4577" w:author="Orion" w:date="2011-07-05T13:01:00Z">
        <w:r w:rsidRPr="0080539F">
          <w:t xml:space="preserve">dos aviones </w:t>
        </w:r>
      </w:ins>
      <w:ins w:id="4578" w:author="Orion" w:date="2011-07-05T13:00:00Z">
        <w:r w:rsidRPr="00547249">
          <w:t xml:space="preserve">sin </w:t>
        </w:r>
        <w:proofErr w:type="spellStart"/>
        <w:r w:rsidRPr="00547249">
          <w:t>waypoints</w:t>
        </w:r>
        <w:proofErr w:type="spellEnd"/>
      </w:ins>
    </w:p>
    <w:p w14:paraId="41E856D6" w14:textId="782AF2DB" w:rsidR="00A86110" w:rsidRDefault="00E028B5">
      <w:pPr>
        <w:jc w:val="both"/>
        <w:rPr>
          <w:ins w:id="4579" w:author="Orion" w:date="2011-06-27T23:43:00Z"/>
          <w:rFonts w:cs="Times New Roman"/>
        </w:rPr>
        <w:pPrChange w:id="4580" w:author="Orion" w:date="2011-06-26T12:33:00Z">
          <w:pPr/>
        </w:pPrChange>
      </w:pPr>
      <w:ins w:id="4581" w:author="Orion" w:date="2011-07-05T13:01:00Z">
        <w:r>
          <w:rPr>
            <w:rFonts w:cs="Times New Roman"/>
          </w:rPr>
          <w:lastRenderedPageBreak/>
          <w:t>En primer lugar, p</w:t>
        </w:r>
      </w:ins>
      <w:ins w:id="4582" w:author="Orion" w:date="2011-06-26T00:27:00Z">
        <w:r w:rsidR="009E0357">
          <w:rPr>
            <w:rFonts w:cs="Times New Roman"/>
          </w:rPr>
          <w:t>ara evitar complejidad</w:t>
        </w:r>
      </w:ins>
      <w:ins w:id="4583" w:author="Orion" w:date="2011-07-05T13:01:00Z">
        <w:r>
          <w:rPr>
            <w:rFonts w:cs="Times New Roman"/>
          </w:rPr>
          <w:t>,</w:t>
        </w:r>
      </w:ins>
      <w:ins w:id="4584" w:author="Orion" w:date="2011-06-26T00:27:00Z">
        <w:r w:rsidR="009E0357">
          <w:rPr>
            <w:rFonts w:cs="Times New Roman"/>
          </w:rPr>
          <w:t xml:space="preserve"> </w:t>
        </w:r>
      </w:ins>
      <w:ins w:id="4585"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586" w:author="Orion" w:date="2011-06-26T00:29:00Z">
        <w:r w:rsidR="009E0357">
          <w:rPr>
            <w:rFonts w:cs="Times New Roman"/>
          </w:rPr>
          <w:t xml:space="preserve"> por los que tenga</w:t>
        </w:r>
      </w:ins>
      <w:ins w:id="4587" w:author="Orion" w:date="2011-06-26T00:30:00Z">
        <w:r w:rsidR="00965560">
          <w:rPr>
            <w:rFonts w:cs="Times New Roman"/>
          </w:rPr>
          <w:t>n</w:t>
        </w:r>
      </w:ins>
      <w:ins w:id="4588" w:author="Orion" w:date="2011-06-26T00:29:00Z">
        <w:r w:rsidR="009E0357">
          <w:rPr>
            <w:rFonts w:cs="Times New Roman"/>
          </w:rPr>
          <w:t xml:space="preserve"> que pasar </w:t>
        </w:r>
      </w:ins>
      <w:ins w:id="4589" w:author="Orion" w:date="2011-06-26T00:30:00Z">
        <w:r w:rsidR="00965560">
          <w:rPr>
            <w:rFonts w:cs="Times New Roman"/>
          </w:rPr>
          <w:t xml:space="preserve">los </w:t>
        </w:r>
      </w:ins>
      <w:ins w:id="4590" w:author="Orion" w:date="2011-06-26T00:29:00Z">
        <w:r w:rsidR="009E0357">
          <w:rPr>
            <w:rFonts w:cs="Times New Roman"/>
          </w:rPr>
          <w:t xml:space="preserve"> </w:t>
        </w:r>
        <w:r w:rsidR="00965560">
          <w:rPr>
            <w:rFonts w:cs="Times New Roman"/>
          </w:rPr>
          <w:t>avi</w:t>
        </w:r>
      </w:ins>
      <w:ins w:id="4591" w:author="Orion" w:date="2011-06-26T00:30:00Z">
        <w:r w:rsidR="00965560">
          <w:rPr>
            <w:rFonts w:cs="Times New Roman"/>
          </w:rPr>
          <w:t>ones</w:t>
        </w:r>
      </w:ins>
      <w:ins w:id="4592" w:author="Orion" w:date="2011-06-26T00:29:00Z">
        <w:r w:rsidR="009E0357">
          <w:rPr>
            <w:rFonts w:cs="Times New Roman"/>
          </w:rPr>
          <w:t xml:space="preserve"> durante</w:t>
        </w:r>
      </w:ins>
      <w:ins w:id="4593" w:author="Orion" w:date="2011-06-26T00:28:00Z">
        <w:r w:rsidR="009E0357">
          <w:rPr>
            <w:rFonts w:cs="Times New Roman"/>
          </w:rPr>
          <w:t xml:space="preserve"> </w:t>
        </w:r>
      </w:ins>
      <w:ins w:id="4594" w:author="Orion" w:date="2011-06-26T00:29:00Z">
        <w:r w:rsidR="00965560">
          <w:rPr>
            <w:rFonts w:cs="Times New Roman"/>
          </w:rPr>
          <w:t>el</w:t>
        </w:r>
      </w:ins>
      <w:ins w:id="4595" w:author="Orion" w:date="2011-06-26T00:30:00Z">
        <w:r w:rsidR="00965560">
          <w:rPr>
            <w:rFonts w:cs="Times New Roman"/>
          </w:rPr>
          <w:t xml:space="preserve"> trayecto</w:t>
        </w:r>
      </w:ins>
      <w:ins w:id="4596" w:author="Orion" w:date="2011-06-26T12:26:00Z">
        <w:r w:rsidR="00FD1ABF">
          <w:rPr>
            <w:rFonts w:cs="Times New Roman"/>
          </w:rPr>
          <w:t xml:space="preserve">. </w:t>
        </w:r>
      </w:ins>
      <w:ins w:id="4597" w:author="Orion" w:date="2011-06-27T19:56:00Z">
        <w:r w:rsidR="00B83D5C">
          <w:rPr>
            <w:rFonts w:cs="Times New Roman"/>
          </w:rPr>
          <w:t>Por otro lado, c</w:t>
        </w:r>
      </w:ins>
      <w:ins w:id="4598" w:author="Orion" w:date="2011-06-27T19:54:00Z">
        <w:r w:rsidR="005C6C21">
          <w:rPr>
            <w:rFonts w:cs="Times New Roman"/>
          </w:rPr>
          <w:t>ada</w:t>
        </w:r>
      </w:ins>
      <w:ins w:id="4599" w:author="Orion" w:date="2011-06-26T12:29:00Z">
        <w:r w:rsidR="00FD1ABF">
          <w:rPr>
            <w:rFonts w:cs="Times New Roman"/>
          </w:rPr>
          <w:t xml:space="preserve"> aeronave tendrá como aeropuerto de origen y de destino el contrario al</w:t>
        </w:r>
      </w:ins>
      <w:ins w:id="4600" w:author="Orion" w:date="2011-06-26T12:30:00Z">
        <w:r w:rsidR="00FD1ABF">
          <w:rPr>
            <w:rFonts w:cs="Times New Roman"/>
          </w:rPr>
          <w:t xml:space="preserve"> del</w:t>
        </w:r>
      </w:ins>
      <w:ins w:id="4601" w:author="Orion" w:date="2011-06-26T12:29:00Z">
        <w:r w:rsidR="00FD1ABF">
          <w:rPr>
            <w:rFonts w:cs="Times New Roman"/>
          </w:rPr>
          <w:t xml:space="preserve"> otro a</w:t>
        </w:r>
      </w:ins>
      <w:ins w:id="4602" w:author="Orion" w:date="2011-06-26T12:30:00Z">
        <w:r w:rsidR="005C6C21">
          <w:rPr>
            <w:rFonts w:cs="Times New Roman"/>
          </w:rPr>
          <w:t>vión</w:t>
        </w:r>
      </w:ins>
      <w:ins w:id="4603" w:author="Orion" w:date="2011-06-27T19:57:00Z">
        <w:r w:rsidR="00B83D5C">
          <w:rPr>
            <w:rFonts w:cs="Times New Roman"/>
          </w:rPr>
          <w:t>, y despegarán de sus respectivos aeropuertos aproximadamente a la misma hora.</w:t>
        </w:r>
      </w:ins>
      <w:ins w:id="4604" w:author="Orion" w:date="2011-06-27T19:58:00Z">
        <w:r w:rsidR="00B83D5C">
          <w:rPr>
            <w:rFonts w:cs="Times New Roman"/>
          </w:rPr>
          <w:t xml:space="preserve"> Como resultado</w:t>
        </w:r>
      </w:ins>
      <w:ins w:id="4605" w:author="Orion" w:date="2011-06-27T19:59:00Z">
        <w:r w:rsidR="00B83D5C">
          <w:rPr>
            <w:rFonts w:cs="Times New Roman"/>
          </w:rPr>
          <w:t xml:space="preserve"> tendremos que</w:t>
        </w:r>
      </w:ins>
      <w:ins w:id="4606" w:author="Orion" w:date="2011-06-26T12:31:00Z">
        <w:r w:rsidR="00164843">
          <w:rPr>
            <w:rFonts w:cs="Times New Roman"/>
          </w:rPr>
          <w:t>,</w:t>
        </w:r>
      </w:ins>
      <w:ins w:id="4607" w:author="Orion" w:date="2011-06-26T12:30:00Z">
        <w:r w:rsidR="00164843">
          <w:rPr>
            <w:rFonts w:cs="Times New Roman"/>
          </w:rPr>
          <w:t xml:space="preserve"> aproximadamente en el centro de la trayectoria de </w:t>
        </w:r>
      </w:ins>
      <w:ins w:id="4608" w:author="Orion" w:date="2011-06-26T12:31:00Z">
        <w:r w:rsidR="00164843">
          <w:rPr>
            <w:rFonts w:cs="Times New Roman"/>
          </w:rPr>
          <w:t>amba</w:t>
        </w:r>
        <w:r w:rsidR="00D55514">
          <w:rPr>
            <w:rFonts w:cs="Times New Roman"/>
          </w:rPr>
          <w:t>s aeronaves</w:t>
        </w:r>
      </w:ins>
      <w:ins w:id="4609" w:author="Orion" w:date="2011-06-26T12:35:00Z">
        <w:r w:rsidR="00D55514">
          <w:rPr>
            <w:rFonts w:cs="Times New Roman"/>
          </w:rPr>
          <w:t>,</w:t>
        </w:r>
      </w:ins>
      <w:ins w:id="4610" w:author="Orion" w:date="2011-06-26T12:31:00Z">
        <w:r w:rsidR="00D55514">
          <w:rPr>
            <w:rFonts w:cs="Times New Roman"/>
          </w:rPr>
          <w:t xml:space="preserve"> </w:t>
        </w:r>
      </w:ins>
      <w:ins w:id="4611" w:author="Orion" w:date="2011-06-26T12:35:00Z">
        <w:r w:rsidR="00D55514">
          <w:rPr>
            <w:rFonts w:cs="Times New Roman"/>
          </w:rPr>
          <w:t>el controlador detect</w:t>
        </w:r>
      </w:ins>
      <w:ins w:id="4612" w:author="Orion" w:date="2011-06-27T19:59:00Z">
        <w:r w:rsidR="00B83D5C">
          <w:rPr>
            <w:rFonts w:cs="Times New Roman"/>
          </w:rPr>
          <w:t>ará</w:t>
        </w:r>
      </w:ins>
      <w:ins w:id="4613" w:author="Orion" w:date="2011-06-26T12:35:00Z">
        <w:r w:rsidR="00D55514">
          <w:rPr>
            <w:rFonts w:cs="Times New Roman"/>
          </w:rPr>
          <w:t xml:space="preserve"> que los aviones</w:t>
        </w:r>
      </w:ins>
      <w:ins w:id="4614" w:author="Orion" w:date="2011-06-27T19:54:00Z">
        <w:r w:rsidR="005C6C21">
          <w:rPr>
            <w:rFonts w:cs="Times New Roman"/>
          </w:rPr>
          <w:t xml:space="preserve"> </w:t>
        </w:r>
      </w:ins>
      <w:ins w:id="4615" w:author="Orion" w:date="2011-06-27T19:59:00Z">
        <w:r w:rsidR="00B83D5C">
          <w:rPr>
            <w:rFonts w:cs="Times New Roman"/>
          </w:rPr>
          <w:t>entraron</w:t>
        </w:r>
      </w:ins>
      <w:ins w:id="4616" w:author="Orion" w:date="2011-06-26T12:35:00Z">
        <w:r w:rsidR="00D55514">
          <w:rPr>
            <w:rFonts w:cs="Times New Roman"/>
          </w:rPr>
          <w:t xml:space="preserve"> </w:t>
        </w:r>
      </w:ins>
      <w:ins w:id="4617" w:author="Orion" w:date="2011-06-26T12:36:00Z">
        <w:r w:rsidR="00D55514">
          <w:rPr>
            <w:rFonts w:cs="Times New Roman"/>
          </w:rPr>
          <w:t xml:space="preserve">en zona de riesgo de conflicto y </w:t>
        </w:r>
      </w:ins>
      <w:ins w:id="4618" w:author="Orion" w:date="2011-06-27T19:59:00Z">
        <w:r w:rsidR="00B83D5C">
          <w:rPr>
            <w:rFonts w:cs="Times New Roman"/>
          </w:rPr>
          <w:t>mandarán</w:t>
        </w:r>
      </w:ins>
      <w:ins w:id="4619" w:author="Orion" w:date="2011-06-26T12:36:00Z">
        <w:r w:rsidR="00D55514">
          <w:rPr>
            <w:rFonts w:cs="Times New Roman"/>
          </w:rPr>
          <w:t xml:space="preserve"> operaciones de cambio de altura y velocidad a ambas aeronaves.</w:t>
        </w:r>
      </w:ins>
      <w:ins w:id="4620" w:author="Orion" w:date="2011-06-26T18:12:00Z">
        <w:r w:rsidR="0031123C">
          <w:rPr>
            <w:rFonts w:cs="Times New Roman"/>
          </w:rPr>
          <w:t xml:space="preserve"> Esto </w:t>
        </w:r>
      </w:ins>
      <w:ins w:id="4621" w:author="Orion" w:date="2011-06-27T19:55:00Z">
        <w:r w:rsidR="0070702D">
          <w:rPr>
            <w:rFonts w:cs="Times New Roman"/>
          </w:rPr>
          <w:t xml:space="preserve">será fácil de observar </w:t>
        </w:r>
      </w:ins>
      <w:ins w:id="4622" w:author="Orion" w:date="2011-06-26T18:12:00Z">
        <w:r w:rsidR="0031123C">
          <w:rPr>
            <w:rFonts w:cs="Times New Roman"/>
          </w:rPr>
          <w:t>porque las aeronaves pasarán a tener un color amarillo y sus rutas tomaran el color verde o rojo dependiendo si la variaci</w:t>
        </w:r>
      </w:ins>
      <w:ins w:id="4623" w:author="Orion" w:date="2011-06-26T18:13:00Z">
        <w:r w:rsidR="0031123C">
          <w:rPr>
            <w:rFonts w:cs="Times New Roman"/>
          </w:rPr>
          <w:t>ón de su altura supone un descenso o aumento con respecto a la altura de crucero.</w:t>
        </w:r>
      </w:ins>
      <w:ins w:id="4624" w:author="Orion" w:date="2011-06-26T12:36:00Z">
        <w:r w:rsidR="00D55514">
          <w:rPr>
            <w:rFonts w:cs="Times New Roman"/>
          </w:rPr>
          <w:t xml:space="preserve"> Una vez </w:t>
        </w:r>
      </w:ins>
      <w:ins w:id="4625" w:author="Orion" w:date="2011-06-26T12:37:00Z">
        <w:r w:rsidR="00D55514">
          <w:rPr>
            <w:rFonts w:cs="Times New Roman"/>
          </w:rPr>
          <w:t>pasado el riesgo de conflicto, y acorde al diseño del sistema, los aviones volverán a sus respectivas alturas y velocidades de crucero</w:t>
        </w:r>
      </w:ins>
      <w:ins w:id="4626" w:author="Orion" w:date="2011-06-27T23:43:00Z">
        <w:r w:rsidR="001B21E2">
          <w:rPr>
            <w:rFonts w:cs="Times New Roman"/>
          </w:rPr>
          <w:t xml:space="preserve"> (</w:t>
        </w:r>
      </w:ins>
      <w:ins w:id="4627"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628" w:author="Orion" w:date="2011-06-28T00:22:00Z">
        <w:r w:rsidR="004C468C">
          <w:t xml:space="preserve">Ilustración </w:t>
        </w:r>
        <w:r w:rsidR="004C468C">
          <w:rPr>
            <w:noProof/>
          </w:rPr>
          <w:t>2</w:t>
        </w:r>
        <w:r w:rsidR="004C468C">
          <w:rPr>
            <w:rFonts w:cs="Times New Roman"/>
          </w:rPr>
          <w:fldChar w:fldCharType="end"/>
        </w:r>
      </w:ins>
      <w:ins w:id="4629" w:author="Orion" w:date="2011-06-27T23:43:00Z">
        <w:r w:rsidR="001B21E2">
          <w:rPr>
            <w:rFonts w:cs="Times New Roman"/>
          </w:rPr>
          <w:t>)</w:t>
        </w:r>
      </w:ins>
      <w:ins w:id="4630" w:author="Orion" w:date="2011-06-26T12:37:00Z">
        <w:r w:rsidR="00D55514">
          <w:rPr>
            <w:rFonts w:cs="Times New Roman"/>
          </w:rPr>
          <w:t>.</w:t>
        </w:r>
      </w:ins>
    </w:p>
    <w:p w14:paraId="2CDE1DF8" w14:textId="77777777" w:rsidR="001B21E2" w:rsidRDefault="001B21E2">
      <w:pPr>
        <w:jc w:val="both"/>
        <w:rPr>
          <w:ins w:id="4631" w:author="Orion" w:date="2011-06-27T23:43:00Z"/>
          <w:rFonts w:cs="Times New Roman"/>
        </w:rPr>
        <w:pPrChange w:id="4632" w:author="Orion" w:date="2011-06-26T12:33:00Z">
          <w:pPr/>
        </w:pPrChange>
      </w:pPr>
    </w:p>
    <w:p w14:paraId="6030781A" w14:textId="306BA47B" w:rsidR="001B21E2" w:rsidRDefault="00016662">
      <w:pPr>
        <w:jc w:val="both"/>
        <w:rPr>
          <w:ins w:id="4633" w:author="Orion" w:date="2011-06-28T00:22:00Z"/>
          <w:rFonts w:cs="Times New Roman"/>
        </w:rPr>
        <w:pPrChange w:id="4634" w:author="Orion" w:date="2011-06-26T12:33:00Z">
          <w:pPr/>
        </w:pPrChange>
      </w:pPr>
      <w:ins w:id="4635" w:author="Orion" w:date="2011-06-29T15:48:00Z">
        <w:r w:rsidRPr="00BA1E2E">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636" w:author="Orion" w:date="2011-06-26T00:27:00Z"/>
          <w:rFonts w:cs="Times New Roman"/>
        </w:rPr>
        <w:pPrChange w:id="4637" w:author="Orion" w:date="2011-06-28T00:22:00Z">
          <w:pPr/>
        </w:pPrChange>
      </w:pPr>
      <w:bookmarkStart w:id="4638" w:name="_Ref296983878"/>
      <w:ins w:id="4639" w:author="Orion" w:date="2011-06-28T00:22:00Z">
        <w:r>
          <w:t xml:space="preserve">Ilustración </w:t>
        </w:r>
        <w:r>
          <w:fldChar w:fldCharType="begin"/>
        </w:r>
        <w:r>
          <w:instrText xml:space="preserve"> SEQ Ilustración \* ARABIC </w:instrText>
        </w:r>
      </w:ins>
      <w:r>
        <w:fldChar w:fldCharType="separate"/>
      </w:r>
      <w:ins w:id="4640" w:author="Orion" w:date="2011-07-11T12:40:00Z">
        <w:r w:rsidR="00711D6D">
          <w:rPr>
            <w:noProof/>
          </w:rPr>
          <w:t>2</w:t>
        </w:r>
      </w:ins>
      <w:ins w:id="4641" w:author="Orion" w:date="2011-06-28T00:22:00Z">
        <w:r>
          <w:fldChar w:fldCharType="end"/>
        </w:r>
      </w:ins>
      <w:bookmarkEnd w:id="4638"/>
    </w:p>
    <w:p w14:paraId="4FA04E0E" w14:textId="4863833F" w:rsidR="009E0357" w:rsidRDefault="00F41907">
      <w:pPr>
        <w:jc w:val="both"/>
        <w:rPr>
          <w:ins w:id="4642" w:author="Orion" w:date="2011-06-28T16:51:00Z"/>
          <w:rFonts w:cs="Times New Roman"/>
        </w:rPr>
        <w:pPrChange w:id="4643" w:author="Orion" w:date="2011-06-26T12:33:00Z">
          <w:pPr/>
        </w:pPrChange>
      </w:pPr>
      <w:ins w:id="4644" w:author="Orion" w:date="2011-06-28T16:16:00Z">
        <w:r>
          <w:rPr>
            <w:rFonts w:cs="Times New Roman"/>
          </w:rPr>
          <w:t xml:space="preserve">Para analizar con más profundidad </w:t>
        </w:r>
      </w:ins>
      <w:ins w:id="4645" w:author="Orion" w:date="2011-06-28T16:17:00Z">
        <w:r>
          <w:rPr>
            <w:rFonts w:cs="Times New Roman"/>
          </w:rPr>
          <w:t xml:space="preserve">el sistema se ejecutará </w:t>
        </w:r>
      </w:ins>
      <w:ins w:id="4646" w:author="Orion" w:date="2011-06-28T16:16:00Z">
        <w:r>
          <w:rPr>
            <w:rFonts w:cs="Times New Roman"/>
          </w:rPr>
          <w:t xml:space="preserve">este caso de estudio </w:t>
        </w:r>
      </w:ins>
      <w:ins w:id="4647" w:author="Orion" w:date="2011-06-28T16:17:00Z">
        <w:r>
          <w:rPr>
            <w:rFonts w:cs="Times New Roman"/>
          </w:rPr>
          <w:t>con distintos comportamientos de los pilotos.</w:t>
        </w:r>
      </w:ins>
      <w:ins w:id="4648" w:author="Orion" w:date="2011-06-28T16:50:00Z">
        <w:r w:rsidR="00CC12AD">
          <w:rPr>
            <w:rFonts w:cs="Times New Roman"/>
          </w:rPr>
          <w:t xml:space="preserve"> Para ello se tendr</w:t>
        </w:r>
      </w:ins>
      <w:ins w:id="4649"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650" w:author="Orion" w:date="2011-06-28T17:52:00Z"/>
          <w:rFonts w:cs="Times New Roman"/>
        </w:rPr>
        <w:pPrChange w:id="4651" w:author="Orion" w:date="2011-06-28T17:52:00Z">
          <w:pPr/>
        </w:pPrChange>
      </w:pPr>
      <w:ins w:id="4652" w:author="Orion" w:date="2011-06-28T16:55:00Z">
        <w:r>
          <w:rPr>
            <w:rFonts w:cs="Times New Roman"/>
          </w:rPr>
          <w:t>Los</w:t>
        </w:r>
      </w:ins>
      <w:ins w:id="4653" w:author="Orion" w:date="2011-06-28T16:52:00Z">
        <w:r w:rsidR="00CC12AD">
          <w:rPr>
            <w:rFonts w:cs="Times New Roman"/>
          </w:rPr>
          <w:t xml:space="preserve"> pilotos con gran estrés y fatiga</w:t>
        </w:r>
      </w:ins>
      <w:ins w:id="4654" w:author="Orion" w:date="2011-06-28T16:55:00Z">
        <w:r>
          <w:rPr>
            <w:rFonts w:cs="Times New Roman"/>
          </w:rPr>
          <w:t>,</w:t>
        </w:r>
      </w:ins>
      <w:ins w:id="4655" w:author="Orion" w:date="2011-06-28T16:52:00Z">
        <w:r w:rsidR="00CC12AD">
          <w:rPr>
            <w:rFonts w:cs="Times New Roman"/>
          </w:rPr>
          <w:t xml:space="preserve"> y </w:t>
        </w:r>
      </w:ins>
      <w:ins w:id="4656" w:author="Orion" w:date="2011-06-28T16:55:00Z">
        <w:r>
          <w:rPr>
            <w:rFonts w:cs="Times New Roman"/>
          </w:rPr>
          <w:t>con muy</w:t>
        </w:r>
      </w:ins>
      <w:ins w:id="4657" w:author="Orion" w:date="2011-06-28T16:52:00Z">
        <w:r w:rsidR="00CC12AD">
          <w:rPr>
            <w:rFonts w:cs="Times New Roman"/>
          </w:rPr>
          <w:t xml:space="preserve"> poca experiencia</w:t>
        </w:r>
      </w:ins>
      <w:ins w:id="4658" w:author="Orion" w:date="2011-06-28T16:55:00Z">
        <w:r>
          <w:rPr>
            <w:rFonts w:cs="Times New Roman"/>
          </w:rPr>
          <w:t xml:space="preserve"> </w:t>
        </w:r>
      </w:ins>
      <w:ins w:id="4659" w:author="Orion" w:date="2011-06-28T18:01:00Z">
        <w:r w:rsidR="0064385E">
          <w:rPr>
            <w:rFonts w:cs="Times New Roman"/>
          </w:rPr>
          <w:t>u</w:t>
        </w:r>
      </w:ins>
      <w:ins w:id="4660" w:author="Orion" w:date="2011-06-28T16:55:00Z">
        <w:r>
          <w:rPr>
            <w:rFonts w:cs="Times New Roman"/>
          </w:rPr>
          <w:t xml:space="preserve"> horas de vuelo</w:t>
        </w:r>
      </w:ins>
      <w:ins w:id="4661" w:author="Orion" w:date="2011-06-28T16:52:00Z">
        <w:r w:rsidR="00CC12AD">
          <w:rPr>
            <w:rFonts w:cs="Times New Roman"/>
          </w:rPr>
          <w:t xml:space="preserve"> </w:t>
        </w:r>
      </w:ins>
      <w:ins w:id="4662" w:author="Orion" w:date="2011-06-28T16:53:00Z">
        <w:r w:rsidR="00CC12AD">
          <w:rPr>
            <w:rFonts w:cs="Times New Roman"/>
          </w:rPr>
          <w:t xml:space="preserve">tardan </w:t>
        </w:r>
      </w:ins>
      <w:ins w:id="4663" w:author="Orion" w:date="2011-06-28T16:55:00Z">
        <w:r>
          <w:rPr>
            <w:rFonts w:cs="Times New Roman"/>
          </w:rPr>
          <w:t>bastante e</w:t>
        </w:r>
      </w:ins>
      <w:ins w:id="4664" w:author="Orion" w:date="2011-06-28T16:53:00Z">
        <w:r w:rsidR="00CC12AD">
          <w:rPr>
            <w:rFonts w:cs="Times New Roman"/>
          </w:rPr>
          <w:t xml:space="preserve">n reaccionar ante situaciones críticas con lo que </w:t>
        </w:r>
      </w:ins>
      <w:ins w:id="4665" w:author="Orion" w:date="2011-06-28T16:52:00Z">
        <w:r w:rsidR="00CC12AD">
          <w:rPr>
            <w:rFonts w:cs="Times New Roman"/>
          </w:rPr>
          <w:t xml:space="preserve">el riesgo de colisión entre aviones </w:t>
        </w:r>
      </w:ins>
      <w:ins w:id="4666" w:author="Orion" w:date="2011-06-28T16:53:00Z">
        <w:r w:rsidR="00CC12AD">
          <w:rPr>
            <w:rFonts w:cs="Times New Roman"/>
          </w:rPr>
          <w:t>se incrementa</w:t>
        </w:r>
      </w:ins>
      <w:ins w:id="4667" w:author="Orion" w:date="2011-06-28T16:55:00Z">
        <w:r>
          <w:rPr>
            <w:rFonts w:cs="Times New Roman"/>
          </w:rPr>
          <w:t>.</w:t>
        </w:r>
      </w:ins>
      <w:ins w:id="4668" w:author="Orion" w:date="2011-06-28T17:51:00Z">
        <w:r w:rsidR="009D2CAD">
          <w:rPr>
            <w:rFonts w:cs="Times New Roman"/>
          </w:rPr>
          <w:t xml:space="preserve"> Ejemplo de esta situación serían las siguientes </w:t>
        </w:r>
      </w:ins>
      <w:ins w:id="4669" w:author="Orion" w:date="2011-06-28T17:52:00Z">
        <w:r w:rsidR="009D2CAD">
          <w:rPr>
            <w:rFonts w:cs="Times New Roman"/>
          </w:rPr>
          <w:t>imágenes</w:t>
        </w:r>
      </w:ins>
      <w:ins w:id="4670" w:author="Orion" w:date="2011-06-28T18:02:00Z">
        <w:r w:rsidR="0064385E">
          <w:rPr>
            <w:rFonts w:cs="Times New Roman"/>
          </w:rPr>
          <w:t>, que se explican a continuación</w:t>
        </w:r>
      </w:ins>
      <w:ins w:id="4671" w:author="Orion" w:date="2011-06-28T17:52:00Z">
        <w:r w:rsidR="009D2CAD">
          <w:rPr>
            <w:rFonts w:cs="Times New Roman"/>
          </w:rPr>
          <w:t>.</w:t>
        </w:r>
      </w:ins>
    </w:p>
    <w:p w14:paraId="234D5E0C" w14:textId="3BB4C376" w:rsidR="009D2CAD" w:rsidRPr="000F6D72" w:rsidRDefault="009D2CAD">
      <w:pPr>
        <w:pStyle w:val="ListParagraph"/>
        <w:jc w:val="both"/>
        <w:rPr>
          <w:ins w:id="4672" w:author="Orion" w:date="2011-06-28T16:46:00Z"/>
          <w:rFonts w:cs="Times New Roman"/>
        </w:rPr>
        <w:pPrChange w:id="4673" w:author="Orion" w:date="2011-06-28T17:52:00Z">
          <w:pPr/>
        </w:pPrChange>
      </w:pPr>
      <w:ins w:id="4674" w:author="Orion" w:date="2011-06-28T17:52:00Z">
        <w:r>
          <w:rPr>
            <w:rFonts w:cs="Times New Roman"/>
          </w:rPr>
          <w:t>En</w:t>
        </w:r>
      </w:ins>
      <w:ins w:id="4675" w:author="Orion" w:date="2011-06-28T17:53:00Z">
        <w:r>
          <w:rPr>
            <w:rFonts w:cs="Times New Roman"/>
          </w:rPr>
          <w:t xml:space="preserve"> </w:t>
        </w:r>
      </w:ins>
      <w:ins w:id="4676" w:author="Orion" w:date="2011-07-05T13:05:00Z">
        <w:r w:rsidR="00D326A2">
          <w:rPr>
            <w:rFonts w:cs="Times New Roman"/>
          </w:rPr>
          <w:t>este caso, donde los valores de estrés, fatiga y experiencia son 98%, 98%</w:t>
        </w:r>
      </w:ins>
      <w:ins w:id="4677" w:author="Orion" w:date="2011-07-05T13:06:00Z">
        <w:r w:rsidR="00D326A2">
          <w:rPr>
            <w:rFonts w:cs="Times New Roman"/>
          </w:rPr>
          <w:t xml:space="preserve"> y </w:t>
        </w:r>
      </w:ins>
      <w:ins w:id="4678" w:author="Orion" w:date="2011-07-05T13:05:00Z">
        <w:r w:rsidR="00D326A2">
          <w:rPr>
            <w:rFonts w:cs="Times New Roman"/>
          </w:rPr>
          <w:t>2%</w:t>
        </w:r>
      </w:ins>
      <w:ins w:id="4679" w:author="Orion" w:date="2011-07-05T13:06:00Z">
        <w:r w:rsidR="00D326A2">
          <w:rPr>
            <w:rFonts w:cs="Times New Roman"/>
          </w:rPr>
          <w:t xml:space="preserve"> respectivamente</w:t>
        </w:r>
      </w:ins>
      <w:ins w:id="4680" w:author="Orion" w:date="2011-07-05T13:05:00Z">
        <w:r w:rsidR="00D326A2">
          <w:rPr>
            <w:rFonts w:cs="Times New Roman"/>
          </w:rPr>
          <w:t>,</w:t>
        </w:r>
      </w:ins>
      <w:ins w:id="4681" w:author="Orion" w:date="2011-06-28T17:53:00Z">
        <w:r>
          <w:rPr>
            <w:rFonts w:cs="Times New Roman"/>
          </w:rPr>
          <w:t xml:space="preserve"> se puede observar en</w:t>
        </w:r>
      </w:ins>
      <w:ins w:id="4682" w:author="Orion" w:date="2011-06-28T17:52:00Z">
        <w:r>
          <w:rPr>
            <w:rFonts w:cs="Times New Roman"/>
          </w:rPr>
          <w:t xml:space="preserve"> la </w:t>
        </w:r>
      </w:ins>
      <w:ins w:id="4683"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684"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685"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686"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687" w:author="Orion" w:date="2011-06-28T17:55:00Z">
        <w:r>
          <w:rPr>
            <w:rFonts w:cs="Times New Roman"/>
          </w:rPr>
          <w:t>están</w:t>
        </w:r>
      </w:ins>
      <w:ins w:id="4688" w:author="Orion" w:date="2011-06-28T17:54:00Z">
        <w:r>
          <w:rPr>
            <w:rFonts w:cs="Times New Roman"/>
          </w:rPr>
          <w:t xml:space="preserve"> </w:t>
        </w:r>
      </w:ins>
      <w:ins w:id="4689" w:author="Orion" w:date="2011-06-28T17:55:00Z">
        <w:r>
          <w:rPr>
            <w:rFonts w:cs="Times New Roman"/>
          </w:rPr>
          <w:t>en el radio de conflicto</w:t>
        </w:r>
      </w:ins>
      <w:ins w:id="4690" w:author="Orion" w:date="2011-06-29T16:34:00Z">
        <w:r w:rsidR="00FB245E">
          <w:rPr>
            <w:rFonts w:cs="Times New Roman"/>
          </w:rPr>
          <w:t xml:space="preserve">. </w:t>
        </w:r>
      </w:ins>
      <w:ins w:id="4691" w:author="Orion" w:date="2011-06-29T16:38:00Z">
        <w:r w:rsidR="00CF2ABA">
          <w:rPr>
            <w:rFonts w:cs="Times New Roman"/>
          </w:rPr>
          <w:t>A partir de este momento el controlador debe mandar una orden de cambio de altitud/velocidad</w:t>
        </w:r>
      </w:ins>
      <w:ins w:id="4692"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693"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694" w:author="Orion" w:date="2011-06-28T17:57:00Z">
        <w:r>
          <w:t xml:space="preserve">Ilustración </w:t>
        </w:r>
        <w:r>
          <w:rPr>
            <w:noProof/>
          </w:rPr>
          <w:t>4</w:t>
        </w:r>
        <w:r>
          <w:rPr>
            <w:rFonts w:cs="Times New Roman"/>
          </w:rPr>
          <w:fldChar w:fldCharType="end"/>
        </w:r>
        <w:r>
          <w:rPr>
            <w:rFonts w:cs="Times New Roman"/>
          </w:rPr>
          <w:t>)</w:t>
        </w:r>
      </w:ins>
      <w:ins w:id="4695"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696" w:author="Orion" w:date="2011-06-28T17:58:00Z">
        <w:r>
          <w:t xml:space="preserve">Ilustración </w:t>
        </w:r>
        <w:r>
          <w:rPr>
            <w:noProof/>
          </w:rPr>
          <w:t>5</w:t>
        </w:r>
        <w:r>
          <w:rPr>
            <w:rFonts w:cs="Times New Roman"/>
          </w:rPr>
          <w:fldChar w:fldCharType="end"/>
        </w:r>
        <w:r>
          <w:rPr>
            <w:rFonts w:cs="Times New Roman"/>
          </w:rPr>
          <w:t>.</w:t>
        </w:r>
      </w:ins>
      <w:ins w:id="4697" w:author="Orion" w:date="2011-06-28T17:59:00Z">
        <w:r>
          <w:rPr>
            <w:rFonts w:cs="Times New Roman"/>
          </w:rPr>
          <w:t xml:space="preserve"> Una vez pasado </w:t>
        </w:r>
      </w:ins>
      <w:ins w:id="4698" w:author="Orion" w:date="2011-06-28T18:03:00Z">
        <w:r w:rsidR="008F4BD7">
          <w:rPr>
            <w:rFonts w:cs="Times New Roman"/>
          </w:rPr>
          <w:t xml:space="preserve">todo </w:t>
        </w:r>
      </w:ins>
      <w:ins w:id="4699" w:author="Orion" w:date="2011-06-28T17:59:00Z">
        <w:r>
          <w:rPr>
            <w:rFonts w:cs="Times New Roman"/>
          </w:rPr>
          <w:t>el peligro los controladores ordenaran a los pilotos que vuelva</w:t>
        </w:r>
      </w:ins>
      <w:ins w:id="4700" w:author="Orion" w:date="2011-06-28T18:03:00Z">
        <w:r w:rsidR="008F4BD7">
          <w:rPr>
            <w:rFonts w:cs="Times New Roman"/>
          </w:rPr>
          <w:t>n</w:t>
        </w:r>
      </w:ins>
      <w:ins w:id="4701" w:author="Orion" w:date="2011-06-28T17:59:00Z">
        <w:r>
          <w:rPr>
            <w:rFonts w:cs="Times New Roman"/>
          </w:rPr>
          <w:t xml:space="preserve"> a sus respectivas </w:t>
        </w:r>
        <w:r>
          <w:rPr>
            <w:rFonts w:cs="Times New Roman"/>
          </w:rPr>
          <w:lastRenderedPageBreak/>
          <w:t>alturas/velocidades de crucero</w:t>
        </w:r>
      </w:ins>
      <w:ins w:id="4702" w:author="Orion" w:date="2011-06-28T18:00:00Z">
        <w:r w:rsidR="002A730E">
          <w:rPr>
            <w:rFonts w:cs="Times New Roman"/>
          </w:rPr>
          <w:t xml:space="preserve"> </w:t>
        </w:r>
      </w:ins>
      <w:ins w:id="4703" w:author="Orion" w:date="2011-06-28T18:01:00Z">
        <w:r w:rsidR="002A730E">
          <w:rPr>
            <w:rFonts w:cs="Times New Roman"/>
          </w:rPr>
          <w:t>(</w:t>
        </w:r>
      </w:ins>
      <w:ins w:id="4704"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705"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706" w:author="Orion" w:date="2011-06-28T17:59:00Z">
        <w:r>
          <w:rPr>
            <w:rFonts w:cs="Times New Roman"/>
          </w:rPr>
          <w:t>.</w:t>
        </w:r>
      </w:ins>
    </w:p>
    <w:p w14:paraId="5E9B8C06" w14:textId="77777777" w:rsidR="00D77EA3" w:rsidRDefault="00D77EA3">
      <w:pPr>
        <w:jc w:val="both"/>
        <w:rPr>
          <w:ins w:id="4707" w:author="Orion" w:date="2011-06-28T17:06:00Z"/>
          <w:rFonts w:cs="Times New Roman"/>
        </w:rPr>
        <w:pPrChange w:id="4708" w:author="Orion" w:date="2011-06-26T12:33:00Z">
          <w:pPr/>
        </w:pPrChange>
      </w:pPr>
    </w:p>
    <w:p w14:paraId="294FCB58" w14:textId="77777777" w:rsidR="007B14B9" w:rsidRDefault="007D6413">
      <w:pPr>
        <w:jc w:val="both"/>
        <w:rPr>
          <w:ins w:id="4709" w:author="Orion" w:date="2011-06-29T16:44:00Z"/>
        </w:rPr>
        <w:pPrChange w:id="4710" w:author="Orion" w:date="2011-06-29T16:44:00Z">
          <w:pPr/>
        </w:pPrChange>
      </w:pPr>
      <w:bookmarkStart w:id="4711" w:name="_Ref297129370"/>
      <w:ins w:id="4712" w:author="Orion" w:date="2011-06-29T15:48:00Z">
        <w:r w:rsidRPr="00BA1E2E">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713" w:name="_Ref297046911"/>
      <w:ins w:id="4714"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715" w:author="Orion" w:date="2011-07-11T12:40:00Z">
        <w:r w:rsidR="00711D6D">
          <w:rPr>
            <w:noProof/>
          </w:rPr>
          <w:t>3</w:t>
        </w:r>
      </w:ins>
      <w:ins w:id="4716" w:author="Orion" w:date="2011-06-28T17:52:00Z">
        <w:r w:rsidR="009D2CAD">
          <w:fldChar w:fldCharType="end"/>
        </w:r>
      </w:ins>
      <w:bookmarkEnd w:id="4711"/>
      <w:bookmarkEnd w:id="4713"/>
    </w:p>
    <w:p w14:paraId="6D1C35A5" w14:textId="5F8C31F4" w:rsidR="007D6413" w:rsidRDefault="007B14B9">
      <w:pPr>
        <w:jc w:val="both"/>
        <w:rPr>
          <w:ins w:id="4717" w:author="Orion" w:date="2011-06-29T16:44:00Z"/>
          <w:rFonts w:cs="Times New Roman"/>
        </w:rPr>
        <w:pPrChange w:id="4718" w:author="Orion" w:date="2011-06-29T16:44:00Z">
          <w:pPr/>
        </w:pPrChange>
      </w:pPr>
      <w:ins w:id="4719" w:author="Orion" w:date="2011-06-29T16:44:00Z">
        <w:r>
          <w:t>El tiempo que tarda</w:t>
        </w:r>
      </w:ins>
      <w:ins w:id="4720" w:author="Orion" w:date="2011-06-29T16:46:00Z">
        <w:r>
          <w:t>n</w:t>
        </w:r>
      </w:ins>
      <w:ins w:id="4721" w:author="Orion" w:date="2011-06-29T16:44:00Z">
        <w:r>
          <w:t xml:space="preserve"> en ponerse a rumbo la</w:t>
        </w:r>
      </w:ins>
      <w:ins w:id="4722" w:author="Orion" w:date="2011-06-29T16:45:00Z">
        <w:r>
          <w:t>s</w:t>
        </w:r>
      </w:ins>
      <w:ins w:id="4723" w:author="Orion" w:date="2011-06-29T16:44:00Z">
        <w:r>
          <w:t xml:space="preserve"> aeronaves </w:t>
        </w:r>
      </w:ins>
      <w:ins w:id="4724" w:author="Orion" w:date="2011-06-29T16:45:00Z">
        <w:r>
          <w:t>después</w:t>
        </w:r>
      </w:ins>
      <w:ins w:id="4725" w:author="Orion" w:date="2011-06-29T16:44:00Z">
        <w:r>
          <w:t xml:space="preserve"> </w:t>
        </w:r>
      </w:ins>
      <w:ins w:id="4726" w:author="Orion" w:date="2011-06-29T16:45:00Z">
        <w:r>
          <w:t>del despegue</w:t>
        </w:r>
      </w:ins>
      <w:ins w:id="4727" w:author="Orion" w:date="2011-06-29T16:43:00Z">
        <w:r>
          <w:rPr>
            <w:rFonts w:cs="Times New Roman"/>
          </w:rPr>
          <w:t xml:space="preserve"> estará determinado por los valores de los parámetros </w:t>
        </w:r>
      </w:ins>
      <w:ins w:id="4728" w:author="Orion" w:date="2011-06-29T16:45:00Z">
        <w:r>
          <w:rPr>
            <w:rFonts w:cs="Times New Roman"/>
          </w:rPr>
          <w:t>de estrés, fatiga y experiencia que tengan los pilotos</w:t>
        </w:r>
      </w:ins>
      <w:ins w:id="4729" w:author="Orion" w:date="2011-07-05T13:04:00Z">
        <w:r w:rsidR="005634A8">
          <w:rPr>
            <w:rFonts w:cs="Times New Roman"/>
          </w:rPr>
          <w:t xml:space="preserve"> </w:t>
        </w:r>
      </w:ins>
      <w:ins w:id="4730"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731" w:author="Orion" w:date="2011-06-29T16:46:00Z">
        <w:r>
          <w:rPr>
            <w:rFonts w:cs="Times New Roman"/>
          </w:rPr>
          <w:t>que se</w:t>
        </w:r>
      </w:ins>
      <w:ins w:id="4732"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733" w:author="Orion" w:date="2011-06-29T16:43:00Z">
        <w:r>
          <w:rPr>
            <w:rFonts w:cs="Times New Roman"/>
          </w:rPr>
          <w:fldChar w:fldCharType="separate"/>
        </w:r>
        <w:r>
          <w:t xml:space="preserve">Figura </w:t>
        </w:r>
        <w:r>
          <w:rPr>
            <w:noProof/>
          </w:rPr>
          <w:t>11</w:t>
        </w:r>
        <w:r>
          <w:rPr>
            <w:rFonts w:cs="Times New Roman"/>
          </w:rPr>
          <w:fldChar w:fldCharType="end"/>
        </w:r>
      </w:ins>
      <w:ins w:id="4734" w:author="Orion" w:date="2011-06-29T16:46:00Z">
        <w:r w:rsidR="00D51F0C">
          <w:rPr>
            <w:rFonts w:cs="Times New Roman"/>
          </w:rPr>
          <w:t xml:space="preserve"> de la especificación.</w:t>
        </w:r>
      </w:ins>
    </w:p>
    <w:p w14:paraId="03AC7FAE" w14:textId="4864FF63" w:rsidR="007B14B9" w:rsidRDefault="007E500F">
      <w:pPr>
        <w:jc w:val="both"/>
        <w:rPr>
          <w:ins w:id="4735" w:author="Orion" w:date="2011-06-29T16:44:00Z"/>
          <w:rFonts w:cs="Times New Roman"/>
        </w:rPr>
        <w:pPrChange w:id="4736" w:author="Orion" w:date="2011-06-29T16:44:00Z">
          <w:pPr/>
        </w:pPrChange>
      </w:pPr>
      <w:ins w:id="4737" w:author="Orion" w:date="2011-06-29T16:46:00Z">
        <w:r>
          <w:rPr>
            <w:rFonts w:cs="Times New Roman"/>
          </w:rPr>
          <w:t>Por otro lado, en la anterior imagen (</w:t>
        </w:r>
      </w:ins>
      <w:ins w:id="4738"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739" w:author="Orion" w:date="2011-06-29T16:47:00Z">
        <w:r>
          <w:t xml:space="preserve">Ilustración </w:t>
        </w:r>
        <w:r>
          <w:rPr>
            <w:noProof/>
          </w:rPr>
          <w:t>3</w:t>
        </w:r>
        <w:r>
          <w:rPr>
            <w:rFonts w:cs="Times New Roman"/>
          </w:rPr>
          <w:fldChar w:fldCharType="end"/>
        </w:r>
      </w:ins>
      <w:ins w:id="4740" w:author="Orion" w:date="2011-06-29T16:46:00Z">
        <w:r>
          <w:rPr>
            <w:rFonts w:cs="Times New Roman"/>
          </w:rPr>
          <w:t>)</w:t>
        </w:r>
      </w:ins>
      <w:ins w:id="4741" w:author="Orion" w:date="2011-06-29T16:47:00Z">
        <w:r>
          <w:rPr>
            <w:rFonts w:cs="Times New Roman"/>
          </w:rPr>
          <w:t xml:space="preserve"> puede observarse que los aviones se marcan en amarillo lo que indica que entran en el radio de posible conflicto</w:t>
        </w:r>
      </w:ins>
      <w:ins w:id="4742" w:author="Orion" w:date="2011-06-29T16:49:00Z">
        <w:r>
          <w:rPr>
            <w:rFonts w:cs="Times New Roman"/>
          </w:rPr>
          <w:t>.</w:t>
        </w:r>
      </w:ins>
      <w:ins w:id="4743" w:author="Orion" w:date="2011-06-29T16:47:00Z">
        <w:r>
          <w:rPr>
            <w:rFonts w:cs="Times New Roman"/>
          </w:rPr>
          <w:t xml:space="preserve"> </w:t>
        </w:r>
      </w:ins>
      <w:ins w:id="4744" w:author="Orion" w:date="2011-06-29T16:49:00Z">
        <w:r>
          <w:rPr>
            <w:rFonts w:cs="Times New Roman"/>
          </w:rPr>
          <w:t>Este hecho</w:t>
        </w:r>
      </w:ins>
      <w:ins w:id="4745" w:author="Orion" w:date="2011-06-29T16:47:00Z">
        <w:r>
          <w:rPr>
            <w:rFonts w:cs="Times New Roman"/>
          </w:rPr>
          <w:t xml:space="preserve"> dar</w:t>
        </w:r>
      </w:ins>
      <w:ins w:id="4746" w:author="Orion" w:date="2011-06-29T16:48:00Z">
        <w:r>
          <w:rPr>
            <w:rFonts w:cs="Times New Roman"/>
          </w:rPr>
          <w:t>ía origen a la ejecución de la tarea “</w:t>
        </w:r>
      </w:ins>
      <w:proofErr w:type="spellStart"/>
      <w:ins w:id="4747" w:author="Orion" w:date="2011-06-29T16:49:00Z">
        <w:r>
          <w:rPr>
            <w:rFonts w:cs="Times New Roman"/>
          </w:rPr>
          <w:t>IsANewConflictDetected</w:t>
        </w:r>
      </w:ins>
      <w:proofErr w:type="spellEnd"/>
      <w:ins w:id="4748" w:author="Orion" w:date="2011-06-29T16:48:00Z">
        <w:r>
          <w:rPr>
            <w:rFonts w:cs="Times New Roman"/>
          </w:rPr>
          <w:t xml:space="preserve">” que aparece en </w:t>
        </w:r>
      </w:ins>
      <w:ins w:id="4749"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750"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751" w:author="Orion" w:date="2011-06-29T16:51:00Z">
        <w:r w:rsidR="00EB325A">
          <w:rPr>
            <w:rFonts w:cs="Times New Roman"/>
          </w:rPr>
          <w:t xml:space="preserve"> Ducha t</w:t>
        </w:r>
      </w:ins>
      <w:ins w:id="4752" w:author="Orion" w:date="2011-06-29T16:50:00Z">
        <w:r w:rsidR="003C27E3">
          <w:rPr>
            <w:rFonts w:cs="Times New Roman"/>
          </w:rPr>
          <w:t xml:space="preserve">area que </w:t>
        </w:r>
      </w:ins>
      <w:ins w:id="4753" w:author="Orion" w:date="2011-06-29T16:51:00Z">
        <w:r w:rsidR="00EB325A">
          <w:rPr>
            <w:rFonts w:cs="Times New Roman"/>
          </w:rPr>
          <w:t>producirá</w:t>
        </w:r>
      </w:ins>
      <w:ins w:id="4754" w:author="Orion" w:date="2011-06-29T16:50:00Z">
        <w:r w:rsidR="003C27E3">
          <w:rPr>
            <w:rFonts w:cs="Times New Roman"/>
          </w:rPr>
          <w:t xml:space="preserve"> a su vez que se </w:t>
        </w:r>
      </w:ins>
      <w:ins w:id="4755" w:author="Orion" w:date="2011-06-29T16:51:00Z">
        <w:r w:rsidR="00EB325A">
          <w:rPr>
            <w:rFonts w:cs="Times New Roman"/>
          </w:rPr>
          <w:t>inicien</w:t>
        </w:r>
      </w:ins>
      <w:ins w:id="4756"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757" w:author="Orion" w:date="2011-06-28T17:06:00Z"/>
          <w:rFonts w:cs="Times New Roman"/>
        </w:rPr>
        <w:pPrChange w:id="4758" w:author="Orion" w:date="2011-06-29T16:44:00Z">
          <w:pPr/>
        </w:pPrChange>
      </w:pPr>
    </w:p>
    <w:p w14:paraId="09A895A5" w14:textId="1E25BE73" w:rsidR="002D48A2" w:rsidRDefault="007D6413">
      <w:pPr>
        <w:jc w:val="both"/>
        <w:rPr>
          <w:ins w:id="4759" w:author="Orion" w:date="2011-06-28T17:52:00Z"/>
          <w:rFonts w:cs="Times New Roman"/>
        </w:rPr>
        <w:pPrChange w:id="4760" w:author="Orion" w:date="2011-06-26T12:33:00Z">
          <w:pPr/>
        </w:pPrChange>
      </w:pPr>
      <w:ins w:id="4761" w:author="Orion" w:date="2011-06-29T15:47:00Z">
        <w:r w:rsidRPr="00BA1E2E">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762" w:author="Orion" w:date="2011-06-28T17:06:00Z"/>
          <w:rFonts w:cs="Times New Roman"/>
        </w:rPr>
        <w:pPrChange w:id="4763" w:author="Orion" w:date="2011-06-28T17:52:00Z">
          <w:pPr/>
        </w:pPrChange>
      </w:pPr>
      <w:bookmarkStart w:id="4764" w:name="_Ref297047202"/>
      <w:ins w:id="4765" w:author="Orion" w:date="2011-06-28T17:52:00Z">
        <w:r>
          <w:t xml:space="preserve">Ilustración </w:t>
        </w:r>
        <w:r>
          <w:fldChar w:fldCharType="begin"/>
        </w:r>
        <w:r>
          <w:instrText xml:space="preserve"> SEQ Ilustración \* ARABIC </w:instrText>
        </w:r>
      </w:ins>
      <w:r>
        <w:fldChar w:fldCharType="separate"/>
      </w:r>
      <w:ins w:id="4766" w:author="Orion" w:date="2011-07-11T12:40:00Z">
        <w:r w:rsidR="00711D6D">
          <w:rPr>
            <w:noProof/>
          </w:rPr>
          <w:t>4</w:t>
        </w:r>
      </w:ins>
      <w:ins w:id="4767" w:author="Orion" w:date="2011-06-28T17:52:00Z">
        <w:r>
          <w:fldChar w:fldCharType="end"/>
        </w:r>
      </w:ins>
      <w:bookmarkEnd w:id="4764"/>
    </w:p>
    <w:p w14:paraId="458AEC4E" w14:textId="2B2BE207" w:rsidR="00D77EA3" w:rsidRDefault="00EB325A">
      <w:pPr>
        <w:jc w:val="both"/>
        <w:rPr>
          <w:ins w:id="4768" w:author="Orion" w:date="2011-06-29T16:52:00Z"/>
          <w:rFonts w:cs="Times New Roman"/>
        </w:rPr>
        <w:pPrChange w:id="4769" w:author="Orion" w:date="2011-06-26T12:33:00Z">
          <w:pPr/>
        </w:pPrChange>
      </w:pPr>
      <w:ins w:id="4770" w:author="Orion" w:date="2011-06-29T16:52:00Z">
        <w:r>
          <w:rPr>
            <w:rFonts w:cs="Times New Roman"/>
          </w:rPr>
          <w:t>En esta imagen (</w:t>
        </w:r>
      </w:ins>
      <w:ins w:id="4771"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772" w:author="Orion" w:date="2011-06-29T16:53:00Z">
        <w:r>
          <w:t xml:space="preserve">Ilustración </w:t>
        </w:r>
        <w:r>
          <w:rPr>
            <w:noProof/>
          </w:rPr>
          <w:t>4</w:t>
        </w:r>
        <w:r>
          <w:rPr>
            <w:rFonts w:cs="Times New Roman"/>
          </w:rPr>
          <w:fldChar w:fldCharType="end"/>
        </w:r>
      </w:ins>
      <w:ins w:id="4773" w:author="Orion" w:date="2011-06-29T16:52:00Z">
        <w:r>
          <w:rPr>
            <w:rFonts w:cs="Times New Roman"/>
          </w:rPr>
          <w:t xml:space="preserve">) puede verse que como las </w:t>
        </w:r>
      </w:ins>
      <w:ins w:id="4774" w:author="Orion" w:date="2011-06-29T17:07:00Z">
        <w:r w:rsidR="00F70004">
          <w:rPr>
            <w:rFonts w:cs="Times New Roman"/>
          </w:rPr>
          <w:t>órdenes</w:t>
        </w:r>
      </w:ins>
      <w:ins w:id="4775" w:author="Orion" w:date="2011-06-29T16:52:00Z">
        <w:r>
          <w:rPr>
            <w:rFonts w:cs="Times New Roman"/>
          </w:rPr>
          <w:t xml:space="preserve"> no han sido acatadas todavía por los pilotos, debido a su alto tiempo de respuesta, los aviones </w:t>
        </w:r>
      </w:ins>
      <w:ins w:id="4776" w:author="Orion" w:date="2011-06-29T16:53:00Z">
        <w:r>
          <w:rPr>
            <w:rFonts w:cs="Times New Roman"/>
          </w:rPr>
          <w:t>continúan</w:t>
        </w:r>
      </w:ins>
      <w:ins w:id="4777" w:author="Orion" w:date="2011-06-29T16:52:00Z">
        <w:r>
          <w:rPr>
            <w:rFonts w:cs="Times New Roman"/>
          </w:rPr>
          <w:t xml:space="preserve"> </w:t>
        </w:r>
      </w:ins>
      <w:ins w:id="4778" w:author="Orion" w:date="2011-06-29T16:53:00Z">
        <w:r>
          <w:rPr>
            <w:rFonts w:cs="Times New Roman"/>
          </w:rPr>
          <w:t>con su ruta anterior entrando en una zona de alto riesgo de colisión.</w:t>
        </w:r>
      </w:ins>
    </w:p>
    <w:p w14:paraId="359273C2" w14:textId="77777777" w:rsidR="00EB325A" w:rsidRDefault="00EB325A">
      <w:pPr>
        <w:jc w:val="both"/>
        <w:rPr>
          <w:ins w:id="4779" w:author="Orion" w:date="2011-06-28T17:15:00Z"/>
          <w:rFonts w:cs="Times New Roman"/>
        </w:rPr>
        <w:pPrChange w:id="4780" w:author="Orion" w:date="2011-06-26T12:33:00Z">
          <w:pPr/>
        </w:pPrChange>
      </w:pPr>
    </w:p>
    <w:p w14:paraId="17AD5DA4" w14:textId="336662A6" w:rsidR="002D48A2" w:rsidRDefault="00B02340">
      <w:pPr>
        <w:jc w:val="both"/>
        <w:rPr>
          <w:ins w:id="4781" w:author="Orion" w:date="2011-06-28T17:16:00Z"/>
          <w:rFonts w:cs="Times New Roman"/>
        </w:rPr>
        <w:pPrChange w:id="4782" w:author="Orion" w:date="2011-06-26T12:33:00Z">
          <w:pPr/>
        </w:pPrChange>
      </w:pPr>
      <w:ins w:id="4783" w:author="Orion" w:date="2011-06-29T15:45:00Z">
        <w:r w:rsidRPr="00BA1E2E">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784" w:author="Orion" w:date="2011-06-28T17:16:00Z"/>
          <w:rFonts w:cs="Times New Roman"/>
        </w:rPr>
        <w:pPrChange w:id="4785" w:author="Orion" w:date="2011-06-28T17:52:00Z">
          <w:pPr/>
        </w:pPrChange>
      </w:pPr>
      <w:bookmarkStart w:id="4786" w:name="_Ref297047263"/>
      <w:ins w:id="4787" w:author="Orion" w:date="2011-06-28T17:52:00Z">
        <w:r>
          <w:t xml:space="preserve">Ilustración </w:t>
        </w:r>
        <w:r>
          <w:fldChar w:fldCharType="begin"/>
        </w:r>
        <w:r>
          <w:instrText xml:space="preserve"> SEQ Ilustración \* ARABIC </w:instrText>
        </w:r>
      </w:ins>
      <w:r>
        <w:fldChar w:fldCharType="separate"/>
      </w:r>
      <w:ins w:id="4788" w:author="Orion" w:date="2011-07-11T12:40:00Z">
        <w:r w:rsidR="00711D6D">
          <w:rPr>
            <w:noProof/>
          </w:rPr>
          <w:t>5</w:t>
        </w:r>
      </w:ins>
      <w:ins w:id="4789" w:author="Orion" w:date="2011-06-28T17:52:00Z">
        <w:r>
          <w:fldChar w:fldCharType="end"/>
        </w:r>
      </w:ins>
      <w:bookmarkEnd w:id="4786"/>
    </w:p>
    <w:p w14:paraId="3F5A2482" w14:textId="0500CFDC" w:rsidR="00690137" w:rsidRDefault="001D1141">
      <w:pPr>
        <w:jc w:val="both"/>
        <w:rPr>
          <w:ins w:id="4790" w:author="Orion" w:date="2011-06-29T16:54:00Z"/>
          <w:rFonts w:cs="Times New Roman"/>
        </w:rPr>
        <w:pPrChange w:id="4791" w:author="Orion" w:date="2011-06-26T12:33:00Z">
          <w:pPr/>
        </w:pPrChange>
      </w:pPr>
      <w:ins w:id="4792" w:author="Orion" w:date="2011-06-29T16:54:00Z">
        <w:r>
          <w:rPr>
            <w:rFonts w:cs="Times New Roman"/>
          </w:rPr>
          <w:t>En esta imagen (</w:t>
        </w:r>
      </w:ins>
      <w:ins w:id="4793"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794" w:author="Orion" w:date="2011-06-29T16:55:00Z">
        <w:r>
          <w:t xml:space="preserve">Ilustración </w:t>
        </w:r>
        <w:r>
          <w:rPr>
            <w:noProof/>
          </w:rPr>
          <w:t>5</w:t>
        </w:r>
        <w:r>
          <w:rPr>
            <w:rFonts w:cs="Times New Roman"/>
          </w:rPr>
          <w:fldChar w:fldCharType="end"/>
        </w:r>
      </w:ins>
      <w:ins w:id="4795" w:author="Orion" w:date="2011-06-29T16:54:00Z">
        <w:r>
          <w:rPr>
            <w:rFonts w:cs="Times New Roman"/>
          </w:rPr>
          <w:t>)</w:t>
        </w:r>
      </w:ins>
      <w:ins w:id="4796" w:author="Orion" w:date="2011-06-29T16:55:00Z">
        <w:r>
          <w:rPr>
            <w:rFonts w:cs="Times New Roman"/>
          </w:rPr>
          <w:t xml:space="preserve"> puede verse como la orden</w:t>
        </w:r>
      </w:ins>
      <w:ins w:id="4797" w:author="Orion" w:date="2011-06-29T16:58:00Z">
        <w:r>
          <w:rPr>
            <w:rFonts w:cs="Times New Roman"/>
          </w:rPr>
          <w:t>,</w:t>
        </w:r>
      </w:ins>
      <w:ins w:id="4798" w:author="Orion" w:date="2011-06-29T16:55:00Z">
        <w:r>
          <w:rPr>
            <w:rFonts w:cs="Times New Roman"/>
          </w:rPr>
          <w:t xml:space="preserve"> que inicio una interacción entre controlador y piloto (</w:t>
        </w:r>
      </w:ins>
      <w:ins w:id="4799"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800" w:author="Orion" w:date="2011-06-29T16:56:00Z">
        <w:r>
          <w:t xml:space="preserve">Figura </w:t>
        </w:r>
        <w:r>
          <w:rPr>
            <w:noProof/>
          </w:rPr>
          <w:t>20</w:t>
        </w:r>
        <w:r>
          <w:rPr>
            <w:rFonts w:cs="Times New Roman"/>
          </w:rPr>
          <w:fldChar w:fldCharType="end"/>
        </w:r>
      </w:ins>
      <w:ins w:id="4801" w:author="Orion" w:date="2011-06-29T16:55:00Z">
        <w:r>
          <w:rPr>
            <w:rFonts w:cs="Times New Roman"/>
          </w:rPr>
          <w:t>)</w:t>
        </w:r>
      </w:ins>
      <w:ins w:id="4802" w:author="Orion" w:date="2011-06-29T16:56:00Z">
        <w:r>
          <w:rPr>
            <w:rFonts w:cs="Times New Roman"/>
          </w:rPr>
          <w:t xml:space="preserve"> y que hizo que el piloto creara un nuevo tramo </w:t>
        </w:r>
      </w:ins>
      <w:ins w:id="4803" w:author="Orion" w:date="2011-06-29T16:57:00Z">
        <w:r>
          <w:rPr>
            <w:rFonts w:cs="Times New Roman"/>
          </w:rPr>
          <w:t>“ficticio” (</w:t>
        </w:r>
      </w:ins>
      <w:ins w:id="4804"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805" w:author="Orion" w:date="2011-06-29T16:58:00Z">
        <w:r>
          <w:t xml:space="preserve">Figura </w:t>
        </w:r>
        <w:r>
          <w:rPr>
            <w:noProof/>
          </w:rPr>
          <w:t>21</w:t>
        </w:r>
        <w:r>
          <w:rPr>
            <w:rFonts w:cs="Times New Roman"/>
          </w:rPr>
          <w:fldChar w:fldCharType="end"/>
        </w:r>
      </w:ins>
      <w:ins w:id="4806" w:author="Orion" w:date="2011-06-29T16:57:00Z">
        <w:r>
          <w:rPr>
            <w:rFonts w:cs="Times New Roman"/>
          </w:rPr>
          <w:t>)</w:t>
        </w:r>
      </w:ins>
      <w:ins w:id="4807" w:author="Orion" w:date="2011-06-29T16:58:00Z">
        <w:r>
          <w:rPr>
            <w:rFonts w:cs="Times New Roman"/>
          </w:rPr>
          <w:t>, ha empezado a ser procesada por el piloto y que</w:t>
        </w:r>
      </w:ins>
      <w:ins w:id="4808" w:author="Orion" w:date="2011-06-29T17:03:00Z">
        <w:r w:rsidR="003D3F86">
          <w:rPr>
            <w:rFonts w:cs="Times New Roman"/>
          </w:rPr>
          <w:t xml:space="preserve"> este</w:t>
        </w:r>
      </w:ins>
      <w:ins w:id="4809" w:author="Orion" w:date="2011-06-29T16:58:00Z">
        <w:r>
          <w:rPr>
            <w:rFonts w:cs="Times New Roman"/>
          </w:rPr>
          <w:t xml:space="preserve"> empieza a tomar </w:t>
        </w:r>
      </w:ins>
      <w:ins w:id="4810" w:author="Orion" w:date="2011-06-29T16:59:00Z">
        <w:r>
          <w:rPr>
            <w:rFonts w:cs="Times New Roman"/>
          </w:rPr>
          <w:t xml:space="preserve">algunas </w:t>
        </w:r>
      </w:ins>
      <w:ins w:id="4811" w:author="Orion" w:date="2011-06-29T16:58:00Z">
        <w:r>
          <w:rPr>
            <w:rFonts w:cs="Times New Roman"/>
          </w:rPr>
          <w:t xml:space="preserve">decisiones </w:t>
        </w:r>
      </w:ins>
      <w:ins w:id="4812"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813" w:author="Orion" w:date="2011-06-29T17:03:00Z">
        <w:r w:rsidR="002F5FB4">
          <w:rPr>
            <w:rFonts w:cs="Times New Roman"/>
          </w:rPr>
          <w:t>l</w:t>
        </w:r>
      </w:ins>
      <w:ins w:id="4814" w:author="Orion" w:date="2011-06-29T16:59:00Z">
        <w:r>
          <w:rPr>
            <w:rFonts w:cs="Times New Roman"/>
          </w:rPr>
          <w:t xml:space="preserve"> oeste aumenta la altitud</w:t>
        </w:r>
      </w:ins>
      <w:ins w:id="4815" w:author="Orion" w:date="2011-06-29T17:00:00Z">
        <w:r w:rsidR="00796392">
          <w:rPr>
            <w:rFonts w:cs="Times New Roman"/>
          </w:rPr>
          <w:t xml:space="preserve"> (ruta en rojo)</w:t>
        </w:r>
      </w:ins>
      <w:ins w:id="4816" w:author="Orion" w:date="2011-06-29T16:59:00Z">
        <w:r>
          <w:rPr>
            <w:rFonts w:cs="Times New Roman"/>
          </w:rPr>
          <w:t xml:space="preserve"> mientras que el situado m</w:t>
        </w:r>
      </w:ins>
      <w:ins w:id="4817" w:author="Orion" w:date="2011-06-29T17:00:00Z">
        <w:r>
          <w:rPr>
            <w:rFonts w:cs="Times New Roman"/>
          </w:rPr>
          <w:t>ás al este disminuye su altitud</w:t>
        </w:r>
        <w:r w:rsidR="00796392">
          <w:rPr>
            <w:rFonts w:cs="Times New Roman"/>
          </w:rPr>
          <w:t xml:space="preserve"> (ruta en verde)</w:t>
        </w:r>
        <w:r>
          <w:rPr>
            <w:rFonts w:cs="Times New Roman"/>
          </w:rPr>
          <w:t>.</w:t>
        </w:r>
      </w:ins>
      <w:ins w:id="4818" w:author="Orion" w:date="2011-06-29T17:03:00Z">
        <w:r w:rsidR="00795AE2">
          <w:rPr>
            <w:rFonts w:cs="Times New Roman"/>
          </w:rPr>
          <w:t xml:space="preserve"> Otra consecuencia de ello es que el riesgo de col</w:t>
        </w:r>
      </w:ins>
      <w:ins w:id="4819" w:author="Orion" w:date="2011-06-29T17:04:00Z">
        <w:r w:rsidR="00795AE2">
          <w:rPr>
            <w:rFonts w:cs="Times New Roman"/>
          </w:rPr>
          <w:t>is</w:t>
        </w:r>
      </w:ins>
      <w:ins w:id="4820" w:author="Orion" w:date="2011-06-29T17:03:00Z">
        <w:r w:rsidR="00795AE2">
          <w:rPr>
            <w:rFonts w:cs="Times New Roman"/>
          </w:rPr>
          <w:t>i</w:t>
        </w:r>
      </w:ins>
      <w:ins w:id="4821"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822" w:author="Orion" w:date="2011-06-29T15:44:00Z"/>
          <w:rFonts w:cs="Times New Roman"/>
        </w:rPr>
        <w:pPrChange w:id="4823" w:author="Orion" w:date="2011-06-26T12:33:00Z">
          <w:pPr/>
        </w:pPrChange>
      </w:pPr>
    </w:p>
    <w:p w14:paraId="300BB690" w14:textId="4A7537F8" w:rsidR="0096704B" w:rsidRDefault="0096704B">
      <w:pPr>
        <w:jc w:val="both"/>
        <w:rPr>
          <w:ins w:id="4824" w:author="Orion" w:date="2011-06-28T17:15:00Z"/>
          <w:rFonts w:cs="Times New Roman"/>
        </w:rPr>
        <w:pPrChange w:id="4825" w:author="Orion" w:date="2011-06-26T12:33:00Z">
          <w:pPr/>
        </w:pPrChange>
      </w:pPr>
      <w:ins w:id="4826" w:author="Orion" w:date="2011-06-29T15:44:00Z">
        <w:r w:rsidRPr="00BA1E2E">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827" w:author="Orion" w:date="2011-06-28T17:25:00Z"/>
          <w:rFonts w:cs="Times New Roman"/>
        </w:rPr>
        <w:pPrChange w:id="4828" w:author="Orion" w:date="2011-06-28T17:59:00Z">
          <w:pPr/>
        </w:pPrChange>
      </w:pPr>
      <w:bookmarkStart w:id="4829" w:name="_Ref297047382"/>
      <w:ins w:id="4830" w:author="Orion" w:date="2011-06-28T17:59:00Z">
        <w:r>
          <w:t xml:space="preserve">Ilustración </w:t>
        </w:r>
        <w:r>
          <w:fldChar w:fldCharType="begin"/>
        </w:r>
        <w:r>
          <w:instrText xml:space="preserve"> SEQ Ilustración \* ARABIC </w:instrText>
        </w:r>
      </w:ins>
      <w:r>
        <w:fldChar w:fldCharType="separate"/>
      </w:r>
      <w:ins w:id="4831" w:author="Orion" w:date="2011-07-11T12:40:00Z">
        <w:r w:rsidR="00711D6D">
          <w:rPr>
            <w:noProof/>
          </w:rPr>
          <w:t>6</w:t>
        </w:r>
      </w:ins>
      <w:ins w:id="4832" w:author="Orion" w:date="2011-06-28T17:59:00Z">
        <w:r>
          <w:fldChar w:fldCharType="end"/>
        </w:r>
      </w:ins>
      <w:bookmarkEnd w:id="4829"/>
    </w:p>
    <w:p w14:paraId="0CD123FD" w14:textId="643A596B" w:rsidR="00DD79DB" w:rsidRDefault="00EC4B15">
      <w:pPr>
        <w:jc w:val="both"/>
        <w:rPr>
          <w:ins w:id="4833" w:author="Orion" w:date="2011-06-29T17:10:00Z"/>
          <w:rFonts w:cs="Times New Roman"/>
        </w:rPr>
        <w:pPrChange w:id="4834" w:author="Orion" w:date="2011-06-26T12:33:00Z">
          <w:pPr/>
        </w:pPrChange>
      </w:pPr>
      <w:ins w:id="4835"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836"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837"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838"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839" w:author="Orion" w:date="2011-06-29T17:12:00Z">
        <w:r>
          <w:rPr>
            <w:rFonts w:cs="Times New Roman"/>
          </w:rPr>
          <w:t xml:space="preserve"> Pero debido a que a los pilotos, por su condición, les lleva algo de tiempo restablecer el vuelo que llevaban antes del conflicto</w:t>
        </w:r>
      </w:ins>
      <w:ins w:id="4840" w:author="Orion" w:date="2011-06-29T17:13:00Z">
        <w:r>
          <w:rPr>
            <w:rFonts w:cs="Times New Roman"/>
          </w:rPr>
          <w:t xml:space="preserve">, no es hasta que están muy lejos cuando </w:t>
        </w:r>
      </w:ins>
      <w:ins w:id="4841" w:author="Orion" w:date="2011-06-29T17:14:00Z">
        <w:r>
          <w:rPr>
            <w:rFonts w:cs="Times New Roman"/>
          </w:rPr>
          <w:t>los aviones vuelven a sus alturas y velocidades de crucero.</w:t>
        </w:r>
      </w:ins>
    </w:p>
    <w:p w14:paraId="0094A167" w14:textId="77777777" w:rsidR="00EC4B15" w:rsidRDefault="00EC4B15">
      <w:pPr>
        <w:jc w:val="both"/>
        <w:rPr>
          <w:ins w:id="4842" w:author="Orion" w:date="2011-06-28T17:25:00Z"/>
          <w:rFonts w:cs="Times New Roman"/>
        </w:rPr>
        <w:pPrChange w:id="4843" w:author="Orion" w:date="2011-06-26T12:33:00Z">
          <w:pPr/>
        </w:pPrChange>
      </w:pPr>
    </w:p>
    <w:p w14:paraId="0864336A" w14:textId="42D82A1E" w:rsidR="007A7012" w:rsidRDefault="007A7012">
      <w:pPr>
        <w:pStyle w:val="ListParagraph"/>
        <w:numPr>
          <w:ilvl w:val="0"/>
          <w:numId w:val="36"/>
        </w:numPr>
        <w:jc w:val="both"/>
        <w:rPr>
          <w:ins w:id="4844" w:author="Orion" w:date="2011-06-28T18:17:00Z"/>
          <w:rFonts w:cs="Times New Roman"/>
        </w:rPr>
        <w:pPrChange w:id="4845" w:author="Orion" w:date="2011-06-28T18:03:00Z">
          <w:pPr/>
        </w:pPrChange>
      </w:pPr>
      <w:ins w:id="4846" w:author="Orion" w:date="2011-06-28T18:13:00Z">
        <w:r>
          <w:rPr>
            <w:rFonts w:cs="Times New Roman"/>
          </w:rPr>
          <w:t xml:space="preserve">El en el siguiente grupo de </w:t>
        </w:r>
      </w:ins>
      <w:ins w:id="4847" w:author="Orion" w:date="2011-06-28T18:14:00Z">
        <w:r>
          <w:rPr>
            <w:rFonts w:cs="Times New Roman"/>
          </w:rPr>
          <w:t>imágenes</w:t>
        </w:r>
      </w:ins>
      <w:ins w:id="4848" w:author="Orion" w:date="2011-06-28T18:13:00Z">
        <w:r>
          <w:rPr>
            <w:rFonts w:cs="Times New Roman"/>
          </w:rPr>
          <w:t xml:space="preserve"> </w:t>
        </w:r>
      </w:ins>
      <w:ins w:id="4849" w:author="Orion" w:date="2011-06-28T18:14:00Z">
        <w:r>
          <w:rPr>
            <w:rFonts w:cs="Times New Roman"/>
          </w:rPr>
          <w:t>se verá el comportamiento de pilotos con valores de estrés y fatiga medios y una experiencia media de vuelo</w:t>
        </w:r>
      </w:ins>
      <w:ins w:id="4850" w:author="Orion" w:date="2011-07-05T13:06:00Z">
        <w:r w:rsidR="008759A0">
          <w:rPr>
            <w:rFonts w:cs="Times New Roman"/>
          </w:rPr>
          <w:t xml:space="preserve"> (valores de estrés, fatiga y experiencia </w:t>
        </w:r>
      </w:ins>
      <w:ins w:id="4851" w:author="Orion" w:date="2011-07-05T13:07:00Z">
        <w:r w:rsidR="008759A0">
          <w:rPr>
            <w:rFonts w:cs="Times New Roman"/>
          </w:rPr>
          <w:t>igual a 50</w:t>
        </w:r>
      </w:ins>
      <w:ins w:id="4852" w:author="Orion" w:date="2011-07-05T13:06:00Z">
        <w:r w:rsidR="008759A0">
          <w:rPr>
            <w:rFonts w:cs="Times New Roman"/>
          </w:rPr>
          <w:t xml:space="preserve">%, </w:t>
        </w:r>
      </w:ins>
      <w:ins w:id="4853" w:author="Orion" w:date="2011-07-05T13:07:00Z">
        <w:r w:rsidR="008759A0">
          <w:rPr>
            <w:rFonts w:cs="Times New Roman"/>
          </w:rPr>
          <w:t>50</w:t>
        </w:r>
      </w:ins>
      <w:ins w:id="4854" w:author="Orion" w:date="2011-07-05T13:06:00Z">
        <w:r w:rsidR="008759A0">
          <w:rPr>
            <w:rFonts w:cs="Times New Roman"/>
          </w:rPr>
          <w:t>% y 2</w:t>
        </w:r>
      </w:ins>
      <w:ins w:id="4855" w:author="Orion" w:date="2011-07-05T13:07:00Z">
        <w:r w:rsidR="008759A0">
          <w:rPr>
            <w:rFonts w:cs="Times New Roman"/>
          </w:rPr>
          <w:t>5</w:t>
        </w:r>
      </w:ins>
      <w:ins w:id="4856" w:author="Orion" w:date="2011-07-05T13:06:00Z">
        <w:r w:rsidR="008759A0">
          <w:rPr>
            <w:rFonts w:cs="Times New Roman"/>
          </w:rPr>
          <w:t>% respectivamente)</w:t>
        </w:r>
      </w:ins>
      <w:ins w:id="4857" w:author="Orion" w:date="2011-06-28T18:14:00Z">
        <w:r>
          <w:rPr>
            <w:rFonts w:cs="Times New Roman"/>
          </w:rPr>
          <w:t>.</w:t>
        </w:r>
      </w:ins>
      <w:ins w:id="4858" w:author="Orion" w:date="2011-06-28T18:21:00Z">
        <w:r w:rsidR="004B1C04">
          <w:rPr>
            <w:rFonts w:cs="Times New Roman"/>
          </w:rPr>
          <w:t xml:space="preserve"> Lo primero que se puede observar es que a los pilotos les lleva men</w:t>
        </w:r>
      </w:ins>
      <w:ins w:id="4859" w:author="Orion" w:date="2011-06-29T09:56:00Z">
        <w:r w:rsidR="000F6D72">
          <w:rPr>
            <w:rFonts w:cs="Times New Roman"/>
          </w:rPr>
          <w:t>o</w:t>
        </w:r>
      </w:ins>
      <w:ins w:id="4860" w:author="Orion" w:date="2011-06-28T18:21:00Z">
        <w:r w:rsidR="004B1C04">
          <w:rPr>
            <w:rFonts w:cs="Times New Roman"/>
          </w:rPr>
          <w:t>s tiempo ponerse a rumbo del destino. También se pu</w:t>
        </w:r>
      </w:ins>
      <w:ins w:id="4861" w:author="Orion" w:date="2011-06-29T09:56:00Z">
        <w:r w:rsidR="00C2103E">
          <w:rPr>
            <w:rFonts w:cs="Times New Roman"/>
          </w:rPr>
          <w:t>e</w:t>
        </w:r>
      </w:ins>
      <w:ins w:id="4862" w:author="Orion" w:date="2011-06-28T18:21:00Z">
        <w:r w:rsidR="004B1C04">
          <w:rPr>
            <w:rFonts w:cs="Times New Roman"/>
          </w:rPr>
          <w:t xml:space="preserve">de ver </w:t>
        </w:r>
      </w:ins>
      <w:ins w:id="4863" w:author="Orion" w:date="2011-06-28T18:22:00Z">
        <w:r w:rsidR="004B1C04">
          <w:rPr>
            <w:rFonts w:cs="Times New Roman"/>
          </w:rPr>
          <w:t>poco después de detectado el conflicto (</w:t>
        </w:r>
      </w:ins>
      <w:ins w:id="4864"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865" w:author="Orion" w:date="2011-06-28T18:23:00Z">
        <w:r w:rsidR="004B1C04">
          <w:t xml:space="preserve">Ilustración </w:t>
        </w:r>
        <w:r w:rsidR="004B1C04">
          <w:rPr>
            <w:noProof/>
          </w:rPr>
          <w:t>7</w:t>
        </w:r>
        <w:r w:rsidR="004B1C04">
          <w:rPr>
            <w:rFonts w:cs="Times New Roman"/>
          </w:rPr>
          <w:fldChar w:fldCharType="end"/>
        </w:r>
      </w:ins>
      <w:ins w:id="4866" w:author="Orion" w:date="2011-06-28T18:22:00Z">
        <w:r w:rsidR="004B1C04">
          <w:rPr>
            <w:rFonts w:cs="Times New Roman"/>
          </w:rPr>
          <w:t>) los pilotos</w:t>
        </w:r>
      </w:ins>
      <w:ins w:id="4867" w:author="Orion" w:date="2011-06-28T18:23:00Z">
        <w:r w:rsidR="004B1C04">
          <w:rPr>
            <w:rFonts w:cs="Times New Roman"/>
          </w:rPr>
          <w:t xml:space="preserve"> acatan las ordenes de los controladores y ponen a volar a sus respectivas aeronaves a la altura/velocidad ordenada. </w:t>
        </w:r>
      </w:ins>
      <w:ins w:id="4868"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869" w:author="Orion" w:date="2011-06-30T10:41:00Z">
        <w:r w:rsidR="009A0B69">
          <w:t xml:space="preserve">Ilustración </w:t>
        </w:r>
        <w:r w:rsidR="009A0B69">
          <w:rPr>
            <w:noProof/>
          </w:rPr>
          <w:t>8</w:t>
        </w:r>
      </w:ins>
      <w:ins w:id="4870" w:author="Orion" w:date="2011-06-28T18:24:00Z">
        <w:r w:rsidR="004B1C04">
          <w:rPr>
            <w:rFonts w:cs="Times New Roman"/>
          </w:rPr>
          <w:fldChar w:fldCharType="end"/>
        </w:r>
        <w:r w:rsidR="004B1C04">
          <w:rPr>
            <w:rFonts w:cs="Times New Roman"/>
          </w:rPr>
          <w:t xml:space="preserve"> que </w:t>
        </w:r>
      </w:ins>
      <w:ins w:id="4871" w:author="Orion" w:date="2011-06-28T18:26:00Z">
        <w:r w:rsidR="004B1C04">
          <w:rPr>
            <w:rFonts w:cs="Times New Roman"/>
          </w:rPr>
          <w:t xml:space="preserve">no transcurre demasiado tiempo desde </w:t>
        </w:r>
      </w:ins>
      <w:ins w:id="4872" w:author="Orion" w:date="2011-06-28T18:24:00Z">
        <w:r w:rsidR="004B1C04">
          <w:rPr>
            <w:rFonts w:cs="Times New Roman"/>
          </w:rPr>
          <w:t>que el controlador orden</w:t>
        </w:r>
      </w:ins>
      <w:ins w:id="4873" w:author="Orion" w:date="2011-06-28T18:27:00Z">
        <w:r w:rsidR="006958B4">
          <w:rPr>
            <w:rFonts w:cs="Times New Roman"/>
          </w:rPr>
          <w:t>a</w:t>
        </w:r>
      </w:ins>
      <w:ins w:id="4874" w:author="Orion" w:date="2011-06-28T18:24:00Z">
        <w:r w:rsidR="004B1C04">
          <w:rPr>
            <w:rFonts w:cs="Times New Roman"/>
          </w:rPr>
          <w:t xml:space="preserve"> a los pilotos </w:t>
        </w:r>
      </w:ins>
      <w:ins w:id="4875" w:author="Orion" w:date="2011-06-28T18:27:00Z">
        <w:r w:rsidR="006958B4">
          <w:rPr>
            <w:rFonts w:cs="Times New Roman"/>
          </w:rPr>
          <w:t>restablecer</w:t>
        </w:r>
      </w:ins>
      <w:ins w:id="4876" w:author="Orion" w:date="2011-06-28T18:26:00Z">
        <w:r w:rsidR="004B1C04">
          <w:rPr>
            <w:rFonts w:cs="Times New Roman"/>
          </w:rPr>
          <w:t xml:space="preserve"> los </w:t>
        </w:r>
      </w:ins>
      <w:ins w:id="4877" w:author="Orion" w:date="2011-06-28T18:24:00Z">
        <w:r w:rsidR="004B1C04">
          <w:rPr>
            <w:rFonts w:cs="Times New Roman"/>
          </w:rPr>
          <w:t>valores de crucero</w:t>
        </w:r>
      </w:ins>
      <w:ins w:id="4878" w:author="Orion" w:date="2011-06-28T18:26:00Z">
        <w:r w:rsidR="004B1C04">
          <w:rPr>
            <w:rFonts w:cs="Times New Roman"/>
          </w:rPr>
          <w:t xml:space="preserve"> de la aeronave</w:t>
        </w:r>
        <w:r w:rsidR="000A07B8">
          <w:rPr>
            <w:rFonts w:cs="Times New Roman"/>
          </w:rPr>
          <w:t xml:space="preserve"> </w:t>
        </w:r>
      </w:ins>
      <w:ins w:id="4879" w:author="Orion" w:date="2011-06-28T18:27:00Z">
        <w:r w:rsidR="000A07B8">
          <w:rPr>
            <w:rFonts w:cs="Times New Roman"/>
          </w:rPr>
          <w:t>hasta que estos pilotos</w:t>
        </w:r>
        <w:r w:rsidR="006958B4">
          <w:rPr>
            <w:rFonts w:cs="Times New Roman"/>
          </w:rPr>
          <w:t xml:space="preserve"> </w:t>
        </w:r>
      </w:ins>
      <w:ins w:id="4880" w:author="Orion" w:date="2011-06-28T18:28:00Z">
        <w:r w:rsidR="000A07B8">
          <w:rPr>
            <w:rFonts w:cs="Times New Roman"/>
          </w:rPr>
          <w:t>llevan realmente</w:t>
        </w:r>
      </w:ins>
      <w:ins w:id="4881" w:author="Orion" w:date="2011-06-28T18:26:00Z">
        <w:r w:rsidR="004B1C04">
          <w:rPr>
            <w:rFonts w:cs="Times New Roman"/>
          </w:rPr>
          <w:t xml:space="preserve"> a cabo la maniobra.</w:t>
        </w:r>
      </w:ins>
    </w:p>
    <w:p w14:paraId="68E8AA44" w14:textId="77777777" w:rsidR="007A7012" w:rsidRDefault="007A7012">
      <w:pPr>
        <w:jc w:val="both"/>
        <w:rPr>
          <w:ins w:id="4882" w:author="Orion" w:date="2011-06-28T18:17:00Z"/>
          <w:rFonts w:cs="Times New Roman"/>
        </w:rPr>
        <w:pPrChange w:id="4883" w:author="Orion" w:date="2011-06-28T18:17:00Z">
          <w:pPr/>
        </w:pPrChange>
      </w:pPr>
    </w:p>
    <w:p w14:paraId="356B1991" w14:textId="285360B0" w:rsidR="007A7012" w:rsidRDefault="0055309E">
      <w:pPr>
        <w:jc w:val="both"/>
        <w:rPr>
          <w:ins w:id="4884" w:author="Orion" w:date="2011-06-28T18:17:00Z"/>
          <w:rFonts w:cs="Times New Roman"/>
        </w:rPr>
        <w:pPrChange w:id="4885" w:author="Orion" w:date="2011-06-28T18:17:00Z">
          <w:pPr/>
        </w:pPrChange>
      </w:pPr>
      <w:ins w:id="4886" w:author="Orion" w:date="2011-06-29T15:43:00Z">
        <w:r w:rsidRPr="00BA1E2E">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887" w:author="Orion" w:date="2011-06-28T18:19:00Z"/>
          <w:rFonts w:cs="Times New Roman"/>
        </w:rPr>
        <w:pPrChange w:id="4888" w:author="Orion" w:date="2011-06-28T18:22:00Z">
          <w:pPr/>
        </w:pPrChange>
      </w:pPr>
      <w:bookmarkStart w:id="4889" w:name="_Ref297048711"/>
      <w:ins w:id="4890" w:author="Orion" w:date="2011-06-28T18:22:00Z">
        <w:r>
          <w:t xml:space="preserve">Ilustración </w:t>
        </w:r>
        <w:r>
          <w:fldChar w:fldCharType="begin"/>
        </w:r>
        <w:r>
          <w:instrText xml:space="preserve"> SEQ Ilustración \* ARABIC </w:instrText>
        </w:r>
      </w:ins>
      <w:r>
        <w:fldChar w:fldCharType="separate"/>
      </w:r>
      <w:ins w:id="4891" w:author="Orion" w:date="2011-07-11T12:40:00Z">
        <w:r w:rsidR="00711D6D">
          <w:rPr>
            <w:noProof/>
          </w:rPr>
          <w:t>7</w:t>
        </w:r>
      </w:ins>
      <w:ins w:id="4892" w:author="Orion" w:date="2011-06-28T18:22:00Z">
        <w:r>
          <w:fldChar w:fldCharType="end"/>
        </w:r>
      </w:ins>
      <w:bookmarkEnd w:id="4889"/>
    </w:p>
    <w:p w14:paraId="5F6DA6F6" w14:textId="77777777" w:rsidR="007A7012" w:rsidRDefault="007A7012">
      <w:pPr>
        <w:jc w:val="both"/>
        <w:rPr>
          <w:ins w:id="4893" w:author="Orion" w:date="2011-06-28T18:19:00Z"/>
          <w:rFonts w:cs="Times New Roman"/>
        </w:rPr>
        <w:pPrChange w:id="4894" w:author="Orion" w:date="2011-06-28T18:17:00Z">
          <w:pPr/>
        </w:pPrChange>
      </w:pPr>
    </w:p>
    <w:p w14:paraId="13FD1AFD" w14:textId="26E793CA" w:rsidR="004B1C04" w:rsidRDefault="002B4BCF">
      <w:pPr>
        <w:jc w:val="both"/>
        <w:rPr>
          <w:ins w:id="4895" w:author="Orion" w:date="2011-06-28T18:17:00Z"/>
          <w:rFonts w:cs="Times New Roman"/>
        </w:rPr>
        <w:pPrChange w:id="4896" w:author="Orion" w:date="2011-06-28T18:17:00Z">
          <w:pPr/>
        </w:pPrChange>
      </w:pPr>
      <w:ins w:id="4897" w:author="Orion" w:date="2011-06-29T15:42:00Z">
        <w:r w:rsidRPr="00BA1E2E">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898" w:author="Orion" w:date="2011-06-28T18:17:00Z"/>
          <w:rFonts w:cs="Times New Roman"/>
        </w:rPr>
        <w:pPrChange w:id="4899" w:author="Orion" w:date="2011-06-28T18:24:00Z">
          <w:pPr/>
        </w:pPrChange>
      </w:pPr>
      <w:bookmarkStart w:id="4900" w:name="_Ref297048794"/>
      <w:ins w:id="4901" w:author="Orion" w:date="2011-06-28T18:24:00Z">
        <w:r>
          <w:t xml:space="preserve">Ilustración </w:t>
        </w:r>
        <w:r>
          <w:fldChar w:fldCharType="begin"/>
        </w:r>
        <w:r>
          <w:instrText xml:space="preserve"> SEQ Ilustración \* ARABIC </w:instrText>
        </w:r>
      </w:ins>
      <w:r>
        <w:fldChar w:fldCharType="separate"/>
      </w:r>
      <w:ins w:id="4902" w:author="Orion" w:date="2011-07-11T12:40:00Z">
        <w:r w:rsidR="00711D6D">
          <w:rPr>
            <w:noProof/>
          </w:rPr>
          <w:t>8</w:t>
        </w:r>
      </w:ins>
      <w:ins w:id="4903" w:author="Orion" w:date="2011-06-28T18:24:00Z">
        <w:r>
          <w:fldChar w:fldCharType="end"/>
        </w:r>
      </w:ins>
      <w:bookmarkEnd w:id="4900"/>
    </w:p>
    <w:p w14:paraId="68C0A0AC" w14:textId="77777777" w:rsidR="007A7012" w:rsidRDefault="007A7012">
      <w:pPr>
        <w:jc w:val="both"/>
        <w:rPr>
          <w:ins w:id="4904" w:author="Orion" w:date="2011-06-28T18:17:00Z"/>
          <w:rFonts w:cs="Times New Roman"/>
        </w:rPr>
        <w:pPrChange w:id="4905" w:author="Orion" w:date="2011-06-28T18:17:00Z">
          <w:pPr/>
        </w:pPrChange>
      </w:pPr>
    </w:p>
    <w:p w14:paraId="40E0CDE3" w14:textId="77777777" w:rsidR="007A7012" w:rsidRPr="000F6D72" w:rsidRDefault="007A7012">
      <w:pPr>
        <w:jc w:val="both"/>
        <w:rPr>
          <w:ins w:id="4906" w:author="Orion" w:date="2011-06-28T18:13:00Z"/>
          <w:rFonts w:cs="Times New Roman"/>
        </w:rPr>
        <w:pPrChange w:id="4907" w:author="Orion" w:date="2011-06-28T18:17:00Z">
          <w:pPr/>
        </w:pPrChange>
      </w:pPr>
    </w:p>
    <w:p w14:paraId="4E5E62EC" w14:textId="3A861F99" w:rsidR="00DD79DB" w:rsidRDefault="00603073">
      <w:pPr>
        <w:pStyle w:val="ListParagraph"/>
        <w:numPr>
          <w:ilvl w:val="0"/>
          <w:numId w:val="36"/>
        </w:numPr>
        <w:jc w:val="both"/>
        <w:rPr>
          <w:ins w:id="4908" w:author="Orion" w:date="2011-06-28T18:30:00Z"/>
          <w:rFonts w:cs="Times New Roman"/>
        </w:rPr>
        <w:pPrChange w:id="4909" w:author="Orion" w:date="2011-06-28T18:03:00Z">
          <w:pPr/>
        </w:pPrChange>
      </w:pPr>
      <w:ins w:id="4910" w:author="Orion" w:date="2011-06-28T18:03:00Z">
        <w:r>
          <w:rPr>
            <w:rFonts w:cs="Times New Roman"/>
          </w:rPr>
          <w:t xml:space="preserve">En </w:t>
        </w:r>
      </w:ins>
      <w:ins w:id="4911" w:author="Orion" w:date="2011-06-28T18:04:00Z">
        <w:r>
          <w:rPr>
            <w:rFonts w:cs="Times New Roman"/>
          </w:rPr>
          <w:t xml:space="preserve">contraposición se puede ver como se comportarían dos pilotos con valores de comportamiento </w:t>
        </w:r>
      </w:ins>
      <w:ins w:id="4912" w:author="Orion" w:date="2011-06-28T18:28:00Z">
        <w:r w:rsidR="00933C09">
          <w:rPr>
            <w:rFonts w:cs="Times New Roman"/>
          </w:rPr>
          <w:t>distintos</w:t>
        </w:r>
      </w:ins>
      <w:ins w:id="4913" w:author="Orion" w:date="2011-06-28T18:04:00Z">
        <w:r>
          <w:rPr>
            <w:rFonts w:cs="Times New Roman"/>
          </w:rPr>
          <w:t>. Es decir, bajo nivel de estrés y fatiga, y algo grado de experiencia</w:t>
        </w:r>
      </w:ins>
      <w:ins w:id="4914" w:author="Orion" w:date="2011-07-05T13:08:00Z">
        <w:r w:rsidR="00AD689C">
          <w:rPr>
            <w:rFonts w:cs="Times New Roman"/>
          </w:rPr>
          <w:t xml:space="preserve"> (valores de estrés, fatiga y experiencia igual a 2%, 2% y 98% respectivamente)</w:t>
        </w:r>
      </w:ins>
      <w:ins w:id="4915" w:author="Orion" w:date="2011-06-28T18:04:00Z">
        <w:r>
          <w:rPr>
            <w:rFonts w:cs="Times New Roman"/>
          </w:rPr>
          <w:t xml:space="preserve">. </w:t>
        </w:r>
      </w:ins>
      <w:ins w:id="4916" w:author="Orion" w:date="2011-06-28T18:05:00Z">
        <w:r>
          <w:rPr>
            <w:rFonts w:cs="Times New Roman"/>
          </w:rPr>
          <w:t xml:space="preserve">En primer lugar se puede observar que a los pilotos </w:t>
        </w:r>
      </w:ins>
      <w:ins w:id="4917" w:author="Orion" w:date="2011-06-29T09:56:00Z">
        <w:r w:rsidR="002C4E30">
          <w:rPr>
            <w:rFonts w:cs="Times New Roman"/>
          </w:rPr>
          <w:t>apenas les lleva tiempo p</w:t>
        </w:r>
      </w:ins>
      <w:ins w:id="4918" w:author="Orion" w:date="2011-06-28T18:05:00Z">
        <w:r>
          <w:rPr>
            <w:rFonts w:cs="Times New Roman"/>
          </w:rPr>
          <w:t>onerse a rumbo del destino</w:t>
        </w:r>
      </w:ins>
      <w:ins w:id="4919"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920" w:author="Orion" w:date="2011-06-30T10:41:00Z">
        <w:r w:rsidR="009A0B69">
          <w:t xml:space="preserve">Ilustración </w:t>
        </w:r>
        <w:r w:rsidR="009A0B69">
          <w:rPr>
            <w:noProof/>
          </w:rPr>
          <w:t>9</w:t>
        </w:r>
      </w:ins>
      <w:ins w:id="4921" w:author="Orion" w:date="2011-06-28T18:06:00Z">
        <w:r>
          <w:rPr>
            <w:rFonts w:cs="Times New Roman"/>
          </w:rPr>
          <w:fldChar w:fldCharType="end"/>
        </w:r>
        <w:r>
          <w:rPr>
            <w:rFonts w:cs="Times New Roman"/>
          </w:rPr>
          <w:t>)</w:t>
        </w:r>
      </w:ins>
      <w:ins w:id="4922"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923" w:author="Orion" w:date="2011-06-28T18:06:00Z">
        <w:r>
          <w:rPr>
            <w:rFonts w:cs="Times New Roman"/>
          </w:rPr>
          <w:t>.</w:t>
        </w:r>
      </w:ins>
      <w:ins w:id="4924" w:author="Orion" w:date="2011-06-28T18:08:00Z">
        <w:r w:rsidR="007A7012">
          <w:rPr>
            <w:rFonts w:cs="Times New Roman"/>
          </w:rPr>
          <w:t xml:space="preserve"> </w:t>
        </w:r>
      </w:ins>
      <w:ins w:id="4925" w:author="Orion" w:date="2011-06-28T18:30:00Z">
        <w:r w:rsidR="00C21A2E">
          <w:rPr>
            <w:rFonts w:cs="Times New Roman"/>
          </w:rPr>
          <w:t>Por otro lado,</w:t>
        </w:r>
      </w:ins>
      <w:ins w:id="4926"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927" w:author="Orion" w:date="2011-06-30T10:41:00Z">
        <w:r w:rsidR="009A0B69">
          <w:t xml:space="preserve">Ilustración </w:t>
        </w:r>
        <w:r w:rsidR="009A0B69">
          <w:rPr>
            <w:noProof/>
          </w:rPr>
          <w:t>9</w:t>
        </w:r>
      </w:ins>
      <w:ins w:id="4928"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929" w:author="Orion" w:date="2011-06-30T10:41:00Z">
        <w:r w:rsidR="009A0B69">
          <w:t xml:space="preserve">Ilustración </w:t>
        </w:r>
        <w:r w:rsidR="009A0B69">
          <w:rPr>
            <w:noProof/>
          </w:rPr>
          <w:t>10</w:t>
        </w:r>
      </w:ins>
      <w:ins w:id="4930" w:author="Orion" w:date="2011-06-28T18:08:00Z">
        <w:r w:rsidR="007A7012">
          <w:rPr>
            <w:rFonts w:cs="Times New Roman"/>
          </w:rPr>
          <w:fldChar w:fldCharType="end"/>
        </w:r>
        <w:r w:rsidR="007A7012">
          <w:rPr>
            <w:rFonts w:cs="Times New Roman"/>
          </w:rPr>
          <w:t xml:space="preserve"> se puede ver</w:t>
        </w:r>
      </w:ins>
      <w:ins w:id="4931" w:author="Orion" w:date="2011-06-29T09:55:00Z">
        <w:r w:rsidR="000F6D72">
          <w:rPr>
            <w:rFonts w:cs="Times New Roman"/>
          </w:rPr>
          <w:t xml:space="preserve"> </w:t>
        </w:r>
      </w:ins>
      <w:ins w:id="4932" w:author="Orion" w:date="2011-06-29T10:45:00Z">
        <w:r w:rsidR="001D74F4">
          <w:rPr>
            <w:rFonts w:cs="Times New Roman"/>
          </w:rPr>
          <w:t xml:space="preserve">que poco después de la detección del conflicto los pilotos acatan las ordenes y ponen la aeronave a volar con los nuevos </w:t>
        </w:r>
      </w:ins>
      <w:ins w:id="4933" w:author="Orion" w:date="2011-06-29T10:46:00Z">
        <w:r w:rsidR="001D74F4">
          <w:rPr>
            <w:rFonts w:cs="Times New Roman"/>
          </w:rPr>
          <w:t>parámetros</w:t>
        </w:r>
      </w:ins>
      <w:ins w:id="4934" w:author="Orion" w:date="2011-06-29T10:45:00Z">
        <w:r w:rsidR="001D74F4">
          <w:rPr>
            <w:rFonts w:cs="Times New Roman"/>
          </w:rPr>
          <w:t>,</w:t>
        </w:r>
      </w:ins>
      <w:ins w:id="4935"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936" w:author="Orion" w:date="2011-06-28T17:25:00Z"/>
          <w:rFonts w:cs="Times New Roman"/>
        </w:rPr>
        <w:pPrChange w:id="4937" w:author="Orion" w:date="2011-06-28T18:30:00Z">
          <w:pPr/>
        </w:pPrChange>
      </w:pPr>
    </w:p>
    <w:p w14:paraId="1605D28D" w14:textId="3F12C1D1" w:rsidR="00DD79DB" w:rsidRDefault="00E31E68">
      <w:pPr>
        <w:jc w:val="both"/>
        <w:rPr>
          <w:ins w:id="4938" w:author="Orion" w:date="2011-06-28T18:05:00Z"/>
          <w:rFonts w:cs="Times New Roman"/>
        </w:rPr>
        <w:pPrChange w:id="4939" w:author="Orion" w:date="2011-06-26T12:33:00Z">
          <w:pPr/>
        </w:pPrChange>
      </w:pPr>
      <w:ins w:id="4940" w:author="Orion" w:date="2011-06-29T12:16:00Z">
        <w:r w:rsidRPr="00BA1E2E">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941" w:author="Orion" w:date="2011-06-28T17:25:00Z"/>
          <w:rFonts w:cs="Times New Roman"/>
        </w:rPr>
        <w:pPrChange w:id="4942" w:author="Orion" w:date="2011-06-28T18:05:00Z">
          <w:pPr/>
        </w:pPrChange>
      </w:pPr>
      <w:bookmarkStart w:id="4943" w:name="_Ref297047702"/>
      <w:ins w:id="4944" w:author="Orion" w:date="2011-06-28T18:05:00Z">
        <w:r>
          <w:t xml:space="preserve">Ilustración </w:t>
        </w:r>
        <w:r>
          <w:fldChar w:fldCharType="begin"/>
        </w:r>
        <w:r>
          <w:instrText xml:space="preserve"> SEQ Ilustración \* ARABIC </w:instrText>
        </w:r>
      </w:ins>
      <w:r>
        <w:fldChar w:fldCharType="separate"/>
      </w:r>
      <w:ins w:id="4945" w:author="Orion" w:date="2011-07-11T12:40:00Z">
        <w:r w:rsidR="00711D6D">
          <w:rPr>
            <w:noProof/>
          </w:rPr>
          <w:t>9</w:t>
        </w:r>
      </w:ins>
      <w:ins w:id="4946" w:author="Orion" w:date="2011-06-28T18:05:00Z">
        <w:r>
          <w:fldChar w:fldCharType="end"/>
        </w:r>
      </w:ins>
      <w:bookmarkEnd w:id="4943"/>
    </w:p>
    <w:p w14:paraId="71F70350" w14:textId="77777777" w:rsidR="00DD79DB" w:rsidRDefault="00DD79DB">
      <w:pPr>
        <w:jc w:val="both"/>
        <w:rPr>
          <w:ins w:id="4947" w:author="Orion" w:date="2011-06-28T17:25:00Z"/>
          <w:rFonts w:cs="Times New Roman"/>
        </w:rPr>
        <w:pPrChange w:id="4948" w:author="Orion" w:date="2011-06-26T12:33:00Z">
          <w:pPr/>
        </w:pPrChange>
      </w:pPr>
    </w:p>
    <w:p w14:paraId="2C47194A" w14:textId="7AEE8A70" w:rsidR="00DD79DB" w:rsidRDefault="00E31E68">
      <w:pPr>
        <w:jc w:val="both"/>
        <w:rPr>
          <w:ins w:id="4949" w:author="Orion" w:date="2011-06-28T18:05:00Z"/>
          <w:rFonts w:cs="Times New Roman"/>
        </w:rPr>
        <w:pPrChange w:id="4950" w:author="Orion" w:date="2011-06-26T12:33:00Z">
          <w:pPr/>
        </w:pPrChange>
      </w:pPr>
      <w:ins w:id="4951" w:author="Orion" w:date="2011-06-29T12:17:00Z">
        <w:r w:rsidRPr="00BA1E2E">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952" w:author="Orion" w:date="2011-06-28T17:25:00Z"/>
          <w:rFonts w:cs="Times New Roman"/>
        </w:rPr>
        <w:pPrChange w:id="4953" w:author="Orion" w:date="2011-06-28T18:06:00Z">
          <w:pPr/>
        </w:pPrChange>
      </w:pPr>
      <w:bookmarkStart w:id="4954" w:name="_Ref297047837"/>
      <w:ins w:id="4955" w:author="Orion" w:date="2011-06-28T18:06:00Z">
        <w:r>
          <w:t xml:space="preserve">Ilustración </w:t>
        </w:r>
        <w:r>
          <w:fldChar w:fldCharType="begin"/>
        </w:r>
        <w:r>
          <w:instrText xml:space="preserve"> SEQ Ilustración \* ARABIC </w:instrText>
        </w:r>
      </w:ins>
      <w:r>
        <w:fldChar w:fldCharType="separate"/>
      </w:r>
      <w:ins w:id="4956" w:author="Orion" w:date="2011-07-11T12:40:00Z">
        <w:r w:rsidR="00711D6D">
          <w:rPr>
            <w:noProof/>
          </w:rPr>
          <w:t>10</w:t>
        </w:r>
      </w:ins>
      <w:ins w:id="4957" w:author="Orion" w:date="2011-06-28T18:06:00Z">
        <w:r>
          <w:fldChar w:fldCharType="end"/>
        </w:r>
      </w:ins>
      <w:bookmarkEnd w:id="4954"/>
    </w:p>
    <w:p w14:paraId="3EA1F4CA" w14:textId="77777777" w:rsidR="00DD79DB" w:rsidRDefault="00DD79DB">
      <w:pPr>
        <w:jc w:val="both"/>
        <w:rPr>
          <w:ins w:id="4958" w:author="Orion" w:date="2011-07-04T19:50:00Z"/>
          <w:rFonts w:cs="Times New Roman"/>
        </w:rPr>
        <w:pPrChange w:id="4959" w:author="Orion" w:date="2011-06-26T12:33:00Z">
          <w:pPr/>
        </w:pPrChange>
      </w:pPr>
    </w:p>
    <w:p w14:paraId="576F8006" w14:textId="77777777" w:rsidR="00DB7DEA" w:rsidRDefault="00DB7DEA">
      <w:pPr>
        <w:jc w:val="both"/>
        <w:rPr>
          <w:ins w:id="4960" w:author="Orion" w:date="2011-07-05T13:02:00Z"/>
          <w:rFonts w:cs="Times New Roman"/>
        </w:rPr>
        <w:pPrChange w:id="4961" w:author="Orion" w:date="2011-06-26T12:33:00Z">
          <w:pPr/>
        </w:pPrChange>
      </w:pPr>
    </w:p>
    <w:p w14:paraId="09A1787D" w14:textId="77777777" w:rsidR="00260A98" w:rsidRDefault="00260A98">
      <w:pPr>
        <w:jc w:val="both"/>
        <w:rPr>
          <w:ins w:id="4962" w:author="Orion" w:date="2011-07-05T13:02:00Z"/>
          <w:rFonts w:cs="Times New Roman"/>
        </w:rPr>
        <w:pPrChange w:id="4963" w:author="Orion" w:date="2011-06-26T12:33:00Z">
          <w:pPr/>
        </w:pPrChange>
      </w:pPr>
    </w:p>
    <w:p w14:paraId="6DC89E93" w14:textId="26AF6B0F" w:rsidR="00260A98" w:rsidRPr="009627B4" w:rsidRDefault="00260A98" w:rsidP="00260A98">
      <w:pPr>
        <w:pStyle w:val="Subtitle"/>
        <w:rPr>
          <w:ins w:id="4964" w:author="Orion" w:date="2011-07-05T13:02:00Z"/>
        </w:rPr>
      </w:pPr>
      <w:ins w:id="4965"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966" w:author="Orion" w:date="2011-07-05T13:48:00Z"/>
          <w:rFonts w:cs="Times New Roman"/>
        </w:rPr>
        <w:pPrChange w:id="4967" w:author="Orion" w:date="2011-06-26T12:33:00Z">
          <w:pPr/>
        </w:pPrChange>
      </w:pPr>
    </w:p>
    <w:p w14:paraId="36843C66" w14:textId="4349F943" w:rsidR="001F6BBC" w:rsidRDefault="001F6BBC">
      <w:pPr>
        <w:jc w:val="both"/>
        <w:rPr>
          <w:ins w:id="4968" w:author="Orion" w:date="2011-07-05T13:48:00Z"/>
          <w:rFonts w:cs="Times New Roman"/>
        </w:rPr>
        <w:pPrChange w:id="4969" w:author="Orion" w:date="2011-06-26T12:33:00Z">
          <w:pPr/>
        </w:pPrChange>
      </w:pPr>
      <w:ins w:id="4970"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971" w:author="Orion" w:date="2011-07-05T13:50:00Z">
        <w:r>
          <w:rPr>
            <w:rFonts w:cs="Times New Roman"/>
          </w:rPr>
          <w:t xml:space="preserve">. Es estos caos se podrá </w:t>
        </w:r>
      </w:ins>
      <w:ins w:id="4972" w:author="Orion" w:date="2011-07-05T13:49:00Z">
        <w:r>
          <w:rPr>
            <w:rFonts w:cs="Times New Roman"/>
          </w:rPr>
          <w:t xml:space="preserve">observar como  los pilotos </w:t>
        </w:r>
      </w:ins>
      <w:ins w:id="4973" w:author="Orion" w:date="2011-07-05T13:50:00Z">
        <w:r>
          <w:rPr>
            <w:rFonts w:cs="Times New Roman"/>
          </w:rPr>
          <w:t>gestionan el paso de estos pasos intermedios en las distintas situaciones.</w:t>
        </w:r>
      </w:ins>
      <w:ins w:id="4974" w:author="Orion" w:date="2011-07-05T13:51:00Z">
        <w:r>
          <w:rPr>
            <w:rFonts w:cs="Times New Roman"/>
          </w:rPr>
          <w:t xml:space="preserve"> Se va a proponer un ejemplo donde, parecido al anterior, ambas aeronaves salen de aeropuertos opuestos y tendr</w:t>
        </w:r>
      </w:ins>
      <w:ins w:id="4975"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976" w:author="Orion" w:date="2011-07-05T13:53:00Z">
        <w:r>
          <w:rPr>
            <w:rFonts w:cs="Times New Roman"/>
          </w:rPr>
          <w:t>ún punto.</w:t>
        </w:r>
      </w:ins>
      <w:ins w:id="4977"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978" w:author="Orion" w:date="2011-07-05T13:48:00Z"/>
          <w:rFonts w:cs="Times New Roman"/>
        </w:rPr>
        <w:pPrChange w:id="4979" w:author="Orion" w:date="2011-06-26T12:33:00Z">
          <w:pPr/>
        </w:pPrChange>
      </w:pPr>
    </w:p>
    <w:p w14:paraId="21E8A1F5" w14:textId="572960F7" w:rsidR="006B5FB9" w:rsidRDefault="00AF49D4">
      <w:pPr>
        <w:pStyle w:val="ListParagraph"/>
        <w:numPr>
          <w:ilvl w:val="0"/>
          <w:numId w:val="36"/>
        </w:numPr>
        <w:jc w:val="both"/>
        <w:rPr>
          <w:ins w:id="4980" w:author="Orion" w:date="2011-07-05T13:56:00Z"/>
          <w:rFonts w:cs="Times New Roman"/>
        </w:rPr>
        <w:pPrChange w:id="4981" w:author="Orion" w:date="2011-06-26T12:33:00Z">
          <w:pPr/>
        </w:pPrChange>
      </w:pPr>
      <w:ins w:id="4982" w:author="Orion" w:date="2011-07-05T13:55:00Z">
        <w:r w:rsidRPr="0080539F">
          <w:rPr>
            <w:rFonts w:cs="Times New Roman"/>
          </w:rPr>
          <w:t xml:space="preserve">En el </w:t>
        </w:r>
      </w:ins>
      <w:ins w:id="4983" w:author="Orion" w:date="2011-07-05T13:56:00Z">
        <w:r w:rsidRPr="0080539F">
          <w:rPr>
            <w:rFonts w:cs="Times New Roman"/>
          </w:rPr>
          <w:t xml:space="preserve">caso de que los pilotos tengan gran estrés y fatiga, y </w:t>
        </w:r>
      </w:ins>
      <w:ins w:id="4984" w:author="Orion" w:date="2011-07-05T13:59:00Z">
        <w:r w:rsidRPr="001A6225">
          <w:rPr>
            <w:rFonts w:cs="Times New Roman"/>
          </w:rPr>
          <w:t>poca</w:t>
        </w:r>
      </w:ins>
      <w:ins w:id="4985" w:author="Orion" w:date="2011-07-05T13:56:00Z">
        <w:r w:rsidRPr="001A6225">
          <w:rPr>
            <w:rFonts w:cs="Times New Roman"/>
          </w:rPr>
          <w:t xml:space="preserve"> experiencia,</w:t>
        </w:r>
        <w:r w:rsidRPr="00A7471E">
          <w:rPr>
            <w:rFonts w:cs="Times New Roman"/>
          </w:rPr>
          <w:t xml:space="preserve"> </w:t>
        </w:r>
      </w:ins>
      <w:ins w:id="4986" w:author="Orion" w:date="2011-07-05T14:02:00Z">
        <w:r w:rsidR="0006481D">
          <w:rPr>
            <w:rFonts w:cs="Times New Roman"/>
          </w:rPr>
          <w:t>para</w:t>
        </w:r>
      </w:ins>
      <w:ins w:id="4987" w:author="Orion" w:date="2011-07-05T13:56:00Z">
        <w:r w:rsidRPr="0080539F">
          <w:rPr>
            <w:rFonts w:cs="Times New Roman"/>
          </w:rPr>
          <w:t xml:space="preserve"> este caso</w:t>
        </w:r>
      </w:ins>
      <w:ins w:id="4988" w:author="Orion" w:date="2011-07-05T14:02:00Z">
        <w:r w:rsidR="0006481D">
          <w:rPr>
            <w:rFonts w:cs="Times New Roman"/>
          </w:rPr>
          <w:t xml:space="preserve"> </w:t>
        </w:r>
      </w:ins>
      <w:ins w:id="4989" w:author="Orion" w:date="2011-07-05T14:01:00Z">
        <w:r w:rsidR="0006481D">
          <w:rPr>
            <w:rFonts w:cs="Times New Roman"/>
          </w:rPr>
          <w:t>se han usado</w:t>
        </w:r>
      </w:ins>
      <w:ins w:id="4990" w:author="Orion" w:date="2011-07-05T13:56:00Z">
        <w:r w:rsidRPr="0080539F">
          <w:rPr>
            <w:rFonts w:cs="Times New Roman"/>
          </w:rPr>
          <w:t xml:space="preserve"> los valores </w:t>
        </w:r>
      </w:ins>
      <w:ins w:id="4991" w:author="Orion" w:date="2011-07-05T13:45:00Z">
        <w:r w:rsidR="006B5FB9" w:rsidRPr="0080539F">
          <w:rPr>
            <w:rFonts w:cs="Times New Roman"/>
          </w:rPr>
          <w:t>98%, 98%, 5%</w:t>
        </w:r>
      </w:ins>
      <w:ins w:id="4992" w:author="Orion" w:date="2011-07-05T13:56:00Z">
        <w:r>
          <w:rPr>
            <w:rFonts w:cs="Times New Roman"/>
          </w:rPr>
          <w:t xml:space="preserve"> respectivamente, se p</w:t>
        </w:r>
      </w:ins>
      <w:ins w:id="4993" w:author="Orion" w:date="2011-07-05T13:57:00Z">
        <w:r>
          <w:rPr>
            <w:rFonts w:cs="Times New Roman"/>
          </w:rPr>
          <w:t>r</w:t>
        </w:r>
      </w:ins>
      <w:ins w:id="4994" w:author="Orion" w:date="2011-07-05T13:56:00Z">
        <w:r>
          <w:rPr>
            <w:rFonts w:cs="Times New Roman"/>
          </w:rPr>
          <w:t xml:space="preserve">oduce un </w:t>
        </w:r>
      </w:ins>
      <w:ins w:id="4995" w:author="Orion" w:date="2011-07-05T13:57:00Z">
        <w:r>
          <w:rPr>
            <w:rFonts w:cs="Times New Roman"/>
          </w:rPr>
          <w:t xml:space="preserve">hecho </w:t>
        </w:r>
      </w:ins>
      <w:ins w:id="4996" w:author="Orion" w:date="2011-07-05T13:59:00Z">
        <w:r w:rsidR="002B3B09">
          <w:rPr>
            <w:rFonts w:cs="Times New Roman"/>
          </w:rPr>
          <w:t>interesante</w:t>
        </w:r>
      </w:ins>
      <w:ins w:id="4997"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998" w:author="Orion" w:date="2011-07-05T14:02:00Z">
        <w:r w:rsidR="00080145">
          <w:rPr>
            <w:rFonts w:cs="Times New Roman"/>
          </w:rPr>
          <w:t>s</w:t>
        </w:r>
      </w:ins>
      <w:ins w:id="4999" w:author="Orion" w:date="2011-07-05T13:57:00Z">
        <w:r>
          <w:rPr>
            <w:rFonts w:cs="Times New Roman"/>
          </w:rPr>
          <w:t xml:space="preserve"> gesti</w:t>
        </w:r>
      </w:ins>
      <w:ins w:id="5000" w:author="Orion" w:date="2011-07-05T14:02:00Z">
        <w:r w:rsidR="00080145">
          <w:rPr>
            <w:rFonts w:cs="Times New Roman"/>
          </w:rPr>
          <w:t>o</w:t>
        </w:r>
      </w:ins>
      <w:ins w:id="5001" w:author="Orion" w:date="2011-07-05T13:57:00Z">
        <w:r>
          <w:rPr>
            <w:rFonts w:cs="Times New Roman"/>
          </w:rPr>
          <w:t>n</w:t>
        </w:r>
      </w:ins>
      <w:ins w:id="5002" w:author="Orion" w:date="2011-07-05T14:02:00Z">
        <w:r w:rsidR="00080145">
          <w:rPr>
            <w:rFonts w:cs="Times New Roman"/>
          </w:rPr>
          <w:t>es</w:t>
        </w:r>
      </w:ins>
      <w:ins w:id="5003" w:author="Orion" w:date="2011-07-05T13:57:00Z">
        <w:r>
          <w:rPr>
            <w:rFonts w:cs="Times New Roman"/>
          </w:rPr>
          <w:t xml:space="preserve"> se solapa con la del paso de los puntos </w:t>
        </w:r>
      </w:ins>
      <w:ins w:id="5004" w:author="Orion" w:date="2011-07-05T13:58:00Z">
        <w:r>
          <w:rPr>
            <w:rFonts w:cs="Times New Roman"/>
          </w:rPr>
          <w:t>intermedios.</w:t>
        </w:r>
      </w:ins>
      <w:ins w:id="5005" w:author="Orion" w:date="2011-07-05T14:00:00Z">
        <w:r w:rsidR="0006481D">
          <w:rPr>
            <w:rFonts w:cs="Times New Roman"/>
          </w:rPr>
          <w:t xml:space="preserve"> </w:t>
        </w:r>
      </w:ins>
      <w:ins w:id="5006"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5007" w:author="Orion" w:date="2011-07-05T14:04:00Z">
        <w:r w:rsidR="00A85B1F">
          <w:t xml:space="preserve">Ilustración </w:t>
        </w:r>
        <w:r w:rsidR="00A85B1F">
          <w:rPr>
            <w:noProof/>
          </w:rPr>
          <w:t>11</w:t>
        </w:r>
        <w:r w:rsidR="00A85B1F">
          <w:rPr>
            <w:rFonts w:cs="Times New Roman"/>
          </w:rPr>
          <w:fldChar w:fldCharType="end"/>
        </w:r>
      </w:ins>
      <w:ins w:id="5008" w:author="Orion" w:date="2011-07-05T14:05:00Z">
        <w:r w:rsidR="00A85B1F">
          <w:rPr>
            <w:rFonts w:cs="Times New Roman"/>
          </w:rPr>
          <w:t xml:space="preserve"> </w:t>
        </w:r>
      </w:ins>
      <w:ins w:id="5009" w:author="Orion" w:date="2011-07-05T14:04:00Z">
        <w:r w:rsidR="00A85B1F">
          <w:rPr>
            <w:rFonts w:cs="Times New Roman"/>
          </w:rPr>
          <w:t xml:space="preserve">y </w:t>
        </w:r>
      </w:ins>
      <w:ins w:id="5010" w:author="Orion" w:date="2011-07-05T14:05:00Z">
        <w:r w:rsidR="00A85B1F">
          <w:rPr>
            <w:rFonts w:cs="Times New Roman"/>
          </w:rPr>
          <w:t>la</w:t>
        </w:r>
      </w:ins>
      <w:ins w:id="5011" w:author="Orion" w:date="2011-07-05T14:04:00Z">
        <w:r w:rsidR="00A85B1F">
          <w:rPr>
            <w:rFonts w:cs="Times New Roman"/>
          </w:rPr>
          <w:t xml:space="preserve"> </w:t>
        </w:r>
      </w:ins>
      <w:ins w:id="5012"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5013"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5014" w:author="Orion" w:date="2011-07-05T14:11:00Z">
        <w:r w:rsidR="00EF7F9C">
          <w:rPr>
            <w:rFonts w:cs="Times New Roman"/>
          </w:rPr>
          <w:t xml:space="preserve"> </w:t>
        </w:r>
        <w:r w:rsidR="00EF7F9C">
          <w:rPr>
            <w:rFonts w:cs="Times New Roman"/>
            <w:i/>
          </w:rPr>
          <w:t>Plane2</w:t>
        </w:r>
      </w:ins>
      <w:ins w:id="5015" w:author="Orion" w:date="2011-07-05T14:07:00Z">
        <w:r w:rsidR="000230BE">
          <w:rPr>
            <w:rFonts w:cs="Times New Roman"/>
          </w:rPr>
          <w:t xml:space="preserve"> </w:t>
        </w:r>
      </w:ins>
      <w:ins w:id="5016" w:author="Orion" w:date="2011-07-05T14:06:00Z">
        <w:r w:rsidR="000230BE">
          <w:rPr>
            <w:rFonts w:cs="Times New Roman"/>
          </w:rPr>
          <w:t>deja de estar en posible riesgo de conflicto, momento en el que recibe la orden de volver a su altitud y velocidad de crucero</w:t>
        </w:r>
      </w:ins>
      <w:ins w:id="5017" w:author="Orion" w:date="2011-07-05T14:07:00Z">
        <w:r w:rsidR="000230BE">
          <w:rPr>
            <w:rFonts w:cs="Times New Roman"/>
          </w:rPr>
          <w:t>,</w:t>
        </w:r>
      </w:ins>
      <w:ins w:id="5018" w:author="Orion" w:date="2011-07-05T14:06:00Z">
        <w:r w:rsidR="000230BE">
          <w:rPr>
            <w:rFonts w:cs="Times New Roman"/>
          </w:rPr>
          <w:t xml:space="preserve"> antes de </w:t>
        </w:r>
      </w:ins>
      <w:ins w:id="5019"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5020" w:author="Orion" w:date="2011-07-05T14:08:00Z">
        <w:r w:rsidR="000230BE">
          <w:rPr>
            <w:rFonts w:cs="Times New Roman"/>
          </w:rPr>
          <w:t>el piloto no es capaz de procesar esta orden hasta que ha pasado un tiempo, tiempo en el que el avi</w:t>
        </w:r>
      </w:ins>
      <w:ins w:id="5021" w:author="Orion" w:date="2011-07-05T14:09:00Z">
        <w:r w:rsidR="000230BE">
          <w:rPr>
            <w:rFonts w:cs="Times New Roman"/>
          </w:rPr>
          <w:t>ón y</w:t>
        </w:r>
      </w:ins>
      <w:ins w:id="5022" w:author="Orion" w:date="2011-07-05T14:11:00Z">
        <w:r w:rsidR="00EF7F9C">
          <w:rPr>
            <w:rFonts w:cs="Times New Roman"/>
          </w:rPr>
          <w:t>a</w:t>
        </w:r>
      </w:ins>
      <w:ins w:id="5023" w:author="Orion" w:date="2011-07-05T14:09:00Z">
        <w:r w:rsidR="000230BE">
          <w:rPr>
            <w:rFonts w:cs="Times New Roman"/>
          </w:rPr>
          <w:t xml:space="preserve"> habrá rebasado su próximo</w:t>
        </w:r>
      </w:ins>
      <w:ins w:id="5024" w:author="Orion" w:date="2011-07-05T14:07:00Z">
        <w:r w:rsidR="000230BE">
          <w:rPr>
            <w:rFonts w:cs="Times New Roman"/>
          </w:rPr>
          <w:t xml:space="preserve"> </w:t>
        </w:r>
        <w:proofErr w:type="spellStart"/>
        <w:r w:rsidR="000230BE">
          <w:rPr>
            <w:rFonts w:cs="Times New Roman"/>
          </w:rPr>
          <w:t>waypoint</w:t>
        </w:r>
      </w:ins>
      <w:proofErr w:type="spellEnd"/>
      <w:ins w:id="5025" w:author="Orion" w:date="2011-07-05T14:09:00Z">
        <w:r w:rsidR="000230BE">
          <w:rPr>
            <w:rFonts w:cs="Times New Roman"/>
          </w:rPr>
          <w:t>.</w:t>
        </w:r>
      </w:ins>
    </w:p>
    <w:p w14:paraId="394A66C6" w14:textId="77777777" w:rsidR="00AF49D4" w:rsidRPr="0080539F" w:rsidRDefault="00AF49D4">
      <w:pPr>
        <w:pStyle w:val="ListParagraph"/>
        <w:jc w:val="both"/>
        <w:rPr>
          <w:ins w:id="5026" w:author="Orion" w:date="2011-07-05T13:17:00Z"/>
          <w:rFonts w:cs="Times New Roman"/>
        </w:rPr>
        <w:pPrChange w:id="5027" w:author="Orion" w:date="2011-07-05T13:58:00Z">
          <w:pPr/>
        </w:pPrChange>
      </w:pPr>
    </w:p>
    <w:p w14:paraId="32D8BA7E" w14:textId="25770456" w:rsidR="00DF52F5" w:rsidRDefault="00EF7F9C">
      <w:pPr>
        <w:jc w:val="both"/>
        <w:rPr>
          <w:ins w:id="5028" w:author="Orion" w:date="2011-07-05T13:02:00Z"/>
          <w:rFonts w:cs="Times New Roman"/>
        </w:rPr>
        <w:pPrChange w:id="5029" w:author="Orion" w:date="2011-06-26T12:33:00Z">
          <w:pPr/>
        </w:pPrChange>
      </w:pPr>
      <w:ins w:id="5030" w:author="Orion" w:date="2011-07-05T14:10:00Z">
        <w:r w:rsidRPr="00BA1E2E">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5031" w:author="Orion" w:date="2011-07-05T13:29:00Z"/>
          <w:rFonts w:cs="Times New Roman"/>
        </w:rPr>
        <w:pPrChange w:id="5032" w:author="Orion" w:date="2011-07-05T14:03:00Z">
          <w:pPr/>
        </w:pPrChange>
      </w:pPr>
      <w:bookmarkStart w:id="5033" w:name="_Ref297638017"/>
      <w:ins w:id="5034" w:author="Orion" w:date="2011-07-05T14:03:00Z">
        <w:r>
          <w:t xml:space="preserve">Ilustración </w:t>
        </w:r>
        <w:r>
          <w:fldChar w:fldCharType="begin"/>
        </w:r>
        <w:r>
          <w:instrText xml:space="preserve"> SEQ Ilustración \* ARABIC </w:instrText>
        </w:r>
      </w:ins>
      <w:r>
        <w:fldChar w:fldCharType="separate"/>
      </w:r>
      <w:ins w:id="5035" w:author="Orion" w:date="2011-07-11T12:40:00Z">
        <w:r w:rsidR="00711D6D">
          <w:rPr>
            <w:noProof/>
          </w:rPr>
          <w:t>11</w:t>
        </w:r>
      </w:ins>
      <w:ins w:id="5036" w:author="Orion" w:date="2011-07-05T14:03:00Z">
        <w:r>
          <w:fldChar w:fldCharType="end"/>
        </w:r>
      </w:ins>
      <w:bookmarkEnd w:id="5033"/>
    </w:p>
    <w:p w14:paraId="36C2ABCB" w14:textId="479CEFD1" w:rsidR="001D5A64" w:rsidRPr="00431346" w:rsidRDefault="00D40ACE">
      <w:pPr>
        <w:ind w:left="709"/>
        <w:jc w:val="both"/>
        <w:rPr>
          <w:ins w:id="5037" w:author="Orion" w:date="2011-07-05T13:29:00Z"/>
          <w:rFonts w:cs="Times New Roman"/>
        </w:rPr>
        <w:pPrChange w:id="5038" w:author="Orion" w:date="2011-07-06T15:49:00Z">
          <w:pPr/>
        </w:pPrChange>
      </w:pPr>
      <w:ins w:id="5039" w:author="Orion" w:date="2011-07-05T14:11:00Z">
        <w:r>
          <w:rPr>
            <w:rFonts w:cs="Times New Roman"/>
          </w:rPr>
          <w:t>Esta imagen</w:t>
        </w:r>
      </w:ins>
      <w:ins w:id="5040" w:author="Orion" w:date="2011-07-06T14:48:00Z">
        <w:r w:rsidR="001B6ECB">
          <w:rPr>
            <w:rFonts w:cs="Times New Roman"/>
          </w:rPr>
          <w:t xml:space="preserve"> (</w:t>
        </w:r>
        <w:r w:rsidR="001B6ECB">
          <w:rPr>
            <w:rFonts w:cs="Times New Roman"/>
          </w:rPr>
          <w:fldChar w:fldCharType="begin"/>
        </w:r>
        <w:r w:rsidR="001B6ECB">
          <w:rPr>
            <w:rFonts w:cs="Times New Roman"/>
          </w:rPr>
          <w:instrText xml:space="preserve"> REF _Ref297638017 \h </w:instrText>
        </w:r>
      </w:ins>
      <w:r w:rsidR="001B6ECB">
        <w:rPr>
          <w:rFonts w:cs="Times New Roman"/>
        </w:rPr>
      </w:r>
      <w:r w:rsidR="001B6ECB">
        <w:rPr>
          <w:rFonts w:cs="Times New Roman"/>
        </w:rPr>
        <w:fldChar w:fldCharType="separate"/>
      </w:r>
      <w:ins w:id="5041" w:author="Orion" w:date="2011-07-06T14:48:00Z">
        <w:r w:rsidR="001B6ECB">
          <w:t xml:space="preserve">Ilustración </w:t>
        </w:r>
        <w:r w:rsidR="001B6ECB">
          <w:rPr>
            <w:noProof/>
          </w:rPr>
          <w:t>11</w:t>
        </w:r>
        <w:r w:rsidR="001B6ECB">
          <w:rPr>
            <w:rFonts w:cs="Times New Roman"/>
          </w:rPr>
          <w:fldChar w:fldCharType="end"/>
        </w:r>
        <w:r w:rsidR="001B6ECB">
          <w:rPr>
            <w:rFonts w:cs="Times New Roman"/>
          </w:rPr>
          <w:t>)</w:t>
        </w:r>
      </w:ins>
      <w:ins w:id="5042" w:author="Orion" w:date="2011-07-05T14:11:00Z">
        <w:r>
          <w:rPr>
            <w:rFonts w:cs="Times New Roman"/>
          </w:rPr>
          <w:t xml:space="preserve"> refleja el </w:t>
        </w:r>
      </w:ins>
      <w:ins w:id="5043" w:author="Orion" w:date="2011-07-06T14:48:00Z">
        <w:r w:rsidR="001B6ECB">
          <w:rPr>
            <w:rFonts w:cs="Times New Roman"/>
          </w:rPr>
          <w:t>momento</w:t>
        </w:r>
      </w:ins>
      <w:ins w:id="5044" w:author="Orion" w:date="2011-07-05T14:11:00Z">
        <w:r>
          <w:rPr>
            <w:rFonts w:cs="Times New Roman"/>
          </w:rPr>
          <w:t xml:space="preserve"> </w:t>
        </w:r>
      </w:ins>
      <w:ins w:id="5045" w:author="Orion" w:date="2011-07-05T14:13:00Z">
        <w:r>
          <w:rPr>
            <w:rFonts w:cs="Times New Roman"/>
          </w:rPr>
          <w:t>exacto</w:t>
        </w:r>
      </w:ins>
      <w:ins w:id="5046" w:author="Orion" w:date="2011-07-05T14:12:00Z">
        <w:r>
          <w:rPr>
            <w:rFonts w:cs="Times New Roman"/>
          </w:rPr>
          <w:t xml:space="preserve"> en el que los aviones dejan de estar en confli</w:t>
        </w:r>
        <w:r w:rsidR="00680158">
          <w:rPr>
            <w:rFonts w:cs="Times New Roman"/>
          </w:rPr>
          <w:t xml:space="preserve">cto y por lo tanto reciben las </w:t>
        </w:r>
      </w:ins>
      <w:ins w:id="5047" w:author="Orion" w:date="2011-07-06T14:49:00Z">
        <w:r w:rsidR="00680158">
          <w:rPr>
            <w:rFonts w:cs="Times New Roman"/>
          </w:rPr>
          <w:t>ó</w:t>
        </w:r>
      </w:ins>
      <w:ins w:id="5048" w:author="Orion" w:date="2011-07-05T14:12:00Z">
        <w:r>
          <w:rPr>
            <w:rFonts w:cs="Times New Roman"/>
          </w:rPr>
          <w:t>rdene</w:t>
        </w:r>
      </w:ins>
      <w:ins w:id="5049" w:author="Orion" w:date="2011-07-06T14:49:00Z">
        <w:r w:rsidR="00680158">
          <w:rPr>
            <w:rFonts w:cs="Times New Roman"/>
          </w:rPr>
          <w:t>s</w:t>
        </w:r>
      </w:ins>
      <w:ins w:id="5050" w:author="Orion" w:date="2011-07-05T14:12:00Z">
        <w:r>
          <w:rPr>
            <w:rFonts w:cs="Times New Roman"/>
          </w:rPr>
          <w:t xml:space="preserve"> del controlador de volver a sus valores de vuelo de crucero.</w:t>
        </w:r>
      </w:ins>
      <w:ins w:id="5051"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5052" w:author="Orion" w:date="2011-07-06T14:51:00Z">
        <w:r w:rsidR="009B4835">
          <w:rPr>
            <w:rFonts w:cs="Times New Roman"/>
          </w:rPr>
          <w:t>En este caso e</w:t>
        </w:r>
      </w:ins>
      <w:ins w:id="5053" w:author="Orion" w:date="2011-07-05T14:14:00Z">
        <w:r w:rsidR="00431346">
          <w:rPr>
            <w:rFonts w:cs="Times New Roman"/>
          </w:rPr>
          <w:t xml:space="preserve">l comportamiento </w:t>
        </w:r>
      </w:ins>
      <w:ins w:id="5054" w:author="Orion" w:date="2011-07-06T14:51:00Z">
        <w:r w:rsidR="009B4835">
          <w:rPr>
            <w:rFonts w:cs="Times New Roman"/>
          </w:rPr>
          <w:t xml:space="preserve">que tiene el piloto es un claro ejemplo de lo descrito en la </w:t>
        </w:r>
      </w:ins>
      <w:ins w:id="5055" w:author="Orion" w:date="2011-07-06T14:52:00Z">
        <w:r w:rsidR="009B4835">
          <w:rPr>
            <w:rFonts w:cs="Times New Roman"/>
          </w:rPr>
          <w:fldChar w:fldCharType="begin"/>
        </w:r>
        <w:r w:rsidR="009B4835">
          <w:rPr>
            <w:rFonts w:cs="Times New Roman"/>
          </w:rPr>
          <w:instrText xml:space="preserve"> REF _Ref297727267 \h </w:instrText>
        </w:r>
      </w:ins>
      <w:r w:rsidR="009B4835">
        <w:rPr>
          <w:rFonts w:cs="Times New Roman"/>
        </w:rPr>
      </w:r>
      <w:r w:rsidR="009B4835">
        <w:rPr>
          <w:rFonts w:cs="Times New Roman"/>
        </w:rPr>
        <w:fldChar w:fldCharType="separate"/>
      </w:r>
      <w:ins w:id="5056" w:author="Orion" w:date="2011-07-06T14:52:00Z">
        <w:r w:rsidR="009B4835">
          <w:fldChar w:fldCharType="begin"/>
        </w:r>
        <w:r w:rsidR="009B4835">
          <w:instrText xml:space="preserve"> REF _Ref297663867 \h </w:instrText>
        </w:r>
      </w:ins>
      <w:r w:rsidR="009B4835">
        <w:fldChar w:fldCharType="separate"/>
      </w:r>
      <w:ins w:id="5057" w:author="Orion" w:date="2011-07-06T14:52:00Z">
        <w:r w:rsidR="009B4835">
          <w:t xml:space="preserve">Figura </w:t>
        </w:r>
        <w:r w:rsidR="009B4835">
          <w:rPr>
            <w:noProof/>
          </w:rPr>
          <w:t>23</w:t>
        </w:r>
        <w:r w:rsidR="009B4835">
          <w:fldChar w:fldCharType="end"/>
        </w:r>
        <w:r w:rsidR="009B4835">
          <w:rPr>
            <w:rFonts w:cs="Times New Roman"/>
          </w:rPr>
          <w:fldChar w:fldCharType="end"/>
        </w:r>
      </w:ins>
      <w:ins w:id="5058" w:author="Orion" w:date="2011-07-06T14:53:00Z">
        <w:r w:rsidR="009B4835">
          <w:rPr>
            <w:rFonts w:cs="Times New Roman"/>
          </w:rPr>
          <w:t>, donde este tiene que gestionar el paso al siguiente tramo a la vez que su avi</w:t>
        </w:r>
      </w:ins>
      <w:ins w:id="5059" w:author="Orion" w:date="2011-07-06T14:54:00Z">
        <w:r w:rsidR="009B4835">
          <w:rPr>
            <w:rFonts w:cs="Times New Roman"/>
          </w:rPr>
          <w:t>ón se encuentra en situación de riesgo de conflicto.</w:t>
        </w:r>
      </w:ins>
    </w:p>
    <w:p w14:paraId="755FE3E2" w14:textId="77777777" w:rsidR="00C07636" w:rsidRDefault="00C07636">
      <w:pPr>
        <w:ind w:left="709"/>
        <w:jc w:val="both"/>
        <w:rPr>
          <w:ins w:id="5060" w:author="Orion" w:date="2011-07-06T15:45:00Z"/>
          <w:rFonts w:cs="Times New Roman"/>
        </w:rPr>
        <w:pPrChange w:id="5061" w:author="Orion" w:date="2011-07-06T15:49:00Z">
          <w:pPr/>
        </w:pPrChange>
      </w:pPr>
    </w:p>
    <w:p w14:paraId="65456B07" w14:textId="1FD04CA9" w:rsidR="001D5A64" w:rsidRDefault="00C07636">
      <w:pPr>
        <w:jc w:val="both"/>
        <w:rPr>
          <w:ins w:id="5062" w:author="Orion" w:date="2011-07-05T13:02:00Z"/>
          <w:rFonts w:cs="Times New Roman"/>
        </w:rPr>
        <w:pPrChange w:id="5063" w:author="Orion" w:date="2011-06-26T12:33:00Z">
          <w:pPr/>
        </w:pPrChange>
      </w:pPr>
      <w:ins w:id="5064" w:author="Orion" w:date="2011-07-06T15:46:00Z">
        <w:r w:rsidRPr="00BA1E2E">
          <w:rPr>
            <w:rFonts w:cs="Times New Roman"/>
            <w:noProof/>
            <w:lang w:eastAsia="es-ES" w:bidi="ar-SA"/>
          </w:rPr>
          <w:lastRenderedPageBreak/>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5065" w:author="Orion" w:date="2011-07-05T14:03:00Z"/>
          <w:rFonts w:cs="Times New Roman"/>
        </w:rPr>
        <w:pPrChange w:id="5066" w:author="Orion" w:date="2011-07-05T14:03:00Z">
          <w:pPr/>
        </w:pPrChange>
      </w:pPr>
      <w:bookmarkStart w:id="5067" w:name="_Ref297638028"/>
      <w:ins w:id="5068" w:author="Orion" w:date="2011-07-05T14:03:00Z">
        <w:r>
          <w:t xml:space="preserve">Ilustración </w:t>
        </w:r>
        <w:r>
          <w:fldChar w:fldCharType="begin"/>
        </w:r>
        <w:r>
          <w:instrText xml:space="preserve"> SEQ Ilustración \* ARABIC </w:instrText>
        </w:r>
      </w:ins>
      <w:r>
        <w:fldChar w:fldCharType="separate"/>
      </w:r>
      <w:ins w:id="5069" w:author="Orion" w:date="2011-07-11T12:40:00Z">
        <w:r w:rsidR="00711D6D">
          <w:rPr>
            <w:noProof/>
          </w:rPr>
          <w:t>12</w:t>
        </w:r>
      </w:ins>
      <w:ins w:id="5070" w:author="Orion" w:date="2011-07-05T14:03:00Z">
        <w:r>
          <w:fldChar w:fldCharType="end"/>
        </w:r>
        <w:bookmarkEnd w:id="5067"/>
      </w:ins>
    </w:p>
    <w:p w14:paraId="768C7B4E" w14:textId="681F2983" w:rsidR="00CD4C4B" w:rsidRDefault="00C07636">
      <w:pPr>
        <w:ind w:left="709"/>
        <w:jc w:val="both"/>
        <w:rPr>
          <w:ins w:id="5071" w:author="Orion" w:date="2011-07-05T13:45:00Z"/>
          <w:rFonts w:cs="Times New Roman"/>
        </w:rPr>
        <w:pPrChange w:id="5072" w:author="Orion" w:date="2011-07-06T15:49:00Z">
          <w:pPr/>
        </w:pPrChange>
      </w:pPr>
      <w:ins w:id="5073" w:author="Orion" w:date="2011-07-06T15:41:00Z">
        <w:r>
          <w:rPr>
            <w:rFonts w:cs="Times New Roman"/>
          </w:rPr>
          <w:t xml:space="preserve">Otro hecho interesante puede verse en la </w:t>
        </w:r>
        <w:r>
          <w:rPr>
            <w:rFonts w:cs="Times New Roman"/>
          </w:rPr>
          <w:fldChar w:fldCharType="begin"/>
        </w:r>
        <w:r>
          <w:rPr>
            <w:rFonts w:cs="Times New Roman"/>
          </w:rPr>
          <w:instrText xml:space="preserve"> REF _Ref297638028 \h </w:instrText>
        </w:r>
      </w:ins>
      <w:r>
        <w:rPr>
          <w:rFonts w:cs="Times New Roman"/>
        </w:rPr>
      </w:r>
      <w:r>
        <w:rPr>
          <w:rFonts w:cs="Times New Roman"/>
        </w:rPr>
        <w:fldChar w:fldCharType="separate"/>
      </w:r>
      <w:ins w:id="5074" w:author="Orion" w:date="2011-07-06T15:41:00Z">
        <w:r>
          <w:t xml:space="preserve">Ilustración </w:t>
        </w:r>
        <w:r>
          <w:rPr>
            <w:noProof/>
          </w:rPr>
          <w:t>12</w:t>
        </w:r>
        <w:r>
          <w:rPr>
            <w:rFonts w:cs="Times New Roman"/>
          </w:rPr>
          <w:fldChar w:fldCharType="end"/>
        </w:r>
      </w:ins>
      <w:ins w:id="5075" w:author="Orion" w:date="2011-07-06T15:46:00Z">
        <w:r>
          <w:rPr>
            <w:rFonts w:cs="Times New Roman"/>
          </w:rPr>
          <w:t xml:space="preserve"> donde el piloto de la aeronave </w:t>
        </w:r>
        <w:r w:rsidRPr="00C07636">
          <w:rPr>
            <w:rFonts w:cs="Times New Roman"/>
            <w:i/>
            <w:rPrChange w:id="5076" w:author="Orion" w:date="2011-07-06T15:47:00Z">
              <w:rPr>
                <w:rFonts w:cs="Times New Roman"/>
              </w:rPr>
            </w:rPrChange>
          </w:rPr>
          <w:t>Plane2</w:t>
        </w:r>
        <w:r>
          <w:rPr>
            <w:rFonts w:cs="Times New Roman"/>
          </w:rPr>
          <w:t xml:space="preserve"> recibi</w:t>
        </w:r>
      </w:ins>
      <w:ins w:id="5077" w:author="Orion" w:date="2011-07-06T15:47:00Z">
        <w:r>
          <w:rPr>
            <w:rFonts w:cs="Times New Roman"/>
          </w:rPr>
          <w:t xml:space="preserve">ó la orden de volver a los parámetros de vuelo de crucero antes de que el </w:t>
        </w:r>
      </w:ins>
      <w:ins w:id="5078" w:author="Orion" w:date="2011-07-06T15:48:00Z">
        <w:r>
          <w:rPr>
            <w:rFonts w:cs="Times New Roman"/>
          </w:rPr>
          <w:t>avión</w:t>
        </w:r>
      </w:ins>
      <w:ins w:id="5079" w:author="Orion" w:date="2011-07-06T15:47:00Z">
        <w:r>
          <w:rPr>
            <w:rFonts w:cs="Times New Roman"/>
          </w:rPr>
          <w:t xml:space="preserve"> </w:t>
        </w:r>
      </w:ins>
      <w:ins w:id="5080" w:author="Orion" w:date="2011-07-06T15:48:00Z">
        <w:r>
          <w:rPr>
            <w:rFonts w:cs="Times New Roman"/>
          </w:rPr>
          <w:t xml:space="preserve">rebasara el su segundo </w:t>
        </w:r>
        <w:proofErr w:type="spellStart"/>
        <w:r>
          <w:rPr>
            <w:rFonts w:cs="Times New Roman"/>
          </w:rPr>
          <w:t>waypoint</w:t>
        </w:r>
        <w:proofErr w:type="spellEnd"/>
        <w:r>
          <w:rPr>
            <w:rFonts w:cs="Times New Roman"/>
          </w:rPr>
          <w:t>. Pero, debido a las características de</w:t>
        </w:r>
      </w:ins>
      <w:ins w:id="5081" w:author="Orion" w:date="2011-07-06T15:49:00Z">
        <w:r w:rsidR="00CE6DF6">
          <w:rPr>
            <w:rFonts w:cs="Times New Roman"/>
          </w:rPr>
          <w:t xml:space="preserve"> este</w:t>
        </w:r>
      </w:ins>
      <w:ins w:id="5082" w:author="Orion" w:date="2011-07-06T15:48:00Z">
        <w:r>
          <w:rPr>
            <w:rFonts w:cs="Times New Roman"/>
          </w:rPr>
          <w:t xml:space="preserve"> piloto, no es hasta que se so</w:t>
        </w:r>
        <w:r w:rsidR="00CE6DF6">
          <w:rPr>
            <w:rFonts w:cs="Times New Roman"/>
          </w:rPr>
          <w:t xml:space="preserve">brepasa este segundo </w:t>
        </w:r>
        <w:proofErr w:type="spellStart"/>
        <w:r w:rsidR="00CE6DF6">
          <w:rPr>
            <w:rFonts w:cs="Times New Roman"/>
          </w:rPr>
          <w:t>waypoint</w:t>
        </w:r>
      </w:ins>
      <w:proofErr w:type="spellEnd"/>
      <w:ins w:id="5083" w:author="Orion" w:date="2011-07-06T15:50:00Z">
        <w:r w:rsidR="00CE6DF6">
          <w:rPr>
            <w:rFonts w:cs="Times New Roman"/>
          </w:rPr>
          <w:t xml:space="preserve"> cuando </w:t>
        </w:r>
      </w:ins>
      <w:ins w:id="5084" w:author="Orion" w:date="2011-07-06T15:51:00Z">
        <w:r w:rsidR="00CE6DF6">
          <w:rPr>
            <w:rFonts w:cs="Times New Roman"/>
          </w:rPr>
          <w:t xml:space="preserve">el </w:t>
        </w:r>
      </w:ins>
      <w:ins w:id="5085" w:author="Orion" w:date="2011-07-06T15:52:00Z">
        <w:r w:rsidR="00CE6DF6">
          <w:rPr>
            <w:rFonts w:cs="Times New Roman"/>
          </w:rPr>
          <w:t xml:space="preserve">piloto acata esta orden. Es decir, el piloto de la aeronave </w:t>
        </w:r>
        <w:r w:rsidR="00CE6DF6" w:rsidRPr="00CE6DF6">
          <w:rPr>
            <w:rFonts w:cs="Times New Roman"/>
            <w:i/>
            <w:rPrChange w:id="5086" w:author="Orion" w:date="2011-07-06T15:53:00Z">
              <w:rPr>
                <w:rFonts w:cs="Times New Roman"/>
              </w:rPr>
            </w:rPrChange>
          </w:rPr>
          <w:t>Plane2</w:t>
        </w:r>
        <w:r w:rsidR="00CE6DF6">
          <w:rPr>
            <w:rFonts w:cs="Times New Roman"/>
          </w:rPr>
          <w:t xml:space="preserve"> acaba gestionando el paso del su segundo </w:t>
        </w:r>
        <w:proofErr w:type="spellStart"/>
        <w:r w:rsidR="00CE6DF6">
          <w:rPr>
            <w:rFonts w:cs="Times New Roman"/>
          </w:rPr>
          <w:t>waypoint</w:t>
        </w:r>
        <w:proofErr w:type="spellEnd"/>
        <w:r w:rsidR="00CE6DF6">
          <w:rPr>
            <w:rFonts w:cs="Times New Roman"/>
          </w:rPr>
          <w:t xml:space="preserve"> de la misma manera que lo hizo el otro p</w:t>
        </w:r>
      </w:ins>
      <w:ins w:id="5087" w:author="Orion" w:date="2011-07-06T15:53:00Z">
        <w:r w:rsidR="00CE6DF6">
          <w:rPr>
            <w:rFonts w:cs="Times New Roman"/>
          </w:rPr>
          <w:t>iloto</w:t>
        </w:r>
      </w:ins>
      <w:ins w:id="5088" w:author="Orion" w:date="2011-07-06T15:54:00Z">
        <w:r w:rsidR="00CE6DF6">
          <w:rPr>
            <w:rFonts w:cs="Times New Roman"/>
          </w:rPr>
          <w:t>, eso es, ejecutando la tarea “</w:t>
        </w:r>
      </w:ins>
      <w:proofErr w:type="spellStart"/>
      <w:ins w:id="5089" w:author="Orion" w:date="2011-07-06T15:55:00Z">
        <w:r w:rsidR="00CE6DF6">
          <w:rPr>
            <w:rFonts w:cs="Times New Roman"/>
          </w:rPr>
          <w:t>Go</w:t>
        </w:r>
      </w:ins>
      <w:ins w:id="5090" w:author="Orion" w:date="2011-07-06T16:29:00Z">
        <w:r w:rsidR="00600A7E">
          <w:rPr>
            <w:rFonts w:cs="Times New Roman"/>
          </w:rPr>
          <w:t>ing</w:t>
        </w:r>
      </w:ins>
      <w:ins w:id="5091" w:author="Orion" w:date="2011-07-06T15:55:00Z">
        <w:r w:rsidR="00CE6DF6">
          <w:rPr>
            <w:rFonts w:cs="Times New Roman"/>
          </w:rPr>
          <w:t>NextLegWithConflict</w:t>
        </w:r>
        <w:proofErr w:type="spellEnd"/>
        <w:r w:rsidR="00CE6DF6">
          <w:rPr>
            <w:rFonts w:cs="Times New Roman"/>
          </w:rPr>
          <w:t>” y realizando las acciones que se describen en la</w:t>
        </w:r>
      </w:ins>
      <w:ins w:id="5092" w:author="Orion" w:date="2011-07-06T15:54:00Z">
        <w:r w:rsidR="00CE6DF6">
          <w:rPr>
            <w:rFonts w:cs="Times New Roman"/>
          </w:rPr>
          <w:t xml:space="preserve"> </w:t>
        </w:r>
        <w:r w:rsidR="00CE6DF6">
          <w:rPr>
            <w:rFonts w:cs="Times New Roman"/>
          </w:rPr>
          <w:fldChar w:fldCharType="begin"/>
        </w:r>
        <w:r w:rsidR="00CE6DF6">
          <w:rPr>
            <w:rFonts w:cs="Times New Roman"/>
          </w:rPr>
          <w:instrText xml:space="preserve"> REF _Ref297727267 \h </w:instrText>
        </w:r>
      </w:ins>
      <w:r w:rsidR="00CE6DF6">
        <w:rPr>
          <w:rFonts w:cs="Times New Roman"/>
        </w:rPr>
      </w:r>
      <w:ins w:id="5093" w:author="Orion" w:date="2011-07-06T15:54:00Z">
        <w:r w:rsidR="00CE6DF6">
          <w:rPr>
            <w:rFonts w:cs="Times New Roman"/>
          </w:rPr>
          <w:fldChar w:fldCharType="separate"/>
        </w:r>
        <w:r w:rsidR="00CE6DF6">
          <w:fldChar w:fldCharType="begin"/>
        </w:r>
        <w:r w:rsidR="00CE6DF6">
          <w:instrText xml:space="preserve"> REF _Ref297663867 \h </w:instrText>
        </w:r>
      </w:ins>
      <w:ins w:id="5094" w:author="Orion" w:date="2011-07-06T15:54:00Z">
        <w:r w:rsidR="00CE6DF6">
          <w:fldChar w:fldCharType="separate"/>
        </w:r>
        <w:r w:rsidR="00CE6DF6">
          <w:t xml:space="preserve">Figura </w:t>
        </w:r>
        <w:r w:rsidR="00CE6DF6">
          <w:rPr>
            <w:noProof/>
          </w:rPr>
          <w:t>23</w:t>
        </w:r>
        <w:r w:rsidR="00CE6DF6">
          <w:fldChar w:fldCharType="end"/>
        </w:r>
        <w:r w:rsidR="00CE6DF6">
          <w:rPr>
            <w:rFonts w:cs="Times New Roman"/>
          </w:rPr>
          <w:fldChar w:fldCharType="end"/>
        </w:r>
      </w:ins>
      <w:ins w:id="5095" w:author="Orion" w:date="2011-07-06T15:55:00Z">
        <w:r w:rsidR="00CE6DF6">
          <w:rPr>
            <w:rFonts w:cs="Times New Roman"/>
          </w:rPr>
          <w:t>.</w:t>
        </w:r>
      </w:ins>
    </w:p>
    <w:p w14:paraId="3322CB1F" w14:textId="7C1489A5" w:rsidR="006B5FB9" w:rsidRPr="00C5435E" w:rsidRDefault="005700A8">
      <w:pPr>
        <w:pStyle w:val="ListParagraph"/>
        <w:numPr>
          <w:ilvl w:val="0"/>
          <w:numId w:val="36"/>
        </w:numPr>
        <w:jc w:val="both"/>
        <w:rPr>
          <w:ins w:id="5096" w:author="Orion" w:date="2011-07-06T16:09:00Z"/>
          <w:rFonts w:cs="Times New Roman"/>
        </w:rPr>
        <w:pPrChange w:id="5097" w:author="Orion" w:date="2011-06-26T12:33:00Z">
          <w:pPr/>
        </w:pPrChange>
      </w:pPr>
      <w:ins w:id="5098" w:author="Orion" w:date="2011-07-06T16:12:00Z">
        <w:r w:rsidRPr="00C5435E">
          <w:rPr>
            <w:rFonts w:cs="Times New Roman"/>
          </w:rPr>
          <w:t>Como se ha hecho anteriormente pasaremos a estudiar el mismo caso de prueba pero con</w:t>
        </w:r>
      </w:ins>
      <w:ins w:id="5099" w:author="Orion" w:date="2011-07-06T16:14:00Z">
        <w:r w:rsidRPr="00547764">
          <w:rPr>
            <w:rFonts w:cs="Times New Roman"/>
          </w:rPr>
          <w:t xml:space="preserve"> </w:t>
        </w:r>
      </w:ins>
      <w:ins w:id="5100" w:author="Orion" w:date="2011-07-06T16:13:00Z">
        <w:r w:rsidRPr="00442C93">
          <w:rPr>
            <w:rFonts w:cs="Times New Roman"/>
          </w:rPr>
          <w:t>valores</w:t>
        </w:r>
      </w:ins>
      <w:ins w:id="5101" w:author="Orion" w:date="2011-07-06T16:18:00Z">
        <w:r w:rsidR="00E24AC2" w:rsidRPr="00442C93">
          <w:rPr>
            <w:rFonts w:cs="Times New Roman"/>
          </w:rPr>
          <w:t xml:space="preserve"> opuestos</w:t>
        </w:r>
      </w:ins>
      <w:ins w:id="5102" w:author="Orion" w:date="2011-07-06T16:13:00Z">
        <w:r w:rsidRPr="004527AA">
          <w:rPr>
            <w:rFonts w:cs="Times New Roman"/>
          </w:rPr>
          <w:t xml:space="preserve"> de los</w:t>
        </w:r>
      </w:ins>
      <w:ins w:id="5103" w:author="Orion" w:date="2011-07-06T16:12:00Z">
        <w:r w:rsidRPr="0015563B">
          <w:rPr>
            <w:rFonts w:cs="Times New Roman"/>
          </w:rPr>
          <w:t xml:space="preserve"> </w:t>
        </w:r>
      </w:ins>
      <w:ins w:id="5104" w:author="Orion" w:date="2011-07-06T16:13:00Z">
        <w:r w:rsidRPr="0015563B">
          <w:rPr>
            <w:rFonts w:cs="Times New Roman"/>
          </w:rPr>
          <w:t>parámetros</w:t>
        </w:r>
      </w:ins>
      <w:ins w:id="5105" w:author="Orion" w:date="2011-07-06T16:12:00Z">
        <w:r w:rsidRPr="0015563B">
          <w:rPr>
            <w:rFonts w:cs="Times New Roman"/>
          </w:rPr>
          <w:t xml:space="preserve"> </w:t>
        </w:r>
      </w:ins>
      <w:ins w:id="5106" w:author="Orion" w:date="2011-07-06T16:14:00Z">
        <w:r w:rsidRPr="00A652F7">
          <w:rPr>
            <w:rFonts w:cs="Times New Roman"/>
          </w:rPr>
          <w:t>característicos de los pilotos.</w:t>
        </w:r>
      </w:ins>
      <w:ins w:id="5107" w:author="Orion" w:date="2011-07-06T16:18:00Z">
        <w:r w:rsidR="00E24AC2" w:rsidRPr="00067454">
          <w:rPr>
            <w:rFonts w:cs="Times New Roman"/>
          </w:rPr>
          <w:t xml:space="preserve"> En este caso usaremos los valores de </w:t>
        </w:r>
      </w:ins>
      <w:ins w:id="5108" w:author="Orion" w:date="2011-07-05T13:45:00Z">
        <w:r w:rsidR="006B5FB9" w:rsidRPr="00BA1E2E">
          <w:rPr>
            <w:rFonts w:cs="Times New Roman"/>
          </w:rPr>
          <w:t>2%, 2%, 98%</w:t>
        </w:r>
      </w:ins>
      <w:ins w:id="5109" w:author="Orion" w:date="2011-07-06T16:18:00Z">
        <w:r w:rsidR="00E24AC2">
          <w:rPr>
            <w:rFonts w:cs="Times New Roman"/>
          </w:rPr>
          <w:t xml:space="preserve"> para el estrés, fatiga y experiencia respectivamente.</w:t>
        </w:r>
      </w:ins>
      <w:ins w:id="5110" w:author="Orion" w:date="2011-07-06T16:19:00Z">
        <w:r w:rsidR="00E24AC2">
          <w:rPr>
            <w:rFonts w:cs="Times New Roman"/>
          </w:rPr>
          <w:t xml:space="preserve"> Como se observa en la sigui</w:t>
        </w:r>
        <w:r w:rsidR="00162D18">
          <w:rPr>
            <w:rFonts w:cs="Times New Roman"/>
          </w:rPr>
          <w:t>ente imagen (</w:t>
        </w:r>
      </w:ins>
      <w:ins w:id="5111" w:author="Orion" w:date="2011-07-06T16:25:00Z">
        <w:r w:rsidR="00162D18">
          <w:rPr>
            <w:rFonts w:cs="Times New Roman"/>
          </w:rPr>
          <w:fldChar w:fldCharType="begin"/>
        </w:r>
        <w:r w:rsidR="00162D18">
          <w:rPr>
            <w:rFonts w:cs="Times New Roman"/>
          </w:rPr>
          <w:instrText xml:space="preserve"> REF _Ref297732850 \h </w:instrText>
        </w:r>
      </w:ins>
      <w:r w:rsidR="00162D18">
        <w:rPr>
          <w:rFonts w:cs="Times New Roman"/>
        </w:rPr>
      </w:r>
      <w:r w:rsidR="00162D18">
        <w:rPr>
          <w:rFonts w:cs="Times New Roman"/>
        </w:rPr>
        <w:fldChar w:fldCharType="separate"/>
      </w:r>
      <w:ins w:id="5112" w:author="Orion" w:date="2011-07-06T16:25:00Z">
        <w:r w:rsidR="00162D18">
          <w:t xml:space="preserve">Ilustración </w:t>
        </w:r>
        <w:r w:rsidR="00162D18">
          <w:rPr>
            <w:noProof/>
          </w:rPr>
          <w:t>13</w:t>
        </w:r>
        <w:r w:rsidR="00162D18">
          <w:rPr>
            <w:rFonts w:cs="Times New Roman"/>
          </w:rPr>
          <w:fldChar w:fldCharType="end"/>
        </w:r>
      </w:ins>
      <w:ins w:id="5113" w:author="Orion" w:date="2011-07-06T16:19:00Z">
        <w:r w:rsidR="00162D18">
          <w:rPr>
            <w:rFonts w:cs="Times New Roman"/>
          </w:rPr>
          <w:t>), como los pilotos tardan</w:t>
        </w:r>
      </w:ins>
      <w:ins w:id="5114" w:author="Orion" w:date="2011-07-06T16:20:00Z">
        <w:r w:rsidR="00162D18">
          <w:rPr>
            <w:rFonts w:cs="Times New Roman"/>
          </w:rPr>
          <w:t xml:space="preserve"> menos, comparado con el anterior caso de prueba, en gestionar las maniobras y órdenes de los controladores, en este caso </w:t>
        </w:r>
      </w:ins>
      <w:ins w:id="5115" w:author="Orion" w:date="2011-07-06T16:21:00Z">
        <w:r w:rsidR="00162D18">
          <w:rPr>
            <w:rFonts w:cs="Times New Roman"/>
          </w:rPr>
          <w:t>no sucederá que l</w:t>
        </w:r>
      </w:ins>
      <w:ins w:id="5116" w:author="Orion" w:date="2011-07-06T16:22:00Z">
        <w:r w:rsidR="00162D18">
          <w:rPr>
            <w:rFonts w:cs="Times New Roman"/>
          </w:rPr>
          <w:t xml:space="preserve">as gestiones de distintos tipos de maniobras se superpongan a no ser que sea totalmente inevitable. Es por ello, por lo que en este caso el piloto del </w:t>
        </w:r>
      </w:ins>
      <w:ins w:id="5117" w:author="Orion" w:date="2011-07-06T16:23:00Z">
        <w:r w:rsidR="00162D18">
          <w:rPr>
            <w:rFonts w:cs="Times New Roman"/>
          </w:rPr>
          <w:t>avión</w:t>
        </w:r>
      </w:ins>
      <w:ins w:id="5118" w:author="Orion" w:date="2011-07-06T16:22:00Z">
        <w:r w:rsidR="00162D18">
          <w:rPr>
            <w:rFonts w:cs="Times New Roman"/>
          </w:rPr>
          <w:t xml:space="preserve"> </w:t>
        </w:r>
      </w:ins>
      <w:ins w:id="5119" w:author="Orion" w:date="2011-07-06T16:23:00Z">
        <w:r w:rsidR="00162D18" w:rsidRPr="00600A7E">
          <w:rPr>
            <w:rFonts w:cs="Times New Roman"/>
            <w:i/>
            <w:rPrChange w:id="5120" w:author="Orion" w:date="2011-07-06T16:26:00Z">
              <w:rPr>
                <w:rFonts w:cs="Times New Roman"/>
              </w:rPr>
            </w:rPrChange>
          </w:rPr>
          <w:t>Plane2</w:t>
        </w:r>
        <w:r w:rsidR="00162D18">
          <w:rPr>
            <w:rFonts w:cs="Times New Roman"/>
          </w:rPr>
          <w:t xml:space="preserve"> </w:t>
        </w:r>
      </w:ins>
      <w:ins w:id="5121" w:author="Orion" w:date="2011-07-06T16:24:00Z">
        <w:r w:rsidR="00162D18">
          <w:rPr>
            <w:rFonts w:cs="Times New Roman"/>
          </w:rPr>
          <w:t xml:space="preserve">sí </w:t>
        </w:r>
      </w:ins>
      <w:ins w:id="5122" w:author="Orion" w:date="2011-07-06T16:23:00Z">
        <w:r w:rsidR="00162D18">
          <w:rPr>
            <w:rFonts w:cs="Times New Roman"/>
          </w:rPr>
          <w:t xml:space="preserve">es capaz de gestionar la orden de restablecer el vuelo a los valores de crucero antes de pasar por su segundo </w:t>
        </w:r>
        <w:proofErr w:type="spellStart"/>
        <w:r w:rsidR="00162D18">
          <w:rPr>
            <w:rFonts w:cs="Times New Roman"/>
          </w:rPr>
          <w:t>waypoint</w:t>
        </w:r>
      </w:ins>
      <w:proofErr w:type="spellEnd"/>
      <w:ins w:id="5123" w:author="Orion" w:date="2011-07-06T16:24:00Z">
        <w:r w:rsidR="00162D18">
          <w:rPr>
            <w:rFonts w:cs="Times New Roman"/>
          </w:rPr>
          <w:t>.</w:t>
        </w:r>
      </w:ins>
    </w:p>
    <w:p w14:paraId="774EC262" w14:textId="77777777" w:rsidR="00E41C4D" w:rsidRDefault="00E41C4D">
      <w:pPr>
        <w:jc w:val="both"/>
        <w:rPr>
          <w:ins w:id="5124" w:author="Orion" w:date="2011-07-06T16:09:00Z"/>
          <w:rFonts w:cs="Times New Roman"/>
        </w:rPr>
        <w:pPrChange w:id="5125" w:author="Orion" w:date="2011-06-26T12:33:00Z">
          <w:pPr/>
        </w:pPrChange>
      </w:pPr>
    </w:p>
    <w:p w14:paraId="23842C5A" w14:textId="77777777" w:rsidR="00E41C4D" w:rsidRDefault="00E41C4D">
      <w:pPr>
        <w:jc w:val="both"/>
        <w:rPr>
          <w:ins w:id="5126" w:author="Orion" w:date="2011-07-06T16:09:00Z"/>
          <w:rFonts w:cs="Times New Roman"/>
        </w:rPr>
        <w:pPrChange w:id="5127" w:author="Orion" w:date="2011-06-26T12:33:00Z">
          <w:pPr/>
        </w:pPrChange>
      </w:pPr>
    </w:p>
    <w:p w14:paraId="20A65130" w14:textId="4E849903" w:rsidR="00E41C4D" w:rsidRDefault="00E41C4D">
      <w:pPr>
        <w:jc w:val="both"/>
        <w:rPr>
          <w:ins w:id="5128" w:author="Orion" w:date="2011-07-04T19:50:00Z"/>
          <w:rFonts w:cs="Times New Roman"/>
        </w:rPr>
        <w:pPrChange w:id="5129" w:author="Orion" w:date="2011-06-26T12:33:00Z">
          <w:pPr/>
        </w:pPrChange>
      </w:pPr>
      <w:ins w:id="5130" w:author="Orion" w:date="2011-07-06T16:09:00Z">
        <w:r w:rsidRPr="00BA1E2E">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CF8B006" w:rsidR="00DB7DEA" w:rsidRDefault="00162D18">
      <w:pPr>
        <w:pStyle w:val="Caption"/>
        <w:rPr>
          <w:ins w:id="5131" w:author="Orion" w:date="2011-07-06T16:24:00Z"/>
          <w:rFonts w:cs="Times New Roman"/>
        </w:rPr>
        <w:pPrChange w:id="5132" w:author="Orion" w:date="2011-07-06T16:25:00Z">
          <w:pPr/>
        </w:pPrChange>
      </w:pPr>
      <w:bookmarkStart w:id="5133" w:name="_Ref297732850"/>
      <w:ins w:id="5134" w:author="Orion" w:date="2011-07-06T16:25:00Z">
        <w:r>
          <w:t xml:space="preserve">Ilustración </w:t>
        </w:r>
        <w:r>
          <w:fldChar w:fldCharType="begin"/>
        </w:r>
        <w:r>
          <w:instrText xml:space="preserve"> SEQ Ilustración \* ARABIC </w:instrText>
        </w:r>
      </w:ins>
      <w:r>
        <w:fldChar w:fldCharType="separate"/>
      </w:r>
      <w:ins w:id="5135" w:author="Orion" w:date="2011-07-11T12:40:00Z">
        <w:r w:rsidR="00711D6D">
          <w:rPr>
            <w:noProof/>
          </w:rPr>
          <w:t>13</w:t>
        </w:r>
      </w:ins>
      <w:ins w:id="5136" w:author="Orion" w:date="2011-07-06T16:25:00Z">
        <w:r>
          <w:fldChar w:fldCharType="end"/>
        </w:r>
      </w:ins>
      <w:bookmarkEnd w:id="5133"/>
    </w:p>
    <w:p w14:paraId="692BEAE9" w14:textId="12A48DB4" w:rsidR="00162D18" w:rsidRPr="00600A7E" w:rsidRDefault="00162D18">
      <w:pPr>
        <w:jc w:val="both"/>
        <w:rPr>
          <w:ins w:id="5137" w:author="Orion" w:date="2011-07-04T19:56:00Z"/>
          <w:rFonts w:cs="Times New Roman"/>
        </w:rPr>
        <w:pPrChange w:id="5138" w:author="Orion" w:date="2011-06-26T12:33:00Z">
          <w:pPr/>
        </w:pPrChange>
      </w:pPr>
      <w:ins w:id="5139"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5140"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5141" w:author="Orion" w:date="2011-07-06T16:26:00Z">
        <w:r w:rsidR="00600A7E">
          <w:t xml:space="preserve">Ilustración </w:t>
        </w:r>
        <w:r w:rsidR="00600A7E">
          <w:rPr>
            <w:noProof/>
          </w:rPr>
          <w:t>11</w:t>
        </w:r>
        <w:r w:rsidR="00600A7E">
          <w:rPr>
            <w:rFonts w:cs="Times New Roman"/>
          </w:rPr>
          <w:fldChar w:fldCharType="end"/>
        </w:r>
        <w:r w:rsidR="00600A7E">
          <w:rPr>
            <w:rFonts w:cs="Times New Roman"/>
          </w:rPr>
          <w:t xml:space="preserve">, el piloto de la aeronave </w:t>
        </w:r>
        <w:r w:rsidR="00600A7E" w:rsidRPr="00600A7E">
          <w:rPr>
            <w:rFonts w:cs="Times New Roman"/>
            <w:i/>
            <w:rPrChange w:id="5142" w:author="Orion" w:date="2011-07-06T16:27:00Z">
              <w:rPr>
                <w:rFonts w:cs="Times New Roman"/>
              </w:rPr>
            </w:rPrChange>
          </w:rPr>
          <w:t>Plane1</w:t>
        </w:r>
      </w:ins>
      <w:ins w:id="5143"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5144"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5145"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5146"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5147" w:author="Orion" w:date="2011-07-06T16:30:00Z">
        <w:r w:rsidR="00600A7E">
          <w:t xml:space="preserve">Figura </w:t>
        </w:r>
        <w:r w:rsidR="00600A7E">
          <w:rPr>
            <w:noProof/>
          </w:rPr>
          <w:t>23</w:t>
        </w:r>
        <w:r w:rsidR="00600A7E">
          <w:rPr>
            <w:rFonts w:cs="Times New Roman"/>
          </w:rPr>
          <w:fldChar w:fldCharType="end"/>
        </w:r>
        <w:r w:rsidR="00600A7E">
          <w:rPr>
            <w:rFonts w:cs="Times New Roman"/>
          </w:rPr>
          <w:t>.</w:t>
        </w:r>
      </w:ins>
    </w:p>
    <w:p w14:paraId="7D26DAF1" w14:textId="77777777" w:rsidR="00FA47E2" w:rsidRDefault="00FA47E2">
      <w:pPr>
        <w:jc w:val="both"/>
        <w:rPr>
          <w:ins w:id="5148" w:author="Orion" w:date="2011-06-28T17:25:00Z"/>
          <w:rFonts w:cs="Times New Roman"/>
        </w:rPr>
        <w:pPrChange w:id="5149" w:author="Orion" w:date="2011-06-26T12:33:00Z">
          <w:pPr/>
        </w:pPrChange>
      </w:pPr>
    </w:p>
    <w:p w14:paraId="35B4FAB0" w14:textId="45D905EC" w:rsidR="00AB3CAE" w:rsidRPr="008F597E" w:rsidRDefault="00AB3CAE" w:rsidP="00AB3CAE">
      <w:pPr>
        <w:outlineLvl w:val="1"/>
        <w:rPr>
          <w:ins w:id="5150" w:author="Orion" w:date="2011-06-29T11:31:00Z"/>
          <w:rFonts w:eastAsiaTheme="majorEastAsia" w:cs="Times New Roman"/>
          <w:color w:val="1F497D" w:themeColor="text2"/>
          <w:spacing w:val="15"/>
          <w:szCs w:val="21"/>
          <w:u w:val="single"/>
          <w:rPrChange w:id="5151" w:author="Orion" w:date="2011-07-04T11:52:00Z">
            <w:rPr>
              <w:ins w:id="5152" w:author="Orion" w:date="2011-06-29T11:31:00Z"/>
              <w:rFonts w:cs="Times New Roman"/>
            </w:rPr>
          </w:rPrChange>
        </w:rPr>
      </w:pPr>
      <w:bookmarkStart w:id="5153" w:name="_Toc298231244"/>
      <w:ins w:id="5154" w:author="Orion" w:date="2011-06-29T11:31:00Z">
        <w:r w:rsidRPr="008F597E">
          <w:rPr>
            <w:rFonts w:eastAsiaTheme="majorEastAsia" w:cs="Times New Roman"/>
            <w:color w:val="1F497D" w:themeColor="text2"/>
            <w:spacing w:val="15"/>
            <w:szCs w:val="21"/>
            <w:u w:val="single"/>
            <w:rPrChange w:id="5155" w:author="Orion" w:date="2011-07-04T11:52:00Z">
              <w:rPr>
                <w:rFonts w:cs="Times New Roman"/>
              </w:rPr>
            </w:rPrChange>
          </w:rPr>
          <w:t xml:space="preserve">Caso </w:t>
        </w:r>
      </w:ins>
      <w:ins w:id="5156" w:author="Orion" w:date="2011-06-29T11:32:00Z">
        <w:r w:rsidR="00875355" w:rsidRPr="008F597E">
          <w:rPr>
            <w:rFonts w:eastAsiaTheme="majorEastAsia" w:cs="Times New Roman"/>
            <w:color w:val="1F497D" w:themeColor="text2"/>
            <w:spacing w:val="15"/>
            <w:szCs w:val="21"/>
            <w:u w:val="single"/>
            <w:rPrChange w:id="5157" w:author="Orion" w:date="2011-07-04T11:52:00Z">
              <w:rPr>
                <w:rFonts w:cs="Times New Roman"/>
              </w:rPr>
            </w:rPrChange>
          </w:rPr>
          <w:t>con varios</w:t>
        </w:r>
      </w:ins>
      <w:ins w:id="5158" w:author="Orion" w:date="2011-06-29T11:31:00Z">
        <w:r w:rsidRPr="008F597E">
          <w:rPr>
            <w:rFonts w:eastAsiaTheme="majorEastAsia" w:cs="Times New Roman"/>
            <w:color w:val="1F497D" w:themeColor="text2"/>
            <w:spacing w:val="15"/>
            <w:szCs w:val="21"/>
            <w:u w:val="single"/>
            <w:rPrChange w:id="5159" w:author="Orion" w:date="2011-07-04T11:52:00Z">
              <w:rPr>
                <w:rFonts w:cs="Times New Roman"/>
              </w:rPr>
            </w:rPrChange>
          </w:rPr>
          <w:t xml:space="preserve"> aviones</w:t>
        </w:r>
        <w:bookmarkEnd w:id="5153"/>
      </w:ins>
    </w:p>
    <w:p w14:paraId="220C5E53" w14:textId="77777777" w:rsidR="0015563B" w:rsidRDefault="0015563B" w:rsidP="004527AA">
      <w:pPr>
        <w:jc w:val="both"/>
        <w:rPr>
          <w:ins w:id="5160" w:author="Orion" w:date="2011-07-12T10:46:00Z"/>
          <w:rFonts w:cs="Times New Roman"/>
        </w:rPr>
      </w:pPr>
    </w:p>
    <w:p w14:paraId="29E79AC9" w14:textId="2210C4E8" w:rsidR="004527AA" w:rsidRDefault="0015563B" w:rsidP="004527AA">
      <w:pPr>
        <w:jc w:val="both"/>
        <w:rPr>
          <w:ins w:id="5161" w:author="Orion" w:date="2011-07-12T10:47:00Z"/>
          <w:rFonts w:cs="Times New Roman"/>
        </w:rPr>
      </w:pPr>
      <w:ins w:id="5162" w:author="Orion" w:date="2011-07-12T10:45:00Z">
        <w:r>
          <w:rPr>
            <w:rFonts w:cs="Times New Roman"/>
          </w:rPr>
          <w:t xml:space="preserve">El segundo </w:t>
        </w:r>
      </w:ins>
      <w:ins w:id="5163" w:author="Orion" w:date="2011-07-12T10:46:00Z">
        <w:r>
          <w:rPr>
            <w:rFonts w:cs="Times New Roman"/>
          </w:rPr>
          <w:t xml:space="preserve">tipo de </w:t>
        </w:r>
      </w:ins>
      <w:ins w:id="5164" w:author="Orion" w:date="2011-07-12T10:45:00Z">
        <w:r>
          <w:rPr>
            <w:rFonts w:cs="Times New Roman"/>
          </w:rPr>
          <w:t>caso de estudio</w:t>
        </w:r>
      </w:ins>
      <w:ins w:id="5165" w:author="Orion" w:date="2011-07-12T10:46:00Z">
        <w:r>
          <w:rPr>
            <w:rFonts w:cs="Times New Roman"/>
          </w:rPr>
          <w:t xml:space="preserve"> vamos a hacer simulaciones con más aviones, en nuestro caso serán 6 aviones pero ser</w:t>
        </w:r>
      </w:ins>
      <w:ins w:id="5166"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5167" w:author="Orion" w:date="2011-07-12T10:47:00Z"/>
          <w:rFonts w:cs="Times New Roman"/>
        </w:rPr>
      </w:pPr>
    </w:p>
    <w:p w14:paraId="785ECFF2" w14:textId="2EAF9291" w:rsidR="0015563B" w:rsidRDefault="0015563B" w:rsidP="004527AA">
      <w:pPr>
        <w:jc w:val="both"/>
        <w:rPr>
          <w:ins w:id="5168" w:author="Orion" w:date="2011-07-12T10:49:00Z"/>
          <w:rFonts w:cs="Times New Roman"/>
        </w:rPr>
      </w:pPr>
      <w:ins w:id="5169" w:author="Orion" w:date="2011-07-12T10:49:00Z">
        <w:r w:rsidRPr="00BA1E2E">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5170" w:author="Orion" w:date="2011-07-12T10:45:00Z"/>
          <w:rFonts w:cs="Times New Roman"/>
        </w:rPr>
        <w:pPrChange w:id="5171" w:author="Orion" w:date="2011-07-12T10:50:00Z">
          <w:pPr>
            <w:jc w:val="both"/>
          </w:pPr>
        </w:pPrChange>
      </w:pPr>
      <w:bookmarkStart w:id="5172" w:name="_Toc298231220"/>
      <w:ins w:id="5173" w:author="Orion" w:date="2011-07-12T10:50:00Z">
        <w:r>
          <w:t xml:space="preserve">Figura </w:t>
        </w:r>
        <w:r>
          <w:fldChar w:fldCharType="begin"/>
        </w:r>
        <w:r>
          <w:instrText xml:space="preserve"> SEQ Figura \* ARABIC </w:instrText>
        </w:r>
      </w:ins>
      <w:r>
        <w:fldChar w:fldCharType="separate"/>
      </w:r>
      <w:ins w:id="5174" w:author="Orion" w:date="2011-07-12T10:50:00Z">
        <w:r>
          <w:rPr>
            <w:noProof/>
          </w:rPr>
          <w:t>25</w:t>
        </w:r>
        <w:r>
          <w:fldChar w:fldCharType="end"/>
        </w:r>
        <w:r>
          <w:t>:</w:t>
        </w:r>
        <w:r w:rsidR="00AF2F83">
          <w:t xml:space="preserve"> </w:t>
        </w:r>
        <w:r>
          <w:t>Despliegue seis aviones</w:t>
        </w:r>
      </w:ins>
      <w:bookmarkEnd w:id="5172"/>
    </w:p>
    <w:p w14:paraId="41C387A0" w14:textId="77777777" w:rsidR="0015563B" w:rsidRDefault="0015563B" w:rsidP="004527AA">
      <w:pPr>
        <w:jc w:val="both"/>
        <w:rPr>
          <w:ins w:id="5175" w:author="Orion" w:date="2011-07-11T12:24:00Z"/>
          <w:rFonts w:cs="Times New Roman"/>
        </w:rPr>
      </w:pPr>
    </w:p>
    <w:p w14:paraId="17FEED70" w14:textId="49FAB6E6" w:rsidR="004527AA" w:rsidRDefault="004527AA">
      <w:pPr>
        <w:pStyle w:val="Subtitle"/>
        <w:rPr>
          <w:ins w:id="5176" w:author="Orion" w:date="2011-06-29T10:48:00Z"/>
          <w:rFonts w:cs="Times New Roman"/>
        </w:rPr>
        <w:pPrChange w:id="5177" w:author="Orion" w:date="2011-07-11T12:24:00Z">
          <w:pPr/>
        </w:pPrChange>
      </w:pPr>
      <w:ins w:id="5178" w:author="Orion" w:date="2011-07-11T12:24:00Z">
        <w:r w:rsidRPr="0080539F">
          <w:t xml:space="preserve">Caso </w:t>
        </w:r>
        <w:r>
          <w:t xml:space="preserve">con varios </w:t>
        </w:r>
        <w:r w:rsidRPr="0080539F">
          <w:t xml:space="preserve"> aviones </w:t>
        </w:r>
        <w:r w:rsidRPr="00547249">
          <w:t xml:space="preserve">sin </w:t>
        </w:r>
        <w:proofErr w:type="spellStart"/>
        <w:r w:rsidRPr="00547249">
          <w:t>waypoints</w:t>
        </w:r>
      </w:ins>
      <w:proofErr w:type="spellEnd"/>
    </w:p>
    <w:p w14:paraId="0CC3A02F" w14:textId="5B491D1C" w:rsidR="00AB3CAE" w:rsidRDefault="00EF13C9" w:rsidP="00AB3CAE">
      <w:pPr>
        <w:jc w:val="both"/>
        <w:rPr>
          <w:ins w:id="5179" w:author="Orion" w:date="2011-06-29T11:32:00Z"/>
          <w:rFonts w:cs="Times New Roman"/>
        </w:rPr>
      </w:pPr>
      <w:ins w:id="5180" w:author="Orion" w:date="2011-06-29T11:35:00Z">
        <w:r>
          <w:rPr>
            <w:rFonts w:cs="Times New Roman"/>
          </w:rPr>
          <w:t>Se analizará</w:t>
        </w:r>
      </w:ins>
      <w:ins w:id="5181"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5182" w:author="Orion" w:date="2011-06-29T11:43:00Z"/>
          <w:rFonts w:cs="Times New Roman"/>
        </w:rPr>
        <w:pPrChange w:id="5183" w:author="Orion" w:date="2011-06-30T10:52:00Z">
          <w:pPr/>
        </w:pPrChange>
      </w:pPr>
      <w:ins w:id="5184" w:author="Orion" w:date="2011-06-29T11:33:00Z">
        <w:r>
          <w:rPr>
            <w:rFonts w:cs="Times New Roman"/>
          </w:rPr>
          <w:t>Pilotos con gran estrés y fatiga, y con muy poca experiencia</w:t>
        </w:r>
      </w:ins>
      <w:ins w:id="5185" w:author="Orion" w:date="2011-06-29T11:35:00Z">
        <w:r>
          <w:rPr>
            <w:rFonts w:cs="Times New Roman"/>
          </w:rPr>
          <w:t xml:space="preserve">. Como se puede ver pasa parecido al caso de </w:t>
        </w:r>
      </w:ins>
      <w:ins w:id="5186" w:author="Orion" w:date="2011-06-29T11:36:00Z">
        <w:r>
          <w:rPr>
            <w:rFonts w:cs="Times New Roman"/>
          </w:rPr>
          <w:t>dos</w:t>
        </w:r>
      </w:ins>
      <w:ins w:id="5187" w:author="Orion" w:date="2011-06-29T11:35:00Z">
        <w:r>
          <w:rPr>
            <w:rFonts w:cs="Times New Roman"/>
          </w:rPr>
          <w:t xml:space="preserve"> aviones</w:t>
        </w:r>
      </w:ins>
      <w:ins w:id="5188" w:author="Orion" w:date="2011-06-29T11:36:00Z">
        <w:r>
          <w:rPr>
            <w:rFonts w:cs="Times New Roman"/>
          </w:rPr>
          <w:t xml:space="preserve">. Los pilotos tardan bastante en poner sus aeronaves a rumbo. </w:t>
        </w:r>
        <w:r>
          <w:rPr>
            <w:rFonts w:cs="Times New Roman"/>
          </w:rPr>
          <w:lastRenderedPageBreak/>
          <w:t>De hecho, en este caso, como salen m</w:t>
        </w:r>
      </w:ins>
      <w:ins w:id="5189"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5190"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5191" w:author="Orion" w:date="2011-07-06T16:25:00Z">
        <w:r w:rsidR="00162D18">
          <w:t xml:space="preserve">Ilustración </w:t>
        </w:r>
        <w:r w:rsidR="00162D18">
          <w:rPr>
            <w:noProof/>
          </w:rPr>
          <w:t>14</w:t>
        </w:r>
      </w:ins>
      <w:ins w:id="5192" w:author="Orion" w:date="2011-06-29T11:38:00Z">
        <w:r>
          <w:rPr>
            <w:rFonts w:cs="Times New Roman"/>
          </w:rPr>
          <w:fldChar w:fldCharType="end"/>
        </w:r>
        <w:r>
          <w:rPr>
            <w:rFonts w:cs="Times New Roman"/>
          </w:rPr>
          <w:t xml:space="preserve"> donde al principio de cada </w:t>
        </w:r>
      </w:ins>
      <w:ins w:id="5193" w:author="Orion" w:date="2011-06-30T10:46:00Z">
        <w:r w:rsidR="009A0B69">
          <w:rPr>
            <w:rFonts w:cs="Times New Roman"/>
          </w:rPr>
          <w:t>travesía</w:t>
        </w:r>
      </w:ins>
      <w:ins w:id="5194" w:author="Orion" w:date="2011-06-29T11:39:00Z">
        <w:r>
          <w:rPr>
            <w:rFonts w:cs="Times New Roman"/>
          </w:rPr>
          <w:t xml:space="preserve"> de los aviones la altitud de estos no cambia hasta pasados unos cuantos </w:t>
        </w:r>
      </w:ins>
      <w:ins w:id="5195" w:author="Orion" w:date="2011-06-30T10:46:00Z">
        <w:r w:rsidR="009A0B69">
          <w:rPr>
            <w:rFonts w:cs="Times New Roman"/>
          </w:rPr>
          <w:t>kilómetros</w:t>
        </w:r>
      </w:ins>
      <w:ins w:id="5196" w:author="Orion" w:date="2011-06-29T11:39:00Z">
        <w:r>
          <w:rPr>
            <w:rFonts w:cs="Times New Roman"/>
          </w:rPr>
          <w:t xml:space="preserve"> de vuelo.</w:t>
        </w:r>
      </w:ins>
      <w:ins w:id="5197"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5198" w:author="Orion" w:date="2011-07-06T16:25:00Z">
        <w:r w:rsidR="00162D18">
          <w:t xml:space="preserve">Ilustración </w:t>
        </w:r>
        <w:r w:rsidR="00162D18">
          <w:rPr>
            <w:noProof/>
          </w:rPr>
          <w:t>14</w:t>
        </w:r>
      </w:ins>
      <w:ins w:id="5199"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5200" w:author="Orion" w:date="2011-06-29T11:41:00Z">
        <w:r w:rsidR="00E260BA">
          <w:rPr>
            <w:rFonts w:cs="Times New Roman"/>
          </w:rPr>
          <w:t xml:space="preserve">(marcados en rojo) y no salen de él hasta que, como se puede ver en la </w:t>
        </w:r>
      </w:ins>
      <w:ins w:id="5201"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5202" w:author="Orion" w:date="2011-07-06T16:25:00Z">
        <w:r w:rsidR="00162D18">
          <w:t xml:space="preserve">Ilustración </w:t>
        </w:r>
        <w:r w:rsidR="00162D18">
          <w:rPr>
            <w:noProof/>
          </w:rPr>
          <w:t>15</w:t>
        </w:r>
      </w:ins>
      <w:ins w:id="5203"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5204"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5205" w:author="Orion" w:date="2011-06-29T10:48:00Z"/>
          <w:rFonts w:cs="Times New Roman"/>
        </w:rPr>
        <w:pPrChange w:id="5206" w:author="Orion" w:date="2011-06-29T11:43:00Z">
          <w:pPr/>
        </w:pPrChange>
      </w:pPr>
    </w:p>
    <w:p w14:paraId="676E10C8" w14:textId="3E70492F" w:rsidR="00EF606A" w:rsidRDefault="005B67A7">
      <w:pPr>
        <w:jc w:val="both"/>
        <w:rPr>
          <w:ins w:id="5207" w:author="Orion" w:date="2011-06-29T11:38:00Z"/>
          <w:rFonts w:cs="Times New Roman"/>
        </w:rPr>
        <w:pPrChange w:id="5208" w:author="Orion" w:date="2011-06-26T12:33:00Z">
          <w:pPr/>
        </w:pPrChange>
      </w:pPr>
      <w:ins w:id="5209" w:author="Orion" w:date="2011-06-30T11:00:00Z">
        <w:r w:rsidRPr="00BA1E2E">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5210" w:author="Orion" w:date="2011-06-29T10:49:00Z"/>
          <w:rFonts w:cs="Times New Roman"/>
        </w:rPr>
        <w:pPrChange w:id="5211" w:author="Orion" w:date="2011-06-29T11:38:00Z">
          <w:pPr/>
        </w:pPrChange>
      </w:pPr>
      <w:bookmarkStart w:id="5212" w:name="_Ref297110864"/>
      <w:ins w:id="5213" w:author="Orion" w:date="2011-06-29T11:38:00Z">
        <w:r>
          <w:t xml:space="preserve">Ilustración </w:t>
        </w:r>
        <w:r>
          <w:fldChar w:fldCharType="begin"/>
        </w:r>
        <w:r>
          <w:instrText xml:space="preserve"> SEQ Ilustración \* ARABIC </w:instrText>
        </w:r>
      </w:ins>
      <w:r>
        <w:fldChar w:fldCharType="separate"/>
      </w:r>
      <w:ins w:id="5214" w:author="Orion" w:date="2011-07-11T12:40:00Z">
        <w:r w:rsidR="00711D6D">
          <w:rPr>
            <w:noProof/>
          </w:rPr>
          <w:t>14</w:t>
        </w:r>
      </w:ins>
      <w:ins w:id="5215" w:author="Orion" w:date="2011-06-29T11:38:00Z">
        <w:r>
          <w:fldChar w:fldCharType="end"/>
        </w:r>
      </w:ins>
      <w:bookmarkEnd w:id="5212"/>
    </w:p>
    <w:p w14:paraId="3E5959AF" w14:textId="312E7041" w:rsidR="00EF606A" w:rsidRDefault="005E2959">
      <w:pPr>
        <w:jc w:val="both"/>
        <w:rPr>
          <w:ins w:id="5216" w:author="Orion" w:date="2011-06-29T10:49:00Z"/>
          <w:rFonts w:cs="Times New Roman"/>
        </w:rPr>
        <w:pPrChange w:id="5217" w:author="Orion" w:date="2011-06-26T12:33:00Z">
          <w:pPr/>
        </w:pPrChange>
      </w:pPr>
      <w:ins w:id="5218" w:author="Orion" w:date="2011-06-30T11:05:00Z">
        <w:r>
          <w:rPr>
            <w:rFonts w:cs="Times New Roman"/>
          </w:rPr>
          <w:t>Esta imagen</w:t>
        </w:r>
      </w:ins>
      <w:ins w:id="5219"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5220" w:author="Orion" w:date="2011-07-06T16:25:00Z">
        <w:r w:rsidR="00162D18">
          <w:t xml:space="preserve">Ilustración </w:t>
        </w:r>
        <w:r w:rsidR="00162D18">
          <w:rPr>
            <w:noProof/>
          </w:rPr>
          <w:t>14</w:t>
        </w:r>
      </w:ins>
      <w:ins w:id="5221" w:author="Orion" w:date="2011-06-30T11:58:00Z">
        <w:r w:rsidR="00811D35">
          <w:rPr>
            <w:rFonts w:cs="Times New Roman"/>
          </w:rPr>
          <w:fldChar w:fldCharType="end"/>
        </w:r>
        <w:r w:rsidR="00811D35">
          <w:rPr>
            <w:rFonts w:cs="Times New Roman"/>
          </w:rPr>
          <w:t>)</w:t>
        </w:r>
      </w:ins>
      <w:ins w:id="5222" w:author="Orion" w:date="2011-06-30T11:05:00Z">
        <w:r>
          <w:rPr>
            <w:rFonts w:cs="Times New Roman"/>
          </w:rPr>
          <w:t xml:space="preserve"> es bastante representativa de lo que ocurriría </w:t>
        </w:r>
      </w:ins>
      <w:ins w:id="5223" w:author="Orion" w:date="2011-06-30T11:06:00Z">
        <w:r>
          <w:rPr>
            <w:rFonts w:cs="Times New Roman"/>
          </w:rPr>
          <w:t>cuando, estando los aviones en conflicto, se detecta un nuevo conflicto. Se puede ver en la imagen que t</w:t>
        </w:r>
      </w:ins>
      <w:ins w:id="5224" w:author="Orion" w:date="2011-06-30T11:00:00Z">
        <w:r>
          <w:rPr>
            <w:rFonts w:cs="Times New Roman"/>
          </w:rPr>
          <w:t xml:space="preserve">anto los aviones 1 y 2 como los 3 y 4 salen con conflicto desde el despegue, pero </w:t>
        </w:r>
      </w:ins>
      <w:ins w:id="5225" w:author="Orion" w:date="2011-06-30T11:06:00Z">
        <w:r>
          <w:rPr>
            <w:rFonts w:cs="Times New Roman"/>
          </w:rPr>
          <w:t xml:space="preserve">posteriormente el </w:t>
        </w:r>
      </w:ins>
      <w:ins w:id="5226" w:author="Orion" w:date="2011-06-30T11:07:00Z">
        <w:r>
          <w:rPr>
            <w:rFonts w:cs="Times New Roman"/>
          </w:rPr>
          <w:t>avión</w:t>
        </w:r>
      </w:ins>
      <w:ins w:id="5227" w:author="Orion" w:date="2011-06-30T11:06:00Z">
        <w:r>
          <w:rPr>
            <w:rFonts w:cs="Times New Roman"/>
          </w:rPr>
          <w:t xml:space="preserve"> </w:t>
        </w:r>
      </w:ins>
      <w:ins w:id="5228" w:author="Orion" w:date="2011-06-30T11:07:00Z">
        <w:r>
          <w:rPr>
            <w:rFonts w:cs="Times New Roman"/>
          </w:rPr>
          <w:t xml:space="preserve">2 entra en conflicto con el 3 y el 4. Esto provocaría que </w:t>
        </w:r>
      </w:ins>
      <w:ins w:id="5229" w:author="Orion" w:date="2011-06-30T11:19:00Z">
        <w:r w:rsidR="00496DC9">
          <w:rPr>
            <w:rFonts w:cs="Times New Roman"/>
          </w:rPr>
          <w:t>los 4 aviones estén</w:t>
        </w:r>
        <w:r w:rsidR="005A1AC0">
          <w:rPr>
            <w:rFonts w:cs="Times New Roman"/>
          </w:rPr>
          <w:t xml:space="preserve"> en </w:t>
        </w:r>
      </w:ins>
      <w:ins w:id="5230" w:author="Orion" w:date="2011-06-30T11:51:00Z">
        <w:r w:rsidR="005A1AC0">
          <w:rPr>
            <w:rFonts w:cs="Times New Roman"/>
          </w:rPr>
          <w:t>un nuevo conflicto, y para ello cada piloto tendr</w:t>
        </w:r>
      </w:ins>
      <w:ins w:id="5231" w:author="Orion" w:date="2011-06-30T11:52:00Z">
        <w:r w:rsidR="005A1AC0">
          <w:rPr>
            <w:rFonts w:cs="Times New Roman"/>
          </w:rPr>
          <w:t xml:space="preserve">á primero que dar la anterior orden de conflicto como finalizada. Esto se puede ver en el diagrama de la </w:t>
        </w:r>
      </w:ins>
      <w:ins w:id="5232"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5233" w:author="Orion" w:date="2011-07-06T16:25:00Z">
        <w:r w:rsidR="00162D18">
          <w:t xml:space="preserve">Figura </w:t>
        </w:r>
        <w:r w:rsidR="00162D18">
          <w:rPr>
            <w:noProof/>
          </w:rPr>
          <w:t>20</w:t>
        </w:r>
      </w:ins>
      <w:ins w:id="5234"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5235"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5236" w:author="Orion" w:date="2011-06-30T11:55:00Z">
        <w:r w:rsidR="005A1AC0">
          <w:rPr>
            <w:rFonts w:cs="Times New Roman"/>
          </w:rPr>
          <w:t>produciría qu</w:t>
        </w:r>
      </w:ins>
      <w:ins w:id="5237" w:author="Orion" w:date="2011-06-30T11:56:00Z">
        <w:r w:rsidR="005A1AC0">
          <w:rPr>
            <w:rFonts w:cs="Times New Roman"/>
          </w:rPr>
          <w:t xml:space="preserve">e </w:t>
        </w:r>
      </w:ins>
      <w:ins w:id="5238" w:author="Orion" w:date="2011-06-30T11:57:00Z">
        <w:r w:rsidR="00BA4B94">
          <w:rPr>
            <w:rFonts w:cs="Times New Roman"/>
          </w:rPr>
          <w:t>en esta</w:t>
        </w:r>
      </w:ins>
      <w:ins w:id="5239" w:author="Orion" w:date="2011-06-30T11:56:00Z">
        <w:r w:rsidR="005A1AC0">
          <w:rPr>
            <w:rFonts w:cs="Times New Roman"/>
          </w:rPr>
          <w:t xml:space="preserve"> tarea</w:t>
        </w:r>
      </w:ins>
      <w:ins w:id="5240" w:author="Orion" w:date="2011-06-30T11:57:00Z">
        <w:r w:rsidR="00BA4B94">
          <w:rPr>
            <w:rFonts w:cs="Times New Roman"/>
          </w:rPr>
          <w:t xml:space="preserve"> el piloto</w:t>
        </w:r>
      </w:ins>
      <w:ins w:id="5241" w:author="Orion" w:date="2011-06-30T11:56:00Z">
        <w:r w:rsidR="005A1AC0">
          <w:rPr>
            <w:rFonts w:cs="Times New Roman"/>
          </w:rPr>
          <w:t xml:space="preserve"> no restablezca el tramo por el que se estaba volando antes del conflicto por tener que abordar </w:t>
        </w:r>
      </w:ins>
      <w:ins w:id="5242" w:author="Orion" w:date="2011-06-30T11:57:00Z">
        <w:r w:rsidR="005A1AC0">
          <w:rPr>
            <w:rFonts w:cs="Times New Roman"/>
          </w:rPr>
          <w:t>el nuevo</w:t>
        </w:r>
      </w:ins>
      <w:ins w:id="5243" w:author="Orion" w:date="2011-06-30T11:56:00Z">
        <w:r w:rsidR="005A1AC0">
          <w:rPr>
            <w:rFonts w:cs="Times New Roman"/>
          </w:rPr>
          <w:t xml:space="preserve"> </w:t>
        </w:r>
      </w:ins>
      <w:ins w:id="5244" w:author="Orion" w:date="2011-06-30T11:57:00Z">
        <w:r w:rsidR="005A1AC0">
          <w:rPr>
            <w:rFonts w:cs="Times New Roman"/>
          </w:rPr>
          <w:t>conflicto</w:t>
        </w:r>
        <w:r w:rsidR="007C661C">
          <w:rPr>
            <w:rFonts w:cs="Times New Roman"/>
          </w:rPr>
          <w:t xml:space="preserve"> que ha aparecido</w:t>
        </w:r>
      </w:ins>
      <w:ins w:id="5245" w:author="Orion" w:date="2011-06-30T11:56:00Z">
        <w:r w:rsidR="005A1AC0">
          <w:rPr>
            <w:rFonts w:cs="Times New Roman"/>
          </w:rPr>
          <w:t>.</w:t>
        </w:r>
      </w:ins>
    </w:p>
    <w:p w14:paraId="517822DB" w14:textId="6F35F602" w:rsidR="00EF606A" w:rsidRDefault="00EF606A">
      <w:pPr>
        <w:jc w:val="both"/>
        <w:rPr>
          <w:ins w:id="5246" w:author="Orion" w:date="2011-06-30T10:53:00Z"/>
          <w:rFonts w:cs="Times New Roman"/>
        </w:rPr>
        <w:pPrChange w:id="5247" w:author="Orion" w:date="2011-06-26T12:33:00Z">
          <w:pPr/>
        </w:pPrChange>
      </w:pPr>
    </w:p>
    <w:p w14:paraId="290FC154" w14:textId="7460FACF" w:rsidR="00CF34DB" w:rsidRDefault="002E7A74">
      <w:pPr>
        <w:jc w:val="both"/>
        <w:rPr>
          <w:ins w:id="5248" w:author="Orion" w:date="2011-06-29T11:41:00Z"/>
          <w:rFonts w:cs="Times New Roman"/>
        </w:rPr>
        <w:pPrChange w:id="5249" w:author="Orion" w:date="2011-06-26T12:33:00Z">
          <w:pPr/>
        </w:pPrChange>
      </w:pPr>
      <w:ins w:id="5250" w:author="Orion" w:date="2011-06-30T12:14:00Z">
        <w:r w:rsidRPr="00BA1E2E">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5251" w:author="Orion" w:date="2011-06-29T10:57:00Z"/>
          <w:rFonts w:cs="Times New Roman"/>
        </w:rPr>
        <w:pPrChange w:id="5252" w:author="Orion" w:date="2011-06-29T11:41:00Z">
          <w:pPr/>
        </w:pPrChange>
      </w:pPr>
      <w:bookmarkStart w:id="5253" w:name="_Ref297111036"/>
      <w:ins w:id="5254" w:author="Orion" w:date="2011-06-29T11:41:00Z">
        <w:r>
          <w:t xml:space="preserve">Ilustración </w:t>
        </w:r>
        <w:r>
          <w:fldChar w:fldCharType="begin"/>
        </w:r>
        <w:r>
          <w:instrText xml:space="preserve"> SEQ Ilustración \* ARABIC </w:instrText>
        </w:r>
      </w:ins>
      <w:r>
        <w:fldChar w:fldCharType="separate"/>
      </w:r>
      <w:ins w:id="5255" w:author="Orion" w:date="2011-07-11T12:40:00Z">
        <w:r w:rsidR="00711D6D">
          <w:rPr>
            <w:noProof/>
          </w:rPr>
          <w:t>15</w:t>
        </w:r>
      </w:ins>
      <w:ins w:id="5256" w:author="Orion" w:date="2011-06-29T11:41:00Z">
        <w:r>
          <w:fldChar w:fldCharType="end"/>
        </w:r>
      </w:ins>
      <w:bookmarkEnd w:id="5253"/>
    </w:p>
    <w:p w14:paraId="62B7E388" w14:textId="77777777" w:rsidR="00722FBD" w:rsidRDefault="00722FBD">
      <w:pPr>
        <w:jc w:val="both"/>
        <w:rPr>
          <w:ins w:id="5257" w:author="Orion" w:date="2011-06-29T11:44:00Z"/>
          <w:rFonts w:cs="Times New Roman"/>
        </w:rPr>
        <w:pPrChange w:id="5258" w:author="Orion" w:date="2011-06-29T11:44:00Z">
          <w:pPr/>
        </w:pPrChange>
      </w:pPr>
    </w:p>
    <w:p w14:paraId="0143D6C4" w14:textId="77777777" w:rsidR="00722FBD" w:rsidRPr="00766D5E" w:rsidRDefault="00722FBD">
      <w:pPr>
        <w:jc w:val="both"/>
        <w:rPr>
          <w:ins w:id="5259" w:author="Orion" w:date="2011-06-29T11:44:00Z"/>
          <w:rFonts w:cs="Times New Roman"/>
        </w:rPr>
        <w:pPrChange w:id="5260" w:author="Orion" w:date="2011-06-29T11:44:00Z">
          <w:pPr/>
        </w:pPrChange>
      </w:pPr>
    </w:p>
    <w:p w14:paraId="79B5DE07" w14:textId="7DDE135B" w:rsidR="00394A51" w:rsidRDefault="00722FBD">
      <w:pPr>
        <w:pStyle w:val="ListParagraph"/>
        <w:numPr>
          <w:ilvl w:val="0"/>
          <w:numId w:val="36"/>
        </w:numPr>
        <w:jc w:val="both"/>
        <w:rPr>
          <w:ins w:id="5261" w:author="Orion" w:date="2011-06-30T16:53:00Z"/>
          <w:rFonts w:cs="Times New Roman"/>
        </w:rPr>
        <w:pPrChange w:id="5262" w:author="Orion" w:date="2011-06-26T12:33:00Z">
          <w:pPr/>
        </w:pPrChange>
      </w:pPr>
      <w:ins w:id="5263" w:author="Orion" w:date="2011-06-29T11:43:00Z">
        <w:r w:rsidRPr="00966135">
          <w:rPr>
            <w:rFonts w:cs="Times New Roman"/>
          </w:rPr>
          <w:t>Pilotos con poco estr</w:t>
        </w:r>
      </w:ins>
      <w:ins w:id="5264" w:author="Orion" w:date="2011-06-29T11:44:00Z">
        <w:r w:rsidRPr="009447DD">
          <w:rPr>
            <w:rFonts w:cs="Times New Roman"/>
          </w:rPr>
          <w:t>és y poca fatiga, y alto grado de experiencia.</w:t>
        </w:r>
      </w:ins>
      <w:ins w:id="5265" w:author="Orion" w:date="2011-06-30T16:55:00Z">
        <w:r w:rsidR="0035485D">
          <w:rPr>
            <w:rFonts w:cs="Times New Roman"/>
          </w:rPr>
          <w:t xml:space="preserve"> Como puede verse en el siguiente grupo de imágenes en este caso</w:t>
        </w:r>
      </w:ins>
      <w:ins w:id="5266" w:author="Orion" w:date="2011-06-30T16:51:00Z">
        <w:r w:rsidR="0035485D" w:rsidRPr="00966135">
          <w:rPr>
            <w:rFonts w:cs="Times New Roman"/>
          </w:rPr>
          <w:t xml:space="preserve"> los pilotos tardan relativamente poco en establecer el rumbo correcto hacia su aeropuerto de destino. </w:t>
        </w:r>
      </w:ins>
      <w:ins w:id="5267" w:author="Orion" w:date="2011-06-30T16:52:00Z">
        <w:r w:rsidR="0035485D" w:rsidRPr="009447DD">
          <w:rPr>
            <w:rFonts w:cs="Times New Roman"/>
          </w:rPr>
          <w:t xml:space="preserve">Aunque al principio durante unos instantes tendrán alto riesgo de colisión con los </w:t>
        </w:r>
      </w:ins>
      <w:ins w:id="5268"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5269" w:author="Orion" w:date="2011-06-30T16:56:00Z">
        <w:r w:rsidR="0035485D">
          <w:rPr>
            <w:rFonts w:cs="Times New Roman"/>
          </w:rPr>
          <w:t>de</w:t>
        </w:r>
      </w:ins>
      <w:ins w:id="5270" w:author="Orion" w:date="2011-06-30T16:53:00Z">
        <w:r w:rsidR="0035485D">
          <w:rPr>
            <w:rFonts w:cs="Times New Roman"/>
          </w:rPr>
          <w:t xml:space="preserve"> </w:t>
        </w:r>
      </w:ins>
      <w:ins w:id="5271" w:author="Orion" w:date="2011-06-30T16:56:00Z">
        <w:r w:rsidR="0035485D">
          <w:rPr>
            <w:rFonts w:cs="Times New Roman"/>
          </w:rPr>
          <w:t>cambiar</w:t>
        </w:r>
      </w:ins>
      <w:ins w:id="5272" w:author="Orion" w:date="2011-06-30T16:53:00Z">
        <w:r w:rsidR="0035485D">
          <w:rPr>
            <w:rFonts w:cs="Times New Roman"/>
          </w:rPr>
          <w:t xml:space="preserve"> su altura y velocidad </w:t>
        </w:r>
      </w:ins>
      <w:ins w:id="5273" w:author="Orion" w:date="2011-06-30T16:56:00Z">
        <w:r w:rsidR="0035485D">
          <w:rPr>
            <w:rFonts w:cs="Times New Roman"/>
          </w:rPr>
          <w:t>reduciendo</w:t>
        </w:r>
      </w:ins>
      <w:ins w:id="5274" w:author="Orion" w:date="2011-06-30T16:57:00Z">
        <w:r w:rsidR="00753B7A">
          <w:rPr>
            <w:rFonts w:cs="Times New Roman"/>
          </w:rPr>
          <w:t xml:space="preserve"> de este modo dicho</w:t>
        </w:r>
      </w:ins>
      <w:ins w:id="5275" w:author="Orion" w:date="2011-06-30T16:53:00Z">
        <w:r w:rsidR="0035485D">
          <w:rPr>
            <w:rFonts w:cs="Times New Roman"/>
          </w:rPr>
          <w:t xml:space="preserve"> riesgo.</w:t>
        </w:r>
      </w:ins>
    </w:p>
    <w:p w14:paraId="392769E3" w14:textId="77777777" w:rsidR="0035485D" w:rsidRPr="0035485D" w:rsidRDefault="0035485D">
      <w:pPr>
        <w:ind w:left="360"/>
        <w:jc w:val="both"/>
        <w:rPr>
          <w:ins w:id="5276" w:author="Orion" w:date="2011-06-29T10:57:00Z"/>
          <w:rFonts w:cs="Times New Roman"/>
        </w:rPr>
        <w:pPrChange w:id="5277" w:author="Orion" w:date="2011-06-30T16:53:00Z">
          <w:pPr/>
        </w:pPrChange>
      </w:pPr>
    </w:p>
    <w:p w14:paraId="7AACE362" w14:textId="4A9B2C14" w:rsidR="00394A51" w:rsidRDefault="00E84CCE">
      <w:pPr>
        <w:jc w:val="both"/>
        <w:rPr>
          <w:ins w:id="5278" w:author="Orion" w:date="2011-06-30T16:58:00Z"/>
          <w:rFonts w:cs="Times New Roman"/>
        </w:rPr>
        <w:pPrChange w:id="5279" w:author="Orion" w:date="2011-06-26T12:33:00Z">
          <w:pPr/>
        </w:pPrChange>
      </w:pPr>
      <w:ins w:id="5280" w:author="Orion" w:date="2011-06-29T12:15:00Z">
        <w:r w:rsidRPr="00BA1E2E">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5281" w:author="Orion" w:date="2011-06-29T10:59:00Z"/>
          <w:rFonts w:cs="Times New Roman"/>
        </w:rPr>
        <w:pPrChange w:id="5282" w:author="Orion" w:date="2011-06-30T16:58:00Z">
          <w:pPr/>
        </w:pPrChange>
      </w:pPr>
      <w:bookmarkStart w:id="5283" w:name="_Ref297216788"/>
      <w:ins w:id="5284" w:author="Orion" w:date="2011-06-30T16:58:00Z">
        <w:r>
          <w:t xml:space="preserve">Ilustración </w:t>
        </w:r>
        <w:r>
          <w:fldChar w:fldCharType="begin"/>
        </w:r>
        <w:r>
          <w:instrText xml:space="preserve"> SEQ Ilustración \* ARABIC </w:instrText>
        </w:r>
      </w:ins>
      <w:r>
        <w:fldChar w:fldCharType="separate"/>
      </w:r>
      <w:ins w:id="5285" w:author="Orion" w:date="2011-07-11T12:40:00Z">
        <w:r w:rsidR="00711D6D">
          <w:rPr>
            <w:noProof/>
          </w:rPr>
          <w:t>16</w:t>
        </w:r>
      </w:ins>
      <w:ins w:id="5286" w:author="Orion" w:date="2011-06-30T16:58:00Z">
        <w:r>
          <w:fldChar w:fldCharType="end"/>
        </w:r>
      </w:ins>
      <w:bookmarkEnd w:id="5283"/>
    </w:p>
    <w:p w14:paraId="559C28D3" w14:textId="3C92E2EA" w:rsidR="00394A51" w:rsidRDefault="001632CA">
      <w:pPr>
        <w:jc w:val="both"/>
        <w:rPr>
          <w:ins w:id="5287" w:author="Orion" w:date="2011-06-30T16:59:00Z"/>
          <w:rFonts w:cs="Times New Roman"/>
        </w:rPr>
        <w:pPrChange w:id="5288" w:author="Orion" w:date="2011-06-26T12:33:00Z">
          <w:pPr/>
        </w:pPrChange>
      </w:pPr>
      <w:ins w:id="5289" w:author="Orion" w:date="2011-06-30T16:59:00Z">
        <w:r>
          <w:rPr>
            <w:rFonts w:cs="Times New Roman"/>
          </w:rPr>
          <w:t>Esta imagen (</w:t>
        </w:r>
      </w:ins>
      <w:ins w:id="5290"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5291" w:author="Orion" w:date="2011-07-06T16:25:00Z">
        <w:r w:rsidR="00162D18">
          <w:t xml:space="preserve">Ilustración </w:t>
        </w:r>
        <w:r w:rsidR="00162D18">
          <w:rPr>
            <w:noProof/>
          </w:rPr>
          <w:t>16</w:t>
        </w:r>
      </w:ins>
      <w:ins w:id="5292" w:author="Orion" w:date="2011-06-30T17:04:00Z">
        <w:r w:rsidR="00C44607">
          <w:rPr>
            <w:rFonts w:cs="Times New Roman"/>
          </w:rPr>
          <w:fldChar w:fldCharType="end"/>
        </w:r>
      </w:ins>
      <w:ins w:id="5293" w:author="Orion" w:date="2011-06-30T16:59:00Z">
        <w:r>
          <w:rPr>
            <w:rFonts w:cs="Times New Roman"/>
          </w:rPr>
          <w:t>) es un claro ejemplo de como un avión sale de una zona de conflicto durante un breve instante de tiempo y vuelve a entrar en otra zona de riesgo poco tiempo despu</w:t>
        </w:r>
      </w:ins>
      <w:ins w:id="5294"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5295" w:author="Orion" w:date="2011-06-30T17:05:00Z">
        <w:r w:rsidR="002E790F">
          <w:rPr>
            <w:rFonts w:cs="Times New Roman"/>
          </w:rPr>
          <w:t>posteriormente pasan a estar</w:t>
        </w:r>
      </w:ins>
      <w:ins w:id="5296" w:author="Orion" w:date="2011-06-30T17:00:00Z">
        <w:r>
          <w:rPr>
            <w:rFonts w:cs="Times New Roman"/>
          </w:rPr>
          <w:t xml:space="preserve"> </w:t>
        </w:r>
      </w:ins>
      <w:ins w:id="5297" w:author="Orion" w:date="2011-06-30T17:01:00Z">
        <w:r>
          <w:rPr>
            <w:rFonts w:cs="Times New Roman"/>
          </w:rPr>
          <w:t>durante un tiempo libres de conflicto</w:t>
        </w:r>
      </w:ins>
      <w:ins w:id="5298" w:author="Orion" w:date="2011-06-30T17:05:00Z">
        <w:r w:rsidR="002E790F">
          <w:rPr>
            <w:rFonts w:cs="Times New Roman"/>
          </w:rPr>
          <w:t xml:space="preserve">. </w:t>
        </w:r>
        <w:r w:rsidR="00020E73">
          <w:rPr>
            <w:rFonts w:cs="Times New Roman"/>
          </w:rPr>
          <w:t>Dicho proceso</w:t>
        </w:r>
      </w:ins>
      <w:ins w:id="5299" w:author="Orion" w:date="2011-06-30T17:01:00Z">
        <w:r>
          <w:rPr>
            <w:rFonts w:cs="Times New Roman"/>
          </w:rPr>
          <w:t xml:space="preserve"> puede observarse viendo que la ruta vuelve a ser de color blanco lo que indica que se </w:t>
        </w:r>
      </w:ins>
      <w:ins w:id="5300" w:author="Orion" w:date="2011-06-30T17:02:00Z">
        <w:r>
          <w:rPr>
            <w:rFonts w:cs="Times New Roman"/>
          </w:rPr>
          <w:t>está</w:t>
        </w:r>
      </w:ins>
      <w:ins w:id="5301" w:author="Orion" w:date="2011-06-30T17:01:00Z">
        <w:r>
          <w:rPr>
            <w:rFonts w:cs="Times New Roman"/>
          </w:rPr>
          <w:t xml:space="preserve"> volando de nuevo a la altura de crucero</w:t>
        </w:r>
      </w:ins>
      <w:ins w:id="5302" w:author="Orion" w:date="2011-06-30T17:02:00Z">
        <w:r>
          <w:rPr>
            <w:rFonts w:cs="Times New Roman"/>
          </w:rPr>
          <w:t xml:space="preserve">. Pero esto no se mantiene durante mucho tiempo (menos para los </w:t>
        </w:r>
      </w:ins>
      <w:ins w:id="5303" w:author="Orion" w:date="2011-06-30T17:03:00Z">
        <w:r>
          <w:rPr>
            <w:rFonts w:cs="Times New Roman"/>
          </w:rPr>
          <w:t xml:space="preserve">aviones que salieron de Barajas) puesto que se vuelven a encontrar con otras aeronaves que vuelan en sentido contrario y tienen, por tanto, que modificar su altura </w:t>
        </w:r>
      </w:ins>
      <w:ins w:id="5304" w:author="Orion" w:date="2011-06-30T17:06:00Z">
        <w:r w:rsidR="0025314A">
          <w:rPr>
            <w:rFonts w:cs="Times New Roman"/>
          </w:rPr>
          <w:t>y velocidad</w:t>
        </w:r>
      </w:ins>
      <w:ins w:id="5305" w:author="Orion" w:date="2011-06-30T17:03:00Z">
        <w:r>
          <w:rPr>
            <w:rFonts w:cs="Times New Roman"/>
          </w:rPr>
          <w:t xml:space="preserve"> de nuevo.</w:t>
        </w:r>
      </w:ins>
    </w:p>
    <w:p w14:paraId="2FC29E06" w14:textId="77777777" w:rsidR="001632CA" w:rsidRDefault="001632CA">
      <w:pPr>
        <w:jc w:val="both"/>
        <w:rPr>
          <w:ins w:id="5306" w:author="Orion" w:date="2011-06-29T11:00:00Z"/>
          <w:rFonts w:cs="Times New Roman"/>
        </w:rPr>
        <w:pPrChange w:id="5307" w:author="Orion" w:date="2011-06-26T12:33:00Z">
          <w:pPr/>
        </w:pPrChange>
      </w:pPr>
    </w:p>
    <w:p w14:paraId="27918BA1" w14:textId="3595F16E" w:rsidR="00394A51" w:rsidRDefault="00E84CCE">
      <w:pPr>
        <w:jc w:val="both"/>
        <w:rPr>
          <w:ins w:id="5308" w:author="Orion" w:date="2011-06-30T17:06:00Z"/>
          <w:rFonts w:cs="Times New Roman"/>
        </w:rPr>
        <w:pPrChange w:id="5309" w:author="Orion" w:date="2011-06-26T12:33:00Z">
          <w:pPr/>
        </w:pPrChange>
      </w:pPr>
      <w:ins w:id="5310" w:author="Orion" w:date="2011-06-29T12:16:00Z">
        <w:r w:rsidRPr="00BA1E2E">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5311" w:author="Orion" w:date="2011-06-29T11:00:00Z"/>
          <w:rFonts w:cs="Times New Roman"/>
        </w:rPr>
        <w:pPrChange w:id="5312" w:author="Orion" w:date="2011-06-30T17:06:00Z">
          <w:pPr/>
        </w:pPrChange>
      </w:pPr>
      <w:bookmarkStart w:id="5313" w:name="_Ref297217016"/>
      <w:ins w:id="5314" w:author="Orion" w:date="2011-06-30T17:06:00Z">
        <w:r>
          <w:lastRenderedPageBreak/>
          <w:t xml:space="preserve">Ilustración </w:t>
        </w:r>
        <w:r>
          <w:fldChar w:fldCharType="begin"/>
        </w:r>
        <w:r>
          <w:instrText xml:space="preserve"> SEQ Ilustración \* ARABIC </w:instrText>
        </w:r>
      </w:ins>
      <w:r>
        <w:fldChar w:fldCharType="separate"/>
      </w:r>
      <w:ins w:id="5315" w:author="Orion" w:date="2011-07-11T12:40:00Z">
        <w:r w:rsidR="00711D6D">
          <w:rPr>
            <w:noProof/>
          </w:rPr>
          <w:t>17</w:t>
        </w:r>
      </w:ins>
      <w:ins w:id="5316" w:author="Orion" w:date="2011-06-30T17:06:00Z">
        <w:r>
          <w:fldChar w:fldCharType="end"/>
        </w:r>
      </w:ins>
      <w:bookmarkEnd w:id="5313"/>
    </w:p>
    <w:p w14:paraId="15A65A4F" w14:textId="0E893059" w:rsidR="00394A51" w:rsidRDefault="00C2057C">
      <w:pPr>
        <w:jc w:val="both"/>
        <w:rPr>
          <w:ins w:id="5317" w:author="Orion" w:date="2011-07-11T12:23:00Z"/>
          <w:rFonts w:cs="Times New Roman"/>
        </w:rPr>
        <w:pPrChange w:id="5318" w:author="Orion" w:date="2011-06-26T12:33:00Z">
          <w:pPr/>
        </w:pPrChange>
      </w:pPr>
      <w:ins w:id="5319" w:author="Orion" w:date="2011-06-30T17:07:00Z">
        <w:r>
          <w:rPr>
            <w:rFonts w:cs="Times New Roman"/>
          </w:rPr>
          <w:t>En esta imagen (</w:t>
        </w:r>
      </w:ins>
      <w:ins w:id="5320"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5321" w:author="Orion" w:date="2011-07-06T16:25:00Z">
        <w:r w:rsidR="00162D18">
          <w:t xml:space="preserve">Ilustración </w:t>
        </w:r>
        <w:r w:rsidR="00162D18">
          <w:rPr>
            <w:noProof/>
          </w:rPr>
          <w:t>17</w:t>
        </w:r>
      </w:ins>
      <w:ins w:id="5322" w:author="Orion" w:date="2011-06-30T17:08:00Z">
        <w:r>
          <w:rPr>
            <w:rFonts w:cs="Times New Roman"/>
          </w:rPr>
          <w:fldChar w:fldCharType="end"/>
        </w:r>
      </w:ins>
      <w:ins w:id="5323"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5324" w:author="Orion" w:date="2011-07-11T12:25:00Z"/>
          <w:rFonts w:cs="Times New Roman"/>
        </w:rPr>
        <w:pPrChange w:id="5325" w:author="Orion" w:date="2011-06-26T12:33:00Z">
          <w:pPr/>
        </w:pPrChange>
      </w:pPr>
    </w:p>
    <w:p w14:paraId="416DA25C" w14:textId="77777777" w:rsidR="004527AA" w:rsidRDefault="004527AA" w:rsidP="004527AA">
      <w:pPr>
        <w:jc w:val="both"/>
        <w:rPr>
          <w:ins w:id="5326" w:author="Orion" w:date="2011-07-11T12:25:00Z"/>
          <w:rFonts w:cs="Times New Roman"/>
        </w:rPr>
      </w:pPr>
    </w:p>
    <w:p w14:paraId="25FA8940" w14:textId="45FA8BFC" w:rsidR="004527AA" w:rsidRDefault="004527AA" w:rsidP="004527AA">
      <w:pPr>
        <w:pStyle w:val="Subtitle"/>
        <w:rPr>
          <w:ins w:id="5327" w:author="Orion" w:date="2011-07-11T12:25:00Z"/>
          <w:rFonts w:cs="Times New Roman"/>
        </w:rPr>
      </w:pPr>
      <w:ins w:id="5328" w:author="Orion" w:date="2011-07-11T12:25:00Z">
        <w:r w:rsidRPr="0080539F">
          <w:t xml:space="preserve">Caso </w:t>
        </w:r>
        <w:r>
          <w:t xml:space="preserve">con varios </w:t>
        </w:r>
        <w:r w:rsidRPr="0080539F">
          <w:t xml:space="preserve"> aviones </w:t>
        </w:r>
        <w:r>
          <w:t>con</w:t>
        </w:r>
        <w:r w:rsidRPr="00547249">
          <w:t xml:space="preserve"> </w:t>
        </w:r>
        <w:proofErr w:type="spellStart"/>
        <w:r w:rsidRPr="00547249">
          <w:t>waypoints</w:t>
        </w:r>
        <w:proofErr w:type="spellEnd"/>
      </w:ins>
    </w:p>
    <w:p w14:paraId="1CE34706" w14:textId="21FD7713" w:rsidR="004527AA" w:rsidRDefault="00160B23">
      <w:pPr>
        <w:jc w:val="both"/>
        <w:rPr>
          <w:ins w:id="5329" w:author="Orion" w:date="2011-07-11T12:22:00Z"/>
          <w:rFonts w:cs="Times New Roman"/>
        </w:rPr>
        <w:pPrChange w:id="5330" w:author="Orion" w:date="2011-06-26T12:33:00Z">
          <w:pPr/>
        </w:pPrChange>
      </w:pPr>
      <w:ins w:id="5331" w:author="Orion" w:date="2011-07-11T12:38:00Z">
        <w:r>
          <w:rPr>
            <w:rFonts w:cs="Times New Roman"/>
          </w:rPr>
          <w:t>Por último vamos a mostrar un caso de prueba donde se combinar</w:t>
        </w:r>
      </w:ins>
      <w:ins w:id="5332" w:author="Orion" w:date="2011-07-11T12:39:00Z">
        <w:r>
          <w:rPr>
            <w:rFonts w:cs="Times New Roman"/>
          </w:rPr>
          <w:t>á varios tipos de comportamientos de piloto</w:t>
        </w:r>
        <w:r w:rsidR="00711D6D">
          <w:rPr>
            <w:rFonts w:cs="Times New Roman"/>
          </w:rPr>
          <w:t>s</w:t>
        </w:r>
        <w:r>
          <w:rPr>
            <w:rFonts w:cs="Times New Roman"/>
          </w:rPr>
          <w:t xml:space="preserve"> par</w:t>
        </w:r>
      </w:ins>
      <w:ins w:id="5333" w:author="Orion" w:date="2011-07-11T12:40:00Z">
        <w:r>
          <w:rPr>
            <w:rFonts w:cs="Times New Roman"/>
          </w:rPr>
          <w:t xml:space="preserve">a </w:t>
        </w:r>
        <w:r w:rsidR="00711D6D">
          <w:rPr>
            <w:rFonts w:cs="Times New Roman"/>
          </w:rPr>
          <w:t xml:space="preserve">sacar </w:t>
        </w:r>
      </w:ins>
      <w:ins w:id="5334" w:author="Orion" w:date="2011-07-11T12:41:00Z">
        <w:r w:rsidR="00711D6D">
          <w:rPr>
            <w:rFonts w:cs="Times New Roman"/>
          </w:rPr>
          <w:t>algunas conclusiones</w:t>
        </w:r>
      </w:ins>
      <w:ins w:id="5335" w:author="Orion" w:date="2011-07-11T12:40:00Z">
        <w:r w:rsidR="00711D6D">
          <w:rPr>
            <w:rFonts w:cs="Times New Roman"/>
          </w:rPr>
          <w:t>:</w:t>
        </w:r>
      </w:ins>
    </w:p>
    <w:p w14:paraId="44F94AB6" w14:textId="46A94351" w:rsidR="004527AA" w:rsidRDefault="00711D6D">
      <w:pPr>
        <w:pStyle w:val="ListParagraph"/>
        <w:numPr>
          <w:ilvl w:val="0"/>
          <w:numId w:val="36"/>
        </w:numPr>
        <w:jc w:val="both"/>
        <w:rPr>
          <w:ins w:id="5336" w:author="Orion" w:date="2011-07-11T12:41:00Z"/>
          <w:rFonts w:cs="Times New Roman"/>
        </w:rPr>
        <w:pPrChange w:id="5337" w:author="Orion" w:date="2011-07-11T12:22:00Z">
          <w:pPr/>
        </w:pPrChange>
      </w:pPr>
      <w:ins w:id="5338" w:author="Orion" w:date="2011-07-11T12:41:00Z">
        <w:r>
          <w:rPr>
            <w:rFonts w:cs="Times New Roman"/>
          </w:rPr>
          <w:t>En este caso de prueba tenemos:</w:t>
        </w:r>
      </w:ins>
    </w:p>
    <w:p w14:paraId="13CDD22C" w14:textId="5C81A00B" w:rsidR="00711D6D" w:rsidRDefault="00711D6D">
      <w:pPr>
        <w:pStyle w:val="ListParagraph"/>
        <w:numPr>
          <w:ilvl w:val="0"/>
          <w:numId w:val="38"/>
        </w:numPr>
        <w:jc w:val="both"/>
        <w:rPr>
          <w:ins w:id="5339" w:author="Orion" w:date="2011-07-11T12:43:00Z"/>
          <w:rFonts w:cs="Times New Roman"/>
        </w:rPr>
        <w:pPrChange w:id="5340" w:author="Orion" w:date="2011-07-11T12:42:00Z">
          <w:pPr/>
        </w:pPrChange>
      </w:pPr>
      <w:ins w:id="5341" w:author="Orion" w:date="2011-07-11T12:42:00Z">
        <w:r>
          <w:rPr>
            <w:rFonts w:cs="Times New Roman"/>
          </w:rPr>
          <w:t xml:space="preserve">Los pilotos de los aviones </w:t>
        </w:r>
        <w:r w:rsidRPr="00142A80">
          <w:rPr>
            <w:rFonts w:cs="Times New Roman"/>
            <w:i/>
            <w:rPrChange w:id="5342" w:author="Orion" w:date="2011-07-11T12:52:00Z">
              <w:rPr>
                <w:rFonts w:cs="Times New Roman"/>
              </w:rPr>
            </w:rPrChange>
          </w:rPr>
          <w:t>Plane1</w:t>
        </w:r>
        <w:r>
          <w:rPr>
            <w:rFonts w:cs="Times New Roman"/>
          </w:rPr>
          <w:t xml:space="preserve"> y </w:t>
        </w:r>
        <w:r w:rsidRPr="00142A80">
          <w:rPr>
            <w:rFonts w:cs="Times New Roman"/>
            <w:i/>
            <w:rPrChange w:id="5343" w:author="Orion" w:date="2011-07-11T12:52:00Z">
              <w:rPr>
                <w:rFonts w:cs="Times New Roman"/>
              </w:rPr>
            </w:rPrChange>
          </w:rPr>
          <w:t>Plane2</w:t>
        </w:r>
        <w:r>
          <w:rPr>
            <w:rFonts w:cs="Times New Roman"/>
          </w:rPr>
          <w:t xml:space="preserve"> tienen valores de estrés y fatiga elevados y poca experiencia (</w:t>
        </w:r>
      </w:ins>
      <w:ins w:id="5344" w:author="Orion" w:date="2011-07-11T12:44:00Z">
        <w:r>
          <w:rPr>
            <w:rFonts w:cs="Times New Roman"/>
          </w:rPr>
          <w:t xml:space="preserve">valores </w:t>
        </w:r>
      </w:ins>
      <w:ins w:id="5345" w:author="Orion" w:date="2011-07-11T12:43:00Z">
        <w:r w:rsidRPr="0080539F">
          <w:rPr>
            <w:rFonts w:cs="Times New Roman"/>
          </w:rPr>
          <w:t>98%, 98%, 5%</w:t>
        </w:r>
        <w:r>
          <w:rPr>
            <w:rFonts w:cs="Times New Roman"/>
          </w:rPr>
          <w:t xml:space="preserve"> respectivamente)</w:t>
        </w:r>
      </w:ins>
    </w:p>
    <w:p w14:paraId="7F7A57DE" w14:textId="5E121E04" w:rsidR="00711D6D" w:rsidRDefault="00711D6D" w:rsidP="00711D6D">
      <w:pPr>
        <w:pStyle w:val="ListParagraph"/>
        <w:numPr>
          <w:ilvl w:val="0"/>
          <w:numId w:val="38"/>
        </w:numPr>
        <w:jc w:val="both"/>
        <w:rPr>
          <w:ins w:id="5346" w:author="Orion" w:date="2011-07-11T12:44:00Z"/>
          <w:rFonts w:cs="Times New Roman"/>
        </w:rPr>
      </w:pPr>
      <w:ins w:id="5347" w:author="Orion" w:date="2011-07-11T12:43:00Z">
        <w:r>
          <w:rPr>
            <w:rFonts w:cs="Times New Roman"/>
          </w:rPr>
          <w:t>Los piloto</w:t>
        </w:r>
        <w:r w:rsidR="00044826">
          <w:rPr>
            <w:rFonts w:cs="Times New Roman"/>
          </w:rPr>
          <w:t xml:space="preserve">s de los aviones </w:t>
        </w:r>
        <w:r w:rsidR="00044826" w:rsidRPr="00142A80">
          <w:rPr>
            <w:rFonts w:cs="Times New Roman"/>
            <w:i/>
            <w:rPrChange w:id="5348" w:author="Orion" w:date="2011-07-11T12:52:00Z">
              <w:rPr>
                <w:rFonts w:cs="Times New Roman"/>
              </w:rPr>
            </w:rPrChange>
          </w:rPr>
          <w:t>Plane2</w:t>
        </w:r>
        <w:r w:rsidR="00044826">
          <w:rPr>
            <w:rFonts w:cs="Times New Roman"/>
          </w:rPr>
          <w:t xml:space="preserve"> y </w:t>
        </w:r>
        <w:r w:rsidR="00044826" w:rsidRPr="00142A80">
          <w:rPr>
            <w:rFonts w:cs="Times New Roman"/>
            <w:i/>
            <w:rPrChange w:id="5349" w:author="Orion" w:date="2011-07-11T12:53:00Z">
              <w:rPr>
                <w:rFonts w:cs="Times New Roman"/>
              </w:rPr>
            </w:rPrChange>
          </w:rPr>
          <w:t>Plane</w:t>
        </w:r>
      </w:ins>
      <w:ins w:id="5350" w:author="Orion" w:date="2011-07-11T12:45:00Z">
        <w:r w:rsidR="00044826" w:rsidRPr="00142A80">
          <w:rPr>
            <w:rFonts w:cs="Times New Roman"/>
            <w:i/>
            <w:rPrChange w:id="5351" w:author="Orion" w:date="2011-07-11T12:53:00Z">
              <w:rPr>
                <w:rFonts w:cs="Times New Roman"/>
              </w:rPr>
            </w:rPrChange>
          </w:rPr>
          <w:t>3</w:t>
        </w:r>
      </w:ins>
      <w:ins w:id="5352" w:author="Orion" w:date="2011-07-11T12:43:00Z">
        <w:r>
          <w:rPr>
            <w:rFonts w:cs="Times New Roman"/>
          </w:rPr>
          <w:t xml:space="preserve"> tienen valores de estrés y fatiga</w:t>
        </w:r>
      </w:ins>
      <w:ins w:id="5353" w:author="Orion" w:date="2011-07-11T12:44:00Z">
        <w:r>
          <w:rPr>
            <w:rFonts w:cs="Times New Roman"/>
          </w:rPr>
          <w:t xml:space="preserve"> medios</w:t>
        </w:r>
      </w:ins>
      <w:ins w:id="5354" w:author="Orion" w:date="2011-07-11T12:48:00Z">
        <w:r w:rsidR="00A942E4">
          <w:rPr>
            <w:rFonts w:cs="Times New Roman"/>
          </w:rPr>
          <w:t>,</w:t>
        </w:r>
      </w:ins>
      <w:ins w:id="5355" w:author="Orion" w:date="2011-07-11T12:44:00Z">
        <w:r>
          <w:rPr>
            <w:rFonts w:cs="Times New Roman"/>
          </w:rPr>
          <w:t xml:space="preserve"> y una experiencia media-baja (valores 50</w:t>
        </w:r>
        <w:r w:rsidRPr="0080539F">
          <w:rPr>
            <w:rFonts w:cs="Times New Roman"/>
          </w:rPr>
          <w:t xml:space="preserve">%, </w:t>
        </w:r>
        <w:r>
          <w:rPr>
            <w:rFonts w:cs="Times New Roman"/>
          </w:rPr>
          <w:t>50</w:t>
        </w:r>
        <w:r w:rsidRPr="0080539F">
          <w:rPr>
            <w:rFonts w:cs="Times New Roman"/>
          </w:rPr>
          <w:t xml:space="preserve">%, </w:t>
        </w:r>
        <w:r>
          <w:rPr>
            <w:rFonts w:cs="Times New Roman"/>
          </w:rPr>
          <w:t>2</w:t>
        </w:r>
        <w:r w:rsidRPr="0080539F">
          <w:rPr>
            <w:rFonts w:cs="Times New Roman"/>
          </w:rPr>
          <w:t>5%</w:t>
        </w:r>
        <w:r>
          <w:rPr>
            <w:rFonts w:cs="Times New Roman"/>
          </w:rPr>
          <w:t xml:space="preserve"> respectivamente)</w:t>
        </w:r>
      </w:ins>
    </w:p>
    <w:p w14:paraId="41D81B37" w14:textId="65722041" w:rsidR="00DE752A" w:rsidRPr="0015563B" w:rsidRDefault="00044826">
      <w:pPr>
        <w:pStyle w:val="ListParagraph"/>
        <w:numPr>
          <w:ilvl w:val="0"/>
          <w:numId w:val="38"/>
        </w:numPr>
        <w:jc w:val="both"/>
        <w:rPr>
          <w:ins w:id="5356" w:author="Orion" w:date="2011-07-11T12:49:00Z"/>
          <w:rFonts w:cs="Times New Roman"/>
        </w:rPr>
        <w:pPrChange w:id="5357" w:author="Orion" w:date="2011-07-11T13:06:00Z">
          <w:pPr/>
        </w:pPrChange>
      </w:pPr>
      <w:ins w:id="5358" w:author="Orion" w:date="2011-07-11T12:45:00Z">
        <w:r>
          <w:rPr>
            <w:rFonts w:cs="Times New Roman"/>
          </w:rPr>
          <w:t xml:space="preserve">El resto de pilotos, aviones </w:t>
        </w:r>
        <w:r w:rsidRPr="00142A80">
          <w:rPr>
            <w:rFonts w:cs="Times New Roman"/>
            <w:i/>
            <w:rPrChange w:id="5359" w:author="Orion" w:date="2011-07-11T12:53:00Z">
              <w:rPr>
                <w:rFonts w:cs="Times New Roman"/>
              </w:rPr>
            </w:rPrChange>
          </w:rPr>
          <w:t>Plane4</w:t>
        </w:r>
        <w:r>
          <w:rPr>
            <w:rFonts w:cs="Times New Roman"/>
          </w:rPr>
          <w:t xml:space="preserve"> y </w:t>
        </w:r>
        <w:r w:rsidRPr="00142A80">
          <w:rPr>
            <w:rFonts w:cs="Times New Roman"/>
            <w:i/>
            <w:rPrChange w:id="5360" w:author="Orion" w:date="2011-07-11T12:53:00Z">
              <w:rPr>
                <w:rFonts w:cs="Times New Roman"/>
              </w:rPr>
            </w:rPrChange>
          </w:rPr>
          <w:t>Plane5</w:t>
        </w:r>
        <w:r>
          <w:rPr>
            <w:rFonts w:cs="Times New Roman"/>
          </w:rPr>
          <w:t>, podría</w:t>
        </w:r>
      </w:ins>
      <w:ins w:id="5361" w:author="Orion" w:date="2011-07-11T12:49:00Z">
        <w:r w:rsidR="004D486D">
          <w:rPr>
            <w:rFonts w:cs="Times New Roman"/>
          </w:rPr>
          <w:t>n ser</w:t>
        </w:r>
      </w:ins>
      <w:ins w:id="5362" w:author="Orion" w:date="2011-07-11T12:45:00Z">
        <w:r>
          <w:rPr>
            <w:rFonts w:cs="Times New Roman"/>
          </w:rPr>
          <w:t xml:space="preserve"> considera</w:t>
        </w:r>
      </w:ins>
      <w:ins w:id="5363" w:author="Orion" w:date="2011-07-11T12:49:00Z">
        <w:r w:rsidR="004D486D">
          <w:rPr>
            <w:rFonts w:cs="Times New Roman"/>
          </w:rPr>
          <w:t>do</w:t>
        </w:r>
      </w:ins>
      <w:ins w:id="5364" w:author="Orion" w:date="2011-07-11T12:45:00Z">
        <w:r>
          <w:rPr>
            <w:rFonts w:cs="Times New Roman"/>
          </w:rPr>
          <w:t xml:space="preserve">s como </w:t>
        </w:r>
        <w:proofErr w:type="spellStart"/>
        <w:r>
          <w:rPr>
            <w:rFonts w:cs="Times New Roman"/>
          </w:rPr>
          <w:t>UAVs</w:t>
        </w:r>
        <w:proofErr w:type="spellEnd"/>
        <w:r>
          <w:rPr>
            <w:rFonts w:cs="Times New Roman"/>
          </w:rPr>
          <w:t xml:space="preserve"> puesto que tienen valores de estrés y fatiga 0</w:t>
        </w:r>
      </w:ins>
      <w:ins w:id="5365" w:author="Orion" w:date="2011-07-11T12:46:00Z">
        <w:r>
          <w:rPr>
            <w:rFonts w:cs="Times New Roman"/>
          </w:rPr>
          <w:t>%</w:t>
        </w:r>
      </w:ins>
      <w:ins w:id="5366" w:author="Orion" w:date="2011-07-11T12:45:00Z">
        <w:r>
          <w:rPr>
            <w:rFonts w:cs="Times New Roman"/>
          </w:rPr>
          <w:t xml:space="preserve">, </w:t>
        </w:r>
      </w:ins>
      <w:ins w:id="5367" w:author="Orion" w:date="2011-07-11T12:49:00Z">
        <w:r w:rsidR="00150D89">
          <w:rPr>
            <w:rFonts w:cs="Times New Roman"/>
          </w:rPr>
          <w:t>los cuales</w:t>
        </w:r>
      </w:ins>
      <w:ins w:id="5368" w:author="Orion" w:date="2011-07-11T12:46:00Z">
        <w:r>
          <w:rPr>
            <w:rFonts w:cs="Times New Roman"/>
          </w:rPr>
          <w:t xml:space="preserve"> no </w:t>
        </w:r>
      </w:ins>
      <w:ins w:id="5369" w:author="Orion" w:date="2011-07-11T12:45:00Z">
        <w:r>
          <w:rPr>
            <w:rFonts w:cs="Times New Roman"/>
          </w:rPr>
          <w:t>aumentar</w:t>
        </w:r>
      </w:ins>
      <w:ins w:id="5370" w:author="Orion" w:date="2011-07-11T12:46:00Z">
        <w:r>
          <w:rPr>
            <w:rFonts w:cs="Times New Roman"/>
          </w:rPr>
          <w:t>á</w:t>
        </w:r>
      </w:ins>
      <w:ins w:id="5371" w:author="Orion" w:date="2011-07-11T12:49:00Z">
        <w:r w:rsidR="00150D89">
          <w:rPr>
            <w:rFonts w:cs="Times New Roman"/>
          </w:rPr>
          <w:t>n</w:t>
        </w:r>
      </w:ins>
      <w:ins w:id="5372" w:author="Orion" w:date="2011-07-11T12:46:00Z">
        <w:r>
          <w:rPr>
            <w:rFonts w:cs="Times New Roman"/>
          </w:rPr>
          <w:t xml:space="preserve"> </w:t>
        </w:r>
      </w:ins>
      <w:ins w:id="5373" w:author="Orion" w:date="2011-07-11T12:49:00Z">
        <w:r w:rsidR="007E370E">
          <w:rPr>
            <w:rFonts w:cs="Times New Roman"/>
          </w:rPr>
          <w:t xml:space="preserve">con </w:t>
        </w:r>
      </w:ins>
      <w:ins w:id="5374" w:author="Orion" w:date="2011-07-11T12:46:00Z">
        <w:r>
          <w:rPr>
            <w:rFonts w:cs="Times New Roman"/>
          </w:rPr>
          <w:t>el tiempo, y valor experiencia del 100%.</w:t>
        </w:r>
      </w:ins>
    </w:p>
    <w:p w14:paraId="3425C6D2" w14:textId="49BB6922" w:rsidR="004527AA" w:rsidRDefault="00142A80">
      <w:pPr>
        <w:ind w:left="709"/>
        <w:jc w:val="both"/>
        <w:rPr>
          <w:ins w:id="5375" w:author="Orion" w:date="2011-06-22T18:11:00Z"/>
          <w:rFonts w:cs="Times New Roman"/>
        </w:rPr>
        <w:pPrChange w:id="5376" w:author="Orion" w:date="2011-07-11T13:06:00Z">
          <w:pPr/>
        </w:pPrChange>
      </w:pPr>
      <w:ins w:id="5377" w:author="Orion" w:date="2011-07-11T12:50:00Z">
        <w:r>
          <w:rPr>
            <w:rFonts w:cs="Times New Roman"/>
          </w:rPr>
          <w:t>Varias cosas se pueden resaltar de la</w:t>
        </w:r>
      </w:ins>
      <w:ins w:id="5378" w:author="Orion" w:date="2011-07-11T12:49:00Z">
        <w:r>
          <w:rPr>
            <w:rFonts w:cs="Times New Roman"/>
          </w:rPr>
          <w:t xml:space="preserve"> siguiente imagen</w:t>
        </w:r>
      </w:ins>
      <w:ins w:id="5379"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5380" w:author="Orion" w:date="2011-07-11T12:50:00Z">
        <w:r>
          <w:rPr>
            <w:rFonts w:cs="Times New Roman"/>
          </w:rPr>
          <w:fldChar w:fldCharType="separate"/>
        </w:r>
        <w:r>
          <w:t xml:space="preserve">Ilustración </w:t>
        </w:r>
        <w:r>
          <w:rPr>
            <w:noProof/>
          </w:rPr>
          <w:t>18</w:t>
        </w:r>
        <w:r>
          <w:rPr>
            <w:rFonts w:cs="Times New Roman"/>
          </w:rPr>
          <w:fldChar w:fldCharType="end"/>
        </w:r>
        <w:r>
          <w:rPr>
            <w:rFonts w:cs="Times New Roman"/>
          </w:rPr>
          <w:t>)</w:t>
        </w:r>
      </w:ins>
      <w:ins w:id="5381" w:author="Orion" w:date="2011-07-11T13:06:00Z">
        <w:r w:rsidR="00997DEF">
          <w:rPr>
            <w:rFonts w:cs="Times New Roman"/>
          </w:rPr>
          <w:t>:</w:t>
        </w:r>
      </w:ins>
      <w:ins w:id="5382" w:author="Orion" w:date="2011-07-11T12:50:00Z">
        <w:r>
          <w:rPr>
            <w:rFonts w:cs="Times New Roman"/>
          </w:rPr>
          <w:t xml:space="preserve"> En primer lugar se puede </w:t>
        </w:r>
      </w:ins>
      <w:ins w:id="5383" w:author="Orion" w:date="2011-07-11T12:51:00Z">
        <w:r>
          <w:rPr>
            <w:rFonts w:cs="Times New Roman"/>
          </w:rPr>
          <w:t xml:space="preserve">destacar que tanto los aviones </w:t>
        </w:r>
      </w:ins>
      <w:ins w:id="5384" w:author="Orion" w:date="2011-07-11T12:52:00Z">
        <w:r w:rsidRPr="00292B44">
          <w:rPr>
            <w:rFonts w:cs="Times New Roman"/>
            <w:i/>
            <w:rPrChange w:id="5385" w:author="Orion" w:date="2011-07-11T12:53:00Z">
              <w:rPr>
                <w:rFonts w:cs="Times New Roman"/>
              </w:rPr>
            </w:rPrChange>
          </w:rPr>
          <w:t>Plane1</w:t>
        </w:r>
        <w:r>
          <w:rPr>
            <w:rFonts w:cs="Times New Roman"/>
          </w:rPr>
          <w:t xml:space="preserve"> como </w:t>
        </w:r>
        <w:r w:rsidRPr="00292B44">
          <w:rPr>
            <w:rFonts w:cs="Times New Roman"/>
            <w:i/>
            <w:rPrChange w:id="5386" w:author="Orion" w:date="2011-07-11T12:53:00Z">
              <w:rPr>
                <w:rFonts w:cs="Times New Roman"/>
              </w:rPr>
            </w:rPrChange>
          </w:rPr>
          <w:t>Plane2</w:t>
        </w:r>
      </w:ins>
      <w:ins w:id="5387" w:author="Orion" w:date="2011-07-11T12:53:00Z">
        <w:r w:rsidR="00292B44">
          <w:rPr>
            <w:rFonts w:cs="Times New Roman"/>
          </w:rPr>
          <w:t>, los cuales partieron antes de su origen con respecto al resto de aeronaves, son los aviones que van a llegar m</w:t>
        </w:r>
      </w:ins>
      <w:ins w:id="5388" w:author="Orion" w:date="2011-07-11T12:55:00Z">
        <w:r w:rsidR="00292B44">
          <w:rPr>
            <w:rFonts w:cs="Times New Roman"/>
          </w:rPr>
          <w:t>ás tarde a sus respectivos destinos. Esto es debido a que son los pilotos que más tiempo les lleva ponerse al rumbo correc</w:t>
        </w:r>
      </w:ins>
      <w:ins w:id="5389"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5390" w:author="Orion" w:date="2011-07-11T12:57:00Z">
        <w:r w:rsidR="00292B44">
          <w:rPr>
            <w:rFonts w:cs="Times New Roman"/>
          </w:rPr>
          <w:t>ón de conflicto</w:t>
        </w:r>
      </w:ins>
      <w:ins w:id="5391" w:author="Orion" w:date="2011-07-11T12:58:00Z">
        <w:r w:rsidR="00292B44">
          <w:rPr>
            <w:rFonts w:cs="Times New Roman"/>
          </w:rPr>
          <w:t xml:space="preserve"> como se puede ver claramente en la trayectoria del </w:t>
        </w:r>
        <w:r w:rsidR="00292B44" w:rsidRPr="00292B44">
          <w:rPr>
            <w:rFonts w:cs="Times New Roman"/>
            <w:i/>
            <w:rPrChange w:id="5392" w:author="Orion" w:date="2011-07-11T12:58:00Z">
              <w:rPr>
                <w:rFonts w:cs="Times New Roman"/>
              </w:rPr>
            </w:rPrChange>
          </w:rPr>
          <w:t>Plane1</w:t>
        </w:r>
        <w:r w:rsidR="00292B44">
          <w:rPr>
            <w:rFonts w:cs="Times New Roman"/>
          </w:rPr>
          <w:t xml:space="preserve">. Esto produce que </w:t>
        </w:r>
      </w:ins>
      <w:ins w:id="5393" w:author="Orion" w:date="2011-07-11T12:59:00Z">
        <w:r w:rsidR="001744B9">
          <w:rPr>
            <w:rFonts w:cs="Times New Roman"/>
          </w:rPr>
          <w:t>en determinadas ocasiones</w:t>
        </w:r>
      </w:ins>
      <w:ins w:id="5394" w:author="Orion" w:date="2011-07-11T13:00:00Z">
        <w:r w:rsidR="001744B9">
          <w:rPr>
            <w:rFonts w:cs="Times New Roman"/>
          </w:rPr>
          <w:t xml:space="preserve"> no</w:t>
        </w:r>
      </w:ins>
      <w:ins w:id="5395" w:author="Orion" w:date="2011-07-11T12:59:00Z">
        <w:r w:rsidR="001744B9">
          <w:rPr>
            <w:rFonts w:cs="Times New Roman"/>
          </w:rPr>
          <w:t xml:space="preserve"> tengan tiempo de salir del conflicto anterior cuando tienen un nuevo riesgo de colisión.</w:t>
        </w:r>
      </w:ins>
      <w:ins w:id="5396" w:author="Orion" w:date="2011-07-11T13:01:00Z">
        <w:r w:rsidR="001744B9">
          <w:rPr>
            <w:rFonts w:cs="Times New Roman"/>
          </w:rPr>
          <w:t xml:space="preserve"> Esto se ve muy bien en el caso del  </w:t>
        </w:r>
        <w:r w:rsidR="001744B9" w:rsidRPr="0042795A">
          <w:rPr>
            <w:rFonts w:cs="Times New Roman"/>
            <w:i/>
            <w:rPrChange w:id="5397"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5398" w:author="Orion" w:date="2011-07-11T13:07:00Z">
              <w:rPr>
                <w:rFonts w:cs="Times New Roman"/>
              </w:rPr>
            </w:rPrChange>
          </w:rPr>
          <w:t>Plane2</w:t>
        </w:r>
        <w:r w:rsidR="001744B9">
          <w:rPr>
            <w:rFonts w:cs="Times New Roman"/>
          </w:rPr>
          <w:t xml:space="preserve"> durante un espacio muy breve de tiempo. </w:t>
        </w:r>
      </w:ins>
      <w:ins w:id="5399" w:author="Orion" w:date="2011-07-11T13:02:00Z">
        <w:r w:rsidR="001744B9">
          <w:rPr>
            <w:rFonts w:cs="Times New Roman"/>
          </w:rPr>
          <w:t>Este riesgo desaparece</w:t>
        </w:r>
      </w:ins>
      <w:ins w:id="5400" w:author="Orion" w:date="2011-07-11T13:07:00Z">
        <w:r w:rsidR="0042795A">
          <w:rPr>
            <w:rFonts w:cs="Times New Roman"/>
          </w:rPr>
          <w:t>,</w:t>
        </w:r>
      </w:ins>
      <w:ins w:id="5401"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5402" w:author="Orion" w:date="2011-07-11T13:03:00Z">
        <w:r w:rsidR="001744B9">
          <w:rPr>
            <w:rFonts w:cs="Times New Roman"/>
          </w:rPr>
          <w:t xml:space="preserve"> </w:t>
        </w:r>
        <w:r w:rsidR="001744B9" w:rsidRPr="001744B9">
          <w:rPr>
            <w:rFonts w:cs="Times New Roman"/>
            <w:i/>
            <w:rPrChange w:id="5403" w:author="Orion" w:date="2011-07-11T13:03:00Z">
              <w:rPr>
                <w:rFonts w:cs="Times New Roman"/>
              </w:rPr>
            </w:rPrChange>
          </w:rPr>
          <w:t>Plane3</w:t>
        </w:r>
        <w:r w:rsidR="001744B9">
          <w:rPr>
            <w:rFonts w:cs="Times New Roman"/>
          </w:rPr>
          <w:t>.</w:t>
        </w:r>
      </w:ins>
    </w:p>
    <w:p w14:paraId="23CBDA03" w14:textId="46214207" w:rsidR="00711D6D" w:rsidRDefault="004E0030">
      <w:pPr>
        <w:pStyle w:val="Caption"/>
        <w:rPr>
          <w:ins w:id="5404" w:author="Orion" w:date="2011-07-11T12:47:00Z"/>
          <w:rFonts w:cs="Times New Roman"/>
        </w:rPr>
        <w:pPrChange w:id="5405" w:author="Orion" w:date="2011-07-11T12:50:00Z">
          <w:pPr/>
        </w:pPrChange>
      </w:pPr>
      <w:bookmarkStart w:id="5406" w:name="_Ref298151791"/>
      <w:ins w:id="5407" w:author="Orion" w:date="2011-07-11T12:30:00Z">
        <w:r w:rsidRPr="00BA1E2E">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ins w:id="5408" w:author="Orion" w:date="2011-07-11T12:40:00Z">
        <w:r w:rsidR="00711D6D">
          <w:t xml:space="preserve">Ilustración </w:t>
        </w:r>
        <w:r w:rsidR="00711D6D">
          <w:fldChar w:fldCharType="begin"/>
        </w:r>
        <w:r w:rsidR="00711D6D">
          <w:instrText xml:space="preserve"> SEQ Ilustración \* ARABIC </w:instrText>
        </w:r>
      </w:ins>
      <w:r w:rsidR="00711D6D">
        <w:fldChar w:fldCharType="separate"/>
      </w:r>
      <w:ins w:id="5409" w:author="Orion" w:date="2011-07-11T12:40:00Z">
        <w:r w:rsidR="00711D6D">
          <w:rPr>
            <w:noProof/>
          </w:rPr>
          <w:t>18</w:t>
        </w:r>
        <w:r w:rsidR="00711D6D">
          <w:fldChar w:fldCharType="end"/>
        </w:r>
      </w:ins>
      <w:bookmarkEnd w:id="5406"/>
      <w:ins w:id="5410" w:author="Orion" w:date="2011-07-11T12:47:00Z">
        <w:r w:rsidR="00044826">
          <w:rPr>
            <w:rFonts w:cs="Times New Roman"/>
          </w:rPr>
          <w:t xml:space="preserve"> </w:t>
        </w:r>
      </w:ins>
    </w:p>
    <w:p w14:paraId="025522E1" w14:textId="2D5F8FED" w:rsidR="00044826" w:rsidRDefault="00044826">
      <w:pPr>
        <w:jc w:val="both"/>
        <w:rPr>
          <w:ins w:id="5411" w:author="Orion" w:date="2011-05-05T17:41:00Z"/>
          <w:rFonts w:cs="Times New Roman"/>
        </w:rPr>
        <w:pPrChange w:id="5412" w:author="Orion" w:date="2011-06-26T12:33:00Z">
          <w:pPr/>
        </w:pPrChange>
      </w:pPr>
    </w:p>
    <w:p w14:paraId="6785C0FF" w14:textId="64FFCDE8" w:rsidR="00B937FD" w:rsidRDefault="00B937FD" w:rsidP="00B937FD">
      <w:pPr>
        <w:pStyle w:val="Title"/>
        <w:outlineLvl w:val="0"/>
        <w:rPr>
          <w:ins w:id="5413" w:author="Orion" w:date="2011-05-05T17:41:00Z"/>
          <w:rFonts w:ascii="Times New Roman" w:hAnsi="Times New Roman" w:cs="Times New Roman"/>
        </w:rPr>
      </w:pPr>
      <w:bookmarkStart w:id="5414" w:name="_Toc298231245"/>
      <w:ins w:id="5415" w:author="Orion" w:date="2011-05-05T17:41:00Z">
        <w:r>
          <w:rPr>
            <w:rFonts w:ascii="Times New Roman" w:hAnsi="Times New Roman" w:cs="Times New Roman"/>
          </w:rPr>
          <w:t>Discusión</w:t>
        </w:r>
        <w:bookmarkEnd w:id="5414"/>
      </w:ins>
    </w:p>
    <w:p w14:paraId="03CC1A9B" w14:textId="1C2A6254" w:rsidR="009440EA" w:rsidRDefault="000B12C1">
      <w:pPr>
        <w:jc w:val="both"/>
        <w:rPr>
          <w:ins w:id="5416" w:author="Orion" w:date="2011-07-08T14:27:00Z"/>
          <w:rFonts w:cs="Times New Roman"/>
        </w:rPr>
        <w:pPrChange w:id="5417" w:author="Orion" w:date="2011-07-08T14:21:00Z">
          <w:pPr/>
        </w:pPrChange>
      </w:pPr>
      <w:ins w:id="5418" w:author="Orion" w:date="2011-07-08T14:07:00Z">
        <w:r>
          <w:rPr>
            <w:rFonts w:cs="Times New Roman"/>
          </w:rPr>
          <w:t xml:space="preserve">Como </w:t>
        </w:r>
      </w:ins>
      <w:ins w:id="5419" w:author="Orion" w:date="2011-07-08T14:50:00Z">
        <w:r w:rsidR="00C333A5">
          <w:rPr>
            <w:rFonts w:cs="Times New Roman"/>
          </w:rPr>
          <w:t>se ha</w:t>
        </w:r>
      </w:ins>
      <w:ins w:id="5420" w:author="Orion" w:date="2011-07-08T14:07:00Z">
        <w:r>
          <w:rPr>
            <w:rFonts w:cs="Times New Roman"/>
          </w:rPr>
          <w:t xml:space="preserve"> visto </w:t>
        </w:r>
      </w:ins>
      <w:ins w:id="5421" w:author="Orion" w:date="2011-07-08T14:50:00Z">
        <w:r w:rsidR="00C333A5">
          <w:rPr>
            <w:rFonts w:cs="Times New Roman"/>
          </w:rPr>
          <w:t>el</w:t>
        </w:r>
      </w:ins>
      <w:ins w:id="5422" w:author="Orion" w:date="2011-07-08T14:07:00Z">
        <w:r>
          <w:rPr>
            <w:rFonts w:cs="Times New Roman"/>
          </w:rPr>
          <w:t xml:space="preserve"> sistema</w:t>
        </w:r>
      </w:ins>
      <w:ins w:id="5423" w:author="Orion" w:date="2011-07-08T14:50:00Z">
        <w:r w:rsidR="00C333A5">
          <w:rPr>
            <w:rFonts w:cs="Times New Roman"/>
          </w:rPr>
          <w:t xml:space="preserve"> desarrollado</w:t>
        </w:r>
      </w:ins>
      <w:ins w:id="5424" w:author="Orion" w:date="2011-07-08T14:07:00Z">
        <w:r>
          <w:rPr>
            <w:rFonts w:cs="Times New Roman"/>
          </w:rPr>
          <w:t xml:space="preserve"> permite la simulación de una serie de casos de prueba de una manera flexible y </w:t>
        </w:r>
      </w:ins>
      <w:ins w:id="5425" w:author="Orion" w:date="2011-07-08T14:08:00Z">
        <w:r>
          <w:rPr>
            <w:rFonts w:cs="Times New Roman"/>
          </w:rPr>
          <w:t>fácilmente</w:t>
        </w:r>
      </w:ins>
      <w:ins w:id="5426" w:author="Orion" w:date="2011-07-08T14:07:00Z">
        <w:r>
          <w:rPr>
            <w:rFonts w:cs="Times New Roman"/>
          </w:rPr>
          <w:t xml:space="preserve"> </w:t>
        </w:r>
      </w:ins>
      <w:ins w:id="5427" w:author="Orion" w:date="2011-07-08T14:08:00Z">
        <w:r>
          <w:rPr>
            <w:rFonts w:cs="Times New Roman"/>
          </w:rPr>
          <w:t xml:space="preserve">configurables. </w:t>
        </w:r>
      </w:ins>
      <w:ins w:id="5428" w:author="Orion" w:date="2011-07-08T14:06:00Z">
        <w:r>
          <w:rPr>
            <w:rFonts w:cs="Times New Roman"/>
          </w:rPr>
          <w:t>Algunas de estos casos de prueba</w:t>
        </w:r>
      </w:ins>
      <w:ins w:id="5429" w:author="Orion" w:date="2011-07-08T14:09:00Z">
        <w:r>
          <w:rPr>
            <w:rFonts w:cs="Times New Roman"/>
          </w:rPr>
          <w:t xml:space="preserve"> podrían intentarse simular con algunas de las herramientas que enumeramos en el estado del arte, pero</w:t>
        </w:r>
      </w:ins>
      <w:ins w:id="5430" w:author="Orion" w:date="2011-07-08T14:11:00Z">
        <w:r>
          <w:rPr>
            <w:rFonts w:cs="Times New Roman"/>
          </w:rPr>
          <w:t xml:space="preserve"> para que esto fuera posible</w:t>
        </w:r>
      </w:ins>
      <w:ins w:id="5431" w:author="Orion" w:date="2011-07-08T14:09:00Z">
        <w:r>
          <w:rPr>
            <w:rFonts w:cs="Times New Roman"/>
          </w:rPr>
          <w:t xml:space="preserve"> tendr</w:t>
        </w:r>
      </w:ins>
      <w:ins w:id="5432" w:author="Orion" w:date="2011-07-08T14:11:00Z">
        <w:r>
          <w:rPr>
            <w:rFonts w:cs="Times New Roman"/>
          </w:rPr>
          <w:t>íamos que limitar la complejidad de estos casos</w:t>
        </w:r>
      </w:ins>
      <w:ins w:id="5433" w:author="Orion" w:date="2011-07-08T14:12:00Z">
        <w:r>
          <w:rPr>
            <w:rFonts w:cs="Times New Roman"/>
          </w:rPr>
          <w:t>. E</w:t>
        </w:r>
        <w:r w:rsidR="00FC3DDD">
          <w:rPr>
            <w:rFonts w:cs="Times New Roman"/>
          </w:rPr>
          <w:t>st</w:t>
        </w:r>
      </w:ins>
      <w:ins w:id="5434" w:author="Orion" w:date="2011-07-08T14:18:00Z">
        <w:r w:rsidR="00FC3DDD">
          <w:rPr>
            <w:rFonts w:cs="Times New Roman"/>
          </w:rPr>
          <w:t>a limitación</w:t>
        </w:r>
      </w:ins>
      <w:ins w:id="5435" w:author="Orion" w:date="2011-07-08T14:31:00Z">
        <w:r w:rsidR="009440EA">
          <w:rPr>
            <w:rFonts w:cs="Times New Roman"/>
          </w:rPr>
          <w:t>, viene por un lado, debida al</w:t>
        </w:r>
      </w:ins>
      <w:ins w:id="5436" w:author="Orion" w:date="2011-07-08T14:12:00Z">
        <w:r>
          <w:rPr>
            <w:rFonts w:cs="Times New Roman"/>
          </w:rPr>
          <w:t xml:space="preserve"> hecho de que estas herramientas no tienen en cuenta las interacciones entre distintos elementos</w:t>
        </w:r>
      </w:ins>
      <w:ins w:id="5437" w:author="Orion" w:date="2011-07-08T14:14:00Z">
        <w:r>
          <w:rPr>
            <w:rFonts w:cs="Times New Roman"/>
          </w:rPr>
          <w:t xml:space="preserve">, </w:t>
        </w:r>
      </w:ins>
      <w:ins w:id="5438" w:author="Orion" w:date="2011-07-08T14:16:00Z">
        <w:r w:rsidR="00FC3DDD">
          <w:rPr>
            <w:rFonts w:cs="Times New Roman"/>
          </w:rPr>
          <w:t xml:space="preserve">y con ello </w:t>
        </w:r>
      </w:ins>
      <w:ins w:id="5439" w:author="Orion" w:date="2011-07-08T14:32:00Z">
        <w:r w:rsidR="009440EA">
          <w:rPr>
            <w:rFonts w:cs="Times New Roman"/>
          </w:rPr>
          <w:t xml:space="preserve">no es posible hacer uso de </w:t>
        </w:r>
      </w:ins>
      <w:ins w:id="5440" w:author="Orion" w:date="2011-07-08T14:16:00Z">
        <w:r w:rsidR="00FC3DDD">
          <w:rPr>
            <w:rFonts w:cs="Times New Roman"/>
          </w:rPr>
          <w:t xml:space="preserve">personajes como el </w:t>
        </w:r>
      </w:ins>
      <w:ins w:id="5441" w:author="Orion" w:date="2011-07-08T14:14:00Z">
        <w:r w:rsidR="00FC3DDD">
          <w:rPr>
            <w:rFonts w:cs="Times New Roman"/>
          </w:rPr>
          <w:t xml:space="preserve"> controlador</w:t>
        </w:r>
      </w:ins>
      <w:ins w:id="5442" w:author="Orion" w:date="2011-07-08T14:15:00Z">
        <w:r w:rsidR="00FC3DDD">
          <w:rPr>
            <w:rFonts w:cs="Times New Roman"/>
          </w:rPr>
          <w:t xml:space="preserve"> aéreo</w:t>
        </w:r>
      </w:ins>
      <w:ins w:id="5443" w:author="Orion" w:date="2011-07-08T14:16:00Z">
        <w:r w:rsidR="00FC3DDD">
          <w:rPr>
            <w:rFonts w:cs="Times New Roman"/>
          </w:rPr>
          <w:t xml:space="preserve">. </w:t>
        </w:r>
      </w:ins>
      <w:ins w:id="5444" w:author="Orion" w:date="2011-07-08T14:17:00Z">
        <w:r w:rsidR="00FC3DDD">
          <w:rPr>
            <w:rFonts w:cs="Times New Roman"/>
          </w:rPr>
          <w:t xml:space="preserve">Esto </w:t>
        </w:r>
      </w:ins>
      <w:ins w:id="5445" w:author="Orion" w:date="2011-07-08T14:32:00Z">
        <w:r w:rsidR="00491A1B">
          <w:rPr>
            <w:rFonts w:cs="Times New Roman"/>
          </w:rPr>
          <w:t>implica</w:t>
        </w:r>
      </w:ins>
      <w:ins w:id="5446" w:author="Orion" w:date="2011-07-08T14:17:00Z">
        <w:r w:rsidR="00FC3DDD">
          <w:rPr>
            <w:rFonts w:cs="Times New Roman"/>
          </w:rPr>
          <w:t xml:space="preserve"> que</w:t>
        </w:r>
      </w:ins>
      <w:ins w:id="5447" w:author="Orion" w:date="2011-07-08T14:32:00Z">
        <w:r w:rsidR="008D7768">
          <w:rPr>
            <w:rFonts w:cs="Times New Roman"/>
          </w:rPr>
          <w:t>,</w:t>
        </w:r>
      </w:ins>
      <w:ins w:id="5448" w:author="Orion" w:date="2011-07-08T14:17:00Z">
        <w:r w:rsidR="00FC3DDD">
          <w:rPr>
            <w:rFonts w:cs="Times New Roman"/>
          </w:rPr>
          <w:t xml:space="preserve"> normalmente</w:t>
        </w:r>
      </w:ins>
      <w:ins w:id="5449" w:author="Orion" w:date="2011-07-08T14:32:00Z">
        <w:r w:rsidR="008D7768">
          <w:rPr>
            <w:rFonts w:cs="Times New Roman"/>
          </w:rPr>
          <w:t>,</w:t>
        </w:r>
      </w:ins>
      <w:ins w:id="5450" w:author="Orion" w:date="2011-07-08T14:17:00Z">
        <w:r w:rsidR="00FC3DDD">
          <w:rPr>
            <w:rFonts w:cs="Times New Roman"/>
          </w:rPr>
          <w:t xml:space="preserve"> la gestión de los conflictos</w:t>
        </w:r>
      </w:ins>
      <w:ins w:id="5451" w:author="Orion" w:date="2011-07-08T14:19:00Z">
        <w:r w:rsidR="00FC3DDD">
          <w:rPr>
            <w:rFonts w:cs="Times New Roman"/>
          </w:rPr>
          <w:t xml:space="preserve"> se limite a ser</w:t>
        </w:r>
      </w:ins>
      <w:ins w:id="5452" w:author="Orion" w:date="2011-07-08T14:17:00Z">
        <w:r w:rsidR="00FC3DDD">
          <w:rPr>
            <w:rFonts w:cs="Times New Roman"/>
          </w:rPr>
          <w:t xml:space="preserve"> responsabilidad de los mismos pilotos.</w:t>
        </w:r>
      </w:ins>
      <w:ins w:id="5453" w:author="Orion" w:date="2011-07-08T14:19:00Z">
        <w:r w:rsidR="002F2707">
          <w:rPr>
            <w:rFonts w:cs="Times New Roman"/>
          </w:rPr>
          <w:t xml:space="preserve"> Por otro lado, ser</w:t>
        </w:r>
      </w:ins>
      <w:ins w:id="5454" w:author="Orion" w:date="2011-07-08T14:20:00Z">
        <w:r w:rsidR="002F2707">
          <w:rPr>
            <w:rFonts w:cs="Times New Roman"/>
          </w:rPr>
          <w:t xml:space="preserve">ía imposible, a no ser que se hiciera un rediseño de estas herramientas, tener en cuenta las </w:t>
        </w:r>
      </w:ins>
      <w:ins w:id="5455" w:author="Orion" w:date="2011-07-08T14:21:00Z">
        <w:r w:rsidR="002F2707">
          <w:rPr>
            <w:rFonts w:cs="Times New Roman"/>
          </w:rPr>
          <w:t>c</w:t>
        </w:r>
      </w:ins>
      <w:ins w:id="5456" w:author="Orion" w:date="2011-07-08T14:20:00Z">
        <w:r w:rsidR="002F2707">
          <w:rPr>
            <w:rFonts w:cs="Times New Roman"/>
          </w:rPr>
          <w:t>aracter</w:t>
        </w:r>
      </w:ins>
      <w:ins w:id="5457" w:author="Orion" w:date="2011-07-08T14:21:00Z">
        <w:r w:rsidR="002F2707">
          <w:rPr>
            <w:rFonts w:cs="Times New Roman"/>
          </w:rPr>
          <w:t>ísticas de los pilotos como se han tenido en cuenta en estas simulaciones</w:t>
        </w:r>
      </w:ins>
      <w:ins w:id="5458" w:author="Orion" w:date="2011-07-08T14:53:00Z">
        <w:r w:rsidR="0060294C">
          <w:rPr>
            <w:rFonts w:cs="Times New Roman"/>
          </w:rPr>
          <w:t xml:space="preserve">, y </w:t>
        </w:r>
      </w:ins>
      <w:ins w:id="5459" w:author="Orion" w:date="2011-07-08T14:54:00Z">
        <w:r w:rsidR="0060294C">
          <w:rPr>
            <w:rFonts w:cs="Times New Roman"/>
          </w:rPr>
          <w:t>cómo</w:t>
        </w:r>
      </w:ins>
      <w:ins w:id="5460" w:author="Orion" w:date="2011-07-08T14:53:00Z">
        <w:r w:rsidR="0060294C">
          <w:rPr>
            <w:rFonts w:cs="Times New Roman"/>
          </w:rPr>
          <w:t xml:space="preserve"> influyen est</w:t>
        </w:r>
      </w:ins>
      <w:ins w:id="5461" w:author="Orion" w:date="2011-07-08T14:54:00Z">
        <w:r w:rsidR="00033E0C">
          <w:rPr>
            <w:rFonts w:cs="Times New Roman"/>
          </w:rPr>
          <w:t>a</w:t>
        </w:r>
      </w:ins>
      <w:ins w:id="5462" w:author="Orion" w:date="2011-07-08T14:53:00Z">
        <w:r w:rsidR="0060294C">
          <w:rPr>
            <w:rFonts w:cs="Times New Roman"/>
          </w:rPr>
          <w:t>s en otros factores</w:t>
        </w:r>
      </w:ins>
      <w:ins w:id="5463" w:author="Orion" w:date="2011-07-08T14:21:00Z">
        <w:r w:rsidR="002F2707">
          <w:rPr>
            <w:rFonts w:cs="Times New Roman"/>
          </w:rPr>
          <w:t xml:space="preserve">. </w:t>
        </w:r>
      </w:ins>
      <w:ins w:id="5464" w:author="Orion" w:date="2011-07-08T14:32:00Z">
        <w:r w:rsidR="00596D3E">
          <w:rPr>
            <w:rFonts w:cs="Times New Roman"/>
          </w:rPr>
          <w:t>Con respecto a esto</w:t>
        </w:r>
      </w:ins>
      <w:ins w:id="5465" w:author="Orion" w:date="2011-07-08T14:33:00Z">
        <w:r w:rsidR="00596D3E">
          <w:rPr>
            <w:rFonts w:cs="Times New Roman"/>
          </w:rPr>
          <w:t>,</w:t>
        </w:r>
      </w:ins>
      <w:ins w:id="5466" w:author="Orion" w:date="2011-07-08T14:22:00Z">
        <w:r w:rsidR="002F2707">
          <w:rPr>
            <w:rFonts w:cs="Times New Roman"/>
          </w:rPr>
          <w:t xml:space="preserve"> </w:t>
        </w:r>
      </w:ins>
      <w:ins w:id="5467" w:author="Orion" w:date="2011-07-08T14:23:00Z">
        <w:r w:rsidR="002F2707">
          <w:rPr>
            <w:rFonts w:cs="Times New Roman"/>
          </w:rPr>
          <w:t>más</w:t>
        </w:r>
      </w:ins>
      <w:ins w:id="5468" w:author="Orion" w:date="2011-07-08T14:22:00Z">
        <w:r w:rsidR="00596D3E">
          <w:rPr>
            <w:rFonts w:cs="Times New Roman"/>
          </w:rPr>
          <w:t xml:space="preserve"> complej</w:t>
        </w:r>
      </w:ins>
      <w:ins w:id="5469" w:author="Orion" w:date="2011-07-08T14:33:00Z">
        <w:r w:rsidR="00596D3E">
          <w:rPr>
            <w:rFonts w:cs="Times New Roman"/>
          </w:rPr>
          <w:t>o</w:t>
        </w:r>
      </w:ins>
      <w:ins w:id="5470" w:author="Orion" w:date="2011-07-08T14:22:00Z">
        <w:r w:rsidR="002F2707">
          <w:rPr>
            <w:rFonts w:cs="Times New Roman"/>
          </w:rPr>
          <w:t xml:space="preserve"> aún sería tener en cuenta la evolución de estas características a través del tiempo como</w:t>
        </w:r>
      </w:ins>
      <w:ins w:id="5471" w:author="Orion" w:date="2011-07-08T14:24:00Z">
        <w:r w:rsidR="002F2707">
          <w:rPr>
            <w:rFonts w:cs="Times New Roman"/>
          </w:rPr>
          <w:t xml:space="preserve"> sí hace este sistema.</w:t>
        </w:r>
      </w:ins>
      <w:ins w:id="5472" w:author="Orion" w:date="2011-07-08T14:26:00Z">
        <w:r w:rsidR="009440EA">
          <w:rPr>
            <w:rFonts w:cs="Times New Roman"/>
          </w:rPr>
          <w:t xml:space="preserve"> </w:t>
        </w:r>
      </w:ins>
    </w:p>
    <w:p w14:paraId="7DD8AE69" w14:textId="350ED989" w:rsidR="000B12C1" w:rsidRDefault="009440EA">
      <w:pPr>
        <w:jc w:val="both"/>
        <w:rPr>
          <w:ins w:id="5473" w:author="Orion" w:date="2011-07-08T14:41:00Z"/>
          <w:rFonts w:cs="Times New Roman"/>
        </w:rPr>
        <w:pPrChange w:id="5474" w:author="Orion" w:date="2011-07-08T14:21:00Z">
          <w:pPr/>
        </w:pPrChange>
      </w:pPr>
      <w:ins w:id="5475" w:author="Orion" w:date="2011-07-08T14:26:00Z">
        <w:r>
          <w:rPr>
            <w:rFonts w:cs="Times New Roman"/>
          </w:rPr>
          <w:t xml:space="preserve">Otra </w:t>
        </w:r>
      </w:ins>
      <w:ins w:id="5476" w:author="Orion" w:date="2011-07-08T14:27:00Z">
        <w:r>
          <w:rPr>
            <w:rFonts w:cs="Times New Roman"/>
          </w:rPr>
          <w:t>propiedad</w:t>
        </w:r>
      </w:ins>
      <w:ins w:id="5477" w:author="Orion" w:date="2011-07-08T14:26:00Z">
        <w:r>
          <w:rPr>
            <w:rFonts w:cs="Times New Roman"/>
          </w:rPr>
          <w:t xml:space="preserve"> </w:t>
        </w:r>
      </w:ins>
      <w:ins w:id="5478" w:author="Orion" w:date="2011-07-08T14:27:00Z">
        <w:r>
          <w:rPr>
            <w:rFonts w:cs="Times New Roman"/>
          </w:rPr>
          <w:t xml:space="preserve">que </w:t>
        </w:r>
      </w:ins>
      <w:ins w:id="5479" w:author="Orion" w:date="2011-07-08T14:28:00Z">
        <w:r>
          <w:rPr>
            <w:rFonts w:cs="Times New Roman"/>
          </w:rPr>
          <w:t>determina</w:t>
        </w:r>
      </w:ins>
      <w:ins w:id="5480" w:author="Orion" w:date="2011-07-08T14:27:00Z">
        <w:r>
          <w:rPr>
            <w:rFonts w:cs="Times New Roman"/>
          </w:rPr>
          <w:t xml:space="preserve"> </w:t>
        </w:r>
      </w:ins>
      <w:ins w:id="5481" w:author="Orion" w:date="2011-07-08T14:33:00Z">
        <w:r w:rsidR="0008602D">
          <w:rPr>
            <w:rFonts w:cs="Times New Roman"/>
          </w:rPr>
          <w:t xml:space="preserve">a </w:t>
        </w:r>
      </w:ins>
      <w:ins w:id="5482" w:author="Orion" w:date="2011-07-08T14:27:00Z">
        <w:r>
          <w:rPr>
            <w:rFonts w:cs="Times New Roman"/>
          </w:rPr>
          <w:t xml:space="preserve">este sistema es el amplio abanico de posibilidades en cuanto </w:t>
        </w:r>
      </w:ins>
      <w:ins w:id="5483" w:author="Orion" w:date="2011-07-08T14:29:00Z">
        <w:r>
          <w:rPr>
            <w:rFonts w:cs="Times New Roman"/>
          </w:rPr>
          <w:t>a definición de</w:t>
        </w:r>
      </w:ins>
      <w:ins w:id="5484" w:author="Orion" w:date="2011-07-08T14:27:00Z">
        <w:r>
          <w:rPr>
            <w:rFonts w:cs="Times New Roman"/>
          </w:rPr>
          <w:t xml:space="preserve"> contexto</w:t>
        </w:r>
      </w:ins>
      <w:ins w:id="5485" w:author="Orion" w:date="2011-07-08T14:29:00Z">
        <w:r>
          <w:rPr>
            <w:rFonts w:cs="Times New Roman"/>
          </w:rPr>
          <w:t>s</w:t>
        </w:r>
      </w:ins>
      <w:ins w:id="5486" w:author="Orion" w:date="2011-07-08T14:27:00Z">
        <w:r>
          <w:rPr>
            <w:rFonts w:cs="Times New Roman"/>
          </w:rPr>
          <w:t xml:space="preserve"> o </w:t>
        </w:r>
      </w:ins>
      <w:ins w:id="5487" w:author="Orion" w:date="2011-07-08T14:29:00Z">
        <w:r>
          <w:rPr>
            <w:rFonts w:cs="Times New Roman"/>
          </w:rPr>
          <w:t xml:space="preserve">casos de prueba. </w:t>
        </w:r>
      </w:ins>
      <w:ins w:id="5488" w:author="Orion" w:date="2011-07-08T14:37:00Z">
        <w:r w:rsidR="00F71DDD">
          <w:rPr>
            <w:rFonts w:cs="Times New Roman"/>
          </w:rPr>
          <w:t>E</w:t>
        </w:r>
      </w:ins>
      <w:ins w:id="5489" w:author="Orion" w:date="2011-07-08T14:35:00Z">
        <w:r w:rsidR="00F71DDD">
          <w:rPr>
            <w:rFonts w:cs="Times New Roman"/>
          </w:rPr>
          <w:t>s</w:t>
        </w:r>
      </w:ins>
      <w:ins w:id="5490" w:author="Orion" w:date="2011-07-08T14:37:00Z">
        <w:r w:rsidR="00F71DDD">
          <w:rPr>
            <w:rFonts w:cs="Times New Roman"/>
          </w:rPr>
          <w:t>t</w:t>
        </w:r>
      </w:ins>
      <w:ins w:id="5491" w:author="Orion" w:date="2011-07-08T14:35:00Z">
        <w:r w:rsidR="00F71DDD">
          <w:rPr>
            <w:rFonts w:cs="Times New Roman"/>
          </w:rPr>
          <w:t>a flexibilidad</w:t>
        </w:r>
      </w:ins>
      <w:ins w:id="5492" w:author="Orion" w:date="2011-07-08T14:37:00Z">
        <w:r w:rsidR="00F71DDD">
          <w:rPr>
            <w:rFonts w:cs="Times New Roman"/>
          </w:rPr>
          <w:t xml:space="preserve"> </w:t>
        </w:r>
      </w:ins>
      <w:ins w:id="5493" w:author="Orion" w:date="2011-07-08T14:38:00Z">
        <w:r w:rsidR="00F71DDD">
          <w:rPr>
            <w:rFonts w:cs="Times New Roman"/>
          </w:rPr>
          <w:t>s</w:t>
        </w:r>
      </w:ins>
      <w:ins w:id="5494" w:author="Orion" w:date="2011-07-08T14:35:00Z">
        <w:r w:rsidR="00F71DDD">
          <w:rPr>
            <w:rFonts w:cs="Times New Roman"/>
          </w:rPr>
          <w:t>e ha podido observar en las pruebas</w:t>
        </w:r>
      </w:ins>
      <w:ins w:id="5495" w:author="Orion" w:date="2011-07-08T14:39:00Z">
        <w:r w:rsidR="00F71DDD">
          <w:rPr>
            <w:rFonts w:cs="Times New Roman"/>
          </w:rPr>
          <w:t>,</w:t>
        </w:r>
      </w:ins>
      <w:ins w:id="5496" w:author="Orion" w:date="2011-07-08T14:35:00Z">
        <w:r w:rsidR="00F71DDD">
          <w:rPr>
            <w:rFonts w:cs="Times New Roman"/>
          </w:rPr>
          <w:t xml:space="preserve"> donde se han hecho simulaciones de distinto n</w:t>
        </w:r>
      </w:ins>
      <w:ins w:id="5497" w:author="Orion" w:date="2011-07-08T14:36:00Z">
        <w:r w:rsidR="00F71DDD">
          <w:rPr>
            <w:rFonts w:cs="Times New Roman"/>
          </w:rPr>
          <w:t xml:space="preserve">úmero de vehículos, con distintos orígenes y destinos, </w:t>
        </w:r>
      </w:ins>
      <w:ins w:id="5498" w:author="Orion" w:date="2011-07-08T14:39:00Z">
        <w:r w:rsidR="00F71DDD">
          <w:rPr>
            <w:rFonts w:cs="Times New Roman"/>
          </w:rPr>
          <w:t xml:space="preserve">y </w:t>
        </w:r>
      </w:ins>
      <w:ins w:id="5499" w:author="Orion" w:date="2011-07-08T14:38:00Z">
        <w:r w:rsidR="00F71DDD">
          <w:rPr>
            <w:rFonts w:cs="Times New Roman"/>
          </w:rPr>
          <w:t>diferentes puntos de paso</w:t>
        </w:r>
      </w:ins>
      <w:ins w:id="5500" w:author="Orion" w:date="2011-07-08T14:40:00Z">
        <w:r w:rsidR="00F71DDD">
          <w:rPr>
            <w:rFonts w:cs="Times New Roman"/>
          </w:rPr>
          <w:t>,</w:t>
        </w:r>
      </w:ins>
      <w:ins w:id="5501" w:author="Orion" w:date="2011-07-08T14:39:00Z">
        <w:r w:rsidR="00F71DDD">
          <w:rPr>
            <w:rFonts w:cs="Times New Roman"/>
          </w:rPr>
          <w:t xml:space="preserve"> para</w:t>
        </w:r>
      </w:ins>
      <w:ins w:id="5502" w:author="Orion" w:date="2011-07-08T14:40:00Z">
        <w:r w:rsidR="00F71DDD">
          <w:rPr>
            <w:rFonts w:cs="Times New Roman"/>
          </w:rPr>
          <w:t>,</w:t>
        </w:r>
      </w:ins>
      <w:ins w:id="5503" w:author="Orion" w:date="2011-07-08T14:39:00Z">
        <w:r w:rsidR="00F71DDD">
          <w:rPr>
            <w:rFonts w:cs="Times New Roman"/>
          </w:rPr>
          <w:t xml:space="preserve"> de este modo</w:t>
        </w:r>
      </w:ins>
      <w:ins w:id="5504" w:author="Orion" w:date="2011-07-08T14:40:00Z">
        <w:r w:rsidR="00F71DDD">
          <w:rPr>
            <w:rFonts w:cs="Times New Roman"/>
          </w:rPr>
          <w:t>,</w:t>
        </w:r>
      </w:ins>
      <w:ins w:id="5505" w:author="Orion" w:date="2011-07-08T14:39:00Z">
        <w:r w:rsidR="00F71DDD">
          <w:rPr>
            <w:rFonts w:cs="Times New Roman"/>
          </w:rPr>
          <w:t xml:space="preserve"> hace</w:t>
        </w:r>
      </w:ins>
      <w:ins w:id="5506" w:author="Orion" w:date="2011-07-08T14:40:00Z">
        <w:r w:rsidR="00F71DDD">
          <w:rPr>
            <w:rFonts w:cs="Times New Roman"/>
          </w:rPr>
          <w:t>r</w:t>
        </w:r>
      </w:ins>
      <w:ins w:id="5507" w:author="Orion" w:date="2011-07-08T14:39:00Z">
        <w:r w:rsidR="00F71DDD">
          <w:rPr>
            <w:rFonts w:cs="Times New Roman"/>
          </w:rPr>
          <w:t xml:space="preserve"> una </w:t>
        </w:r>
      </w:ins>
      <w:ins w:id="5508" w:author="Orion" w:date="2011-07-08T14:40:00Z">
        <w:r w:rsidR="00F71DDD">
          <w:rPr>
            <w:rFonts w:cs="Times New Roman"/>
          </w:rPr>
          <w:t>simulación</w:t>
        </w:r>
      </w:ins>
      <w:ins w:id="5509" w:author="Orion" w:date="2011-07-08T14:39:00Z">
        <w:r w:rsidR="00F71DDD">
          <w:rPr>
            <w:rFonts w:cs="Times New Roman"/>
          </w:rPr>
          <w:t xml:space="preserve"> lo m</w:t>
        </w:r>
      </w:ins>
      <w:ins w:id="5510" w:author="Orion" w:date="2011-07-08T14:40:00Z">
        <w:r w:rsidR="00F71DDD">
          <w:rPr>
            <w:rFonts w:cs="Times New Roman"/>
          </w:rPr>
          <w:t>ás realista posible.</w:t>
        </w:r>
      </w:ins>
    </w:p>
    <w:p w14:paraId="20F75302" w14:textId="4B04EDA0" w:rsidR="000B5016" w:rsidRDefault="009A53B9">
      <w:pPr>
        <w:jc w:val="both"/>
        <w:rPr>
          <w:ins w:id="5511" w:author="Orion" w:date="2011-07-08T14:42:00Z"/>
          <w:rFonts w:cs="Times New Roman"/>
        </w:rPr>
        <w:pPrChange w:id="5512" w:author="Orion" w:date="2011-07-08T14:21:00Z">
          <w:pPr/>
        </w:pPrChange>
      </w:pPr>
      <w:ins w:id="5513" w:author="Orion" w:date="2011-07-08T14:52:00Z">
        <w:r>
          <w:rPr>
            <w:rFonts w:cs="Times New Roman"/>
          </w:rPr>
          <w:t>Los casos de prueba que se han llevado a cabo permiten</w:t>
        </w:r>
      </w:ins>
      <w:ins w:id="5514" w:author="Orion" w:date="2011-07-08T14:41:00Z">
        <w:r w:rsidR="000B5016">
          <w:rPr>
            <w:rFonts w:cs="Times New Roman"/>
          </w:rPr>
          <w:t xml:space="preserve"> afirmar que el modelo se ajusta bastante al mundo real, porque la mayoría de las conclusiones que </w:t>
        </w:r>
      </w:ins>
      <w:ins w:id="5515" w:author="Orion" w:date="2011-07-08T14:53:00Z">
        <w:r>
          <w:rPr>
            <w:rFonts w:cs="Times New Roman"/>
          </w:rPr>
          <w:t>se pueden</w:t>
        </w:r>
      </w:ins>
      <w:ins w:id="5516" w:author="Orion" w:date="2011-07-08T14:41:00Z">
        <w:r w:rsidR="000B5016">
          <w:rPr>
            <w:rFonts w:cs="Times New Roman"/>
          </w:rPr>
          <w:t xml:space="preserve"> sacar de estas pruebas se cumplen en la vida real.</w:t>
        </w:r>
      </w:ins>
    </w:p>
    <w:p w14:paraId="7F528146" w14:textId="5B6FE995" w:rsidR="00853A51" w:rsidRDefault="004A1DE4">
      <w:pPr>
        <w:jc w:val="both"/>
        <w:rPr>
          <w:ins w:id="5517" w:author="Orion" w:date="2011-07-08T15:01:00Z"/>
          <w:rFonts w:cs="Times New Roman"/>
        </w:rPr>
        <w:pPrChange w:id="5518" w:author="Orion" w:date="2011-07-08T14:21:00Z">
          <w:pPr/>
        </w:pPrChange>
      </w:pPr>
      <w:ins w:id="5519" w:author="Orion" w:date="2011-07-08T15:01:00Z">
        <w:r>
          <w:rPr>
            <w:rFonts w:cs="Times New Roman"/>
          </w:rPr>
          <w:t>Algunas de las conclusiones que se pueden sacar de las pruebas son:</w:t>
        </w:r>
      </w:ins>
    </w:p>
    <w:p w14:paraId="1CE0141A" w14:textId="0EF9E4EB" w:rsidR="004A1DE4" w:rsidRDefault="004A1DE4">
      <w:pPr>
        <w:pStyle w:val="ListParagraph"/>
        <w:numPr>
          <w:ilvl w:val="0"/>
          <w:numId w:val="36"/>
        </w:numPr>
        <w:jc w:val="both"/>
        <w:rPr>
          <w:ins w:id="5520" w:author="Orion" w:date="2011-07-08T15:03:00Z"/>
          <w:rFonts w:cs="Times New Roman"/>
        </w:rPr>
        <w:pPrChange w:id="5521" w:author="Orion" w:date="2011-07-08T15:02:00Z">
          <w:pPr/>
        </w:pPrChange>
      </w:pPr>
      <w:ins w:id="5522" w:author="Orion" w:date="2011-07-08T15:02:00Z">
        <w:r>
          <w:rPr>
            <w:rFonts w:cs="Times New Roman"/>
          </w:rPr>
          <w:t xml:space="preserve">A medida que se incrementa el número de aeronaves en la simulación el número de riesgos de conflicto aumenta. </w:t>
        </w:r>
      </w:ins>
      <w:ins w:id="5523" w:author="Orion" w:date="2011-07-08T15:03:00Z">
        <w:r>
          <w:rPr>
            <w:rFonts w:cs="Times New Roman"/>
          </w:rPr>
          <w:t>Est</w:t>
        </w:r>
      </w:ins>
      <w:ins w:id="5524" w:author="Orion" w:date="2011-07-08T15:04:00Z">
        <w:r>
          <w:rPr>
            <w:rFonts w:cs="Times New Roman"/>
          </w:rPr>
          <w:t xml:space="preserve">e resultado se ajusta bastante a la realidad, de hecho es uno de los principales </w:t>
        </w:r>
      </w:ins>
      <w:ins w:id="5525" w:author="Orion" w:date="2011-07-08T15:05:00Z">
        <w:r>
          <w:rPr>
            <w:rFonts w:cs="Times New Roman"/>
          </w:rPr>
          <w:t>problemas</w:t>
        </w:r>
      </w:ins>
      <w:ins w:id="5526" w:author="Orion" w:date="2011-07-08T15:04:00Z">
        <w:r>
          <w:rPr>
            <w:rFonts w:cs="Times New Roman"/>
          </w:rPr>
          <w:t xml:space="preserve"> de la saturaci</w:t>
        </w:r>
      </w:ins>
      <w:ins w:id="5527" w:author="Orion" w:date="2011-07-08T15:05:00Z">
        <w:r>
          <w:rPr>
            <w:rFonts w:cs="Times New Roman"/>
          </w:rPr>
          <w:t xml:space="preserve">ón del </w:t>
        </w:r>
        <w:proofErr w:type="spellStart"/>
        <w:r>
          <w:rPr>
            <w:rFonts w:cs="Times New Roman"/>
          </w:rPr>
          <w:t>trafico</w:t>
        </w:r>
        <w:proofErr w:type="spellEnd"/>
        <w:r>
          <w:rPr>
            <w:rFonts w:cs="Times New Roman"/>
          </w:rPr>
          <w:t xml:space="preserve"> aéreo.</w:t>
        </w:r>
      </w:ins>
      <w:ins w:id="5528" w:author="Orion" w:date="2011-07-08T15:03:00Z">
        <w:r>
          <w:rPr>
            <w:rFonts w:cs="Times New Roman"/>
          </w:rPr>
          <w:t xml:space="preserve"> </w:t>
        </w:r>
      </w:ins>
    </w:p>
    <w:p w14:paraId="2C9989A0" w14:textId="187C6BDA" w:rsidR="004A1DE4" w:rsidRDefault="00F72322">
      <w:pPr>
        <w:pStyle w:val="ListParagraph"/>
        <w:numPr>
          <w:ilvl w:val="0"/>
          <w:numId w:val="36"/>
        </w:numPr>
        <w:jc w:val="both"/>
        <w:rPr>
          <w:ins w:id="5529" w:author="Orion" w:date="2011-07-08T16:02:00Z"/>
          <w:rFonts w:cs="Times New Roman"/>
        </w:rPr>
        <w:pPrChange w:id="5530" w:author="Orion" w:date="2011-07-08T15:02:00Z">
          <w:pPr/>
        </w:pPrChange>
      </w:pPr>
      <w:ins w:id="5531" w:author="Orion" w:date="2011-07-08T15:07:00Z">
        <w:r>
          <w:rPr>
            <w:rFonts w:cs="Times New Roman"/>
          </w:rPr>
          <w:t>Las características y el estado actual de los pilotos influye notablemente en</w:t>
        </w:r>
      </w:ins>
      <w:ins w:id="5532" w:author="Orion" w:date="2011-07-08T15:08:00Z">
        <w:r>
          <w:rPr>
            <w:rFonts w:cs="Times New Roman"/>
          </w:rPr>
          <w:t xml:space="preserve"> la evaluación de las situaciones y </w:t>
        </w:r>
      </w:ins>
      <w:ins w:id="5533" w:author="Orion" w:date="2011-07-08T15:07:00Z">
        <w:r>
          <w:rPr>
            <w:rFonts w:cs="Times New Roman"/>
          </w:rPr>
          <w:t xml:space="preserve">toma de decisiones </w:t>
        </w:r>
      </w:ins>
      <w:ins w:id="5534" w:author="Orion" w:date="2011-07-08T15:08:00Z">
        <w:r>
          <w:rPr>
            <w:rFonts w:cs="Times New Roman"/>
          </w:rPr>
          <w:t>por parte de estos.</w:t>
        </w:r>
      </w:ins>
      <w:ins w:id="5535" w:author="Orion" w:date="2011-07-08T15:58:00Z">
        <w:r w:rsidR="0072018D">
          <w:rPr>
            <w:rFonts w:cs="Times New Roman"/>
          </w:rPr>
          <w:t xml:space="preserve"> </w:t>
        </w:r>
      </w:ins>
      <w:ins w:id="5536" w:author="Orion" w:date="2011-07-08T15:59:00Z">
        <w:r w:rsidR="0072018D">
          <w:rPr>
            <w:rFonts w:cs="Times New Roman"/>
          </w:rPr>
          <w:t>Observándose</w:t>
        </w:r>
      </w:ins>
      <w:ins w:id="5537" w:author="Orion" w:date="2011-07-08T15:58:00Z">
        <w:r w:rsidR="0072018D">
          <w:rPr>
            <w:rFonts w:cs="Times New Roman"/>
          </w:rPr>
          <w:t xml:space="preserve"> que ta</w:t>
        </w:r>
      </w:ins>
      <w:ins w:id="5538" w:author="Orion" w:date="2011-07-08T15:59:00Z">
        <w:r w:rsidR="0072018D">
          <w:rPr>
            <w:rFonts w:cs="Times New Roman"/>
          </w:rPr>
          <w:t>n</w:t>
        </w:r>
      </w:ins>
      <w:ins w:id="5539" w:author="Orion" w:date="2011-07-08T15:58:00Z">
        <w:r w:rsidR="0072018D">
          <w:rPr>
            <w:rFonts w:cs="Times New Roman"/>
          </w:rPr>
          <w:t xml:space="preserve">to los pilotos menos experimentados como aquellos que tienen altos niveles de </w:t>
        </w:r>
      </w:ins>
      <w:ins w:id="5540" w:author="Orion" w:date="2011-07-08T15:59:00Z">
        <w:r w:rsidR="0072018D">
          <w:rPr>
            <w:rFonts w:cs="Times New Roman"/>
          </w:rPr>
          <w:t>estrés</w:t>
        </w:r>
      </w:ins>
      <w:ins w:id="5541" w:author="Orion" w:date="2011-07-08T15:58:00Z">
        <w:r w:rsidR="0072018D">
          <w:rPr>
            <w:rFonts w:cs="Times New Roman"/>
          </w:rPr>
          <w:t xml:space="preserve"> o fatiga</w:t>
        </w:r>
      </w:ins>
      <w:ins w:id="5542" w:author="Orion" w:date="2011-07-08T15:59:00Z">
        <w:r w:rsidR="0072018D">
          <w:rPr>
            <w:rFonts w:cs="Times New Roman"/>
          </w:rPr>
          <w:t xml:space="preserve"> </w:t>
        </w:r>
      </w:ins>
      <w:ins w:id="5543" w:author="Orion" w:date="2011-07-08T16:00:00Z">
        <w:r w:rsidR="0072018D">
          <w:rPr>
            <w:rFonts w:cs="Times New Roman"/>
          </w:rPr>
          <w:t>consumen</w:t>
        </w:r>
      </w:ins>
      <w:ins w:id="5544" w:author="Orion" w:date="2011-07-08T15:59:00Z">
        <w:r w:rsidR="0072018D">
          <w:rPr>
            <w:rFonts w:cs="Times New Roman"/>
          </w:rPr>
          <w:t xml:space="preserve"> bastante </w:t>
        </w:r>
      </w:ins>
      <w:ins w:id="5545" w:author="Orion" w:date="2011-07-08T16:00:00Z">
        <w:r w:rsidR="0072018D">
          <w:rPr>
            <w:rFonts w:cs="Times New Roman"/>
          </w:rPr>
          <w:t>tiempo a la hora de llevar a cabo las maniobras que se proponen. Esto influirá negativamente en</w:t>
        </w:r>
      </w:ins>
      <w:ins w:id="5546" w:author="Orion" w:date="2011-07-08T16:02:00Z">
        <w:r w:rsidR="0072018D">
          <w:rPr>
            <w:rFonts w:cs="Times New Roman"/>
          </w:rPr>
          <w:t xml:space="preserve"> previsión de trayectorias de las aeronaves</w:t>
        </w:r>
      </w:ins>
      <w:ins w:id="5547" w:author="Orion" w:date="2011-07-08T16:00:00Z">
        <w:r w:rsidR="0072018D">
          <w:rPr>
            <w:rFonts w:cs="Times New Roman"/>
          </w:rPr>
          <w:t xml:space="preserve"> y en la reducci</w:t>
        </w:r>
      </w:ins>
      <w:ins w:id="5548" w:author="Orion" w:date="2011-07-08T16:01:00Z">
        <w:r w:rsidR="0072018D">
          <w:rPr>
            <w:rFonts w:cs="Times New Roman"/>
          </w:rPr>
          <w:t xml:space="preserve">ón de </w:t>
        </w:r>
      </w:ins>
      <w:ins w:id="5549" w:author="Orion" w:date="2011-07-08T16:03:00Z">
        <w:r w:rsidR="0072018D">
          <w:rPr>
            <w:rFonts w:cs="Times New Roman"/>
          </w:rPr>
          <w:t xml:space="preserve">los </w:t>
        </w:r>
      </w:ins>
      <w:ins w:id="5550" w:author="Orion" w:date="2011-07-08T16:01:00Z">
        <w:r w:rsidR="0072018D">
          <w:rPr>
            <w:rFonts w:cs="Times New Roman"/>
          </w:rPr>
          <w:t>riesgos de conflicto entre aviones.</w:t>
        </w:r>
      </w:ins>
      <w:ins w:id="5551" w:author="Orion" w:date="2011-07-08T16:15:00Z">
        <w:r w:rsidR="00741207">
          <w:rPr>
            <w:rFonts w:cs="Times New Roman"/>
          </w:rPr>
          <w:t xml:space="preserve"> Esto se puede ver claramente ya que en los casos expuestos donde los valores</w:t>
        </w:r>
      </w:ins>
      <w:ins w:id="5552" w:author="Orion" w:date="2011-07-08T16:17:00Z">
        <w:r w:rsidR="00741207">
          <w:rPr>
            <w:rFonts w:cs="Times New Roman"/>
          </w:rPr>
          <w:t xml:space="preserve"> de experiencia eran bajos, y de estrés y fatiga altos, el número y proximidad de riesgos de conflicto aumentaba,</w:t>
        </w:r>
      </w:ins>
      <w:ins w:id="5553" w:author="Orion" w:date="2011-07-08T16:15:00Z">
        <w:r w:rsidR="00741207">
          <w:rPr>
            <w:rFonts w:cs="Times New Roman"/>
          </w:rPr>
          <w:t xml:space="preserve"> hasta tal punto que en ciertas ocasiones se llegaba a estados de riesgo</w:t>
        </w:r>
      </w:ins>
      <w:ins w:id="5554" w:author="Orion" w:date="2011-07-08T16:16:00Z">
        <w:r w:rsidR="00741207">
          <w:rPr>
            <w:rFonts w:cs="Times New Roman"/>
          </w:rPr>
          <w:t xml:space="preserve"> real de posible conflicto.</w:t>
        </w:r>
      </w:ins>
    </w:p>
    <w:p w14:paraId="2E8DF27D" w14:textId="49F1F893" w:rsidR="0072018D" w:rsidRPr="00442C93" w:rsidRDefault="007D29F5">
      <w:pPr>
        <w:pStyle w:val="ListParagraph"/>
        <w:numPr>
          <w:ilvl w:val="0"/>
          <w:numId w:val="36"/>
        </w:numPr>
        <w:jc w:val="both"/>
        <w:rPr>
          <w:ins w:id="5555" w:author="Orion" w:date="2011-07-08T14:42:00Z"/>
          <w:rFonts w:cs="Times New Roman"/>
        </w:rPr>
        <w:pPrChange w:id="5556" w:author="Orion" w:date="2011-07-08T15:02:00Z">
          <w:pPr/>
        </w:pPrChange>
      </w:pPr>
      <w:ins w:id="5557" w:author="Orion" w:date="2011-07-08T16:07:00Z">
        <w:r>
          <w:rPr>
            <w:rFonts w:cs="Times New Roman"/>
          </w:rPr>
          <w:t>Contar con elementos cuyas</w:t>
        </w:r>
      </w:ins>
      <w:ins w:id="5558" w:author="Orion" w:date="2011-07-08T16:09:00Z">
        <w:r>
          <w:rPr>
            <w:rFonts w:cs="Times New Roman"/>
          </w:rPr>
          <w:t xml:space="preserve"> evaluaciones y </w:t>
        </w:r>
      </w:ins>
      <w:ins w:id="5559" w:author="Orion" w:date="2011-07-08T16:07:00Z">
        <w:r>
          <w:rPr>
            <w:rFonts w:cs="Times New Roman"/>
          </w:rPr>
          <w:t xml:space="preserve">decisiones  son ejecutadas </w:t>
        </w:r>
      </w:ins>
      <w:ins w:id="5560" w:author="Orion" w:date="2011-07-08T16:08:00Z">
        <w:r>
          <w:rPr>
            <w:rFonts w:cs="Times New Roman"/>
          </w:rPr>
          <w:t xml:space="preserve">prácticamente </w:t>
        </w:r>
      </w:ins>
      <w:ins w:id="5561" w:author="Orion" w:date="2011-07-08T16:07:00Z">
        <w:r>
          <w:rPr>
            <w:rFonts w:cs="Times New Roman"/>
          </w:rPr>
          <w:t>en tiempo real</w:t>
        </w:r>
      </w:ins>
      <w:ins w:id="5562" w:author="Orion" w:date="2011-07-08T16:09:00Z">
        <w:r>
          <w:rPr>
            <w:rFonts w:cs="Times New Roman"/>
          </w:rPr>
          <w:t xml:space="preserve"> </w:t>
        </w:r>
      </w:ins>
      <w:ins w:id="5563" w:author="Orion" w:date="2011-07-08T16:10:00Z">
        <w:r>
          <w:rPr>
            <w:rFonts w:cs="Times New Roman"/>
          </w:rPr>
          <w:t>contribuye muy positivamente</w:t>
        </w:r>
      </w:ins>
      <w:ins w:id="5564" w:author="Orion" w:date="2011-07-08T16:13:00Z">
        <w:r>
          <w:rPr>
            <w:rFonts w:cs="Times New Roman"/>
          </w:rPr>
          <w:t xml:space="preserve"> a</w:t>
        </w:r>
      </w:ins>
      <w:ins w:id="5565" w:author="Orion" w:date="2011-07-08T16:10:00Z">
        <w:r>
          <w:rPr>
            <w:rFonts w:cs="Times New Roman"/>
          </w:rPr>
          <w:t xml:space="preserve"> </w:t>
        </w:r>
      </w:ins>
      <w:ins w:id="5566" w:author="Orion" w:date="2011-07-08T16:12:00Z">
        <w:r>
          <w:rPr>
            <w:rFonts w:cs="Times New Roman"/>
          </w:rPr>
          <w:t>dar fluidez a</w:t>
        </w:r>
      </w:ins>
      <w:ins w:id="5567" w:author="Orion" w:date="2011-07-08T16:11:00Z">
        <w:r>
          <w:rPr>
            <w:rFonts w:cs="Times New Roman"/>
          </w:rPr>
          <w:t>l tr</w:t>
        </w:r>
      </w:ins>
      <w:ins w:id="5568" w:author="Orion" w:date="2011-07-08T16:12:00Z">
        <w:r>
          <w:rPr>
            <w:rFonts w:cs="Times New Roman"/>
          </w:rPr>
          <w:t>á</w:t>
        </w:r>
      </w:ins>
      <w:ins w:id="5569" w:author="Orion" w:date="2011-07-08T16:11:00Z">
        <w:r>
          <w:rPr>
            <w:rFonts w:cs="Times New Roman"/>
          </w:rPr>
          <w:t xml:space="preserve">fico y </w:t>
        </w:r>
      </w:ins>
      <w:ins w:id="5570" w:author="Orion" w:date="2011-07-08T16:13:00Z">
        <w:r>
          <w:rPr>
            <w:rFonts w:cs="Times New Roman"/>
          </w:rPr>
          <w:t>reducir el número de</w:t>
        </w:r>
      </w:ins>
      <w:ins w:id="5571" w:author="Orion" w:date="2011-07-08T16:11:00Z">
        <w:r>
          <w:rPr>
            <w:rFonts w:cs="Times New Roman"/>
          </w:rPr>
          <w:t xml:space="preserve"> conflictos</w:t>
        </w:r>
      </w:ins>
      <w:ins w:id="5572" w:author="Orion" w:date="2011-07-08T16:09:00Z">
        <w:r>
          <w:rPr>
            <w:rFonts w:cs="Times New Roman"/>
          </w:rPr>
          <w:t xml:space="preserve">. </w:t>
        </w:r>
      </w:ins>
      <w:ins w:id="5573" w:author="Orion" w:date="2011-07-08T16:13:00Z">
        <w:r>
          <w:rPr>
            <w:rFonts w:cs="Times New Roman"/>
          </w:rPr>
          <w:t>L</w:t>
        </w:r>
        <w:r w:rsidR="00026233">
          <w:rPr>
            <w:rFonts w:cs="Times New Roman"/>
          </w:rPr>
          <w:t xml:space="preserve">a mejora es tal </w:t>
        </w:r>
      </w:ins>
      <w:ins w:id="5574" w:author="Orion" w:date="2011-07-08T16:09:00Z">
        <w:r>
          <w:rPr>
            <w:rFonts w:cs="Times New Roman"/>
          </w:rPr>
          <w:t>que l</w:t>
        </w:r>
      </w:ins>
      <w:ins w:id="5575" w:author="Orion" w:date="2011-07-08T16:02:00Z">
        <w:r>
          <w:rPr>
            <w:rFonts w:cs="Times New Roman"/>
          </w:rPr>
          <w:t>a introducci</w:t>
        </w:r>
      </w:ins>
      <w:ins w:id="5576" w:author="Orion" w:date="2011-07-08T16:04:00Z">
        <w:r>
          <w:rPr>
            <w:rFonts w:cs="Times New Roman"/>
          </w:rPr>
          <w:t xml:space="preserve">ón de la tecnología de los </w:t>
        </w:r>
        <w:proofErr w:type="spellStart"/>
        <w:r>
          <w:rPr>
            <w:rFonts w:cs="Times New Roman"/>
          </w:rPr>
          <w:t>UAVs</w:t>
        </w:r>
      </w:ins>
      <w:proofErr w:type="spellEnd"/>
      <w:ins w:id="5577" w:author="Orion" w:date="2011-07-08T16:14:00Z">
        <w:r w:rsidR="00741207">
          <w:rPr>
            <w:rFonts w:cs="Times New Roman"/>
          </w:rPr>
          <w:t xml:space="preserve"> podría</w:t>
        </w:r>
      </w:ins>
      <w:ins w:id="5578" w:author="Orion" w:date="2011-07-08T16:04:00Z">
        <w:r>
          <w:rPr>
            <w:rFonts w:cs="Times New Roman"/>
          </w:rPr>
          <w:t xml:space="preserve"> permitir</w:t>
        </w:r>
      </w:ins>
      <w:ins w:id="5579" w:author="Orion" w:date="2011-07-08T16:14:00Z">
        <w:r w:rsidR="00741207">
          <w:rPr>
            <w:rFonts w:cs="Times New Roman"/>
          </w:rPr>
          <w:t xml:space="preserve">, </w:t>
        </w:r>
      </w:ins>
      <w:ins w:id="5580" w:author="Orion" w:date="2011-07-08T16:19:00Z">
        <w:r w:rsidR="00F37798">
          <w:rPr>
            <w:rFonts w:cs="Times New Roman"/>
          </w:rPr>
          <w:t>hasta cierto punto</w:t>
        </w:r>
      </w:ins>
      <w:ins w:id="5581" w:author="Orion" w:date="2011-07-08T16:14:00Z">
        <w:r w:rsidR="00741207">
          <w:rPr>
            <w:rFonts w:cs="Times New Roman"/>
          </w:rPr>
          <w:t>,</w:t>
        </w:r>
      </w:ins>
      <w:ins w:id="5582" w:author="Orion" w:date="2011-07-08T16:04:00Z">
        <w:r>
          <w:rPr>
            <w:rFonts w:cs="Times New Roman"/>
          </w:rPr>
          <w:t xml:space="preserve"> paliar los riesgos que supone </w:t>
        </w:r>
      </w:ins>
      <w:ins w:id="5583" w:author="Orion" w:date="2011-07-08T16:19:00Z">
        <w:r w:rsidR="00F37798">
          <w:rPr>
            <w:rFonts w:cs="Times New Roman"/>
          </w:rPr>
          <w:t xml:space="preserve">que </w:t>
        </w:r>
      </w:ins>
      <w:ins w:id="5584" w:author="Orion" w:date="2011-07-08T16:09:00Z">
        <w:r>
          <w:rPr>
            <w:rFonts w:cs="Times New Roman"/>
          </w:rPr>
          <w:t>se encuentren</w:t>
        </w:r>
      </w:ins>
      <w:ins w:id="5585" w:author="Orion" w:date="2011-07-08T16:06:00Z">
        <w:r>
          <w:rPr>
            <w:rFonts w:cs="Times New Roman"/>
          </w:rPr>
          <w:t xml:space="preserve"> volando</w:t>
        </w:r>
      </w:ins>
      <w:ins w:id="5586" w:author="Orion" w:date="2011-07-08T16:04:00Z">
        <w:r>
          <w:rPr>
            <w:rFonts w:cs="Times New Roman"/>
          </w:rPr>
          <w:t xml:space="preserve"> </w:t>
        </w:r>
      </w:ins>
      <w:ins w:id="5587" w:author="Orion" w:date="2011-07-08T16:05:00Z">
        <w:r>
          <w:rPr>
            <w:rFonts w:cs="Times New Roman"/>
          </w:rPr>
          <w:t>en el espacio aéreo</w:t>
        </w:r>
      </w:ins>
      <w:ins w:id="5588" w:author="Orion" w:date="2011-07-08T16:06:00Z">
        <w:r>
          <w:rPr>
            <w:rFonts w:cs="Times New Roman"/>
          </w:rPr>
          <w:t xml:space="preserve"> aviones manejados por</w:t>
        </w:r>
      </w:ins>
      <w:ins w:id="5589" w:author="Orion" w:date="2011-07-08T16:05:00Z">
        <w:r>
          <w:rPr>
            <w:rFonts w:cs="Times New Roman"/>
          </w:rPr>
          <w:t xml:space="preserve"> </w:t>
        </w:r>
      </w:ins>
      <w:ins w:id="5590" w:author="Orion" w:date="2011-07-08T16:04:00Z">
        <w:r>
          <w:rPr>
            <w:rFonts w:cs="Times New Roman"/>
          </w:rPr>
          <w:t xml:space="preserve">pilotos con mucho </w:t>
        </w:r>
      </w:ins>
      <w:ins w:id="5591" w:author="Orion" w:date="2011-07-08T16:05:00Z">
        <w:r>
          <w:rPr>
            <w:rFonts w:cs="Times New Roman"/>
          </w:rPr>
          <w:t>estrés</w:t>
        </w:r>
      </w:ins>
      <w:ins w:id="5592" w:author="Orion" w:date="2011-07-08T16:04:00Z">
        <w:r>
          <w:rPr>
            <w:rFonts w:cs="Times New Roman"/>
          </w:rPr>
          <w:t xml:space="preserve"> </w:t>
        </w:r>
      </w:ins>
      <w:ins w:id="5593" w:author="Orion" w:date="2011-07-08T16:05:00Z">
        <w:r>
          <w:rPr>
            <w:rFonts w:cs="Times New Roman"/>
          </w:rPr>
          <w:t>o fatiga</w:t>
        </w:r>
      </w:ins>
      <w:ins w:id="5594" w:author="Orion" w:date="2011-07-08T16:06:00Z">
        <w:r>
          <w:rPr>
            <w:rFonts w:cs="Times New Roman"/>
          </w:rPr>
          <w:t>,</w:t>
        </w:r>
      </w:ins>
      <w:ins w:id="5595" w:author="Orion" w:date="2011-07-08T16:05:00Z">
        <w:r>
          <w:rPr>
            <w:rFonts w:cs="Times New Roman"/>
          </w:rPr>
          <w:t xml:space="preserve"> o con bajos niveles de experiencia.</w:t>
        </w:r>
      </w:ins>
    </w:p>
    <w:p w14:paraId="40DD8774" w14:textId="77777777" w:rsidR="00374917" w:rsidRDefault="00374917">
      <w:pPr>
        <w:jc w:val="both"/>
        <w:rPr>
          <w:ins w:id="5596" w:author="Orion" w:date="2011-05-05T17:41:00Z"/>
          <w:rFonts w:cs="Times New Roman"/>
        </w:rPr>
        <w:pPrChange w:id="5597" w:author="Orion" w:date="2011-07-08T14:21:00Z">
          <w:pPr/>
        </w:pPrChange>
      </w:pPr>
    </w:p>
    <w:p w14:paraId="59A9F4A7" w14:textId="77777777" w:rsidR="00B937FD" w:rsidRDefault="00B937FD" w:rsidP="00B937FD">
      <w:pPr>
        <w:pStyle w:val="Title"/>
        <w:outlineLvl w:val="0"/>
        <w:rPr>
          <w:ins w:id="5598" w:author="Orion" w:date="2011-05-05T17:41:00Z"/>
          <w:rFonts w:ascii="Times New Roman" w:hAnsi="Times New Roman" w:cs="Times New Roman"/>
        </w:rPr>
      </w:pPr>
      <w:bookmarkStart w:id="5599" w:name="_Toc298231246"/>
      <w:ins w:id="5600" w:author="Orion" w:date="2011-05-05T17:41:00Z">
        <w:r>
          <w:rPr>
            <w:rFonts w:ascii="Times New Roman" w:hAnsi="Times New Roman" w:cs="Times New Roman"/>
          </w:rPr>
          <w:t>Conclusión y trabajo futuro</w:t>
        </w:r>
        <w:bookmarkEnd w:id="5599"/>
      </w:ins>
    </w:p>
    <w:p w14:paraId="00DE04D0" w14:textId="103819FE" w:rsidR="003B5EF7" w:rsidRPr="003B5EF7" w:rsidRDefault="003B5EF7">
      <w:pPr>
        <w:outlineLvl w:val="1"/>
        <w:rPr>
          <w:ins w:id="5601" w:author="Orion" w:date="2011-07-09T18:49:00Z"/>
          <w:rFonts w:eastAsiaTheme="majorEastAsia" w:cs="Times New Roman"/>
          <w:color w:val="1F497D" w:themeColor="text2"/>
          <w:spacing w:val="15"/>
          <w:szCs w:val="21"/>
          <w:u w:val="single"/>
          <w:rPrChange w:id="5602" w:author="Orion" w:date="2011-07-09T18:50:00Z">
            <w:rPr>
              <w:ins w:id="5603" w:author="Orion" w:date="2011-07-09T18:49:00Z"/>
            </w:rPr>
          </w:rPrChange>
        </w:rPr>
        <w:pPrChange w:id="5604" w:author="Orion" w:date="2011-07-09T18:50:00Z">
          <w:pPr>
            <w:spacing w:before="120"/>
            <w:ind w:left="360"/>
            <w:jc w:val="both"/>
          </w:pPr>
        </w:pPrChange>
      </w:pPr>
      <w:bookmarkStart w:id="5605" w:name="_Toc298231247"/>
      <w:ins w:id="5606" w:author="Orion" w:date="2011-07-09T18:49:00Z">
        <w:r w:rsidRPr="003B5EF7">
          <w:rPr>
            <w:rFonts w:eastAsiaTheme="majorEastAsia" w:cs="Times New Roman"/>
            <w:color w:val="1F497D" w:themeColor="text2"/>
            <w:spacing w:val="15"/>
            <w:szCs w:val="21"/>
            <w:u w:val="single"/>
            <w:rPrChange w:id="5607" w:author="Orion" w:date="2011-07-09T18:50:00Z">
              <w:rPr/>
            </w:rPrChange>
          </w:rPr>
          <w:t>Conclusi</w:t>
        </w:r>
      </w:ins>
      <w:ins w:id="5608" w:author="Orion" w:date="2011-07-09T18:50:00Z">
        <w:r w:rsidRPr="003B5EF7">
          <w:rPr>
            <w:rFonts w:eastAsiaTheme="majorEastAsia" w:cs="Times New Roman"/>
            <w:color w:val="1F497D" w:themeColor="text2"/>
            <w:spacing w:val="15"/>
            <w:szCs w:val="21"/>
            <w:u w:val="single"/>
            <w:rPrChange w:id="5609" w:author="Orion" w:date="2011-07-09T18:50:00Z">
              <w:rPr/>
            </w:rPrChange>
          </w:rPr>
          <w:t>ón</w:t>
        </w:r>
      </w:ins>
      <w:bookmarkEnd w:id="5605"/>
    </w:p>
    <w:p w14:paraId="308AE70A" w14:textId="305CFDB2" w:rsidR="0050085B" w:rsidRDefault="004721CC">
      <w:pPr>
        <w:spacing w:before="120"/>
        <w:jc w:val="both"/>
        <w:rPr>
          <w:ins w:id="5610" w:author="Orion" w:date="2011-07-08T17:12:00Z"/>
        </w:rPr>
        <w:pPrChange w:id="5611" w:author="Orion" w:date="2011-07-09T18:46:00Z">
          <w:pPr>
            <w:spacing w:before="120"/>
            <w:ind w:left="360"/>
            <w:jc w:val="both"/>
          </w:pPr>
        </w:pPrChange>
      </w:pPr>
      <w:ins w:id="5612" w:author="Orion" w:date="2011-07-08T17:02:00Z">
        <w:r>
          <w:t xml:space="preserve">El objetivo de este trabajo ha sido </w:t>
        </w:r>
      </w:ins>
      <w:ins w:id="5613" w:author="Orion" w:date="2011-07-08T16:59:00Z">
        <w:r w:rsidR="0050085B" w:rsidRPr="0050085B">
          <w:rPr>
            <w:rPrChange w:id="5614" w:author="Orion" w:date="2011-07-08T16:59:00Z">
              <w:rPr>
                <w:highlight w:val="yellow"/>
              </w:rPr>
            </w:rPrChange>
          </w:rPr>
          <w:t>analizar los requisitos que debe satisfacer un marco flexible y realista de simulación del tráfico</w:t>
        </w:r>
        <w:r w:rsidR="0050085B">
          <w:t xml:space="preserve"> aéreo</w:t>
        </w:r>
        <w:r w:rsidR="0050085B" w:rsidRPr="0050085B">
          <w:rPr>
            <w:rPrChange w:id="5615" w:author="Orion" w:date="2011-07-08T16:59:00Z">
              <w:rPr>
                <w:highlight w:val="yellow"/>
              </w:rPr>
            </w:rPrChange>
          </w:rPr>
          <w:t xml:space="preserve">, y realizar </w:t>
        </w:r>
      </w:ins>
      <w:ins w:id="5616" w:author="Orion" w:date="2011-07-08T17:04:00Z">
        <w:r>
          <w:t xml:space="preserve">un </w:t>
        </w:r>
      </w:ins>
      <w:ins w:id="5617" w:author="Orion" w:date="2011-07-08T17:03:00Z">
        <w:r>
          <w:t xml:space="preserve">diseño que aporte </w:t>
        </w:r>
      </w:ins>
      <w:ins w:id="5618" w:author="Orion" w:date="2011-07-08T16:59:00Z">
        <w:r w:rsidR="0050085B" w:rsidRPr="0050085B">
          <w:rPr>
            <w:rPrChange w:id="5619" w:author="Orion" w:date="2011-07-08T16:59:00Z">
              <w:rPr>
                <w:highlight w:val="yellow"/>
              </w:rPr>
            </w:rPrChange>
          </w:rPr>
          <w:t xml:space="preserve">la base para incorporar y extender dichos requisitos. En particular, se ha analizado la importancia que para estas simulaciones tiene considerar el comportamiento de los </w:t>
        </w:r>
      </w:ins>
      <w:ins w:id="5620" w:author="Orion" w:date="2011-07-08T17:00:00Z">
        <w:r w:rsidR="0050085B">
          <w:t xml:space="preserve">humanos </w:t>
        </w:r>
      </w:ins>
      <w:ins w:id="5621" w:author="Orion" w:date="2011-07-08T17:01:00Z">
        <w:r w:rsidR="0050085B">
          <w:t xml:space="preserve">que intervienen </w:t>
        </w:r>
      </w:ins>
      <w:ins w:id="5622" w:author="Orion" w:date="2011-07-08T17:00:00Z">
        <w:r w:rsidR="0050085B">
          <w:t xml:space="preserve">como pilotos, controladores, </w:t>
        </w:r>
        <w:r w:rsidR="0050085B">
          <w:lastRenderedPageBreak/>
          <w:t>gestores de panes de vuelo, etc</w:t>
        </w:r>
      </w:ins>
      <w:ins w:id="5623" w:author="Orion" w:date="2011-07-08T16:59:00Z">
        <w:r w:rsidR="0050085B" w:rsidRPr="0050085B">
          <w:rPr>
            <w:rPrChange w:id="5624" w:author="Orion" w:date="2011-07-08T16:59:00Z">
              <w:rPr>
                <w:highlight w:val="yellow"/>
              </w:rPr>
            </w:rPrChange>
          </w:rPr>
          <w:t>.</w:t>
        </w:r>
        <w:r w:rsidR="0050085B">
          <w:t xml:space="preserve"> </w:t>
        </w:r>
      </w:ins>
      <w:ins w:id="5625" w:author="Orion" w:date="2011-07-08T17:06:00Z">
        <w:r>
          <w:t>De acuerdo a</w:t>
        </w:r>
      </w:ins>
      <w:ins w:id="5626" w:author="Orion" w:date="2011-07-08T16:59:00Z">
        <w:r w:rsidR="0050085B">
          <w:t xml:space="preserve"> los experimentos realizados, trabajar con estos aspectos es </w:t>
        </w:r>
        <w:r w:rsidR="0050085B" w:rsidRPr="00C60BE8">
          <w:t xml:space="preserve">fundamental para entender </w:t>
        </w:r>
        <w:r w:rsidR="0050085B">
          <w:t>ciertas características del</w:t>
        </w:r>
        <w:r w:rsidR="0050085B" w:rsidRPr="00C60BE8">
          <w:t xml:space="preserve"> tráfico</w:t>
        </w:r>
      </w:ins>
      <w:ins w:id="5627" w:author="Orion" w:date="2011-07-08T17:04:00Z">
        <w:r>
          <w:t xml:space="preserve"> aéreo</w:t>
        </w:r>
      </w:ins>
      <w:ins w:id="5628" w:author="Orion" w:date="2011-07-08T16:59:00Z">
        <w:r w:rsidR="0050085B">
          <w:t>.</w:t>
        </w:r>
      </w:ins>
      <w:ins w:id="5629" w:author="Orion" w:date="2011-07-08T17:05:00Z">
        <w:r>
          <w:t xml:space="preserve"> </w:t>
        </w:r>
      </w:ins>
      <w:ins w:id="5630" w:author="Orion" w:date="2011-07-08T17:11:00Z">
        <w:r w:rsidR="00E056FD">
          <w:t>Como consecuencia de la implementación de d</w:t>
        </w:r>
      </w:ins>
      <w:ins w:id="5631" w:author="Orion" w:date="2011-07-08T17:09:00Z">
        <w:r w:rsidR="00E056FD">
          <w:t xml:space="preserve">icho trabajo </w:t>
        </w:r>
      </w:ins>
      <w:ins w:id="5632" w:author="Orion" w:date="2011-07-08T17:11:00Z">
        <w:r w:rsidR="00E056FD">
          <w:t>se ha podido</w:t>
        </w:r>
      </w:ins>
      <w:ins w:id="5633" w:author="Orion" w:date="2011-07-08T17:09:00Z">
        <w:r w:rsidR="00E056FD">
          <w:t xml:space="preserve"> a su vez </w:t>
        </w:r>
      </w:ins>
      <w:ins w:id="5634" w:author="Orion" w:date="2011-07-08T17:10:00Z">
        <w:r w:rsidR="00E056FD">
          <w:t>observar</w:t>
        </w:r>
      </w:ins>
      <w:ins w:id="5635" w:author="Orion" w:date="2011-07-08T17:09:00Z">
        <w:r w:rsidR="00E056FD">
          <w:t xml:space="preserve"> que la introducción de nuevas tecnologías</w:t>
        </w:r>
      </w:ins>
      <w:ins w:id="5636" w:author="Orion" w:date="2011-07-08T17:11:00Z">
        <w:r w:rsidR="00E056FD">
          <w:t xml:space="preserve"> como l</w:t>
        </w:r>
      </w:ins>
      <w:ins w:id="5637" w:author="Orion" w:date="2011-07-08T17:12:00Z">
        <w:r w:rsidR="00E056FD">
          <w:t>a de los</w:t>
        </w:r>
      </w:ins>
      <w:ins w:id="5638" w:author="Orion" w:date="2011-07-08T17:11:00Z">
        <w:r w:rsidR="00E056FD">
          <w:t xml:space="preserve"> </w:t>
        </w:r>
        <w:proofErr w:type="spellStart"/>
        <w:r w:rsidR="00E056FD">
          <w:t>UAVs</w:t>
        </w:r>
      </w:ins>
      <w:proofErr w:type="spellEnd"/>
      <w:ins w:id="5639" w:author="Orion" w:date="2011-07-08T17:09:00Z">
        <w:r w:rsidR="00E056FD">
          <w:t xml:space="preserve"> puede influir positivamente en</w:t>
        </w:r>
      </w:ins>
      <w:ins w:id="5640" w:author="Orion" w:date="2011-07-08T17:10:00Z">
        <w:r w:rsidR="00E056FD">
          <w:t xml:space="preserve"> solucionar parte de los problemas que hay actualmente en</w:t>
        </w:r>
      </w:ins>
      <w:ins w:id="5641" w:author="Orion" w:date="2011-07-08T17:09:00Z">
        <w:r w:rsidR="00E056FD">
          <w:t xml:space="preserve"> la gestión del tr</w:t>
        </w:r>
      </w:ins>
      <w:ins w:id="5642" w:author="Orion" w:date="2011-07-08T17:10:00Z">
        <w:r w:rsidR="00E056FD">
          <w:t>á</w:t>
        </w:r>
      </w:ins>
      <w:ins w:id="5643" w:author="Orion" w:date="2011-07-08T17:09:00Z">
        <w:r w:rsidR="00E056FD">
          <w:t>fico a</w:t>
        </w:r>
      </w:ins>
      <w:ins w:id="5644" w:author="Orion" w:date="2011-07-08T17:10:00Z">
        <w:r w:rsidR="00E056FD">
          <w:t>éreo</w:t>
        </w:r>
      </w:ins>
      <w:ins w:id="5645" w:author="Orion" w:date="2011-07-08T17:12:00Z">
        <w:r w:rsidR="00E056FD">
          <w:t>.</w:t>
        </w:r>
      </w:ins>
    </w:p>
    <w:p w14:paraId="36AA1162" w14:textId="6CBD5755" w:rsidR="00976B61" w:rsidRDefault="00E056FD">
      <w:pPr>
        <w:spacing w:before="120"/>
        <w:jc w:val="both"/>
        <w:rPr>
          <w:ins w:id="5646" w:author="Orion" w:date="2011-07-08T17:30:00Z"/>
        </w:rPr>
        <w:pPrChange w:id="5647" w:author="Orion" w:date="2011-07-09T18:46:00Z">
          <w:pPr>
            <w:spacing w:before="120"/>
            <w:ind w:left="360"/>
            <w:jc w:val="both"/>
          </w:pPr>
        </w:pPrChange>
      </w:pPr>
      <w:ins w:id="5648" w:author="Orion" w:date="2011-07-08T17:12:00Z">
        <w:r>
          <w:t>La elaboración de</w:t>
        </w:r>
      </w:ins>
      <w:ins w:id="5649" w:author="Orion" w:date="2011-07-08T17:13:00Z">
        <w:r>
          <w:t>l</w:t>
        </w:r>
      </w:ins>
      <w:ins w:id="5650" w:author="Orion" w:date="2011-07-08T17:12:00Z">
        <w:r>
          <w:t xml:space="preserve"> conjunto de requisitos</w:t>
        </w:r>
      </w:ins>
      <w:ins w:id="5651" w:author="Orion" w:date="2011-07-08T17:13:00Z">
        <w:r>
          <w:t xml:space="preserve"> que debía cumplir el sistema para </w:t>
        </w:r>
      </w:ins>
      <w:ins w:id="5652" w:author="Orion" w:date="2011-07-08T17:14:00Z">
        <w:r>
          <w:t xml:space="preserve">que </w:t>
        </w:r>
      </w:ins>
      <w:ins w:id="5653" w:author="Orion" w:date="2011-07-08T17:16:00Z">
        <w:r>
          <w:t>el grado de parentesco con la realidad fuera el mayor posible</w:t>
        </w:r>
      </w:ins>
      <w:ins w:id="5654" w:author="Orion" w:date="2011-07-08T17:14:00Z">
        <w:r>
          <w:t xml:space="preserve"> se ha basado en el estudio de una serie de trabajos </w:t>
        </w:r>
      </w:ins>
      <w:ins w:id="5655" w:author="Orion" w:date="2011-07-08T17:25:00Z">
        <w:r w:rsidR="000B0B40">
          <w:t xml:space="preserve">centrados en </w:t>
        </w:r>
        <w:proofErr w:type="gramStart"/>
        <w:r w:rsidR="000B0B40">
          <w:t>el</w:t>
        </w:r>
      </w:ins>
      <w:proofErr w:type="gramEnd"/>
      <w:ins w:id="5656" w:author="Orion" w:date="2011-07-08T17:15:00Z">
        <w:r>
          <w:t xml:space="preserve"> misma</w:t>
        </w:r>
      </w:ins>
      <w:ins w:id="5657" w:author="Orion" w:date="2011-07-08T17:14:00Z">
        <w:r>
          <w:t xml:space="preserve"> </w:t>
        </w:r>
      </w:ins>
      <w:ins w:id="5658" w:author="Orion" w:date="2011-07-08T17:15:00Z">
        <w:r>
          <w:t>á</w:t>
        </w:r>
      </w:ins>
      <w:ins w:id="5659" w:author="Orion" w:date="2011-07-08T17:14:00Z">
        <w:r>
          <w:t>r</w:t>
        </w:r>
      </w:ins>
      <w:ins w:id="5660" w:author="Orion" w:date="2011-07-08T17:15:00Z">
        <w:r>
          <w:t>e</w:t>
        </w:r>
      </w:ins>
      <w:ins w:id="5661" w:author="Orion" w:date="2011-07-08T17:14:00Z">
        <w:r>
          <w:t>a.</w:t>
        </w:r>
      </w:ins>
      <w:ins w:id="5662" w:author="Orion" w:date="2011-07-08T17:17:00Z">
        <w:r>
          <w:t xml:space="preserve"> </w:t>
        </w:r>
      </w:ins>
      <w:ins w:id="5663" w:author="Orion" w:date="2011-07-08T17:19:00Z">
        <w:r w:rsidR="009E69E8">
          <w:t xml:space="preserve">En dicho estudio se han tenido en cuenta las limitaciones de las herramientas que se presentaban tratando </w:t>
        </w:r>
      </w:ins>
      <w:ins w:id="5664" w:author="Orion" w:date="2011-07-08T17:20:00Z">
        <w:r w:rsidR="009E69E8">
          <w:t xml:space="preserve">que </w:t>
        </w:r>
      </w:ins>
      <w:ins w:id="5665" w:author="Orion" w:date="2011-07-08T17:22:00Z">
        <w:r w:rsidR="009E69E8">
          <w:t>e</w:t>
        </w:r>
      </w:ins>
      <w:ins w:id="5666" w:author="Orion" w:date="2011-07-08T17:20:00Z">
        <w:r w:rsidR="009E69E8">
          <w:t>l nuevo sistema</w:t>
        </w:r>
      </w:ins>
      <w:ins w:id="5667" w:author="Orion" w:date="2011-07-08T17:22:00Z">
        <w:r w:rsidR="009E69E8">
          <w:t xml:space="preserve"> desarrollado disponga</w:t>
        </w:r>
      </w:ins>
      <w:ins w:id="5668" w:author="Orion" w:date="2011-07-08T17:20:00Z">
        <w:r w:rsidR="009E69E8">
          <w:t xml:space="preserve"> de</w:t>
        </w:r>
      </w:ins>
      <w:ins w:id="5669" w:author="Orion" w:date="2011-07-08T17:19:00Z">
        <w:r w:rsidR="009E69E8">
          <w:t xml:space="preserve"> soluciones para cubrir</w:t>
        </w:r>
      </w:ins>
      <w:ins w:id="5670" w:author="Orion" w:date="2011-07-08T17:23:00Z">
        <w:r w:rsidR="009E69E8">
          <w:t>las</w:t>
        </w:r>
      </w:ins>
      <w:ins w:id="5671" w:author="Orion" w:date="2011-07-08T17:22:00Z">
        <w:r w:rsidR="009E69E8">
          <w:t xml:space="preserve"> o al menos </w:t>
        </w:r>
      </w:ins>
      <w:ins w:id="5672" w:author="Orion" w:date="2011-07-08T17:23:00Z">
        <w:r w:rsidR="009E69E8">
          <w:t>tenga</w:t>
        </w:r>
      </w:ins>
      <w:ins w:id="5673" w:author="Orion" w:date="2011-07-08T17:22:00Z">
        <w:r w:rsidR="009E69E8">
          <w:t xml:space="preserve"> la base para que se puedan </w:t>
        </w:r>
      </w:ins>
      <w:ins w:id="5674" w:author="Orion" w:date="2011-07-08T17:26:00Z">
        <w:r w:rsidR="001924DD">
          <w:t>abordar</w:t>
        </w:r>
      </w:ins>
      <w:ins w:id="5675" w:author="Orion" w:date="2011-07-08T17:22:00Z">
        <w:r w:rsidR="009E69E8">
          <w:t xml:space="preserve"> en un futuro</w:t>
        </w:r>
      </w:ins>
      <w:ins w:id="5676" w:author="Orion" w:date="2011-07-08T17:19:00Z">
        <w:r w:rsidR="009E69E8">
          <w:t>.</w:t>
        </w:r>
      </w:ins>
    </w:p>
    <w:p w14:paraId="3248E687" w14:textId="5C3CE3FE" w:rsidR="00E056FD" w:rsidRDefault="00B238D2">
      <w:pPr>
        <w:spacing w:before="120"/>
        <w:jc w:val="both"/>
        <w:rPr>
          <w:ins w:id="5677" w:author="Orion" w:date="2011-07-08T16:59:00Z"/>
        </w:rPr>
        <w:pPrChange w:id="5678" w:author="Orion" w:date="2011-07-09T18:46:00Z">
          <w:pPr>
            <w:spacing w:before="120"/>
            <w:ind w:left="360"/>
            <w:jc w:val="both"/>
          </w:pPr>
        </w:pPrChange>
      </w:pPr>
      <w:ins w:id="5679" w:author="Orion" w:date="2011-07-08T17:40:00Z">
        <w:r>
          <w:t>De este modo s</w:t>
        </w:r>
      </w:ins>
      <w:ins w:id="5680" w:author="Orion" w:date="2011-07-08T17:31:00Z">
        <w:r w:rsidR="00976B61">
          <w:t xml:space="preserve">e </w:t>
        </w:r>
        <w:r>
          <w:t>consider</w:t>
        </w:r>
      </w:ins>
      <w:ins w:id="5681" w:author="Orion" w:date="2011-07-08T17:40:00Z">
        <w:r>
          <w:t>ó</w:t>
        </w:r>
      </w:ins>
      <w:ins w:id="5682" w:author="Orion" w:date="2011-07-08T17:31:00Z">
        <w:r w:rsidR="00976B61">
          <w:t xml:space="preserve"> que </w:t>
        </w:r>
      </w:ins>
      <w:ins w:id="5683" w:author="Orion" w:date="2011-07-08T17:33:00Z">
        <w:r w:rsidR="00976B61">
          <w:t xml:space="preserve">la mejor </w:t>
        </w:r>
      </w:ins>
      <w:ins w:id="5684" w:author="Orion" w:date="2011-07-08T17:36:00Z">
        <w:r w:rsidR="00976B61">
          <w:t>forma</w:t>
        </w:r>
      </w:ins>
      <w:ins w:id="5685" w:author="Orion" w:date="2011-07-08T17:33:00Z">
        <w:r w:rsidR="00976B61">
          <w:t xml:space="preserve"> de </w:t>
        </w:r>
      </w:ins>
      <w:ins w:id="5686" w:author="Orion" w:date="2011-07-08T17:45:00Z">
        <w:r w:rsidR="00C210D4">
          <w:t>desarrollar</w:t>
        </w:r>
      </w:ins>
      <w:ins w:id="5687" w:author="Orion" w:date="2011-07-08T17:34:00Z">
        <w:r w:rsidR="00976B61">
          <w:t xml:space="preserve"> una herramienta que </w:t>
        </w:r>
      </w:ins>
      <w:ins w:id="5688" w:author="Orion" w:date="2011-07-08T17:40:00Z">
        <w:r>
          <w:t>pudiera</w:t>
        </w:r>
      </w:ins>
      <w:ins w:id="5689" w:author="Orion" w:date="2011-07-08T17:32:00Z">
        <w:r w:rsidR="00976B61">
          <w:t xml:space="preserve"> </w:t>
        </w:r>
      </w:ins>
      <w:ins w:id="5690" w:author="Orion" w:date="2011-07-08T17:34:00Z">
        <w:r w:rsidR="00976B61">
          <w:t xml:space="preserve">afrontar </w:t>
        </w:r>
      </w:ins>
      <w:ins w:id="5691" w:author="Orion" w:date="2011-07-08T17:35:00Z">
        <w:r w:rsidR="00976B61">
          <w:t xml:space="preserve">de manera </w:t>
        </w:r>
      </w:ins>
      <w:ins w:id="5692" w:author="Orion" w:date="2011-07-08T17:36:00Z">
        <w:r w:rsidR="00976B61">
          <w:t>eficaz</w:t>
        </w:r>
      </w:ins>
      <w:ins w:id="5693" w:author="Orion" w:date="2011-07-08T17:35:00Z">
        <w:r w:rsidR="00976B61">
          <w:t xml:space="preserve"> el</w:t>
        </w:r>
      </w:ins>
      <w:ins w:id="5694" w:author="Orion" w:date="2011-07-08T17:32:00Z">
        <w:r w:rsidR="00976B61">
          <w:t xml:space="preserve"> problema</w:t>
        </w:r>
      </w:ins>
      <w:ins w:id="5695" w:author="Orion" w:date="2011-07-08T17:36:00Z">
        <w:r w:rsidR="00976B61">
          <w:t xml:space="preserve"> </w:t>
        </w:r>
      </w:ins>
      <w:ins w:id="5696" w:author="Orion" w:date="2011-07-08T17:39:00Z">
        <w:r>
          <w:t>que se quería abordar</w:t>
        </w:r>
      </w:ins>
      <w:ins w:id="5697" w:author="Orion" w:date="2011-07-08T17:45:00Z">
        <w:r w:rsidR="00C210D4">
          <w:t>,</w:t>
        </w:r>
      </w:ins>
      <w:ins w:id="5698" w:author="Orion" w:date="2011-07-08T17:39:00Z">
        <w:r>
          <w:t xml:space="preserve"> era</w:t>
        </w:r>
      </w:ins>
      <w:ins w:id="5699" w:author="Orion" w:date="2011-07-08T17:34:00Z">
        <w:r w:rsidR="00976B61">
          <w:t xml:space="preserve"> haciendo</w:t>
        </w:r>
      </w:ins>
      <w:ins w:id="5700" w:author="Orion" w:date="2011-07-08T17:27:00Z">
        <w:r w:rsidR="001924DD">
          <w:t xml:space="preserve"> uso de </w:t>
        </w:r>
      </w:ins>
      <w:ins w:id="5701" w:author="Orion" w:date="2011-07-08T17:30:00Z">
        <w:r w:rsidR="00976B61">
          <w:t>una tecnología que permit</w:t>
        </w:r>
      </w:ins>
      <w:ins w:id="5702" w:author="Orion" w:date="2011-07-08T17:40:00Z">
        <w:r>
          <w:t>iera</w:t>
        </w:r>
      </w:ins>
      <w:ins w:id="5703" w:author="Orion" w:date="2011-07-08T17:30:00Z">
        <w:r w:rsidR="00976B61">
          <w:t xml:space="preserve"> el diseño de aplicaciones bas</w:t>
        </w:r>
      </w:ins>
      <w:ins w:id="5704" w:author="Orion" w:date="2011-07-08T17:37:00Z">
        <w:r w:rsidR="00976B61">
          <w:t>adas</w:t>
        </w:r>
      </w:ins>
      <w:ins w:id="5705" w:author="Orion" w:date="2011-07-08T17:30:00Z">
        <w:r w:rsidR="00976B61">
          <w:t xml:space="preserve"> en modelos</w:t>
        </w:r>
      </w:ins>
      <w:ins w:id="5706" w:author="Orion" w:date="2011-07-08T17:36:00Z">
        <w:r w:rsidR="00976B61">
          <w:t>.</w:t>
        </w:r>
      </w:ins>
      <w:ins w:id="5707" w:author="Orion" w:date="2011-07-08T17:37:00Z">
        <w:r w:rsidR="00DE5867">
          <w:t xml:space="preserve"> Es por ello por lo que </w:t>
        </w:r>
      </w:ins>
      <w:ins w:id="5708" w:author="Orion" w:date="2011-07-08T17:38:00Z">
        <w:r w:rsidR="00DE5867">
          <w:t xml:space="preserve">se optó </w:t>
        </w:r>
      </w:ins>
      <w:ins w:id="5709" w:author="Orion" w:date="2011-07-08T17:37:00Z">
        <w:r w:rsidR="00DE5867">
          <w:t xml:space="preserve"> </w:t>
        </w:r>
      </w:ins>
      <w:ins w:id="5710" w:author="Orion" w:date="2011-07-08T17:38:00Z">
        <w:r>
          <w:t xml:space="preserve">por hacer uso </w:t>
        </w:r>
      </w:ins>
      <w:ins w:id="5711" w:author="Orion" w:date="2011-07-08T17:39:00Z">
        <w:r>
          <w:t>de la metodología INGENIAS, que</w:t>
        </w:r>
      </w:ins>
      <w:ins w:id="5712" w:author="Orion" w:date="2011-07-08T17:42:00Z">
        <w:r>
          <w:t>, mediante una aplicación software,</w:t>
        </w:r>
      </w:ins>
      <w:ins w:id="5713" w:author="Orion" w:date="2011-07-08T17:41:00Z">
        <w:r>
          <w:t xml:space="preserve"> proporcionaba un lenguaje de modelado para la especificación de </w:t>
        </w:r>
        <w:r w:rsidRPr="00877C7B">
          <w:t>los agentes</w:t>
        </w:r>
        <w:r>
          <w:t>,</w:t>
        </w:r>
        <w:r w:rsidRPr="00877C7B">
          <w:t xml:space="preserve"> </w:t>
        </w:r>
        <w:r>
          <w:t>su entorno,</w:t>
        </w:r>
        <w:r w:rsidRPr="00877C7B">
          <w:t xml:space="preserve"> </w:t>
        </w:r>
        <w:r>
          <w:t>y el código asociado</w:t>
        </w:r>
      </w:ins>
      <w:ins w:id="5714" w:author="Orion" w:date="2011-07-08T17:42:00Z">
        <w:r>
          <w:t>.</w:t>
        </w:r>
      </w:ins>
      <w:ins w:id="5715" w:author="Orion" w:date="2011-07-08T17:51:00Z">
        <w:r w:rsidR="0046189B">
          <w:t xml:space="preserve"> Dicha metodolog</w:t>
        </w:r>
      </w:ins>
      <w:ins w:id="5716" w:author="Orion" w:date="2011-07-08T17:52:00Z">
        <w:r w:rsidR="0046189B">
          <w:t>ía ha permitido hacer un diseño donde se ha podido separar</w:t>
        </w:r>
      </w:ins>
      <w:ins w:id="5717" w:author="Orion" w:date="2011-07-08T17:54:00Z">
        <w:r w:rsidR="0046189B">
          <w:t>,</w:t>
        </w:r>
      </w:ins>
      <w:ins w:id="5718" w:author="Orion" w:date="2011-07-08T17:52:00Z">
        <w:r w:rsidR="0046189B">
          <w:t xml:space="preserve"> por un lado los diferentes sistemas </w:t>
        </w:r>
      </w:ins>
      <w:ins w:id="5719" w:author="Orion" w:date="2011-07-08T17:53:00Z">
        <w:r w:rsidR="0046189B">
          <w:t>automáticos</w:t>
        </w:r>
      </w:ins>
      <w:ins w:id="5720" w:author="Orion" w:date="2011-07-08T17:52:00Z">
        <w:r w:rsidR="0046189B">
          <w:t xml:space="preserve"> </w:t>
        </w:r>
      </w:ins>
      <w:ins w:id="5721" w:author="Orion" w:date="2011-07-08T17:54:00Z">
        <w:r w:rsidR="0046189B">
          <w:t xml:space="preserve">que intervienen (radares, </w:t>
        </w:r>
        <w:proofErr w:type="spellStart"/>
        <w:r w:rsidR="0046189B">
          <w:t>monitorizadores</w:t>
        </w:r>
        <w:proofErr w:type="spellEnd"/>
        <w:r w:rsidR="0046189B">
          <w:t xml:space="preserve"> de conflictos</w:t>
        </w:r>
        <w:proofErr w:type="gramStart"/>
        <w:r w:rsidR="0046189B">
          <w:t>, ..</w:t>
        </w:r>
        <w:proofErr w:type="gramEnd"/>
        <w:r w:rsidR="0046189B">
          <w:t>)</w:t>
        </w:r>
      </w:ins>
      <w:ins w:id="5722" w:author="Orion" w:date="2011-07-08T17:55:00Z">
        <w:r w:rsidR="00742A60">
          <w:t xml:space="preserve">, y por otro lado, </w:t>
        </w:r>
      </w:ins>
      <w:ins w:id="5723" w:author="Orion" w:date="2011-07-08T17:57:00Z">
        <w:r w:rsidR="00742A60">
          <w:t xml:space="preserve">los agentes que tienen cierto grado de decisión. Dentro de este conjunto de agentes </w:t>
        </w:r>
      </w:ins>
      <w:ins w:id="5724" w:author="Orion" w:date="2011-07-08T17:58:00Z">
        <w:r w:rsidR="00742A60">
          <w:t xml:space="preserve">habría que </w:t>
        </w:r>
      </w:ins>
      <w:ins w:id="5725" w:author="Orion" w:date="2011-07-08T17:57:00Z">
        <w:r w:rsidR="00742A60">
          <w:t>hacer distinción entre los agentes humanos</w:t>
        </w:r>
      </w:ins>
      <w:ins w:id="5726" w:author="Orion" w:date="2011-07-08T17:58:00Z">
        <w:r w:rsidR="00742A60">
          <w:t xml:space="preserve">, que </w:t>
        </w:r>
      </w:ins>
      <w:ins w:id="5727" w:author="Orion" w:date="2011-07-08T17:59:00Z">
        <w:r w:rsidR="003B2E3B">
          <w:t>por lo tanto pueden</w:t>
        </w:r>
      </w:ins>
      <w:ins w:id="5728" w:author="Orion" w:date="2011-07-08T18:01:00Z">
        <w:r w:rsidR="003B2E3B">
          <w:t xml:space="preserve"> tener</w:t>
        </w:r>
      </w:ins>
      <w:ins w:id="5729" w:author="Orion" w:date="2011-07-08T17:59:00Z">
        <w:r w:rsidR="003B2E3B">
          <w:t xml:space="preserve"> </w:t>
        </w:r>
      </w:ins>
      <w:ins w:id="5730" w:author="Orion" w:date="2011-07-08T18:00:00Z">
        <w:r w:rsidR="003B2E3B">
          <w:t xml:space="preserve">un determinado </w:t>
        </w:r>
      </w:ins>
      <w:ins w:id="5731" w:author="Orion" w:date="2011-07-08T17:59:00Z">
        <w:r w:rsidR="003B2E3B">
          <w:t>comportamiento o</w:t>
        </w:r>
      </w:ins>
      <w:ins w:id="5732" w:author="Orion" w:date="2011-07-08T18:01:00Z">
        <w:r w:rsidR="003B2E3B">
          <w:t xml:space="preserve"> cierto grado de</w:t>
        </w:r>
      </w:ins>
      <w:ins w:id="5733" w:author="Orion" w:date="2011-07-08T17:59:00Z">
        <w:r w:rsidR="003B2E3B">
          <w:t xml:space="preserve"> criterio a la hora de tomar decisiones, y aquellos que se limitan a recibir y seguir las decisiones impuestas desde otros agentes</w:t>
        </w:r>
      </w:ins>
      <w:ins w:id="5734" w:author="Orion" w:date="2011-07-08T18:01:00Z">
        <w:r w:rsidR="00654DF3">
          <w:t>.</w:t>
        </w:r>
      </w:ins>
      <w:ins w:id="5735" w:author="Orion" w:date="2011-07-08T17:59:00Z">
        <w:r w:rsidR="003B2E3B">
          <w:t xml:space="preserve"> </w:t>
        </w:r>
      </w:ins>
      <w:ins w:id="5736" w:author="Orion" w:date="2011-07-09T16:59:00Z">
        <w:r w:rsidR="00442C93">
          <w:t>Este</w:t>
        </w:r>
      </w:ins>
      <w:ins w:id="5737" w:author="Orion" w:date="2011-07-08T18:01:00Z">
        <w:r w:rsidR="00654DF3">
          <w:t xml:space="preserve"> último</w:t>
        </w:r>
      </w:ins>
      <w:ins w:id="5738" w:author="Orion" w:date="2011-07-08T18:02:00Z">
        <w:r w:rsidR="00654DF3">
          <w:t xml:space="preserve"> tipo de agentes vendr</w:t>
        </w:r>
      </w:ins>
      <w:ins w:id="5739" w:author="Orion" w:date="2011-07-08T18:03:00Z">
        <w:r w:rsidR="00654DF3">
          <w:t>ía representado por</w:t>
        </w:r>
      </w:ins>
      <w:ins w:id="5740" w:author="Orion" w:date="2011-07-08T18:01:00Z">
        <w:r w:rsidR="00654DF3">
          <w:t xml:space="preserve"> las aeronaves</w:t>
        </w:r>
      </w:ins>
      <w:ins w:id="5741" w:author="Orion" w:date="2011-07-08T18:02:00Z">
        <w:r w:rsidR="00654DF3">
          <w:t xml:space="preserve">, </w:t>
        </w:r>
      </w:ins>
      <w:ins w:id="5742" w:author="Orion" w:date="2011-07-08T18:04:00Z">
        <w:r w:rsidR="00654DF3">
          <w:t xml:space="preserve">que, </w:t>
        </w:r>
      </w:ins>
      <w:ins w:id="5743" w:author="Orion" w:date="2011-07-08T18:02:00Z">
        <w:r w:rsidR="00654DF3">
          <w:t xml:space="preserve">aunque </w:t>
        </w:r>
      </w:ins>
      <w:ins w:id="5744" w:author="Orion" w:date="2011-07-08T18:04:00Z">
        <w:r w:rsidR="00654DF3">
          <w:t xml:space="preserve">son capaces de </w:t>
        </w:r>
      </w:ins>
      <w:ins w:id="5745" w:author="Orion" w:date="2011-07-08T18:02:00Z">
        <w:r w:rsidR="00654DF3">
          <w:t>toma</w:t>
        </w:r>
      </w:ins>
      <w:ins w:id="5746" w:author="Orion" w:date="2011-07-08T18:04:00Z">
        <w:r w:rsidR="00654DF3">
          <w:t>s</w:t>
        </w:r>
      </w:ins>
      <w:ins w:id="5747" w:author="Orion" w:date="2011-07-08T18:02:00Z">
        <w:r w:rsidR="00654DF3">
          <w:t xml:space="preserve"> algunas decisiones, estas</w:t>
        </w:r>
      </w:ins>
      <w:ins w:id="5748" w:author="Orion" w:date="2011-07-08T18:04:00Z">
        <w:r w:rsidR="00654DF3">
          <w:t xml:space="preserve"> </w:t>
        </w:r>
      </w:ins>
      <w:ins w:id="5749" w:author="Orion" w:date="2011-07-08T18:02:00Z">
        <w:r w:rsidR="00654DF3">
          <w:t xml:space="preserve">se limitan </w:t>
        </w:r>
      </w:ins>
      <w:ins w:id="5750" w:author="Orion" w:date="2011-07-08T18:04:00Z">
        <w:r w:rsidR="00654DF3">
          <w:t xml:space="preserve">realmente </w:t>
        </w:r>
      </w:ins>
      <w:ins w:id="5751" w:author="Orion" w:date="2011-07-08T18:02:00Z">
        <w:r w:rsidR="00654DF3">
          <w:t xml:space="preserve">a </w:t>
        </w:r>
      </w:ins>
      <w:ins w:id="5752" w:author="Orion" w:date="2011-07-08T18:04:00Z">
        <w:r w:rsidR="00654DF3">
          <w:t>seguir las maniobras que los pilotos deciden llevar a cabo.</w:t>
        </w:r>
      </w:ins>
    </w:p>
    <w:p w14:paraId="49F04450" w14:textId="3AAB996C" w:rsidR="001D1D11" w:rsidRDefault="001D1D11">
      <w:pPr>
        <w:jc w:val="both"/>
        <w:rPr>
          <w:ins w:id="5753" w:author="Orion" w:date="2011-07-09T17:50:00Z"/>
          <w:rFonts w:cs="Times New Roman"/>
        </w:rPr>
        <w:pPrChange w:id="5754" w:author="Orion" w:date="2011-07-09T18:46:00Z">
          <w:pPr/>
        </w:pPrChange>
      </w:pPr>
      <w:ins w:id="5755" w:author="Orion" w:date="2011-07-09T17:46:00Z">
        <w:r>
          <w:rPr>
            <w:rFonts w:cs="Times New Roman"/>
          </w:rPr>
          <w:t xml:space="preserve">De esta forma se ha presentado un trabajo que </w:t>
        </w:r>
      </w:ins>
      <w:ins w:id="5756" w:author="Orion" w:date="2011-07-09T17:50:00Z">
        <w:r>
          <w:rPr>
            <w:rFonts w:cs="Times New Roman"/>
          </w:rPr>
          <w:t>aporta un nuevo enfoque a los trabajos de simulación a</w:t>
        </w:r>
      </w:ins>
      <w:ins w:id="5757" w:author="Orion" w:date="2011-07-09T17:51:00Z">
        <w:r>
          <w:rPr>
            <w:rFonts w:cs="Times New Roman"/>
          </w:rPr>
          <w:t xml:space="preserve">érea existentes y que puede servir como base de futuros trabajos. </w:t>
        </w:r>
      </w:ins>
      <w:ins w:id="5758" w:author="Orion" w:date="2011-07-09T18:22:00Z">
        <w:r w:rsidR="00EE5368">
          <w:rPr>
            <w:rFonts w:cs="Times New Roman"/>
          </w:rPr>
          <w:t>Este nuevo enfoque se basa, p</w:t>
        </w:r>
      </w:ins>
      <w:ins w:id="5759" w:author="Orion" w:date="2011-07-09T18:05:00Z">
        <w:r w:rsidR="000B6C11">
          <w:rPr>
            <w:rFonts w:cs="Times New Roman"/>
          </w:rPr>
          <w:t>or</w:t>
        </w:r>
      </w:ins>
      <w:ins w:id="5760" w:author="Orion" w:date="2011-07-09T17:55:00Z">
        <w:r>
          <w:rPr>
            <w:rFonts w:cs="Times New Roman"/>
          </w:rPr>
          <w:t xml:space="preserve"> un lado, </w:t>
        </w:r>
      </w:ins>
      <w:ins w:id="5761" w:author="Orion" w:date="2011-07-09T18:22:00Z">
        <w:r w:rsidR="00EE5368">
          <w:rPr>
            <w:rFonts w:cs="Times New Roman"/>
          </w:rPr>
          <w:t xml:space="preserve">y </w:t>
        </w:r>
      </w:ins>
      <w:ins w:id="5762" w:author="Orion" w:date="2011-07-09T18:05:00Z">
        <w:r w:rsidR="000B6C11">
          <w:rPr>
            <w:rFonts w:cs="Times New Roman"/>
          </w:rPr>
          <w:t>haciendo una comparación</w:t>
        </w:r>
      </w:ins>
      <w:ins w:id="5763" w:author="Orion" w:date="2011-07-09T18:03:00Z">
        <w:r w:rsidR="000B6C11">
          <w:rPr>
            <w:rFonts w:cs="Times New Roman"/>
          </w:rPr>
          <w:t xml:space="preserve"> </w:t>
        </w:r>
      </w:ins>
      <w:ins w:id="5764" w:author="Orion" w:date="2011-07-09T18:05:00Z">
        <w:r w:rsidR="000B6C11">
          <w:rPr>
            <w:rFonts w:cs="Times New Roman"/>
          </w:rPr>
          <w:t xml:space="preserve">con </w:t>
        </w:r>
      </w:ins>
      <w:ins w:id="5765" w:author="Orion" w:date="2011-07-09T18:03:00Z">
        <w:r w:rsidR="000B6C11">
          <w:rPr>
            <w:rFonts w:cs="Times New Roman"/>
          </w:rPr>
          <w:t>aquellas herramientas</w:t>
        </w:r>
      </w:ins>
      <w:ins w:id="5766" w:author="Orion" w:date="2011-07-09T18:02:00Z">
        <w:r w:rsidR="000B6C11">
          <w:rPr>
            <w:rFonts w:cs="Times New Roman"/>
          </w:rPr>
          <w:t xml:space="preserve"> que simulan vuelos</w:t>
        </w:r>
      </w:ins>
      <w:ins w:id="5767" w:author="Orion" w:date="2011-07-09T18:03:00Z">
        <w:r w:rsidR="000B6C11">
          <w:rPr>
            <w:rFonts w:cs="Times New Roman"/>
          </w:rPr>
          <w:t xml:space="preserve"> en modo mono avi</w:t>
        </w:r>
        <w:r w:rsidR="00EE5368">
          <w:rPr>
            <w:rFonts w:cs="Times New Roman"/>
          </w:rPr>
          <w:t>ón</w:t>
        </w:r>
      </w:ins>
      <w:ins w:id="5768" w:author="Orion" w:date="2011-07-09T18:25:00Z">
        <w:r w:rsidR="00EE5368">
          <w:rPr>
            <w:rFonts w:cs="Times New Roman"/>
          </w:rPr>
          <w:t xml:space="preserve"> </w:t>
        </w:r>
      </w:ins>
      <w:ins w:id="5769" w:author="Orion" w:date="2011-07-09T18:03:00Z">
        <w:r w:rsidR="000B6C11">
          <w:rPr>
            <w:rFonts w:cs="Times New Roman"/>
          </w:rPr>
          <w:t>donde el usuario es e</w:t>
        </w:r>
        <w:r w:rsidR="00395D09">
          <w:rPr>
            <w:rFonts w:cs="Times New Roman"/>
          </w:rPr>
          <w:t>l piloto y responsable del vuel</w:t>
        </w:r>
      </w:ins>
      <w:ins w:id="5770" w:author="Orion" w:date="2011-07-09T18:07:00Z">
        <w:r w:rsidR="00395D09">
          <w:rPr>
            <w:rFonts w:cs="Times New Roman"/>
          </w:rPr>
          <w:t>o</w:t>
        </w:r>
      </w:ins>
      <w:ins w:id="5771" w:author="Orion" w:date="2011-07-09T18:04:00Z">
        <w:r w:rsidR="000B6C11">
          <w:rPr>
            <w:rFonts w:cs="Times New Roman"/>
          </w:rPr>
          <w:t xml:space="preserve">, </w:t>
        </w:r>
      </w:ins>
      <w:ins w:id="5772" w:author="Orion" w:date="2011-07-09T18:22:00Z">
        <w:r w:rsidR="00EE5368">
          <w:rPr>
            <w:rFonts w:cs="Times New Roman"/>
          </w:rPr>
          <w:t>en</w:t>
        </w:r>
      </w:ins>
      <w:ins w:id="5773" w:author="Orion" w:date="2011-07-09T18:06:00Z">
        <w:r w:rsidR="000B6C11">
          <w:rPr>
            <w:rFonts w:cs="Times New Roman"/>
          </w:rPr>
          <w:t xml:space="preserve"> que </w:t>
        </w:r>
      </w:ins>
      <w:ins w:id="5774" w:author="Orion" w:date="2011-07-09T17:54:00Z">
        <w:r>
          <w:rPr>
            <w:rFonts w:cs="Times New Roman"/>
          </w:rPr>
          <w:t>este trab</w:t>
        </w:r>
        <w:r w:rsidR="000B6C11">
          <w:rPr>
            <w:rFonts w:cs="Times New Roman"/>
          </w:rPr>
          <w:t xml:space="preserve">ajo </w:t>
        </w:r>
      </w:ins>
      <w:ins w:id="5775" w:author="Orion" w:date="2011-07-09T18:05:00Z">
        <w:r w:rsidR="000B6C11">
          <w:rPr>
            <w:rFonts w:cs="Times New Roman"/>
          </w:rPr>
          <w:t xml:space="preserve">cubre </w:t>
        </w:r>
      </w:ins>
      <w:ins w:id="5776" w:author="Orion" w:date="2011-07-09T18:27:00Z">
        <w:r w:rsidR="00257DC5">
          <w:rPr>
            <w:rFonts w:cs="Times New Roman"/>
          </w:rPr>
          <w:t>parte</w:t>
        </w:r>
      </w:ins>
      <w:ins w:id="5777" w:author="Orion" w:date="2011-07-09T18:26:00Z">
        <w:r w:rsidR="00EE5368">
          <w:rPr>
            <w:rFonts w:cs="Times New Roman"/>
          </w:rPr>
          <w:t xml:space="preserve"> sus</w:t>
        </w:r>
      </w:ins>
      <w:ins w:id="5778" w:author="Orion" w:date="2011-07-09T18:05:00Z">
        <w:r w:rsidR="000B6C11">
          <w:rPr>
            <w:rFonts w:cs="Times New Roman"/>
          </w:rPr>
          <w:t xml:space="preserve"> </w:t>
        </w:r>
      </w:ins>
      <w:ins w:id="5779" w:author="Orion" w:date="2011-07-09T18:06:00Z">
        <w:r w:rsidR="000B6C11">
          <w:rPr>
            <w:rFonts w:cs="Times New Roman"/>
          </w:rPr>
          <w:t>limitaciones</w:t>
        </w:r>
      </w:ins>
      <w:ins w:id="5780" w:author="Orion" w:date="2011-07-09T18:13:00Z">
        <w:r w:rsidR="00395D09">
          <w:rPr>
            <w:rFonts w:cs="Times New Roman"/>
          </w:rPr>
          <w:t xml:space="preserve"> </w:t>
        </w:r>
      </w:ins>
      <w:ins w:id="5781" w:author="Orion" w:date="2011-07-09T18:27:00Z">
        <w:r w:rsidR="00257DC5">
          <w:rPr>
            <w:rFonts w:cs="Times New Roman"/>
          </w:rPr>
          <w:t>haciendo</w:t>
        </w:r>
      </w:ins>
      <w:ins w:id="5782" w:author="Orion" w:date="2011-07-09T18:13:00Z">
        <w:r w:rsidR="00395D09">
          <w:rPr>
            <w:rFonts w:cs="Times New Roman"/>
          </w:rPr>
          <w:t xml:space="preserve"> algo más realista </w:t>
        </w:r>
      </w:ins>
      <w:ins w:id="5783" w:author="Orion" w:date="2011-07-09T18:14:00Z">
        <w:r w:rsidR="00395D09">
          <w:rPr>
            <w:rFonts w:cs="Times New Roman"/>
          </w:rPr>
          <w:t>la simulación</w:t>
        </w:r>
      </w:ins>
      <w:ins w:id="5784" w:author="Orion" w:date="2011-07-09T18:07:00Z">
        <w:r w:rsidR="00395D09">
          <w:rPr>
            <w:rFonts w:cs="Times New Roman"/>
          </w:rPr>
          <w:t xml:space="preserve">. </w:t>
        </w:r>
      </w:ins>
      <w:ins w:id="5785" w:author="Orion" w:date="2011-07-09T18:31:00Z">
        <w:r w:rsidR="006A6367">
          <w:rPr>
            <w:rFonts w:cs="Times New Roman"/>
          </w:rPr>
          <w:t>D</w:t>
        </w:r>
      </w:ins>
      <w:ins w:id="5786" w:author="Orion" w:date="2011-07-09T18:30:00Z">
        <w:r w:rsidR="00C947C8">
          <w:rPr>
            <w:rFonts w:cs="Times New Roman"/>
          </w:rPr>
          <w:t>os</w:t>
        </w:r>
      </w:ins>
      <w:ins w:id="5787" w:author="Orion" w:date="2011-07-09T18:07:00Z">
        <w:r w:rsidR="00395D09">
          <w:rPr>
            <w:rFonts w:cs="Times New Roman"/>
          </w:rPr>
          <w:t xml:space="preserve"> </w:t>
        </w:r>
      </w:ins>
      <w:ins w:id="5788" w:author="Orion" w:date="2011-07-09T18:31:00Z">
        <w:r w:rsidR="006A6367">
          <w:rPr>
            <w:rFonts w:cs="Times New Roman"/>
          </w:rPr>
          <w:t xml:space="preserve">de las </w:t>
        </w:r>
      </w:ins>
      <w:ins w:id="5789" w:author="Orion" w:date="2011-07-09T18:07:00Z">
        <w:r w:rsidR="00395D09">
          <w:rPr>
            <w:rFonts w:cs="Times New Roman"/>
          </w:rPr>
          <w:t xml:space="preserve">limitaciones </w:t>
        </w:r>
      </w:ins>
      <w:ins w:id="5790" w:author="Orion" w:date="2011-07-09T18:30:00Z">
        <w:r w:rsidR="00C947C8">
          <w:rPr>
            <w:rFonts w:cs="Times New Roman"/>
          </w:rPr>
          <w:t xml:space="preserve">más importantes </w:t>
        </w:r>
      </w:ins>
      <w:ins w:id="5791" w:author="Orion" w:date="2011-07-09T18:07:00Z">
        <w:r w:rsidR="00395D09">
          <w:rPr>
            <w:rFonts w:cs="Times New Roman"/>
          </w:rPr>
          <w:t>de estas herramientas</w:t>
        </w:r>
      </w:ins>
      <w:ins w:id="5792" w:author="Orion" w:date="2011-07-09T18:08:00Z">
        <w:r w:rsidR="00395D09">
          <w:rPr>
            <w:rFonts w:cs="Times New Roman"/>
          </w:rPr>
          <w:t xml:space="preserve"> </w:t>
        </w:r>
      </w:ins>
      <w:ins w:id="5793" w:author="Orion" w:date="2011-07-09T18:10:00Z">
        <w:r w:rsidR="00395D09">
          <w:rPr>
            <w:rFonts w:cs="Times New Roman"/>
          </w:rPr>
          <w:t>son</w:t>
        </w:r>
      </w:ins>
      <w:ins w:id="5794" w:author="Orion" w:date="2011-07-09T18:15:00Z">
        <w:r w:rsidR="00395D09">
          <w:rPr>
            <w:rFonts w:cs="Times New Roman"/>
          </w:rPr>
          <w:t>:</w:t>
        </w:r>
      </w:ins>
      <w:ins w:id="5795" w:author="Orion" w:date="2011-07-09T18:08:00Z">
        <w:r w:rsidR="00395D09">
          <w:rPr>
            <w:rFonts w:cs="Times New Roman"/>
          </w:rPr>
          <w:t xml:space="preserve"> sólo </w:t>
        </w:r>
      </w:ins>
      <w:ins w:id="5796" w:author="Orion" w:date="2011-07-09T18:11:00Z">
        <w:r w:rsidR="00395D09">
          <w:rPr>
            <w:rFonts w:cs="Times New Roman"/>
          </w:rPr>
          <w:t>permiten</w:t>
        </w:r>
      </w:ins>
      <w:ins w:id="5797" w:author="Orion" w:date="2011-07-09T18:08:00Z">
        <w:r w:rsidR="00395D09">
          <w:rPr>
            <w:rFonts w:cs="Times New Roman"/>
          </w:rPr>
          <w:t xml:space="preserve"> la simulación de un solo avión</w:t>
        </w:r>
      </w:ins>
      <w:ins w:id="5798" w:author="Orion" w:date="2011-07-09T18:09:00Z">
        <w:r w:rsidR="00395D09">
          <w:rPr>
            <w:rFonts w:cs="Times New Roman"/>
          </w:rPr>
          <w:t xml:space="preserve">, por lo tanto no </w:t>
        </w:r>
      </w:ins>
      <w:ins w:id="5799" w:author="Orion" w:date="2011-07-09T18:11:00Z">
        <w:r w:rsidR="00395D09">
          <w:rPr>
            <w:rFonts w:cs="Times New Roman"/>
          </w:rPr>
          <w:t>tienen</w:t>
        </w:r>
      </w:ins>
      <w:ins w:id="5800" w:author="Orion" w:date="2011-07-09T18:09:00Z">
        <w:r w:rsidR="00395D09">
          <w:rPr>
            <w:rFonts w:cs="Times New Roman"/>
          </w:rPr>
          <w:t xml:space="preserve"> en cuenta cómo </w:t>
        </w:r>
      </w:ins>
      <w:ins w:id="5801" w:author="Orion" w:date="2011-07-09T18:11:00Z">
        <w:r w:rsidR="00395D09">
          <w:rPr>
            <w:rFonts w:cs="Times New Roman"/>
          </w:rPr>
          <w:t>pueden</w:t>
        </w:r>
      </w:ins>
      <w:ins w:id="5802" w:author="Orion" w:date="2011-07-09T18:09:00Z">
        <w:r w:rsidR="00395D09">
          <w:rPr>
            <w:rFonts w:cs="Times New Roman"/>
          </w:rPr>
          <w:t xml:space="preserve"> influir los otros aviones en la trayectoria del avi</w:t>
        </w:r>
      </w:ins>
      <w:ins w:id="5803" w:author="Orion" w:date="2011-07-09T18:10:00Z">
        <w:r w:rsidR="00395D09">
          <w:rPr>
            <w:rFonts w:cs="Times New Roman"/>
          </w:rPr>
          <w:t>ón simulado</w:t>
        </w:r>
      </w:ins>
      <w:ins w:id="5804" w:author="Orion" w:date="2011-07-09T18:16:00Z">
        <w:r w:rsidR="00C47547">
          <w:rPr>
            <w:rFonts w:cs="Times New Roman"/>
          </w:rPr>
          <w:t xml:space="preserve">; </w:t>
        </w:r>
      </w:ins>
      <w:ins w:id="5805" w:author="Orion" w:date="2011-07-09T18:28:00Z">
        <w:r w:rsidR="00C947C8">
          <w:rPr>
            <w:rFonts w:cs="Times New Roman"/>
          </w:rPr>
          <w:t xml:space="preserve">y </w:t>
        </w:r>
      </w:ins>
      <w:ins w:id="5806" w:author="Orion" w:date="2011-07-09T18:10:00Z">
        <w:r w:rsidR="00395D09">
          <w:rPr>
            <w:rFonts w:cs="Times New Roman"/>
          </w:rPr>
          <w:t xml:space="preserve">no </w:t>
        </w:r>
      </w:ins>
      <w:ins w:id="5807" w:author="Orion" w:date="2011-07-09T18:11:00Z">
        <w:r w:rsidR="00395D09">
          <w:rPr>
            <w:rFonts w:cs="Times New Roman"/>
          </w:rPr>
          <w:t>tienen</w:t>
        </w:r>
      </w:ins>
      <w:ins w:id="5808" w:author="Orion" w:date="2011-07-09T18:10:00Z">
        <w:r w:rsidR="00395D09">
          <w:rPr>
            <w:rFonts w:cs="Times New Roman"/>
          </w:rPr>
          <w:t xml:space="preserve"> en </w:t>
        </w:r>
      </w:ins>
      <w:ins w:id="5809" w:author="Orion" w:date="2011-07-09T18:11:00Z">
        <w:r w:rsidR="00395D09">
          <w:rPr>
            <w:rFonts w:cs="Times New Roman"/>
          </w:rPr>
          <w:t>cuenta</w:t>
        </w:r>
      </w:ins>
      <w:ins w:id="5810" w:author="Orion" w:date="2011-07-09T18:10:00Z">
        <w:r w:rsidR="00395D09">
          <w:rPr>
            <w:rFonts w:cs="Times New Roman"/>
          </w:rPr>
          <w:t xml:space="preserve"> </w:t>
        </w:r>
      </w:ins>
      <w:ins w:id="5811" w:author="Orion" w:date="2011-07-09T18:12:00Z">
        <w:r w:rsidR="00395D09">
          <w:rPr>
            <w:rFonts w:cs="Times New Roman"/>
          </w:rPr>
          <w:t>posibles instrucciones que puedan mandar elementos externos como controladores, haciendo completamente responsable de vuelo al que maneja la aeronave.</w:t>
        </w:r>
      </w:ins>
      <w:ins w:id="5812" w:author="Orion" w:date="2011-07-09T18:17:00Z">
        <w:r w:rsidR="00EE5368">
          <w:rPr>
            <w:rFonts w:cs="Times New Roman"/>
          </w:rPr>
          <w:t xml:space="preserve"> Por otro lado,</w:t>
        </w:r>
      </w:ins>
      <w:ins w:id="5813" w:author="Orion" w:date="2011-07-09T18:31:00Z">
        <w:r w:rsidR="00766809">
          <w:rPr>
            <w:rFonts w:cs="Times New Roman"/>
          </w:rPr>
          <w:t xml:space="preserve"> y con </w:t>
        </w:r>
      </w:ins>
      <w:ins w:id="5814" w:author="Orion" w:date="2011-07-09T18:32:00Z">
        <w:r w:rsidR="00766809">
          <w:rPr>
            <w:rFonts w:cs="Times New Roman"/>
          </w:rPr>
          <w:t xml:space="preserve">respecto a las herramientas de simulación de tráfico aéreo, </w:t>
        </w:r>
      </w:ins>
      <w:ins w:id="5815" w:author="Orion" w:date="2011-07-09T18:23:00Z">
        <w:r w:rsidR="00EE5368">
          <w:rPr>
            <w:rFonts w:cs="Times New Roman"/>
          </w:rPr>
          <w:t>este nue</w:t>
        </w:r>
      </w:ins>
      <w:ins w:id="5816" w:author="Orion" w:date="2011-07-09T18:24:00Z">
        <w:r w:rsidR="00EE5368">
          <w:rPr>
            <w:rFonts w:cs="Times New Roman"/>
          </w:rPr>
          <w:t xml:space="preserve">vo enfoque aporta otra </w:t>
        </w:r>
      </w:ins>
      <w:ins w:id="5817" w:author="Orion" w:date="2011-07-09T18:19:00Z">
        <w:r w:rsidR="00EE5368">
          <w:rPr>
            <w:rFonts w:cs="Times New Roman"/>
          </w:rPr>
          <w:t xml:space="preserve">característica notable </w:t>
        </w:r>
      </w:ins>
      <w:ins w:id="5818" w:author="Orion" w:date="2011-07-09T18:32:00Z">
        <w:r w:rsidR="00766809">
          <w:rPr>
            <w:rFonts w:cs="Times New Roman"/>
          </w:rPr>
          <w:t>que</w:t>
        </w:r>
      </w:ins>
      <w:ins w:id="5819" w:author="Orion" w:date="2011-07-09T18:25:00Z">
        <w:r w:rsidR="00EE5368">
          <w:rPr>
            <w:rFonts w:cs="Times New Roman"/>
          </w:rPr>
          <w:t xml:space="preserve"> </w:t>
        </w:r>
      </w:ins>
      <w:ins w:id="5820" w:author="Orion" w:date="2011-07-09T18:20:00Z">
        <w:r w:rsidR="00EE5368">
          <w:rPr>
            <w:rFonts w:cs="Times New Roman"/>
          </w:rPr>
          <w:t>es el comportamiento de los agentes a la hora de la toma de decisiones y la influencia de este con respecto a otros factores del sistema</w:t>
        </w:r>
      </w:ins>
      <w:ins w:id="5821" w:author="Orion" w:date="2011-07-09T18:24:00Z">
        <w:r w:rsidR="00EE5368">
          <w:rPr>
            <w:rFonts w:cs="Times New Roman"/>
          </w:rPr>
          <w:t>.</w:t>
        </w:r>
      </w:ins>
    </w:p>
    <w:p w14:paraId="27E5D78E" w14:textId="0091D0E5" w:rsidR="001D1D11" w:rsidRDefault="0014397A">
      <w:pPr>
        <w:jc w:val="both"/>
        <w:rPr>
          <w:ins w:id="5822" w:author="Orion" w:date="2011-07-08T16:59:00Z"/>
          <w:rFonts w:cs="Times New Roman"/>
        </w:rPr>
        <w:pPrChange w:id="5823" w:author="Orion" w:date="2011-07-09T18:46:00Z">
          <w:pPr/>
        </w:pPrChange>
      </w:pPr>
      <w:ins w:id="5824" w:author="Orion" w:date="2011-07-09T18:35:00Z">
        <w:r>
          <w:rPr>
            <w:rFonts w:cs="Times New Roman"/>
          </w:rPr>
          <w:t>El resultado final ha</w:t>
        </w:r>
      </w:ins>
      <w:ins w:id="5825" w:author="Orion" w:date="2011-07-09T18:36:00Z">
        <w:r>
          <w:rPr>
            <w:rFonts w:cs="Times New Roman"/>
          </w:rPr>
          <w:t xml:space="preserve"> </w:t>
        </w:r>
      </w:ins>
      <w:ins w:id="5826" w:author="Orion" w:date="2011-07-09T18:35:00Z">
        <w:r>
          <w:rPr>
            <w:rFonts w:cs="Times New Roman"/>
          </w:rPr>
          <w:t>sido que se</w:t>
        </w:r>
      </w:ins>
      <w:ins w:id="5827" w:author="Orion" w:date="2011-07-09T18:36:00Z">
        <w:r>
          <w:rPr>
            <w:rFonts w:cs="Times New Roman"/>
          </w:rPr>
          <w:t xml:space="preserve"> ha elaborado</w:t>
        </w:r>
      </w:ins>
      <w:ins w:id="5828" w:author="Orion" w:date="2011-07-09T18:35:00Z">
        <w:r>
          <w:rPr>
            <w:rFonts w:cs="Times New Roman"/>
          </w:rPr>
          <w:t xml:space="preserve"> un</w:t>
        </w:r>
      </w:ins>
      <w:ins w:id="5829" w:author="Orion" w:date="2011-07-09T18:34:00Z">
        <w:r>
          <w:rPr>
            <w:rFonts w:cs="Times New Roman"/>
          </w:rPr>
          <w:t xml:space="preserve"> sistema intuitivo</w:t>
        </w:r>
        <w:r w:rsidR="005D5E2B">
          <w:rPr>
            <w:rFonts w:cs="Times New Roman"/>
          </w:rPr>
          <w:t xml:space="preserve"> para el usuario</w:t>
        </w:r>
      </w:ins>
      <w:ins w:id="5830" w:author="Orion" w:date="2011-07-09T18:36:00Z">
        <w:r>
          <w:rPr>
            <w:rFonts w:cs="Times New Roman"/>
          </w:rPr>
          <w:t xml:space="preserve">, </w:t>
        </w:r>
      </w:ins>
      <w:ins w:id="5831" w:author="Orion" w:date="2011-07-09T18:37:00Z">
        <w:r w:rsidR="00DE7E87">
          <w:rPr>
            <w:rFonts w:cs="Times New Roman"/>
          </w:rPr>
          <w:t xml:space="preserve">tanto </w:t>
        </w:r>
      </w:ins>
      <w:ins w:id="5832" w:author="Orion" w:date="2011-07-09T18:36:00Z">
        <w:r>
          <w:rPr>
            <w:rFonts w:cs="Times New Roman"/>
          </w:rPr>
          <w:t xml:space="preserve">desde el punto de vista de la usabilidad </w:t>
        </w:r>
      </w:ins>
      <w:ins w:id="5833" w:author="Orion" w:date="2011-07-09T18:37:00Z">
        <w:r w:rsidR="00DE7E87">
          <w:rPr>
            <w:rFonts w:cs="Times New Roman"/>
          </w:rPr>
          <w:t>como de la</w:t>
        </w:r>
      </w:ins>
      <w:ins w:id="5834" w:author="Orion" w:date="2011-07-09T18:36:00Z">
        <w:r>
          <w:rPr>
            <w:rFonts w:cs="Times New Roman"/>
          </w:rPr>
          <w:t xml:space="preserve"> comprensión gráfica</w:t>
        </w:r>
      </w:ins>
      <w:ins w:id="5835" w:author="Orion" w:date="2011-07-09T18:40:00Z">
        <w:r w:rsidR="00DE7E87">
          <w:rPr>
            <w:rFonts w:cs="Times New Roman"/>
          </w:rPr>
          <w:t>, ya que se</w:t>
        </w:r>
      </w:ins>
      <w:ins w:id="5836" w:author="Orion" w:date="2011-07-09T18:39:00Z">
        <w:r w:rsidR="00DE7E87">
          <w:rPr>
            <w:rFonts w:cs="Times New Roman"/>
          </w:rPr>
          <w:t xml:space="preserve"> aporta una forma relativamente sencilla de configurar y ofrecer </w:t>
        </w:r>
      </w:ins>
      <w:ins w:id="5837" w:author="Orion" w:date="2011-07-09T18:40:00Z">
        <w:r w:rsidR="00DE7E87">
          <w:rPr>
            <w:rFonts w:cs="Times New Roman"/>
          </w:rPr>
          <w:t xml:space="preserve">la simulación. Una herramienta que, gracias al diseño, nos aporta </w:t>
        </w:r>
      </w:ins>
      <w:ins w:id="5838" w:author="Orion" w:date="2011-07-09T18:41:00Z">
        <w:r w:rsidR="00DE7E87">
          <w:rPr>
            <w:rFonts w:cs="Times New Roman"/>
          </w:rPr>
          <w:t>flexibilidad a la hora de modificar o añadir tareas a los agentes, o incluso añadir nuevos factores que se quieran tener en cuenta</w:t>
        </w:r>
      </w:ins>
      <w:ins w:id="5839" w:author="Orion" w:date="2011-07-09T18:42:00Z">
        <w:r w:rsidR="00DE7E87">
          <w:rPr>
            <w:rFonts w:cs="Times New Roman"/>
          </w:rPr>
          <w:t xml:space="preserve"> y sean configurables en estas tareas,</w:t>
        </w:r>
      </w:ins>
      <w:ins w:id="5840" w:author="Orion" w:date="2011-07-09T18:41:00Z">
        <w:r w:rsidR="00DE7E87">
          <w:rPr>
            <w:rFonts w:cs="Times New Roman"/>
          </w:rPr>
          <w:t xml:space="preserve"> como pudieran ser tiempos de ejecuci</w:t>
        </w:r>
      </w:ins>
      <w:ins w:id="5841" w:author="Orion" w:date="2011-07-09T18:42:00Z">
        <w:r w:rsidR="00DE7E87">
          <w:rPr>
            <w:rFonts w:cs="Times New Roman"/>
          </w:rPr>
          <w:t xml:space="preserve">ón, </w:t>
        </w:r>
      </w:ins>
      <w:ins w:id="5842" w:author="Orion" w:date="2011-07-09T18:43:00Z">
        <w:r w:rsidR="00DE7E87">
          <w:rPr>
            <w:rFonts w:cs="Times New Roman"/>
          </w:rPr>
          <w:t>prioridad, etc.</w:t>
        </w:r>
      </w:ins>
      <w:ins w:id="5843" w:author="Orion" w:date="2011-07-09T18:44:00Z">
        <w:r w:rsidR="004A637F">
          <w:rPr>
            <w:rFonts w:cs="Times New Roman"/>
          </w:rPr>
          <w:t xml:space="preserve"> Y por último, y gracias a la facilidad de realizar despliegues con la herramienta IDK, dicho sistema es </w:t>
        </w:r>
      </w:ins>
      <w:ins w:id="5844" w:author="Orion" w:date="2011-07-09T18:45:00Z">
        <w:r w:rsidR="004A637F">
          <w:rPr>
            <w:rFonts w:cs="Times New Roman"/>
          </w:rPr>
          <w:t xml:space="preserve">sencillamente escalable a un número relativamente grande de aeronaves siempre que el procesador lo soporte, </w:t>
        </w:r>
      </w:ins>
      <w:ins w:id="5845" w:author="Orion" w:date="2011-07-09T18:47:00Z">
        <w:r w:rsidR="004F32D3">
          <w:rPr>
            <w:rFonts w:cs="Times New Roman"/>
          </w:rPr>
          <w:t xml:space="preserve">permitiéndose </w:t>
        </w:r>
      </w:ins>
      <w:ins w:id="5846" w:author="Orion" w:date="2011-07-09T18:45:00Z">
        <w:r w:rsidR="004A637F">
          <w:rPr>
            <w:rFonts w:cs="Times New Roman"/>
          </w:rPr>
          <w:t xml:space="preserve">incluso hacer despliegues distribuidos sobre varias </w:t>
        </w:r>
      </w:ins>
      <w:ins w:id="5847" w:author="Orion" w:date="2011-07-09T18:46:00Z">
        <w:r w:rsidR="004A637F">
          <w:rPr>
            <w:rFonts w:cs="Times New Roman"/>
          </w:rPr>
          <w:t>máquinas</w:t>
        </w:r>
      </w:ins>
      <w:ins w:id="5848" w:author="Orion" w:date="2011-07-09T18:45:00Z">
        <w:r w:rsidR="004A637F">
          <w:rPr>
            <w:rFonts w:cs="Times New Roman"/>
          </w:rPr>
          <w:t>.</w:t>
        </w:r>
      </w:ins>
    </w:p>
    <w:p w14:paraId="6155B844" w14:textId="77777777" w:rsidR="0050085B" w:rsidRDefault="0050085B" w:rsidP="007A6E14">
      <w:pPr>
        <w:rPr>
          <w:ins w:id="5849" w:author="Orion" w:date="2011-07-09T18:48:00Z"/>
          <w:rFonts w:cs="Times New Roman"/>
        </w:rPr>
      </w:pPr>
    </w:p>
    <w:p w14:paraId="750783E1" w14:textId="0257EBF5" w:rsidR="004F32D3" w:rsidRPr="00F151F3" w:rsidRDefault="005A3ECD">
      <w:pPr>
        <w:outlineLvl w:val="1"/>
        <w:rPr>
          <w:ins w:id="5850" w:author="Orion" w:date="2011-07-09T18:48:00Z"/>
          <w:rFonts w:eastAsiaTheme="majorEastAsia" w:cs="Times New Roman"/>
          <w:color w:val="1F497D" w:themeColor="text2"/>
          <w:spacing w:val="15"/>
          <w:szCs w:val="21"/>
          <w:u w:val="single"/>
          <w:rPrChange w:id="5851" w:author="Orion" w:date="2011-07-09T18:49:00Z">
            <w:rPr>
              <w:ins w:id="5852" w:author="Orion" w:date="2011-07-09T18:48:00Z"/>
            </w:rPr>
          </w:rPrChange>
        </w:rPr>
        <w:pPrChange w:id="5853" w:author="Orion" w:date="2011-07-09T18:49:00Z">
          <w:pPr/>
        </w:pPrChange>
      </w:pPr>
      <w:bookmarkStart w:id="5854" w:name="_Toc298231248"/>
      <w:ins w:id="5855" w:author="Orion" w:date="2011-07-09T18:48:00Z">
        <w:r w:rsidRPr="00F151F3">
          <w:rPr>
            <w:rFonts w:eastAsiaTheme="majorEastAsia" w:cs="Times New Roman"/>
            <w:color w:val="1F497D" w:themeColor="text2"/>
            <w:spacing w:val="15"/>
            <w:szCs w:val="21"/>
            <w:u w:val="single"/>
            <w:rPrChange w:id="5856" w:author="Orion" w:date="2011-07-09T18:49:00Z">
              <w:rPr/>
            </w:rPrChange>
          </w:rPr>
          <w:t>Trabajos Futuros</w:t>
        </w:r>
        <w:bookmarkEnd w:id="5854"/>
      </w:ins>
    </w:p>
    <w:p w14:paraId="79B8DB36" w14:textId="77777777" w:rsidR="005A3ECD" w:rsidRDefault="005A3ECD" w:rsidP="007A6E14">
      <w:pPr>
        <w:rPr>
          <w:ins w:id="5857" w:author="Orion" w:date="2011-07-09T18:48:00Z"/>
          <w:rFonts w:cs="Times New Roman"/>
        </w:rPr>
      </w:pPr>
    </w:p>
    <w:p w14:paraId="43BE9B48" w14:textId="64C1FA44" w:rsidR="005A3ECD" w:rsidRDefault="007704FF" w:rsidP="007A6E14">
      <w:pPr>
        <w:rPr>
          <w:ins w:id="5858" w:author="Orion" w:date="2011-07-11T13:29:00Z"/>
          <w:rFonts w:cs="Times New Roman"/>
        </w:rPr>
      </w:pPr>
      <w:ins w:id="5859" w:author="Orion" w:date="2011-07-11T13:29:00Z">
        <w:r>
          <w:rPr>
            <w:rFonts w:cs="Times New Roman"/>
          </w:rPr>
          <w:t>En este apartado se enumerar</w:t>
        </w:r>
      </w:ins>
      <w:ins w:id="5860" w:author="Orion" w:date="2011-07-11T13:30:00Z">
        <w:r>
          <w:rPr>
            <w:rFonts w:cs="Times New Roman"/>
          </w:rPr>
          <w:t xml:space="preserve">án algunas de las </w:t>
        </w:r>
      </w:ins>
      <w:ins w:id="5861" w:author="Orion" w:date="2011-07-11T13:34:00Z">
        <w:r>
          <w:rPr>
            <w:rFonts w:cs="Times New Roman"/>
          </w:rPr>
          <w:t xml:space="preserve">posibles extensiones que se pueden </w:t>
        </w:r>
      </w:ins>
      <w:ins w:id="5862" w:author="Orion" w:date="2011-07-11T13:35:00Z">
        <w:r>
          <w:rPr>
            <w:rFonts w:cs="Times New Roman"/>
          </w:rPr>
          <w:t>hacer sobre el</w:t>
        </w:r>
      </w:ins>
      <w:ins w:id="5863" w:author="Orion" w:date="2011-07-11T13:34:00Z">
        <w:r>
          <w:rPr>
            <w:rFonts w:cs="Times New Roman"/>
          </w:rPr>
          <w:t xml:space="preserve"> trabajo presentado con el objetivo de </w:t>
        </w:r>
      </w:ins>
      <w:ins w:id="5864" w:author="Orion" w:date="2011-07-11T13:35:00Z">
        <w:r>
          <w:rPr>
            <w:rFonts w:cs="Times New Roman"/>
          </w:rPr>
          <w:t>tener una simulación aún</w:t>
        </w:r>
      </w:ins>
      <w:ins w:id="5865" w:author="Orion" w:date="2011-07-11T13:34:00Z">
        <w:r>
          <w:rPr>
            <w:rFonts w:cs="Times New Roman"/>
          </w:rPr>
          <w:t xml:space="preserve"> más realista</w:t>
        </w:r>
      </w:ins>
      <w:ins w:id="5866" w:author="Orion" w:date="2011-07-11T13:35:00Z">
        <w:r>
          <w:rPr>
            <w:rFonts w:cs="Times New Roman"/>
          </w:rPr>
          <w:t>.</w:t>
        </w:r>
      </w:ins>
      <w:ins w:id="5867" w:author="Orion" w:date="2011-07-11T13:37:00Z">
        <w:r w:rsidR="008D5C74">
          <w:rPr>
            <w:rFonts w:cs="Times New Roman"/>
          </w:rPr>
          <w:t xml:space="preserve"> Estas ampliaciones son:</w:t>
        </w:r>
      </w:ins>
    </w:p>
    <w:p w14:paraId="14419AEB" w14:textId="35726815" w:rsidR="007704FF" w:rsidRDefault="006720A8">
      <w:pPr>
        <w:pStyle w:val="ListParagraph"/>
        <w:numPr>
          <w:ilvl w:val="0"/>
          <w:numId w:val="39"/>
        </w:numPr>
        <w:rPr>
          <w:ins w:id="5868" w:author="Orion" w:date="2011-07-11T13:40:00Z"/>
        </w:rPr>
        <w:pPrChange w:id="5869" w:author="Orion" w:date="2011-07-11T13:37:00Z">
          <w:pPr/>
        </w:pPrChange>
      </w:pPr>
      <w:ins w:id="5870" w:author="Orion" w:date="2011-07-11T13:37:00Z">
        <w:r>
          <w:t>Ampliación de los tipo</w:t>
        </w:r>
      </w:ins>
      <w:ins w:id="5871" w:author="Orion" w:date="2011-07-11T13:41:00Z">
        <w:r>
          <w:t>s</w:t>
        </w:r>
      </w:ins>
      <w:ins w:id="5872" w:author="Orion" w:date="2011-07-11T13:37:00Z">
        <w:r>
          <w:t xml:space="preserve"> de agentes. </w:t>
        </w:r>
      </w:ins>
      <w:ins w:id="5873" w:author="Orion" w:date="2011-07-11T13:38:00Z">
        <w:r>
          <w:t>Es evidente que en la regulación del tráfico aéreo intervienen más roles que los presentados en este trabajo. Un ejemplo de esto podr</w:t>
        </w:r>
      </w:ins>
      <w:ins w:id="5874" w:author="Orion" w:date="2011-07-11T13:39:00Z">
        <w:r>
          <w:t xml:space="preserve">ía ser, en </w:t>
        </w:r>
        <w:r>
          <w:lastRenderedPageBreak/>
          <w:t xml:space="preserve">el ámbito de la tripulación de la aeronave, añadir agentes </w:t>
        </w:r>
      </w:ins>
      <w:ins w:id="5875" w:author="Orion" w:date="2011-07-11T13:40:00Z">
        <w:r>
          <w:t xml:space="preserve">que restrinjan sus </w:t>
        </w:r>
      </w:ins>
      <w:ins w:id="5876" w:author="Orion" w:date="2011-07-11T13:39:00Z">
        <w:r>
          <w:t>responsabilidades</w:t>
        </w:r>
      </w:ins>
      <w:ins w:id="5877" w:author="Orion" w:date="2011-07-11T13:40:00Z">
        <w:r>
          <w:t xml:space="preserve"> a los papeles que desempeñan en el avión el capitán, el primer oficial o el segundo oficial.</w:t>
        </w:r>
      </w:ins>
    </w:p>
    <w:p w14:paraId="43E5EF2F" w14:textId="18496F26" w:rsidR="006720A8" w:rsidRDefault="00A116CA">
      <w:pPr>
        <w:pStyle w:val="ListParagraph"/>
        <w:numPr>
          <w:ilvl w:val="0"/>
          <w:numId w:val="39"/>
        </w:numPr>
        <w:rPr>
          <w:ins w:id="5878" w:author="Orion" w:date="2011-07-11T13:46:00Z"/>
        </w:rPr>
        <w:pPrChange w:id="5879" w:author="Orion" w:date="2011-07-11T13:37:00Z">
          <w:pPr/>
        </w:pPrChange>
      </w:pPr>
      <w:ins w:id="5880" w:author="Orion" w:date="2011-07-11T15:03:00Z">
        <w:r>
          <w:t>Mayor número de</w:t>
        </w:r>
      </w:ins>
      <w:ins w:id="5881" w:author="Orion" w:date="2011-07-11T13:42:00Z">
        <w:r w:rsidR="006720A8">
          <w:t xml:space="preserve"> características de las aeronaves. Los aviones son sistemas muy complejos cuyo número de características y controles es muy amplio, pero como primera aproximaci</w:t>
        </w:r>
      </w:ins>
      <w:ins w:id="5882" w:author="Orion" w:date="2011-07-11T13:43:00Z">
        <w:r w:rsidR="006720A8">
          <w:t>ón se podría añadir</w:t>
        </w:r>
      </w:ins>
      <w:ins w:id="5883" w:author="Orion" w:date="2011-07-11T13:44:00Z">
        <w:r w:rsidR="006720A8">
          <w:t xml:space="preserve"> y </w:t>
        </w:r>
      </w:ins>
      <w:ins w:id="5884" w:author="Orion" w:date="2011-07-11T13:45:00Z">
        <w:r w:rsidR="006720A8">
          <w:t>estudiar</w:t>
        </w:r>
      </w:ins>
      <w:ins w:id="5885" w:author="Orion" w:date="2011-07-11T13:44:00Z">
        <w:r w:rsidR="006720A8">
          <w:t xml:space="preserve"> </w:t>
        </w:r>
        <w:proofErr w:type="spellStart"/>
        <w:r w:rsidR="006720A8">
          <w:t>como</w:t>
        </w:r>
        <w:proofErr w:type="spellEnd"/>
        <w:r w:rsidR="006720A8">
          <w:t xml:space="preserve"> sería </w:t>
        </w:r>
      </w:ins>
      <w:ins w:id="5886" w:author="Orion" w:date="2011-07-11T13:45:00Z">
        <w:r w:rsidR="006720A8">
          <w:t>la</w:t>
        </w:r>
      </w:ins>
      <w:ins w:id="5887" w:author="Orion" w:date="2011-07-11T13:44:00Z">
        <w:r w:rsidR="006720A8">
          <w:t xml:space="preserve"> repercusión en el vuelo de</w:t>
        </w:r>
      </w:ins>
      <w:ins w:id="5888" w:author="Orion" w:date="2011-07-11T13:43:00Z">
        <w:r w:rsidR="006720A8">
          <w:t xml:space="preserve"> factores como</w:t>
        </w:r>
      </w:ins>
      <w:ins w:id="5889" w:author="Orion" w:date="2011-07-11T13:44:00Z">
        <w:r w:rsidR="006720A8">
          <w:t xml:space="preserve"> la cantidad de combustible, el consumo, el cargo que lleva durante el vuelo, la </w:t>
        </w:r>
      </w:ins>
      <w:ins w:id="5890" w:author="Orion" w:date="2011-07-11T13:45:00Z">
        <w:r w:rsidR="006720A8">
          <w:t>antigüedad</w:t>
        </w:r>
      </w:ins>
      <w:ins w:id="5891" w:author="Orion" w:date="2011-07-11T13:44:00Z">
        <w:r w:rsidR="006720A8">
          <w:t xml:space="preserve"> </w:t>
        </w:r>
      </w:ins>
      <w:ins w:id="5892" w:author="Orion" w:date="2011-07-11T13:45:00Z">
        <w:r w:rsidR="006720A8">
          <w:t>o el modelo de la aeronave.</w:t>
        </w:r>
      </w:ins>
    </w:p>
    <w:p w14:paraId="643A46EB" w14:textId="230DBCC4" w:rsidR="006720A8" w:rsidRDefault="00A116CA">
      <w:pPr>
        <w:pStyle w:val="ListParagraph"/>
        <w:numPr>
          <w:ilvl w:val="0"/>
          <w:numId w:val="39"/>
        </w:numPr>
        <w:rPr>
          <w:ins w:id="5893" w:author="Orion" w:date="2011-07-11T13:52:00Z"/>
        </w:rPr>
        <w:pPrChange w:id="5894" w:author="Orion" w:date="2011-07-11T13:37:00Z">
          <w:pPr/>
        </w:pPrChange>
      </w:pPr>
      <w:ins w:id="5895" w:author="Orion" w:date="2011-07-11T15:03:00Z">
        <w:r>
          <w:t>Z</w:t>
        </w:r>
      </w:ins>
      <w:ins w:id="5896" w:author="Orion" w:date="2011-07-11T13:46:00Z">
        <w:r w:rsidR="009F0E0A">
          <w:t xml:space="preserve">onas restringidas de vuelo. </w:t>
        </w:r>
        <w:r w:rsidR="004A63FA">
          <w:t>En la vida real hay zonas por encima de las cuales el vuelo no est</w:t>
        </w:r>
      </w:ins>
      <w:ins w:id="5897" w:author="Orion" w:date="2011-07-11T13:47:00Z">
        <w:r w:rsidR="004A63FA">
          <w:t xml:space="preserve">á permitido. </w:t>
        </w:r>
      </w:ins>
      <w:ins w:id="5898" w:author="Orion" w:date="2011-07-11T13:49:00Z">
        <w:r w:rsidR="004A63FA">
          <w:t xml:space="preserve">Estas zonas pueden ser zonas </w:t>
        </w:r>
      </w:ins>
      <w:ins w:id="5899" w:author="Orion" w:date="2011-07-11T13:50:00Z">
        <w:r w:rsidR="004A63FA">
          <w:t xml:space="preserve">permanentemente </w:t>
        </w:r>
      </w:ins>
      <w:ins w:id="5900" w:author="Orion" w:date="2011-07-11T13:49:00Z">
        <w:r w:rsidR="004A63FA">
          <w:t>restringidas debido</w:t>
        </w:r>
      </w:ins>
      <w:ins w:id="5901" w:author="Orion" w:date="2011-07-11T13:47:00Z">
        <w:r w:rsidR="004A63FA">
          <w:t xml:space="preserve"> </w:t>
        </w:r>
      </w:ins>
      <w:ins w:id="5902" w:author="Orion" w:date="2011-07-11T13:48:00Z">
        <w:r w:rsidR="004A63FA">
          <w:t>a la existencia de</w:t>
        </w:r>
      </w:ins>
      <w:ins w:id="5903" w:author="Orion" w:date="2011-07-11T13:47:00Z">
        <w:r w:rsidR="004A63FA">
          <w:t xml:space="preserve"> mont</w:t>
        </w:r>
      </w:ins>
      <w:ins w:id="5904" w:author="Orion" w:date="2011-07-11T13:48:00Z">
        <w:r w:rsidR="004A63FA">
          <w:t>a</w:t>
        </w:r>
      </w:ins>
      <w:ins w:id="5905" w:author="Orion" w:date="2011-07-11T13:47:00Z">
        <w:r w:rsidR="004A63FA">
          <w:t>ñas elevadas</w:t>
        </w:r>
      </w:ins>
      <w:ins w:id="5906" w:author="Orion" w:date="2011-07-11T13:50:00Z">
        <w:r w:rsidR="004A63FA">
          <w:t>,</w:t>
        </w:r>
      </w:ins>
      <w:ins w:id="5907" w:author="Orion" w:date="2011-07-11T13:48:00Z">
        <w:r w:rsidR="004A63FA">
          <w:t xml:space="preserve"> zonas muy pobladas</w:t>
        </w:r>
      </w:ins>
      <w:ins w:id="5908" w:author="Orion" w:date="2011-07-11T13:51:00Z">
        <w:r w:rsidR="004A63FA">
          <w:t>,</w:t>
        </w:r>
      </w:ins>
      <w:ins w:id="5909" w:author="Orion" w:date="2011-07-11T13:50:00Z">
        <w:r w:rsidR="004A63FA">
          <w:t xml:space="preserve"> fabricas </w:t>
        </w:r>
      </w:ins>
      <w:ins w:id="5910" w:author="Orion" w:date="2011-07-11T13:51:00Z">
        <w:r w:rsidR="004A63FA">
          <w:t xml:space="preserve">con material explosivo, </w:t>
        </w:r>
        <w:proofErr w:type="spellStart"/>
        <w:r w:rsidR="004A63FA">
          <w:t>etc</w:t>
        </w:r>
      </w:ins>
      <w:proofErr w:type="spellEnd"/>
      <w:ins w:id="5911" w:author="Orion" w:date="2011-07-11T13:50:00Z">
        <w:r w:rsidR="004A63FA">
          <w:t>, o zonas temporalmente restringidas debido a incendios, nubes volcánicas, etc.</w:t>
        </w:r>
      </w:ins>
    </w:p>
    <w:p w14:paraId="0716A7B3" w14:textId="52E62142" w:rsidR="007704FF" w:rsidRPr="0015563B" w:rsidRDefault="00A116CA">
      <w:pPr>
        <w:pStyle w:val="ListParagraph"/>
        <w:numPr>
          <w:ilvl w:val="0"/>
          <w:numId w:val="39"/>
        </w:numPr>
        <w:rPr>
          <w:ins w:id="5912" w:author="Orion" w:date="2011-07-11T15:02:00Z"/>
          <w:rFonts w:cs="Times New Roman"/>
        </w:rPr>
        <w:pPrChange w:id="5913" w:author="Orion" w:date="2011-07-11T15:02:00Z">
          <w:pPr/>
        </w:pPrChange>
      </w:pPr>
      <w:ins w:id="5914" w:author="Orion" w:date="2011-07-11T15:03:00Z">
        <w:r>
          <w:t>C</w:t>
        </w:r>
      </w:ins>
      <w:ins w:id="5915" w:author="Orion" w:date="2011-07-11T14:55:00Z">
        <w:r w:rsidR="000B41EC">
          <w:t xml:space="preserve">ondiciones meteorológicas. Las </w:t>
        </w:r>
      </w:ins>
      <w:ins w:id="5916" w:author="Orion" w:date="2011-07-11T14:56:00Z">
        <w:r w:rsidR="000B41EC">
          <w:t xml:space="preserve">condiciones </w:t>
        </w:r>
      </w:ins>
      <w:ins w:id="5917" w:author="Orion" w:date="2011-07-11T14:57:00Z">
        <w:r w:rsidR="000B41EC">
          <w:t>meteorológicas</w:t>
        </w:r>
      </w:ins>
      <w:ins w:id="5918" w:author="Orion" w:date="2011-07-11T15:00:00Z">
        <w:r w:rsidR="000B3651">
          <w:t xml:space="preserve"> adversas, como pueden ser fuertes tormentas, vientos huracanados, </w:t>
        </w:r>
        <w:proofErr w:type="spellStart"/>
        <w:r w:rsidR="000B3651">
          <w:t>etc</w:t>
        </w:r>
        <w:proofErr w:type="spellEnd"/>
        <w:r w:rsidR="000B3651">
          <w:t xml:space="preserve">, </w:t>
        </w:r>
      </w:ins>
      <w:ins w:id="5919" w:author="Orion" w:date="2011-07-11T14:56:00Z">
        <w:r w:rsidR="000B41EC">
          <w:t xml:space="preserve"> tienen una gran</w:t>
        </w:r>
      </w:ins>
      <w:ins w:id="5920" w:author="Orion" w:date="2011-07-11T14:57:00Z">
        <w:r w:rsidR="000B41EC">
          <w:t xml:space="preserve"> </w:t>
        </w:r>
      </w:ins>
      <w:ins w:id="5921" w:author="Orion" w:date="2011-07-11T14:56:00Z">
        <w:r w:rsidR="000B41EC">
          <w:t>importancia en la gestión del tráfico aéreo porque pueden</w:t>
        </w:r>
      </w:ins>
      <w:ins w:id="5922" w:author="Orion" w:date="2011-07-11T14:58:00Z">
        <w:r w:rsidR="000B41EC">
          <w:t xml:space="preserve"> generar retrasos impactando</w:t>
        </w:r>
      </w:ins>
      <w:ins w:id="5923" w:author="Orion" w:date="2011-07-11T14:56:00Z">
        <w:r w:rsidR="000B41EC">
          <w:t xml:space="preserve"> en la planificación de </w:t>
        </w:r>
      </w:ins>
      <w:ins w:id="5924" w:author="Orion" w:date="2011-07-11T15:01:00Z">
        <w:r w:rsidR="00D74B69">
          <w:t xml:space="preserve">los </w:t>
        </w:r>
      </w:ins>
      <w:ins w:id="5925" w:author="Orion" w:date="2011-07-11T14:57:00Z">
        <w:r w:rsidR="000B41EC">
          <w:t>despegues,</w:t>
        </w:r>
      </w:ins>
      <w:ins w:id="5926" w:author="Orion" w:date="2011-07-11T15:01:00Z">
        <w:r w:rsidR="00FE0101">
          <w:t xml:space="preserve"> de</w:t>
        </w:r>
      </w:ins>
      <w:ins w:id="5927" w:author="Orion" w:date="2011-07-11T14:57:00Z">
        <w:r w:rsidR="000B41EC">
          <w:t xml:space="preserve"> </w:t>
        </w:r>
      </w:ins>
      <w:ins w:id="5928" w:author="Orion" w:date="2011-07-11T15:01:00Z">
        <w:r w:rsidR="00D74B69">
          <w:t xml:space="preserve">las </w:t>
        </w:r>
      </w:ins>
      <w:ins w:id="5929" w:author="Orion" w:date="2011-07-11T14:57:00Z">
        <w:r w:rsidR="000B41EC">
          <w:t>trayectorias de las aeronaves e incluso en los aterrizajes</w:t>
        </w:r>
      </w:ins>
      <w:ins w:id="5930" w:author="Orion" w:date="2011-07-11T15:01:00Z">
        <w:r w:rsidR="00D07446">
          <w:t>,</w:t>
        </w:r>
      </w:ins>
      <w:ins w:id="5931" w:author="Orion" w:date="2011-07-11T14:57:00Z">
        <w:r w:rsidR="000B41EC">
          <w:t xml:space="preserve"> </w:t>
        </w:r>
      </w:ins>
      <w:ins w:id="5932" w:author="Orion" w:date="2011-07-11T15:03:00Z">
        <w:r w:rsidR="0061463C">
          <w:t>haciendo</w:t>
        </w:r>
      </w:ins>
      <w:ins w:id="5933" w:author="Orion" w:date="2011-07-11T15:02:00Z">
        <w:r w:rsidR="0061463C">
          <w:t xml:space="preserve"> que los aviones tengan que aterrizar en </w:t>
        </w:r>
      </w:ins>
      <w:ins w:id="5934" w:author="Orion" w:date="2011-07-11T15:01:00Z">
        <w:r w:rsidR="00D07446">
          <w:t>aeropuertos alternativo</w:t>
        </w:r>
      </w:ins>
      <w:ins w:id="5935" w:author="Orion" w:date="2011-07-11T15:02:00Z">
        <w:r w:rsidR="0061463C">
          <w:t>s.</w:t>
        </w:r>
      </w:ins>
    </w:p>
    <w:p w14:paraId="642C7FD1" w14:textId="7F4319AC" w:rsidR="00D07446" w:rsidRDefault="00A116CA">
      <w:pPr>
        <w:pStyle w:val="ListParagraph"/>
        <w:numPr>
          <w:ilvl w:val="0"/>
          <w:numId w:val="39"/>
        </w:numPr>
        <w:rPr>
          <w:ins w:id="5936" w:author="Orion" w:date="2011-07-11T15:08:00Z"/>
          <w:rFonts w:cs="Times New Roman"/>
        </w:rPr>
        <w:pPrChange w:id="5937" w:author="Orion" w:date="2011-07-11T15:02:00Z">
          <w:pPr/>
        </w:pPrChange>
      </w:pPr>
      <w:ins w:id="5938" w:author="Orion" w:date="2011-07-11T15:03:00Z">
        <w:r>
          <w:rPr>
            <w:rFonts w:cs="Times New Roman"/>
          </w:rPr>
          <w:t xml:space="preserve">Gestión </w:t>
        </w:r>
      </w:ins>
      <w:ins w:id="5939" w:author="Orion" w:date="2011-07-11T15:04:00Z">
        <w:r>
          <w:rPr>
            <w:rFonts w:cs="Times New Roman"/>
          </w:rPr>
          <w:t xml:space="preserve">de los despegues y aterrizaje. Una de las tareas más complejas de los controladores que trabajan en las torres de control es la gestión de las aproximaciones a los aeropuertos. </w:t>
        </w:r>
      </w:ins>
      <w:ins w:id="5940" w:author="Orion" w:date="2011-07-11T15:05:00Z">
        <w:r>
          <w:rPr>
            <w:rFonts w:cs="Times New Roman"/>
          </w:rPr>
          <w:t>Es una tarea</w:t>
        </w:r>
      </w:ins>
      <w:ins w:id="5941" w:author="Orion" w:date="2011-07-11T15:07:00Z">
        <w:r>
          <w:rPr>
            <w:rFonts w:cs="Times New Roman"/>
          </w:rPr>
          <w:t xml:space="preserve"> con bastante complejidad</w:t>
        </w:r>
      </w:ins>
      <w:ins w:id="5942" w:author="Orion" w:date="2011-07-11T15:05:00Z">
        <w:r>
          <w:rPr>
            <w:rFonts w:cs="Times New Roman"/>
          </w:rPr>
          <w:t xml:space="preserve"> que consist</w:t>
        </w:r>
      </w:ins>
      <w:ins w:id="5943" w:author="Orion" w:date="2011-07-11T15:07:00Z">
        <w:r>
          <w:rPr>
            <w:rFonts w:cs="Times New Roman"/>
          </w:rPr>
          <w:t>e</w:t>
        </w:r>
      </w:ins>
      <w:ins w:id="5944" w:author="Orion" w:date="2011-07-11T15:05:00Z">
        <w:r>
          <w:rPr>
            <w:rFonts w:cs="Times New Roman"/>
          </w:rPr>
          <w:t xml:space="preserve"> en coordinar los aterrizajes y despegues entre sí</w:t>
        </w:r>
      </w:ins>
      <w:ins w:id="5945" w:author="Orion" w:date="2011-07-11T15:06:00Z">
        <w:r>
          <w:rPr>
            <w:rFonts w:cs="Times New Roman"/>
          </w:rPr>
          <w:t xml:space="preserve"> haciendo uso de la pista o pistas que tenga el aeropuerto</w:t>
        </w:r>
      </w:ins>
      <w:ins w:id="5946" w:author="Orion" w:date="2011-07-11T15:07:00Z">
        <w:r>
          <w:rPr>
            <w:rFonts w:cs="Times New Roman"/>
          </w:rPr>
          <w:t xml:space="preserve"> de tal manera que no se produzca ninguna colisión entre aviones y se respeten los tiempos</w:t>
        </w:r>
      </w:ins>
      <w:ins w:id="5947" w:author="Orion" w:date="2011-07-11T15:08:00Z">
        <w:r>
          <w:rPr>
            <w:rFonts w:cs="Times New Roman"/>
          </w:rPr>
          <w:t xml:space="preserve"> y espacios</w:t>
        </w:r>
      </w:ins>
      <w:ins w:id="5948" w:author="Orion" w:date="2011-07-11T15:07:00Z">
        <w:r>
          <w:rPr>
            <w:rFonts w:cs="Times New Roman"/>
          </w:rPr>
          <w:t xml:space="preserve"> de seguridad</w:t>
        </w:r>
      </w:ins>
      <w:ins w:id="5949" w:author="Orion" w:date="2011-07-11T15:08:00Z">
        <w:r>
          <w:rPr>
            <w:rFonts w:cs="Times New Roman"/>
          </w:rPr>
          <w:t>.</w:t>
        </w:r>
      </w:ins>
    </w:p>
    <w:p w14:paraId="1CBC4F83" w14:textId="61F7A27B" w:rsidR="00A116CA" w:rsidRPr="0015563B" w:rsidRDefault="007B102A">
      <w:pPr>
        <w:pStyle w:val="ListParagraph"/>
        <w:numPr>
          <w:ilvl w:val="0"/>
          <w:numId w:val="39"/>
        </w:numPr>
        <w:rPr>
          <w:ins w:id="5950" w:author="Orion" w:date="2011-07-11T15:02:00Z"/>
          <w:rFonts w:cs="Times New Roman"/>
        </w:rPr>
        <w:pPrChange w:id="5951" w:author="Orion" w:date="2011-07-11T15:02:00Z">
          <w:pPr/>
        </w:pPrChange>
      </w:pPr>
      <w:ins w:id="5952" w:author="Orion" w:date="2011-07-11T15:09:00Z">
        <w:r>
          <w:rPr>
            <w:rFonts w:cs="Times New Roman"/>
          </w:rPr>
          <w:t>Generación</w:t>
        </w:r>
      </w:ins>
      <w:ins w:id="5953" w:author="Orion" w:date="2011-07-11T15:08:00Z">
        <w:r>
          <w:rPr>
            <w:rFonts w:cs="Times New Roman"/>
          </w:rPr>
          <w:t xml:space="preserve"> autom</w:t>
        </w:r>
      </w:ins>
      <w:ins w:id="5954" w:author="Orion" w:date="2011-07-11T15:09:00Z">
        <w:r>
          <w:rPr>
            <w:rFonts w:cs="Times New Roman"/>
          </w:rPr>
          <w:t xml:space="preserve">ática de los planes de vuelo. Actualmente </w:t>
        </w:r>
        <w:r w:rsidR="005454AF">
          <w:rPr>
            <w:rFonts w:cs="Times New Roman"/>
          </w:rPr>
          <w:t>en e</w:t>
        </w:r>
      </w:ins>
      <w:ins w:id="5955" w:author="Orion" w:date="2011-07-11T15:12:00Z">
        <w:r w:rsidR="005454AF">
          <w:rPr>
            <w:rFonts w:cs="Times New Roman"/>
          </w:rPr>
          <w:t xml:space="preserve">ste trabajo </w:t>
        </w:r>
      </w:ins>
      <w:ins w:id="5956" w:author="Orion" w:date="2011-07-11T15:09:00Z">
        <w:r>
          <w:rPr>
            <w:rFonts w:cs="Times New Roman"/>
          </w:rPr>
          <w:t>se est</w:t>
        </w:r>
        <w:r w:rsidR="005454AF">
          <w:rPr>
            <w:rFonts w:cs="Times New Roman"/>
          </w:rPr>
          <w:t>á</w:t>
        </w:r>
      </w:ins>
      <w:ins w:id="5957" w:author="Orion" w:date="2011-07-11T15:13:00Z">
        <w:r w:rsidR="005454AF">
          <w:rPr>
            <w:rFonts w:cs="Times New Roman"/>
          </w:rPr>
          <w:t xml:space="preserve">n </w:t>
        </w:r>
      </w:ins>
      <w:ins w:id="5958" w:author="Orion" w:date="2011-07-11T15:09:00Z">
        <w:r>
          <w:rPr>
            <w:rFonts w:cs="Times New Roman"/>
          </w:rPr>
          <w:t xml:space="preserve">configurando los planes de vuelo </w:t>
        </w:r>
      </w:ins>
      <w:ins w:id="5959" w:author="Orion" w:date="2011-07-11T15:13:00Z">
        <w:r w:rsidR="005454AF">
          <w:rPr>
            <w:rFonts w:cs="Times New Roman"/>
          </w:rPr>
          <w:t xml:space="preserve">manualmente </w:t>
        </w:r>
      </w:ins>
      <w:ins w:id="5960" w:author="Orion" w:date="2011-07-11T15:09:00Z">
        <w:r>
          <w:rPr>
            <w:rFonts w:cs="Times New Roman"/>
          </w:rPr>
          <w:t xml:space="preserve">mediante un fichero </w:t>
        </w:r>
        <w:proofErr w:type="spellStart"/>
        <w:r>
          <w:rPr>
            <w:rFonts w:cs="Times New Roman"/>
          </w:rPr>
          <w:t>xml</w:t>
        </w:r>
        <w:proofErr w:type="spellEnd"/>
        <w:r>
          <w:rPr>
            <w:rFonts w:cs="Times New Roman"/>
          </w:rPr>
          <w:t xml:space="preserve">. En la realidad </w:t>
        </w:r>
      </w:ins>
      <w:ins w:id="5961" w:author="Orion" w:date="2011-07-11T15:10:00Z">
        <w:r>
          <w:rPr>
            <w:rFonts w:cs="Times New Roman"/>
          </w:rPr>
          <w:t xml:space="preserve">las compañías aéreas disponen de </w:t>
        </w:r>
      </w:ins>
      <w:ins w:id="5962" w:author="Orion" w:date="2011-07-11T15:09:00Z">
        <w:r>
          <w:rPr>
            <w:rFonts w:cs="Times New Roman"/>
          </w:rPr>
          <w:t>aplicaciones que se encargan de gestionar y generar autom</w:t>
        </w:r>
      </w:ins>
      <w:ins w:id="5963" w:author="Orion" w:date="2011-07-11T15:11:00Z">
        <w:r>
          <w:rPr>
            <w:rFonts w:cs="Times New Roman"/>
          </w:rPr>
          <w:t>áticamente cada uno de los planes de vuelo para sus pilotos de tal manera que</w:t>
        </w:r>
      </w:ins>
      <w:ins w:id="5964" w:author="Orion" w:date="2011-07-11T15:09:00Z">
        <w:r>
          <w:rPr>
            <w:rFonts w:cs="Times New Roman"/>
          </w:rPr>
          <w:t xml:space="preserve"> no haya solapamientos y </w:t>
        </w:r>
      </w:ins>
      <w:ins w:id="5965" w:author="Orion" w:date="2011-07-11T15:12:00Z">
        <w:r>
          <w:rPr>
            <w:rFonts w:cs="Times New Roman"/>
          </w:rPr>
          <w:t xml:space="preserve">se </w:t>
        </w:r>
      </w:ins>
      <w:ins w:id="5966" w:author="Orion" w:date="2011-07-11T15:09:00Z">
        <w:r>
          <w:rPr>
            <w:rFonts w:cs="Times New Roman"/>
          </w:rPr>
          <w:t>redu</w:t>
        </w:r>
      </w:ins>
      <w:ins w:id="5967" w:author="Orion" w:date="2011-07-11T15:12:00Z">
        <w:r>
          <w:rPr>
            <w:rFonts w:cs="Times New Roman"/>
          </w:rPr>
          <w:t>zcan</w:t>
        </w:r>
      </w:ins>
      <w:ins w:id="5968" w:author="Orion" w:date="2011-07-11T15:09:00Z">
        <w:r>
          <w:rPr>
            <w:rFonts w:cs="Times New Roman"/>
          </w:rPr>
          <w:t xml:space="preserve"> los riesgos de conflicto</w:t>
        </w:r>
      </w:ins>
      <w:ins w:id="5969" w:author="Orion" w:date="2011-07-11T15:12:00Z">
        <w:r>
          <w:rPr>
            <w:rFonts w:cs="Times New Roman"/>
          </w:rPr>
          <w:t xml:space="preserve"> entre aviones.</w:t>
        </w:r>
      </w:ins>
    </w:p>
    <w:p w14:paraId="70FC80C2" w14:textId="77777777" w:rsidR="001D4363" w:rsidRDefault="001D4363">
      <w:pPr>
        <w:widowControl/>
        <w:suppressAutoHyphens w:val="0"/>
        <w:rPr>
          <w:ins w:id="5970" w:author="Orion" w:date="2011-07-11T15:14:00Z"/>
          <w:rFonts w:cs="Times New Roman"/>
        </w:rPr>
      </w:pPr>
      <w:ins w:id="5971" w:author="Orion" w:date="2011-07-11T15:14:00Z">
        <w:r>
          <w:rPr>
            <w:rFonts w:cs="Times New Roman"/>
          </w:rPr>
          <w:br w:type="page"/>
        </w:r>
      </w:ins>
    </w:p>
    <w:p w14:paraId="681B8E9F" w14:textId="21E47AA1" w:rsidR="00BB1765" w:rsidRPr="00376A29" w:rsidDel="00531F30" w:rsidRDefault="00BB1765">
      <w:pPr>
        <w:widowControl/>
        <w:suppressAutoHyphens w:val="0"/>
        <w:rPr>
          <w:del w:id="5972" w:author="Orion" w:date="2011-03-31T22:56:00Z"/>
          <w:rFonts w:cs="Times New Roman"/>
        </w:rPr>
        <w:pPrChange w:id="5973" w:author="Orion" w:date="2011-07-11T15:14:00Z">
          <w:pPr>
            <w:jc w:val="both"/>
          </w:pPr>
        </w:pPrChange>
      </w:pPr>
    </w:p>
    <w:p w14:paraId="043B4F72" w14:textId="77777777" w:rsidR="00BB1765" w:rsidRPr="00650D90" w:rsidDel="00EB5BE1" w:rsidRDefault="00BB1765">
      <w:pPr>
        <w:rPr>
          <w:del w:id="5974" w:author="Orion" w:date="2011-03-31T18:09:00Z"/>
          <w:rPrChange w:id="5975" w:author="Orion" w:date="2011-05-01T20:13:00Z">
            <w:rPr>
              <w:del w:id="5976" w:author="Orion" w:date="2011-03-31T18:09:00Z"/>
              <w:rFonts w:cs="Times New Roman"/>
              <w:lang w:val="en-US"/>
            </w:rPr>
          </w:rPrChange>
        </w:rPr>
        <w:pPrChange w:id="5977" w:author="Orion" w:date="2011-07-08T14:58:00Z">
          <w:pPr>
            <w:jc w:val="both"/>
          </w:pPr>
        </w:pPrChange>
      </w:pPr>
      <w:del w:id="5978" w:author="Orion" w:date="2011-03-31T18:25:00Z">
        <w:r w:rsidRPr="00650D90" w:rsidDel="00D873A4">
          <w:rPr>
            <w:rPrChange w:id="5979" w:author="Orion" w:date="2011-05-01T20:13:00Z">
              <w:rPr>
                <w:b/>
                <w:bCs/>
                <w:sz w:val="48"/>
                <w:szCs w:val="48"/>
                <w:lang w:val="en-US"/>
              </w:rPr>
            </w:rPrChange>
          </w:rPr>
          <w:delText xml:space="preserve">[1] </w:delText>
        </w:r>
      </w:del>
      <w:del w:id="5980" w:author="Orion" w:date="2011-03-31T18:09:00Z">
        <w:r w:rsidRPr="00650D90" w:rsidDel="00EB5BE1">
          <w:rPr>
            <w:rPrChange w:id="5981"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5982" w:author="Orion" w:date="2011-03-31T18:25:00Z"/>
          <w:rPrChange w:id="5983" w:author="Orion" w:date="2011-05-01T20:13:00Z">
            <w:rPr>
              <w:del w:id="5984" w:author="Orion" w:date="2011-03-31T18:25:00Z"/>
              <w:rFonts w:cs="Times New Roman"/>
              <w:lang w:val="en-US"/>
            </w:rPr>
          </w:rPrChange>
        </w:rPr>
        <w:pPrChange w:id="5985" w:author="Orion" w:date="2011-07-08T14:58:00Z">
          <w:pPr>
            <w:jc w:val="both"/>
          </w:pPr>
        </w:pPrChange>
      </w:pPr>
      <w:del w:id="5986" w:author="Orion" w:date="2011-03-31T18:09:00Z">
        <w:r w:rsidRPr="00246937" w:rsidDel="00EB5BE1">
          <w:rPr>
            <w:rPrChange w:id="5987" w:author="Orion" w:date="2011-04-24T22:32:00Z">
              <w:rPr>
                <w:rStyle w:val="Hyperlink"/>
                <w:b/>
                <w:bCs/>
                <w:sz w:val="48"/>
                <w:szCs w:val="48"/>
              </w:rPr>
            </w:rPrChange>
          </w:rPr>
          <w:fldChar w:fldCharType="begin"/>
        </w:r>
        <w:r w:rsidRPr="00650D90" w:rsidDel="00EB5BE1">
          <w:rPr>
            <w:rPrChange w:id="5988"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5989" w:author="Orion" w:date="2011-04-24T22:32:00Z">
              <w:rPr>
                <w:rStyle w:val="Hyperlink"/>
                <w:b/>
                <w:bCs/>
                <w:sz w:val="48"/>
                <w:szCs w:val="48"/>
              </w:rPr>
            </w:rPrChange>
          </w:rPr>
          <w:fldChar w:fldCharType="separate"/>
        </w:r>
        <w:r w:rsidR="00BB1765" w:rsidRPr="00650D90" w:rsidDel="00EB5BE1">
          <w:rPr>
            <w:rStyle w:val="Hyperlink"/>
            <w:rFonts w:cs="Times New Roman"/>
            <w:rPrChange w:id="5990"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5991" w:author="Orion" w:date="2011-04-24T22:32:00Z">
              <w:rPr>
                <w:rStyle w:val="Hyperlink"/>
                <w:b/>
                <w:bCs/>
                <w:sz w:val="48"/>
                <w:szCs w:val="48"/>
              </w:rPr>
            </w:rPrChange>
          </w:rPr>
          <w:fldChar w:fldCharType="end"/>
        </w:r>
      </w:del>
      <w:del w:id="5992" w:author="Orion" w:date="2011-03-31T18:25:00Z">
        <w:r w:rsidR="00BB1765" w:rsidRPr="00650D90" w:rsidDel="00D873A4">
          <w:rPr>
            <w:rPrChange w:id="5993"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5994" w:author="Orion" w:date="2011-03-31T18:25:00Z"/>
          <w:rPrChange w:id="5995" w:author="Orion" w:date="2011-05-01T20:13:00Z">
            <w:rPr>
              <w:del w:id="5996" w:author="Orion" w:date="2011-03-31T18:25:00Z"/>
              <w:rFonts w:cs="Times New Roman"/>
              <w:lang w:val="en-US"/>
            </w:rPr>
          </w:rPrChange>
        </w:rPr>
        <w:pPrChange w:id="5997" w:author="Orion" w:date="2011-07-08T14:58:00Z">
          <w:pPr>
            <w:jc w:val="both"/>
          </w:pPr>
        </w:pPrChange>
      </w:pPr>
    </w:p>
    <w:p w14:paraId="312D5DB9" w14:textId="77777777" w:rsidR="00BB1765" w:rsidRPr="00650D90" w:rsidDel="00EB5BE1" w:rsidRDefault="00BB1765">
      <w:pPr>
        <w:rPr>
          <w:del w:id="5998" w:author="Orion" w:date="2011-03-31T18:13:00Z"/>
          <w:rFonts w:eastAsia="Times New Roman"/>
          <w:rPrChange w:id="5999" w:author="Orion" w:date="2011-05-01T20:13:00Z">
            <w:rPr>
              <w:del w:id="6000" w:author="Orion" w:date="2011-03-31T18:13:00Z"/>
              <w:rFonts w:eastAsia="Times New Roman" w:cs="Times New Roman"/>
              <w:lang w:val="en-US"/>
            </w:rPr>
          </w:rPrChange>
        </w:rPr>
        <w:pPrChange w:id="6001" w:author="Orion" w:date="2011-07-08T14:58:00Z">
          <w:pPr>
            <w:jc w:val="both"/>
          </w:pPr>
        </w:pPrChange>
      </w:pPr>
      <w:del w:id="6002" w:author="Orion" w:date="2011-03-31T18:25:00Z">
        <w:r w:rsidRPr="00650D90" w:rsidDel="00D873A4">
          <w:rPr>
            <w:rFonts w:eastAsia="Times New Roman"/>
            <w:rPrChange w:id="6003" w:author="Orion" w:date="2011-05-01T20:13:00Z">
              <w:rPr>
                <w:rFonts w:eastAsia="Times New Roman" w:cs="Times New Roman"/>
                <w:b/>
                <w:bCs/>
                <w:sz w:val="48"/>
                <w:szCs w:val="48"/>
                <w:lang w:val="en-US"/>
              </w:rPr>
            </w:rPrChange>
          </w:rPr>
          <w:delText xml:space="preserve">[2] </w:delText>
        </w:r>
      </w:del>
      <w:del w:id="6004" w:author="Orion" w:date="2011-03-31T18:13:00Z">
        <w:r w:rsidRPr="00650D90" w:rsidDel="00EB5BE1">
          <w:rPr>
            <w:rFonts w:eastAsia="Times New Roman"/>
            <w:rPrChange w:id="6005"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6006"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6007"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6008"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6009"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6010"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6011"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6012" w:author="Orion" w:date="2011-03-31T18:25:00Z"/>
          <w:rPrChange w:id="6013" w:author="Orion" w:date="2011-05-01T20:13:00Z">
            <w:rPr>
              <w:del w:id="6014" w:author="Orion" w:date="2011-03-31T18:25:00Z"/>
              <w:rFonts w:cs="Times New Roman"/>
              <w:lang w:val="en-US"/>
            </w:rPr>
          </w:rPrChange>
        </w:rPr>
        <w:pPrChange w:id="6015" w:author="Orion" w:date="2011-07-08T14:58:00Z">
          <w:pPr>
            <w:jc w:val="both"/>
          </w:pPr>
        </w:pPrChange>
      </w:pPr>
    </w:p>
    <w:p w14:paraId="77EE57AE" w14:textId="77777777" w:rsidR="00BB1765" w:rsidRPr="00650D90" w:rsidDel="00D873A4" w:rsidRDefault="00BB1765">
      <w:pPr>
        <w:rPr>
          <w:del w:id="6016" w:author="Orion" w:date="2011-03-31T18:25:00Z"/>
          <w:rFonts w:eastAsia="Times New Roman"/>
          <w:rPrChange w:id="6017" w:author="Orion" w:date="2011-05-01T20:13:00Z">
            <w:rPr>
              <w:del w:id="6018" w:author="Orion" w:date="2011-03-31T18:25:00Z"/>
              <w:rFonts w:eastAsia="Times New Roman" w:cs="Times New Roman"/>
              <w:lang w:val="en-US"/>
            </w:rPr>
          </w:rPrChange>
        </w:rPr>
        <w:pPrChange w:id="6019" w:author="Orion" w:date="2011-07-08T14:58:00Z">
          <w:pPr>
            <w:jc w:val="both"/>
          </w:pPr>
        </w:pPrChange>
      </w:pPr>
      <w:del w:id="6020" w:author="Orion" w:date="2011-03-31T18:25:00Z">
        <w:r w:rsidRPr="00650D90" w:rsidDel="00D873A4">
          <w:rPr>
            <w:rFonts w:eastAsia="Times New Roman"/>
            <w:rPrChange w:id="6021"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pPr>
        <w:rPr>
          <w:del w:id="6022" w:author="Orion" w:date="2011-03-31T18:25:00Z"/>
          <w:rFonts w:eastAsia="Times New Roman"/>
          <w:rPrChange w:id="6023" w:author="Orion" w:date="2011-05-01T20:13:00Z">
            <w:rPr>
              <w:del w:id="6024" w:author="Orion" w:date="2011-03-31T18:25:00Z"/>
              <w:rFonts w:eastAsia="Times New Roman" w:cs="Times New Roman"/>
              <w:lang w:val="en-US"/>
            </w:rPr>
          </w:rPrChange>
        </w:rPr>
        <w:pPrChange w:id="6025" w:author="Orion" w:date="2011-07-08T14:58:00Z">
          <w:pPr>
            <w:jc w:val="both"/>
          </w:pPr>
        </w:pPrChange>
      </w:pPr>
      <w:del w:id="6026" w:author="Orion" w:date="2011-03-31T18:25:00Z">
        <w:r w:rsidRPr="00246937" w:rsidDel="00D873A4">
          <w:rPr>
            <w:rPrChange w:id="6027" w:author="Orion" w:date="2011-04-24T22:32:00Z">
              <w:rPr>
                <w:rStyle w:val="Hyperlink"/>
                <w:b/>
                <w:bCs/>
                <w:sz w:val="48"/>
                <w:szCs w:val="48"/>
              </w:rPr>
            </w:rPrChange>
          </w:rPr>
          <w:fldChar w:fldCharType="begin"/>
        </w:r>
        <w:r w:rsidRPr="00650D90" w:rsidDel="00D873A4">
          <w:rPr>
            <w:rPrChange w:id="6028" w:author="Orion" w:date="2011-05-01T20:13:00Z">
              <w:rPr>
                <w:b/>
                <w:bCs/>
                <w:sz w:val="48"/>
                <w:szCs w:val="48"/>
              </w:rPr>
            </w:rPrChange>
          </w:rPr>
          <w:delInstrText xml:space="preserve"> HYPERLINK "http://jsbsim.sourceforge.net/" </w:delInstrText>
        </w:r>
        <w:r w:rsidRPr="00246937" w:rsidDel="00D873A4">
          <w:rPr>
            <w:rPrChange w:id="6029" w:author="Orion" w:date="2011-04-24T22:32:00Z">
              <w:rPr>
                <w:rStyle w:val="Hyperlink"/>
                <w:b/>
                <w:bCs/>
                <w:sz w:val="48"/>
                <w:szCs w:val="48"/>
              </w:rPr>
            </w:rPrChange>
          </w:rPr>
          <w:fldChar w:fldCharType="separate"/>
        </w:r>
        <w:r w:rsidR="00BB1765" w:rsidRPr="00650D90" w:rsidDel="00D873A4">
          <w:rPr>
            <w:rStyle w:val="Hyperlink"/>
            <w:rFonts w:cs="Times New Roman"/>
            <w:rPrChange w:id="6030" w:author="Orion" w:date="2011-05-01T20:13:00Z">
              <w:rPr>
                <w:rStyle w:val="Hyperlink"/>
                <w:b/>
                <w:bCs/>
                <w:sz w:val="48"/>
                <w:szCs w:val="48"/>
              </w:rPr>
            </w:rPrChange>
          </w:rPr>
          <w:delText>http://jsbsim.sourceforge.net/</w:delText>
        </w:r>
        <w:r w:rsidRPr="00246937" w:rsidDel="00D873A4">
          <w:rPr>
            <w:rStyle w:val="Hyperlink"/>
            <w:rFonts w:cs="Times New Roman"/>
            <w:rPrChange w:id="6031" w:author="Orion" w:date="2011-04-24T22:32:00Z">
              <w:rPr>
                <w:rStyle w:val="Hyperlink"/>
                <w:b/>
                <w:bCs/>
                <w:sz w:val="48"/>
                <w:szCs w:val="48"/>
              </w:rPr>
            </w:rPrChange>
          </w:rPr>
          <w:fldChar w:fldCharType="end"/>
        </w:r>
        <w:r w:rsidR="00BB1765" w:rsidRPr="00650D90" w:rsidDel="00D873A4">
          <w:rPr>
            <w:rFonts w:eastAsia="Times New Roman"/>
            <w:rPrChange w:id="6032"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6033" w:author="Orion" w:date="2011-03-31T18:25:00Z"/>
          <w:rPrChange w:id="6034" w:author="Orion" w:date="2011-05-01T20:13:00Z">
            <w:rPr>
              <w:del w:id="6035" w:author="Orion" w:date="2011-03-31T18:25:00Z"/>
              <w:rFonts w:cs="Times New Roman"/>
              <w:lang w:val="en-US"/>
            </w:rPr>
          </w:rPrChange>
        </w:rPr>
        <w:pPrChange w:id="6036" w:author="Orion" w:date="2011-07-08T14:58:00Z">
          <w:pPr>
            <w:jc w:val="both"/>
          </w:pPr>
        </w:pPrChange>
      </w:pPr>
    </w:p>
    <w:p w14:paraId="10A04F3E" w14:textId="77777777" w:rsidR="00BB1765" w:rsidRPr="00650D90" w:rsidDel="00D873A4" w:rsidRDefault="00BB1765">
      <w:pPr>
        <w:rPr>
          <w:del w:id="6037" w:author="Orion" w:date="2011-03-31T18:25:00Z"/>
          <w:rFonts w:eastAsia="Times New Roman"/>
          <w:rPrChange w:id="6038" w:author="Orion" w:date="2011-05-01T20:13:00Z">
            <w:rPr>
              <w:del w:id="6039" w:author="Orion" w:date="2011-03-31T18:25:00Z"/>
              <w:rFonts w:eastAsia="Times New Roman" w:cs="Times New Roman"/>
              <w:lang w:val="en-US"/>
            </w:rPr>
          </w:rPrChange>
        </w:rPr>
        <w:pPrChange w:id="6040" w:author="Orion" w:date="2011-07-08T14:58:00Z">
          <w:pPr>
            <w:jc w:val="both"/>
          </w:pPr>
        </w:pPrChange>
      </w:pPr>
      <w:del w:id="6041" w:author="Orion" w:date="2011-03-31T18:25:00Z">
        <w:r w:rsidRPr="00650D90" w:rsidDel="00D873A4">
          <w:rPr>
            <w:rFonts w:eastAsia="Times New Roman"/>
            <w:rPrChange w:id="6042"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6043" w:author="Orion" w:date="2011-03-31T18:25:00Z"/>
          <w:rFonts w:eastAsia="Times New Roman"/>
          <w:rPrChange w:id="6044" w:author="Orion" w:date="2011-05-01T20:13:00Z">
            <w:rPr>
              <w:del w:id="6045" w:author="Orion" w:date="2011-03-31T18:25:00Z"/>
              <w:rFonts w:eastAsia="Times New Roman" w:cs="Times New Roman"/>
              <w:lang w:val="en-US"/>
            </w:rPr>
          </w:rPrChange>
        </w:rPr>
        <w:pPrChange w:id="6046" w:author="Orion" w:date="2011-07-08T14:58:00Z">
          <w:pPr>
            <w:jc w:val="both"/>
          </w:pPr>
        </w:pPrChange>
      </w:pPr>
      <w:del w:id="6047" w:author="Orion" w:date="2011-03-31T18:25:00Z">
        <w:r w:rsidRPr="00246937" w:rsidDel="00D873A4">
          <w:rPr>
            <w:rPrChange w:id="6048" w:author="Orion" w:date="2011-04-24T22:32:00Z">
              <w:rPr>
                <w:rStyle w:val="Hyperlink"/>
                <w:b/>
                <w:bCs/>
                <w:sz w:val="48"/>
                <w:szCs w:val="48"/>
              </w:rPr>
            </w:rPrChange>
          </w:rPr>
          <w:fldChar w:fldCharType="begin"/>
        </w:r>
        <w:r w:rsidRPr="00650D90" w:rsidDel="00D873A4">
          <w:rPr>
            <w:rPrChange w:id="6049" w:author="Orion" w:date="2011-05-01T20:13:00Z">
              <w:rPr>
                <w:b/>
                <w:bCs/>
                <w:sz w:val="48"/>
                <w:szCs w:val="48"/>
              </w:rPr>
            </w:rPrChange>
          </w:rPr>
          <w:delInstrText xml:space="preserve"> HYPERLINK "http://www.flightgear.org/" </w:delInstrText>
        </w:r>
        <w:r w:rsidRPr="00246937" w:rsidDel="00D873A4">
          <w:rPr>
            <w:rPrChange w:id="6050" w:author="Orion" w:date="2011-04-24T22:32:00Z">
              <w:rPr>
                <w:rStyle w:val="Hyperlink"/>
                <w:b/>
                <w:bCs/>
                <w:sz w:val="48"/>
                <w:szCs w:val="48"/>
              </w:rPr>
            </w:rPrChange>
          </w:rPr>
          <w:fldChar w:fldCharType="separate"/>
        </w:r>
        <w:r w:rsidR="00BB1765" w:rsidRPr="00650D90" w:rsidDel="00D873A4">
          <w:rPr>
            <w:rStyle w:val="Hyperlink"/>
            <w:rFonts w:cs="Times New Roman"/>
            <w:rPrChange w:id="6051" w:author="Orion" w:date="2011-05-01T20:13:00Z">
              <w:rPr>
                <w:rStyle w:val="Hyperlink"/>
                <w:b/>
                <w:bCs/>
                <w:sz w:val="48"/>
                <w:szCs w:val="48"/>
              </w:rPr>
            </w:rPrChange>
          </w:rPr>
          <w:delText>http://www.flightgear.org/</w:delText>
        </w:r>
        <w:r w:rsidRPr="00246937" w:rsidDel="00D873A4">
          <w:rPr>
            <w:rStyle w:val="Hyperlink"/>
            <w:rFonts w:cs="Times New Roman"/>
            <w:rPrChange w:id="6052" w:author="Orion" w:date="2011-04-24T22:32:00Z">
              <w:rPr>
                <w:rStyle w:val="Hyperlink"/>
                <w:b/>
                <w:bCs/>
                <w:sz w:val="48"/>
                <w:szCs w:val="48"/>
              </w:rPr>
            </w:rPrChange>
          </w:rPr>
          <w:fldChar w:fldCharType="end"/>
        </w:r>
        <w:r w:rsidR="00BB1765" w:rsidRPr="00650D90" w:rsidDel="00D873A4">
          <w:rPr>
            <w:rFonts w:eastAsia="Times New Roman"/>
            <w:rPrChange w:id="6053"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6054" w:author="Orion" w:date="2011-03-31T18:25:00Z"/>
          <w:rPrChange w:id="6055" w:author="Orion" w:date="2011-05-01T20:13:00Z">
            <w:rPr>
              <w:del w:id="6056" w:author="Orion" w:date="2011-03-31T18:25:00Z"/>
              <w:rFonts w:cs="Times New Roman"/>
              <w:lang w:val="en-US"/>
            </w:rPr>
          </w:rPrChange>
        </w:rPr>
        <w:pPrChange w:id="6057" w:author="Orion" w:date="2011-07-08T14:58:00Z">
          <w:pPr>
            <w:jc w:val="both"/>
          </w:pPr>
        </w:pPrChange>
      </w:pPr>
    </w:p>
    <w:p w14:paraId="1406FC8A" w14:textId="77777777" w:rsidR="00BB1765" w:rsidRPr="00650D90" w:rsidDel="00D873A4" w:rsidRDefault="00BB1765">
      <w:pPr>
        <w:rPr>
          <w:del w:id="6058" w:author="Orion" w:date="2011-03-31T18:25:00Z"/>
          <w:rFonts w:eastAsia="Times New Roman"/>
          <w:rPrChange w:id="6059" w:author="Orion" w:date="2011-05-01T20:13:00Z">
            <w:rPr>
              <w:del w:id="6060" w:author="Orion" w:date="2011-03-31T18:25:00Z"/>
              <w:rFonts w:eastAsia="Times New Roman" w:cs="Times New Roman"/>
              <w:color w:val="000000"/>
              <w:lang w:val="en-US"/>
            </w:rPr>
          </w:rPrChange>
        </w:rPr>
        <w:pPrChange w:id="6061" w:author="Orion" w:date="2011-07-08T14:58:00Z">
          <w:pPr>
            <w:jc w:val="both"/>
          </w:pPr>
        </w:pPrChange>
      </w:pPr>
      <w:del w:id="6062" w:author="Orion" w:date="2011-03-31T18:25:00Z">
        <w:r w:rsidRPr="00650D90" w:rsidDel="00D873A4">
          <w:rPr>
            <w:rFonts w:eastAsia="Times New Roman"/>
            <w:rPrChange w:id="6063" w:author="Orion" w:date="2011-05-01T20:13:00Z">
              <w:rPr>
                <w:rFonts w:eastAsia="Times New Roman" w:cs="Times New Roman"/>
                <w:b/>
                <w:bCs/>
                <w:sz w:val="48"/>
                <w:szCs w:val="48"/>
                <w:lang w:val="en-US"/>
              </w:rPr>
            </w:rPrChange>
          </w:rPr>
          <w:delText xml:space="preserve">[5] </w:delText>
        </w:r>
        <w:bookmarkStart w:id="6064" w:name="firstHeading"/>
        <w:bookmarkEnd w:id="6064"/>
        <w:r w:rsidRPr="00650D90" w:rsidDel="00D873A4">
          <w:rPr>
            <w:rFonts w:eastAsia="Times New Roman"/>
            <w:rPrChange w:id="6065"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6066" w:author="Orion" w:date="2011-03-31T18:25:00Z"/>
          <w:rFonts w:eastAsia="Times New Roman"/>
          <w:rPrChange w:id="6067" w:author="Orion" w:date="2011-05-01T20:13:00Z">
            <w:rPr>
              <w:del w:id="6068" w:author="Orion" w:date="2011-03-31T18:25:00Z"/>
              <w:rFonts w:eastAsia="Times New Roman" w:cs="Times New Roman"/>
              <w:lang w:val="en-US"/>
            </w:rPr>
          </w:rPrChange>
        </w:rPr>
        <w:pPrChange w:id="6069" w:author="Orion" w:date="2011-07-08T14:58:00Z">
          <w:pPr>
            <w:jc w:val="both"/>
          </w:pPr>
        </w:pPrChange>
      </w:pPr>
      <w:del w:id="6070" w:author="Orion" w:date="2011-03-31T18:25:00Z">
        <w:r w:rsidRPr="00246937" w:rsidDel="00D873A4">
          <w:rPr>
            <w:rPrChange w:id="6071" w:author="Orion" w:date="2011-04-24T22:32:00Z">
              <w:rPr>
                <w:rStyle w:val="Hyperlink"/>
                <w:b/>
                <w:bCs/>
                <w:sz w:val="48"/>
                <w:szCs w:val="48"/>
              </w:rPr>
            </w:rPrChange>
          </w:rPr>
          <w:fldChar w:fldCharType="begin"/>
        </w:r>
        <w:r w:rsidRPr="00650D90" w:rsidDel="00D873A4">
          <w:rPr>
            <w:rPrChange w:id="6072" w:author="Orion" w:date="2011-05-01T20:13:00Z">
              <w:rPr>
                <w:b/>
                <w:bCs/>
                <w:sz w:val="48"/>
                <w:szCs w:val="48"/>
              </w:rPr>
            </w:rPrChange>
          </w:rPr>
          <w:delInstrText xml:space="preserve"> HYPERLINK "http://www.openeaagles.org/" </w:delInstrText>
        </w:r>
        <w:r w:rsidRPr="00246937" w:rsidDel="00D873A4">
          <w:rPr>
            <w:rPrChange w:id="6073" w:author="Orion" w:date="2011-04-24T22:32:00Z">
              <w:rPr>
                <w:rStyle w:val="Hyperlink"/>
                <w:b/>
                <w:bCs/>
                <w:sz w:val="48"/>
                <w:szCs w:val="48"/>
              </w:rPr>
            </w:rPrChange>
          </w:rPr>
          <w:fldChar w:fldCharType="separate"/>
        </w:r>
        <w:r w:rsidR="00BB1765" w:rsidRPr="00650D90" w:rsidDel="00D873A4">
          <w:rPr>
            <w:rStyle w:val="Hyperlink"/>
            <w:rFonts w:cs="Times New Roman"/>
            <w:rPrChange w:id="6074" w:author="Orion" w:date="2011-05-01T20:13:00Z">
              <w:rPr>
                <w:rStyle w:val="Hyperlink"/>
                <w:b/>
                <w:bCs/>
                <w:sz w:val="48"/>
                <w:szCs w:val="48"/>
              </w:rPr>
            </w:rPrChange>
          </w:rPr>
          <w:delText>http://www.openeaagles.org/</w:delText>
        </w:r>
        <w:r w:rsidRPr="00246937" w:rsidDel="00D873A4">
          <w:rPr>
            <w:rStyle w:val="Hyperlink"/>
            <w:rFonts w:cs="Times New Roman"/>
            <w:rPrChange w:id="6075" w:author="Orion" w:date="2011-04-24T22:32:00Z">
              <w:rPr>
                <w:rStyle w:val="Hyperlink"/>
                <w:b/>
                <w:bCs/>
                <w:sz w:val="48"/>
                <w:szCs w:val="48"/>
              </w:rPr>
            </w:rPrChange>
          </w:rPr>
          <w:fldChar w:fldCharType="end"/>
        </w:r>
        <w:r w:rsidR="00BB1765" w:rsidRPr="00650D90" w:rsidDel="00D873A4">
          <w:rPr>
            <w:rFonts w:eastAsia="Times New Roman"/>
            <w:rPrChange w:id="6076"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6077" w:author="Orion" w:date="2011-03-31T18:25:00Z"/>
          <w:rPrChange w:id="6078" w:author="Orion" w:date="2011-05-01T20:13:00Z">
            <w:rPr>
              <w:del w:id="6079" w:author="Orion" w:date="2011-03-31T18:25:00Z"/>
              <w:rFonts w:cs="Times New Roman"/>
              <w:lang w:val="en-US"/>
            </w:rPr>
          </w:rPrChange>
        </w:rPr>
        <w:pPrChange w:id="6080" w:author="Orion" w:date="2011-07-08T14:58:00Z">
          <w:pPr>
            <w:jc w:val="both"/>
          </w:pPr>
        </w:pPrChange>
      </w:pPr>
    </w:p>
    <w:p w14:paraId="26D3B4AB" w14:textId="77777777" w:rsidR="00BB1765" w:rsidRPr="00B42FC5" w:rsidDel="00D873A4" w:rsidRDefault="00BB1765">
      <w:pPr>
        <w:rPr>
          <w:del w:id="6081" w:author="Orion" w:date="2011-03-31T18:25:00Z"/>
          <w:rFonts w:eastAsia="Times New Roman"/>
        </w:rPr>
        <w:pPrChange w:id="6082" w:author="Orion" w:date="2011-07-08T14:58:00Z">
          <w:pPr>
            <w:jc w:val="both"/>
          </w:pPr>
        </w:pPrChange>
      </w:pPr>
      <w:del w:id="6083" w:author="Orion" w:date="2011-03-31T18:25:00Z">
        <w:r w:rsidRPr="00650D90" w:rsidDel="00D873A4">
          <w:rPr>
            <w:rFonts w:eastAsia="Times New Roman"/>
            <w:rPrChange w:id="6084"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6085" w:author="Orion" w:date="2011-03-31T18:25:00Z"/>
          <w:rFonts w:eastAsia="Times New Roman"/>
        </w:rPr>
        <w:pPrChange w:id="6086" w:author="Orion" w:date="2011-07-08T14:58:00Z">
          <w:pPr>
            <w:jc w:val="both"/>
          </w:pPr>
        </w:pPrChange>
      </w:pPr>
      <w:del w:id="6087" w:author="Orion" w:date="2011-03-31T18:25:00Z">
        <w:r w:rsidRPr="00246937" w:rsidDel="00D873A4">
          <w:rPr>
            <w:rPrChange w:id="6088" w:author="Orion" w:date="2011-04-24T22:32:00Z">
              <w:rPr>
                <w:rStyle w:val="Hyperlink"/>
                <w:b/>
                <w:bCs/>
                <w:sz w:val="48"/>
                <w:szCs w:val="48"/>
              </w:rPr>
            </w:rPrChange>
          </w:rPr>
          <w:fldChar w:fldCharType="begin"/>
        </w:r>
        <w:r w:rsidRPr="00650D90" w:rsidDel="00D873A4">
          <w:rPr>
            <w:rPrChange w:id="6089" w:author="Orion" w:date="2011-05-01T20:13:00Z">
              <w:rPr>
                <w:b/>
                <w:bCs/>
                <w:sz w:val="48"/>
                <w:szCs w:val="48"/>
              </w:rPr>
            </w:rPrChange>
          </w:rPr>
          <w:delInstrText xml:space="preserve"> HYPERLINK "http://www.rassimtech.com/documentation/AVDSManual.pdf" </w:delInstrText>
        </w:r>
        <w:r w:rsidRPr="00246937" w:rsidDel="00D873A4">
          <w:rPr>
            <w:rPrChange w:id="6090" w:author="Orion" w:date="2011-04-24T22:32:00Z">
              <w:rPr>
                <w:rStyle w:val="Hyperlink"/>
                <w:b/>
                <w:bCs/>
                <w:sz w:val="48"/>
                <w:szCs w:val="48"/>
              </w:rPr>
            </w:rPrChange>
          </w:rPr>
          <w:fldChar w:fldCharType="separate"/>
        </w:r>
        <w:r w:rsidR="00BB1765" w:rsidRPr="00650D90" w:rsidDel="00D873A4">
          <w:rPr>
            <w:rStyle w:val="Hyperlink"/>
            <w:rFonts w:cs="Times New Roman"/>
            <w:rPrChange w:id="6091"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6092" w:author="Orion" w:date="2011-04-24T22:32:00Z">
              <w:rPr>
                <w:rStyle w:val="Hyperlink"/>
                <w:b/>
                <w:bCs/>
                <w:sz w:val="48"/>
                <w:szCs w:val="48"/>
              </w:rPr>
            </w:rPrChange>
          </w:rPr>
          <w:fldChar w:fldCharType="end"/>
        </w:r>
        <w:r w:rsidR="00BB1765" w:rsidRPr="00650D90" w:rsidDel="00D873A4">
          <w:rPr>
            <w:rFonts w:eastAsia="Times New Roman"/>
            <w:rPrChange w:id="6093"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6094" w:author="Orion" w:date="2011-03-31T22:56:00Z"/>
        </w:rPr>
        <w:pPrChange w:id="6095" w:author="Orion" w:date="2011-07-08T14:58:00Z">
          <w:pPr>
            <w:jc w:val="both"/>
          </w:pPr>
        </w:pPrChange>
      </w:pPr>
    </w:p>
    <w:p w14:paraId="64EFE8F6" w14:textId="77777777" w:rsidR="00BB1765" w:rsidRPr="00650D90" w:rsidDel="00152534" w:rsidRDefault="00BB1765">
      <w:pPr>
        <w:rPr>
          <w:del w:id="6096" w:author="Orion" w:date="2011-03-31T18:25:00Z"/>
          <w:rFonts w:eastAsia="TimesNewRomanMS"/>
          <w:rPrChange w:id="6097" w:author="Orion" w:date="2011-05-01T20:13:00Z">
            <w:rPr>
              <w:del w:id="6098" w:author="Orion" w:date="2011-03-31T18:25:00Z"/>
              <w:rFonts w:eastAsia="TimesNewRomanMS" w:cs="Times New Roman"/>
              <w:lang w:val="en-US"/>
            </w:rPr>
          </w:rPrChange>
        </w:rPr>
        <w:pPrChange w:id="6099" w:author="Orion" w:date="2011-07-08T14:58:00Z">
          <w:pPr>
            <w:jc w:val="both"/>
          </w:pPr>
        </w:pPrChange>
      </w:pPr>
      <w:del w:id="6100" w:author="Orion" w:date="2011-03-31T18:25:00Z">
        <w:r w:rsidRPr="00650D90" w:rsidDel="00152534">
          <w:rPr>
            <w:rFonts w:eastAsia="Times New Roman"/>
            <w:rPrChange w:id="6101" w:author="Orion" w:date="2011-05-01T20:13:00Z">
              <w:rPr>
                <w:rFonts w:eastAsia="Times New Roman" w:cs="Times New Roman"/>
                <w:b/>
                <w:bCs/>
                <w:sz w:val="48"/>
                <w:szCs w:val="48"/>
              </w:rPr>
            </w:rPrChange>
          </w:rPr>
          <w:delText>[7]</w:delText>
        </w:r>
        <w:r w:rsidRPr="00650D90" w:rsidDel="00152534">
          <w:rPr>
            <w:rFonts w:eastAsia="TimesNewRomanMS"/>
            <w:rPrChange w:id="6102"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6103"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6104"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6105"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6106"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6107" w:author="Orion" w:date="2011-03-31T18:25:00Z"/>
          <w:rPrChange w:id="6108" w:author="Orion" w:date="2011-05-01T20:13:00Z">
            <w:rPr>
              <w:del w:id="6109" w:author="Orion" w:date="2011-03-31T18:25:00Z"/>
              <w:rFonts w:cs="Times New Roman"/>
              <w:lang w:val="en-US"/>
            </w:rPr>
          </w:rPrChange>
        </w:rPr>
        <w:pPrChange w:id="6110" w:author="Orion" w:date="2011-07-08T14:58:00Z">
          <w:pPr>
            <w:jc w:val="both"/>
          </w:pPr>
        </w:pPrChange>
      </w:pPr>
    </w:p>
    <w:p w14:paraId="55B9917E" w14:textId="77777777" w:rsidR="00BB1765" w:rsidRPr="00650D90" w:rsidDel="00152534" w:rsidRDefault="00BB1765">
      <w:pPr>
        <w:rPr>
          <w:del w:id="6111" w:author="Orion" w:date="2011-03-31T18:25:00Z"/>
          <w:rFonts w:eastAsia="TimesNewRomanMS"/>
          <w:rPrChange w:id="6112" w:author="Orion" w:date="2011-05-01T20:13:00Z">
            <w:rPr>
              <w:del w:id="6113" w:author="Orion" w:date="2011-03-31T18:25:00Z"/>
              <w:rFonts w:eastAsia="TimesNewRomanMS" w:cs="Times New Roman"/>
              <w:lang w:val="en-US"/>
            </w:rPr>
          </w:rPrChange>
        </w:rPr>
        <w:pPrChange w:id="6114" w:author="Orion" w:date="2011-07-08T14:58:00Z">
          <w:pPr>
            <w:autoSpaceDE w:val="0"/>
          </w:pPr>
        </w:pPrChange>
      </w:pPr>
      <w:del w:id="6115" w:author="Orion" w:date="2011-03-31T18:25:00Z">
        <w:r w:rsidRPr="00650D90" w:rsidDel="00152534">
          <w:rPr>
            <w:rFonts w:eastAsia="TimesNewRomanMS"/>
            <w:rPrChange w:id="6116"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6117"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6118"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6119" w:author="Orion" w:date="2011-03-31T18:25:00Z"/>
          <w:rPrChange w:id="6120" w:author="Orion" w:date="2011-05-01T20:13:00Z">
            <w:rPr>
              <w:del w:id="6121" w:author="Orion" w:date="2011-03-31T18:25:00Z"/>
              <w:rFonts w:cs="Times New Roman"/>
              <w:lang w:val="en-US"/>
            </w:rPr>
          </w:rPrChange>
        </w:rPr>
        <w:pPrChange w:id="6122" w:author="Orion" w:date="2011-07-08T14:58:00Z">
          <w:pPr>
            <w:autoSpaceDE w:val="0"/>
          </w:pPr>
        </w:pPrChange>
      </w:pPr>
    </w:p>
    <w:p w14:paraId="29441FAD" w14:textId="77777777" w:rsidR="00BB1765" w:rsidRPr="00650D90" w:rsidDel="00152534" w:rsidRDefault="00BB1765">
      <w:pPr>
        <w:rPr>
          <w:del w:id="6123" w:author="Orion" w:date="2011-03-31T18:25:00Z"/>
          <w:rFonts w:eastAsia="TimesNewRomanMS"/>
          <w:rPrChange w:id="6124" w:author="Orion" w:date="2011-05-01T20:13:00Z">
            <w:rPr>
              <w:del w:id="6125" w:author="Orion" w:date="2011-03-31T18:25:00Z"/>
              <w:rFonts w:eastAsia="TimesNewRomanMS" w:cs="Times New Roman"/>
              <w:color w:val="000000"/>
              <w:lang w:val="en-US"/>
            </w:rPr>
          </w:rPrChange>
        </w:rPr>
        <w:pPrChange w:id="6126" w:author="Orion" w:date="2011-07-08T14:58:00Z">
          <w:pPr>
            <w:autoSpaceDE w:val="0"/>
          </w:pPr>
        </w:pPrChange>
      </w:pPr>
      <w:del w:id="6127" w:author="Orion" w:date="2011-03-31T18:25:00Z">
        <w:r w:rsidRPr="00650D90" w:rsidDel="00152534">
          <w:rPr>
            <w:rFonts w:eastAsia="TimesNewRomanMS"/>
            <w:rPrChange w:id="6128"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6129"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6130"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6131" w:author="Orion" w:date="2011-03-31T18:25:00Z"/>
          <w:rFonts w:eastAsia="TimesNewRomanMS"/>
          <w:rPrChange w:id="6132" w:author="Orion" w:date="2011-05-01T20:13:00Z">
            <w:rPr>
              <w:del w:id="6133" w:author="Orion" w:date="2011-03-31T18:25:00Z"/>
              <w:rFonts w:eastAsia="TimesNewRomanMS" w:cs="Times New Roman"/>
              <w:color w:val="000000"/>
              <w:lang w:val="en-US"/>
            </w:rPr>
          </w:rPrChange>
        </w:rPr>
        <w:pPrChange w:id="6134" w:author="Orion" w:date="2011-07-08T14:58:00Z">
          <w:pPr>
            <w:autoSpaceDE w:val="0"/>
          </w:pPr>
        </w:pPrChange>
      </w:pPr>
      <w:del w:id="6135" w:author="Orion" w:date="2011-03-31T18:25:00Z">
        <w:r w:rsidRPr="00246937" w:rsidDel="00152534">
          <w:rPr>
            <w:rPrChange w:id="6136" w:author="Orion" w:date="2011-04-24T22:32:00Z">
              <w:rPr>
                <w:rStyle w:val="Hyperlink"/>
                <w:b/>
                <w:bCs/>
                <w:sz w:val="48"/>
                <w:szCs w:val="48"/>
              </w:rPr>
            </w:rPrChange>
          </w:rPr>
          <w:fldChar w:fldCharType="begin"/>
        </w:r>
        <w:r w:rsidRPr="00650D90" w:rsidDel="00152534">
          <w:rPr>
            <w:rPrChange w:id="6137" w:author="Orion" w:date="2011-05-01T20:13:00Z">
              <w:rPr>
                <w:b/>
                <w:bCs/>
                <w:sz w:val="48"/>
                <w:szCs w:val="48"/>
              </w:rPr>
            </w:rPrChange>
          </w:rPr>
          <w:delInstrText xml:space="preserve"> HYPERLINK "http://www.flightexplorer.com/" </w:delInstrText>
        </w:r>
        <w:r w:rsidRPr="00246937" w:rsidDel="00152534">
          <w:rPr>
            <w:rPrChange w:id="6138" w:author="Orion" w:date="2011-04-24T22:32:00Z">
              <w:rPr>
                <w:rStyle w:val="Hyperlink"/>
                <w:b/>
                <w:bCs/>
                <w:sz w:val="48"/>
                <w:szCs w:val="48"/>
              </w:rPr>
            </w:rPrChange>
          </w:rPr>
          <w:fldChar w:fldCharType="separate"/>
        </w:r>
        <w:r w:rsidR="00BB1765" w:rsidRPr="00650D90" w:rsidDel="00152534">
          <w:rPr>
            <w:rStyle w:val="Hyperlink"/>
            <w:rFonts w:cs="Times New Roman"/>
            <w:rPrChange w:id="6139" w:author="Orion" w:date="2011-05-01T20:13:00Z">
              <w:rPr>
                <w:rStyle w:val="Hyperlink"/>
                <w:b/>
                <w:bCs/>
                <w:sz w:val="48"/>
                <w:szCs w:val="48"/>
              </w:rPr>
            </w:rPrChange>
          </w:rPr>
          <w:delText>http://www.flightexplorer.com/</w:delText>
        </w:r>
        <w:r w:rsidRPr="00246937" w:rsidDel="00152534">
          <w:rPr>
            <w:rStyle w:val="Hyperlink"/>
            <w:rFonts w:cs="Times New Roman"/>
            <w:rPrChange w:id="6140" w:author="Orion" w:date="2011-04-24T22:32:00Z">
              <w:rPr>
                <w:rStyle w:val="Hyperlink"/>
                <w:b/>
                <w:bCs/>
                <w:sz w:val="48"/>
                <w:szCs w:val="48"/>
              </w:rPr>
            </w:rPrChange>
          </w:rPr>
          <w:fldChar w:fldCharType="end"/>
        </w:r>
        <w:r w:rsidR="00BB1765" w:rsidRPr="00650D90" w:rsidDel="00152534">
          <w:rPr>
            <w:rFonts w:eastAsia="TimesNewRomanMS"/>
            <w:color w:val="0000FF"/>
            <w:rPrChange w:id="6141"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6142"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6143" w:author="Orion" w:date="2011-03-31T18:25:00Z"/>
          <w:rPrChange w:id="6144" w:author="Orion" w:date="2011-05-01T20:13:00Z">
            <w:rPr>
              <w:del w:id="6145" w:author="Orion" w:date="2011-03-31T18:25:00Z"/>
              <w:rFonts w:cs="Times New Roman"/>
              <w:lang w:val="en-US"/>
            </w:rPr>
          </w:rPrChange>
        </w:rPr>
        <w:pPrChange w:id="6146" w:author="Orion" w:date="2011-07-08T14:58:00Z">
          <w:pPr>
            <w:autoSpaceDE w:val="0"/>
          </w:pPr>
        </w:pPrChange>
      </w:pPr>
    </w:p>
    <w:p w14:paraId="6A269CD3" w14:textId="77777777" w:rsidR="00BB1765" w:rsidRPr="00650D90" w:rsidDel="00152534" w:rsidRDefault="00BB1765">
      <w:pPr>
        <w:rPr>
          <w:del w:id="6147" w:author="Orion" w:date="2011-03-31T18:25:00Z"/>
          <w:rFonts w:eastAsia="TimesNewRomanMS"/>
          <w:rPrChange w:id="6148" w:author="Orion" w:date="2011-05-01T20:13:00Z">
            <w:rPr>
              <w:del w:id="6149" w:author="Orion" w:date="2011-03-31T18:25:00Z"/>
              <w:rFonts w:eastAsia="TimesNewRomanMS" w:cs="Times New Roman"/>
              <w:lang w:val="en-US"/>
            </w:rPr>
          </w:rPrChange>
        </w:rPr>
        <w:pPrChange w:id="6150" w:author="Orion" w:date="2011-07-08T14:58:00Z">
          <w:pPr>
            <w:autoSpaceDE w:val="0"/>
          </w:pPr>
        </w:pPrChange>
      </w:pPr>
      <w:del w:id="6151" w:author="Orion" w:date="2011-03-31T18:25:00Z">
        <w:r w:rsidRPr="00650D90" w:rsidDel="00152534">
          <w:rPr>
            <w:rFonts w:eastAsia="TimesNewRomanMS"/>
            <w:rPrChange w:id="6152"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6153"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6154"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6155"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6156"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6157" w:author="Orion" w:date="2011-03-31T18:25:00Z"/>
          <w:rPrChange w:id="6158" w:author="Orion" w:date="2011-05-01T20:13:00Z">
            <w:rPr>
              <w:del w:id="6159" w:author="Orion" w:date="2011-03-31T18:25:00Z"/>
              <w:rFonts w:cs="Times New Roman"/>
              <w:lang w:val="en-US"/>
            </w:rPr>
          </w:rPrChange>
        </w:rPr>
        <w:pPrChange w:id="6160" w:author="Orion" w:date="2011-07-08T14:58:00Z">
          <w:pPr>
            <w:autoSpaceDE w:val="0"/>
          </w:pPr>
        </w:pPrChange>
      </w:pPr>
    </w:p>
    <w:p w14:paraId="538AD0D0" w14:textId="77777777" w:rsidR="00BB1765" w:rsidRPr="00650D90" w:rsidDel="00152534" w:rsidRDefault="00BB1765">
      <w:pPr>
        <w:rPr>
          <w:del w:id="6161" w:author="Orion" w:date="2011-03-31T18:25:00Z"/>
          <w:rFonts w:eastAsia="Times-Roman"/>
          <w:rPrChange w:id="6162" w:author="Orion" w:date="2011-05-01T20:13:00Z">
            <w:rPr>
              <w:del w:id="6163" w:author="Orion" w:date="2011-03-31T18:25:00Z"/>
              <w:rFonts w:eastAsia="Times-Roman" w:cs="Times New Roman"/>
              <w:lang w:val="en-US"/>
            </w:rPr>
          </w:rPrChange>
        </w:rPr>
        <w:pPrChange w:id="6164" w:author="Orion" w:date="2011-07-08T14:58:00Z">
          <w:pPr>
            <w:autoSpaceDE w:val="0"/>
          </w:pPr>
        </w:pPrChange>
      </w:pPr>
      <w:del w:id="6165" w:author="Orion" w:date="2011-03-31T18:25:00Z">
        <w:r w:rsidRPr="00650D90" w:rsidDel="00152534">
          <w:rPr>
            <w:rFonts w:eastAsia="TimesNewRomanMS"/>
            <w:rPrChange w:id="6166"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6167"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6168"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6169"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6170"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6171" w:author="Orion" w:date="2011-03-31T18:25:00Z"/>
          <w:rFonts w:eastAsia="Times-Roman"/>
          <w:rPrChange w:id="6172" w:author="Orion" w:date="2011-05-01T20:13:00Z">
            <w:rPr>
              <w:del w:id="6173" w:author="Orion" w:date="2011-03-31T18:25:00Z"/>
              <w:rFonts w:eastAsia="Times-Roman" w:cs="Times New Roman"/>
              <w:lang w:val="en-US"/>
            </w:rPr>
          </w:rPrChange>
        </w:rPr>
        <w:pPrChange w:id="6174" w:author="Orion" w:date="2011-07-08T14:58:00Z">
          <w:pPr>
            <w:autoSpaceDE w:val="0"/>
          </w:pPr>
        </w:pPrChange>
      </w:pPr>
    </w:p>
    <w:p w14:paraId="477C358C" w14:textId="77777777" w:rsidR="00BB1765" w:rsidRPr="00B42FC5" w:rsidDel="00152534" w:rsidRDefault="00BB1765">
      <w:pPr>
        <w:rPr>
          <w:del w:id="6175" w:author="Orion" w:date="2011-03-31T18:37:00Z"/>
          <w:rStyle w:val="RTOReferenceTextChar"/>
          <w:rFonts w:cs="Times New Roman"/>
          <w:sz w:val="24"/>
          <w:lang w:val="es-ES"/>
        </w:rPr>
        <w:pPrChange w:id="6176" w:author="Orion" w:date="2011-07-08T14:58:00Z">
          <w:pPr>
            <w:autoSpaceDE w:val="0"/>
            <w:jc w:val="both"/>
          </w:pPr>
        </w:pPrChange>
      </w:pPr>
      <w:del w:id="6177" w:author="Orion" w:date="2011-03-31T18:37:00Z">
        <w:r w:rsidRPr="00650D90" w:rsidDel="00152534">
          <w:rPr>
            <w:rPrChange w:id="6178"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6179"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6180"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6181"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6182"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6183" w:author="Orion" w:date="2011-03-31T18:37:00Z"/>
        </w:rPr>
        <w:pPrChange w:id="6184" w:author="Orion" w:date="2011-07-08T14:58:00Z">
          <w:pPr>
            <w:autoSpaceDE w:val="0"/>
            <w:jc w:val="both"/>
          </w:pPr>
        </w:pPrChange>
      </w:pPr>
    </w:p>
    <w:p w14:paraId="58150247" w14:textId="77777777" w:rsidR="00BB1765" w:rsidRPr="00650D90" w:rsidDel="00152534" w:rsidRDefault="00BB1765">
      <w:pPr>
        <w:rPr>
          <w:del w:id="6185" w:author="Orion" w:date="2011-03-31T18:37:00Z"/>
          <w:rPrChange w:id="6186" w:author="Orion" w:date="2011-05-01T20:13:00Z">
            <w:rPr>
              <w:del w:id="6187" w:author="Orion" w:date="2011-03-31T18:37:00Z"/>
              <w:rFonts w:cs="Times New Roman"/>
              <w:lang w:val="en-US"/>
            </w:rPr>
          </w:rPrChange>
        </w:rPr>
        <w:pPrChange w:id="6188" w:author="Orion" w:date="2011-07-08T14:58:00Z">
          <w:pPr>
            <w:autoSpaceDE w:val="0"/>
            <w:jc w:val="both"/>
          </w:pPr>
        </w:pPrChange>
      </w:pPr>
      <w:del w:id="6189" w:author="Orion" w:date="2011-03-31T18:37:00Z">
        <w:r w:rsidRPr="00650D90" w:rsidDel="00152534">
          <w:rPr>
            <w:rPrChange w:id="6190"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6191" w:author="Orion" w:date="2011-03-31T18:37:00Z"/>
          <w:rPrChange w:id="6192" w:author="Orion" w:date="2011-05-01T20:13:00Z">
            <w:rPr>
              <w:del w:id="6193" w:author="Orion" w:date="2011-03-31T18:37:00Z"/>
              <w:rFonts w:cs="Times New Roman"/>
              <w:color w:val="000000"/>
              <w:lang w:val="en-US"/>
            </w:rPr>
          </w:rPrChange>
        </w:rPr>
        <w:pPrChange w:id="6194" w:author="Orion" w:date="2011-07-08T14:58:00Z">
          <w:pPr>
            <w:autoSpaceDE w:val="0"/>
            <w:jc w:val="both"/>
          </w:pPr>
        </w:pPrChange>
      </w:pPr>
    </w:p>
    <w:p w14:paraId="1C645A4A" w14:textId="77777777" w:rsidR="00BB1765" w:rsidRPr="00650D90" w:rsidDel="00152534" w:rsidRDefault="00BB1765">
      <w:pPr>
        <w:rPr>
          <w:del w:id="6195" w:author="Orion" w:date="2011-03-31T18:37:00Z"/>
          <w:rPrChange w:id="6196" w:author="Orion" w:date="2011-05-01T20:13:00Z">
            <w:rPr>
              <w:del w:id="6197" w:author="Orion" w:date="2011-03-31T18:37:00Z"/>
              <w:rFonts w:cs="Times New Roman"/>
              <w:color w:val="000000"/>
              <w:lang w:val="en-US"/>
            </w:rPr>
          </w:rPrChange>
        </w:rPr>
        <w:pPrChange w:id="6198" w:author="Orion" w:date="2011-07-08T14:58:00Z">
          <w:pPr>
            <w:autoSpaceDE w:val="0"/>
            <w:jc w:val="both"/>
          </w:pPr>
        </w:pPrChange>
      </w:pPr>
      <w:del w:id="6199" w:author="Orion" w:date="2011-03-31T18:37:00Z">
        <w:r w:rsidRPr="00650D90" w:rsidDel="00152534">
          <w:rPr>
            <w:rPrChange w:id="6200"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6201" w:author="Orion" w:date="2011-03-31T18:37:00Z"/>
          <w:rPrChange w:id="6202" w:author="Orion" w:date="2011-05-01T20:13:00Z">
            <w:rPr>
              <w:del w:id="6203" w:author="Orion" w:date="2011-03-31T18:37:00Z"/>
              <w:rFonts w:cs="Times New Roman"/>
              <w:lang w:val="en-US"/>
            </w:rPr>
          </w:rPrChange>
        </w:rPr>
        <w:pPrChange w:id="6204" w:author="Orion" w:date="2011-07-08T14:58:00Z">
          <w:pPr>
            <w:autoSpaceDE w:val="0"/>
            <w:jc w:val="both"/>
          </w:pPr>
        </w:pPrChange>
      </w:pPr>
    </w:p>
    <w:p w14:paraId="05E5B9D5" w14:textId="77777777" w:rsidR="00BB1765" w:rsidRPr="00650D90" w:rsidDel="00152534" w:rsidRDefault="00BB1765">
      <w:pPr>
        <w:rPr>
          <w:del w:id="6205" w:author="Orion" w:date="2011-03-31T18:37:00Z"/>
          <w:rPrChange w:id="6206" w:author="Orion" w:date="2011-05-01T20:13:00Z">
            <w:rPr>
              <w:del w:id="6207" w:author="Orion" w:date="2011-03-31T18:37:00Z"/>
              <w:rFonts w:cs="Times New Roman"/>
              <w:color w:val="000000"/>
              <w:lang w:val="en-US"/>
            </w:rPr>
          </w:rPrChange>
        </w:rPr>
        <w:pPrChange w:id="6208" w:author="Orion" w:date="2011-07-08T14:58:00Z">
          <w:pPr>
            <w:autoSpaceDE w:val="0"/>
            <w:jc w:val="both"/>
          </w:pPr>
        </w:pPrChange>
      </w:pPr>
      <w:del w:id="6209" w:author="Orion" w:date="2011-03-31T18:37:00Z">
        <w:r w:rsidRPr="00650D90" w:rsidDel="00152534">
          <w:rPr>
            <w:rPrChange w:id="6210"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6211" w:author="Orion" w:date="2011-03-31T22:56:00Z"/>
          <w:rPrChange w:id="6212" w:author="Orion" w:date="2011-05-01T20:13:00Z">
            <w:rPr>
              <w:del w:id="6213" w:author="Orion" w:date="2011-03-31T22:56:00Z"/>
              <w:rFonts w:cs="Times New Roman"/>
              <w:lang w:val="en-US"/>
            </w:rPr>
          </w:rPrChange>
        </w:rPr>
        <w:pPrChange w:id="6214" w:author="Orion" w:date="2011-07-08T14:58:00Z">
          <w:pPr>
            <w:autoSpaceDE w:val="0"/>
            <w:jc w:val="both"/>
          </w:pPr>
        </w:pPrChange>
      </w:pPr>
    </w:p>
    <w:p w14:paraId="5E09305D" w14:textId="77777777" w:rsidR="00BB1765" w:rsidRPr="00650D90" w:rsidDel="002B6451" w:rsidRDefault="00BB1765">
      <w:pPr>
        <w:rPr>
          <w:del w:id="6215" w:author="Orion" w:date="2011-03-31T18:51:00Z"/>
          <w:rPrChange w:id="6216" w:author="Orion" w:date="2011-05-01T20:13:00Z">
            <w:rPr>
              <w:del w:id="6217" w:author="Orion" w:date="2011-03-31T18:51:00Z"/>
              <w:rFonts w:cs="Times New Roman"/>
              <w:color w:val="000000"/>
              <w:lang w:val="en-US"/>
            </w:rPr>
          </w:rPrChange>
        </w:rPr>
        <w:pPrChange w:id="6218" w:author="Orion" w:date="2011-07-08T14:58:00Z">
          <w:pPr>
            <w:autoSpaceDE w:val="0"/>
            <w:jc w:val="both"/>
          </w:pPr>
        </w:pPrChange>
      </w:pPr>
      <w:del w:id="6219" w:author="Orion" w:date="2011-03-31T18:51:00Z">
        <w:r w:rsidRPr="00650D90" w:rsidDel="002B6451">
          <w:rPr>
            <w:rPrChange w:id="6220"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6221" w:author="Orion" w:date="2011-03-31T18:51:00Z"/>
          <w:rPrChange w:id="6222" w:author="Orion" w:date="2011-05-01T20:13:00Z">
            <w:rPr>
              <w:del w:id="6223" w:author="Orion" w:date="2011-03-31T18:51:00Z"/>
              <w:rFonts w:cs="Times New Roman"/>
              <w:lang w:val="en-US"/>
            </w:rPr>
          </w:rPrChange>
        </w:rPr>
        <w:pPrChange w:id="6224" w:author="Orion" w:date="2011-07-08T14:58:00Z">
          <w:pPr>
            <w:autoSpaceDE w:val="0"/>
            <w:jc w:val="both"/>
          </w:pPr>
        </w:pPrChange>
      </w:pPr>
    </w:p>
    <w:p w14:paraId="5E421F6E" w14:textId="77777777" w:rsidR="00BB1765" w:rsidRPr="00650D90" w:rsidDel="002B6451" w:rsidRDefault="00BB1765">
      <w:pPr>
        <w:rPr>
          <w:del w:id="6225" w:author="Orion" w:date="2011-03-31T18:51:00Z"/>
          <w:rPrChange w:id="6226" w:author="Orion" w:date="2011-05-01T20:13:00Z">
            <w:rPr>
              <w:del w:id="6227" w:author="Orion" w:date="2011-03-31T18:51:00Z"/>
              <w:rFonts w:cs="Times New Roman"/>
              <w:color w:val="000000"/>
              <w:lang w:val="en-US"/>
            </w:rPr>
          </w:rPrChange>
        </w:rPr>
        <w:pPrChange w:id="6228" w:author="Orion" w:date="2011-07-08T14:58:00Z">
          <w:pPr>
            <w:autoSpaceDE w:val="0"/>
            <w:jc w:val="both"/>
          </w:pPr>
        </w:pPrChange>
      </w:pPr>
      <w:del w:id="6229" w:author="Orion" w:date="2011-03-31T18:51:00Z">
        <w:r w:rsidRPr="00650D90" w:rsidDel="002B6451">
          <w:rPr>
            <w:rPrChange w:id="6230"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6231" w:author="Orion" w:date="2011-03-31T18:51:00Z"/>
          <w:rPrChange w:id="6232" w:author="Orion" w:date="2011-05-01T20:13:00Z">
            <w:rPr>
              <w:del w:id="6233" w:author="Orion" w:date="2011-03-31T18:51:00Z"/>
              <w:rFonts w:cs="Times New Roman"/>
              <w:lang w:val="en-US"/>
            </w:rPr>
          </w:rPrChange>
        </w:rPr>
        <w:pPrChange w:id="6234" w:author="Orion" w:date="2011-07-08T14:58:00Z">
          <w:pPr>
            <w:autoSpaceDE w:val="0"/>
            <w:jc w:val="both"/>
          </w:pPr>
        </w:pPrChange>
      </w:pPr>
    </w:p>
    <w:p w14:paraId="44D1300A" w14:textId="77777777" w:rsidR="00BB1765" w:rsidRPr="00650D90" w:rsidDel="002B6451" w:rsidRDefault="00BB1765">
      <w:pPr>
        <w:rPr>
          <w:del w:id="6235" w:author="Orion" w:date="2011-03-31T18:51:00Z"/>
          <w:rPrChange w:id="6236" w:author="Orion" w:date="2011-05-01T20:13:00Z">
            <w:rPr>
              <w:del w:id="6237" w:author="Orion" w:date="2011-03-31T18:51:00Z"/>
              <w:rFonts w:cs="Times New Roman"/>
              <w:color w:val="000000"/>
              <w:lang w:val="en-US"/>
            </w:rPr>
          </w:rPrChange>
        </w:rPr>
        <w:pPrChange w:id="6238" w:author="Orion" w:date="2011-07-08T14:58:00Z">
          <w:pPr>
            <w:autoSpaceDE w:val="0"/>
            <w:jc w:val="both"/>
          </w:pPr>
        </w:pPrChange>
      </w:pPr>
      <w:del w:id="6239" w:author="Orion" w:date="2011-03-31T18:51:00Z">
        <w:r w:rsidRPr="00650D90" w:rsidDel="002B6451">
          <w:rPr>
            <w:rPrChange w:id="6240"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6241" w:author="Orion" w:date="2011-03-31T18:51:00Z"/>
          <w:rPrChange w:id="6242" w:author="Orion" w:date="2011-05-01T20:13:00Z">
            <w:rPr>
              <w:del w:id="6243" w:author="Orion" w:date="2011-03-31T18:51:00Z"/>
              <w:rFonts w:cs="Times New Roman"/>
              <w:lang w:val="en-US"/>
            </w:rPr>
          </w:rPrChange>
        </w:rPr>
        <w:pPrChange w:id="6244" w:author="Orion" w:date="2011-07-08T14:58:00Z">
          <w:pPr>
            <w:autoSpaceDE w:val="0"/>
            <w:jc w:val="both"/>
          </w:pPr>
        </w:pPrChange>
      </w:pPr>
    </w:p>
    <w:p w14:paraId="58EF3BFD" w14:textId="77777777" w:rsidR="00BB1765" w:rsidRPr="00650D90" w:rsidDel="002B6451" w:rsidRDefault="00BB1765">
      <w:pPr>
        <w:rPr>
          <w:del w:id="6245" w:author="Orion" w:date="2011-03-31T18:51:00Z"/>
          <w:rPrChange w:id="6246" w:author="Orion" w:date="2011-05-01T20:13:00Z">
            <w:rPr>
              <w:del w:id="6247" w:author="Orion" w:date="2011-03-31T18:51:00Z"/>
              <w:rFonts w:cs="Times New Roman"/>
              <w:color w:val="000000"/>
              <w:lang w:val="en-US"/>
            </w:rPr>
          </w:rPrChange>
        </w:rPr>
        <w:pPrChange w:id="6248" w:author="Orion" w:date="2011-07-08T14:58:00Z">
          <w:pPr>
            <w:autoSpaceDE w:val="0"/>
            <w:jc w:val="both"/>
          </w:pPr>
        </w:pPrChange>
      </w:pPr>
      <w:del w:id="6249" w:author="Orion" w:date="2011-03-31T18:51:00Z">
        <w:r w:rsidRPr="00650D90" w:rsidDel="002B6451">
          <w:rPr>
            <w:rPrChange w:id="6250"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6251" w:author="Orion" w:date="2011-03-31T22:56:00Z"/>
          <w:rPrChange w:id="6252" w:author="Orion" w:date="2011-05-01T20:13:00Z">
            <w:rPr>
              <w:del w:id="6253" w:author="Orion" w:date="2011-03-31T22:56:00Z"/>
              <w:rFonts w:cs="Times New Roman"/>
              <w:lang w:val="en-US"/>
            </w:rPr>
          </w:rPrChange>
        </w:rPr>
        <w:pPrChange w:id="6254" w:author="Orion" w:date="2011-07-08T14:58:00Z">
          <w:pPr>
            <w:autoSpaceDE w:val="0"/>
            <w:jc w:val="both"/>
          </w:pPr>
        </w:pPrChange>
      </w:pPr>
    </w:p>
    <w:p w14:paraId="016E8DB2" w14:textId="77777777" w:rsidR="00BB1765" w:rsidRPr="00650D90" w:rsidDel="00582A7E" w:rsidRDefault="00BB1765">
      <w:pPr>
        <w:rPr>
          <w:del w:id="6255" w:author="Orion" w:date="2011-03-31T22:26:00Z"/>
          <w:rPrChange w:id="6256" w:author="Orion" w:date="2011-05-01T20:13:00Z">
            <w:rPr>
              <w:del w:id="6257" w:author="Orion" w:date="2011-03-31T22:26:00Z"/>
              <w:rFonts w:cs="Times New Roman"/>
              <w:color w:val="000000"/>
              <w:lang w:val="en-US"/>
            </w:rPr>
          </w:rPrChange>
        </w:rPr>
        <w:pPrChange w:id="6258" w:author="Orion" w:date="2011-07-08T14:58:00Z">
          <w:pPr>
            <w:autoSpaceDE w:val="0"/>
            <w:jc w:val="both"/>
          </w:pPr>
        </w:pPrChange>
      </w:pPr>
      <w:del w:id="6259" w:author="Orion" w:date="2011-03-31T22:26:00Z">
        <w:r w:rsidRPr="00650D90" w:rsidDel="00582A7E">
          <w:rPr>
            <w:rPrChange w:id="6260"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6261" w:author="Orion" w:date="2011-03-31T22:26:00Z"/>
          <w:rPrChange w:id="6262" w:author="Orion" w:date="2011-05-01T20:13:00Z">
            <w:rPr>
              <w:del w:id="6263" w:author="Orion" w:date="2011-03-31T22:26:00Z"/>
              <w:rFonts w:cs="Times New Roman"/>
              <w:lang w:val="en-US"/>
            </w:rPr>
          </w:rPrChange>
        </w:rPr>
        <w:pPrChange w:id="6264" w:author="Orion" w:date="2011-07-08T14:58:00Z">
          <w:pPr>
            <w:autoSpaceDE w:val="0"/>
            <w:jc w:val="both"/>
          </w:pPr>
        </w:pPrChange>
      </w:pPr>
    </w:p>
    <w:p w14:paraId="41A84A33" w14:textId="77777777" w:rsidR="00BB1765" w:rsidRPr="00650D90" w:rsidDel="00582A7E" w:rsidRDefault="00BB1765">
      <w:pPr>
        <w:rPr>
          <w:del w:id="6265" w:author="Orion" w:date="2011-03-31T22:26:00Z"/>
          <w:rPrChange w:id="6266" w:author="Orion" w:date="2011-05-01T20:13:00Z">
            <w:rPr>
              <w:del w:id="6267" w:author="Orion" w:date="2011-03-31T22:26:00Z"/>
              <w:rFonts w:cs="Times New Roman"/>
              <w:color w:val="000000"/>
              <w:lang w:val="en-US"/>
            </w:rPr>
          </w:rPrChange>
        </w:rPr>
        <w:pPrChange w:id="6268" w:author="Orion" w:date="2011-07-08T14:58:00Z">
          <w:pPr>
            <w:autoSpaceDE w:val="0"/>
            <w:jc w:val="both"/>
          </w:pPr>
        </w:pPrChange>
      </w:pPr>
      <w:del w:id="6269" w:author="Orion" w:date="2011-03-31T22:26:00Z">
        <w:r w:rsidRPr="00650D90" w:rsidDel="00582A7E">
          <w:rPr>
            <w:rPrChange w:id="6270"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6271" w:author="Orion" w:date="2011-03-31T22:26:00Z"/>
          <w:rPrChange w:id="6272" w:author="Orion" w:date="2011-05-01T20:13:00Z">
            <w:rPr>
              <w:del w:id="6273" w:author="Orion" w:date="2011-03-31T22:26:00Z"/>
              <w:rFonts w:cs="Times New Roman"/>
              <w:lang w:val="en-US"/>
            </w:rPr>
          </w:rPrChange>
        </w:rPr>
        <w:pPrChange w:id="6274" w:author="Orion" w:date="2011-07-08T14:58:00Z">
          <w:pPr>
            <w:autoSpaceDE w:val="0"/>
            <w:jc w:val="both"/>
          </w:pPr>
        </w:pPrChange>
      </w:pPr>
    </w:p>
    <w:p w14:paraId="7E0357EB" w14:textId="77777777" w:rsidR="00BB1765" w:rsidRPr="00650D90" w:rsidDel="00582A7E" w:rsidRDefault="00BB1765">
      <w:pPr>
        <w:rPr>
          <w:del w:id="6275" w:author="Orion" w:date="2011-03-31T22:26:00Z"/>
          <w:rPrChange w:id="6276" w:author="Orion" w:date="2011-05-01T20:13:00Z">
            <w:rPr>
              <w:del w:id="6277" w:author="Orion" w:date="2011-03-31T22:26:00Z"/>
              <w:rFonts w:cs="Times New Roman"/>
              <w:color w:val="000000"/>
              <w:lang w:val="en-US"/>
            </w:rPr>
          </w:rPrChange>
        </w:rPr>
        <w:pPrChange w:id="6278" w:author="Orion" w:date="2011-07-08T14:58:00Z">
          <w:pPr>
            <w:autoSpaceDE w:val="0"/>
            <w:jc w:val="both"/>
          </w:pPr>
        </w:pPrChange>
      </w:pPr>
      <w:del w:id="6279" w:author="Orion" w:date="2011-03-31T22:26:00Z">
        <w:r w:rsidRPr="00650D90" w:rsidDel="00582A7E">
          <w:rPr>
            <w:rPrChange w:id="6280"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6281" w:author="Orion" w:date="2011-03-31T22:26:00Z"/>
          <w:rPrChange w:id="6282" w:author="Orion" w:date="2011-05-01T20:13:00Z">
            <w:rPr>
              <w:del w:id="6283" w:author="Orion" w:date="2011-03-31T22:26:00Z"/>
              <w:rFonts w:cs="Times New Roman"/>
              <w:lang w:val="en-US"/>
            </w:rPr>
          </w:rPrChange>
        </w:rPr>
        <w:pPrChange w:id="6284" w:author="Orion" w:date="2011-07-08T14:58:00Z">
          <w:pPr>
            <w:autoSpaceDE w:val="0"/>
            <w:jc w:val="both"/>
          </w:pPr>
        </w:pPrChange>
      </w:pPr>
    </w:p>
    <w:p w14:paraId="756E9A5A" w14:textId="77777777" w:rsidR="00BB1765" w:rsidRPr="00650D90" w:rsidDel="00582A7E" w:rsidRDefault="00BB1765">
      <w:pPr>
        <w:rPr>
          <w:del w:id="6285" w:author="Orion" w:date="2011-03-31T22:26:00Z"/>
          <w:rPrChange w:id="6286" w:author="Orion" w:date="2011-05-01T20:13:00Z">
            <w:rPr>
              <w:del w:id="6287" w:author="Orion" w:date="2011-03-31T22:26:00Z"/>
              <w:rFonts w:cs="Times New Roman"/>
              <w:color w:val="000000"/>
              <w:lang w:val="en-US"/>
            </w:rPr>
          </w:rPrChange>
        </w:rPr>
        <w:pPrChange w:id="6288" w:author="Orion" w:date="2011-07-08T14:58:00Z">
          <w:pPr>
            <w:autoSpaceDE w:val="0"/>
            <w:jc w:val="both"/>
          </w:pPr>
        </w:pPrChange>
      </w:pPr>
      <w:del w:id="6289" w:author="Orion" w:date="2011-03-31T22:26:00Z">
        <w:r w:rsidRPr="00650D90" w:rsidDel="00582A7E">
          <w:rPr>
            <w:rPrChange w:id="6290"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6291" w:author="Orion" w:date="2011-03-31T22:26:00Z"/>
          <w:rPrChange w:id="6292" w:author="Orion" w:date="2011-05-01T20:13:00Z">
            <w:rPr>
              <w:del w:id="6293" w:author="Orion" w:date="2011-03-31T22:26:00Z"/>
              <w:rFonts w:cs="Times New Roman"/>
              <w:lang w:val="en-US"/>
            </w:rPr>
          </w:rPrChange>
        </w:rPr>
        <w:pPrChange w:id="6294" w:author="Orion" w:date="2011-07-08T14:58:00Z">
          <w:pPr>
            <w:autoSpaceDE w:val="0"/>
            <w:jc w:val="both"/>
          </w:pPr>
        </w:pPrChange>
      </w:pPr>
    </w:p>
    <w:p w14:paraId="3778738B" w14:textId="22F5727D" w:rsidR="001D4363" w:rsidDel="001D4363" w:rsidRDefault="00BB1765">
      <w:pPr>
        <w:rPr>
          <w:del w:id="6295" w:author="Orion" w:date="2011-07-11T15:14:00Z"/>
        </w:rPr>
        <w:pPrChange w:id="6296" w:author="Orion" w:date="2011-07-11T15:14:00Z">
          <w:pPr>
            <w:pStyle w:val="Heading1"/>
          </w:pPr>
        </w:pPrChange>
      </w:pPr>
      <w:del w:id="6297" w:author="Orion" w:date="2011-03-31T22:33:00Z">
        <w:r w:rsidRPr="00650D90" w:rsidDel="002D40E7">
          <w:rPr>
            <w:rPrChange w:id="6298" w:author="Orion" w:date="2011-05-01T20:13:00Z">
              <w:rPr>
                <w:rFonts w:cs="Times New Roman"/>
                <w:b w:val="0"/>
                <w:bCs w:val="0"/>
                <w:color w:val="000000"/>
                <w:lang w:val="en-US"/>
              </w:rPr>
            </w:rPrChange>
          </w:rPr>
          <w:delText>[24] S. Wolfe, M. Sierhuis, and P. Jarvis. To bdi or not to bdi, design choices in an agent-based Traffic Flow Management Simulation Multiconference, 2008.</w:delText>
        </w:r>
      </w:del>
    </w:p>
    <w:customXmlInsRangeStart w:id="6299" w:author="Orion" w:date="2011-04-06T18:33:00Z"/>
    <w:sdt>
      <w:sdtPr>
        <w:rPr>
          <w:rFonts w:cs="Times New Roman"/>
          <w:b/>
          <w:bCs/>
        </w:rPr>
        <w:id w:val="999621430"/>
        <w:docPartObj>
          <w:docPartGallery w:val="Bibliographies"/>
          <w:docPartUnique/>
        </w:docPartObj>
      </w:sdtPr>
      <w:sdtEndPr>
        <w:rPr>
          <w:b w:val="0"/>
          <w:bCs w:val="0"/>
        </w:rPr>
      </w:sdtEndPr>
      <w:sdtContent>
        <w:customXmlInsRangeEnd w:id="6299"/>
        <w:p w14:paraId="41F4A2BF" w14:textId="4A804F8B" w:rsidR="00B946E5" w:rsidRPr="00B937FD" w:rsidRDefault="00B946E5">
          <w:pPr>
            <w:rPr>
              <w:ins w:id="6300" w:author="Orion" w:date="2011-04-06T18:33:00Z"/>
              <w:rFonts w:cs="Times New Roman"/>
            </w:rPr>
            <w:pPrChange w:id="6301" w:author="Orion" w:date="2011-07-11T15:14:00Z">
              <w:pPr>
                <w:pStyle w:val="Heading1"/>
              </w:pPr>
            </w:pPrChange>
          </w:pPr>
          <w:ins w:id="6302" w:author="Orion" w:date="2011-04-06T18:33:00Z">
            <w:r w:rsidRPr="004E6600">
              <w:rPr>
                <w:rFonts w:cs="Times New Roman"/>
                <w:b/>
                <w:bCs/>
                <w:sz w:val="48"/>
                <w:szCs w:val="48"/>
                <w:rPrChange w:id="6303" w:author="Orion" w:date="2011-05-04T19:49:00Z">
                  <w:rPr/>
                </w:rPrChange>
              </w:rPr>
              <w:t>Bibliogra</w:t>
            </w:r>
          </w:ins>
          <w:ins w:id="6304" w:author="Orion" w:date="2011-05-04T19:48:00Z">
            <w:r w:rsidR="00C038CA" w:rsidRPr="004E6600">
              <w:rPr>
                <w:rFonts w:cs="Times New Roman"/>
                <w:b/>
                <w:bCs/>
                <w:sz w:val="48"/>
                <w:szCs w:val="48"/>
                <w:rPrChange w:id="6305" w:author="Orion" w:date="2011-05-04T19:49:00Z">
                  <w:rPr>
                    <w:rFonts w:cs="Times New Roman"/>
                    <w:lang w:val="en-US"/>
                  </w:rPr>
                </w:rPrChange>
              </w:rPr>
              <w:t>fía</w:t>
            </w:r>
          </w:ins>
        </w:p>
        <w:customXmlInsRangeStart w:id="6306" w:author="Orion" w:date="2011-04-06T18:33:00Z"/>
        <w:sdt>
          <w:sdtPr>
            <w:rPr>
              <w:rFonts w:cs="Times New Roman"/>
              <w:szCs w:val="24"/>
            </w:rPr>
            <w:id w:val="111145805"/>
            <w:bibliography/>
          </w:sdtPr>
          <w:sdtEndPr/>
          <w:sdtContent>
            <w:customXmlInsRangeEnd w:id="6306"/>
            <w:p w14:paraId="52B202F3" w14:textId="77777777" w:rsidR="00CD4C4B" w:rsidRPr="00CD4C4B" w:rsidRDefault="00B946E5">
              <w:pPr>
                <w:pStyle w:val="Bibliography"/>
                <w:rPr>
                  <w:ins w:id="6307" w:author="Orion" w:date="2011-07-05T14:03:00Z"/>
                  <w:noProof/>
                  <w:lang w:val="en-US"/>
                  <w:rPrChange w:id="6308" w:author="Orion" w:date="2011-07-05T14:03:00Z">
                    <w:rPr>
                      <w:ins w:id="6309" w:author="Orion" w:date="2011-07-05T14:03:00Z"/>
                      <w:noProof/>
                    </w:rPr>
                  </w:rPrChange>
                </w:rPr>
              </w:pPr>
              <w:ins w:id="6310" w:author="Orion" w:date="2011-04-06T18:33:00Z">
                <w:r w:rsidRPr="00246937">
                  <w:rPr>
                    <w:rFonts w:cs="Times New Roman"/>
                  </w:rPr>
                  <w:fldChar w:fldCharType="begin"/>
                </w:r>
                <w:r w:rsidRPr="0080539F">
                  <w:rPr>
                    <w:rFonts w:cs="Times New Roman"/>
                  </w:rPr>
                  <w:instrText xml:space="preserve"> BIBLIOGRAPHY </w:instrText>
                </w:r>
                <w:r w:rsidRPr="00246937">
                  <w:rPr>
                    <w:rFonts w:cs="Times New Roman"/>
                  </w:rPr>
                  <w:fldChar w:fldCharType="separate"/>
                </w:r>
              </w:ins>
              <w:ins w:id="6311" w:author="Orion" w:date="2011-07-05T14:03:00Z">
                <w:r w:rsidR="00CD4C4B" w:rsidRPr="0080539F">
                  <w:rPr>
                    <w:noProof/>
                  </w:rPr>
                  <w:t xml:space="preserve">1. </w:t>
                </w:r>
                <w:r w:rsidR="00CD4C4B" w:rsidRPr="001A6225">
                  <w:rPr>
                    <w:i/>
                    <w:iCs/>
                    <w:noProof/>
                  </w:rPr>
                  <w:t xml:space="preserve">A vision for European Aviation. </w:t>
                </w:r>
                <w:r w:rsidR="00CD4C4B" w:rsidRPr="00442C93">
                  <w:rPr>
                    <w:b/>
                    <w:bCs/>
                    <w:noProof/>
                  </w:rPr>
                  <w:t>Eurocontrol.</w:t>
                </w:r>
                <w:r w:rsidR="00CD4C4B" w:rsidRPr="00442C93">
                  <w:rPr>
                    <w:noProof/>
                  </w:rPr>
                  <w:t xml:space="preserve"> </w:t>
                </w:r>
                <w:r w:rsidR="00CD4C4B" w:rsidRPr="00CD4C4B">
                  <w:rPr>
                    <w:noProof/>
                    <w:lang w:val="en-US"/>
                    <w:rPrChange w:id="6312" w:author="Orion" w:date="2011-07-05T14:03:00Z">
                      <w:rPr>
                        <w:noProof/>
                      </w:rPr>
                    </w:rPrChange>
                  </w:rPr>
                  <w:t>2005. Eurocontrol and ACI Europe Press Conference.</w:t>
                </w:r>
              </w:ins>
            </w:p>
            <w:p w14:paraId="1227F3C8" w14:textId="77777777" w:rsidR="00CD4C4B" w:rsidRPr="00CD4C4B" w:rsidRDefault="00CD4C4B">
              <w:pPr>
                <w:pStyle w:val="Bibliography"/>
                <w:rPr>
                  <w:ins w:id="6313" w:author="Orion" w:date="2011-07-05T14:03:00Z"/>
                  <w:noProof/>
                  <w:lang w:val="en-US"/>
                  <w:rPrChange w:id="6314" w:author="Orion" w:date="2011-07-05T14:04:00Z">
                    <w:rPr>
                      <w:ins w:id="6315" w:author="Orion" w:date="2011-07-05T14:03:00Z"/>
                      <w:noProof/>
                    </w:rPr>
                  </w:rPrChange>
                </w:rPr>
              </w:pPr>
              <w:ins w:id="6316" w:author="Orion" w:date="2011-07-05T14:03:00Z">
                <w:r w:rsidRPr="00CD4C4B">
                  <w:rPr>
                    <w:noProof/>
                    <w:lang w:val="en-US"/>
                    <w:rPrChange w:id="6317" w:author="Orion" w:date="2011-07-05T14:03:00Z">
                      <w:rPr>
                        <w:noProof/>
                      </w:rPr>
                    </w:rPrChange>
                  </w:rPr>
                  <w:t xml:space="preserve">2. </w:t>
                </w:r>
                <w:r w:rsidRPr="00CD4C4B">
                  <w:rPr>
                    <w:i/>
                    <w:iCs/>
                    <w:noProof/>
                    <w:lang w:val="en-US"/>
                    <w:rPrChange w:id="6318" w:author="Orion" w:date="2011-07-05T14:03:00Z">
                      <w:rPr>
                        <w:i/>
                        <w:iCs/>
                        <w:noProof/>
                      </w:rPr>
                    </w:rPrChange>
                  </w:rPr>
                  <w:t xml:space="preserve">Conflict Resolution for Air Traffic Management: A Study in Multi-Agent Hybrid Systems. </w:t>
                </w:r>
                <w:r w:rsidRPr="00CD4C4B">
                  <w:rPr>
                    <w:b/>
                    <w:bCs/>
                    <w:noProof/>
                    <w:lang w:val="en-US"/>
                    <w:rPrChange w:id="6319" w:author="Orion" w:date="2011-07-05T14:04:00Z">
                      <w:rPr>
                        <w:b/>
                        <w:bCs/>
                        <w:noProof/>
                      </w:rPr>
                    </w:rPrChange>
                  </w:rPr>
                  <w:t>Claire Tomlin, George J. Pappas, and Shankar Sastry.</w:t>
                </w:r>
                <w:r w:rsidRPr="00CD4C4B">
                  <w:rPr>
                    <w:noProof/>
                    <w:lang w:val="en-US"/>
                    <w:rPrChange w:id="6320"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6321" w:author="Orion" w:date="2011-07-05T14:03:00Z"/>
                  <w:noProof/>
                  <w:lang w:val="en-US"/>
                  <w:rPrChange w:id="6322" w:author="Orion" w:date="2011-07-05T14:04:00Z">
                    <w:rPr>
                      <w:ins w:id="6323" w:author="Orion" w:date="2011-07-05T14:03:00Z"/>
                      <w:noProof/>
                    </w:rPr>
                  </w:rPrChange>
                </w:rPr>
              </w:pPr>
              <w:ins w:id="6324" w:author="Orion" w:date="2011-07-05T14:03:00Z">
                <w:r w:rsidRPr="00CD4C4B">
                  <w:rPr>
                    <w:noProof/>
                    <w:lang w:val="en-US"/>
                    <w:rPrChange w:id="6325" w:author="Orion" w:date="2011-07-05T14:04:00Z">
                      <w:rPr>
                        <w:noProof/>
                      </w:rPr>
                    </w:rPrChange>
                  </w:rPr>
                  <w:t xml:space="preserve">3. </w:t>
                </w:r>
                <w:r w:rsidRPr="00CD4C4B">
                  <w:rPr>
                    <w:b/>
                    <w:bCs/>
                    <w:noProof/>
                    <w:lang w:val="en-US"/>
                    <w:rPrChange w:id="6326" w:author="Orion" w:date="2011-07-05T14:04:00Z">
                      <w:rPr>
                        <w:b/>
                        <w:bCs/>
                        <w:noProof/>
                      </w:rPr>
                    </w:rPrChange>
                  </w:rPr>
                  <w:t>JSBSim.</w:t>
                </w:r>
                <w:r w:rsidRPr="00CD4C4B">
                  <w:rPr>
                    <w:noProof/>
                    <w:lang w:val="en-US"/>
                    <w:rPrChange w:id="6327"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6328" w:author="Orion" w:date="2011-07-05T14:03:00Z"/>
                  <w:noProof/>
                  <w:lang w:val="en-US"/>
                  <w:rPrChange w:id="6329" w:author="Orion" w:date="2011-07-05T14:04:00Z">
                    <w:rPr>
                      <w:ins w:id="6330" w:author="Orion" w:date="2011-07-05T14:03:00Z"/>
                      <w:noProof/>
                    </w:rPr>
                  </w:rPrChange>
                </w:rPr>
              </w:pPr>
              <w:ins w:id="6331" w:author="Orion" w:date="2011-07-05T14:03:00Z">
                <w:r w:rsidRPr="00CD4C4B">
                  <w:rPr>
                    <w:noProof/>
                    <w:lang w:val="en-US"/>
                    <w:rPrChange w:id="6332" w:author="Orion" w:date="2011-07-05T14:04:00Z">
                      <w:rPr>
                        <w:noProof/>
                      </w:rPr>
                    </w:rPrChange>
                  </w:rPr>
                  <w:t xml:space="preserve">4. </w:t>
                </w:r>
                <w:r w:rsidRPr="00CD4C4B">
                  <w:rPr>
                    <w:b/>
                    <w:bCs/>
                    <w:noProof/>
                    <w:lang w:val="en-US"/>
                    <w:rPrChange w:id="6333" w:author="Orion" w:date="2011-07-05T14:04:00Z">
                      <w:rPr>
                        <w:b/>
                        <w:bCs/>
                        <w:noProof/>
                      </w:rPr>
                    </w:rPrChange>
                  </w:rPr>
                  <w:t>FlightGear Flight Simulator.</w:t>
                </w:r>
                <w:r w:rsidRPr="00CD4C4B">
                  <w:rPr>
                    <w:noProof/>
                    <w:lang w:val="en-US"/>
                    <w:rPrChange w:id="6334"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6335" w:author="Orion" w:date="2011-07-05T14:03:00Z"/>
                  <w:noProof/>
                </w:rPr>
              </w:pPr>
              <w:ins w:id="6336"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6337" w:author="Orion" w:date="2011-07-05T14:03:00Z"/>
                  <w:noProof/>
                  <w:lang w:val="en-US"/>
                  <w:rPrChange w:id="6338" w:author="Orion" w:date="2011-07-05T14:04:00Z">
                    <w:rPr>
                      <w:ins w:id="6339" w:author="Orion" w:date="2011-07-05T14:03:00Z"/>
                      <w:noProof/>
                    </w:rPr>
                  </w:rPrChange>
                </w:rPr>
              </w:pPr>
              <w:ins w:id="6340" w:author="Orion" w:date="2011-07-05T14:03:00Z">
                <w:r w:rsidRPr="00CD4C4B">
                  <w:rPr>
                    <w:noProof/>
                    <w:lang w:val="en-US"/>
                    <w:rPrChange w:id="6341" w:author="Orion" w:date="2011-07-05T14:04:00Z">
                      <w:rPr>
                        <w:noProof/>
                      </w:rPr>
                    </w:rPrChange>
                  </w:rPr>
                  <w:t xml:space="preserve">6. </w:t>
                </w:r>
                <w:r w:rsidRPr="00CD4C4B">
                  <w:rPr>
                    <w:b/>
                    <w:bCs/>
                    <w:noProof/>
                    <w:lang w:val="en-US"/>
                    <w:rPrChange w:id="6342" w:author="Orion" w:date="2011-07-05T14:04:00Z">
                      <w:rPr>
                        <w:b/>
                        <w:bCs/>
                        <w:noProof/>
                      </w:rPr>
                    </w:rPrChange>
                  </w:rPr>
                  <w:t>AVIATOR VISUAL DESIGN SIMULATOR.</w:t>
                </w:r>
                <w:r w:rsidRPr="00CD4C4B">
                  <w:rPr>
                    <w:noProof/>
                    <w:lang w:val="en-US"/>
                    <w:rPrChange w:id="6343" w:author="Orion" w:date="2011-07-05T14:04:00Z">
                      <w:rPr>
                        <w:noProof/>
                      </w:rPr>
                    </w:rPrChange>
                  </w:rPr>
                  <w:t xml:space="preserve"> </w:t>
                </w:r>
                <w:r w:rsidRPr="00CD4C4B">
                  <w:rPr>
                    <w:i/>
                    <w:iCs/>
                    <w:noProof/>
                    <w:lang w:val="en-US"/>
                    <w:rPrChange w:id="6344" w:author="Orion" w:date="2011-07-05T14:04:00Z">
                      <w:rPr>
                        <w:i/>
                        <w:iCs/>
                        <w:noProof/>
                      </w:rPr>
                    </w:rPrChange>
                  </w:rPr>
                  <w:t xml:space="preserve">Manual, AVIATOR VISUAL DESIGN SIMULATOR (AVDS) User. </w:t>
                </w:r>
                <w:r w:rsidRPr="00CD4C4B">
                  <w:rPr>
                    <w:noProof/>
                    <w:lang w:val="en-US"/>
                    <w:rPrChange w:id="6345" w:author="Orion" w:date="2011-07-05T14:04:00Z">
                      <w:rPr>
                        <w:noProof/>
                      </w:rPr>
                    </w:rPrChange>
                  </w:rPr>
                  <w:t>http://www.rassimtech.com/documentation/AVDSManual.pdf.</w:t>
                </w:r>
              </w:ins>
            </w:p>
            <w:p w14:paraId="5A442DB1" w14:textId="77777777" w:rsidR="00CD4C4B" w:rsidRDefault="00CD4C4B">
              <w:pPr>
                <w:pStyle w:val="Bibliography"/>
                <w:rPr>
                  <w:ins w:id="6346" w:author="Orion" w:date="2011-07-05T14:03:00Z"/>
                  <w:noProof/>
                </w:rPr>
              </w:pPr>
              <w:ins w:id="6347" w:author="Orion" w:date="2011-07-05T14:03:00Z">
                <w:r w:rsidRPr="00CD4C4B">
                  <w:rPr>
                    <w:noProof/>
                    <w:lang w:val="en-US"/>
                    <w:rPrChange w:id="6348" w:author="Orion" w:date="2011-07-05T14:04:00Z">
                      <w:rPr>
                        <w:noProof/>
                      </w:rPr>
                    </w:rPrChange>
                  </w:rPr>
                  <w:t xml:space="preserve">7. </w:t>
                </w:r>
                <w:r w:rsidRPr="00CD4C4B">
                  <w:rPr>
                    <w:i/>
                    <w:iCs/>
                    <w:noProof/>
                    <w:lang w:val="en-US"/>
                    <w:rPrChange w:id="6349"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6350" w:author="Orion" w:date="2011-07-05T14:03:00Z"/>
                  <w:noProof/>
                  <w:lang w:val="en-US"/>
                  <w:rPrChange w:id="6351" w:author="Orion" w:date="2011-07-05T14:04:00Z">
                    <w:rPr>
                      <w:ins w:id="6352" w:author="Orion" w:date="2011-07-05T14:03:00Z"/>
                      <w:noProof/>
                    </w:rPr>
                  </w:rPrChange>
                </w:rPr>
              </w:pPr>
              <w:ins w:id="6353" w:author="Orion" w:date="2011-07-05T14:03:00Z">
                <w:r w:rsidRPr="00CD4C4B">
                  <w:rPr>
                    <w:noProof/>
                    <w:lang w:val="en-US"/>
                    <w:rPrChange w:id="6354" w:author="Orion" w:date="2011-07-05T14:04:00Z">
                      <w:rPr>
                        <w:noProof/>
                      </w:rPr>
                    </w:rPrChange>
                  </w:rPr>
                  <w:t xml:space="preserve">8. </w:t>
                </w:r>
                <w:r w:rsidRPr="00CD4C4B">
                  <w:rPr>
                    <w:i/>
                    <w:iCs/>
                    <w:noProof/>
                    <w:lang w:val="en-US"/>
                    <w:rPrChange w:id="6355" w:author="Orion" w:date="2011-07-05T14:04:00Z">
                      <w:rPr>
                        <w:i/>
                        <w:iCs/>
                        <w:noProof/>
                      </w:rPr>
                    </w:rPrChange>
                  </w:rPr>
                  <w:t xml:space="preserve">The design of FACET to support use by airline operations centers. </w:t>
                </w:r>
                <w:r w:rsidRPr="00CD4C4B">
                  <w:rPr>
                    <w:b/>
                    <w:bCs/>
                    <w:noProof/>
                    <w:lang w:val="en-US"/>
                    <w:rPrChange w:id="6356" w:author="Orion" w:date="2011-07-05T14:04:00Z">
                      <w:rPr>
                        <w:b/>
                        <w:bCs/>
                        <w:noProof/>
                      </w:rPr>
                    </w:rPrChange>
                  </w:rPr>
                  <w:t>Smith, P.</w:t>
                </w:r>
                <w:r w:rsidRPr="00CD4C4B">
                  <w:rPr>
                    <w:noProof/>
                    <w:lang w:val="en-US"/>
                    <w:rPrChange w:id="6357" w:author="Orion" w:date="2011-07-05T14:04:00Z">
                      <w:rPr>
                        <w:noProof/>
                      </w:rPr>
                    </w:rPrChange>
                  </w:rPr>
                  <w:t xml:space="preserve"> 2004 : s.n., IEEE.</w:t>
                </w:r>
              </w:ins>
            </w:p>
            <w:p w14:paraId="18A288C7" w14:textId="77777777" w:rsidR="00CD4C4B" w:rsidRPr="00CD4C4B" w:rsidRDefault="00CD4C4B">
              <w:pPr>
                <w:pStyle w:val="Bibliography"/>
                <w:rPr>
                  <w:ins w:id="6358" w:author="Orion" w:date="2011-07-05T14:03:00Z"/>
                  <w:noProof/>
                  <w:lang w:val="en-US"/>
                  <w:rPrChange w:id="6359" w:author="Orion" w:date="2011-07-05T14:04:00Z">
                    <w:rPr>
                      <w:ins w:id="6360" w:author="Orion" w:date="2011-07-05T14:03:00Z"/>
                      <w:noProof/>
                    </w:rPr>
                  </w:rPrChange>
                </w:rPr>
              </w:pPr>
              <w:ins w:id="6361" w:author="Orion" w:date="2011-07-05T14:03:00Z">
                <w:r w:rsidRPr="00CD4C4B">
                  <w:rPr>
                    <w:noProof/>
                    <w:lang w:val="en-US"/>
                    <w:rPrChange w:id="6362" w:author="Orion" w:date="2011-07-05T14:04:00Z">
                      <w:rPr>
                        <w:noProof/>
                      </w:rPr>
                    </w:rPrChange>
                  </w:rPr>
                  <w:t xml:space="preserve">9. </w:t>
                </w:r>
                <w:r w:rsidRPr="00CD4C4B">
                  <w:rPr>
                    <w:i/>
                    <w:iCs/>
                    <w:noProof/>
                    <w:lang w:val="en-US"/>
                    <w:rPrChange w:id="6363" w:author="Orion" w:date="2011-07-05T14:04:00Z">
                      <w:rPr>
                        <w:i/>
                        <w:iCs/>
                        <w:noProof/>
                      </w:rPr>
                    </w:rPrChange>
                  </w:rPr>
                  <w:t xml:space="preserve">A Multiagent Simulation of Collaborative Air Traffic Flow Management. </w:t>
                </w:r>
                <w:r w:rsidRPr="00CD4C4B">
                  <w:rPr>
                    <w:b/>
                    <w:bCs/>
                    <w:noProof/>
                    <w:lang w:val="en-US"/>
                    <w:rPrChange w:id="6364" w:author="Orion" w:date="2011-07-05T14:04:00Z">
                      <w:rPr>
                        <w:b/>
                        <w:bCs/>
                        <w:noProof/>
                      </w:rPr>
                    </w:rPrChange>
                  </w:rPr>
                  <w:t>Shawn R. Wolfe, Peter A. Jarvis, Francis Y. Enomoto, Maarten Sierhuis,Bart-Jan van Putte.</w:t>
                </w:r>
                <w:r w:rsidRPr="00CD4C4B">
                  <w:rPr>
                    <w:noProof/>
                    <w:lang w:val="en-US"/>
                    <w:rPrChange w:id="6365"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6366" w:author="Orion" w:date="2011-07-05T14:03:00Z"/>
                  <w:noProof/>
                  <w:lang w:val="en-US"/>
                  <w:rPrChange w:id="6367" w:author="Orion" w:date="2011-07-05T14:04:00Z">
                    <w:rPr>
                      <w:ins w:id="6368" w:author="Orion" w:date="2011-07-05T14:03:00Z"/>
                      <w:noProof/>
                    </w:rPr>
                  </w:rPrChange>
                </w:rPr>
              </w:pPr>
              <w:ins w:id="6369" w:author="Orion" w:date="2011-07-05T14:03:00Z">
                <w:r w:rsidRPr="00CD4C4B">
                  <w:rPr>
                    <w:noProof/>
                    <w:lang w:val="en-US"/>
                    <w:rPrChange w:id="6370" w:author="Orion" w:date="2011-07-05T14:04:00Z">
                      <w:rPr>
                        <w:noProof/>
                      </w:rPr>
                    </w:rPrChange>
                  </w:rPr>
                  <w:t xml:space="preserve">10. </w:t>
                </w:r>
                <w:r w:rsidRPr="00CD4C4B">
                  <w:rPr>
                    <w:i/>
                    <w:iCs/>
                    <w:noProof/>
                    <w:lang w:val="en-US"/>
                    <w:rPrChange w:id="6371" w:author="Orion" w:date="2011-07-05T14:04:00Z">
                      <w:rPr>
                        <w:i/>
                        <w:iCs/>
                        <w:noProof/>
                      </w:rPr>
                    </w:rPrChange>
                  </w:rPr>
                  <w:t xml:space="preserve">Human performance models of pilot behaviour. </w:t>
                </w:r>
                <w:r w:rsidRPr="00CD4C4B">
                  <w:rPr>
                    <w:b/>
                    <w:bCs/>
                    <w:noProof/>
                    <w:lang w:val="en-US"/>
                    <w:rPrChange w:id="6372" w:author="Orion" w:date="2011-07-05T14:04:00Z">
                      <w:rPr>
                        <w:b/>
                        <w:bCs/>
                        <w:noProof/>
                      </w:rPr>
                    </w:rPrChange>
                  </w:rPr>
                  <w:t>Foyle, D. C., Hooey, B. L., Byrne, M. D., Corker, K. M., Deutsch, S., Lebiere, C.</w:t>
                </w:r>
                <w:r w:rsidRPr="00CD4C4B">
                  <w:rPr>
                    <w:noProof/>
                    <w:lang w:val="en-US"/>
                    <w:rPrChange w:id="6373"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6374" w:author="Orion" w:date="2011-07-05T14:03:00Z"/>
                  <w:noProof/>
                  <w:lang w:val="en-US"/>
                  <w:rPrChange w:id="6375" w:author="Orion" w:date="2011-07-05T14:04:00Z">
                    <w:rPr>
                      <w:ins w:id="6376" w:author="Orion" w:date="2011-07-05T14:03:00Z"/>
                      <w:noProof/>
                    </w:rPr>
                  </w:rPrChange>
                </w:rPr>
              </w:pPr>
              <w:ins w:id="6377" w:author="Orion" w:date="2011-07-05T14:03:00Z">
                <w:r w:rsidRPr="00CD4C4B">
                  <w:rPr>
                    <w:noProof/>
                    <w:lang w:val="en-US"/>
                    <w:rPrChange w:id="6378" w:author="Orion" w:date="2011-07-05T14:04:00Z">
                      <w:rPr>
                        <w:noProof/>
                      </w:rPr>
                    </w:rPrChange>
                  </w:rPr>
                  <w:t xml:space="preserve">11. </w:t>
                </w:r>
                <w:r w:rsidRPr="00CD4C4B">
                  <w:rPr>
                    <w:b/>
                    <w:bCs/>
                    <w:noProof/>
                    <w:lang w:val="en-US"/>
                    <w:rPrChange w:id="6379" w:author="Orion" w:date="2011-07-05T14:04:00Z">
                      <w:rPr>
                        <w:b/>
                        <w:bCs/>
                        <w:noProof/>
                      </w:rPr>
                    </w:rPrChange>
                  </w:rPr>
                  <w:t>Frankel, David.</w:t>
                </w:r>
                <w:r w:rsidRPr="00CD4C4B">
                  <w:rPr>
                    <w:noProof/>
                    <w:lang w:val="en-US"/>
                    <w:rPrChange w:id="6380" w:author="Orion" w:date="2011-07-05T14:04:00Z">
                      <w:rPr>
                        <w:noProof/>
                      </w:rPr>
                    </w:rPrChange>
                  </w:rPr>
                  <w:t xml:space="preserve"> </w:t>
                </w:r>
                <w:r w:rsidRPr="00CD4C4B">
                  <w:rPr>
                    <w:i/>
                    <w:iCs/>
                    <w:noProof/>
                    <w:lang w:val="en-US"/>
                    <w:rPrChange w:id="6381" w:author="Orion" w:date="2011-07-05T14:04:00Z">
                      <w:rPr>
                        <w:i/>
                        <w:iCs/>
                        <w:noProof/>
                      </w:rPr>
                    </w:rPrChange>
                  </w:rPr>
                  <w:t xml:space="preserve">Model Driven Architecture: Applying MDA to Enterprise Computing. </w:t>
                </w:r>
                <w:r w:rsidRPr="00CD4C4B">
                  <w:rPr>
                    <w:noProof/>
                    <w:lang w:val="en-US"/>
                    <w:rPrChange w:id="6382" w:author="Orion" w:date="2011-07-05T14:04:00Z">
                      <w:rPr>
                        <w:noProof/>
                      </w:rPr>
                    </w:rPrChange>
                  </w:rPr>
                  <w:t>s.l. : John Wiley &amp; Sons, 2003.</w:t>
                </w:r>
              </w:ins>
            </w:p>
            <w:p w14:paraId="6A454A93" w14:textId="77777777" w:rsidR="00CD4C4B" w:rsidRPr="00CD4C4B" w:rsidRDefault="00CD4C4B">
              <w:pPr>
                <w:pStyle w:val="Bibliography"/>
                <w:rPr>
                  <w:ins w:id="6383" w:author="Orion" w:date="2011-07-05T14:03:00Z"/>
                  <w:noProof/>
                  <w:lang w:val="en-US"/>
                  <w:rPrChange w:id="6384" w:author="Orion" w:date="2011-07-05T14:04:00Z">
                    <w:rPr>
                      <w:ins w:id="6385" w:author="Orion" w:date="2011-07-05T14:03:00Z"/>
                      <w:noProof/>
                    </w:rPr>
                  </w:rPrChange>
                </w:rPr>
              </w:pPr>
              <w:ins w:id="6386" w:author="Orion" w:date="2011-07-05T14:03:00Z">
                <w:r w:rsidRPr="00CD4C4B">
                  <w:rPr>
                    <w:noProof/>
                    <w:lang w:val="en-US"/>
                    <w:rPrChange w:id="6387" w:author="Orion" w:date="2011-07-05T14:04:00Z">
                      <w:rPr>
                        <w:noProof/>
                      </w:rPr>
                    </w:rPrChange>
                  </w:rPr>
                  <w:t xml:space="preserve">12. </w:t>
                </w:r>
                <w:r w:rsidRPr="00CD4C4B">
                  <w:rPr>
                    <w:b/>
                    <w:bCs/>
                    <w:noProof/>
                    <w:lang w:val="en-US"/>
                    <w:rPrChange w:id="6388" w:author="Orion" w:date="2011-07-05T14:04:00Z">
                      <w:rPr>
                        <w:b/>
                        <w:bCs/>
                        <w:noProof/>
                      </w:rPr>
                    </w:rPrChange>
                  </w:rPr>
                  <w:t>Gilbert, N., Troitzsch, K. G.</w:t>
                </w:r>
                <w:r w:rsidRPr="00CD4C4B">
                  <w:rPr>
                    <w:noProof/>
                    <w:lang w:val="en-US"/>
                    <w:rPrChange w:id="6389" w:author="Orion" w:date="2011-07-05T14:04:00Z">
                      <w:rPr>
                        <w:noProof/>
                      </w:rPr>
                    </w:rPrChange>
                  </w:rPr>
                  <w:t xml:space="preserve"> Simulation for the Social Scientist. </w:t>
                </w:r>
                <w:r w:rsidRPr="00CD4C4B">
                  <w:rPr>
                    <w:i/>
                    <w:iCs/>
                    <w:noProof/>
                    <w:lang w:val="en-US"/>
                    <w:rPrChange w:id="6390" w:author="Orion" w:date="2011-07-05T14:04:00Z">
                      <w:rPr>
                        <w:i/>
                        <w:iCs/>
                        <w:noProof/>
                      </w:rPr>
                    </w:rPrChange>
                  </w:rPr>
                  <w:t xml:space="preserve">Open University Press. </w:t>
                </w:r>
                <w:r w:rsidRPr="00CD4C4B">
                  <w:rPr>
                    <w:noProof/>
                    <w:lang w:val="en-US"/>
                    <w:rPrChange w:id="6391" w:author="Orion" w:date="2011-07-05T14:04:00Z">
                      <w:rPr>
                        <w:noProof/>
                      </w:rPr>
                    </w:rPrChange>
                  </w:rPr>
                  <w:t>2005.</w:t>
                </w:r>
              </w:ins>
            </w:p>
            <w:p w14:paraId="7F4ACE2D" w14:textId="77777777" w:rsidR="00CD4C4B" w:rsidRPr="00CD4C4B" w:rsidRDefault="00CD4C4B">
              <w:pPr>
                <w:pStyle w:val="Bibliography"/>
                <w:rPr>
                  <w:ins w:id="6392" w:author="Orion" w:date="2011-07-05T14:03:00Z"/>
                  <w:noProof/>
                  <w:lang w:val="en-US"/>
                  <w:rPrChange w:id="6393" w:author="Orion" w:date="2011-07-05T14:04:00Z">
                    <w:rPr>
                      <w:ins w:id="6394" w:author="Orion" w:date="2011-07-05T14:03:00Z"/>
                      <w:noProof/>
                    </w:rPr>
                  </w:rPrChange>
                </w:rPr>
              </w:pPr>
              <w:ins w:id="6395" w:author="Orion" w:date="2011-07-05T14:03:00Z">
                <w:r w:rsidRPr="00CD4C4B">
                  <w:rPr>
                    <w:noProof/>
                    <w:lang w:val="en-US"/>
                    <w:rPrChange w:id="6396" w:author="Orion" w:date="2011-07-05T14:04:00Z">
                      <w:rPr>
                        <w:noProof/>
                      </w:rPr>
                    </w:rPrChange>
                  </w:rPr>
                  <w:t xml:space="preserve">13. </w:t>
                </w:r>
                <w:r w:rsidRPr="00CD4C4B">
                  <w:rPr>
                    <w:i/>
                    <w:iCs/>
                    <w:noProof/>
                    <w:lang w:val="en-US"/>
                    <w:rPrChange w:id="6397"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6398" w:author="Orion" w:date="2011-07-05T14:04:00Z">
                      <w:rPr>
                        <w:noProof/>
                      </w:rPr>
                    </w:rPrChange>
                  </w:rPr>
                  <w:t>2008. AAMAS (Demos)'2008. págs. 1675-1676.</w:t>
                </w:r>
              </w:ins>
            </w:p>
            <w:p w14:paraId="73D4A050" w14:textId="77777777" w:rsidR="00CD4C4B" w:rsidRPr="00CD4C4B" w:rsidRDefault="00CD4C4B">
              <w:pPr>
                <w:pStyle w:val="Bibliography"/>
                <w:rPr>
                  <w:ins w:id="6399" w:author="Orion" w:date="2011-07-05T14:03:00Z"/>
                  <w:noProof/>
                  <w:lang w:val="en-US"/>
                  <w:rPrChange w:id="6400" w:author="Orion" w:date="2011-07-05T14:04:00Z">
                    <w:rPr>
                      <w:ins w:id="6401" w:author="Orion" w:date="2011-07-05T14:03:00Z"/>
                      <w:noProof/>
                    </w:rPr>
                  </w:rPrChange>
                </w:rPr>
              </w:pPr>
              <w:ins w:id="6402" w:author="Orion" w:date="2011-07-05T14:03:00Z">
                <w:r w:rsidRPr="00CD4C4B">
                  <w:rPr>
                    <w:noProof/>
                    <w:lang w:val="en-US"/>
                    <w:rPrChange w:id="6403" w:author="Orion" w:date="2011-07-05T14:04:00Z">
                      <w:rPr>
                        <w:noProof/>
                      </w:rPr>
                    </w:rPrChange>
                  </w:rPr>
                  <w:t xml:space="preserve">14. </w:t>
                </w:r>
                <w:r w:rsidRPr="00CD4C4B">
                  <w:rPr>
                    <w:b/>
                    <w:bCs/>
                    <w:noProof/>
                    <w:lang w:val="en-US"/>
                    <w:rPrChange w:id="6404" w:author="Orion" w:date="2011-07-05T14:04:00Z">
                      <w:rPr>
                        <w:b/>
                        <w:bCs/>
                        <w:noProof/>
                      </w:rPr>
                    </w:rPrChange>
                  </w:rPr>
                  <w:t>Helmreich RL, Merritt AC, Wilhelm JA.</w:t>
                </w:r>
                <w:r w:rsidRPr="00CD4C4B">
                  <w:rPr>
                    <w:noProof/>
                    <w:lang w:val="en-US"/>
                    <w:rPrChange w:id="6405" w:author="Orion" w:date="2011-07-05T14:04:00Z">
                      <w:rPr>
                        <w:noProof/>
                      </w:rPr>
                    </w:rPrChange>
                  </w:rPr>
                  <w:t xml:space="preserve"> The evolution of crew resource management training in commercial aviation. </w:t>
                </w:r>
                <w:r w:rsidRPr="00CD4C4B">
                  <w:rPr>
                    <w:i/>
                    <w:iCs/>
                    <w:noProof/>
                    <w:lang w:val="en-US"/>
                    <w:rPrChange w:id="6406" w:author="Orion" w:date="2011-07-05T14:04:00Z">
                      <w:rPr>
                        <w:i/>
                        <w:iCs/>
                        <w:noProof/>
                      </w:rPr>
                    </w:rPrChange>
                  </w:rPr>
                  <w:t xml:space="preserve">Int J Aviation Psychology. </w:t>
                </w:r>
                <w:r w:rsidRPr="00CD4C4B">
                  <w:rPr>
                    <w:noProof/>
                    <w:lang w:val="en-US"/>
                    <w:rPrChange w:id="6407" w:author="Orion" w:date="2011-07-05T14:04:00Z">
                      <w:rPr>
                        <w:noProof/>
                      </w:rPr>
                    </w:rPrChange>
                  </w:rPr>
                  <w:t>1999, Vol. 9, págs. 19–32.</w:t>
                </w:r>
              </w:ins>
            </w:p>
            <w:p w14:paraId="3F170297" w14:textId="77777777" w:rsidR="00CD4C4B" w:rsidRPr="00CD4C4B" w:rsidRDefault="00CD4C4B">
              <w:pPr>
                <w:pStyle w:val="Bibliography"/>
                <w:rPr>
                  <w:ins w:id="6408" w:author="Orion" w:date="2011-07-05T14:03:00Z"/>
                  <w:noProof/>
                  <w:lang w:val="en-US"/>
                  <w:rPrChange w:id="6409" w:author="Orion" w:date="2011-07-05T14:04:00Z">
                    <w:rPr>
                      <w:ins w:id="6410" w:author="Orion" w:date="2011-07-05T14:03:00Z"/>
                      <w:noProof/>
                    </w:rPr>
                  </w:rPrChange>
                </w:rPr>
              </w:pPr>
              <w:ins w:id="6411" w:author="Orion" w:date="2011-07-05T14:03:00Z">
                <w:r w:rsidRPr="00CD4C4B">
                  <w:rPr>
                    <w:noProof/>
                    <w:lang w:val="en-US"/>
                    <w:rPrChange w:id="6412" w:author="Orion" w:date="2011-07-05T14:04:00Z">
                      <w:rPr>
                        <w:noProof/>
                      </w:rPr>
                    </w:rPrChange>
                  </w:rPr>
                  <w:t xml:space="preserve">15. </w:t>
                </w:r>
                <w:r w:rsidRPr="00CD4C4B">
                  <w:rPr>
                    <w:b/>
                    <w:bCs/>
                    <w:noProof/>
                    <w:lang w:val="en-US"/>
                    <w:rPrChange w:id="6413" w:author="Orion" w:date="2011-07-05T14:04:00Z">
                      <w:rPr>
                        <w:b/>
                        <w:bCs/>
                        <w:noProof/>
                      </w:rPr>
                    </w:rPrChange>
                  </w:rPr>
                  <w:t>Earl L. Wiener, David C. Nagel.</w:t>
                </w:r>
                <w:r w:rsidRPr="00CD4C4B">
                  <w:rPr>
                    <w:noProof/>
                    <w:lang w:val="en-US"/>
                    <w:rPrChange w:id="6414" w:author="Orion" w:date="2011-07-05T14:04:00Z">
                      <w:rPr>
                        <w:noProof/>
                      </w:rPr>
                    </w:rPrChange>
                  </w:rPr>
                  <w:t xml:space="preserve"> </w:t>
                </w:r>
                <w:r w:rsidRPr="00CD4C4B">
                  <w:rPr>
                    <w:i/>
                    <w:iCs/>
                    <w:noProof/>
                    <w:lang w:val="en-US"/>
                    <w:rPrChange w:id="6415" w:author="Orion" w:date="2011-07-05T14:04:00Z">
                      <w:rPr>
                        <w:i/>
                        <w:iCs/>
                        <w:noProof/>
                      </w:rPr>
                    </w:rPrChange>
                  </w:rPr>
                  <w:t xml:space="preserve">Human Factors in Aviation. </w:t>
                </w:r>
                <w:r w:rsidRPr="00CD4C4B">
                  <w:rPr>
                    <w:noProof/>
                    <w:lang w:val="en-US"/>
                    <w:rPrChange w:id="6416" w:author="Orion" w:date="2011-07-05T14:04:00Z">
                      <w:rPr>
                        <w:noProof/>
                      </w:rPr>
                    </w:rPrChange>
                  </w:rPr>
                  <w:t>s.l. : Academic Press, Inc, 1988.</w:t>
                </w:r>
              </w:ins>
            </w:p>
            <w:p w14:paraId="70CB397D" w14:textId="77777777" w:rsidR="00CD4C4B" w:rsidRPr="00CD4C4B" w:rsidRDefault="00CD4C4B">
              <w:pPr>
                <w:pStyle w:val="Bibliography"/>
                <w:rPr>
                  <w:ins w:id="6417" w:author="Orion" w:date="2011-07-05T14:03:00Z"/>
                  <w:noProof/>
                  <w:lang w:val="en-US"/>
                  <w:rPrChange w:id="6418" w:author="Orion" w:date="2011-07-05T14:04:00Z">
                    <w:rPr>
                      <w:ins w:id="6419" w:author="Orion" w:date="2011-07-05T14:03:00Z"/>
                      <w:noProof/>
                    </w:rPr>
                  </w:rPrChange>
                </w:rPr>
              </w:pPr>
              <w:ins w:id="6420" w:author="Orion" w:date="2011-07-05T14:03:00Z">
                <w:r w:rsidRPr="00CD4C4B">
                  <w:rPr>
                    <w:noProof/>
                    <w:lang w:val="en-US"/>
                    <w:rPrChange w:id="6421" w:author="Orion" w:date="2011-07-05T14:04:00Z">
                      <w:rPr>
                        <w:noProof/>
                      </w:rPr>
                    </w:rPrChange>
                  </w:rPr>
                  <w:t xml:space="preserve">16. </w:t>
                </w:r>
                <w:r w:rsidRPr="00CD4C4B">
                  <w:rPr>
                    <w:i/>
                    <w:iCs/>
                    <w:noProof/>
                    <w:lang w:val="en-US"/>
                    <w:rPrChange w:id="6422" w:author="Orion" w:date="2011-07-05T14:04:00Z">
                      <w:rPr>
                        <w:i/>
                        <w:iCs/>
                        <w:noProof/>
                      </w:rPr>
                    </w:rPrChange>
                  </w:rPr>
                  <w:t xml:space="preserve">Resource Management on the Flightdeck: Proceedings of a NASA/Industry Workshop. </w:t>
                </w:r>
                <w:r w:rsidRPr="00CD4C4B">
                  <w:rPr>
                    <w:b/>
                    <w:bCs/>
                    <w:noProof/>
                    <w:lang w:val="en-US"/>
                    <w:rPrChange w:id="6423" w:author="Orion" w:date="2011-07-05T14:04:00Z">
                      <w:rPr>
                        <w:b/>
                        <w:bCs/>
                        <w:noProof/>
                      </w:rPr>
                    </w:rPrChange>
                  </w:rPr>
                  <w:t>Cooper, G. E., White, M. D., &amp; Lauber, J. K.</w:t>
                </w:r>
                <w:r w:rsidRPr="00CD4C4B">
                  <w:rPr>
                    <w:noProof/>
                    <w:lang w:val="en-US"/>
                    <w:rPrChange w:id="6424"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6425" w:author="Orion" w:date="2011-07-05T14:03:00Z"/>
                  <w:noProof/>
                  <w:lang w:val="en-US"/>
                  <w:rPrChange w:id="6426" w:author="Orion" w:date="2011-07-05T14:04:00Z">
                    <w:rPr>
                      <w:ins w:id="6427" w:author="Orion" w:date="2011-07-05T14:03:00Z"/>
                      <w:noProof/>
                    </w:rPr>
                  </w:rPrChange>
                </w:rPr>
              </w:pPr>
              <w:ins w:id="6428" w:author="Orion" w:date="2011-07-05T14:03:00Z">
                <w:r w:rsidRPr="00CD4C4B">
                  <w:rPr>
                    <w:noProof/>
                    <w:lang w:val="en-US"/>
                    <w:rPrChange w:id="6429" w:author="Orion" w:date="2011-07-05T14:04:00Z">
                      <w:rPr>
                        <w:noProof/>
                      </w:rPr>
                    </w:rPrChange>
                  </w:rPr>
                  <w:t xml:space="preserve">17. </w:t>
                </w:r>
                <w:r w:rsidRPr="00CD4C4B">
                  <w:rPr>
                    <w:i/>
                    <w:iCs/>
                    <w:noProof/>
                    <w:lang w:val="en-US"/>
                    <w:rPrChange w:id="6430" w:author="Orion" w:date="2011-07-05T14:04:00Z">
                      <w:rPr>
                        <w:i/>
                        <w:iCs/>
                        <w:noProof/>
                      </w:rPr>
                    </w:rPrChange>
                  </w:rPr>
                  <w:t xml:space="preserve">Crew resource management: Achieving enhanced flight operations. </w:t>
                </w:r>
                <w:r w:rsidRPr="00CD4C4B">
                  <w:rPr>
                    <w:b/>
                    <w:bCs/>
                    <w:noProof/>
                    <w:lang w:val="en-US"/>
                    <w:rPrChange w:id="6431" w:author="Orion" w:date="2011-07-05T14:04:00Z">
                      <w:rPr>
                        <w:b/>
                        <w:bCs/>
                        <w:noProof/>
                      </w:rPr>
                    </w:rPrChange>
                  </w:rPr>
                  <w:t>Taggart, W. R.</w:t>
                </w:r>
                <w:r w:rsidRPr="00CD4C4B">
                  <w:rPr>
                    <w:noProof/>
                    <w:lang w:val="en-US"/>
                    <w:rPrChange w:id="6432"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6433" w:author="Orion" w:date="2011-07-05T14:03:00Z"/>
                  <w:noProof/>
                  <w:lang w:val="en-US"/>
                  <w:rPrChange w:id="6434" w:author="Orion" w:date="2011-07-05T14:04:00Z">
                    <w:rPr>
                      <w:ins w:id="6435" w:author="Orion" w:date="2011-07-05T14:03:00Z"/>
                      <w:noProof/>
                    </w:rPr>
                  </w:rPrChange>
                </w:rPr>
              </w:pPr>
              <w:ins w:id="6436" w:author="Orion" w:date="2011-07-05T14:03:00Z">
                <w:r w:rsidRPr="00CD4C4B">
                  <w:rPr>
                    <w:noProof/>
                    <w:lang w:val="en-US"/>
                    <w:rPrChange w:id="6437" w:author="Orion" w:date="2011-07-05T14:04:00Z">
                      <w:rPr>
                        <w:noProof/>
                      </w:rPr>
                    </w:rPrChange>
                  </w:rPr>
                  <w:t xml:space="preserve">18. </w:t>
                </w:r>
                <w:r w:rsidRPr="00CD4C4B">
                  <w:rPr>
                    <w:b/>
                    <w:bCs/>
                    <w:noProof/>
                    <w:lang w:val="en-US"/>
                    <w:rPrChange w:id="6438" w:author="Orion" w:date="2011-07-05T14:04:00Z">
                      <w:rPr>
                        <w:b/>
                        <w:bCs/>
                        <w:noProof/>
                      </w:rPr>
                    </w:rPrChange>
                  </w:rPr>
                  <w:t>FAA.</w:t>
                </w:r>
                <w:r w:rsidRPr="00CD4C4B">
                  <w:rPr>
                    <w:noProof/>
                    <w:lang w:val="en-US"/>
                    <w:rPrChange w:id="6439" w:author="Orion" w:date="2011-07-05T14:04:00Z">
                      <w:rPr>
                        <w:noProof/>
                      </w:rPr>
                    </w:rPrChange>
                  </w:rPr>
                  <w:t xml:space="preserve"> </w:t>
                </w:r>
                <w:r w:rsidRPr="00CD4C4B">
                  <w:rPr>
                    <w:i/>
                    <w:iCs/>
                    <w:noProof/>
                    <w:lang w:val="en-US"/>
                    <w:rPrChange w:id="6440" w:author="Orion" w:date="2011-07-05T14:04:00Z">
                      <w:rPr>
                        <w:i/>
                        <w:iCs/>
                        <w:noProof/>
                      </w:rPr>
                    </w:rPrChange>
                  </w:rPr>
                  <w:t xml:space="preserve">Crew resource management training. </w:t>
                </w:r>
                <w:r w:rsidRPr="00CD4C4B">
                  <w:rPr>
                    <w:noProof/>
                    <w:lang w:val="en-US"/>
                    <w:rPrChange w:id="6441"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6442" w:author="Orion" w:date="2011-07-05T14:03:00Z"/>
                  <w:noProof/>
                  <w:lang w:val="en-US"/>
                  <w:rPrChange w:id="6443" w:author="Orion" w:date="2011-07-05T14:04:00Z">
                    <w:rPr>
                      <w:ins w:id="6444" w:author="Orion" w:date="2011-07-05T14:03:00Z"/>
                      <w:noProof/>
                    </w:rPr>
                  </w:rPrChange>
                </w:rPr>
              </w:pPr>
              <w:ins w:id="6445" w:author="Orion" w:date="2011-07-05T14:03:00Z">
                <w:r w:rsidRPr="00CD4C4B">
                  <w:rPr>
                    <w:noProof/>
                    <w:lang w:val="en-US"/>
                    <w:rPrChange w:id="6446" w:author="Orion" w:date="2011-07-05T14:04:00Z">
                      <w:rPr>
                        <w:noProof/>
                      </w:rPr>
                    </w:rPrChange>
                  </w:rPr>
                  <w:t xml:space="preserve">19. </w:t>
                </w:r>
                <w:r w:rsidRPr="00CD4C4B">
                  <w:rPr>
                    <w:b/>
                    <w:bCs/>
                    <w:noProof/>
                    <w:lang w:val="en-US"/>
                    <w:rPrChange w:id="6447" w:author="Orion" w:date="2011-07-05T14:04:00Z">
                      <w:rPr>
                        <w:b/>
                        <w:bCs/>
                        <w:noProof/>
                      </w:rPr>
                    </w:rPrChange>
                  </w:rPr>
                  <w:t>Mellor, A.</w:t>
                </w:r>
                <w:r w:rsidRPr="00CD4C4B">
                  <w:rPr>
                    <w:noProof/>
                    <w:lang w:val="en-US"/>
                    <w:rPrChange w:id="6448" w:author="Orion" w:date="2011-07-05T14:04:00Z">
                      <w:rPr>
                        <w:noProof/>
                      </w:rPr>
                    </w:rPrChange>
                  </w:rPr>
                  <w:t xml:space="preserve"> Design, development and implementation of a CRM program. </w:t>
                </w:r>
                <w:r w:rsidRPr="00CD4C4B">
                  <w:rPr>
                    <w:i/>
                    <w:iCs/>
                    <w:noProof/>
                    <w:lang w:val="en-US"/>
                    <w:rPrChange w:id="6449" w:author="Orion" w:date="2011-07-05T14:04:00Z">
                      <w:rPr>
                        <w:i/>
                        <w:iCs/>
                        <w:noProof/>
                      </w:rPr>
                    </w:rPrChange>
                  </w:rPr>
                  <w:t xml:space="preserve">Aviation instruction and Training. </w:t>
                </w:r>
                <w:r w:rsidRPr="00CD4C4B">
                  <w:rPr>
                    <w:noProof/>
                    <w:lang w:val="en-US"/>
                    <w:rPrChange w:id="6450" w:author="Orion" w:date="2011-07-05T14:04:00Z">
                      <w:rPr>
                        <w:noProof/>
                      </w:rPr>
                    </w:rPrChange>
                  </w:rPr>
                  <w:t>1993, págs. 368-384.</w:t>
                </w:r>
              </w:ins>
            </w:p>
            <w:p w14:paraId="1C709D6B" w14:textId="77777777" w:rsidR="00CD4C4B" w:rsidRPr="00CD4C4B" w:rsidRDefault="00CD4C4B">
              <w:pPr>
                <w:pStyle w:val="Bibliography"/>
                <w:rPr>
                  <w:ins w:id="6451" w:author="Orion" w:date="2011-07-05T14:03:00Z"/>
                  <w:noProof/>
                  <w:lang w:val="en-US"/>
                  <w:rPrChange w:id="6452" w:author="Orion" w:date="2011-07-05T14:04:00Z">
                    <w:rPr>
                      <w:ins w:id="6453" w:author="Orion" w:date="2011-07-05T14:03:00Z"/>
                      <w:noProof/>
                    </w:rPr>
                  </w:rPrChange>
                </w:rPr>
              </w:pPr>
              <w:ins w:id="6454" w:author="Orion" w:date="2011-07-05T14:03:00Z">
                <w:r w:rsidRPr="00CD4C4B">
                  <w:rPr>
                    <w:noProof/>
                    <w:lang w:val="en-US"/>
                    <w:rPrChange w:id="6455" w:author="Orion" w:date="2011-07-05T14:04:00Z">
                      <w:rPr>
                        <w:noProof/>
                      </w:rPr>
                    </w:rPrChange>
                  </w:rPr>
                  <w:t xml:space="preserve">20. </w:t>
                </w:r>
                <w:r w:rsidRPr="00CD4C4B">
                  <w:rPr>
                    <w:b/>
                    <w:bCs/>
                    <w:noProof/>
                    <w:lang w:val="en-US"/>
                    <w:rPrChange w:id="6456" w:author="Orion" w:date="2011-07-05T14:04:00Z">
                      <w:rPr>
                        <w:b/>
                        <w:bCs/>
                        <w:noProof/>
                      </w:rPr>
                    </w:rPrChange>
                  </w:rPr>
                  <w:t>T., Kern.</w:t>
                </w:r>
                <w:r w:rsidRPr="00CD4C4B">
                  <w:rPr>
                    <w:noProof/>
                    <w:lang w:val="en-US"/>
                    <w:rPrChange w:id="6457" w:author="Orion" w:date="2011-07-05T14:04:00Z">
                      <w:rPr>
                        <w:noProof/>
                      </w:rPr>
                    </w:rPrChange>
                  </w:rPr>
                  <w:t xml:space="preserve"> Redefining airmanship. 1997.</w:t>
                </w:r>
              </w:ins>
            </w:p>
            <w:p w14:paraId="2753D037" w14:textId="77777777" w:rsidR="00CD4C4B" w:rsidRPr="00CD4C4B" w:rsidRDefault="00CD4C4B">
              <w:pPr>
                <w:pStyle w:val="Bibliography"/>
                <w:rPr>
                  <w:ins w:id="6458" w:author="Orion" w:date="2011-07-05T14:03:00Z"/>
                  <w:noProof/>
                  <w:lang w:val="en-US"/>
                  <w:rPrChange w:id="6459" w:author="Orion" w:date="2011-07-05T14:04:00Z">
                    <w:rPr>
                      <w:ins w:id="6460" w:author="Orion" w:date="2011-07-05T14:03:00Z"/>
                      <w:noProof/>
                    </w:rPr>
                  </w:rPrChange>
                </w:rPr>
              </w:pPr>
              <w:ins w:id="6461" w:author="Orion" w:date="2011-07-05T14:03:00Z">
                <w:r w:rsidRPr="00CD4C4B">
                  <w:rPr>
                    <w:noProof/>
                    <w:lang w:val="en-US"/>
                    <w:rPrChange w:id="6462" w:author="Orion" w:date="2011-07-05T14:04:00Z">
                      <w:rPr>
                        <w:noProof/>
                      </w:rPr>
                    </w:rPrChange>
                  </w:rPr>
                  <w:t xml:space="preserve">21. </w:t>
                </w:r>
                <w:r w:rsidRPr="00CD4C4B">
                  <w:rPr>
                    <w:i/>
                    <w:iCs/>
                    <w:noProof/>
                    <w:lang w:val="en-US"/>
                    <w:rPrChange w:id="6463"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6464" w:author="Orion" w:date="2011-07-05T14:04:00Z">
                      <w:rPr>
                        <w:b/>
                        <w:bCs/>
                        <w:noProof/>
                      </w:rPr>
                    </w:rPrChange>
                  </w:rPr>
                  <w:t>Duncan, J.C. and Feterle, L.C.</w:t>
                </w:r>
                <w:r w:rsidRPr="00CD4C4B">
                  <w:rPr>
                    <w:noProof/>
                    <w:lang w:val="en-US"/>
                    <w:rPrChange w:id="6465"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6466" w:author="Orion" w:date="2011-07-05T14:03:00Z"/>
                  <w:noProof/>
                  <w:lang w:val="en-US"/>
                  <w:rPrChange w:id="6467" w:author="Orion" w:date="2011-07-05T14:04:00Z">
                    <w:rPr>
                      <w:ins w:id="6468" w:author="Orion" w:date="2011-07-05T14:03:00Z"/>
                      <w:noProof/>
                    </w:rPr>
                  </w:rPrChange>
                </w:rPr>
              </w:pPr>
              <w:ins w:id="6469" w:author="Orion" w:date="2011-07-05T14:03:00Z">
                <w:r w:rsidRPr="00CD4C4B">
                  <w:rPr>
                    <w:noProof/>
                    <w:lang w:val="en-US"/>
                    <w:rPrChange w:id="6470" w:author="Orion" w:date="2011-07-05T14:04:00Z">
                      <w:rPr>
                        <w:noProof/>
                      </w:rPr>
                    </w:rPrChange>
                  </w:rPr>
                  <w:t xml:space="preserve">22. </w:t>
                </w:r>
                <w:r w:rsidRPr="00CD4C4B">
                  <w:rPr>
                    <w:b/>
                    <w:bCs/>
                    <w:noProof/>
                    <w:lang w:val="en-US"/>
                    <w:rPrChange w:id="6471" w:author="Orion" w:date="2011-07-05T14:04:00Z">
                      <w:rPr>
                        <w:b/>
                        <w:bCs/>
                        <w:noProof/>
                      </w:rPr>
                    </w:rPrChange>
                  </w:rPr>
                  <w:t>Lauber J.K, Foushee.</w:t>
                </w:r>
                <w:r w:rsidRPr="00CD4C4B">
                  <w:rPr>
                    <w:noProof/>
                    <w:lang w:val="en-US"/>
                    <w:rPrChange w:id="6472" w:author="Orion" w:date="2011-07-05T14:04:00Z">
                      <w:rPr>
                        <w:noProof/>
                      </w:rPr>
                    </w:rPrChange>
                  </w:rPr>
                  <w:t xml:space="preserve"> Guidelines for the development of line oriented flight training. </w:t>
                </w:r>
                <w:r w:rsidRPr="00CD4C4B">
                  <w:rPr>
                    <w:i/>
                    <w:iCs/>
                    <w:noProof/>
                    <w:lang w:val="en-US"/>
                    <w:rPrChange w:id="6473" w:author="Orion" w:date="2011-07-05T14:04:00Z">
                      <w:rPr>
                        <w:i/>
                        <w:iCs/>
                        <w:noProof/>
                      </w:rPr>
                    </w:rPrChange>
                  </w:rPr>
                  <w:t xml:space="preserve">NASA Conference Publication 2184. </w:t>
                </w:r>
                <w:r w:rsidRPr="00CD4C4B">
                  <w:rPr>
                    <w:noProof/>
                    <w:lang w:val="en-US"/>
                    <w:rPrChange w:id="6474" w:author="Orion" w:date="2011-07-05T14:04:00Z">
                      <w:rPr>
                        <w:noProof/>
                      </w:rPr>
                    </w:rPrChange>
                  </w:rPr>
                  <w:t>1981.</w:t>
                </w:r>
              </w:ins>
            </w:p>
            <w:p w14:paraId="7F962EE5" w14:textId="77777777" w:rsidR="00CD4C4B" w:rsidRPr="00CD4C4B" w:rsidRDefault="00CD4C4B">
              <w:pPr>
                <w:pStyle w:val="Bibliography"/>
                <w:rPr>
                  <w:ins w:id="6475" w:author="Orion" w:date="2011-07-05T14:03:00Z"/>
                  <w:noProof/>
                  <w:lang w:val="en-US"/>
                  <w:rPrChange w:id="6476" w:author="Orion" w:date="2011-07-05T14:04:00Z">
                    <w:rPr>
                      <w:ins w:id="6477" w:author="Orion" w:date="2011-07-05T14:03:00Z"/>
                      <w:noProof/>
                    </w:rPr>
                  </w:rPrChange>
                </w:rPr>
              </w:pPr>
              <w:ins w:id="6478" w:author="Orion" w:date="2011-07-05T14:03:00Z">
                <w:r w:rsidRPr="00CD4C4B">
                  <w:rPr>
                    <w:noProof/>
                    <w:lang w:val="en-US"/>
                    <w:rPrChange w:id="6479" w:author="Orion" w:date="2011-07-05T14:04:00Z">
                      <w:rPr>
                        <w:noProof/>
                      </w:rPr>
                    </w:rPrChange>
                  </w:rPr>
                  <w:t xml:space="preserve">23. </w:t>
                </w:r>
                <w:r w:rsidRPr="00CD4C4B">
                  <w:rPr>
                    <w:i/>
                    <w:iCs/>
                    <w:noProof/>
                    <w:lang w:val="en-US"/>
                    <w:rPrChange w:id="6480" w:author="Orion" w:date="2011-07-05T14:04:00Z">
                      <w:rPr>
                        <w:i/>
                        <w:iCs/>
                        <w:noProof/>
                      </w:rPr>
                    </w:rPrChange>
                  </w:rPr>
                  <w:t xml:space="preserve">Pilot Personality and Crew Coordination: Implications for Training and Selection. </w:t>
                </w:r>
                <w:r w:rsidRPr="00CD4C4B">
                  <w:rPr>
                    <w:b/>
                    <w:bCs/>
                    <w:noProof/>
                    <w:lang w:val="en-US"/>
                    <w:rPrChange w:id="6481" w:author="Orion" w:date="2011-07-05T14:04:00Z">
                      <w:rPr>
                        <w:b/>
                        <w:bCs/>
                        <w:noProof/>
                      </w:rPr>
                    </w:rPrChange>
                  </w:rPr>
                  <w:t>Helmreich, Robert L., Chidester, Thomas R. y Gregorich, Steven E.</w:t>
                </w:r>
                <w:r w:rsidRPr="00CD4C4B">
                  <w:rPr>
                    <w:noProof/>
                    <w:lang w:val="en-US"/>
                    <w:rPrChange w:id="6482"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6483" w:author="Orion" w:date="2011-07-05T14:03:00Z"/>
                  <w:noProof/>
                  <w:lang w:val="en-US"/>
                  <w:rPrChange w:id="6484" w:author="Orion" w:date="2011-07-05T14:04:00Z">
                    <w:rPr>
                      <w:ins w:id="6485" w:author="Orion" w:date="2011-07-05T14:03:00Z"/>
                      <w:noProof/>
                    </w:rPr>
                  </w:rPrChange>
                </w:rPr>
              </w:pPr>
              <w:ins w:id="6486" w:author="Orion" w:date="2011-07-05T14:03:00Z">
                <w:r w:rsidRPr="00CD4C4B">
                  <w:rPr>
                    <w:noProof/>
                    <w:lang w:val="en-US"/>
                    <w:rPrChange w:id="6487" w:author="Orion" w:date="2011-07-05T14:04:00Z">
                      <w:rPr>
                        <w:noProof/>
                      </w:rPr>
                    </w:rPrChange>
                  </w:rPr>
                  <w:t xml:space="preserve">24. </w:t>
                </w:r>
                <w:r w:rsidRPr="00CD4C4B">
                  <w:rPr>
                    <w:b/>
                    <w:bCs/>
                    <w:noProof/>
                    <w:lang w:val="en-US"/>
                    <w:rPrChange w:id="6488" w:author="Orion" w:date="2011-07-05T14:04:00Z">
                      <w:rPr>
                        <w:b/>
                        <w:bCs/>
                        <w:noProof/>
                      </w:rPr>
                    </w:rPrChange>
                  </w:rPr>
                  <w:t>Ehlert, P.A.M., Rothkrantz, L.J.M.</w:t>
                </w:r>
                <w:r w:rsidRPr="00CD4C4B">
                  <w:rPr>
                    <w:noProof/>
                    <w:lang w:val="en-US"/>
                    <w:rPrChange w:id="6489" w:author="Orion" w:date="2011-07-05T14:04:00Z">
                      <w:rPr>
                        <w:noProof/>
                      </w:rPr>
                    </w:rPrChange>
                  </w:rPr>
                  <w:t xml:space="preserve"> </w:t>
                </w:r>
                <w:r w:rsidRPr="00CD4C4B">
                  <w:rPr>
                    <w:i/>
                    <w:iCs/>
                    <w:noProof/>
                    <w:lang w:val="en-US"/>
                    <w:rPrChange w:id="6490" w:author="Orion" w:date="2011-07-05T14:04:00Z">
                      <w:rPr>
                        <w:i/>
                        <w:iCs/>
                        <w:noProof/>
                      </w:rPr>
                    </w:rPrChange>
                  </w:rPr>
                  <w:t xml:space="preserve">The Intelligent Cockpit Environment (ICE) Project. </w:t>
                </w:r>
                <w:r w:rsidRPr="00CD4C4B">
                  <w:rPr>
                    <w:noProof/>
                    <w:lang w:val="en-US"/>
                    <w:rPrChange w:id="6491" w:author="Orion" w:date="2011-07-05T14:04:00Z">
                      <w:rPr>
                        <w:noProof/>
                      </w:rPr>
                    </w:rPrChange>
                  </w:rPr>
                  <w:t>Data and Knowledge Systems Group, Delft University of Technology, The Netherlands. 2003.</w:t>
                </w:r>
              </w:ins>
            </w:p>
            <w:p w14:paraId="60D937F0" w14:textId="77777777" w:rsidR="00CD4C4B" w:rsidRPr="00CD4C4B" w:rsidRDefault="00CD4C4B">
              <w:pPr>
                <w:pStyle w:val="Bibliography"/>
                <w:rPr>
                  <w:ins w:id="6492" w:author="Orion" w:date="2011-07-05T14:03:00Z"/>
                  <w:noProof/>
                  <w:lang w:val="en-US"/>
                  <w:rPrChange w:id="6493" w:author="Orion" w:date="2011-07-05T14:04:00Z">
                    <w:rPr>
                      <w:ins w:id="6494" w:author="Orion" w:date="2011-07-05T14:03:00Z"/>
                      <w:noProof/>
                    </w:rPr>
                  </w:rPrChange>
                </w:rPr>
              </w:pPr>
              <w:ins w:id="6495" w:author="Orion" w:date="2011-07-05T14:03:00Z">
                <w:r w:rsidRPr="00CD4C4B">
                  <w:rPr>
                    <w:noProof/>
                    <w:lang w:val="en-US"/>
                    <w:rPrChange w:id="6496" w:author="Orion" w:date="2011-07-05T14:04:00Z">
                      <w:rPr>
                        <w:noProof/>
                      </w:rPr>
                    </w:rPrChange>
                  </w:rPr>
                  <w:t xml:space="preserve">25. </w:t>
                </w:r>
                <w:r w:rsidRPr="00CD4C4B">
                  <w:rPr>
                    <w:i/>
                    <w:iCs/>
                    <w:noProof/>
                    <w:lang w:val="en-US"/>
                    <w:rPrChange w:id="6497" w:author="Orion" w:date="2011-07-05T14:04:00Z">
                      <w:rPr>
                        <w:i/>
                        <w:iCs/>
                        <w:noProof/>
                      </w:rPr>
                    </w:rPrChange>
                  </w:rPr>
                  <w:t xml:space="preserve">Aerobot airdata measurement for planetary exploration. </w:t>
                </w:r>
                <w:r w:rsidRPr="00CD4C4B">
                  <w:rPr>
                    <w:b/>
                    <w:bCs/>
                    <w:noProof/>
                    <w:lang w:val="en-US"/>
                    <w:rPrChange w:id="6498" w:author="Orion" w:date="2011-07-05T14:04:00Z">
                      <w:rPr>
                        <w:b/>
                        <w:bCs/>
                        <w:noProof/>
                      </w:rPr>
                    </w:rPrChange>
                  </w:rPr>
                  <w:t>Geneste, E., Barnes, D.P.</w:t>
                </w:r>
                <w:r w:rsidRPr="00CD4C4B">
                  <w:rPr>
                    <w:noProof/>
                    <w:lang w:val="en-US"/>
                    <w:rPrChange w:id="6499" w:author="Orion" w:date="2011-07-05T14:04:00Z">
                      <w:rPr>
                        <w:noProof/>
                      </w:rPr>
                    </w:rPrChange>
                  </w:rPr>
                  <w:t xml:space="preserve"> Manchester, UK : s.n., Ablir, 2001. TIMR 01 - Towards Intelligent Mobile Robots, 3rd British Conference on </w:t>
                </w:r>
                <w:r w:rsidRPr="00CD4C4B">
                  <w:rPr>
                    <w:noProof/>
                    <w:lang w:val="en-US"/>
                    <w:rPrChange w:id="6500" w:author="Orion" w:date="2011-07-05T14:04:00Z">
                      <w:rPr>
                        <w:noProof/>
                      </w:rPr>
                    </w:rPrChange>
                  </w:rPr>
                  <w:lastRenderedPageBreak/>
                  <w:t>Autonomous Mobile Robots and Autonomous Systems.</w:t>
                </w:r>
              </w:ins>
            </w:p>
            <w:p w14:paraId="0843C9B5" w14:textId="77777777" w:rsidR="00CD4C4B" w:rsidRDefault="00CD4C4B">
              <w:pPr>
                <w:pStyle w:val="Bibliography"/>
                <w:rPr>
                  <w:ins w:id="6501" w:author="Orion" w:date="2011-07-05T14:03:00Z"/>
                  <w:noProof/>
                </w:rPr>
              </w:pPr>
              <w:ins w:id="6502" w:author="Orion" w:date="2011-07-05T14:03:00Z">
                <w:r>
                  <w:rPr>
                    <w:noProof/>
                  </w:rPr>
                  <w:t>26. Simulink. [En línea] http://www.mathworks.com/products/simulink/.</w:t>
                </w:r>
              </w:ins>
            </w:p>
            <w:p w14:paraId="2B9DDE3A" w14:textId="77777777" w:rsidR="00CD4C4B" w:rsidRPr="00CD4C4B" w:rsidRDefault="00CD4C4B">
              <w:pPr>
                <w:pStyle w:val="Bibliography"/>
                <w:rPr>
                  <w:ins w:id="6503" w:author="Orion" w:date="2011-07-05T14:03:00Z"/>
                  <w:noProof/>
                  <w:lang w:val="en-US"/>
                  <w:rPrChange w:id="6504" w:author="Orion" w:date="2011-07-05T14:04:00Z">
                    <w:rPr>
                      <w:ins w:id="6505" w:author="Orion" w:date="2011-07-05T14:03:00Z"/>
                      <w:noProof/>
                    </w:rPr>
                  </w:rPrChange>
                </w:rPr>
              </w:pPr>
              <w:ins w:id="6506" w:author="Orion" w:date="2011-07-05T14:03:00Z">
                <w:r w:rsidRPr="00CD4C4B">
                  <w:rPr>
                    <w:noProof/>
                    <w:lang w:val="en-US"/>
                    <w:rPrChange w:id="6507" w:author="Orion" w:date="2011-07-05T14:04:00Z">
                      <w:rPr>
                        <w:noProof/>
                      </w:rPr>
                    </w:rPrChange>
                  </w:rPr>
                  <w:t xml:space="preserve">27. </w:t>
                </w:r>
                <w:r w:rsidRPr="00CD4C4B">
                  <w:rPr>
                    <w:i/>
                    <w:iCs/>
                    <w:noProof/>
                    <w:lang w:val="en-US"/>
                    <w:rPrChange w:id="6508" w:author="Orion" w:date="2011-07-05T14:04:00Z">
                      <w:rPr>
                        <w:i/>
                        <w:iCs/>
                        <w:noProof/>
                      </w:rPr>
                    </w:rPrChange>
                  </w:rPr>
                  <w:t xml:space="preserve">Modeling Distributed Human Decision-Making in Traffic Flow Management Operations. </w:t>
                </w:r>
                <w:r w:rsidRPr="00CD4C4B">
                  <w:rPr>
                    <w:b/>
                    <w:bCs/>
                    <w:noProof/>
                    <w:lang w:val="en-US"/>
                    <w:rPrChange w:id="6509" w:author="Orion" w:date="2011-07-05T14:04:00Z">
                      <w:rPr>
                        <w:b/>
                        <w:bCs/>
                        <w:noProof/>
                      </w:rPr>
                    </w:rPrChange>
                  </w:rPr>
                  <w:t>Keith C, C.</w:t>
                </w:r>
                <w:r w:rsidRPr="00CD4C4B">
                  <w:rPr>
                    <w:noProof/>
                    <w:lang w:val="en-US"/>
                    <w:rPrChange w:id="6510"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6511" w:author="Orion" w:date="2011-07-05T14:03:00Z"/>
                  <w:noProof/>
                  <w:lang w:val="en-US"/>
                  <w:rPrChange w:id="6512" w:author="Orion" w:date="2011-07-05T14:04:00Z">
                    <w:rPr>
                      <w:ins w:id="6513" w:author="Orion" w:date="2011-07-05T14:03:00Z"/>
                      <w:noProof/>
                    </w:rPr>
                  </w:rPrChange>
                </w:rPr>
              </w:pPr>
              <w:ins w:id="6514" w:author="Orion" w:date="2011-07-05T14:03:00Z">
                <w:r w:rsidRPr="00CD4C4B">
                  <w:rPr>
                    <w:noProof/>
                    <w:lang w:val="en-US"/>
                    <w:rPrChange w:id="6515" w:author="Orion" w:date="2011-07-05T14:04:00Z">
                      <w:rPr>
                        <w:noProof/>
                      </w:rPr>
                    </w:rPrChange>
                  </w:rPr>
                  <w:t xml:space="preserve">28. </w:t>
                </w:r>
                <w:r w:rsidRPr="00CD4C4B">
                  <w:rPr>
                    <w:i/>
                    <w:iCs/>
                    <w:noProof/>
                    <w:lang w:val="en-US"/>
                    <w:rPrChange w:id="6516" w:author="Orion" w:date="2011-07-05T14:04:00Z">
                      <w:rPr>
                        <w:i/>
                        <w:iCs/>
                        <w:noProof/>
                      </w:rPr>
                    </w:rPrChange>
                  </w:rPr>
                  <w:t xml:space="preserve">An Agent Based Framework for Modeling UAVs. </w:t>
                </w:r>
                <w:r w:rsidRPr="00CD4C4B">
                  <w:rPr>
                    <w:b/>
                    <w:bCs/>
                    <w:noProof/>
                    <w:lang w:val="en-US"/>
                    <w:rPrChange w:id="6517" w:author="Orion" w:date="2011-07-05T14:04:00Z">
                      <w:rPr>
                        <w:b/>
                        <w:bCs/>
                        <w:noProof/>
                      </w:rPr>
                    </w:rPrChange>
                  </w:rPr>
                  <w:t>N. Huff, A. Kamel, and K. Nygard.</w:t>
                </w:r>
                <w:r w:rsidRPr="00CD4C4B">
                  <w:rPr>
                    <w:noProof/>
                    <w:lang w:val="en-US"/>
                    <w:rPrChange w:id="6518"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6519" w:author="Orion" w:date="2011-07-05T14:03:00Z"/>
                  <w:noProof/>
                  <w:lang w:val="en-US"/>
                  <w:rPrChange w:id="6520" w:author="Orion" w:date="2011-07-05T14:04:00Z">
                    <w:rPr>
                      <w:ins w:id="6521" w:author="Orion" w:date="2011-07-05T14:03:00Z"/>
                      <w:noProof/>
                    </w:rPr>
                  </w:rPrChange>
                </w:rPr>
              </w:pPr>
              <w:ins w:id="6522" w:author="Orion" w:date="2011-07-05T14:03:00Z">
                <w:r w:rsidRPr="00CD4C4B">
                  <w:rPr>
                    <w:noProof/>
                    <w:lang w:val="en-US"/>
                    <w:rPrChange w:id="6523" w:author="Orion" w:date="2011-07-05T14:04:00Z">
                      <w:rPr>
                        <w:noProof/>
                      </w:rPr>
                    </w:rPrChange>
                  </w:rPr>
                  <w:t xml:space="preserve">29. </w:t>
                </w:r>
                <w:r w:rsidRPr="00CD4C4B">
                  <w:rPr>
                    <w:i/>
                    <w:iCs/>
                    <w:noProof/>
                    <w:lang w:val="en-US"/>
                    <w:rPrChange w:id="6524" w:author="Orion" w:date="2011-07-05T14:04:00Z">
                      <w:rPr>
                        <w:i/>
                        <w:iCs/>
                        <w:noProof/>
                      </w:rPr>
                    </w:rPrChange>
                  </w:rPr>
                  <w:t xml:space="preserve">Fast-Time Simulation System for Analysis of Advanced Air Transportation Concepts. </w:t>
                </w:r>
                <w:r w:rsidRPr="00CD4C4B">
                  <w:rPr>
                    <w:b/>
                    <w:bCs/>
                    <w:noProof/>
                    <w:lang w:val="en-US"/>
                    <w:rPrChange w:id="6525" w:author="Orion" w:date="2011-07-05T14:04:00Z">
                      <w:rPr>
                        <w:b/>
                        <w:bCs/>
                        <w:noProof/>
                      </w:rPr>
                    </w:rPrChange>
                  </w:rPr>
                  <w:t>Sweet, D. N., Manikonda, V., Aronson, J. S., Roth, K., &amp; Blake, M.</w:t>
                </w:r>
                <w:r w:rsidRPr="00CD4C4B">
                  <w:rPr>
                    <w:noProof/>
                    <w:lang w:val="en-US"/>
                    <w:rPrChange w:id="6526"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6527" w:author="Orion" w:date="2011-07-05T14:03:00Z"/>
                  <w:noProof/>
                  <w:lang w:val="en-US"/>
                  <w:rPrChange w:id="6528" w:author="Orion" w:date="2011-07-05T14:04:00Z">
                    <w:rPr>
                      <w:ins w:id="6529" w:author="Orion" w:date="2011-07-05T14:03:00Z"/>
                      <w:noProof/>
                    </w:rPr>
                  </w:rPrChange>
                </w:rPr>
              </w:pPr>
              <w:ins w:id="6530" w:author="Orion" w:date="2011-07-05T14:03:00Z">
                <w:r w:rsidRPr="00CD4C4B">
                  <w:rPr>
                    <w:noProof/>
                    <w:lang w:val="en-US"/>
                    <w:rPrChange w:id="6531" w:author="Orion" w:date="2011-07-05T14:04:00Z">
                      <w:rPr>
                        <w:noProof/>
                      </w:rPr>
                    </w:rPrChange>
                  </w:rPr>
                  <w:t xml:space="preserve">30. </w:t>
                </w:r>
                <w:r w:rsidRPr="00CD4C4B">
                  <w:rPr>
                    <w:i/>
                    <w:iCs/>
                    <w:noProof/>
                    <w:lang w:val="en-US"/>
                    <w:rPrChange w:id="6532" w:author="Orion" w:date="2011-07-05T14:04:00Z">
                      <w:rPr>
                        <w:i/>
                        <w:iCs/>
                        <w:noProof/>
                      </w:rPr>
                    </w:rPrChange>
                  </w:rPr>
                  <w:t xml:space="preserve">Distributed agent-based air traffic flow management. </w:t>
                </w:r>
                <w:r w:rsidRPr="00CD4C4B">
                  <w:rPr>
                    <w:b/>
                    <w:bCs/>
                    <w:noProof/>
                    <w:lang w:val="en-US"/>
                    <w:rPrChange w:id="6533" w:author="Orion" w:date="2011-07-05T14:04:00Z">
                      <w:rPr>
                        <w:b/>
                        <w:bCs/>
                        <w:noProof/>
                      </w:rPr>
                    </w:rPrChange>
                  </w:rPr>
                  <w:t>Adrian K. Agogino, Kagan Tumer.</w:t>
                </w:r>
                <w:r w:rsidRPr="00CD4C4B">
                  <w:rPr>
                    <w:noProof/>
                    <w:lang w:val="en-US"/>
                    <w:rPrChange w:id="6534"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6535" w:author="Orion" w:date="2011-07-05T14:03:00Z"/>
                  <w:noProof/>
                </w:rPr>
              </w:pPr>
              <w:ins w:id="6536" w:author="Orion" w:date="2011-07-05T14:03:00Z">
                <w:r w:rsidRPr="00CD4C4B">
                  <w:rPr>
                    <w:noProof/>
                    <w:lang w:val="en-US"/>
                    <w:rPrChange w:id="6537" w:author="Orion" w:date="2011-07-05T14:04:00Z">
                      <w:rPr>
                        <w:noProof/>
                      </w:rPr>
                    </w:rPrChange>
                  </w:rPr>
                  <w:t xml:space="preserve">31. </w:t>
                </w:r>
                <w:r w:rsidRPr="00CD4C4B">
                  <w:rPr>
                    <w:b/>
                    <w:bCs/>
                    <w:noProof/>
                    <w:lang w:val="en-US"/>
                    <w:rPrChange w:id="6538" w:author="Orion" w:date="2011-07-05T14:04:00Z">
                      <w:rPr>
                        <w:b/>
                        <w:bCs/>
                        <w:noProof/>
                      </w:rPr>
                    </w:rPrChange>
                  </w:rPr>
                  <w:t>Flight Explorer Inc.</w:t>
                </w:r>
                <w:r w:rsidRPr="00CD4C4B">
                  <w:rPr>
                    <w:noProof/>
                    <w:lang w:val="en-US"/>
                    <w:rPrChange w:id="6539"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6540" w:author="Orion" w:date="2011-07-05T14:03:00Z"/>
                  <w:noProof/>
                  <w:lang w:val="en-US"/>
                  <w:rPrChange w:id="6541" w:author="Orion" w:date="2011-07-05T14:04:00Z">
                    <w:rPr>
                      <w:ins w:id="6542" w:author="Orion" w:date="2011-07-05T14:03:00Z"/>
                      <w:noProof/>
                    </w:rPr>
                  </w:rPrChange>
                </w:rPr>
              </w:pPr>
              <w:ins w:id="6543" w:author="Orion" w:date="2011-07-05T14:03:00Z">
                <w:r w:rsidRPr="00CD4C4B">
                  <w:rPr>
                    <w:noProof/>
                    <w:lang w:val="en-US"/>
                    <w:rPrChange w:id="6544" w:author="Orion" w:date="2011-07-05T14:04:00Z">
                      <w:rPr>
                        <w:noProof/>
                      </w:rPr>
                    </w:rPrChange>
                  </w:rPr>
                  <w:t xml:space="preserve">32. </w:t>
                </w:r>
                <w:r w:rsidRPr="00CD4C4B">
                  <w:rPr>
                    <w:i/>
                    <w:iCs/>
                    <w:noProof/>
                    <w:lang w:val="en-US"/>
                    <w:rPrChange w:id="6545" w:author="Orion" w:date="2011-07-05T14:04:00Z">
                      <w:rPr>
                        <w:i/>
                        <w:iCs/>
                        <w:noProof/>
                      </w:rPr>
                    </w:rPrChange>
                  </w:rPr>
                  <w:t xml:space="preserve">Agent architectures for flexible, practical teamwork. </w:t>
                </w:r>
                <w:r w:rsidRPr="00CD4C4B">
                  <w:rPr>
                    <w:b/>
                    <w:bCs/>
                    <w:noProof/>
                    <w:lang w:val="en-US"/>
                    <w:rPrChange w:id="6546" w:author="Orion" w:date="2011-07-05T14:04:00Z">
                      <w:rPr>
                        <w:b/>
                        <w:bCs/>
                        <w:noProof/>
                      </w:rPr>
                    </w:rPrChange>
                  </w:rPr>
                  <w:t>Tambe, M.</w:t>
                </w:r>
                <w:r w:rsidRPr="00CD4C4B">
                  <w:rPr>
                    <w:noProof/>
                    <w:lang w:val="en-US"/>
                    <w:rPrChange w:id="6547"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6548" w:author="Orion" w:date="2011-07-05T14:03:00Z"/>
                  <w:noProof/>
                  <w:lang w:val="en-US"/>
                  <w:rPrChange w:id="6549" w:author="Orion" w:date="2011-07-05T14:04:00Z">
                    <w:rPr>
                      <w:ins w:id="6550" w:author="Orion" w:date="2011-07-05T14:03:00Z"/>
                      <w:noProof/>
                    </w:rPr>
                  </w:rPrChange>
                </w:rPr>
              </w:pPr>
              <w:ins w:id="6551" w:author="Orion" w:date="2011-07-05T14:03:00Z">
                <w:r w:rsidRPr="00CD4C4B">
                  <w:rPr>
                    <w:noProof/>
                    <w:lang w:val="en-US"/>
                    <w:rPrChange w:id="6552" w:author="Orion" w:date="2011-07-05T14:04:00Z">
                      <w:rPr>
                        <w:noProof/>
                      </w:rPr>
                    </w:rPrChange>
                  </w:rPr>
                  <w:t xml:space="preserve">33. </w:t>
                </w:r>
                <w:r w:rsidRPr="00CD4C4B">
                  <w:rPr>
                    <w:i/>
                    <w:iCs/>
                    <w:noProof/>
                    <w:lang w:val="en-US"/>
                    <w:rPrChange w:id="6553" w:author="Orion" w:date="2011-07-05T14:04:00Z">
                      <w:rPr>
                        <w:i/>
                        <w:iCs/>
                        <w:noProof/>
                      </w:rPr>
                    </w:rPrChange>
                  </w:rPr>
                  <w:t xml:space="preserve">To bdi or not to bdi. </w:t>
                </w:r>
                <w:r w:rsidRPr="00CD4C4B">
                  <w:rPr>
                    <w:b/>
                    <w:bCs/>
                    <w:noProof/>
                    <w:lang w:val="en-US"/>
                    <w:rPrChange w:id="6554" w:author="Orion" w:date="2011-07-05T14:04:00Z">
                      <w:rPr>
                        <w:b/>
                        <w:bCs/>
                        <w:noProof/>
                      </w:rPr>
                    </w:rPrChange>
                  </w:rPr>
                  <w:t>S. Wolfe, M. Sierhuis, and P. Jarvis.</w:t>
                </w:r>
                <w:r w:rsidRPr="00CD4C4B">
                  <w:rPr>
                    <w:noProof/>
                    <w:lang w:val="en-US"/>
                    <w:rPrChange w:id="6555"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6556" w:author="Orion" w:date="2011-07-05T14:03:00Z"/>
                  <w:noProof/>
                  <w:lang w:val="en-US"/>
                  <w:rPrChange w:id="6557" w:author="Orion" w:date="2011-07-05T14:04:00Z">
                    <w:rPr>
                      <w:ins w:id="6558" w:author="Orion" w:date="2011-07-05T14:03:00Z"/>
                      <w:noProof/>
                    </w:rPr>
                  </w:rPrChange>
                </w:rPr>
              </w:pPr>
              <w:ins w:id="6559" w:author="Orion" w:date="2011-07-05T14:03:00Z">
                <w:r w:rsidRPr="00CD4C4B">
                  <w:rPr>
                    <w:noProof/>
                    <w:lang w:val="en-US"/>
                    <w:rPrChange w:id="6560" w:author="Orion" w:date="2011-07-05T14:04:00Z">
                      <w:rPr>
                        <w:noProof/>
                      </w:rPr>
                    </w:rPrChange>
                  </w:rPr>
                  <w:t xml:space="preserve">34. </w:t>
                </w:r>
                <w:r w:rsidRPr="00CD4C4B">
                  <w:rPr>
                    <w:i/>
                    <w:iCs/>
                    <w:noProof/>
                    <w:lang w:val="en-US"/>
                    <w:rPrChange w:id="6561" w:author="Orion" w:date="2011-07-05T14:04:00Z">
                      <w:rPr>
                        <w:i/>
                        <w:iCs/>
                        <w:noProof/>
                      </w:rPr>
                    </w:rPrChange>
                  </w:rPr>
                  <w:t xml:space="preserve">BDI-agents: From Theory to Practice. </w:t>
                </w:r>
                <w:r w:rsidRPr="00CD4C4B">
                  <w:rPr>
                    <w:b/>
                    <w:bCs/>
                    <w:noProof/>
                    <w:lang w:val="en-US"/>
                    <w:rPrChange w:id="6562" w:author="Orion" w:date="2011-07-05T14:04:00Z">
                      <w:rPr>
                        <w:b/>
                        <w:bCs/>
                        <w:noProof/>
                      </w:rPr>
                    </w:rPrChange>
                  </w:rPr>
                  <w:t>Georgeff, A. S. Rao and M. P.</w:t>
                </w:r>
                <w:r w:rsidRPr="00CD4C4B">
                  <w:rPr>
                    <w:noProof/>
                    <w:lang w:val="en-US"/>
                    <w:rPrChange w:id="6563"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6564" w:author="Orion" w:date="2011-07-05T14:03:00Z"/>
                  <w:noProof/>
                  <w:lang w:val="en-US"/>
                  <w:rPrChange w:id="6565" w:author="Orion" w:date="2011-07-05T14:04:00Z">
                    <w:rPr>
                      <w:ins w:id="6566" w:author="Orion" w:date="2011-07-05T14:03:00Z"/>
                      <w:noProof/>
                    </w:rPr>
                  </w:rPrChange>
                </w:rPr>
              </w:pPr>
              <w:ins w:id="6567" w:author="Orion" w:date="2011-07-05T14:03:00Z">
                <w:r w:rsidRPr="00CD4C4B">
                  <w:rPr>
                    <w:noProof/>
                    <w:lang w:val="en-US"/>
                    <w:rPrChange w:id="6568" w:author="Orion" w:date="2011-07-05T14:04:00Z">
                      <w:rPr>
                        <w:noProof/>
                      </w:rPr>
                    </w:rPrChange>
                  </w:rPr>
                  <w:t xml:space="preserve">35. </w:t>
                </w:r>
                <w:r w:rsidRPr="00CD4C4B">
                  <w:rPr>
                    <w:b/>
                    <w:bCs/>
                    <w:noProof/>
                    <w:lang w:val="en-US"/>
                    <w:rPrChange w:id="6569" w:author="Orion" w:date="2011-07-05T14:04:00Z">
                      <w:rPr>
                        <w:b/>
                        <w:bCs/>
                        <w:noProof/>
                      </w:rPr>
                    </w:rPrChange>
                  </w:rPr>
                  <w:t>EUROCONTROL.</w:t>
                </w:r>
                <w:r w:rsidRPr="00CD4C4B">
                  <w:rPr>
                    <w:noProof/>
                    <w:lang w:val="en-US"/>
                    <w:rPrChange w:id="6570" w:author="Orion" w:date="2011-07-05T14:04:00Z">
                      <w:rPr>
                        <w:noProof/>
                      </w:rPr>
                    </w:rPrChange>
                  </w:rPr>
                  <w:t xml:space="preserve"> </w:t>
                </w:r>
                <w:r w:rsidRPr="00CD4C4B">
                  <w:rPr>
                    <w:i/>
                    <w:iCs/>
                    <w:noProof/>
                    <w:lang w:val="en-US"/>
                    <w:rPrChange w:id="6571"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6572"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6573" w:author="Orion" w:date="2011-07-05T14:03:00Z"/>
                  <w:noProof/>
                  <w:lang w:val="en-US"/>
                  <w:rPrChange w:id="6574" w:author="Orion" w:date="2011-07-05T14:04:00Z">
                    <w:rPr>
                      <w:ins w:id="6575" w:author="Orion" w:date="2011-07-05T14:03:00Z"/>
                      <w:noProof/>
                    </w:rPr>
                  </w:rPrChange>
                </w:rPr>
              </w:pPr>
              <w:ins w:id="6576" w:author="Orion" w:date="2011-07-05T14:03:00Z">
                <w:r w:rsidRPr="00CD4C4B">
                  <w:rPr>
                    <w:noProof/>
                    <w:lang w:val="en-US"/>
                    <w:rPrChange w:id="6577" w:author="Orion" w:date="2011-07-05T14:04:00Z">
                      <w:rPr>
                        <w:noProof/>
                      </w:rPr>
                    </w:rPrChange>
                  </w:rPr>
                  <w:t xml:space="preserve">36. </w:t>
                </w:r>
                <w:r w:rsidRPr="00CD4C4B">
                  <w:rPr>
                    <w:i/>
                    <w:iCs/>
                    <w:noProof/>
                    <w:lang w:val="en-US"/>
                    <w:rPrChange w:id="6578"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6579" w:author="Orion" w:date="2011-07-05T14:04:00Z">
                      <w:rPr>
                        <w:noProof/>
                      </w:rPr>
                    </w:rPrChange>
                  </w:rPr>
                  <w:t>1271-1272.</w:t>
                </w:r>
              </w:ins>
            </w:p>
            <w:p w14:paraId="4E834F0C" w14:textId="77777777" w:rsidR="00CD4C4B" w:rsidRPr="00CD4C4B" w:rsidRDefault="00CD4C4B">
              <w:pPr>
                <w:pStyle w:val="Bibliography"/>
                <w:rPr>
                  <w:ins w:id="6580" w:author="Orion" w:date="2011-07-05T14:03:00Z"/>
                  <w:noProof/>
                  <w:lang w:val="en-US"/>
                  <w:rPrChange w:id="6581" w:author="Orion" w:date="2011-07-05T14:04:00Z">
                    <w:rPr>
                      <w:ins w:id="6582" w:author="Orion" w:date="2011-07-05T14:03:00Z"/>
                      <w:noProof/>
                    </w:rPr>
                  </w:rPrChange>
                </w:rPr>
              </w:pPr>
              <w:ins w:id="6583" w:author="Orion" w:date="2011-07-05T14:03:00Z">
                <w:r w:rsidRPr="00CD4C4B">
                  <w:rPr>
                    <w:noProof/>
                    <w:lang w:val="en-US"/>
                    <w:rPrChange w:id="6584" w:author="Orion" w:date="2011-07-05T14:04:00Z">
                      <w:rPr>
                        <w:noProof/>
                      </w:rPr>
                    </w:rPrChange>
                  </w:rPr>
                  <w:t xml:space="preserve">37. </w:t>
                </w:r>
                <w:r w:rsidRPr="00CD4C4B">
                  <w:rPr>
                    <w:b/>
                    <w:bCs/>
                    <w:noProof/>
                    <w:lang w:val="en-US"/>
                    <w:rPrChange w:id="6585" w:author="Orion" w:date="2011-07-05T14:04:00Z">
                      <w:rPr>
                        <w:b/>
                        <w:bCs/>
                        <w:noProof/>
                      </w:rPr>
                    </w:rPrChange>
                  </w:rPr>
                  <w:t>IABG Dept. Airborne Air Defence.</w:t>
                </w:r>
                <w:r w:rsidRPr="00CD4C4B">
                  <w:rPr>
                    <w:noProof/>
                    <w:lang w:val="en-US"/>
                    <w:rPrChange w:id="6586" w:author="Orion" w:date="2011-07-05T14:04:00Z">
                      <w:rPr>
                        <w:noProof/>
                      </w:rPr>
                    </w:rPrChange>
                  </w:rPr>
                  <w:t xml:space="preserve"> </w:t>
                </w:r>
                <w:r w:rsidRPr="00CD4C4B">
                  <w:rPr>
                    <w:i/>
                    <w:iCs/>
                    <w:noProof/>
                    <w:lang w:val="en-US"/>
                    <w:rPrChange w:id="6587"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6588" w:author="Orion" w:date="2011-07-05T14:04:00Z">
                      <w:rPr>
                        <w:noProof/>
                      </w:rPr>
                    </w:rPrChange>
                  </w:rPr>
                  <w:t>2001.</w:t>
                </w:r>
              </w:ins>
            </w:p>
            <w:p w14:paraId="1E7C547B" w14:textId="77777777" w:rsidR="00CD4C4B" w:rsidRPr="00CD4C4B" w:rsidRDefault="00CD4C4B">
              <w:pPr>
                <w:pStyle w:val="Bibliography"/>
                <w:rPr>
                  <w:ins w:id="6589" w:author="Orion" w:date="2011-07-05T14:03:00Z"/>
                  <w:noProof/>
                  <w:lang w:val="en-US"/>
                  <w:rPrChange w:id="6590" w:author="Orion" w:date="2011-07-05T14:04:00Z">
                    <w:rPr>
                      <w:ins w:id="6591" w:author="Orion" w:date="2011-07-05T14:03:00Z"/>
                      <w:noProof/>
                    </w:rPr>
                  </w:rPrChange>
                </w:rPr>
              </w:pPr>
              <w:ins w:id="6592" w:author="Orion" w:date="2011-07-05T14:03:00Z">
                <w:r w:rsidRPr="00CD4C4B">
                  <w:rPr>
                    <w:noProof/>
                    <w:lang w:val="en-US"/>
                    <w:rPrChange w:id="6593" w:author="Orion" w:date="2011-07-05T14:04:00Z">
                      <w:rPr>
                        <w:noProof/>
                      </w:rPr>
                    </w:rPrChange>
                  </w:rPr>
                  <w:t xml:space="preserve">38. </w:t>
                </w:r>
                <w:r w:rsidRPr="00CD4C4B">
                  <w:rPr>
                    <w:i/>
                    <w:iCs/>
                    <w:noProof/>
                    <w:lang w:val="en-US"/>
                    <w:rPrChange w:id="6594" w:author="Orion" w:date="2011-07-05T14:04:00Z">
                      <w:rPr>
                        <w:i/>
                        <w:iCs/>
                        <w:noProof/>
                      </w:rPr>
                    </w:rPrChange>
                  </w:rPr>
                  <w:t xml:space="preserve">Autonomous UAV Surveillance in Complex Urban Environments. </w:t>
                </w:r>
                <w:r w:rsidRPr="00CD4C4B">
                  <w:rPr>
                    <w:b/>
                    <w:bCs/>
                    <w:noProof/>
                    <w:lang w:val="en-US"/>
                    <w:rPrChange w:id="6595" w:author="Orion" w:date="2011-07-05T14:04:00Z">
                      <w:rPr>
                        <w:b/>
                        <w:bCs/>
                        <w:noProof/>
                      </w:rPr>
                    </w:rPrChange>
                  </w:rPr>
                  <w:t>Eduard Semsch, Michal Jakob, Dusan Pavlícek, Michal Pechoucek.</w:t>
                </w:r>
                <w:r w:rsidRPr="00CD4C4B">
                  <w:rPr>
                    <w:noProof/>
                    <w:lang w:val="en-US"/>
                    <w:rPrChange w:id="6596" w:author="Orion" w:date="2011-07-05T14:04:00Z">
                      <w:rPr>
                        <w:noProof/>
                      </w:rPr>
                    </w:rPrChange>
                  </w:rPr>
                  <w:t xml:space="preserve"> 2009. IAT 2009. págs. 82-85.</w:t>
                </w:r>
              </w:ins>
            </w:p>
            <w:p w14:paraId="22C1B359" w14:textId="77777777" w:rsidR="00CD4C4B" w:rsidRPr="00CD4C4B" w:rsidRDefault="00CD4C4B">
              <w:pPr>
                <w:pStyle w:val="Bibliography"/>
                <w:rPr>
                  <w:ins w:id="6597" w:author="Orion" w:date="2011-07-05T14:03:00Z"/>
                  <w:noProof/>
                  <w:lang w:val="en-US"/>
                  <w:rPrChange w:id="6598" w:author="Orion" w:date="2011-07-05T14:04:00Z">
                    <w:rPr>
                      <w:ins w:id="6599" w:author="Orion" w:date="2011-07-05T14:03:00Z"/>
                      <w:noProof/>
                    </w:rPr>
                  </w:rPrChange>
                </w:rPr>
              </w:pPr>
              <w:ins w:id="6600" w:author="Orion" w:date="2011-07-05T14:03:00Z">
                <w:r w:rsidRPr="00CD4C4B">
                  <w:rPr>
                    <w:noProof/>
                    <w:lang w:val="en-US"/>
                    <w:rPrChange w:id="6601" w:author="Orion" w:date="2011-07-05T14:04:00Z">
                      <w:rPr>
                        <w:noProof/>
                      </w:rPr>
                    </w:rPrChange>
                  </w:rPr>
                  <w:t xml:space="preserve">39. </w:t>
                </w:r>
                <w:r w:rsidRPr="00CD4C4B">
                  <w:rPr>
                    <w:i/>
                    <w:iCs/>
                    <w:noProof/>
                    <w:lang w:val="en-US"/>
                    <w:rPrChange w:id="6602" w:author="Orion" w:date="2011-07-05T14:04:00Z">
                      <w:rPr>
                        <w:i/>
                        <w:iCs/>
                        <w:noProof/>
                      </w:rPr>
                    </w:rPrChange>
                  </w:rPr>
                  <w:t xml:space="preserve">Generic Nonlinear model of reduced scale UAV. </w:t>
                </w:r>
                <w:r w:rsidRPr="00CD4C4B">
                  <w:rPr>
                    <w:b/>
                    <w:bCs/>
                    <w:noProof/>
                    <w:lang w:val="en-US"/>
                    <w:rPrChange w:id="6603" w:author="Orion" w:date="2011-07-05T14:04:00Z">
                      <w:rPr>
                        <w:b/>
                        <w:bCs/>
                        <w:noProof/>
                      </w:rPr>
                    </w:rPrChange>
                  </w:rPr>
                  <w:t>Cheviron, T., Chriette, A., &amp; Plestan, F.</w:t>
                </w:r>
                <w:r w:rsidRPr="00CD4C4B">
                  <w:rPr>
                    <w:noProof/>
                    <w:lang w:val="en-US"/>
                    <w:rPrChange w:id="6604"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6605" w:author="Orion" w:date="2011-07-05T14:03:00Z"/>
                  <w:noProof/>
                </w:rPr>
              </w:pPr>
              <w:ins w:id="6606" w:author="Orion" w:date="2011-07-05T14:03:00Z">
                <w:r w:rsidRPr="00CD4C4B">
                  <w:rPr>
                    <w:noProof/>
                    <w:lang w:val="en-US"/>
                    <w:rPrChange w:id="6607"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6608" w:author="Orion" w:date="2011-07-05T14:03:00Z"/>
                  <w:noProof/>
                  <w:lang w:val="en-US"/>
                  <w:rPrChange w:id="6609" w:author="Orion" w:date="2011-07-05T14:04:00Z">
                    <w:rPr>
                      <w:ins w:id="6610" w:author="Orion" w:date="2011-07-05T14:03:00Z"/>
                      <w:noProof/>
                    </w:rPr>
                  </w:rPrChange>
                </w:rPr>
              </w:pPr>
              <w:ins w:id="6611" w:author="Orion" w:date="2011-07-05T14:03:00Z">
                <w:r w:rsidRPr="00CD4C4B">
                  <w:rPr>
                    <w:noProof/>
                    <w:lang w:val="en-US"/>
                    <w:rPrChange w:id="6612" w:author="Orion" w:date="2011-07-05T14:04:00Z">
                      <w:rPr>
                        <w:noProof/>
                      </w:rPr>
                    </w:rPrChange>
                  </w:rPr>
                  <w:t xml:space="preserve">41. </w:t>
                </w:r>
                <w:r w:rsidRPr="00CD4C4B">
                  <w:rPr>
                    <w:b/>
                    <w:bCs/>
                    <w:noProof/>
                    <w:lang w:val="en-US"/>
                    <w:rPrChange w:id="6613" w:author="Orion" w:date="2011-07-05T14:04:00Z">
                      <w:rPr>
                        <w:b/>
                        <w:bCs/>
                        <w:noProof/>
                      </w:rPr>
                    </w:rPrChange>
                  </w:rPr>
                  <w:t>Airbus.</w:t>
                </w:r>
                <w:r w:rsidRPr="00CD4C4B">
                  <w:rPr>
                    <w:noProof/>
                    <w:lang w:val="en-US"/>
                    <w:rPrChange w:id="6614" w:author="Orion" w:date="2011-07-05T14:04:00Z">
                      <w:rPr>
                        <w:noProof/>
                      </w:rPr>
                    </w:rPrChange>
                  </w:rPr>
                  <w:t xml:space="preserve"> </w:t>
                </w:r>
                <w:r w:rsidRPr="00CD4C4B">
                  <w:rPr>
                    <w:i/>
                    <w:iCs/>
                    <w:noProof/>
                    <w:lang w:val="en-US"/>
                    <w:rPrChange w:id="6615" w:author="Orion" w:date="2011-07-05T14:04:00Z">
                      <w:rPr>
                        <w:i/>
                        <w:iCs/>
                        <w:noProof/>
                      </w:rPr>
                    </w:rPrChange>
                  </w:rPr>
                  <w:t xml:space="preserve">A320 AIRPLANE CHARACTERISTICS FOR AIRPORT PLANNING. </w:t>
                </w:r>
                <w:r w:rsidRPr="00CD4C4B">
                  <w:rPr>
                    <w:noProof/>
                    <w:lang w:val="en-US"/>
                    <w:rPrChange w:id="6616" w:author="Orion" w:date="2011-07-05T14:04:00Z">
                      <w:rPr>
                        <w:noProof/>
                      </w:rPr>
                    </w:rPrChange>
                  </w:rPr>
                  <w:t>2005.</w:t>
                </w:r>
              </w:ins>
            </w:p>
            <w:p w14:paraId="7207A629" w14:textId="77777777" w:rsidR="00CD4C4B" w:rsidRDefault="00CD4C4B">
              <w:pPr>
                <w:pStyle w:val="Bibliography"/>
                <w:rPr>
                  <w:ins w:id="6617" w:author="Orion" w:date="2011-07-05T14:03:00Z"/>
                  <w:noProof/>
                </w:rPr>
              </w:pPr>
              <w:ins w:id="6618" w:author="Orion" w:date="2011-07-05T14:03:00Z">
                <w:r w:rsidRPr="00CD4C4B">
                  <w:rPr>
                    <w:noProof/>
                    <w:lang w:val="en-US"/>
                    <w:rPrChange w:id="6619"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6620" w:author="Orion" w:date="2011-07-05T14:03:00Z"/>
                  <w:noProof/>
                </w:rPr>
              </w:pPr>
              <w:ins w:id="6621"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6622" w:author="Orion" w:date="2011-07-05T14:03:00Z"/>
                  <w:noProof/>
                  <w:lang w:val="en-US"/>
                  <w:rPrChange w:id="6623" w:author="Orion" w:date="2011-07-05T14:04:00Z">
                    <w:rPr>
                      <w:ins w:id="6624" w:author="Orion" w:date="2011-07-05T14:03:00Z"/>
                      <w:noProof/>
                    </w:rPr>
                  </w:rPrChange>
                </w:rPr>
              </w:pPr>
              <w:ins w:id="6625" w:author="Orion" w:date="2011-07-05T14:03:00Z">
                <w:r w:rsidRPr="00CD4C4B">
                  <w:rPr>
                    <w:noProof/>
                    <w:lang w:val="en-US"/>
                    <w:rPrChange w:id="6626" w:author="Orion" w:date="2011-07-05T14:04:00Z">
                      <w:rPr>
                        <w:noProof/>
                      </w:rPr>
                    </w:rPrChange>
                  </w:rPr>
                  <w:t xml:space="preserve">44. </w:t>
                </w:r>
                <w:r w:rsidRPr="00CD4C4B">
                  <w:rPr>
                    <w:b/>
                    <w:bCs/>
                    <w:noProof/>
                    <w:lang w:val="en-US"/>
                    <w:rPrChange w:id="6627" w:author="Orion" w:date="2011-07-05T14:04:00Z">
                      <w:rPr>
                        <w:b/>
                        <w:bCs/>
                        <w:noProof/>
                      </w:rPr>
                    </w:rPrChange>
                  </w:rPr>
                  <w:t>Federal Aviation Administration.</w:t>
                </w:r>
                <w:r w:rsidRPr="00CD4C4B">
                  <w:rPr>
                    <w:noProof/>
                    <w:lang w:val="en-US"/>
                    <w:rPrChange w:id="6628" w:author="Orion" w:date="2011-07-05T14:04:00Z">
                      <w:rPr>
                        <w:noProof/>
                      </w:rPr>
                    </w:rPrChange>
                  </w:rPr>
                  <w:t xml:space="preserve"> </w:t>
                </w:r>
                <w:r w:rsidRPr="00CD4C4B">
                  <w:rPr>
                    <w:i/>
                    <w:iCs/>
                    <w:noProof/>
                    <w:lang w:val="en-US"/>
                    <w:rPrChange w:id="6629" w:author="Orion" w:date="2011-07-05T14:04:00Z">
                      <w:rPr>
                        <w:i/>
                        <w:iCs/>
                        <w:noProof/>
                      </w:rPr>
                    </w:rPrChange>
                  </w:rPr>
                  <w:t xml:space="preserve">Air Traffic Control FAA Order 7110.65T. </w:t>
                </w:r>
                <w:r w:rsidRPr="00CD4C4B">
                  <w:rPr>
                    <w:noProof/>
                    <w:lang w:val="en-US"/>
                    <w:rPrChange w:id="6630" w:author="Orion" w:date="2011-07-05T14:04:00Z">
                      <w:rPr>
                        <w:noProof/>
                      </w:rPr>
                    </w:rPrChange>
                  </w:rPr>
                  <w:t>Washington, DC. : s.n., Feb. 11, 2010.</w:t>
                </w:r>
              </w:ins>
            </w:p>
            <w:p w14:paraId="089AFDA4" w14:textId="77777777" w:rsidR="00CD4C4B" w:rsidRPr="00CD4C4B" w:rsidRDefault="00CD4C4B">
              <w:pPr>
                <w:pStyle w:val="Bibliography"/>
                <w:rPr>
                  <w:ins w:id="6631" w:author="Orion" w:date="2011-07-05T14:03:00Z"/>
                  <w:noProof/>
                  <w:lang w:val="en-US"/>
                  <w:rPrChange w:id="6632" w:author="Orion" w:date="2011-07-05T14:04:00Z">
                    <w:rPr>
                      <w:ins w:id="6633" w:author="Orion" w:date="2011-07-05T14:03:00Z"/>
                      <w:noProof/>
                    </w:rPr>
                  </w:rPrChange>
                </w:rPr>
              </w:pPr>
              <w:ins w:id="6634" w:author="Orion" w:date="2011-07-05T14:03:00Z">
                <w:r w:rsidRPr="00CD4C4B">
                  <w:rPr>
                    <w:noProof/>
                    <w:lang w:val="en-US"/>
                    <w:rPrChange w:id="6635" w:author="Orion" w:date="2011-07-05T14:04:00Z">
                      <w:rPr>
                        <w:noProof/>
                      </w:rPr>
                    </w:rPrChange>
                  </w:rPr>
                  <w:t xml:space="preserve">45. </w:t>
                </w:r>
                <w:r w:rsidRPr="00CD4C4B">
                  <w:rPr>
                    <w:i/>
                    <w:iCs/>
                    <w:noProof/>
                    <w:lang w:val="en-US"/>
                    <w:rPrChange w:id="6636"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6637"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6638" w:author="Orion" w:date="2011-07-05T14:03:00Z"/>
                  <w:noProof/>
                  <w:lang w:val="en-US"/>
                  <w:rPrChange w:id="6639" w:author="Orion" w:date="2011-07-05T14:04:00Z">
                    <w:rPr>
                      <w:ins w:id="6640" w:author="Orion" w:date="2011-07-05T14:03:00Z"/>
                      <w:noProof/>
                    </w:rPr>
                  </w:rPrChange>
                </w:rPr>
              </w:pPr>
              <w:ins w:id="6641" w:author="Orion" w:date="2011-07-05T14:03:00Z">
                <w:r w:rsidRPr="00CD4C4B">
                  <w:rPr>
                    <w:noProof/>
                    <w:lang w:val="en-US"/>
                    <w:rPrChange w:id="6642" w:author="Orion" w:date="2011-07-05T14:04:00Z">
                      <w:rPr>
                        <w:noProof/>
                      </w:rPr>
                    </w:rPrChange>
                  </w:rPr>
                  <w:t xml:space="preserve">46. </w:t>
                </w:r>
                <w:r w:rsidRPr="00CD4C4B">
                  <w:rPr>
                    <w:i/>
                    <w:iCs/>
                    <w:noProof/>
                    <w:lang w:val="en-US"/>
                    <w:rPrChange w:id="6643"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America Latina), págs. </w:t>
                </w:r>
                <w:r w:rsidRPr="00CD4C4B">
                  <w:rPr>
                    <w:noProof/>
                    <w:lang w:val="en-US"/>
                    <w:rPrChange w:id="6644" w:author="Orion" w:date="2011-07-05T14:04:00Z">
                      <w:rPr>
                        <w:noProof/>
                      </w:rPr>
                    </w:rPrChange>
                  </w:rPr>
                  <w:t>529-534.</w:t>
                </w:r>
              </w:ins>
            </w:p>
            <w:p w14:paraId="718C1B88" w14:textId="77777777" w:rsidR="00CD4C4B" w:rsidRPr="00CD4C4B" w:rsidRDefault="00CD4C4B">
              <w:pPr>
                <w:pStyle w:val="Bibliography"/>
                <w:rPr>
                  <w:ins w:id="6645" w:author="Orion" w:date="2011-07-05T14:03:00Z"/>
                  <w:noProof/>
                  <w:lang w:val="en-US"/>
                  <w:rPrChange w:id="6646" w:author="Orion" w:date="2011-07-05T14:04:00Z">
                    <w:rPr>
                      <w:ins w:id="6647" w:author="Orion" w:date="2011-07-05T14:03:00Z"/>
                      <w:noProof/>
                    </w:rPr>
                  </w:rPrChange>
                </w:rPr>
              </w:pPr>
              <w:ins w:id="6648" w:author="Orion" w:date="2011-07-05T14:03:00Z">
                <w:r w:rsidRPr="00CD4C4B">
                  <w:rPr>
                    <w:noProof/>
                    <w:lang w:val="en-US"/>
                    <w:rPrChange w:id="6649" w:author="Orion" w:date="2011-07-05T14:04:00Z">
                      <w:rPr>
                        <w:noProof/>
                      </w:rPr>
                    </w:rPrChange>
                  </w:rPr>
                  <w:t xml:space="preserve">47. </w:t>
                </w:r>
                <w:r w:rsidRPr="00CD4C4B">
                  <w:rPr>
                    <w:i/>
                    <w:iCs/>
                    <w:noProof/>
                    <w:lang w:val="en-US"/>
                    <w:rPrChange w:id="6650" w:author="Orion" w:date="2011-07-05T14:04:00Z">
                      <w:rPr>
                        <w:i/>
                        <w:iCs/>
                        <w:noProof/>
                      </w:rPr>
                    </w:rPrChange>
                  </w:rPr>
                  <w:t xml:space="preserve">Modelling a Knowledge Management System Architecture with INGENIAS Methodology. </w:t>
                </w:r>
                <w:r w:rsidRPr="00CD4C4B">
                  <w:rPr>
                    <w:b/>
                    <w:bCs/>
                    <w:noProof/>
                    <w:lang w:val="en-US"/>
                    <w:rPrChange w:id="6651" w:author="Orion" w:date="2011-07-05T14:04:00Z">
                      <w:rPr>
                        <w:b/>
                        <w:bCs/>
                        <w:noProof/>
                      </w:rPr>
                    </w:rPrChange>
                  </w:rPr>
                  <w:t>Soto, J. P., Vizcaino, A., Portillo, J., y Piattini, M.</w:t>
                </w:r>
                <w:r w:rsidRPr="00CD4C4B">
                  <w:rPr>
                    <w:noProof/>
                    <w:lang w:val="en-US"/>
                    <w:rPrChange w:id="6652" w:author="Orion" w:date="2011-07-05T14:04:00Z">
                      <w:rPr>
                        <w:noProof/>
                      </w:rPr>
                    </w:rPrChange>
                  </w:rPr>
                  <w:t xml:space="preserve"> Washington, DC : s.n., 2006. En Proceedings of the </w:t>
                </w:r>
                <w:r w:rsidRPr="00CD4C4B">
                  <w:rPr>
                    <w:noProof/>
                    <w:lang w:val="en-US"/>
                    <w:rPrChange w:id="6653" w:author="Orion" w:date="2011-07-05T14:04:00Z">
                      <w:rPr>
                        <w:noProof/>
                      </w:rPr>
                    </w:rPrChange>
                  </w:rPr>
                  <w:lastRenderedPageBreak/>
                  <w:t>15th international Conference on Computing. págs. 167-173.</w:t>
                </w:r>
              </w:ins>
            </w:p>
            <w:p w14:paraId="27092286" w14:textId="77777777" w:rsidR="00CD4C4B" w:rsidRDefault="00CD4C4B">
              <w:pPr>
                <w:pStyle w:val="Bibliography"/>
                <w:rPr>
                  <w:ins w:id="6654" w:author="Orion" w:date="2011-07-05T14:03:00Z"/>
                  <w:noProof/>
                </w:rPr>
              </w:pPr>
              <w:ins w:id="6655" w:author="Orion" w:date="2011-07-05T14:03:00Z">
                <w:r w:rsidRPr="00CD4C4B">
                  <w:rPr>
                    <w:noProof/>
                    <w:lang w:val="en-US"/>
                    <w:rPrChange w:id="6656" w:author="Orion" w:date="2011-07-05T14:04:00Z">
                      <w:rPr>
                        <w:noProof/>
                      </w:rPr>
                    </w:rPrChange>
                  </w:rPr>
                  <w:t xml:space="preserve">48. </w:t>
                </w:r>
                <w:r w:rsidRPr="00CD4C4B">
                  <w:rPr>
                    <w:i/>
                    <w:iCs/>
                    <w:noProof/>
                    <w:lang w:val="en-US"/>
                    <w:rPrChange w:id="6657" w:author="Orion" w:date="2011-07-05T14:04:00Z">
                      <w:rPr>
                        <w:i/>
                        <w:iCs/>
                        <w:noProof/>
                      </w:rPr>
                    </w:rPrChange>
                  </w:rPr>
                  <w:t xml:space="preserve">Model Driven Development of Multi-Agent Systems. </w:t>
                </w:r>
                <w:r w:rsidRPr="00CD4C4B">
                  <w:rPr>
                    <w:b/>
                    <w:bCs/>
                    <w:noProof/>
                    <w:lang w:val="en-US"/>
                    <w:rPrChange w:id="6658" w:author="Orion" w:date="2011-07-05T14:04:00Z">
                      <w:rPr>
                        <w:b/>
                        <w:bCs/>
                        <w:noProof/>
                      </w:rPr>
                    </w:rPrChange>
                  </w:rPr>
                  <w:t>Pavón, J., Gómez-Sanz, J.J., Fuentes, R.</w:t>
                </w:r>
                <w:r w:rsidRPr="00CD4C4B">
                  <w:rPr>
                    <w:noProof/>
                    <w:lang w:val="en-US"/>
                    <w:rPrChange w:id="6659"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6660" w:author="Orion" w:date="2011-07-05T14:03:00Z"/>
                  <w:noProof/>
                </w:rPr>
              </w:pPr>
              <w:ins w:id="6661"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6662" w:author="Orion" w:date="2011-07-05T14:03:00Z"/>
                  <w:noProof/>
                  <w:lang w:val="en-US"/>
                  <w:rPrChange w:id="6663" w:author="Orion" w:date="2011-07-05T14:04:00Z">
                    <w:rPr>
                      <w:ins w:id="6664" w:author="Orion" w:date="2011-07-05T14:03:00Z"/>
                      <w:noProof/>
                    </w:rPr>
                  </w:rPrChange>
                </w:rPr>
              </w:pPr>
              <w:ins w:id="6665" w:author="Orion" w:date="2011-07-05T14:03:00Z">
                <w:r w:rsidRPr="00CD4C4B">
                  <w:rPr>
                    <w:noProof/>
                    <w:lang w:val="en-US"/>
                    <w:rPrChange w:id="6666"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6667" w:author="Orion" w:date="2011-07-05T14:03:00Z"/>
                  <w:noProof/>
                  <w:lang w:val="en-US"/>
                  <w:rPrChange w:id="6668" w:author="Orion" w:date="2011-07-05T14:04:00Z">
                    <w:rPr>
                      <w:ins w:id="6669" w:author="Orion" w:date="2011-07-05T14:03:00Z"/>
                      <w:noProof/>
                    </w:rPr>
                  </w:rPrChange>
                </w:rPr>
              </w:pPr>
              <w:ins w:id="6670" w:author="Orion" w:date="2011-07-05T14:03:00Z">
                <w:r w:rsidRPr="00CD4C4B">
                  <w:rPr>
                    <w:noProof/>
                    <w:lang w:val="en-US"/>
                    <w:rPrChange w:id="6671" w:author="Orion" w:date="2011-07-05T14:04:00Z">
                      <w:rPr>
                        <w:noProof/>
                      </w:rPr>
                    </w:rPrChange>
                  </w:rPr>
                  <w:t xml:space="preserve">51. </w:t>
                </w:r>
                <w:r w:rsidRPr="00CD4C4B">
                  <w:rPr>
                    <w:i/>
                    <w:iCs/>
                    <w:noProof/>
                    <w:lang w:val="en-US"/>
                    <w:rPrChange w:id="6672" w:author="Orion" w:date="2011-07-05T14:04:00Z">
                      <w:rPr>
                        <w:i/>
                        <w:iCs/>
                        <w:noProof/>
                      </w:rPr>
                    </w:rPrChange>
                  </w:rPr>
                  <w:t xml:space="preserve">AGENTFLY: A multi-agent airspace test-bed. </w:t>
                </w:r>
                <w:r w:rsidRPr="00CD4C4B">
                  <w:rPr>
                    <w:b/>
                    <w:bCs/>
                    <w:noProof/>
                    <w:lang w:val="en-US"/>
                    <w:rPrChange w:id="6673" w:author="Orion" w:date="2011-07-05T14:04:00Z">
                      <w:rPr>
                        <w:b/>
                        <w:bCs/>
                        <w:noProof/>
                      </w:rPr>
                    </w:rPrChange>
                  </w:rPr>
                  <w:t>D. Sislak, P. Volf, S. Kopriva, and M. Pechoucek.</w:t>
                </w:r>
                <w:r w:rsidRPr="00CD4C4B">
                  <w:rPr>
                    <w:noProof/>
                    <w:lang w:val="en-US"/>
                    <w:rPrChange w:id="6674"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6675" w:author="Orion" w:date="2011-07-05T14:03:00Z"/>
                  <w:noProof/>
                </w:rPr>
              </w:pPr>
              <w:ins w:id="6676" w:author="Orion" w:date="2011-07-05T14:03:00Z">
                <w:r w:rsidRPr="00CD4C4B">
                  <w:rPr>
                    <w:noProof/>
                    <w:lang w:val="en-US"/>
                    <w:rPrChange w:id="6677" w:author="Orion" w:date="2011-07-05T14:04:00Z">
                      <w:rPr>
                        <w:noProof/>
                      </w:rPr>
                    </w:rPrChange>
                  </w:rPr>
                  <w:t xml:space="preserve">52. </w:t>
                </w:r>
                <w:r w:rsidRPr="00CD4C4B">
                  <w:rPr>
                    <w:b/>
                    <w:bCs/>
                    <w:noProof/>
                    <w:lang w:val="en-US"/>
                    <w:rPrChange w:id="6678" w:author="Orion" w:date="2011-07-05T14:04:00Z">
                      <w:rPr>
                        <w:b/>
                        <w:bCs/>
                        <w:noProof/>
                      </w:rPr>
                    </w:rPrChange>
                  </w:rPr>
                  <w:t>Daniel J. Garland, John A. Wise and V. David Hopkin.</w:t>
                </w:r>
                <w:r w:rsidRPr="00CD4C4B">
                  <w:rPr>
                    <w:noProof/>
                    <w:lang w:val="en-US"/>
                    <w:rPrChange w:id="6679" w:author="Orion" w:date="2011-07-05T14:04:00Z">
                      <w:rPr>
                        <w:noProof/>
                      </w:rPr>
                    </w:rPrChange>
                  </w:rPr>
                  <w:t xml:space="preserve"> </w:t>
                </w:r>
                <w:r w:rsidRPr="00CD4C4B">
                  <w:rPr>
                    <w:i/>
                    <w:iCs/>
                    <w:noProof/>
                    <w:lang w:val="en-US"/>
                    <w:rPrChange w:id="6680"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6681" w:author="Orion" w:date="2011-07-05T14:03:00Z"/>
                  <w:noProof/>
                  <w:lang w:val="en-US"/>
                  <w:rPrChange w:id="6682" w:author="Orion" w:date="2011-06-17T12:33:00Z">
                    <w:rPr>
                      <w:del w:id="6683" w:author="Orion" w:date="2011-07-05T14:03:00Z"/>
                      <w:noProof/>
                    </w:rPr>
                  </w:rPrChange>
                </w:rPr>
              </w:pPr>
              <w:del w:id="6684"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6685" w:author="Orion" w:date="2011-06-22T18:56:00Z">
                      <w:rPr>
                        <w:b/>
                        <w:bCs/>
                        <w:noProof/>
                      </w:rPr>
                    </w:rPrChange>
                  </w:rPr>
                  <w:delText>Eurocontrol.</w:delText>
                </w:r>
                <w:r w:rsidRPr="00C91DD8" w:rsidDel="00CD4C4B">
                  <w:rPr>
                    <w:noProof/>
                    <w:lang w:val="en-US"/>
                    <w:rPrChange w:id="6686" w:author="Orion" w:date="2011-06-22T18:56:00Z">
                      <w:rPr>
                        <w:noProof/>
                      </w:rPr>
                    </w:rPrChange>
                  </w:rPr>
                  <w:delText xml:space="preserve"> </w:delText>
                </w:r>
                <w:r w:rsidRPr="00C1157B" w:rsidDel="00CD4C4B">
                  <w:rPr>
                    <w:noProof/>
                    <w:lang w:val="en-US"/>
                    <w:rPrChange w:id="6687"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6688" w:author="Orion" w:date="2011-07-05T14:03:00Z"/>
                  <w:noProof/>
                  <w:lang w:val="en-US"/>
                  <w:rPrChange w:id="6689" w:author="Orion" w:date="2011-06-17T12:33:00Z">
                    <w:rPr>
                      <w:del w:id="6690" w:author="Orion" w:date="2011-07-05T14:03:00Z"/>
                      <w:noProof/>
                    </w:rPr>
                  </w:rPrChange>
                </w:rPr>
              </w:pPr>
              <w:del w:id="6691" w:author="Orion" w:date="2011-07-05T14:03:00Z">
                <w:r w:rsidRPr="00C1157B" w:rsidDel="00CD4C4B">
                  <w:rPr>
                    <w:noProof/>
                    <w:lang w:val="en-US"/>
                    <w:rPrChange w:id="6692" w:author="Orion" w:date="2011-06-17T12:33:00Z">
                      <w:rPr>
                        <w:noProof/>
                      </w:rPr>
                    </w:rPrChange>
                  </w:rPr>
                  <w:delText xml:space="preserve">2. </w:delText>
                </w:r>
                <w:r w:rsidRPr="00C1157B" w:rsidDel="00CD4C4B">
                  <w:rPr>
                    <w:i/>
                    <w:iCs/>
                    <w:noProof/>
                    <w:lang w:val="en-US"/>
                    <w:rPrChange w:id="6693"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6694" w:author="Orion" w:date="2011-06-17T12:33:00Z">
                      <w:rPr>
                        <w:b/>
                        <w:bCs/>
                        <w:noProof/>
                      </w:rPr>
                    </w:rPrChange>
                  </w:rPr>
                  <w:delText>Claire Tomlin, George J. Pappas, and Shankar Sastry.</w:delText>
                </w:r>
                <w:r w:rsidRPr="00C1157B" w:rsidDel="00CD4C4B">
                  <w:rPr>
                    <w:noProof/>
                    <w:lang w:val="en-US"/>
                    <w:rPrChange w:id="6695"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6696" w:author="Orion" w:date="2011-07-05T14:03:00Z"/>
                  <w:noProof/>
                  <w:lang w:val="en-US"/>
                  <w:rPrChange w:id="6697" w:author="Orion" w:date="2011-06-17T12:33:00Z">
                    <w:rPr>
                      <w:del w:id="6698" w:author="Orion" w:date="2011-07-05T14:03:00Z"/>
                      <w:noProof/>
                    </w:rPr>
                  </w:rPrChange>
                </w:rPr>
              </w:pPr>
              <w:del w:id="6699" w:author="Orion" w:date="2011-07-05T14:03:00Z">
                <w:r w:rsidRPr="00C1157B" w:rsidDel="00CD4C4B">
                  <w:rPr>
                    <w:noProof/>
                    <w:lang w:val="en-US"/>
                    <w:rPrChange w:id="6700" w:author="Orion" w:date="2011-06-17T12:33:00Z">
                      <w:rPr>
                        <w:noProof/>
                      </w:rPr>
                    </w:rPrChange>
                  </w:rPr>
                  <w:delText xml:space="preserve">3. </w:delText>
                </w:r>
                <w:r w:rsidRPr="00C1157B" w:rsidDel="00CD4C4B">
                  <w:rPr>
                    <w:b/>
                    <w:bCs/>
                    <w:noProof/>
                    <w:lang w:val="en-US"/>
                    <w:rPrChange w:id="6701" w:author="Orion" w:date="2011-06-17T12:33:00Z">
                      <w:rPr>
                        <w:b/>
                        <w:bCs/>
                        <w:noProof/>
                      </w:rPr>
                    </w:rPrChange>
                  </w:rPr>
                  <w:delText>JSBSim.</w:delText>
                </w:r>
                <w:r w:rsidRPr="00C1157B" w:rsidDel="00CD4C4B">
                  <w:rPr>
                    <w:noProof/>
                    <w:lang w:val="en-US"/>
                    <w:rPrChange w:id="6702"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6703" w:author="Orion" w:date="2011-07-05T14:03:00Z"/>
                  <w:noProof/>
                  <w:lang w:val="en-US"/>
                  <w:rPrChange w:id="6704" w:author="Orion" w:date="2011-06-17T12:33:00Z">
                    <w:rPr>
                      <w:del w:id="6705" w:author="Orion" w:date="2011-07-05T14:03:00Z"/>
                      <w:noProof/>
                    </w:rPr>
                  </w:rPrChange>
                </w:rPr>
              </w:pPr>
              <w:del w:id="6706" w:author="Orion" w:date="2011-07-05T14:03:00Z">
                <w:r w:rsidRPr="00C1157B" w:rsidDel="00CD4C4B">
                  <w:rPr>
                    <w:noProof/>
                    <w:lang w:val="en-US"/>
                    <w:rPrChange w:id="6707" w:author="Orion" w:date="2011-06-17T12:33:00Z">
                      <w:rPr>
                        <w:noProof/>
                      </w:rPr>
                    </w:rPrChange>
                  </w:rPr>
                  <w:delText xml:space="preserve">4. </w:delText>
                </w:r>
                <w:r w:rsidRPr="00C1157B" w:rsidDel="00CD4C4B">
                  <w:rPr>
                    <w:b/>
                    <w:bCs/>
                    <w:noProof/>
                    <w:lang w:val="en-US"/>
                    <w:rPrChange w:id="6708" w:author="Orion" w:date="2011-06-17T12:33:00Z">
                      <w:rPr>
                        <w:b/>
                        <w:bCs/>
                        <w:noProof/>
                      </w:rPr>
                    </w:rPrChange>
                  </w:rPr>
                  <w:delText>FlightGear Flight Simulator.</w:delText>
                </w:r>
                <w:r w:rsidRPr="00C1157B" w:rsidDel="00CD4C4B">
                  <w:rPr>
                    <w:noProof/>
                    <w:lang w:val="en-US"/>
                    <w:rPrChange w:id="6709"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6710" w:author="Orion" w:date="2011-07-05T14:03:00Z"/>
                  <w:noProof/>
                </w:rPr>
              </w:pPr>
              <w:del w:id="6711"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6712" w:author="Orion" w:date="2011-07-05T14:03:00Z"/>
                  <w:noProof/>
                  <w:lang w:val="en-US"/>
                  <w:rPrChange w:id="6713" w:author="Orion" w:date="2011-06-17T12:33:00Z">
                    <w:rPr>
                      <w:del w:id="6714" w:author="Orion" w:date="2011-07-05T14:03:00Z"/>
                      <w:noProof/>
                    </w:rPr>
                  </w:rPrChange>
                </w:rPr>
              </w:pPr>
              <w:del w:id="6715" w:author="Orion" w:date="2011-07-05T14:03:00Z">
                <w:r w:rsidRPr="00C1157B" w:rsidDel="00CD4C4B">
                  <w:rPr>
                    <w:noProof/>
                    <w:lang w:val="en-US"/>
                    <w:rPrChange w:id="6716" w:author="Orion" w:date="2011-06-17T12:33:00Z">
                      <w:rPr>
                        <w:noProof/>
                      </w:rPr>
                    </w:rPrChange>
                  </w:rPr>
                  <w:delText xml:space="preserve">6. </w:delText>
                </w:r>
                <w:r w:rsidRPr="00C1157B" w:rsidDel="00CD4C4B">
                  <w:rPr>
                    <w:b/>
                    <w:bCs/>
                    <w:noProof/>
                    <w:lang w:val="en-US"/>
                    <w:rPrChange w:id="6717" w:author="Orion" w:date="2011-06-17T12:33:00Z">
                      <w:rPr>
                        <w:b/>
                        <w:bCs/>
                        <w:noProof/>
                      </w:rPr>
                    </w:rPrChange>
                  </w:rPr>
                  <w:delText>AVIATOR VISUAL DESIGN SIMULATOR.</w:delText>
                </w:r>
                <w:r w:rsidRPr="00C1157B" w:rsidDel="00CD4C4B">
                  <w:rPr>
                    <w:noProof/>
                    <w:lang w:val="en-US"/>
                    <w:rPrChange w:id="6718" w:author="Orion" w:date="2011-06-17T12:33:00Z">
                      <w:rPr>
                        <w:noProof/>
                      </w:rPr>
                    </w:rPrChange>
                  </w:rPr>
                  <w:delText xml:space="preserve"> </w:delText>
                </w:r>
                <w:r w:rsidRPr="00C1157B" w:rsidDel="00CD4C4B">
                  <w:rPr>
                    <w:i/>
                    <w:iCs/>
                    <w:noProof/>
                    <w:lang w:val="en-US"/>
                    <w:rPrChange w:id="6719" w:author="Orion" w:date="2011-06-17T12:33:00Z">
                      <w:rPr>
                        <w:i/>
                        <w:iCs/>
                        <w:noProof/>
                      </w:rPr>
                    </w:rPrChange>
                  </w:rPr>
                  <w:delText xml:space="preserve">Manual, AVIATOR VISUAL DESIGN SIMULATOR (AVDS) User. </w:delText>
                </w:r>
                <w:r w:rsidRPr="00C1157B" w:rsidDel="00CD4C4B">
                  <w:rPr>
                    <w:noProof/>
                    <w:lang w:val="en-US"/>
                    <w:rPrChange w:id="6720"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6721" w:author="Orion" w:date="2011-07-05T14:03:00Z"/>
                  <w:noProof/>
                </w:rPr>
              </w:pPr>
              <w:del w:id="6722" w:author="Orion" w:date="2011-07-05T14:03:00Z">
                <w:r w:rsidRPr="00C1157B" w:rsidDel="00CD4C4B">
                  <w:rPr>
                    <w:noProof/>
                    <w:lang w:val="en-US"/>
                    <w:rPrChange w:id="6723" w:author="Orion" w:date="2011-06-17T12:33:00Z">
                      <w:rPr>
                        <w:noProof/>
                      </w:rPr>
                    </w:rPrChange>
                  </w:rPr>
                  <w:delText xml:space="preserve">7. </w:delText>
                </w:r>
                <w:r w:rsidRPr="00C1157B" w:rsidDel="00CD4C4B">
                  <w:rPr>
                    <w:i/>
                    <w:iCs/>
                    <w:noProof/>
                    <w:lang w:val="en-US"/>
                    <w:rPrChange w:id="6724"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6725" w:author="Orion" w:date="2011-07-05T14:03:00Z"/>
                  <w:noProof/>
                  <w:lang w:val="en-US"/>
                  <w:rPrChange w:id="6726" w:author="Orion" w:date="2011-06-17T12:33:00Z">
                    <w:rPr>
                      <w:del w:id="6727" w:author="Orion" w:date="2011-07-05T14:03:00Z"/>
                      <w:noProof/>
                    </w:rPr>
                  </w:rPrChange>
                </w:rPr>
              </w:pPr>
              <w:del w:id="6728" w:author="Orion" w:date="2011-07-05T14:03:00Z">
                <w:r w:rsidRPr="00C1157B" w:rsidDel="00CD4C4B">
                  <w:rPr>
                    <w:noProof/>
                    <w:lang w:val="en-US"/>
                    <w:rPrChange w:id="6729" w:author="Orion" w:date="2011-06-17T12:33:00Z">
                      <w:rPr>
                        <w:noProof/>
                      </w:rPr>
                    </w:rPrChange>
                  </w:rPr>
                  <w:delText xml:space="preserve">8. </w:delText>
                </w:r>
                <w:r w:rsidRPr="00C1157B" w:rsidDel="00CD4C4B">
                  <w:rPr>
                    <w:i/>
                    <w:iCs/>
                    <w:noProof/>
                    <w:lang w:val="en-US"/>
                    <w:rPrChange w:id="6730" w:author="Orion" w:date="2011-06-17T12:33:00Z">
                      <w:rPr>
                        <w:i/>
                        <w:iCs/>
                        <w:noProof/>
                      </w:rPr>
                    </w:rPrChange>
                  </w:rPr>
                  <w:delText xml:space="preserve">The design of FACET to support use by airline operations centers. </w:delText>
                </w:r>
                <w:r w:rsidRPr="00C1157B" w:rsidDel="00CD4C4B">
                  <w:rPr>
                    <w:b/>
                    <w:bCs/>
                    <w:noProof/>
                    <w:lang w:val="en-US"/>
                    <w:rPrChange w:id="6731" w:author="Orion" w:date="2011-06-17T12:33:00Z">
                      <w:rPr>
                        <w:b/>
                        <w:bCs/>
                        <w:noProof/>
                      </w:rPr>
                    </w:rPrChange>
                  </w:rPr>
                  <w:delText>Smith, P.</w:delText>
                </w:r>
                <w:r w:rsidRPr="00C1157B" w:rsidDel="00CD4C4B">
                  <w:rPr>
                    <w:noProof/>
                    <w:lang w:val="en-US"/>
                    <w:rPrChange w:id="6732"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6733" w:author="Orion" w:date="2011-07-05T14:03:00Z"/>
                  <w:noProof/>
                  <w:lang w:val="en-US"/>
                  <w:rPrChange w:id="6734" w:author="Orion" w:date="2011-06-17T12:33:00Z">
                    <w:rPr>
                      <w:del w:id="6735" w:author="Orion" w:date="2011-07-05T14:03:00Z"/>
                      <w:noProof/>
                    </w:rPr>
                  </w:rPrChange>
                </w:rPr>
              </w:pPr>
              <w:del w:id="6736" w:author="Orion" w:date="2011-07-05T14:03:00Z">
                <w:r w:rsidRPr="00C1157B" w:rsidDel="00CD4C4B">
                  <w:rPr>
                    <w:noProof/>
                    <w:lang w:val="en-US"/>
                    <w:rPrChange w:id="6737" w:author="Orion" w:date="2011-06-17T12:33:00Z">
                      <w:rPr>
                        <w:noProof/>
                      </w:rPr>
                    </w:rPrChange>
                  </w:rPr>
                  <w:delText xml:space="preserve">9. </w:delText>
                </w:r>
                <w:r w:rsidRPr="00C1157B" w:rsidDel="00CD4C4B">
                  <w:rPr>
                    <w:i/>
                    <w:iCs/>
                    <w:noProof/>
                    <w:lang w:val="en-US"/>
                    <w:rPrChange w:id="6738" w:author="Orion" w:date="2011-06-17T12:33:00Z">
                      <w:rPr>
                        <w:i/>
                        <w:iCs/>
                        <w:noProof/>
                      </w:rPr>
                    </w:rPrChange>
                  </w:rPr>
                  <w:delText xml:space="preserve">A Multiagent Simulation of Collaborative Air Traffic Flow Management. </w:delText>
                </w:r>
                <w:r w:rsidRPr="00C1157B" w:rsidDel="00CD4C4B">
                  <w:rPr>
                    <w:b/>
                    <w:bCs/>
                    <w:noProof/>
                    <w:lang w:val="en-US"/>
                    <w:rPrChange w:id="6739" w:author="Orion" w:date="2011-06-17T12:33:00Z">
                      <w:rPr>
                        <w:b/>
                        <w:bCs/>
                        <w:noProof/>
                      </w:rPr>
                    </w:rPrChange>
                  </w:rPr>
                  <w:delText>Shawn R. Wolfe, Peter A. Jarvis, Francis Y. Enomoto, Maarten Sierhuis,Bart-Jan van Putte.</w:delText>
                </w:r>
                <w:r w:rsidRPr="00C1157B" w:rsidDel="00CD4C4B">
                  <w:rPr>
                    <w:noProof/>
                    <w:lang w:val="en-US"/>
                    <w:rPrChange w:id="6740"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6741" w:author="Orion" w:date="2011-07-05T14:03:00Z"/>
                  <w:noProof/>
                  <w:lang w:val="en-US"/>
                  <w:rPrChange w:id="6742" w:author="Orion" w:date="2011-06-17T12:33:00Z">
                    <w:rPr>
                      <w:del w:id="6743" w:author="Orion" w:date="2011-07-05T14:03:00Z"/>
                      <w:noProof/>
                    </w:rPr>
                  </w:rPrChange>
                </w:rPr>
              </w:pPr>
              <w:del w:id="6744" w:author="Orion" w:date="2011-07-05T14:03:00Z">
                <w:r w:rsidRPr="00C1157B" w:rsidDel="00CD4C4B">
                  <w:rPr>
                    <w:noProof/>
                    <w:lang w:val="en-US"/>
                    <w:rPrChange w:id="6745" w:author="Orion" w:date="2011-06-17T12:33:00Z">
                      <w:rPr>
                        <w:noProof/>
                      </w:rPr>
                    </w:rPrChange>
                  </w:rPr>
                  <w:delText xml:space="preserve">10. </w:delText>
                </w:r>
                <w:r w:rsidRPr="00C1157B" w:rsidDel="00CD4C4B">
                  <w:rPr>
                    <w:i/>
                    <w:iCs/>
                    <w:noProof/>
                    <w:lang w:val="en-US"/>
                    <w:rPrChange w:id="6746" w:author="Orion" w:date="2011-06-17T12:33:00Z">
                      <w:rPr>
                        <w:i/>
                        <w:iCs/>
                        <w:noProof/>
                      </w:rPr>
                    </w:rPrChange>
                  </w:rPr>
                  <w:delText xml:space="preserve">Human performance models of pilot behaviour. </w:delText>
                </w:r>
                <w:r w:rsidRPr="00C1157B" w:rsidDel="00CD4C4B">
                  <w:rPr>
                    <w:b/>
                    <w:bCs/>
                    <w:noProof/>
                    <w:lang w:val="en-US"/>
                    <w:rPrChange w:id="6747" w:author="Orion" w:date="2011-06-17T12:33:00Z">
                      <w:rPr>
                        <w:b/>
                        <w:bCs/>
                        <w:noProof/>
                      </w:rPr>
                    </w:rPrChange>
                  </w:rPr>
                  <w:delText>Foyle, D. C., Hooey, B. L., Byrne, M. D., Corker, K. M., Deutsch, S., Lebiere, C.</w:delText>
                </w:r>
                <w:r w:rsidRPr="00C1157B" w:rsidDel="00CD4C4B">
                  <w:rPr>
                    <w:noProof/>
                    <w:lang w:val="en-US"/>
                    <w:rPrChange w:id="6748"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6749" w:author="Orion" w:date="2011-07-05T14:03:00Z"/>
                  <w:noProof/>
                  <w:lang w:val="en-US"/>
                  <w:rPrChange w:id="6750" w:author="Orion" w:date="2011-06-17T12:33:00Z">
                    <w:rPr>
                      <w:del w:id="6751" w:author="Orion" w:date="2011-07-05T14:03:00Z"/>
                      <w:noProof/>
                    </w:rPr>
                  </w:rPrChange>
                </w:rPr>
              </w:pPr>
              <w:del w:id="6752" w:author="Orion" w:date="2011-07-05T14:03:00Z">
                <w:r w:rsidRPr="00C1157B" w:rsidDel="00CD4C4B">
                  <w:rPr>
                    <w:noProof/>
                    <w:lang w:val="en-US"/>
                    <w:rPrChange w:id="6753" w:author="Orion" w:date="2011-06-17T12:33:00Z">
                      <w:rPr>
                        <w:noProof/>
                      </w:rPr>
                    </w:rPrChange>
                  </w:rPr>
                  <w:delText xml:space="preserve">11. </w:delText>
                </w:r>
                <w:r w:rsidRPr="00C1157B" w:rsidDel="00CD4C4B">
                  <w:rPr>
                    <w:b/>
                    <w:bCs/>
                    <w:noProof/>
                    <w:lang w:val="en-US"/>
                    <w:rPrChange w:id="6754" w:author="Orion" w:date="2011-06-17T12:33:00Z">
                      <w:rPr>
                        <w:b/>
                        <w:bCs/>
                        <w:noProof/>
                      </w:rPr>
                    </w:rPrChange>
                  </w:rPr>
                  <w:delText>Frankel, David.</w:delText>
                </w:r>
                <w:r w:rsidRPr="00C1157B" w:rsidDel="00CD4C4B">
                  <w:rPr>
                    <w:noProof/>
                    <w:lang w:val="en-US"/>
                    <w:rPrChange w:id="6755" w:author="Orion" w:date="2011-06-17T12:33:00Z">
                      <w:rPr>
                        <w:noProof/>
                      </w:rPr>
                    </w:rPrChange>
                  </w:rPr>
                  <w:delText xml:space="preserve"> </w:delText>
                </w:r>
                <w:r w:rsidRPr="00C1157B" w:rsidDel="00CD4C4B">
                  <w:rPr>
                    <w:i/>
                    <w:iCs/>
                    <w:noProof/>
                    <w:lang w:val="en-US"/>
                    <w:rPrChange w:id="6756" w:author="Orion" w:date="2011-06-17T12:33:00Z">
                      <w:rPr>
                        <w:i/>
                        <w:iCs/>
                        <w:noProof/>
                      </w:rPr>
                    </w:rPrChange>
                  </w:rPr>
                  <w:delText xml:space="preserve">Model Driven Architecture: Applying MDA to Enterprise Computing. </w:delText>
                </w:r>
                <w:r w:rsidRPr="00C1157B" w:rsidDel="00CD4C4B">
                  <w:rPr>
                    <w:noProof/>
                    <w:lang w:val="en-US"/>
                    <w:rPrChange w:id="6757"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6758" w:author="Orion" w:date="2011-07-05T14:03:00Z"/>
                  <w:noProof/>
                  <w:lang w:val="en-US"/>
                  <w:rPrChange w:id="6759" w:author="Orion" w:date="2011-06-17T12:33:00Z">
                    <w:rPr>
                      <w:del w:id="6760" w:author="Orion" w:date="2011-07-05T14:03:00Z"/>
                      <w:noProof/>
                    </w:rPr>
                  </w:rPrChange>
                </w:rPr>
              </w:pPr>
              <w:del w:id="6761" w:author="Orion" w:date="2011-07-05T14:03:00Z">
                <w:r w:rsidRPr="00C1157B" w:rsidDel="00CD4C4B">
                  <w:rPr>
                    <w:noProof/>
                    <w:lang w:val="en-US"/>
                    <w:rPrChange w:id="6762" w:author="Orion" w:date="2011-06-17T12:33:00Z">
                      <w:rPr>
                        <w:noProof/>
                      </w:rPr>
                    </w:rPrChange>
                  </w:rPr>
                  <w:delText xml:space="preserve">12. </w:delText>
                </w:r>
                <w:r w:rsidRPr="00C1157B" w:rsidDel="00CD4C4B">
                  <w:rPr>
                    <w:b/>
                    <w:bCs/>
                    <w:noProof/>
                    <w:lang w:val="en-US"/>
                    <w:rPrChange w:id="6763" w:author="Orion" w:date="2011-06-17T12:33:00Z">
                      <w:rPr>
                        <w:b/>
                        <w:bCs/>
                        <w:noProof/>
                      </w:rPr>
                    </w:rPrChange>
                  </w:rPr>
                  <w:delText>Gilbert, N., Troitzsch, K. G.</w:delText>
                </w:r>
                <w:r w:rsidRPr="00C1157B" w:rsidDel="00CD4C4B">
                  <w:rPr>
                    <w:noProof/>
                    <w:lang w:val="en-US"/>
                    <w:rPrChange w:id="6764" w:author="Orion" w:date="2011-06-17T12:33:00Z">
                      <w:rPr>
                        <w:noProof/>
                      </w:rPr>
                    </w:rPrChange>
                  </w:rPr>
                  <w:delText xml:space="preserve"> Simulation for the Social Scientist. </w:delText>
                </w:r>
                <w:r w:rsidRPr="00C1157B" w:rsidDel="00CD4C4B">
                  <w:rPr>
                    <w:i/>
                    <w:iCs/>
                    <w:noProof/>
                    <w:lang w:val="en-US"/>
                    <w:rPrChange w:id="6765" w:author="Orion" w:date="2011-06-17T12:33:00Z">
                      <w:rPr>
                        <w:i/>
                        <w:iCs/>
                        <w:noProof/>
                      </w:rPr>
                    </w:rPrChange>
                  </w:rPr>
                  <w:delText xml:space="preserve">Open University Press. </w:delText>
                </w:r>
                <w:r w:rsidRPr="00C1157B" w:rsidDel="00CD4C4B">
                  <w:rPr>
                    <w:noProof/>
                    <w:lang w:val="en-US"/>
                    <w:rPrChange w:id="6766" w:author="Orion" w:date="2011-06-17T12:33:00Z">
                      <w:rPr>
                        <w:noProof/>
                      </w:rPr>
                    </w:rPrChange>
                  </w:rPr>
                  <w:delText>2005.</w:delText>
                </w:r>
              </w:del>
            </w:p>
            <w:p w14:paraId="2B3A2D99" w14:textId="77777777" w:rsidR="00C1157B" w:rsidRPr="00C1157B" w:rsidDel="00CD4C4B" w:rsidRDefault="00C1157B">
              <w:pPr>
                <w:pStyle w:val="Bibliography"/>
                <w:rPr>
                  <w:del w:id="6767" w:author="Orion" w:date="2011-07-05T14:03:00Z"/>
                  <w:noProof/>
                  <w:lang w:val="en-US"/>
                  <w:rPrChange w:id="6768" w:author="Orion" w:date="2011-06-17T12:33:00Z">
                    <w:rPr>
                      <w:del w:id="6769" w:author="Orion" w:date="2011-07-05T14:03:00Z"/>
                      <w:noProof/>
                    </w:rPr>
                  </w:rPrChange>
                </w:rPr>
              </w:pPr>
              <w:del w:id="6770" w:author="Orion" w:date="2011-07-05T14:03:00Z">
                <w:r w:rsidRPr="00C1157B" w:rsidDel="00CD4C4B">
                  <w:rPr>
                    <w:noProof/>
                    <w:lang w:val="en-US"/>
                    <w:rPrChange w:id="6771" w:author="Orion" w:date="2011-06-17T12:33:00Z">
                      <w:rPr>
                        <w:noProof/>
                      </w:rPr>
                    </w:rPrChange>
                  </w:rPr>
                  <w:delText xml:space="preserve">13. </w:delText>
                </w:r>
                <w:r w:rsidRPr="00C1157B" w:rsidDel="00CD4C4B">
                  <w:rPr>
                    <w:i/>
                    <w:iCs/>
                    <w:noProof/>
                    <w:lang w:val="en-US"/>
                    <w:rPrChange w:id="6772"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6773"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6774" w:author="Orion" w:date="2011-07-05T14:03:00Z"/>
                  <w:noProof/>
                  <w:lang w:val="en-US"/>
                  <w:rPrChange w:id="6775" w:author="Orion" w:date="2011-06-17T12:33:00Z">
                    <w:rPr>
                      <w:del w:id="6776" w:author="Orion" w:date="2011-07-05T14:03:00Z"/>
                      <w:noProof/>
                    </w:rPr>
                  </w:rPrChange>
                </w:rPr>
              </w:pPr>
              <w:del w:id="6777" w:author="Orion" w:date="2011-07-05T14:03:00Z">
                <w:r w:rsidRPr="00C1157B" w:rsidDel="00CD4C4B">
                  <w:rPr>
                    <w:noProof/>
                    <w:lang w:val="en-US"/>
                    <w:rPrChange w:id="6778" w:author="Orion" w:date="2011-06-17T12:33:00Z">
                      <w:rPr>
                        <w:noProof/>
                      </w:rPr>
                    </w:rPrChange>
                  </w:rPr>
                  <w:delText xml:space="preserve">14. </w:delText>
                </w:r>
                <w:r w:rsidRPr="00C1157B" w:rsidDel="00CD4C4B">
                  <w:rPr>
                    <w:b/>
                    <w:bCs/>
                    <w:noProof/>
                    <w:lang w:val="en-US"/>
                    <w:rPrChange w:id="6779" w:author="Orion" w:date="2011-06-17T12:33:00Z">
                      <w:rPr>
                        <w:b/>
                        <w:bCs/>
                        <w:noProof/>
                      </w:rPr>
                    </w:rPrChange>
                  </w:rPr>
                  <w:delText>Helmreich RL, Merritt AC, Wilhelm JA.</w:delText>
                </w:r>
                <w:r w:rsidRPr="00C1157B" w:rsidDel="00CD4C4B">
                  <w:rPr>
                    <w:noProof/>
                    <w:lang w:val="en-US"/>
                    <w:rPrChange w:id="6780" w:author="Orion" w:date="2011-06-17T12:33:00Z">
                      <w:rPr>
                        <w:noProof/>
                      </w:rPr>
                    </w:rPrChange>
                  </w:rPr>
                  <w:delText xml:space="preserve"> The evolution of crew resource management training in commercial aviation. </w:delText>
                </w:r>
                <w:r w:rsidRPr="00C1157B" w:rsidDel="00CD4C4B">
                  <w:rPr>
                    <w:i/>
                    <w:iCs/>
                    <w:noProof/>
                    <w:lang w:val="en-US"/>
                    <w:rPrChange w:id="6781" w:author="Orion" w:date="2011-06-17T12:33:00Z">
                      <w:rPr>
                        <w:i/>
                        <w:iCs/>
                        <w:noProof/>
                      </w:rPr>
                    </w:rPrChange>
                  </w:rPr>
                  <w:delText xml:space="preserve">Int J Aviation Psychology. </w:delText>
                </w:r>
                <w:r w:rsidRPr="00C1157B" w:rsidDel="00CD4C4B">
                  <w:rPr>
                    <w:noProof/>
                    <w:lang w:val="en-US"/>
                    <w:rPrChange w:id="6782" w:author="Orion" w:date="2011-06-17T12:33:00Z">
                      <w:rPr>
                        <w:noProof/>
                      </w:rPr>
                    </w:rPrChange>
                  </w:rPr>
                  <w:delText>1999, Vol. 9, págs. 19–32.</w:delText>
                </w:r>
              </w:del>
            </w:p>
            <w:p w14:paraId="38653C45" w14:textId="77777777" w:rsidR="00C1157B" w:rsidRPr="00C1157B" w:rsidDel="00CD4C4B" w:rsidRDefault="00C1157B">
              <w:pPr>
                <w:pStyle w:val="Bibliography"/>
                <w:rPr>
                  <w:del w:id="6783" w:author="Orion" w:date="2011-07-05T14:03:00Z"/>
                  <w:noProof/>
                  <w:lang w:val="en-US"/>
                  <w:rPrChange w:id="6784" w:author="Orion" w:date="2011-06-17T12:33:00Z">
                    <w:rPr>
                      <w:del w:id="6785" w:author="Orion" w:date="2011-07-05T14:03:00Z"/>
                      <w:noProof/>
                    </w:rPr>
                  </w:rPrChange>
                </w:rPr>
              </w:pPr>
              <w:del w:id="6786" w:author="Orion" w:date="2011-07-05T14:03:00Z">
                <w:r w:rsidRPr="00C1157B" w:rsidDel="00CD4C4B">
                  <w:rPr>
                    <w:noProof/>
                    <w:lang w:val="en-US"/>
                    <w:rPrChange w:id="6787" w:author="Orion" w:date="2011-06-17T12:33:00Z">
                      <w:rPr>
                        <w:noProof/>
                      </w:rPr>
                    </w:rPrChange>
                  </w:rPr>
                  <w:delText xml:space="preserve">15. </w:delText>
                </w:r>
                <w:r w:rsidRPr="00C1157B" w:rsidDel="00CD4C4B">
                  <w:rPr>
                    <w:b/>
                    <w:bCs/>
                    <w:noProof/>
                    <w:lang w:val="en-US"/>
                    <w:rPrChange w:id="6788" w:author="Orion" w:date="2011-06-17T12:33:00Z">
                      <w:rPr>
                        <w:b/>
                        <w:bCs/>
                        <w:noProof/>
                      </w:rPr>
                    </w:rPrChange>
                  </w:rPr>
                  <w:delText>Earl L. Wiener, David C. Nagel.</w:delText>
                </w:r>
                <w:r w:rsidRPr="00C1157B" w:rsidDel="00CD4C4B">
                  <w:rPr>
                    <w:noProof/>
                    <w:lang w:val="en-US"/>
                    <w:rPrChange w:id="6789" w:author="Orion" w:date="2011-06-17T12:33:00Z">
                      <w:rPr>
                        <w:noProof/>
                      </w:rPr>
                    </w:rPrChange>
                  </w:rPr>
                  <w:delText xml:space="preserve"> </w:delText>
                </w:r>
                <w:r w:rsidRPr="00C1157B" w:rsidDel="00CD4C4B">
                  <w:rPr>
                    <w:i/>
                    <w:iCs/>
                    <w:noProof/>
                    <w:lang w:val="en-US"/>
                    <w:rPrChange w:id="6790" w:author="Orion" w:date="2011-06-17T12:33:00Z">
                      <w:rPr>
                        <w:i/>
                        <w:iCs/>
                        <w:noProof/>
                      </w:rPr>
                    </w:rPrChange>
                  </w:rPr>
                  <w:delText xml:space="preserve">Human Factors in Aviation. </w:delText>
                </w:r>
                <w:r w:rsidRPr="00C1157B" w:rsidDel="00CD4C4B">
                  <w:rPr>
                    <w:noProof/>
                    <w:lang w:val="en-US"/>
                    <w:rPrChange w:id="6791" w:author="Orion" w:date="2011-06-17T12:33:00Z">
                      <w:rPr>
                        <w:noProof/>
                      </w:rPr>
                    </w:rPrChange>
                  </w:rPr>
                  <w:delText>s.l. : Academic Press, Inc, 1988.</w:delText>
                </w:r>
              </w:del>
            </w:p>
            <w:p w14:paraId="1EC5E1EF" w14:textId="77777777" w:rsidR="00C1157B" w:rsidRPr="00C1157B" w:rsidDel="00CD4C4B" w:rsidRDefault="00C1157B">
              <w:pPr>
                <w:pStyle w:val="Bibliography"/>
                <w:rPr>
                  <w:del w:id="6792" w:author="Orion" w:date="2011-07-05T14:03:00Z"/>
                  <w:noProof/>
                  <w:lang w:val="en-US"/>
                  <w:rPrChange w:id="6793" w:author="Orion" w:date="2011-06-17T12:33:00Z">
                    <w:rPr>
                      <w:del w:id="6794" w:author="Orion" w:date="2011-07-05T14:03:00Z"/>
                      <w:noProof/>
                    </w:rPr>
                  </w:rPrChange>
                </w:rPr>
              </w:pPr>
              <w:del w:id="6795" w:author="Orion" w:date="2011-07-05T14:03:00Z">
                <w:r w:rsidRPr="00C1157B" w:rsidDel="00CD4C4B">
                  <w:rPr>
                    <w:noProof/>
                    <w:lang w:val="en-US"/>
                    <w:rPrChange w:id="6796" w:author="Orion" w:date="2011-06-17T12:33:00Z">
                      <w:rPr>
                        <w:noProof/>
                      </w:rPr>
                    </w:rPrChange>
                  </w:rPr>
                  <w:delText xml:space="preserve">16. </w:delText>
                </w:r>
                <w:r w:rsidRPr="00C1157B" w:rsidDel="00CD4C4B">
                  <w:rPr>
                    <w:i/>
                    <w:iCs/>
                    <w:noProof/>
                    <w:lang w:val="en-US"/>
                    <w:rPrChange w:id="6797"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6798" w:author="Orion" w:date="2011-06-17T12:33:00Z">
                      <w:rPr>
                        <w:b/>
                        <w:bCs/>
                        <w:noProof/>
                      </w:rPr>
                    </w:rPrChange>
                  </w:rPr>
                  <w:delText>Cooper, G. E., White, M. D., &amp; Lauber, J. K.</w:delText>
                </w:r>
                <w:r w:rsidRPr="00C1157B" w:rsidDel="00CD4C4B">
                  <w:rPr>
                    <w:noProof/>
                    <w:lang w:val="en-US"/>
                    <w:rPrChange w:id="6799"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6800" w:author="Orion" w:date="2011-07-05T14:03:00Z"/>
                  <w:noProof/>
                  <w:lang w:val="en-US"/>
                  <w:rPrChange w:id="6801" w:author="Orion" w:date="2011-06-17T12:33:00Z">
                    <w:rPr>
                      <w:del w:id="6802" w:author="Orion" w:date="2011-07-05T14:03:00Z"/>
                      <w:noProof/>
                    </w:rPr>
                  </w:rPrChange>
                </w:rPr>
              </w:pPr>
              <w:del w:id="6803" w:author="Orion" w:date="2011-07-05T14:03:00Z">
                <w:r w:rsidRPr="00C1157B" w:rsidDel="00CD4C4B">
                  <w:rPr>
                    <w:noProof/>
                    <w:lang w:val="en-US"/>
                    <w:rPrChange w:id="6804" w:author="Orion" w:date="2011-06-17T12:33:00Z">
                      <w:rPr>
                        <w:noProof/>
                      </w:rPr>
                    </w:rPrChange>
                  </w:rPr>
                  <w:delText xml:space="preserve">17. </w:delText>
                </w:r>
                <w:r w:rsidRPr="00C1157B" w:rsidDel="00CD4C4B">
                  <w:rPr>
                    <w:i/>
                    <w:iCs/>
                    <w:noProof/>
                    <w:lang w:val="en-US"/>
                    <w:rPrChange w:id="6805" w:author="Orion" w:date="2011-06-17T12:33:00Z">
                      <w:rPr>
                        <w:i/>
                        <w:iCs/>
                        <w:noProof/>
                      </w:rPr>
                    </w:rPrChange>
                  </w:rPr>
                  <w:delText xml:space="preserve">Crew resource management: Achieving enhanced flight operations. </w:delText>
                </w:r>
                <w:r w:rsidRPr="00C1157B" w:rsidDel="00CD4C4B">
                  <w:rPr>
                    <w:b/>
                    <w:bCs/>
                    <w:noProof/>
                    <w:lang w:val="en-US"/>
                    <w:rPrChange w:id="6806" w:author="Orion" w:date="2011-06-17T12:33:00Z">
                      <w:rPr>
                        <w:b/>
                        <w:bCs/>
                        <w:noProof/>
                      </w:rPr>
                    </w:rPrChange>
                  </w:rPr>
                  <w:delText>Taggart, W. R.</w:delText>
                </w:r>
                <w:r w:rsidRPr="00C1157B" w:rsidDel="00CD4C4B">
                  <w:rPr>
                    <w:noProof/>
                    <w:lang w:val="en-US"/>
                    <w:rPrChange w:id="6807"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6808" w:author="Orion" w:date="2011-07-05T14:03:00Z"/>
                  <w:noProof/>
                  <w:lang w:val="en-US"/>
                  <w:rPrChange w:id="6809" w:author="Orion" w:date="2011-06-17T12:33:00Z">
                    <w:rPr>
                      <w:del w:id="6810" w:author="Orion" w:date="2011-07-05T14:03:00Z"/>
                      <w:noProof/>
                    </w:rPr>
                  </w:rPrChange>
                </w:rPr>
              </w:pPr>
              <w:del w:id="6811" w:author="Orion" w:date="2011-07-05T14:03:00Z">
                <w:r w:rsidRPr="00C1157B" w:rsidDel="00CD4C4B">
                  <w:rPr>
                    <w:noProof/>
                    <w:lang w:val="en-US"/>
                    <w:rPrChange w:id="6812" w:author="Orion" w:date="2011-06-17T12:33:00Z">
                      <w:rPr>
                        <w:noProof/>
                      </w:rPr>
                    </w:rPrChange>
                  </w:rPr>
                  <w:delText xml:space="preserve">18. </w:delText>
                </w:r>
                <w:r w:rsidRPr="00C1157B" w:rsidDel="00CD4C4B">
                  <w:rPr>
                    <w:b/>
                    <w:bCs/>
                    <w:noProof/>
                    <w:lang w:val="en-US"/>
                    <w:rPrChange w:id="6813" w:author="Orion" w:date="2011-06-17T12:33:00Z">
                      <w:rPr>
                        <w:b/>
                        <w:bCs/>
                        <w:noProof/>
                      </w:rPr>
                    </w:rPrChange>
                  </w:rPr>
                  <w:delText>FAA.</w:delText>
                </w:r>
                <w:r w:rsidRPr="00C1157B" w:rsidDel="00CD4C4B">
                  <w:rPr>
                    <w:noProof/>
                    <w:lang w:val="en-US"/>
                    <w:rPrChange w:id="6814" w:author="Orion" w:date="2011-06-17T12:33:00Z">
                      <w:rPr>
                        <w:noProof/>
                      </w:rPr>
                    </w:rPrChange>
                  </w:rPr>
                  <w:delText xml:space="preserve"> </w:delText>
                </w:r>
                <w:r w:rsidRPr="00C1157B" w:rsidDel="00CD4C4B">
                  <w:rPr>
                    <w:i/>
                    <w:iCs/>
                    <w:noProof/>
                    <w:lang w:val="en-US"/>
                    <w:rPrChange w:id="6815" w:author="Orion" w:date="2011-06-17T12:33:00Z">
                      <w:rPr>
                        <w:i/>
                        <w:iCs/>
                        <w:noProof/>
                      </w:rPr>
                    </w:rPrChange>
                  </w:rPr>
                  <w:delText xml:space="preserve">Crew resource management training. </w:delText>
                </w:r>
                <w:r w:rsidRPr="00C1157B" w:rsidDel="00CD4C4B">
                  <w:rPr>
                    <w:noProof/>
                    <w:lang w:val="en-US"/>
                    <w:rPrChange w:id="6816"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6817" w:author="Orion" w:date="2011-07-05T14:03:00Z"/>
                  <w:noProof/>
                  <w:lang w:val="en-US"/>
                  <w:rPrChange w:id="6818" w:author="Orion" w:date="2011-06-17T12:33:00Z">
                    <w:rPr>
                      <w:del w:id="6819" w:author="Orion" w:date="2011-07-05T14:03:00Z"/>
                      <w:noProof/>
                    </w:rPr>
                  </w:rPrChange>
                </w:rPr>
              </w:pPr>
              <w:del w:id="6820" w:author="Orion" w:date="2011-07-05T14:03:00Z">
                <w:r w:rsidRPr="00C1157B" w:rsidDel="00CD4C4B">
                  <w:rPr>
                    <w:noProof/>
                    <w:lang w:val="en-US"/>
                    <w:rPrChange w:id="6821" w:author="Orion" w:date="2011-06-17T12:33:00Z">
                      <w:rPr>
                        <w:noProof/>
                      </w:rPr>
                    </w:rPrChange>
                  </w:rPr>
                  <w:delText xml:space="preserve">19. </w:delText>
                </w:r>
                <w:r w:rsidRPr="00C1157B" w:rsidDel="00CD4C4B">
                  <w:rPr>
                    <w:b/>
                    <w:bCs/>
                    <w:noProof/>
                    <w:lang w:val="en-US"/>
                    <w:rPrChange w:id="6822" w:author="Orion" w:date="2011-06-17T12:33:00Z">
                      <w:rPr>
                        <w:b/>
                        <w:bCs/>
                        <w:noProof/>
                      </w:rPr>
                    </w:rPrChange>
                  </w:rPr>
                  <w:delText>Mellor, A.</w:delText>
                </w:r>
                <w:r w:rsidRPr="00C1157B" w:rsidDel="00CD4C4B">
                  <w:rPr>
                    <w:noProof/>
                    <w:lang w:val="en-US"/>
                    <w:rPrChange w:id="6823" w:author="Orion" w:date="2011-06-17T12:33:00Z">
                      <w:rPr>
                        <w:noProof/>
                      </w:rPr>
                    </w:rPrChange>
                  </w:rPr>
                  <w:delText xml:space="preserve"> Design, development and implementation of a CRM program. </w:delText>
                </w:r>
                <w:r w:rsidRPr="00C1157B" w:rsidDel="00CD4C4B">
                  <w:rPr>
                    <w:i/>
                    <w:iCs/>
                    <w:noProof/>
                    <w:lang w:val="en-US"/>
                    <w:rPrChange w:id="6824" w:author="Orion" w:date="2011-06-17T12:33:00Z">
                      <w:rPr>
                        <w:i/>
                        <w:iCs/>
                        <w:noProof/>
                      </w:rPr>
                    </w:rPrChange>
                  </w:rPr>
                  <w:delText xml:space="preserve">Aviation instruction and Training. </w:delText>
                </w:r>
                <w:r w:rsidRPr="00C1157B" w:rsidDel="00CD4C4B">
                  <w:rPr>
                    <w:noProof/>
                    <w:lang w:val="en-US"/>
                    <w:rPrChange w:id="6825" w:author="Orion" w:date="2011-06-17T12:33:00Z">
                      <w:rPr>
                        <w:noProof/>
                      </w:rPr>
                    </w:rPrChange>
                  </w:rPr>
                  <w:delText>1993, págs. 368-384.</w:delText>
                </w:r>
              </w:del>
            </w:p>
            <w:p w14:paraId="678A4343" w14:textId="77777777" w:rsidR="00C1157B" w:rsidRPr="00C1157B" w:rsidDel="00CD4C4B" w:rsidRDefault="00C1157B">
              <w:pPr>
                <w:pStyle w:val="Bibliography"/>
                <w:rPr>
                  <w:del w:id="6826" w:author="Orion" w:date="2011-07-05T14:03:00Z"/>
                  <w:noProof/>
                  <w:lang w:val="en-US"/>
                  <w:rPrChange w:id="6827" w:author="Orion" w:date="2011-06-17T12:33:00Z">
                    <w:rPr>
                      <w:del w:id="6828" w:author="Orion" w:date="2011-07-05T14:03:00Z"/>
                      <w:noProof/>
                    </w:rPr>
                  </w:rPrChange>
                </w:rPr>
              </w:pPr>
              <w:del w:id="6829" w:author="Orion" w:date="2011-07-05T14:03:00Z">
                <w:r w:rsidRPr="00C1157B" w:rsidDel="00CD4C4B">
                  <w:rPr>
                    <w:noProof/>
                    <w:lang w:val="en-US"/>
                    <w:rPrChange w:id="6830" w:author="Orion" w:date="2011-06-17T12:33:00Z">
                      <w:rPr>
                        <w:noProof/>
                      </w:rPr>
                    </w:rPrChange>
                  </w:rPr>
                  <w:delText xml:space="preserve">20. </w:delText>
                </w:r>
                <w:r w:rsidRPr="00C1157B" w:rsidDel="00CD4C4B">
                  <w:rPr>
                    <w:b/>
                    <w:bCs/>
                    <w:noProof/>
                    <w:lang w:val="en-US"/>
                    <w:rPrChange w:id="6831" w:author="Orion" w:date="2011-06-17T12:33:00Z">
                      <w:rPr>
                        <w:b/>
                        <w:bCs/>
                        <w:noProof/>
                      </w:rPr>
                    </w:rPrChange>
                  </w:rPr>
                  <w:delText>T., Kern.</w:delText>
                </w:r>
                <w:r w:rsidRPr="00C1157B" w:rsidDel="00CD4C4B">
                  <w:rPr>
                    <w:noProof/>
                    <w:lang w:val="en-US"/>
                    <w:rPrChange w:id="6832"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6833" w:author="Orion" w:date="2011-07-05T14:03:00Z"/>
                  <w:noProof/>
                  <w:lang w:val="en-US"/>
                  <w:rPrChange w:id="6834" w:author="Orion" w:date="2011-06-17T12:33:00Z">
                    <w:rPr>
                      <w:del w:id="6835" w:author="Orion" w:date="2011-07-05T14:03:00Z"/>
                      <w:noProof/>
                    </w:rPr>
                  </w:rPrChange>
                </w:rPr>
              </w:pPr>
              <w:del w:id="6836" w:author="Orion" w:date="2011-07-05T14:03:00Z">
                <w:r w:rsidRPr="00C1157B" w:rsidDel="00CD4C4B">
                  <w:rPr>
                    <w:noProof/>
                    <w:lang w:val="en-US"/>
                    <w:rPrChange w:id="6837" w:author="Orion" w:date="2011-06-17T12:33:00Z">
                      <w:rPr>
                        <w:noProof/>
                      </w:rPr>
                    </w:rPrChange>
                  </w:rPr>
                  <w:delText xml:space="preserve">21. </w:delText>
                </w:r>
                <w:r w:rsidRPr="00C1157B" w:rsidDel="00CD4C4B">
                  <w:rPr>
                    <w:i/>
                    <w:iCs/>
                    <w:noProof/>
                    <w:lang w:val="en-US"/>
                    <w:rPrChange w:id="6838"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6839" w:author="Orion" w:date="2011-06-17T12:33:00Z">
                      <w:rPr>
                        <w:b/>
                        <w:bCs/>
                        <w:noProof/>
                      </w:rPr>
                    </w:rPrChange>
                  </w:rPr>
                  <w:delText>Duncan, J.C. and Feterle, L.C.</w:delText>
                </w:r>
                <w:r w:rsidRPr="00C1157B" w:rsidDel="00CD4C4B">
                  <w:rPr>
                    <w:noProof/>
                    <w:lang w:val="en-US"/>
                    <w:rPrChange w:id="6840"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6841" w:author="Orion" w:date="2011-07-05T14:03:00Z"/>
                  <w:noProof/>
                  <w:lang w:val="en-US"/>
                  <w:rPrChange w:id="6842" w:author="Orion" w:date="2011-06-17T12:33:00Z">
                    <w:rPr>
                      <w:del w:id="6843" w:author="Orion" w:date="2011-07-05T14:03:00Z"/>
                      <w:noProof/>
                    </w:rPr>
                  </w:rPrChange>
                </w:rPr>
              </w:pPr>
              <w:del w:id="6844" w:author="Orion" w:date="2011-07-05T14:03:00Z">
                <w:r w:rsidRPr="00C1157B" w:rsidDel="00CD4C4B">
                  <w:rPr>
                    <w:noProof/>
                    <w:lang w:val="en-US"/>
                    <w:rPrChange w:id="6845" w:author="Orion" w:date="2011-06-17T12:33:00Z">
                      <w:rPr>
                        <w:noProof/>
                      </w:rPr>
                    </w:rPrChange>
                  </w:rPr>
                  <w:delText xml:space="preserve">22. </w:delText>
                </w:r>
                <w:r w:rsidRPr="00C1157B" w:rsidDel="00CD4C4B">
                  <w:rPr>
                    <w:b/>
                    <w:bCs/>
                    <w:noProof/>
                    <w:lang w:val="en-US"/>
                    <w:rPrChange w:id="6846" w:author="Orion" w:date="2011-06-17T12:33:00Z">
                      <w:rPr>
                        <w:b/>
                        <w:bCs/>
                        <w:noProof/>
                      </w:rPr>
                    </w:rPrChange>
                  </w:rPr>
                  <w:delText>Lauber J.K, Foushee.</w:delText>
                </w:r>
                <w:r w:rsidRPr="00C1157B" w:rsidDel="00CD4C4B">
                  <w:rPr>
                    <w:noProof/>
                    <w:lang w:val="en-US"/>
                    <w:rPrChange w:id="6847" w:author="Orion" w:date="2011-06-17T12:33:00Z">
                      <w:rPr>
                        <w:noProof/>
                      </w:rPr>
                    </w:rPrChange>
                  </w:rPr>
                  <w:delText xml:space="preserve"> Guidelines for the development of line oriented flight training. </w:delText>
                </w:r>
                <w:r w:rsidRPr="00C1157B" w:rsidDel="00CD4C4B">
                  <w:rPr>
                    <w:i/>
                    <w:iCs/>
                    <w:noProof/>
                    <w:lang w:val="en-US"/>
                    <w:rPrChange w:id="6848" w:author="Orion" w:date="2011-06-17T12:33:00Z">
                      <w:rPr>
                        <w:i/>
                        <w:iCs/>
                        <w:noProof/>
                      </w:rPr>
                    </w:rPrChange>
                  </w:rPr>
                  <w:delText xml:space="preserve">NASA Conference Publication 2184. </w:delText>
                </w:r>
                <w:r w:rsidRPr="00C1157B" w:rsidDel="00CD4C4B">
                  <w:rPr>
                    <w:noProof/>
                    <w:lang w:val="en-US"/>
                    <w:rPrChange w:id="6849" w:author="Orion" w:date="2011-06-17T12:33:00Z">
                      <w:rPr>
                        <w:noProof/>
                      </w:rPr>
                    </w:rPrChange>
                  </w:rPr>
                  <w:delText>1981.</w:delText>
                </w:r>
              </w:del>
            </w:p>
            <w:p w14:paraId="072E5820" w14:textId="77777777" w:rsidR="00C1157B" w:rsidRPr="00C1157B" w:rsidDel="00CD4C4B" w:rsidRDefault="00C1157B">
              <w:pPr>
                <w:pStyle w:val="Bibliography"/>
                <w:rPr>
                  <w:del w:id="6850" w:author="Orion" w:date="2011-07-05T14:03:00Z"/>
                  <w:noProof/>
                  <w:lang w:val="en-US"/>
                  <w:rPrChange w:id="6851" w:author="Orion" w:date="2011-06-17T12:33:00Z">
                    <w:rPr>
                      <w:del w:id="6852" w:author="Orion" w:date="2011-07-05T14:03:00Z"/>
                      <w:noProof/>
                    </w:rPr>
                  </w:rPrChange>
                </w:rPr>
              </w:pPr>
              <w:del w:id="6853" w:author="Orion" w:date="2011-07-05T14:03:00Z">
                <w:r w:rsidRPr="00C1157B" w:rsidDel="00CD4C4B">
                  <w:rPr>
                    <w:noProof/>
                    <w:lang w:val="en-US"/>
                    <w:rPrChange w:id="6854" w:author="Orion" w:date="2011-06-17T12:33:00Z">
                      <w:rPr>
                        <w:noProof/>
                      </w:rPr>
                    </w:rPrChange>
                  </w:rPr>
                  <w:delText xml:space="preserve">23. </w:delText>
                </w:r>
                <w:r w:rsidRPr="00C1157B" w:rsidDel="00CD4C4B">
                  <w:rPr>
                    <w:i/>
                    <w:iCs/>
                    <w:noProof/>
                    <w:lang w:val="en-US"/>
                    <w:rPrChange w:id="6855"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6856" w:author="Orion" w:date="2011-06-17T12:33:00Z">
                      <w:rPr>
                        <w:b/>
                        <w:bCs/>
                        <w:noProof/>
                      </w:rPr>
                    </w:rPrChange>
                  </w:rPr>
                  <w:delText>Helmreich, Robert L., Chidester, Thomas R. y Gregorich, Steven E.</w:delText>
                </w:r>
                <w:r w:rsidRPr="00C1157B" w:rsidDel="00CD4C4B">
                  <w:rPr>
                    <w:noProof/>
                    <w:lang w:val="en-US"/>
                    <w:rPrChange w:id="6857"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6858" w:author="Orion" w:date="2011-07-05T14:03:00Z"/>
                  <w:noProof/>
                  <w:lang w:val="en-US"/>
                  <w:rPrChange w:id="6859" w:author="Orion" w:date="2011-06-17T12:33:00Z">
                    <w:rPr>
                      <w:del w:id="6860" w:author="Orion" w:date="2011-07-05T14:03:00Z"/>
                      <w:noProof/>
                    </w:rPr>
                  </w:rPrChange>
                </w:rPr>
              </w:pPr>
              <w:del w:id="6861" w:author="Orion" w:date="2011-07-05T14:03:00Z">
                <w:r w:rsidRPr="00C1157B" w:rsidDel="00CD4C4B">
                  <w:rPr>
                    <w:noProof/>
                    <w:lang w:val="en-US"/>
                    <w:rPrChange w:id="6862" w:author="Orion" w:date="2011-06-17T12:33:00Z">
                      <w:rPr>
                        <w:noProof/>
                      </w:rPr>
                    </w:rPrChange>
                  </w:rPr>
                  <w:delText xml:space="preserve">24. </w:delText>
                </w:r>
                <w:r w:rsidRPr="00C1157B" w:rsidDel="00CD4C4B">
                  <w:rPr>
                    <w:b/>
                    <w:bCs/>
                    <w:noProof/>
                    <w:lang w:val="en-US"/>
                    <w:rPrChange w:id="6863" w:author="Orion" w:date="2011-06-17T12:33:00Z">
                      <w:rPr>
                        <w:b/>
                        <w:bCs/>
                        <w:noProof/>
                      </w:rPr>
                    </w:rPrChange>
                  </w:rPr>
                  <w:delText>Ehlert, P.A.M., Rothkrantz, L.J.M.</w:delText>
                </w:r>
                <w:r w:rsidRPr="00C1157B" w:rsidDel="00CD4C4B">
                  <w:rPr>
                    <w:noProof/>
                    <w:lang w:val="en-US"/>
                    <w:rPrChange w:id="6864" w:author="Orion" w:date="2011-06-17T12:33:00Z">
                      <w:rPr>
                        <w:noProof/>
                      </w:rPr>
                    </w:rPrChange>
                  </w:rPr>
                  <w:delText xml:space="preserve"> </w:delText>
                </w:r>
                <w:r w:rsidRPr="00C1157B" w:rsidDel="00CD4C4B">
                  <w:rPr>
                    <w:i/>
                    <w:iCs/>
                    <w:noProof/>
                    <w:lang w:val="en-US"/>
                    <w:rPrChange w:id="6865" w:author="Orion" w:date="2011-06-17T12:33:00Z">
                      <w:rPr>
                        <w:i/>
                        <w:iCs/>
                        <w:noProof/>
                      </w:rPr>
                    </w:rPrChange>
                  </w:rPr>
                  <w:delText xml:space="preserve">The Intelligent Cockpit Environment (ICE) Project. </w:delText>
                </w:r>
                <w:r w:rsidRPr="00C1157B" w:rsidDel="00CD4C4B">
                  <w:rPr>
                    <w:noProof/>
                    <w:lang w:val="en-US"/>
                    <w:rPrChange w:id="6866"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6867" w:author="Orion" w:date="2011-07-05T14:03:00Z"/>
                  <w:noProof/>
                  <w:lang w:val="en-US"/>
                  <w:rPrChange w:id="6868" w:author="Orion" w:date="2011-06-17T12:33:00Z">
                    <w:rPr>
                      <w:del w:id="6869" w:author="Orion" w:date="2011-07-05T14:03:00Z"/>
                      <w:noProof/>
                    </w:rPr>
                  </w:rPrChange>
                </w:rPr>
              </w:pPr>
              <w:del w:id="6870" w:author="Orion" w:date="2011-07-05T14:03:00Z">
                <w:r w:rsidRPr="00C1157B" w:rsidDel="00CD4C4B">
                  <w:rPr>
                    <w:noProof/>
                    <w:lang w:val="en-US"/>
                    <w:rPrChange w:id="6871" w:author="Orion" w:date="2011-06-17T12:33:00Z">
                      <w:rPr>
                        <w:noProof/>
                      </w:rPr>
                    </w:rPrChange>
                  </w:rPr>
                  <w:delText xml:space="preserve">25. </w:delText>
                </w:r>
                <w:r w:rsidRPr="00C1157B" w:rsidDel="00CD4C4B">
                  <w:rPr>
                    <w:i/>
                    <w:iCs/>
                    <w:noProof/>
                    <w:lang w:val="en-US"/>
                    <w:rPrChange w:id="6872" w:author="Orion" w:date="2011-06-17T12:33:00Z">
                      <w:rPr>
                        <w:i/>
                        <w:iCs/>
                        <w:noProof/>
                      </w:rPr>
                    </w:rPrChange>
                  </w:rPr>
                  <w:delText xml:space="preserve">Aerobot airdata measurement for planetary exploration. </w:delText>
                </w:r>
                <w:r w:rsidRPr="00C1157B" w:rsidDel="00CD4C4B">
                  <w:rPr>
                    <w:b/>
                    <w:bCs/>
                    <w:noProof/>
                    <w:lang w:val="en-US"/>
                    <w:rPrChange w:id="6873" w:author="Orion" w:date="2011-06-17T12:33:00Z">
                      <w:rPr>
                        <w:b/>
                        <w:bCs/>
                        <w:noProof/>
                      </w:rPr>
                    </w:rPrChange>
                  </w:rPr>
                  <w:delText>Geneste, E., Barnes, D.P.</w:delText>
                </w:r>
                <w:r w:rsidRPr="00C1157B" w:rsidDel="00CD4C4B">
                  <w:rPr>
                    <w:noProof/>
                    <w:lang w:val="en-US"/>
                    <w:rPrChange w:id="6874"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6875" w:author="Orion" w:date="2011-07-05T14:03:00Z"/>
                  <w:noProof/>
                </w:rPr>
              </w:pPr>
              <w:del w:id="6876"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6877" w:author="Orion" w:date="2011-07-05T14:03:00Z"/>
                  <w:noProof/>
                  <w:lang w:val="en-US"/>
                  <w:rPrChange w:id="6878" w:author="Orion" w:date="2011-06-17T12:33:00Z">
                    <w:rPr>
                      <w:del w:id="6879" w:author="Orion" w:date="2011-07-05T14:03:00Z"/>
                      <w:noProof/>
                    </w:rPr>
                  </w:rPrChange>
                </w:rPr>
              </w:pPr>
              <w:del w:id="6880" w:author="Orion" w:date="2011-07-05T14:03:00Z">
                <w:r w:rsidRPr="00C1157B" w:rsidDel="00CD4C4B">
                  <w:rPr>
                    <w:noProof/>
                    <w:lang w:val="en-US"/>
                    <w:rPrChange w:id="6881" w:author="Orion" w:date="2011-06-17T12:33:00Z">
                      <w:rPr>
                        <w:noProof/>
                      </w:rPr>
                    </w:rPrChange>
                  </w:rPr>
                  <w:delText xml:space="preserve">27. </w:delText>
                </w:r>
                <w:r w:rsidRPr="00C1157B" w:rsidDel="00CD4C4B">
                  <w:rPr>
                    <w:i/>
                    <w:iCs/>
                    <w:noProof/>
                    <w:lang w:val="en-US"/>
                    <w:rPrChange w:id="6882" w:author="Orion" w:date="2011-06-17T12:33:00Z">
                      <w:rPr>
                        <w:i/>
                        <w:iCs/>
                        <w:noProof/>
                      </w:rPr>
                    </w:rPrChange>
                  </w:rPr>
                  <w:delText xml:space="preserve">An Agent Based Framework for Modeling UAVs. </w:delText>
                </w:r>
                <w:r w:rsidRPr="00C1157B" w:rsidDel="00CD4C4B">
                  <w:rPr>
                    <w:b/>
                    <w:bCs/>
                    <w:noProof/>
                    <w:lang w:val="en-US"/>
                    <w:rPrChange w:id="6883" w:author="Orion" w:date="2011-06-17T12:33:00Z">
                      <w:rPr>
                        <w:b/>
                        <w:bCs/>
                        <w:noProof/>
                      </w:rPr>
                    </w:rPrChange>
                  </w:rPr>
                  <w:delText>N. Huff, A. Kamel, and K. Nygard.</w:delText>
                </w:r>
                <w:r w:rsidRPr="00C1157B" w:rsidDel="00CD4C4B">
                  <w:rPr>
                    <w:noProof/>
                    <w:lang w:val="en-US"/>
                    <w:rPrChange w:id="6884"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6885" w:author="Orion" w:date="2011-07-05T14:03:00Z"/>
                  <w:noProof/>
                  <w:lang w:val="en-US"/>
                  <w:rPrChange w:id="6886" w:author="Orion" w:date="2011-06-17T12:33:00Z">
                    <w:rPr>
                      <w:del w:id="6887" w:author="Orion" w:date="2011-07-05T14:03:00Z"/>
                      <w:noProof/>
                    </w:rPr>
                  </w:rPrChange>
                </w:rPr>
              </w:pPr>
              <w:del w:id="6888" w:author="Orion" w:date="2011-07-05T14:03:00Z">
                <w:r w:rsidRPr="00C1157B" w:rsidDel="00CD4C4B">
                  <w:rPr>
                    <w:noProof/>
                    <w:lang w:val="en-US"/>
                    <w:rPrChange w:id="6889" w:author="Orion" w:date="2011-06-17T12:33:00Z">
                      <w:rPr>
                        <w:noProof/>
                      </w:rPr>
                    </w:rPrChange>
                  </w:rPr>
                  <w:delText xml:space="preserve">28. </w:delText>
                </w:r>
                <w:r w:rsidRPr="00C1157B" w:rsidDel="00CD4C4B">
                  <w:rPr>
                    <w:i/>
                    <w:iCs/>
                    <w:noProof/>
                    <w:lang w:val="en-US"/>
                    <w:rPrChange w:id="6890"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6891" w:author="Orion" w:date="2011-06-17T12:33:00Z">
                      <w:rPr>
                        <w:b/>
                        <w:bCs/>
                        <w:noProof/>
                      </w:rPr>
                    </w:rPrChange>
                  </w:rPr>
                  <w:delText>Sweet, D. N., Manikonda, V., Aronson, J. S., Roth, K., &amp; Blake, M.</w:delText>
                </w:r>
                <w:r w:rsidRPr="00C1157B" w:rsidDel="00CD4C4B">
                  <w:rPr>
                    <w:noProof/>
                    <w:lang w:val="en-US"/>
                    <w:rPrChange w:id="6892"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6893" w:author="Orion" w:date="2011-07-05T14:03:00Z"/>
                  <w:noProof/>
                  <w:lang w:val="en-US"/>
                  <w:rPrChange w:id="6894" w:author="Orion" w:date="2011-06-17T12:33:00Z">
                    <w:rPr>
                      <w:del w:id="6895" w:author="Orion" w:date="2011-07-05T14:03:00Z"/>
                      <w:noProof/>
                    </w:rPr>
                  </w:rPrChange>
                </w:rPr>
              </w:pPr>
              <w:del w:id="6896" w:author="Orion" w:date="2011-07-05T14:03:00Z">
                <w:r w:rsidRPr="00C1157B" w:rsidDel="00CD4C4B">
                  <w:rPr>
                    <w:noProof/>
                    <w:lang w:val="en-US"/>
                    <w:rPrChange w:id="6897" w:author="Orion" w:date="2011-06-17T12:33:00Z">
                      <w:rPr>
                        <w:noProof/>
                      </w:rPr>
                    </w:rPrChange>
                  </w:rPr>
                  <w:delText xml:space="preserve">29. </w:delText>
                </w:r>
                <w:r w:rsidRPr="00C1157B" w:rsidDel="00CD4C4B">
                  <w:rPr>
                    <w:i/>
                    <w:iCs/>
                    <w:noProof/>
                    <w:lang w:val="en-US"/>
                    <w:rPrChange w:id="6898" w:author="Orion" w:date="2011-06-17T12:33:00Z">
                      <w:rPr>
                        <w:i/>
                        <w:iCs/>
                        <w:noProof/>
                      </w:rPr>
                    </w:rPrChange>
                  </w:rPr>
                  <w:delText xml:space="preserve">Agent architectures for flexible, practical teamwork. </w:delText>
                </w:r>
                <w:r w:rsidRPr="00C1157B" w:rsidDel="00CD4C4B">
                  <w:rPr>
                    <w:b/>
                    <w:bCs/>
                    <w:noProof/>
                    <w:lang w:val="en-US"/>
                    <w:rPrChange w:id="6899" w:author="Orion" w:date="2011-06-17T12:33:00Z">
                      <w:rPr>
                        <w:b/>
                        <w:bCs/>
                        <w:noProof/>
                      </w:rPr>
                    </w:rPrChange>
                  </w:rPr>
                  <w:delText>Tambe, M.</w:delText>
                </w:r>
                <w:r w:rsidRPr="00C1157B" w:rsidDel="00CD4C4B">
                  <w:rPr>
                    <w:noProof/>
                    <w:lang w:val="en-US"/>
                    <w:rPrChange w:id="6900" w:author="Orion" w:date="2011-06-17T12:33:00Z">
                      <w:rPr>
                        <w:noProof/>
                      </w:rPr>
                    </w:rPrChange>
                  </w:rPr>
                  <w:delText xml:space="preserve"> Providence, Rhode Island : s.n., July, 1997. </w:delText>
                </w:r>
                <w:r w:rsidRPr="00212437" w:rsidDel="00CD4C4B">
                  <w:rPr>
                    <w:noProof/>
                    <w:lang w:val="en-US"/>
                    <w:rPrChange w:id="6901"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6902" w:author="Orion" w:date="2011-07-05T14:03:00Z"/>
                  <w:noProof/>
                  <w:lang w:val="en-US"/>
                  <w:rPrChange w:id="6903" w:author="Orion" w:date="2011-06-17T12:33:00Z">
                    <w:rPr>
                      <w:del w:id="6904" w:author="Orion" w:date="2011-07-05T14:03:00Z"/>
                      <w:noProof/>
                    </w:rPr>
                  </w:rPrChange>
                </w:rPr>
              </w:pPr>
              <w:del w:id="6905" w:author="Orion" w:date="2011-07-05T14:03:00Z">
                <w:r w:rsidRPr="00212437" w:rsidDel="00CD4C4B">
                  <w:rPr>
                    <w:noProof/>
                    <w:lang w:val="en-US"/>
                    <w:rPrChange w:id="6906" w:author="Orion" w:date="2011-06-17T12:33:00Z">
                      <w:rPr>
                        <w:noProof/>
                      </w:rPr>
                    </w:rPrChange>
                  </w:rPr>
                  <w:delText xml:space="preserve">30. </w:delText>
                </w:r>
                <w:r w:rsidRPr="00212437" w:rsidDel="00CD4C4B">
                  <w:rPr>
                    <w:i/>
                    <w:iCs/>
                    <w:noProof/>
                    <w:lang w:val="en-US"/>
                    <w:rPrChange w:id="6907" w:author="Orion" w:date="2011-06-17T12:33:00Z">
                      <w:rPr>
                        <w:i/>
                        <w:iCs/>
                        <w:noProof/>
                      </w:rPr>
                    </w:rPrChange>
                  </w:rPr>
                  <w:delText xml:space="preserve">Distributed agent-based air traffic flow management. </w:delText>
                </w:r>
                <w:r w:rsidRPr="00212437" w:rsidDel="00CD4C4B">
                  <w:rPr>
                    <w:b/>
                    <w:bCs/>
                    <w:noProof/>
                    <w:lang w:val="en-US"/>
                    <w:rPrChange w:id="6908" w:author="Orion" w:date="2011-06-17T12:33:00Z">
                      <w:rPr>
                        <w:b/>
                        <w:bCs/>
                        <w:noProof/>
                      </w:rPr>
                    </w:rPrChange>
                  </w:rPr>
                  <w:delText>Adrian K. Agogino, Kagan Tumer.</w:delText>
                </w:r>
                <w:r w:rsidRPr="00212437" w:rsidDel="00CD4C4B">
                  <w:rPr>
                    <w:noProof/>
                    <w:lang w:val="en-US"/>
                    <w:rPrChange w:id="6909"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6910" w:author="Orion" w:date="2011-07-05T14:03:00Z"/>
                  <w:noProof/>
                </w:rPr>
              </w:pPr>
              <w:del w:id="6911" w:author="Orion" w:date="2011-07-05T14:03:00Z">
                <w:r w:rsidRPr="00212437" w:rsidDel="00CD4C4B">
                  <w:rPr>
                    <w:noProof/>
                    <w:lang w:val="en-US"/>
                    <w:rPrChange w:id="6912" w:author="Orion" w:date="2011-06-17T12:33:00Z">
                      <w:rPr>
                        <w:noProof/>
                      </w:rPr>
                    </w:rPrChange>
                  </w:rPr>
                  <w:delText xml:space="preserve">31. </w:delText>
                </w:r>
                <w:r w:rsidRPr="00212437" w:rsidDel="00CD4C4B">
                  <w:rPr>
                    <w:b/>
                    <w:bCs/>
                    <w:noProof/>
                    <w:lang w:val="en-US"/>
                    <w:rPrChange w:id="6913" w:author="Orion" w:date="2011-06-17T12:33:00Z">
                      <w:rPr>
                        <w:b/>
                        <w:bCs/>
                        <w:noProof/>
                      </w:rPr>
                    </w:rPrChange>
                  </w:rPr>
                  <w:delText>Flight Explorer Inc.</w:delText>
                </w:r>
                <w:r w:rsidRPr="00212437" w:rsidDel="00CD4C4B">
                  <w:rPr>
                    <w:noProof/>
                    <w:lang w:val="en-US"/>
                    <w:rPrChange w:id="6914"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6915" w:author="Orion" w:date="2011-07-05T14:03:00Z"/>
                  <w:noProof/>
                  <w:lang w:val="en-US"/>
                  <w:rPrChange w:id="6916" w:author="Orion" w:date="2011-06-17T12:33:00Z">
                    <w:rPr>
                      <w:del w:id="6917" w:author="Orion" w:date="2011-07-05T14:03:00Z"/>
                      <w:noProof/>
                    </w:rPr>
                  </w:rPrChange>
                </w:rPr>
              </w:pPr>
              <w:del w:id="6918" w:author="Orion" w:date="2011-07-05T14:03:00Z">
                <w:r w:rsidRPr="00212437" w:rsidDel="00CD4C4B">
                  <w:rPr>
                    <w:noProof/>
                    <w:lang w:val="en-US"/>
                    <w:rPrChange w:id="6919" w:author="Orion" w:date="2011-06-17T12:33:00Z">
                      <w:rPr>
                        <w:noProof/>
                      </w:rPr>
                    </w:rPrChange>
                  </w:rPr>
                  <w:delText xml:space="preserve">32. </w:delText>
                </w:r>
                <w:r w:rsidRPr="00212437" w:rsidDel="00CD4C4B">
                  <w:rPr>
                    <w:i/>
                    <w:iCs/>
                    <w:noProof/>
                    <w:lang w:val="en-US"/>
                    <w:rPrChange w:id="6920"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6921" w:author="Orion" w:date="2011-06-17T12:33:00Z">
                      <w:rPr>
                        <w:b/>
                        <w:bCs/>
                        <w:noProof/>
                      </w:rPr>
                    </w:rPrChange>
                  </w:rPr>
                  <w:delText>Keith C, C.</w:delText>
                </w:r>
                <w:r w:rsidRPr="00212437" w:rsidDel="00CD4C4B">
                  <w:rPr>
                    <w:noProof/>
                    <w:lang w:val="en-US"/>
                    <w:rPrChange w:id="6922"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6923" w:author="Orion" w:date="2011-07-05T14:03:00Z"/>
                  <w:noProof/>
                  <w:lang w:val="en-US"/>
                  <w:rPrChange w:id="6924" w:author="Orion" w:date="2011-06-17T12:33:00Z">
                    <w:rPr>
                      <w:del w:id="6925" w:author="Orion" w:date="2011-07-05T14:03:00Z"/>
                      <w:noProof/>
                    </w:rPr>
                  </w:rPrChange>
                </w:rPr>
              </w:pPr>
              <w:del w:id="6926" w:author="Orion" w:date="2011-07-05T14:03:00Z">
                <w:r w:rsidRPr="00212437" w:rsidDel="00CD4C4B">
                  <w:rPr>
                    <w:noProof/>
                    <w:lang w:val="en-US"/>
                    <w:rPrChange w:id="6927" w:author="Orion" w:date="2011-06-17T12:33:00Z">
                      <w:rPr>
                        <w:noProof/>
                      </w:rPr>
                    </w:rPrChange>
                  </w:rPr>
                  <w:delText xml:space="preserve">33. </w:delText>
                </w:r>
                <w:r w:rsidRPr="00212437" w:rsidDel="00CD4C4B">
                  <w:rPr>
                    <w:i/>
                    <w:iCs/>
                    <w:noProof/>
                    <w:lang w:val="en-US"/>
                    <w:rPrChange w:id="6928" w:author="Orion" w:date="2011-06-17T12:33:00Z">
                      <w:rPr>
                        <w:i/>
                        <w:iCs/>
                        <w:noProof/>
                      </w:rPr>
                    </w:rPrChange>
                  </w:rPr>
                  <w:delText xml:space="preserve">AGENTFLY: A multi-agent airspace test-bed. </w:delText>
                </w:r>
                <w:r w:rsidRPr="00212437" w:rsidDel="00CD4C4B">
                  <w:rPr>
                    <w:b/>
                    <w:bCs/>
                    <w:noProof/>
                    <w:lang w:val="en-US"/>
                    <w:rPrChange w:id="6929" w:author="Orion" w:date="2011-06-17T12:33:00Z">
                      <w:rPr>
                        <w:b/>
                        <w:bCs/>
                        <w:noProof/>
                      </w:rPr>
                    </w:rPrChange>
                  </w:rPr>
                  <w:delText>D. Sislak, P. Volf, S. Kopriva, and M. Pechoucek.</w:delText>
                </w:r>
                <w:r w:rsidRPr="00212437" w:rsidDel="00CD4C4B">
                  <w:rPr>
                    <w:noProof/>
                    <w:lang w:val="en-US"/>
                    <w:rPrChange w:id="6930"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6931" w:author="Orion" w:date="2011-07-05T14:03:00Z"/>
                  <w:noProof/>
                  <w:lang w:val="en-US"/>
                  <w:rPrChange w:id="6932" w:author="Orion" w:date="2011-06-17T12:33:00Z">
                    <w:rPr>
                      <w:del w:id="6933" w:author="Orion" w:date="2011-07-05T14:03:00Z"/>
                      <w:noProof/>
                    </w:rPr>
                  </w:rPrChange>
                </w:rPr>
              </w:pPr>
              <w:del w:id="6934" w:author="Orion" w:date="2011-07-05T14:03:00Z">
                <w:r w:rsidRPr="00212437" w:rsidDel="00CD4C4B">
                  <w:rPr>
                    <w:noProof/>
                    <w:lang w:val="en-US"/>
                    <w:rPrChange w:id="6935" w:author="Orion" w:date="2011-06-17T12:33:00Z">
                      <w:rPr>
                        <w:noProof/>
                      </w:rPr>
                    </w:rPrChange>
                  </w:rPr>
                  <w:delText xml:space="preserve">34. </w:delText>
                </w:r>
                <w:r w:rsidRPr="00212437" w:rsidDel="00CD4C4B">
                  <w:rPr>
                    <w:i/>
                    <w:iCs/>
                    <w:noProof/>
                    <w:lang w:val="en-US"/>
                    <w:rPrChange w:id="6936" w:author="Orion" w:date="2011-06-17T12:33:00Z">
                      <w:rPr>
                        <w:i/>
                        <w:iCs/>
                        <w:noProof/>
                      </w:rPr>
                    </w:rPrChange>
                  </w:rPr>
                  <w:delText xml:space="preserve">To bdi or not to bdi. </w:delText>
                </w:r>
                <w:r w:rsidRPr="00212437" w:rsidDel="00CD4C4B">
                  <w:rPr>
                    <w:b/>
                    <w:bCs/>
                    <w:noProof/>
                    <w:lang w:val="en-US"/>
                    <w:rPrChange w:id="6937" w:author="Orion" w:date="2011-06-17T12:33:00Z">
                      <w:rPr>
                        <w:b/>
                        <w:bCs/>
                        <w:noProof/>
                      </w:rPr>
                    </w:rPrChange>
                  </w:rPr>
                  <w:delText>S. Wolfe, M. Sierhuis, and P. Jarvis.</w:delText>
                </w:r>
                <w:r w:rsidRPr="00212437" w:rsidDel="00CD4C4B">
                  <w:rPr>
                    <w:noProof/>
                    <w:lang w:val="en-US"/>
                    <w:rPrChange w:id="6938"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6939" w:author="Orion" w:date="2011-07-05T14:03:00Z"/>
                  <w:noProof/>
                  <w:lang w:val="en-US"/>
                  <w:rPrChange w:id="6940" w:author="Orion" w:date="2011-06-17T12:33:00Z">
                    <w:rPr>
                      <w:del w:id="6941" w:author="Orion" w:date="2011-07-05T14:03:00Z"/>
                      <w:noProof/>
                    </w:rPr>
                  </w:rPrChange>
                </w:rPr>
              </w:pPr>
              <w:del w:id="6942" w:author="Orion" w:date="2011-07-05T14:03:00Z">
                <w:r w:rsidRPr="00212437" w:rsidDel="00CD4C4B">
                  <w:rPr>
                    <w:noProof/>
                    <w:lang w:val="en-US"/>
                    <w:rPrChange w:id="6943" w:author="Orion" w:date="2011-06-17T12:33:00Z">
                      <w:rPr>
                        <w:noProof/>
                      </w:rPr>
                    </w:rPrChange>
                  </w:rPr>
                  <w:delText xml:space="preserve">35. </w:delText>
                </w:r>
                <w:r w:rsidRPr="00212437" w:rsidDel="00CD4C4B">
                  <w:rPr>
                    <w:i/>
                    <w:iCs/>
                    <w:noProof/>
                    <w:lang w:val="en-US"/>
                    <w:rPrChange w:id="6944" w:author="Orion" w:date="2011-06-17T12:33:00Z">
                      <w:rPr>
                        <w:i/>
                        <w:iCs/>
                        <w:noProof/>
                      </w:rPr>
                    </w:rPrChange>
                  </w:rPr>
                  <w:delText xml:space="preserve">BDI-agents: From Theory to Practice. </w:delText>
                </w:r>
                <w:r w:rsidRPr="00212437" w:rsidDel="00CD4C4B">
                  <w:rPr>
                    <w:b/>
                    <w:bCs/>
                    <w:noProof/>
                    <w:lang w:val="en-US"/>
                    <w:rPrChange w:id="6945" w:author="Orion" w:date="2011-06-17T12:33:00Z">
                      <w:rPr>
                        <w:b/>
                        <w:bCs/>
                        <w:noProof/>
                      </w:rPr>
                    </w:rPrChange>
                  </w:rPr>
                  <w:delText>Georgeff, A. S. Rao and M. P.</w:delText>
                </w:r>
                <w:r w:rsidRPr="00212437" w:rsidDel="00CD4C4B">
                  <w:rPr>
                    <w:noProof/>
                    <w:lang w:val="en-US"/>
                    <w:rPrChange w:id="6946"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6947" w:author="Orion" w:date="2011-07-05T14:03:00Z"/>
                  <w:noProof/>
                  <w:lang w:val="en-US"/>
                  <w:rPrChange w:id="6948" w:author="Orion" w:date="2011-06-17T12:33:00Z">
                    <w:rPr>
                      <w:del w:id="6949" w:author="Orion" w:date="2011-07-05T14:03:00Z"/>
                      <w:noProof/>
                    </w:rPr>
                  </w:rPrChange>
                </w:rPr>
              </w:pPr>
              <w:del w:id="6950" w:author="Orion" w:date="2011-07-05T14:03:00Z">
                <w:r w:rsidRPr="00212437" w:rsidDel="00CD4C4B">
                  <w:rPr>
                    <w:noProof/>
                    <w:lang w:val="en-US"/>
                    <w:rPrChange w:id="6951" w:author="Orion" w:date="2011-06-17T12:33:00Z">
                      <w:rPr>
                        <w:noProof/>
                      </w:rPr>
                    </w:rPrChange>
                  </w:rPr>
                  <w:delText xml:space="preserve">36. </w:delText>
                </w:r>
                <w:r w:rsidRPr="00212437" w:rsidDel="00CD4C4B">
                  <w:rPr>
                    <w:b/>
                    <w:bCs/>
                    <w:noProof/>
                    <w:lang w:val="en-US"/>
                    <w:rPrChange w:id="6952" w:author="Orion" w:date="2011-06-17T12:33:00Z">
                      <w:rPr>
                        <w:b/>
                        <w:bCs/>
                        <w:noProof/>
                      </w:rPr>
                    </w:rPrChange>
                  </w:rPr>
                  <w:delText>EUROCONTROL.</w:delText>
                </w:r>
                <w:r w:rsidRPr="00212437" w:rsidDel="00CD4C4B">
                  <w:rPr>
                    <w:noProof/>
                    <w:lang w:val="en-US"/>
                    <w:rPrChange w:id="6953" w:author="Orion" w:date="2011-06-17T12:33:00Z">
                      <w:rPr>
                        <w:noProof/>
                      </w:rPr>
                    </w:rPrChange>
                  </w:rPr>
                  <w:delText xml:space="preserve"> </w:delText>
                </w:r>
                <w:r w:rsidRPr="00212437" w:rsidDel="00CD4C4B">
                  <w:rPr>
                    <w:i/>
                    <w:iCs/>
                    <w:noProof/>
                    <w:lang w:val="en-US"/>
                    <w:rPrChange w:id="6954"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6955"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6956" w:author="Orion" w:date="2011-07-05T14:03:00Z"/>
                  <w:noProof/>
                  <w:lang w:val="en-US"/>
                  <w:rPrChange w:id="6957" w:author="Orion" w:date="2011-06-17T12:33:00Z">
                    <w:rPr>
                      <w:del w:id="6958" w:author="Orion" w:date="2011-07-05T14:03:00Z"/>
                      <w:noProof/>
                    </w:rPr>
                  </w:rPrChange>
                </w:rPr>
              </w:pPr>
              <w:del w:id="6959" w:author="Orion" w:date="2011-07-05T14:03:00Z">
                <w:r w:rsidRPr="00212437" w:rsidDel="00CD4C4B">
                  <w:rPr>
                    <w:noProof/>
                    <w:lang w:val="en-US"/>
                    <w:rPrChange w:id="6960" w:author="Orion" w:date="2011-06-17T12:33:00Z">
                      <w:rPr>
                        <w:noProof/>
                      </w:rPr>
                    </w:rPrChange>
                  </w:rPr>
                  <w:delText xml:space="preserve">37. </w:delText>
                </w:r>
                <w:r w:rsidRPr="00212437" w:rsidDel="00CD4C4B">
                  <w:rPr>
                    <w:i/>
                    <w:iCs/>
                    <w:noProof/>
                    <w:lang w:val="en-US"/>
                    <w:rPrChange w:id="6961"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6962" w:author="Orion" w:date="2011-06-17T12:33:00Z">
                      <w:rPr>
                        <w:noProof/>
                      </w:rPr>
                    </w:rPrChange>
                  </w:rPr>
                  <w:delText>1271-1272.</w:delText>
                </w:r>
              </w:del>
            </w:p>
            <w:p w14:paraId="3E32FCDF" w14:textId="77777777" w:rsidR="00C1157B" w:rsidRPr="00212437" w:rsidDel="00CD4C4B" w:rsidRDefault="00C1157B">
              <w:pPr>
                <w:pStyle w:val="Bibliography"/>
                <w:rPr>
                  <w:del w:id="6963" w:author="Orion" w:date="2011-07-05T14:03:00Z"/>
                  <w:noProof/>
                  <w:lang w:val="en-US"/>
                  <w:rPrChange w:id="6964" w:author="Orion" w:date="2011-06-17T12:33:00Z">
                    <w:rPr>
                      <w:del w:id="6965" w:author="Orion" w:date="2011-07-05T14:03:00Z"/>
                      <w:noProof/>
                    </w:rPr>
                  </w:rPrChange>
                </w:rPr>
              </w:pPr>
              <w:del w:id="6966" w:author="Orion" w:date="2011-07-05T14:03:00Z">
                <w:r w:rsidRPr="00212437" w:rsidDel="00CD4C4B">
                  <w:rPr>
                    <w:noProof/>
                    <w:lang w:val="en-US"/>
                    <w:rPrChange w:id="6967" w:author="Orion" w:date="2011-06-17T12:33:00Z">
                      <w:rPr>
                        <w:noProof/>
                      </w:rPr>
                    </w:rPrChange>
                  </w:rPr>
                  <w:delText xml:space="preserve">38. </w:delText>
                </w:r>
                <w:r w:rsidRPr="00212437" w:rsidDel="00CD4C4B">
                  <w:rPr>
                    <w:b/>
                    <w:bCs/>
                    <w:noProof/>
                    <w:lang w:val="en-US"/>
                    <w:rPrChange w:id="6968" w:author="Orion" w:date="2011-06-17T12:33:00Z">
                      <w:rPr>
                        <w:b/>
                        <w:bCs/>
                        <w:noProof/>
                      </w:rPr>
                    </w:rPrChange>
                  </w:rPr>
                  <w:delText>IABG Dept. Airborne Air Defence.</w:delText>
                </w:r>
                <w:r w:rsidRPr="00212437" w:rsidDel="00CD4C4B">
                  <w:rPr>
                    <w:noProof/>
                    <w:lang w:val="en-US"/>
                    <w:rPrChange w:id="6969" w:author="Orion" w:date="2011-06-17T12:33:00Z">
                      <w:rPr>
                        <w:noProof/>
                      </w:rPr>
                    </w:rPrChange>
                  </w:rPr>
                  <w:delText xml:space="preserve"> </w:delText>
                </w:r>
                <w:r w:rsidRPr="00212437" w:rsidDel="00CD4C4B">
                  <w:rPr>
                    <w:i/>
                    <w:iCs/>
                    <w:noProof/>
                    <w:lang w:val="en-US"/>
                    <w:rPrChange w:id="6970"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6971" w:author="Orion" w:date="2011-06-17T12:33:00Z">
                      <w:rPr>
                        <w:noProof/>
                      </w:rPr>
                    </w:rPrChange>
                  </w:rPr>
                  <w:delText>2001.</w:delText>
                </w:r>
              </w:del>
            </w:p>
            <w:p w14:paraId="451BCF0D" w14:textId="77777777" w:rsidR="00C1157B" w:rsidRPr="00212437" w:rsidDel="00CD4C4B" w:rsidRDefault="00C1157B">
              <w:pPr>
                <w:pStyle w:val="Bibliography"/>
                <w:rPr>
                  <w:del w:id="6972" w:author="Orion" w:date="2011-07-05T14:03:00Z"/>
                  <w:noProof/>
                  <w:lang w:val="en-US"/>
                  <w:rPrChange w:id="6973" w:author="Orion" w:date="2011-06-17T12:33:00Z">
                    <w:rPr>
                      <w:del w:id="6974" w:author="Orion" w:date="2011-07-05T14:03:00Z"/>
                      <w:noProof/>
                    </w:rPr>
                  </w:rPrChange>
                </w:rPr>
              </w:pPr>
              <w:del w:id="6975" w:author="Orion" w:date="2011-07-05T14:03:00Z">
                <w:r w:rsidRPr="00212437" w:rsidDel="00CD4C4B">
                  <w:rPr>
                    <w:noProof/>
                    <w:lang w:val="en-US"/>
                    <w:rPrChange w:id="6976" w:author="Orion" w:date="2011-06-17T12:33:00Z">
                      <w:rPr>
                        <w:noProof/>
                      </w:rPr>
                    </w:rPrChange>
                  </w:rPr>
                  <w:delText xml:space="preserve">39. </w:delText>
                </w:r>
                <w:r w:rsidRPr="00212437" w:rsidDel="00CD4C4B">
                  <w:rPr>
                    <w:i/>
                    <w:iCs/>
                    <w:noProof/>
                    <w:lang w:val="en-US"/>
                    <w:rPrChange w:id="6977" w:author="Orion" w:date="2011-06-17T12:33:00Z">
                      <w:rPr>
                        <w:i/>
                        <w:iCs/>
                        <w:noProof/>
                      </w:rPr>
                    </w:rPrChange>
                  </w:rPr>
                  <w:delText xml:space="preserve">Autonomous UAV Surveillance in Complex Urban Environments. </w:delText>
                </w:r>
                <w:r w:rsidRPr="00212437" w:rsidDel="00CD4C4B">
                  <w:rPr>
                    <w:b/>
                    <w:bCs/>
                    <w:noProof/>
                    <w:lang w:val="en-US"/>
                    <w:rPrChange w:id="6978" w:author="Orion" w:date="2011-06-17T12:33:00Z">
                      <w:rPr>
                        <w:b/>
                        <w:bCs/>
                        <w:noProof/>
                      </w:rPr>
                    </w:rPrChange>
                  </w:rPr>
                  <w:delText>Eduard Semsch, Michal Jakob, Dusan Pavlícek, Michal Pechoucek.</w:delText>
                </w:r>
                <w:r w:rsidRPr="00212437" w:rsidDel="00CD4C4B">
                  <w:rPr>
                    <w:noProof/>
                    <w:lang w:val="en-US"/>
                    <w:rPrChange w:id="6979"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6980" w:author="Orion" w:date="2011-07-05T14:03:00Z"/>
                  <w:noProof/>
                  <w:lang w:val="en-US"/>
                  <w:rPrChange w:id="6981" w:author="Orion" w:date="2011-06-17T12:33:00Z">
                    <w:rPr>
                      <w:del w:id="6982" w:author="Orion" w:date="2011-07-05T14:03:00Z"/>
                      <w:noProof/>
                    </w:rPr>
                  </w:rPrChange>
                </w:rPr>
              </w:pPr>
              <w:del w:id="6983" w:author="Orion" w:date="2011-07-05T14:03:00Z">
                <w:r w:rsidRPr="00212437" w:rsidDel="00CD4C4B">
                  <w:rPr>
                    <w:noProof/>
                    <w:lang w:val="en-US"/>
                    <w:rPrChange w:id="6984" w:author="Orion" w:date="2011-06-17T12:33:00Z">
                      <w:rPr>
                        <w:noProof/>
                      </w:rPr>
                    </w:rPrChange>
                  </w:rPr>
                  <w:delText xml:space="preserve">40. </w:delText>
                </w:r>
                <w:r w:rsidRPr="00212437" w:rsidDel="00CD4C4B">
                  <w:rPr>
                    <w:i/>
                    <w:iCs/>
                    <w:noProof/>
                    <w:lang w:val="en-US"/>
                    <w:rPrChange w:id="6985" w:author="Orion" w:date="2011-06-17T12:33:00Z">
                      <w:rPr>
                        <w:i/>
                        <w:iCs/>
                        <w:noProof/>
                      </w:rPr>
                    </w:rPrChange>
                  </w:rPr>
                  <w:delText xml:space="preserve">Generic Nonlinear model of reduced scale UAV. </w:delText>
                </w:r>
                <w:r w:rsidRPr="00212437" w:rsidDel="00CD4C4B">
                  <w:rPr>
                    <w:b/>
                    <w:bCs/>
                    <w:noProof/>
                    <w:lang w:val="en-US"/>
                    <w:rPrChange w:id="6986" w:author="Orion" w:date="2011-06-17T12:33:00Z">
                      <w:rPr>
                        <w:b/>
                        <w:bCs/>
                        <w:noProof/>
                      </w:rPr>
                    </w:rPrChange>
                  </w:rPr>
                  <w:delText>Cheviron, T., Chriette, A., &amp; Plestan, F.</w:delText>
                </w:r>
                <w:r w:rsidRPr="00212437" w:rsidDel="00CD4C4B">
                  <w:rPr>
                    <w:noProof/>
                    <w:lang w:val="en-US"/>
                    <w:rPrChange w:id="6987"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6988" w:author="Orion" w:date="2011-07-05T14:03:00Z"/>
                  <w:noProof/>
                </w:rPr>
              </w:pPr>
              <w:del w:id="6989" w:author="Orion" w:date="2011-07-05T14:03:00Z">
                <w:r w:rsidRPr="00212437" w:rsidDel="00CD4C4B">
                  <w:rPr>
                    <w:noProof/>
                    <w:lang w:val="en-US"/>
                    <w:rPrChange w:id="6990"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6991" w:author="Orion" w:date="2011-07-05T14:03:00Z"/>
                  <w:noProof/>
                  <w:lang w:val="en-US"/>
                  <w:rPrChange w:id="6992" w:author="Orion" w:date="2011-06-17T12:33:00Z">
                    <w:rPr>
                      <w:del w:id="6993" w:author="Orion" w:date="2011-07-05T14:03:00Z"/>
                      <w:noProof/>
                    </w:rPr>
                  </w:rPrChange>
                </w:rPr>
              </w:pPr>
              <w:del w:id="6994" w:author="Orion" w:date="2011-07-05T14:03:00Z">
                <w:r w:rsidRPr="00212437" w:rsidDel="00CD4C4B">
                  <w:rPr>
                    <w:noProof/>
                    <w:lang w:val="en-US"/>
                    <w:rPrChange w:id="6995" w:author="Orion" w:date="2011-06-17T12:33:00Z">
                      <w:rPr>
                        <w:noProof/>
                      </w:rPr>
                    </w:rPrChange>
                  </w:rPr>
                  <w:delText xml:space="preserve">42. </w:delText>
                </w:r>
                <w:r w:rsidRPr="00212437" w:rsidDel="00CD4C4B">
                  <w:rPr>
                    <w:b/>
                    <w:bCs/>
                    <w:noProof/>
                    <w:lang w:val="en-US"/>
                    <w:rPrChange w:id="6996" w:author="Orion" w:date="2011-06-17T12:33:00Z">
                      <w:rPr>
                        <w:b/>
                        <w:bCs/>
                        <w:noProof/>
                      </w:rPr>
                    </w:rPrChange>
                  </w:rPr>
                  <w:delText>Airbus.</w:delText>
                </w:r>
                <w:r w:rsidRPr="00212437" w:rsidDel="00CD4C4B">
                  <w:rPr>
                    <w:noProof/>
                    <w:lang w:val="en-US"/>
                    <w:rPrChange w:id="6997" w:author="Orion" w:date="2011-06-17T12:33:00Z">
                      <w:rPr>
                        <w:noProof/>
                      </w:rPr>
                    </w:rPrChange>
                  </w:rPr>
                  <w:delText xml:space="preserve"> </w:delText>
                </w:r>
                <w:r w:rsidRPr="00212437" w:rsidDel="00CD4C4B">
                  <w:rPr>
                    <w:i/>
                    <w:iCs/>
                    <w:noProof/>
                    <w:lang w:val="en-US"/>
                    <w:rPrChange w:id="6998" w:author="Orion" w:date="2011-06-17T12:33:00Z">
                      <w:rPr>
                        <w:i/>
                        <w:iCs/>
                        <w:noProof/>
                      </w:rPr>
                    </w:rPrChange>
                  </w:rPr>
                  <w:delText xml:space="preserve">A320 AIRPLANE CHARACTERISTICS FOR AIRPORT PLANNING. </w:delText>
                </w:r>
                <w:r w:rsidRPr="00212437" w:rsidDel="00CD4C4B">
                  <w:rPr>
                    <w:noProof/>
                    <w:lang w:val="en-US"/>
                    <w:rPrChange w:id="6999" w:author="Orion" w:date="2011-06-17T12:33:00Z">
                      <w:rPr>
                        <w:noProof/>
                      </w:rPr>
                    </w:rPrChange>
                  </w:rPr>
                  <w:delText>2005.</w:delText>
                </w:r>
              </w:del>
            </w:p>
            <w:p w14:paraId="163D55D2" w14:textId="77777777" w:rsidR="00C1157B" w:rsidDel="00CD4C4B" w:rsidRDefault="00C1157B">
              <w:pPr>
                <w:pStyle w:val="Bibliography"/>
                <w:rPr>
                  <w:del w:id="7000" w:author="Orion" w:date="2011-07-05T14:03:00Z"/>
                  <w:noProof/>
                </w:rPr>
              </w:pPr>
              <w:del w:id="7001" w:author="Orion" w:date="2011-07-05T14:03:00Z">
                <w:r w:rsidRPr="00212437" w:rsidDel="00CD4C4B">
                  <w:rPr>
                    <w:noProof/>
                    <w:lang w:val="en-US"/>
                    <w:rPrChange w:id="7002"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7003" w:author="Orion" w:date="2011-07-05T14:03:00Z"/>
                  <w:noProof/>
                </w:rPr>
              </w:pPr>
              <w:del w:id="7004"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7005" w:author="Orion" w:date="2011-07-05T14:03:00Z"/>
                  <w:noProof/>
                  <w:lang w:val="en-US"/>
                  <w:rPrChange w:id="7006" w:author="Orion" w:date="2011-06-17T12:33:00Z">
                    <w:rPr>
                      <w:del w:id="7007" w:author="Orion" w:date="2011-07-05T14:03:00Z"/>
                      <w:noProof/>
                    </w:rPr>
                  </w:rPrChange>
                </w:rPr>
              </w:pPr>
              <w:del w:id="7008" w:author="Orion" w:date="2011-07-05T14:03:00Z">
                <w:r w:rsidRPr="00212437" w:rsidDel="00CD4C4B">
                  <w:rPr>
                    <w:noProof/>
                    <w:lang w:val="en-US"/>
                    <w:rPrChange w:id="7009" w:author="Orion" w:date="2011-06-17T12:33:00Z">
                      <w:rPr>
                        <w:noProof/>
                      </w:rPr>
                    </w:rPrChange>
                  </w:rPr>
                  <w:delText xml:space="preserve">45. </w:delText>
                </w:r>
                <w:r w:rsidRPr="00212437" w:rsidDel="00CD4C4B">
                  <w:rPr>
                    <w:b/>
                    <w:bCs/>
                    <w:noProof/>
                    <w:lang w:val="en-US"/>
                    <w:rPrChange w:id="7010" w:author="Orion" w:date="2011-06-17T12:33:00Z">
                      <w:rPr>
                        <w:b/>
                        <w:bCs/>
                        <w:noProof/>
                      </w:rPr>
                    </w:rPrChange>
                  </w:rPr>
                  <w:delText>Federal Aviation Administration.</w:delText>
                </w:r>
                <w:r w:rsidRPr="00212437" w:rsidDel="00CD4C4B">
                  <w:rPr>
                    <w:noProof/>
                    <w:lang w:val="en-US"/>
                    <w:rPrChange w:id="7011" w:author="Orion" w:date="2011-06-17T12:33:00Z">
                      <w:rPr>
                        <w:noProof/>
                      </w:rPr>
                    </w:rPrChange>
                  </w:rPr>
                  <w:delText xml:space="preserve"> </w:delText>
                </w:r>
                <w:r w:rsidRPr="00212437" w:rsidDel="00CD4C4B">
                  <w:rPr>
                    <w:i/>
                    <w:iCs/>
                    <w:noProof/>
                    <w:lang w:val="en-US"/>
                    <w:rPrChange w:id="7012" w:author="Orion" w:date="2011-06-17T12:33:00Z">
                      <w:rPr>
                        <w:i/>
                        <w:iCs/>
                        <w:noProof/>
                      </w:rPr>
                    </w:rPrChange>
                  </w:rPr>
                  <w:delText xml:space="preserve">Air Traffic Control FAA Order 7110.65T. </w:delText>
                </w:r>
                <w:r w:rsidRPr="00212437" w:rsidDel="00CD4C4B">
                  <w:rPr>
                    <w:noProof/>
                    <w:lang w:val="en-US"/>
                    <w:rPrChange w:id="7013"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7014" w:author="Orion" w:date="2011-07-05T14:03:00Z"/>
                  <w:noProof/>
                  <w:lang w:val="en-US"/>
                  <w:rPrChange w:id="7015" w:author="Orion" w:date="2011-06-17T12:33:00Z">
                    <w:rPr>
                      <w:del w:id="7016" w:author="Orion" w:date="2011-07-05T14:03:00Z"/>
                      <w:noProof/>
                    </w:rPr>
                  </w:rPrChange>
                </w:rPr>
              </w:pPr>
              <w:del w:id="7017" w:author="Orion" w:date="2011-07-05T14:03:00Z">
                <w:r w:rsidRPr="00212437" w:rsidDel="00CD4C4B">
                  <w:rPr>
                    <w:noProof/>
                    <w:lang w:val="en-US"/>
                    <w:rPrChange w:id="7018" w:author="Orion" w:date="2011-06-17T12:33:00Z">
                      <w:rPr>
                        <w:noProof/>
                      </w:rPr>
                    </w:rPrChange>
                  </w:rPr>
                  <w:delText xml:space="preserve">46. </w:delText>
                </w:r>
                <w:r w:rsidRPr="00212437" w:rsidDel="00CD4C4B">
                  <w:rPr>
                    <w:i/>
                    <w:iCs/>
                    <w:noProof/>
                    <w:lang w:val="en-US"/>
                    <w:rPrChange w:id="7019"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7020"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7021" w:author="Orion" w:date="2011-07-05T14:03:00Z"/>
                  <w:noProof/>
                  <w:lang w:val="en-US"/>
                  <w:rPrChange w:id="7022" w:author="Orion" w:date="2011-06-17T12:33:00Z">
                    <w:rPr>
                      <w:del w:id="7023" w:author="Orion" w:date="2011-07-05T14:03:00Z"/>
                      <w:noProof/>
                    </w:rPr>
                  </w:rPrChange>
                </w:rPr>
              </w:pPr>
              <w:del w:id="7024" w:author="Orion" w:date="2011-07-05T14:03:00Z">
                <w:r w:rsidRPr="00212437" w:rsidDel="00CD4C4B">
                  <w:rPr>
                    <w:noProof/>
                    <w:lang w:val="en-US"/>
                    <w:rPrChange w:id="7025" w:author="Orion" w:date="2011-06-17T12:33:00Z">
                      <w:rPr>
                        <w:noProof/>
                      </w:rPr>
                    </w:rPrChange>
                  </w:rPr>
                  <w:delText xml:space="preserve">47. </w:delText>
                </w:r>
                <w:r w:rsidRPr="00212437" w:rsidDel="00CD4C4B">
                  <w:rPr>
                    <w:i/>
                    <w:iCs/>
                    <w:noProof/>
                    <w:lang w:val="en-US"/>
                    <w:rPrChange w:id="7026"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7027" w:author="Orion" w:date="2011-06-17T12:33:00Z">
                      <w:rPr>
                        <w:noProof/>
                      </w:rPr>
                    </w:rPrChange>
                  </w:rPr>
                  <w:delText>529-534.</w:delText>
                </w:r>
              </w:del>
            </w:p>
            <w:p w14:paraId="41986B15" w14:textId="77777777" w:rsidR="00C1157B" w:rsidRPr="00212437" w:rsidDel="00CD4C4B" w:rsidRDefault="00C1157B">
              <w:pPr>
                <w:pStyle w:val="Bibliography"/>
                <w:rPr>
                  <w:del w:id="7028" w:author="Orion" w:date="2011-07-05T14:03:00Z"/>
                  <w:noProof/>
                  <w:lang w:val="en-US"/>
                  <w:rPrChange w:id="7029" w:author="Orion" w:date="2011-06-17T12:33:00Z">
                    <w:rPr>
                      <w:del w:id="7030" w:author="Orion" w:date="2011-07-05T14:03:00Z"/>
                      <w:noProof/>
                    </w:rPr>
                  </w:rPrChange>
                </w:rPr>
              </w:pPr>
              <w:del w:id="7031" w:author="Orion" w:date="2011-07-05T14:03:00Z">
                <w:r w:rsidRPr="00212437" w:rsidDel="00CD4C4B">
                  <w:rPr>
                    <w:noProof/>
                    <w:lang w:val="en-US"/>
                    <w:rPrChange w:id="7032" w:author="Orion" w:date="2011-06-17T12:33:00Z">
                      <w:rPr>
                        <w:noProof/>
                      </w:rPr>
                    </w:rPrChange>
                  </w:rPr>
                  <w:delText xml:space="preserve">48. </w:delText>
                </w:r>
                <w:r w:rsidRPr="00212437" w:rsidDel="00CD4C4B">
                  <w:rPr>
                    <w:i/>
                    <w:iCs/>
                    <w:noProof/>
                    <w:lang w:val="en-US"/>
                    <w:rPrChange w:id="7033"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7034" w:author="Orion" w:date="2011-06-17T12:33:00Z">
                      <w:rPr>
                        <w:b/>
                        <w:bCs/>
                        <w:noProof/>
                      </w:rPr>
                    </w:rPrChange>
                  </w:rPr>
                  <w:delText>Soto, J. P., Vizcaino, A., Portillo, J., y Piattini, M.</w:delText>
                </w:r>
                <w:r w:rsidRPr="00212437" w:rsidDel="00CD4C4B">
                  <w:rPr>
                    <w:noProof/>
                    <w:lang w:val="en-US"/>
                    <w:rPrChange w:id="7035"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7036" w:author="Orion" w:date="2011-07-05T14:03:00Z"/>
                  <w:noProof/>
                </w:rPr>
              </w:pPr>
              <w:del w:id="7037" w:author="Orion" w:date="2011-07-05T14:03:00Z">
                <w:r w:rsidRPr="00212437" w:rsidDel="00CD4C4B">
                  <w:rPr>
                    <w:noProof/>
                    <w:lang w:val="en-US"/>
                    <w:rPrChange w:id="7038" w:author="Orion" w:date="2011-06-17T12:33:00Z">
                      <w:rPr>
                        <w:noProof/>
                      </w:rPr>
                    </w:rPrChange>
                  </w:rPr>
                  <w:delText xml:space="preserve">49. </w:delText>
                </w:r>
                <w:r w:rsidRPr="00212437" w:rsidDel="00CD4C4B">
                  <w:rPr>
                    <w:i/>
                    <w:iCs/>
                    <w:noProof/>
                    <w:lang w:val="en-US"/>
                    <w:rPrChange w:id="7039" w:author="Orion" w:date="2011-06-17T12:33:00Z">
                      <w:rPr>
                        <w:i/>
                        <w:iCs/>
                        <w:noProof/>
                      </w:rPr>
                    </w:rPrChange>
                  </w:rPr>
                  <w:delText xml:space="preserve">Model Driven Development of Multi-Agent Systems. </w:delText>
                </w:r>
                <w:r w:rsidRPr="00212437" w:rsidDel="00CD4C4B">
                  <w:rPr>
                    <w:b/>
                    <w:bCs/>
                    <w:noProof/>
                    <w:lang w:val="en-US"/>
                    <w:rPrChange w:id="7040" w:author="Orion" w:date="2011-06-17T12:33:00Z">
                      <w:rPr>
                        <w:b/>
                        <w:bCs/>
                        <w:noProof/>
                      </w:rPr>
                    </w:rPrChange>
                  </w:rPr>
                  <w:delText>Pavón, J., Gómez-Sanz, J.J., Fuentes, R.</w:delText>
                </w:r>
                <w:r w:rsidRPr="00212437" w:rsidDel="00CD4C4B">
                  <w:rPr>
                    <w:noProof/>
                    <w:lang w:val="en-US"/>
                    <w:rPrChange w:id="7041"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7042" w:author="Orion" w:date="2011-07-05T14:03:00Z"/>
                  <w:noProof/>
                </w:rPr>
              </w:pPr>
              <w:del w:id="7043"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7044" w:author="Orion" w:date="2011-07-05T14:03:00Z"/>
                  <w:noProof/>
                  <w:lang w:val="en-US"/>
                  <w:rPrChange w:id="7045" w:author="Orion" w:date="2011-06-17T12:33:00Z">
                    <w:rPr>
                      <w:del w:id="7046" w:author="Orion" w:date="2011-07-05T14:03:00Z"/>
                      <w:noProof/>
                    </w:rPr>
                  </w:rPrChange>
                </w:rPr>
              </w:pPr>
              <w:del w:id="7047" w:author="Orion" w:date="2011-07-05T14:03:00Z">
                <w:r w:rsidRPr="00212437" w:rsidDel="00CD4C4B">
                  <w:rPr>
                    <w:noProof/>
                    <w:lang w:val="en-US"/>
                    <w:rPrChange w:id="7048"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7049" w:author="Orion" w:date="2011-07-05T14:03:00Z"/>
                  <w:noProof/>
                </w:rPr>
              </w:pPr>
              <w:del w:id="7050" w:author="Orion" w:date="2011-07-05T14:03:00Z">
                <w:r w:rsidRPr="00212437" w:rsidDel="00CD4C4B">
                  <w:rPr>
                    <w:noProof/>
                    <w:lang w:val="en-US"/>
                    <w:rPrChange w:id="7051" w:author="Orion" w:date="2011-06-17T12:33:00Z">
                      <w:rPr>
                        <w:noProof/>
                      </w:rPr>
                    </w:rPrChange>
                  </w:rPr>
                  <w:delText xml:space="preserve">52. </w:delText>
                </w:r>
                <w:r w:rsidRPr="00212437" w:rsidDel="00CD4C4B">
                  <w:rPr>
                    <w:b/>
                    <w:bCs/>
                    <w:noProof/>
                    <w:lang w:val="en-US"/>
                    <w:rPrChange w:id="7052" w:author="Orion" w:date="2011-06-17T12:33:00Z">
                      <w:rPr>
                        <w:b/>
                        <w:bCs/>
                        <w:noProof/>
                      </w:rPr>
                    </w:rPrChange>
                  </w:rPr>
                  <w:delText>Daniel J. Garland, John A. Wise and V. David Hopkin.</w:delText>
                </w:r>
                <w:r w:rsidRPr="00212437" w:rsidDel="00CD4C4B">
                  <w:rPr>
                    <w:noProof/>
                    <w:lang w:val="en-US"/>
                    <w:rPrChange w:id="7053" w:author="Orion" w:date="2011-06-17T12:33:00Z">
                      <w:rPr>
                        <w:noProof/>
                      </w:rPr>
                    </w:rPrChange>
                  </w:rPr>
                  <w:delText xml:space="preserve"> </w:delText>
                </w:r>
                <w:r w:rsidRPr="00212437" w:rsidDel="00CD4C4B">
                  <w:rPr>
                    <w:i/>
                    <w:iCs/>
                    <w:noProof/>
                    <w:lang w:val="en-US"/>
                    <w:rPrChange w:id="7054"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7055" w:author="Orion" w:date="2011-04-06T18:33:00Z"/>
                  <w:rFonts w:cs="Times New Roman"/>
                </w:rPr>
              </w:pPr>
              <w:ins w:id="7056" w:author="Orion" w:date="2011-04-06T18:33:00Z">
                <w:r w:rsidRPr="00246937">
                  <w:rPr>
                    <w:rFonts w:cs="Times New Roman"/>
                    <w:b/>
                    <w:bCs/>
                    <w:noProof/>
                  </w:rPr>
                  <w:fldChar w:fldCharType="end"/>
                </w:r>
              </w:ins>
            </w:p>
            <w:customXmlInsRangeStart w:id="7057" w:author="Orion" w:date="2011-04-06T18:33:00Z"/>
          </w:sdtContent>
        </w:sdt>
        <w:customXmlInsRangeEnd w:id="7057"/>
        <w:customXmlInsRangeStart w:id="7058" w:author="Orion" w:date="2011-04-06T18:33:00Z"/>
      </w:sdtContent>
    </w:sdt>
    <w:customXmlInsRangeEnd w:id="7058"/>
    <w:p w14:paraId="220ECDED" w14:textId="77777777" w:rsidR="00BB1765" w:rsidRPr="00246937" w:rsidRDefault="00EE2BEC">
      <w:pPr>
        <w:pStyle w:val="Title"/>
        <w:outlineLvl w:val="0"/>
        <w:rPr>
          <w:ins w:id="7059" w:author="Orion" w:date="2011-03-26T03:25:00Z"/>
          <w:rFonts w:cs="Times New Roman"/>
          <w:color w:val="000000"/>
          <w:lang w:val="en-US"/>
        </w:rPr>
        <w:pPrChange w:id="7060" w:author="Orion" w:date="2011-05-01T20:37:00Z">
          <w:pPr>
            <w:autoSpaceDE w:val="0"/>
            <w:jc w:val="both"/>
          </w:pPr>
        </w:pPrChange>
      </w:pPr>
      <w:ins w:id="7061" w:author="Orion" w:date="2011-03-24T18:32:00Z">
        <w:r w:rsidRPr="00246937">
          <w:rPr>
            <w:rFonts w:cs="Times New Roman"/>
            <w:color w:val="000000"/>
            <w:sz w:val="24"/>
            <w:szCs w:val="24"/>
            <w:lang w:val="en-US"/>
            <w:rPrChange w:id="7062" w:author="Orion" w:date="2011-04-24T22:32:00Z">
              <w:rPr>
                <w:b/>
                <w:bCs/>
                <w:color w:val="000000"/>
                <w:sz w:val="48"/>
                <w:szCs w:val="48"/>
                <w:lang w:val="en-US"/>
              </w:rPr>
            </w:rPrChange>
          </w:rPr>
          <w:br w:type="page"/>
        </w:r>
        <w:bookmarkStart w:id="7063" w:name="_Toc298231249"/>
        <w:proofErr w:type="spellStart"/>
        <w:r w:rsidRPr="00CB0CCD">
          <w:rPr>
            <w:rFonts w:ascii="Times New Roman" w:hAnsi="Times New Roman" w:cs="Times New Roman"/>
            <w:lang w:val="en-US"/>
            <w:rPrChange w:id="7064" w:author="Orion" w:date="2011-05-02T20:00:00Z">
              <w:rPr>
                <w:b/>
                <w:bCs/>
                <w:color w:val="000000"/>
                <w:sz w:val="48"/>
                <w:szCs w:val="48"/>
                <w:lang w:val="en-US"/>
              </w:rPr>
            </w:rPrChange>
          </w:rPr>
          <w:lastRenderedPageBreak/>
          <w:t>Glosario</w:t>
        </w:r>
      </w:ins>
      <w:bookmarkEnd w:id="7063"/>
      <w:proofErr w:type="spellEnd"/>
    </w:p>
    <w:p w14:paraId="2CFEB9DE" w14:textId="77777777" w:rsidR="00792280" w:rsidRPr="00246937" w:rsidRDefault="00792280" w:rsidP="00452836">
      <w:pPr>
        <w:autoSpaceDE w:val="0"/>
        <w:jc w:val="both"/>
        <w:rPr>
          <w:ins w:id="7065" w:author="Orion" w:date="2011-03-28T15:57:00Z"/>
          <w:rFonts w:eastAsia="Times New Roman" w:cs="Times New Roman"/>
          <w:iCs/>
          <w:kern w:val="0"/>
          <w:lang w:val="en-US" w:eastAsia="es-ES" w:bidi="ar-SA"/>
        </w:rPr>
      </w:pPr>
      <w:ins w:id="7066" w:author="Orion" w:date="2011-03-28T15:57:00Z">
        <w:r w:rsidRPr="00246937">
          <w:rPr>
            <w:rFonts w:eastAsia="Times New Roman" w:cs="Times New Roman"/>
            <w:kern w:val="0"/>
            <w:lang w:val="en-US" w:eastAsia="es-ES" w:bidi="ar-SA"/>
            <w:rPrChange w:id="7067"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7068"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7069"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7070" w:author="Orion" w:date="2011-03-28T15:57:00Z"/>
          <w:rFonts w:eastAsia="Times New Roman" w:cs="Times New Roman"/>
          <w:iCs/>
          <w:kern w:val="0"/>
          <w:lang w:val="en-US" w:eastAsia="es-ES" w:bidi="ar-SA"/>
        </w:rPr>
      </w:pPr>
      <w:ins w:id="7071" w:author="Orion" w:date="2011-03-28T15:57:00Z">
        <w:r w:rsidRPr="00246937">
          <w:rPr>
            <w:rFonts w:cs="Times New Roman"/>
            <w:lang w:val="en-US"/>
            <w:rPrChange w:id="7072" w:author="Orion" w:date="2011-04-24T22:32:00Z">
              <w:rPr>
                <w:b/>
                <w:bCs/>
                <w:sz w:val="48"/>
                <w:szCs w:val="48"/>
              </w:rPr>
            </w:rPrChange>
          </w:rPr>
          <w:t xml:space="preserve">ACES </w:t>
        </w:r>
        <w:r w:rsidR="00417DB1" w:rsidRPr="00246937">
          <w:rPr>
            <w:rFonts w:cs="Times New Roman"/>
            <w:lang w:val="en-US"/>
            <w:rPrChange w:id="7073" w:author="Orion" w:date="2011-04-24T22:32:00Z">
              <w:rPr>
                <w:rFonts w:ascii="Courier New" w:hAnsi="Courier New" w:cs="Courier New"/>
                <w:lang w:val="en-US"/>
              </w:rPr>
            </w:rPrChange>
          </w:rPr>
          <w:tab/>
        </w:r>
      </w:ins>
      <w:ins w:id="7074" w:author="Orion" w:date="2011-05-06T13:25:00Z">
        <w:r w:rsidR="00343B72">
          <w:rPr>
            <w:rFonts w:cs="Times New Roman"/>
            <w:lang w:val="en-US"/>
          </w:rPr>
          <w:tab/>
        </w:r>
      </w:ins>
      <w:ins w:id="7075" w:author="Orion" w:date="2011-03-28T15:57:00Z">
        <w:r w:rsidRPr="00246937">
          <w:rPr>
            <w:rFonts w:cs="Times New Roman"/>
            <w:lang w:val="en-US"/>
            <w:rPrChange w:id="7076"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7077" w:author="Orion" w:date="2011-03-28T15:57:00Z"/>
          <w:rFonts w:eastAsia="Times New Roman" w:cs="Times New Roman"/>
          <w:iCs/>
          <w:kern w:val="0"/>
          <w:lang w:val="en-US" w:eastAsia="es-ES" w:bidi="ar-SA"/>
        </w:rPr>
      </w:pPr>
      <w:ins w:id="7078" w:author="Orion" w:date="2011-03-28T15:57:00Z">
        <w:r w:rsidRPr="00246937">
          <w:rPr>
            <w:rFonts w:cs="Times New Roman"/>
            <w:lang w:val="en-US"/>
            <w:rPrChange w:id="7079" w:author="Orion" w:date="2011-04-24T22:32:00Z">
              <w:rPr>
                <w:rFonts w:cs="Times New Roman"/>
                <w:b/>
                <w:bCs/>
                <w:sz w:val="48"/>
                <w:szCs w:val="48"/>
              </w:rPr>
            </w:rPrChange>
          </w:rPr>
          <w:t xml:space="preserve">AOCC  </w:t>
        </w:r>
        <w:r w:rsidRPr="00246937">
          <w:rPr>
            <w:rFonts w:cs="Times New Roman"/>
            <w:lang w:val="en-US"/>
            <w:rPrChange w:id="7080" w:author="Orion" w:date="2011-04-24T22:32:00Z">
              <w:rPr>
                <w:rFonts w:cs="Times New Roman"/>
                <w:b/>
                <w:bCs/>
                <w:sz w:val="48"/>
                <w:szCs w:val="48"/>
              </w:rPr>
            </w:rPrChange>
          </w:rPr>
          <w:tab/>
        </w:r>
        <w:r w:rsidRPr="00246937">
          <w:rPr>
            <w:rStyle w:val="apple-style-span"/>
            <w:rFonts w:cs="Times New Roman"/>
            <w:color w:val="000000"/>
            <w:lang w:val="en-US"/>
            <w:rPrChange w:id="7081"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7082"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7083"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7084" w:author="Orion" w:date="2011-03-28T15:57:00Z"/>
          <w:rStyle w:val="Emphasis"/>
          <w:rFonts w:cs="Times New Roman"/>
          <w:bCs/>
          <w:i w:val="0"/>
          <w:iCs w:val="0"/>
          <w:color w:val="000000"/>
          <w:lang w:val="en-US"/>
        </w:rPr>
      </w:pPr>
      <w:ins w:id="7085" w:author="Orion" w:date="2011-03-28T15:57:00Z">
        <w:r w:rsidRPr="00246937">
          <w:rPr>
            <w:rFonts w:cs="Times New Roman"/>
            <w:color w:val="000000"/>
            <w:lang w:val="en-US"/>
            <w:rPrChange w:id="7086" w:author="Orion" w:date="2011-04-24T22:32:00Z">
              <w:rPr>
                <w:b/>
                <w:bCs/>
                <w:i/>
                <w:iCs/>
                <w:color w:val="000000"/>
                <w:sz w:val="48"/>
                <w:szCs w:val="48"/>
              </w:rPr>
            </w:rPrChange>
          </w:rPr>
          <w:t>ARTCC</w:t>
        </w:r>
        <w:r w:rsidRPr="00246937">
          <w:rPr>
            <w:rStyle w:val="Emphasis"/>
            <w:rFonts w:cs="Times New Roman"/>
            <w:bCs/>
            <w:i w:val="0"/>
            <w:iCs w:val="0"/>
            <w:color w:val="000000"/>
            <w:lang w:val="en-US"/>
            <w:rPrChange w:id="7087"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7088"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7089" w:author="Orion" w:date="2011-03-28T15:57:00Z"/>
          <w:rFonts w:cs="Times New Roman"/>
          <w:color w:val="000000"/>
          <w:lang w:val="en-US"/>
        </w:rPr>
      </w:pPr>
      <w:ins w:id="7090" w:author="Orion" w:date="2011-03-28T15:57:00Z">
        <w:r w:rsidRPr="00246937">
          <w:rPr>
            <w:rFonts w:cs="Times New Roman"/>
            <w:color w:val="000000"/>
            <w:lang w:val="en-US"/>
            <w:rPrChange w:id="7091" w:author="Orion" w:date="2011-04-24T22:32:00Z">
              <w:rPr>
                <w:rFonts w:cs="Times New Roman"/>
                <w:b/>
                <w:bCs/>
                <w:color w:val="000000"/>
                <w:sz w:val="48"/>
                <w:szCs w:val="48"/>
                <w:lang w:val="en-US"/>
              </w:rPr>
            </w:rPrChange>
          </w:rPr>
          <w:t>ATM</w:t>
        </w:r>
        <w:r w:rsidRPr="00246937">
          <w:rPr>
            <w:rFonts w:cs="Times New Roman"/>
            <w:color w:val="000000"/>
            <w:lang w:val="en-US"/>
            <w:rPrChange w:id="7092" w:author="Orion" w:date="2011-04-24T22:32:00Z">
              <w:rPr>
                <w:rFonts w:cs="Times New Roman"/>
                <w:b/>
                <w:bCs/>
                <w:color w:val="000000"/>
                <w:sz w:val="48"/>
                <w:szCs w:val="48"/>
                <w:lang w:val="en-US"/>
              </w:rPr>
            </w:rPrChange>
          </w:rPr>
          <w:tab/>
        </w:r>
        <w:r w:rsidRPr="00246937">
          <w:rPr>
            <w:rFonts w:cs="Times New Roman"/>
            <w:color w:val="000000"/>
            <w:lang w:val="en-US"/>
            <w:rPrChange w:id="7093"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7094" w:author="Orion" w:date="2011-06-11T13:03:00Z"/>
          <w:rFonts w:cs="Times New Roman"/>
          <w:color w:val="000000"/>
          <w:lang w:val="en-US"/>
        </w:rPr>
      </w:pPr>
      <w:ins w:id="7095" w:author="Orion" w:date="2011-03-28T15:57:00Z">
        <w:r w:rsidRPr="00246937">
          <w:rPr>
            <w:rFonts w:cs="Times New Roman"/>
            <w:color w:val="000000"/>
            <w:lang w:val="en-US"/>
            <w:rPrChange w:id="7096" w:author="Orion" w:date="2011-04-24T22:32:00Z">
              <w:rPr>
                <w:rFonts w:cs="Times New Roman"/>
                <w:b/>
                <w:bCs/>
                <w:color w:val="000000"/>
                <w:sz w:val="48"/>
                <w:szCs w:val="48"/>
                <w:lang w:val="en-US"/>
              </w:rPr>
            </w:rPrChange>
          </w:rPr>
          <w:t>ATFM</w:t>
        </w:r>
        <w:r w:rsidRPr="00246937">
          <w:rPr>
            <w:rFonts w:cs="Times New Roman"/>
            <w:color w:val="000000"/>
            <w:lang w:val="en-US"/>
            <w:rPrChange w:id="7097" w:author="Orion" w:date="2011-04-24T22:32:00Z">
              <w:rPr>
                <w:rFonts w:cs="Times New Roman"/>
                <w:b/>
                <w:bCs/>
                <w:color w:val="000000"/>
                <w:sz w:val="48"/>
                <w:szCs w:val="48"/>
                <w:lang w:val="en-US"/>
              </w:rPr>
            </w:rPrChange>
          </w:rPr>
          <w:tab/>
        </w:r>
        <w:r w:rsidRPr="00246937">
          <w:rPr>
            <w:rFonts w:cs="Times New Roman"/>
            <w:color w:val="000000"/>
            <w:lang w:val="en-US"/>
            <w:rPrChange w:id="7098"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7099" w:author="Orion" w:date="2011-03-28T19:32:00Z"/>
          <w:rFonts w:cs="Times New Roman"/>
          <w:color w:val="000000"/>
          <w:lang w:val="en-US"/>
        </w:rPr>
      </w:pPr>
      <w:ins w:id="7100" w:author="Orion" w:date="2011-06-11T13:03:00Z">
        <w:r w:rsidRPr="00EC4E53">
          <w:rPr>
            <w:rStyle w:val="apple-style-span"/>
            <w:rFonts w:cs="Times New Roman"/>
            <w:bCs/>
            <w:color w:val="000000"/>
            <w:lang w:val="en-US"/>
            <w:rPrChange w:id="7101"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7102" w:author="Orion" w:date="2011-06-11T13:03:00Z">
              <w:rPr>
                <w:rStyle w:val="apple-style-span"/>
                <w:rFonts w:cs="Times New Roman"/>
                <w:bCs/>
                <w:color w:val="000000"/>
              </w:rPr>
            </w:rPrChange>
          </w:rPr>
          <w:tab/>
        </w:r>
        <w:r w:rsidRPr="00EC4E53">
          <w:rPr>
            <w:rStyle w:val="apple-style-span"/>
            <w:rFonts w:cs="Times New Roman"/>
            <w:bCs/>
            <w:color w:val="000000"/>
            <w:lang w:val="en-US"/>
            <w:rPrChange w:id="7103"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7104" w:author="Orion" w:date="2011-03-28T15:57:00Z"/>
          <w:rFonts w:cs="Times New Roman"/>
          <w:color w:val="000000"/>
          <w:lang w:val="en-US"/>
        </w:rPr>
      </w:pPr>
      <w:ins w:id="7105" w:author="Orion" w:date="2011-03-28T19:32:00Z">
        <w:r w:rsidRPr="00246937">
          <w:rPr>
            <w:rFonts w:cs="Times New Roman"/>
            <w:lang w:val="en-US"/>
            <w:rPrChange w:id="7106" w:author="Orion" w:date="2011-04-24T22:32:00Z">
              <w:rPr>
                <w:b/>
                <w:bCs/>
                <w:sz w:val="48"/>
                <w:szCs w:val="48"/>
              </w:rPr>
            </w:rPrChange>
          </w:rPr>
          <w:t xml:space="preserve">AVDS </w:t>
        </w:r>
        <w:r w:rsidRPr="00246937">
          <w:rPr>
            <w:rFonts w:cs="Times New Roman"/>
            <w:lang w:val="en-US"/>
            <w:rPrChange w:id="7107" w:author="Orion" w:date="2011-04-24T22:32:00Z">
              <w:rPr>
                <w:b/>
                <w:bCs/>
                <w:sz w:val="48"/>
                <w:szCs w:val="48"/>
              </w:rPr>
            </w:rPrChange>
          </w:rPr>
          <w:tab/>
        </w:r>
        <w:r w:rsidRPr="00246937">
          <w:rPr>
            <w:rFonts w:cs="Times New Roman"/>
            <w:lang w:val="en-US"/>
            <w:rPrChange w:id="7108"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7109" w:author="Orion" w:date="2011-03-28T15:57:00Z"/>
          <w:rFonts w:cs="Times New Roman"/>
          <w:color w:val="000000"/>
          <w:lang w:val="en-US"/>
        </w:rPr>
      </w:pPr>
      <w:ins w:id="7110" w:author="Orion" w:date="2011-03-28T15:57:00Z">
        <w:r w:rsidRPr="00246937">
          <w:rPr>
            <w:rStyle w:val="apple-style-span"/>
            <w:rFonts w:cs="Times New Roman"/>
            <w:bCs/>
            <w:color w:val="000000"/>
            <w:lang w:val="en-US"/>
            <w:rPrChange w:id="7111"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7112"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7113"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7114" w:author="Orion" w:date="2011-03-28T15:57:00Z"/>
          <w:rFonts w:cs="Times New Roman"/>
          <w:lang w:val="en-US"/>
        </w:rPr>
      </w:pPr>
      <w:ins w:id="7115" w:author="Orion" w:date="2011-03-28T15:57:00Z">
        <w:r w:rsidRPr="00246937">
          <w:rPr>
            <w:rFonts w:cs="Times New Roman"/>
            <w:lang w:val="en-US"/>
            <w:rPrChange w:id="7116" w:author="Orion" w:date="2011-04-24T22:32:00Z">
              <w:rPr>
                <w:b/>
                <w:bCs/>
                <w:sz w:val="48"/>
                <w:szCs w:val="48"/>
                <w:lang w:val="en-US"/>
              </w:rPr>
            </w:rPrChange>
          </w:rPr>
          <w:t xml:space="preserve">CATFM </w:t>
        </w:r>
        <w:r w:rsidRPr="00246937">
          <w:rPr>
            <w:rFonts w:cs="Times New Roman"/>
            <w:lang w:val="en-US"/>
            <w:rPrChange w:id="7117"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7118" w:author="Orion" w:date="2011-04-06T16:15:00Z"/>
          <w:rFonts w:cs="Times New Roman"/>
          <w:color w:val="000000"/>
          <w:lang w:val="en-US"/>
          <w:rPrChange w:id="7119" w:author="Orion" w:date="2011-04-24T22:32:00Z">
            <w:rPr>
              <w:ins w:id="7120" w:author="Orion" w:date="2011-04-06T16:15:00Z"/>
              <w:rFonts w:ascii="Courier New" w:hAnsi="Courier New" w:cs="Courier New"/>
              <w:color w:val="000000"/>
              <w:lang w:val="en-US"/>
            </w:rPr>
          </w:rPrChange>
        </w:rPr>
      </w:pPr>
      <w:proofErr w:type="spellStart"/>
      <w:ins w:id="7121" w:author="Orion" w:date="2011-03-28T15:57:00Z">
        <w:r w:rsidRPr="00246937">
          <w:rPr>
            <w:rFonts w:cs="Times New Roman"/>
            <w:color w:val="000000"/>
            <w:lang w:val="en-US"/>
            <w:rPrChange w:id="7122" w:author="Orion" w:date="2011-04-24T22:32:00Z">
              <w:rPr>
                <w:b/>
                <w:bCs/>
                <w:color w:val="000000"/>
                <w:sz w:val="48"/>
                <w:szCs w:val="48"/>
              </w:rPr>
            </w:rPrChange>
          </w:rPr>
          <w:t>Eurocontrol</w:t>
        </w:r>
        <w:proofErr w:type="spellEnd"/>
        <w:r w:rsidRPr="00246937">
          <w:rPr>
            <w:rFonts w:cs="Times New Roman"/>
            <w:lang w:val="en-US"/>
            <w:rPrChange w:id="7123" w:author="Orion" w:date="2011-04-24T22:32:00Z">
              <w:rPr>
                <w:b/>
                <w:bCs/>
                <w:sz w:val="48"/>
                <w:szCs w:val="48"/>
                <w:lang w:val="en-US"/>
              </w:rPr>
            </w:rPrChange>
          </w:rPr>
          <w:t xml:space="preserve"> </w:t>
        </w:r>
        <w:r w:rsidRPr="00246937">
          <w:rPr>
            <w:rFonts w:cs="Times New Roman"/>
            <w:lang w:val="en-US"/>
            <w:rPrChange w:id="7124" w:author="Orion" w:date="2011-04-24T22:32:00Z">
              <w:rPr>
                <w:b/>
                <w:bCs/>
                <w:sz w:val="48"/>
                <w:szCs w:val="48"/>
                <w:lang w:val="en-US"/>
              </w:rPr>
            </w:rPrChange>
          </w:rPr>
          <w:tab/>
        </w:r>
        <w:r w:rsidRPr="00246937">
          <w:rPr>
            <w:rFonts w:cs="Times New Roman"/>
            <w:color w:val="000000"/>
            <w:lang w:val="en-US"/>
            <w:rPrChange w:id="7125" w:author="Orion" w:date="2011-04-24T22:32:00Z">
              <w:rPr>
                <w:b/>
                <w:bCs/>
                <w:color w:val="000000"/>
                <w:sz w:val="48"/>
                <w:szCs w:val="48"/>
              </w:rPr>
            </w:rPrChange>
          </w:rPr>
          <w:t xml:space="preserve">European </w:t>
        </w:r>
        <w:proofErr w:type="spellStart"/>
        <w:r w:rsidRPr="00246937">
          <w:rPr>
            <w:rFonts w:cs="Times New Roman"/>
            <w:color w:val="000000"/>
            <w:lang w:val="en-US"/>
            <w:rPrChange w:id="7126" w:author="Orion" w:date="2011-04-24T22:32:00Z">
              <w:rPr>
                <w:b/>
                <w:bCs/>
                <w:color w:val="000000"/>
                <w:sz w:val="48"/>
                <w:szCs w:val="48"/>
              </w:rPr>
            </w:rPrChange>
          </w:rPr>
          <w:t>Organisation</w:t>
        </w:r>
        <w:proofErr w:type="spellEnd"/>
        <w:r w:rsidRPr="00246937">
          <w:rPr>
            <w:rFonts w:cs="Times New Roman"/>
            <w:color w:val="000000"/>
            <w:lang w:val="en-US"/>
            <w:rPrChange w:id="7127"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7128" w:author="Orion" w:date="2011-03-28T15:57:00Z"/>
          <w:rFonts w:cs="Times New Roman"/>
          <w:color w:val="000000"/>
          <w:lang w:val="en-US"/>
        </w:rPr>
      </w:pPr>
      <w:ins w:id="7129" w:author="Orion" w:date="2011-04-06T16:15:00Z">
        <w:r w:rsidRPr="00246937">
          <w:rPr>
            <w:rFonts w:cs="Times New Roman"/>
            <w:color w:val="000000"/>
            <w:lang w:val="en-US"/>
            <w:rPrChange w:id="7130" w:author="Orion" w:date="2011-04-24T22:32:00Z">
              <w:rPr>
                <w:rFonts w:ascii="Courier New" w:hAnsi="Courier New" w:cs="Courier New"/>
                <w:color w:val="000000"/>
                <w:lang w:val="en-US"/>
              </w:rPr>
            </w:rPrChange>
          </w:rPr>
          <w:t>CRM</w:t>
        </w:r>
        <w:r w:rsidRPr="00246937">
          <w:rPr>
            <w:rFonts w:cs="Times New Roman"/>
            <w:color w:val="000000"/>
            <w:lang w:val="en-US"/>
            <w:rPrChange w:id="7131" w:author="Orion" w:date="2011-04-24T22:32:00Z">
              <w:rPr>
                <w:rFonts w:ascii="Courier New" w:hAnsi="Courier New" w:cs="Courier New"/>
                <w:color w:val="000000"/>
                <w:lang w:val="en-US"/>
              </w:rPr>
            </w:rPrChange>
          </w:rPr>
          <w:tab/>
        </w:r>
        <w:r w:rsidRPr="00246937">
          <w:rPr>
            <w:rFonts w:cs="Times New Roman"/>
            <w:color w:val="000000"/>
            <w:lang w:val="en-US"/>
            <w:rPrChange w:id="7132" w:author="Orion" w:date="2011-04-24T22:32:00Z">
              <w:rPr>
                <w:rFonts w:ascii="Courier New" w:hAnsi="Courier New" w:cs="Courier New"/>
                <w:color w:val="000000"/>
                <w:lang w:val="en-US"/>
              </w:rPr>
            </w:rPrChange>
          </w:rPr>
          <w:tab/>
          <w:t>Crew Resou</w:t>
        </w:r>
      </w:ins>
      <w:ins w:id="7133" w:author="Orion" w:date="2011-04-06T16:16:00Z">
        <w:r w:rsidRPr="00246937">
          <w:rPr>
            <w:rFonts w:cs="Times New Roman"/>
            <w:color w:val="000000"/>
            <w:lang w:val="en-US"/>
            <w:rPrChange w:id="7134"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7135" w:author="Orion" w:date="2011-03-28T15:57:00Z"/>
          <w:rFonts w:cs="Times New Roman"/>
          <w:lang w:val="en-US"/>
        </w:rPr>
      </w:pPr>
      <w:ins w:id="7136" w:author="Orion" w:date="2011-03-28T15:57:00Z">
        <w:r w:rsidRPr="00246937">
          <w:rPr>
            <w:rFonts w:cs="Times New Roman"/>
            <w:lang w:val="en-US"/>
            <w:rPrChange w:id="7137" w:author="Orion" w:date="2011-04-24T22:32:00Z">
              <w:rPr>
                <w:b/>
                <w:bCs/>
                <w:sz w:val="48"/>
                <w:szCs w:val="48"/>
              </w:rPr>
            </w:rPrChange>
          </w:rPr>
          <w:t>FAA</w:t>
        </w:r>
        <w:r w:rsidRPr="00246937">
          <w:rPr>
            <w:rFonts w:cs="Times New Roman"/>
            <w:lang w:val="en-US"/>
            <w:rPrChange w:id="7138" w:author="Orion" w:date="2011-04-24T22:32:00Z">
              <w:rPr>
                <w:b/>
                <w:bCs/>
                <w:sz w:val="48"/>
                <w:szCs w:val="48"/>
              </w:rPr>
            </w:rPrChange>
          </w:rPr>
          <w:tab/>
        </w:r>
        <w:r w:rsidRPr="00246937">
          <w:rPr>
            <w:rFonts w:cs="Times New Roman"/>
            <w:lang w:val="en-US"/>
            <w:rPrChange w:id="7139"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7140" w:author="Orion" w:date="2011-03-28T15:57:00Z"/>
          <w:rFonts w:cs="Times New Roman"/>
          <w:lang w:val="en-US"/>
        </w:rPr>
      </w:pPr>
      <w:ins w:id="7141" w:author="Orion" w:date="2011-03-28T15:57:00Z">
        <w:r w:rsidRPr="00246937">
          <w:rPr>
            <w:rFonts w:cs="Times New Roman"/>
            <w:color w:val="000000"/>
            <w:lang w:val="en-US"/>
            <w:rPrChange w:id="7142" w:author="Orion" w:date="2011-04-24T22:32:00Z">
              <w:rPr>
                <w:b/>
                <w:bCs/>
                <w:color w:val="000000"/>
                <w:sz w:val="48"/>
                <w:szCs w:val="48"/>
                <w:lang w:val="en-US"/>
              </w:rPr>
            </w:rPrChange>
          </w:rPr>
          <w:t>FACET</w:t>
        </w:r>
        <w:r w:rsidRPr="00246937">
          <w:rPr>
            <w:rFonts w:cs="Times New Roman"/>
            <w:color w:val="000000"/>
            <w:lang w:val="en-US"/>
            <w:rPrChange w:id="7143" w:author="Orion" w:date="2011-04-24T22:32:00Z">
              <w:rPr>
                <w:b/>
                <w:bCs/>
                <w:color w:val="000000"/>
                <w:sz w:val="48"/>
                <w:szCs w:val="48"/>
                <w:lang w:val="en-US"/>
              </w:rPr>
            </w:rPrChange>
          </w:rPr>
          <w:tab/>
        </w:r>
        <w:r w:rsidRPr="00246937">
          <w:rPr>
            <w:rFonts w:cs="Times New Roman"/>
            <w:lang w:val="en-US"/>
            <w:rPrChange w:id="7144"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7145" w:author="Orion" w:date="2011-04-02T12:54:00Z"/>
          <w:rFonts w:eastAsia="Times New Roman" w:cs="Times New Roman"/>
          <w:lang w:val="en-US"/>
          <w:rPrChange w:id="7146" w:author="Orion" w:date="2011-04-24T22:32:00Z">
            <w:rPr>
              <w:ins w:id="7147" w:author="Orion" w:date="2011-04-02T12:54:00Z"/>
              <w:rFonts w:ascii="Courier New" w:eastAsia="Times New Roman" w:hAnsi="Courier New" w:cs="Courier New"/>
              <w:lang w:val="en-US"/>
            </w:rPr>
          </w:rPrChange>
        </w:rPr>
      </w:pPr>
      <w:ins w:id="7148" w:author="Orion" w:date="2011-03-28T15:57:00Z">
        <w:r w:rsidRPr="00246937">
          <w:rPr>
            <w:rFonts w:cs="Times New Roman"/>
            <w:color w:val="000000"/>
            <w:lang w:val="en-US"/>
            <w:rPrChange w:id="7149" w:author="Orion" w:date="2011-04-24T22:32:00Z">
              <w:rPr>
                <w:b/>
                <w:bCs/>
                <w:color w:val="000000"/>
                <w:sz w:val="48"/>
                <w:szCs w:val="48"/>
              </w:rPr>
            </w:rPrChange>
          </w:rPr>
          <w:t>GDP</w:t>
        </w:r>
        <w:r w:rsidRPr="00246937">
          <w:rPr>
            <w:rFonts w:cs="Times New Roman"/>
            <w:color w:val="000000"/>
            <w:lang w:val="en-US"/>
            <w:rPrChange w:id="7150" w:author="Orion" w:date="2011-04-24T22:32:00Z">
              <w:rPr>
                <w:b/>
                <w:bCs/>
                <w:color w:val="000000"/>
                <w:sz w:val="48"/>
                <w:szCs w:val="48"/>
              </w:rPr>
            </w:rPrChange>
          </w:rPr>
          <w:tab/>
        </w:r>
        <w:r w:rsidRPr="00246937">
          <w:rPr>
            <w:rFonts w:cs="Times New Roman"/>
            <w:color w:val="000000"/>
            <w:lang w:val="en-US"/>
            <w:rPrChange w:id="7151" w:author="Orion" w:date="2011-04-24T22:32:00Z">
              <w:rPr>
                <w:b/>
                <w:bCs/>
                <w:color w:val="000000"/>
                <w:sz w:val="48"/>
                <w:szCs w:val="48"/>
              </w:rPr>
            </w:rPrChange>
          </w:rPr>
          <w:tab/>
          <w:t>Ground Delay Program</w:t>
        </w:r>
      </w:ins>
      <w:ins w:id="7152" w:author="Orion" w:date="2011-04-02T12:54:00Z">
        <w:r w:rsidR="00614E3A" w:rsidRPr="00246937">
          <w:rPr>
            <w:rFonts w:eastAsia="Times New Roman" w:cs="Times New Roman"/>
            <w:lang w:val="en-US"/>
            <w:rPrChange w:id="7153"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7154" w:author="Orion" w:date="2011-04-04T16:04:00Z"/>
          <w:rFonts w:eastAsia="Times New Roman" w:cs="Times New Roman"/>
          <w:lang w:val="en-US"/>
          <w:rPrChange w:id="7155" w:author="Orion" w:date="2011-04-24T22:32:00Z">
            <w:rPr>
              <w:ins w:id="7156" w:author="Orion" w:date="2011-04-04T16:04:00Z"/>
              <w:rFonts w:ascii="Courier New" w:eastAsia="Times New Roman" w:hAnsi="Courier New" w:cs="Courier New"/>
              <w:lang w:val="en-US"/>
            </w:rPr>
          </w:rPrChange>
        </w:rPr>
      </w:pPr>
      <w:ins w:id="7157" w:author="Orion" w:date="2011-04-02T12:54:00Z">
        <w:r w:rsidRPr="00246937">
          <w:rPr>
            <w:rFonts w:eastAsia="Times New Roman" w:cs="Times New Roman"/>
            <w:lang w:val="en-US"/>
            <w:rPrChange w:id="7158"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7159" w:author="Orion" w:date="2011-04-24T22:32:00Z">
              <w:rPr>
                <w:rFonts w:ascii="Courier New" w:eastAsia="Times New Roman" w:hAnsi="Courier New" w:cs="Courier New"/>
                <w:lang w:val="en-US"/>
              </w:rPr>
            </w:rPrChange>
          </w:rPr>
          <w:tab/>
        </w:r>
        <w:r w:rsidRPr="00246937">
          <w:rPr>
            <w:rFonts w:eastAsia="Times New Roman" w:cs="Times New Roman"/>
            <w:lang w:val="en-US"/>
            <w:rPrChange w:id="7160" w:author="Orion" w:date="2011-04-24T22:32:00Z">
              <w:rPr>
                <w:rFonts w:ascii="Courier New" w:eastAsia="Times New Roman" w:hAnsi="Courier New" w:cs="Courier New"/>
                <w:lang w:val="en-US"/>
              </w:rPr>
            </w:rPrChange>
          </w:rPr>
          <w:tab/>
        </w:r>
      </w:ins>
      <w:ins w:id="7161" w:author="Orion" w:date="2011-04-02T12:55:00Z">
        <w:r w:rsidRPr="00246937">
          <w:rPr>
            <w:rFonts w:eastAsia="Times New Roman" w:cs="Times New Roman"/>
            <w:lang w:val="en-US"/>
            <w:rPrChange w:id="7162"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7163" w:author="Orion" w:date="2011-05-09T13:28:00Z"/>
          <w:rFonts w:cs="Times New Roman"/>
          <w:color w:val="000000"/>
          <w:lang w:val="en-US"/>
        </w:rPr>
      </w:pPr>
      <w:ins w:id="7164" w:author="Orion" w:date="2011-04-04T16:04:00Z">
        <w:r w:rsidRPr="00246937">
          <w:rPr>
            <w:rFonts w:cs="Times New Roman"/>
            <w:color w:val="000000"/>
            <w:lang w:val="en-US"/>
            <w:rPrChange w:id="7165" w:author="Orion" w:date="2011-04-24T22:32:00Z">
              <w:rPr>
                <w:rFonts w:ascii="Courier New" w:hAnsi="Courier New" w:cs="Courier New"/>
                <w:color w:val="000000"/>
                <w:lang w:val="en-US"/>
              </w:rPr>
            </w:rPrChange>
          </w:rPr>
          <w:t>HF</w:t>
        </w:r>
        <w:r w:rsidRPr="00246937">
          <w:rPr>
            <w:rFonts w:cs="Times New Roman"/>
            <w:color w:val="000000"/>
            <w:lang w:val="en-US"/>
            <w:rPrChange w:id="7166" w:author="Orion" w:date="2011-04-24T22:32:00Z">
              <w:rPr>
                <w:rFonts w:ascii="Courier New" w:hAnsi="Courier New" w:cs="Courier New"/>
                <w:color w:val="000000"/>
                <w:lang w:val="en-US"/>
              </w:rPr>
            </w:rPrChange>
          </w:rPr>
          <w:tab/>
        </w:r>
        <w:r w:rsidRPr="00246937">
          <w:rPr>
            <w:rFonts w:cs="Times New Roman"/>
            <w:color w:val="000000"/>
            <w:lang w:val="en-US"/>
            <w:rPrChange w:id="7167"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7168" w:author="Orion" w:date="2011-05-09T13:28:00Z"/>
          <w:lang w:val="en-US"/>
        </w:rPr>
      </w:pPr>
      <w:ins w:id="7169" w:author="Orion" w:date="2011-05-09T13:28:00Z">
        <w:r w:rsidRPr="008A5EFB">
          <w:rPr>
            <w:lang w:val="en-US"/>
            <w:rPrChange w:id="7170" w:author="Orion" w:date="2011-05-09T13:28:00Z">
              <w:rPr/>
            </w:rPrChange>
          </w:rPr>
          <w:t xml:space="preserve">IAF </w:t>
        </w:r>
        <w:r w:rsidRPr="008A5EFB">
          <w:rPr>
            <w:lang w:val="en-US"/>
            <w:rPrChange w:id="7171" w:author="Orion" w:date="2011-05-09T13:28:00Z">
              <w:rPr/>
            </w:rPrChange>
          </w:rPr>
          <w:tab/>
        </w:r>
        <w:r>
          <w:rPr>
            <w:lang w:val="en-US"/>
          </w:rPr>
          <w:tab/>
        </w:r>
        <w:r w:rsidRPr="008A5EFB">
          <w:rPr>
            <w:lang w:val="en-US"/>
            <w:rPrChange w:id="7172" w:author="Orion" w:date="2011-05-09T13:28:00Z">
              <w:rPr/>
            </w:rPrChange>
          </w:rPr>
          <w:t>INGENIAS Agent Fr</w:t>
        </w:r>
        <w:r>
          <w:rPr>
            <w:lang w:val="en-US"/>
          </w:rPr>
          <w:t>amework</w:t>
        </w:r>
      </w:ins>
    </w:p>
    <w:p w14:paraId="57ACEA4A" w14:textId="77777777" w:rsidR="008C063E" w:rsidRPr="008A5EFB" w:rsidRDefault="008C063E">
      <w:pPr>
        <w:autoSpaceDE w:val="0"/>
        <w:jc w:val="both"/>
        <w:rPr>
          <w:ins w:id="7173" w:author="Orion" w:date="2011-03-28T15:57:00Z"/>
          <w:lang w:val="en-US"/>
          <w:rPrChange w:id="7174" w:author="Orion" w:date="2011-05-09T13:28:00Z">
            <w:rPr>
              <w:ins w:id="7175" w:author="Orion" w:date="2011-03-28T15:57:00Z"/>
              <w:rFonts w:cs="Times New Roman"/>
              <w:color w:val="000000"/>
              <w:lang w:val="en-US"/>
            </w:rPr>
          </w:rPrChange>
        </w:rPr>
      </w:pPr>
      <w:ins w:id="7176"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7177" w:author="Orion" w:date="2011-04-06T18:21:00Z"/>
          <w:rFonts w:eastAsia="Times New Roman" w:cs="Times New Roman"/>
          <w:kern w:val="0"/>
          <w:lang w:val="en-US" w:eastAsia="es-ES" w:bidi="ar-SA"/>
          <w:rPrChange w:id="7178" w:author="Orion" w:date="2011-04-24T22:32:00Z">
            <w:rPr>
              <w:ins w:id="7179" w:author="Orion" w:date="2011-04-06T18:21:00Z"/>
              <w:rFonts w:ascii="Courier New" w:eastAsia="Times New Roman" w:hAnsi="Courier New" w:cs="Courier New"/>
              <w:kern w:val="0"/>
              <w:lang w:val="en-US" w:eastAsia="es-ES" w:bidi="ar-SA"/>
            </w:rPr>
          </w:rPrChange>
        </w:rPr>
        <w:pPrChange w:id="7180" w:author="Orion" w:date="2011-03-26T03:55:00Z">
          <w:pPr>
            <w:autoSpaceDE w:val="0"/>
            <w:jc w:val="both"/>
          </w:pPr>
        </w:pPrChange>
      </w:pPr>
      <w:ins w:id="7181" w:author="Orion" w:date="2011-03-28T15:57:00Z">
        <w:r w:rsidRPr="00246937">
          <w:rPr>
            <w:rFonts w:eastAsia="Times New Roman" w:cs="Times New Roman"/>
            <w:kern w:val="0"/>
            <w:lang w:val="en-US" w:eastAsia="es-ES" w:bidi="ar-SA"/>
            <w:rPrChange w:id="7182"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7183"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7184" w:author="Orion" w:date="2011-03-28T15:57:00Z"/>
          <w:rFonts w:eastAsia="Times New Roman" w:cs="Times New Roman"/>
          <w:kern w:val="0"/>
          <w:lang w:val="en-US" w:eastAsia="es-ES" w:bidi="ar-SA"/>
          <w:rPrChange w:id="7185" w:author="Orion" w:date="2011-04-24T22:32:00Z">
            <w:rPr>
              <w:ins w:id="7186" w:author="Orion" w:date="2011-03-28T15:57:00Z"/>
              <w:rFonts w:eastAsia="Times New Roman" w:cs="Times New Roman"/>
              <w:kern w:val="0"/>
              <w:lang w:eastAsia="es-ES" w:bidi="ar-SA"/>
            </w:rPr>
          </w:rPrChange>
        </w:rPr>
        <w:pPrChange w:id="7187" w:author="Orion" w:date="2011-03-26T03:55:00Z">
          <w:pPr>
            <w:autoSpaceDE w:val="0"/>
            <w:jc w:val="both"/>
          </w:pPr>
        </w:pPrChange>
      </w:pPr>
      <w:ins w:id="7188" w:author="Orion" w:date="2011-04-06T18:21:00Z">
        <w:r w:rsidRPr="00246937">
          <w:rPr>
            <w:rFonts w:cs="Times New Roman"/>
            <w:lang w:val="en-US"/>
            <w:rPrChange w:id="7189" w:author="Orion" w:date="2011-04-24T22:32:00Z">
              <w:rPr>
                <w:rFonts w:ascii="Courier New" w:hAnsi="Courier New" w:cs="Courier New"/>
              </w:rPr>
            </w:rPrChange>
          </w:rPr>
          <w:t>LOFT</w:t>
        </w:r>
        <w:r w:rsidRPr="00246937">
          <w:rPr>
            <w:rFonts w:cs="Times New Roman"/>
            <w:lang w:val="en-US"/>
            <w:rPrChange w:id="7190" w:author="Orion" w:date="2011-04-24T22:32:00Z">
              <w:rPr>
                <w:rFonts w:ascii="Courier New" w:hAnsi="Courier New" w:cs="Courier New"/>
              </w:rPr>
            </w:rPrChange>
          </w:rPr>
          <w:tab/>
        </w:r>
        <w:r w:rsidRPr="00246937">
          <w:rPr>
            <w:rFonts w:cs="Times New Roman"/>
            <w:lang w:val="en-US"/>
            <w:rPrChange w:id="7191"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7192" w:author="Orion" w:date="2011-05-09T12:52:00Z"/>
          <w:rFonts w:cs="Times New Roman"/>
          <w:lang w:val="en-US"/>
        </w:rPr>
      </w:pPr>
      <w:ins w:id="7193"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7194" w:author="Orion" w:date="2011-05-09T12:18:00Z"/>
          <w:rFonts w:cs="Times New Roman"/>
          <w:lang w:val="en-US"/>
        </w:rPr>
      </w:pPr>
      <w:ins w:id="7195"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7196"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7197"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7198" w:author="Orion" w:date="2011-03-28T16:07:00Z"/>
          <w:rFonts w:cs="Times New Roman"/>
          <w:lang w:val="en-US"/>
        </w:rPr>
      </w:pPr>
      <w:ins w:id="7199" w:author="Orion" w:date="2011-05-09T12:18:00Z">
        <w:r w:rsidRPr="002E2310">
          <w:rPr>
            <w:rFonts w:cs="Times New Roman"/>
            <w:lang w:val="en-US"/>
            <w:rPrChange w:id="7200" w:author="Orion" w:date="2011-05-09T12:18:00Z">
              <w:rPr>
                <w:rFonts w:cs="Times New Roman"/>
              </w:rPr>
            </w:rPrChange>
          </w:rPr>
          <w:t>MDE</w:t>
        </w:r>
        <w:r w:rsidRPr="002E2310">
          <w:rPr>
            <w:rFonts w:cs="Times New Roman"/>
            <w:lang w:val="en-US"/>
            <w:rPrChange w:id="7201" w:author="Orion" w:date="2011-05-09T12:18:00Z">
              <w:rPr>
                <w:rFonts w:cs="Times New Roman"/>
              </w:rPr>
            </w:rPrChange>
          </w:rPr>
          <w:tab/>
        </w:r>
        <w:r w:rsidRPr="002E2310">
          <w:rPr>
            <w:rFonts w:cs="Times New Roman"/>
            <w:lang w:val="en-US"/>
            <w:rPrChange w:id="7202" w:author="Orion" w:date="2011-05-09T12:18:00Z">
              <w:rPr>
                <w:rFonts w:cs="Times New Roman"/>
              </w:rPr>
            </w:rPrChange>
          </w:rPr>
          <w:tab/>
        </w:r>
        <w:r>
          <w:rPr>
            <w:rFonts w:cs="Times New Roman"/>
            <w:lang w:val="en-US"/>
          </w:rPr>
          <w:t xml:space="preserve">Model-Driven </w:t>
        </w:r>
      </w:ins>
      <w:ins w:id="7203"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7204" w:author="Orion" w:date="2011-03-28T15:57:00Z"/>
          <w:rFonts w:cs="Times New Roman"/>
          <w:lang w:val="en-US"/>
          <w:rPrChange w:id="7205" w:author="Orion" w:date="2011-04-24T22:32:00Z">
            <w:rPr>
              <w:ins w:id="7206" w:author="Orion" w:date="2011-03-28T15:57:00Z"/>
            </w:rPr>
          </w:rPrChange>
        </w:rPr>
      </w:pPr>
      <w:ins w:id="7207" w:author="Orion" w:date="2011-03-28T16:07:00Z">
        <w:r w:rsidRPr="00246937">
          <w:rPr>
            <w:rFonts w:cs="Times New Roman"/>
            <w:lang w:val="en-US"/>
            <w:rPrChange w:id="7208" w:author="Orion" w:date="2011-04-24T22:32:00Z">
              <w:rPr/>
            </w:rPrChange>
          </w:rPr>
          <w:t xml:space="preserve">MIDAS </w:t>
        </w:r>
        <w:r w:rsidRPr="00246937">
          <w:rPr>
            <w:rFonts w:cs="Times New Roman"/>
            <w:lang w:val="en-US"/>
          </w:rPr>
          <w:tab/>
        </w:r>
        <w:proofErr w:type="gramStart"/>
        <w:r w:rsidRPr="00246937">
          <w:rPr>
            <w:rFonts w:cs="Times New Roman"/>
            <w:lang w:val="en-US"/>
            <w:rPrChange w:id="7209" w:author="Orion" w:date="2011-04-24T22:32:00Z">
              <w:rPr/>
            </w:rPrChange>
          </w:rPr>
          <w:t>The</w:t>
        </w:r>
        <w:proofErr w:type="gramEnd"/>
        <w:r w:rsidRPr="00246937">
          <w:rPr>
            <w:rFonts w:cs="Times New Roman"/>
            <w:lang w:val="en-US"/>
            <w:rPrChange w:id="7210"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7211" w:author="Orion" w:date="2011-05-09T12:51:00Z"/>
          <w:rFonts w:cs="Times New Roman"/>
          <w:lang w:val="en-US"/>
        </w:rPr>
      </w:pPr>
      <w:ins w:id="7212"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7213" w:author="Orion" w:date="2011-03-28T16:01:00Z"/>
          <w:rFonts w:cs="Times New Roman"/>
          <w:color w:val="000000"/>
          <w:lang w:val="en-US"/>
          <w:rPrChange w:id="7214" w:author="Orion" w:date="2011-05-17T17:30:00Z">
            <w:rPr>
              <w:ins w:id="7215" w:author="Orion" w:date="2011-03-28T16:01:00Z"/>
              <w:rFonts w:cs="Times New Roman"/>
              <w:lang w:val="en-US"/>
            </w:rPr>
          </w:rPrChange>
        </w:rPr>
      </w:pPr>
      <w:ins w:id="7216" w:author="Orion" w:date="2011-05-09T12:51:00Z">
        <w:r w:rsidRPr="003A7D1F">
          <w:rPr>
            <w:rStyle w:val="apple-style-span"/>
            <w:rFonts w:cs="Times New Roman"/>
            <w:color w:val="000000"/>
            <w:lang w:val="en-US"/>
            <w:rPrChange w:id="7217" w:author="Orion" w:date="2011-05-09T12:51:00Z">
              <w:rPr>
                <w:rStyle w:val="apple-style-span"/>
                <w:rFonts w:cs="Times New Roman"/>
                <w:color w:val="000000"/>
              </w:rPr>
            </w:rPrChange>
          </w:rPr>
          <w:t>OMG</w:t>
        </w:r>
        <w:r w:rsidRPr="003A7D1F">
          <w:rPr>
            <w:rStyle w:val="apple-style-span"/>
            <w:rFonts w:cs="Times New Roman"/>
            <w:color w:val="000000"/>
            <w:lang w:val="en-US"/>
            <w:rPrChange w:id="7218"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7219"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7220" w:author="Orion" w:date="2011-03-28T15:57:00Z"/>
          <w:rFonts w:cs="Times New Roman"/>
          <w:lang w:val="en-US"/>
        </w:rPr>
        <w:pPrChange w:id="7221" w:author="Orion" w:date="2011-03-28T16:01:00Z">
          <w:pPr>
            <w:autoSpaceDE w:val="0"/>
            <w:jc w:val="both"/>
          </w:pPr>
        </w:pPrChange>
      </w:pPr>
      <w:ins w:id="7222"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7223"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7224" w:author="Orion" w:date="2011-03-28T15:57:00Z"/>
          <w:rFonts w:cs="Times New Roman"/>
          <w:lang w:val="en-US"/>
        </w:rPr>
      </w:pPr>
      <w:ins w:id="7225" w:author="Orion" w:date="2011-03-28T15:57:00Z">
        <w:r w:rsidRPr="00246937">
          <w:rPr>
            <w:rFonts w:cs="Times New Roman"/>
            <w:lang w:val="en-US"/>
            <w:rPrChange w:id="7226" w:author="Orion" w:date="2011-04-24T22:32:00Z">
              <w:rPr/>
            </w:rPrChange>
          </w:rPr>
          <w:t>UAV</w:t>
        </w:r>
        <w:r w:rsidRPr="00246937">
          <w:rPr>
            <w:rFonts w:cs="Times New Roman"/>
            <w:lang w:val="en-US"/>
            <w:rPrChange w:id="7227" w:author="Orion" w:date="2011-04-24T22:32:00Z">
              <w:rPr/>
            </w:rPrChange>
          </w:rPr>
          <w:tab/>
        </w:r>
        <w:r w:rsidRPr="00246937">
          <w:rPr>
            <w:rFonts w:cs="Times New Roman"/>
            <w:lang w:val="en-US"/>
            <w:rPrChange w:id="7228" w:author="Orion" w:date="2011-04-24T22:32:00Z">
              <w:rPr/>
            </w:rPrChange>
          </w:rPr>
          <w:tab/>
          <w:t>Unmanned aerial vehicle</w:t>
        </w:r>
      </w:ins>
    </w:p>
    <w:p w14:paraId="2EB3477F" w14:textId="77777777" w:rsidR="004902DC" w:rsidRPr="00246937" w:rsidRDefault="00205B24" w:rsidP="00452836">
      <w:pPr>
        <w:autoSpaceDE w:val="0"/>
        <w:jc w:val="both"/>
        <w:rPr>
          <w:ins w:id="7229" w:author="Orion" w:date="2011-03-28T18:28:00Z"/>
          <w:rFonts w:cs="Times New Roman"/>
          <w:lang w:val="en-US"/>
        </w:rPr>
      </w:pPr>
      <w:ins w:id="7230"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7231" w:author="Orion" w:date="2011-03-28T00:41:00Z"/>
          <w:rFonts w:cs="Times New Roman"/>
          <w:lang w:val="en-US"/>
        </w:rPr>
      </w:pPr>
      <w:ins w:id="7232"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7233" w:author="Orion" w:date="2011-05-01T20:22:00Z"/>
          <w:rFonts w:cs="Times New Roman"/>
          <w:color w:val="000000"/>
          <w:lang w:val="en-US"/>
        </w:rPr>
        <w:pPrChange w:id="7234" w:author="Orion" w:date="2011-05-01T20:23:00Z">
          <w:pPr>
            <w:autoSpaceDE w:val="0"/>
            <w:jc w:val="both"/>
          </w:pPr>
        </w:pPrChange>
      </w:pPr>
      <w:ins w:id="7235"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7236" w:author="Orion" w:date="2011-05-01T20:22:00Z"/>
          <w:lang w:val="en-US"/>
        </w:rPr>
      </w:pPr>
      <w:ins w:id="7237"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7238" w:author="Orion" w:date="2011-05-01T20:22:00Z"/>
          <w:lang w:val="en-US"/>
        </w:rPr>
      </w:pPr>
      <w:ins w:id="7239"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7240" w:author="Orion" w:date="2011-05-01T20:22:00Z"/>
          <w:lang w:val="en-US"/>
        </w:rPr>
      </w:pPr>
      <w:ins w:id="7241" w:author="Orion" w:date="2011-05-01T20:22:00Z">
        <w:r w:rsidRPr="00704840">
          <w:rPr>
            <w:lang w:val="en-US"/>
          </w:rPr>
          <w:t>First-level Subhead (Heading 7 style)</w:t>
        </w:r>
      </w:ins>
    </w:p>
    <w:p w14:paraId="1FEA104E" w14:textId="77777777" w:rsidR="00B51FD8" w:rsidRPr="00704840" w:rsidRDefault="00B51FD8" w:rsidP="00B51FD8">
      <w:pPr>
        <w:pStyle w:val="BodyText"/>
        <w:rPr>
          <w:ins w:id="7242" w:author="Orion" w:date="2011-05-01T20:22:00Z"/>
          <w:lang w:val="en-US"/>
        </w:rPr>
      </w:pPr>
      <w:ins w:id="7243"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7244" w:author="Orion" w:date="2011-05-01T20:22:00Z"/>
          <w:lang w:val="en-US"/>
        </w:rPr>
      </w:pPr>
      <w:ins w:id="7245" w:author="Orion" w:date="2011-05-01T20:22:00Z">
        <w:r w:rsidRPr="00704840">
          <w:rPr>
            <w:lang w:val="en-US"/>
          </w:rPr>
          <w:t>Second-level Subhead (Heading 8 style)</w:t>
        </w:r>
      </w:ins>
    </w:p>
    <w:p w14:paraId="634FAAAF" w14:textId="77777777" w:rsidR="00B51FD8" w:rsidRPr="00704840" w:rsidRDefault="00B51FD8" w:rsidP="00B51FD8">
      <w:pPr>
        <w:pStyle w:val="BodyText"/>
        <w:rPr>
          <w:ins w:id="7246" w:author="Orion" w:date="2011-05-01T20:22:00Z"/>
          <w:lang w:val="en-US"/>
        </w:rPr>
      </w:pPr>
      <w:proofErr w:type="gramStart"/>
      <w:ins w:id="7247"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7248" w:author="Orion" w:date="2011-05-01T20:22:00Z"/>
          <w:lang w:val="en-US"/>
        </w:rPr>
      </w:pPr>
      <w:ins w:id="7249" w:author="Orion" w:date="2011-05-01T20:22:00Z">
        <w:r w:rsidRPr="00704840">
          <w:rPr>
            <w:lang w:val="en-US"/>
          </w:rPr>
          <w:t>Third-level Subhead (Heading 9 style)</w:t>
        </w:r>
      </w:ins>
    </w:p>
    <w:p w14:paraId="664308C3" w14:textId="77777777" w:rsidR="00B51FD8" w:rsidRPr="00704840" w:rsidRDefault="00B51FD8" w:rsidP="00B51FD8">
      <w:pPr>
        <w:pStyle w:val="BodyText"/>
        <w:rPr>
          <w:ins w:id="7250" w:author="Orion" w:date="2011-05-01T20:22:00Z"/>
          <w:lang w:val="en-US"/>
        </w:rPr>
      </w:pPr>
      <w:ins w:id="7251"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7252" w:author="Orion" w:date="2011-05-01T20:22:00Z"/>
          <w:lang w:val="en-US"/>
        </w:rPr>
      </w:pPr>
      <w:ins w:id="7253"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7254" w:author="Orion" w:date="2011-05-01T20:22:00Z"/>
          <w:lang w:val="en-US"/>
        </w:rPr>
      </w:pPr>
      <w:ins w:id="7255"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7256" w:author="Orion" w:date="2011-05-01T20:22:00Z"/>
          <w:lang w:val="en-US"/>
        </w:rPr>
      </w:pPr>
      <w:ins w:id="7257"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7258" w:author="Orion" w:date="2011-05-01T20:22:00Z"/>
          <w:lang w:val="en-US"/>
        </w:rPr>
      </w:pPr>
      <w:ins w:id="7259" w:author="Orion" w:date="2011-05-01T20:22:00Z">
        <w:r w:rsidRPr="00704840">
          <w:rPr>
            <w:lang w:val="en-US"/>
          </w:rPr>
          <w:t xml:space="preserve"> </w:t>
        </w:r>
      </w:ins>
    </w:p>
    <w:p w14:paraId="77CCFC6A" w14:textId="77777777" w:rsidR="00B51FD8" w:rsidRPr="00704840" w:rsidRDefault="00B51FD8" w:rsidP="00B51FD8">
      <w:pPr>
        <w:pStyle w:val="Caption"/>
        <w:rPr>
          <w:ins w:id="7260" w:author="Orion" w:date="2011-05-01T20:22:00Z"/>
          <w:lang w:val="en-US"/>
        </w:rPr>
      </w:pPr>
      <w:bookmarkStart w:id="7261" w:name="_Toc269976450"/>
      <w:ins w:id="7262"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7263"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7264" w:author="IO" w:date="2011-05-12T11:11:00Z">
        <w:r w:rsidR="00A74327">
          <w:rPr>
            <w:noProof/>
            <w:lang w:val="en-US"/>
          </w:rPr>
          <w:t>1</w:t>
        </w:r>
      </w:ins>
      <w:ins w:id="7265" w:author="Orion" w:date="2011-05-01T20:22:00Z">
        <w:r>
          <w:fldChar w:fldCharType="end"/>
        </w:r>
        <w:r w:rsidRPr="00704840">
          <w:rPr>
            <w:lang w:val="en-US"/>
          </w:rPr>
          <w:t xml:space="preserve"> First Figure in Appendix A</w:t>
        </w:r>
        <w:bookmarkEnd w:id="7261"/>
      </w:ins>
    </w:p>
    <w:p w14:paraId="0DFC57EF" w14:textId="77777777" w:rsidR="00B51FD8" w:rsidRDefault="00B51FD8" w:rsidP="00B51FD8">
      <w:pPr>
        <w:pStyle w:val="BodyText"/>
        <w:rPr>
          <w:ins w:id="7266" w:author="Orion" w:date="2011-05-01T20:22:00Z"/>
        </w:rPr>
      </w:pPr>
      <w:ins w:id="7267"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7268"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7269" w:author="Orion" w:date="2011-05-01T20:22:00Z"/>
        </w:rPr>
      </w:pPr>
      <w:ins w:id="7270" w:author="Orion" w:date="2011-05-01T20:22:00Z">
        <w:r>
          <w:rPr>
            <w:rFonts w:cs="Arial"/>
            <w:b/>
            <w:kern w:val="32"/>
            <w:sz w:val="32"/>
            <w:szCs w:val="22"/>
          </w:rPr>
          <w:br w:type="page"/>
        </w:r>
        <w:bookmarkStart w:id="7271"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7271"/>
        <w:proofErr w:type="spellEnd"/>
      </w:ins>
    </w:p>
    <w:p w14:paraId="1E42C168" w14:textId="77777777" w:rsidR="00B51FD8" w:rsidRPr="00704840" w:rsidRDefault="00B51FD8" w:rsidP="00B51FD8">
      <w:pPr>
        <w:pStyle w:val="BodyText"/>
        <w:rPr>
          <w:ins w:id="7272" w:author="Orion" w:date="2011-05-01T20:22:00Z"/>
          <w:lang w:val="en-US"/>
        </w:rPr>
      </w:pPr>
      <w:ins w:id="7273"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7274" w:author="Orion" w:date="2011-06-26T18:17:00Z">
            <w:rPr>
              <w:rFonts w:cs="Times New Roman"/>
              <w:color w:val="000000"/>
              <w:lang w:val="en-US"/>
            </w:rPr>
          </w:rPrChange>
        </w:rPr>
        <w:pPrChange w:id="7275"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4" w:author="IO" w:date="2011-05-13T11:34:00Z" w:initials="IO">
    <w:p w14:paraId="4FBDCBF9" w14:textId="77777777" w:rsidR="00996634" w:rsidRDefault="00996634">
      <w:pPr>
        <w:pStyle w:val="CommentText"/>
      </w:pPr>
      <w:r>
        <w:rPr>
          <w:rStyle w:val="CommentReference"/>
        </w:rPr>
        <w:annotationRef/>
      </w:r>
      <w:r>
        <w:t>La introducción sigue carente de una estructura razonable. Creo que sería mejor ponerles los siguientes bloques:</w:t>
      </w:r>
    </w:p>
    <w:p w14:paraId="3F46EADF" w14:textId="77777777" w:rsidR="00996634" w:rsidRDefault="00996634">
      <w:pPr>
        <w:pStyle w:val="CommentText"/>
      </w:pPr>
      <w:r>
        <w:t>1. El tráfico aéreo es muy importante.</w:t>
      </w:r>
    </w:p>
    <w:p w14:paraId="1EAD3791" w14:textId="77777777" w:rsidR="00996634" w:rsidRDefault="00996634">
      <w:pPr>
        <w:pStyle w:val="CommentText"/>
      </w:pPr>
      <w:r>
        <w:t>2. Entre lo que se puede hacer para estudiar el fenómeno está la simulación, con sus correspondientes ventajas y desventajas con respecto a estudio reales o métodos analíticos.</w:t>
      </w:r>
    </w:p>
    <w:p w14:paraId="7639853F" w14:textId="77777777" w:rsidR="00996634" w:rsidRDefault="00996634">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996634" w:rsidRDefault="00996634">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996634" w:rsidRDefault="00996634">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996634" w:rsidRDefault="00996634">
      <w:pPr>
        <w:pStyle w:val="CommentText"/>
      </w:pPr>
      <w:r>
        <w:t>6. El resto de la memoria se organiza como sigue... Por cierto, recuerda que esto es una "memoria" o "trabajo fin de máster", pero no un "artículo".</w:t>
      </w:r>
    </w:p>
  </w:comment>
  <w:comment w:id="800" w:author="IO" w:date="2011-06-09T17:54:00Z" w:initials="IO">
    <w:p w14:paraId="277E7555" w14:textId="77777777" w:rsidR="00996634" w:rsidRDefault="00996634">
      <w:pPr>
        <w:pStyle w:val="CommentText"/>
      </w:pPr>
      <w:r>
        <w:rPr>
          <w:rStyle w:val="CommentReference"/>
        </w:rPr>
        <w:annotationRef/>
      </w:r>
      <w:r>
        <w:t>Poner algunos.</w:t>
      </w:r>
    </w:p>
  </w:comment>
  <w:comment w:id="1342" w:author="IO" w:date="2011-06-09T17:54:00Z" w:initials="IO">
    <w:p w14:paraId="01350456" w14:textId="77777777" w:rsidR="00996634" w:rsidRDefault="00996634">
      <w:pPr>
        <w:pStyle w:val="CommentText"/>
      </w:pPr>
      <w:r>
        <w:rPr>
          <w:rStyle w:val="CommentReference"/>
        </w:rPr>
        <w:annotationRef/>
      </w:r>
      <w:r>
        <w:t>A la parte de simulación del estado del arte.</w:t>
      </w:r>
    </w:p>
  </w:comment>
  <w:comment w:id="2947" w:author="IO" w:date="2011-05-13T12:37:00Z" w:initials="IO">
    <w:p w14:paraId="51DFDA36" w14:textId="77777777" w:rsidR="00996634" w:rsidRDefault="00996634">
      <w:pPr>
        <w:pStyle w:val="CommentText"/>
      </w:pPr>
      <w:r>
        <w:rPr>
          <w:rStyle w:val="CommentReference"/>
        </w:rPr>
        <w:annotationRef/>
      </w:r>
      <w:r>
        <w:t>Los requisitos que pongas aquí deben salir del estado del arte. Si hablas de controladores, deben aparecer allí.</w:t>
      </w:r>
    </w:p>
  </w:comment>
  <w:comment w:id="3111" w:author="IO" w:date="2011-05-13T12:52:00Z" w:initials="IO">
    <w:p w14:paraId="2B4E7141" w14:textId="77777777" w:rsidR="00996634" w:rsidRDefault="00996634">
      <w:pPr>
        <w:pStyle w:val="CommentText"/>
      </w:pPr>
      <w:r>
        <w:rPr>
          <w:rStyle w:val="CommentReference"/>
        </w:rPr>
        <w:annotationRef/>
      </w:r>
      <w:r>
        <w:t>Esto es justificación del ABM.</w:t>
      </w:r>
    </w:p>
  </w:comment>
  <w:comment w:id="3022" w:author="IO" w:date="2011-05-13T12:47:00Z" w:initials="IO">
    <w:p w14:paraId="05F4857D" w14:textId="77777777" w:rsidR="00996634" w:rsidRDefault="00996634">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AD6ED6" w14:textId="77777777" w:rsidR="008A6CB0" w:rsidRDefault="008A6CB0" w:rsidP="00FE689F">
      <w:r>
        <w:separator/>
      </w:r>
    </w:p>
  </w:endnote>
  <w:endnote w:type="continuationSeparator" w:id="0">
    <w:p w14:paraId="0683CE1D" w14:textId="77777777" w:rsidR="008A6CB0" w:rsidRDefault="008A6CB0" w:rsidP="00FE689F">
      <w:r>
        <w:continuationSeparator/>
      </w:r>
    </w:p>
  </w:endnote>
  <w:endnote w:type="continuationNotice" w:id="1">
    <w:p w14:paraId="15742BF5" w14:textId="77777777" w:rsidR="008A6CB0" w:rsidRDefault="008A6C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200" w:author="Orion" w:date="2011-04-24T20:28:00Z"/>
  <w:sdt>
    <w:sdtPr>
      <w:id w:val="-948228162"/>
      <w:docPartObj>
        <w:docPartGallery w:val="Page Numbers (Bottom of Page)"/>
        <w:docPartUnique/>
      </w:docPartObj>
    </w:sdtPr>
    <w:sdtEndPr>
      <w:rPr>
        <w:noProof/>
      </w:rPr>
    </w:sdtEndPr>
    <w:sdtContent>
      <w:customXmlInsRangeEnd w:id="200"/>
      <w:p w14:paraId="0E6BB585" w14:textId="77777777" w:rsidR="00996634" w:rsidRDefault="00996634">
        <w:pPr>
          <w:pStyle w:val="Footer"/>
          <w:jc w:val="center"/>
          <w:rPr>
            <w:ins w:id="201" w:author="Orion" w:date="2011-04-24T20:28:00Z"/>
          </w:rPr>
        </w:pPr>
        <w:ins w:id="202" w:author="Orion" w:date="2011-04-24T20:29:00Z">
          <w:r>
            <w:fldChar w:fldCharType="begin"/>
          </w:r>
          <w:r>
            <w:instrText xml:space="preserve"> PAGE   \* MERGEFORMAT </w:instrText>
          </w:r>
          <w:r>
            <w:fldChar w:fldCharType="separate"/>
          </w:r>
        </w:ins>
        <w:r w:rsidR="00BA1E2E">
          <w:rPr>
            <w:noProof/>
          </w:rPr>
          <w:t>v</w:t>
        </w:r>
        <w:ins w:id="203" w:author="Orion" w:date="2011-04-24T20:29:00Z">
          <w:r>
            <w:rPr>
              <w:noProof/>
            </w:rPr>
            <w:fldChar w:fldCharType="end"/>
          </w:r>
        </w:ins>
      </w:p>
      <w:customXmlInsRangeStart w:id="204" w:author="Orion" w:date="2011-04-24T20:28:00Z"/>
    </w:sdtContent>
  </w:sdt>
  <w:customXmlInsRangeEnd w:id="204"/>
  <w:p w14:paraId="551F620B" w14:textId="77777777" w:rsidR="00996634" w:rsidRDefault="00996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CD6105" w14:textId="77777777" w:rsidR="008A6CB0" w:rsidRDefault="008A6CB0" w:rsidP="00FE689F">
      <w:r>
        <w:separator/>
      </w:r>
    </w:p>
  </w:footnote>
  <w:footnote w:type="continuationSeparator" w:id="0">
    <w:p w14:paraId="53D1F5E8" w14:textId="77777777" w:rsidR="008A6CB0" w:rsidRDefault="008A6CB0" w:rsidP="00FE689F">
      <w:r>
        <w:continuationSeparator/>
      </w:r>
    </w:p>
  </w:footnote>
  <w:footnote w:type="continuationNotice" w:id="1">
    <w:p w14:paraId="2B4CA5C3" w14:textId="77777777" w:rsidR="008A6CB0" w:rsidRDefault="008A6C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996634" w:rsidRDefault="009966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31"/>
  </w:num>
  <w:num w:numId="8">
    <w:abstractNumId w:val="17"/>
  </w:num>
  <w:num w:numId="9">
    <w:abstractNumId w:val="5"/>
  </w:num>
  <w:num w:numId="10">
    <w:abstractNumId w:val="32"/>
  </w:num>
  <w:num w:numId="11">
    <w:abstractNumId w:val="36"/>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37"/>
  </w:num>
  <w:num w:numId="16">
    <w:abstractNumId w:val="35"/>
  </w:num>
  <w:num w:numId="17">
    <w:abstractNumId w:val="27"/>
  </w:num>
  <w:num w:numId="18">
    <w:abstractNumId w:val="28"/>
  </w:num>
  <w:num w:numId="19">
    <w:abstractNumId w:val="26"/>
  </w:num>
  <w:num w:numId="20">
    <w:abstractNumId w:val="15"/>
  </w:num>
  <w:num w:numId="21">
    <w:abstractNumId w:val="20"/>
  </w:num>
  <w:num w:numId="22">
    <w:abstractNumId w:val="16"/>
  </w:num>
  <w:num w:numId="23">
    <w:abstractNumId w:val="24"/>
  </w:num>
  <w:num w:numId="24">
    <w:abstractNumId w:val="30"/>
  </w:num>
  <w:num w:numId="25">
    <w:abstractNumId w:val="8"/>
  </w:num>
  <w:num w:numId="26">
    <w:abstractNumId w:val="12"/>
  </w:num>
  <w:num w:numId="27">
    <w:abstractNumId w:val="10"/>
  </w:num>
  <w:num w:numId="28">
    <w:abstractNumId w:val="38"/>
  </w:num>
  <w:num w:numId="29">
    <w:abstractNumId w:val="13"/>
  </w:num>
  <w:num w:numId="30">
    <w:abstractNumId w:val="23"/>
  </w:num>
  <w:num w:numId="31">
    <w:abstractNumId w:val="33"/>
  </w:num>
  <w:num w:numId="32">
    <w:abstractNumId w:val="14"/>
  </w:num>
  <w:num w:numId="33">
    <w:abstractNumId w:val="6"/>
  </w:num>
  <w:num w:numId="34">
    <w:abstractNumId w:val="18"/>
  </w:num>
  <w:num w:numId="35">
    <w:abstractNumId w:val="9"/>
  </w:num>
  <w:num w:numId="36">
    <w:abstractNumId w:val="19"/>
  </w:num>
  <w:num w:numId="37">
    <w:abstractNumId w:val="25"/>
  </w:num>
  <w:num w:numId="38">
    <w:abstractNumId w:val="2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233"/>
    <w:rsid w:val="000264CF"/>
    <w:rsid w:val="00026D82"/>
    <w:rsid w:val="00027D36"/>
    <w:rsid w:val="0003054C"/>
    <w:rsid w:val="00030AF7"/>
    <w:rsid w:val="00033D31"/>
    <w:rsid w:val="00033E0C"/>
    <w:rsid w:val="00034022"/>
    <w:rsid w:val="00034B85"/>
    <w:rsid w:val="000375FF"/>
    <w:rsid w:val="00040C3D"/>
    <w:rsid w:val="0004193A"/>
    <w:rsid w:val="0004290C"/>
    <w:rsid w:val="00043008"/>
    <w:rsid w:val="00044826"/>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454"/>
    <w:rsid w:val="000708FC"/>
    <w:rsid w:val="000723AD"/>
    <w:rsid w:val="00073DAF"/>
    <w:rsid w:val="00075C61"/>
    <w:rsid w:val="00076129"/>
    <w:rsid w:val="00080145"/>
    <w:rsid w:val="000811B4"/>
    <w:rsid w:val="00082449"/>
    <w:rsid w:val="00084737"/>
    <w:rsid w:val="00085086"/>
    <w:rsid w:val="000852AC"/>
    <w:rsid w:val="0008602D"/>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B40"/>
    <w:rsid w:val="000B0F6F"/>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2FDE"/>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A80"/>
    <w:rsid w:val="00142D9A"/>
    <w:rsid w:val="00143591"/>
    <w:rsid w:val="0014373B"/>
    <w:rsid w:val="0014397A"/>
    <w:rsid w:val="00144F7E"/>
    <w:rsid w:val="0014562E"/>
    <w:rsid w:val="0014566E"/>
    <w:rsid w:val="00145693"/>
    <w:rsid w:val="00147F2C"/>
    <w:rsid w:val="00150D89"/>
    <w:rsid w:val="00152534"/>
    <w:rsid w:val="00152A89"/>
    <w:rsid w:val="00152E0C"/>
    <w:rsid w:val="00154CF7"/>
    <w:rsid w:val="0015563B"/>
    <w:rsid w:val="0015736B"/>
    <w:rsid w:val="00160B23"/>
    <w:rsid w:val="00160B52"/>
    <w:rsid w:val="00160DA1"/>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5493"/>
    <w:rsid w:val="00175D94"/>
    <w:rsid w:val="0017626F"/>
    <w:rsid w:val="0017656A"/>
    <w:rsid w:val="0017775B"/>
    <w:rsid w:val="00181070"/>
    <w:rsid w:val="00181F79"/>
    <w:rsid w:val="001836F1"/>
    <w:rsid w:val="00183C90"/>
    <w:rsid w:val="00184063"/>
    <w:rsid w:val="0018606D"/>
    <w:rsid w:val="0018750F"/>
    <w:rsid w:val="00191E5D"/>
    <w:rsid w:val="001924DD"/>
    <w:rsid w:val="0019268C"/>
    <w:rsid w:val="00192B27"/>
    <w:rsid w:val="00193F87"/>
    <w:rsid w:val="0019649F"/>
    <w:rsid w:val="001973B6"/>
    <w:rsid w:val="001A072A"/>
    <w:rsid w:val="001A1782"/>
    <w:rsid w:val="001A2EC8"/>
    <w:rsid w:val="001A3263"/>
    <w:rsid w:val="001A4B14"/>
    <w:rsid w:val="001A6151"/>
    <w:rsid w:val="001A6225"/>
    <w:rsid w:val="001A630E"/>
    <w:rsid w:val="001A69E9"/>
    <w:rsid w:val="001B1802"/>
    <w:rsid w:val="001B21E2"/>
    <w:rsid w:val="001B2BBD"/>
    <w:rsid w:val="001B61AA"/>
    <w:rsid w:val="001B6ECB"/>
    <w:rsid w:val="001C001A"/>
    <w:rsid w:val="001C0240"/>
    <w:rsid w:val="001C035E"/>
    <w:rsid w:val="001C0AA0"/>
    <w:rsid w:val="001C220E"/>
    <w:rsid w:val="001C313E"/>
    <w:rsid w:val="001C371D"/>
    <w:rsid w:val="001C37B5"/>
    <w:rsid w:val="001C3CF5"/>
    <w:rsid w:val="001C636D"/>
    <w:rsid w:val="001D0B36"/>
    <w:rsid w:val="001D111C"/>
    <w:rsid w:val="001D1141"/>
    <w:rsid w:val="001D1D11"/>
    <w:rsid w:val="001D2364"/>
    <w:rsid w:val="001D27C3"/>
    <w:rsid w:val="001D28BC"/>
    <w:rsid w:val="001D2C2B"/>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2C75"/>
    <w:rsid w:val="00216C93"/>
    <w:rsid w:val="00216E98"/>
    <w:rsid w:val="00217BCF"/>
    <w:rsid w:val="00220451"/>
    <w:rsid w:val="0022119E"/>
    <w:rsid w:val="002232C1"/>
    <w:rsid w:val="00224150"/>
    <w:rsid w:val="00224323"/>
    <w:rsid w:val="00224664"/>
    <w:rsid w:val="00225661"/>
    <w:rsid w:val="002259DD"/>
    <w:rsid w:val="00225F14"/>
    <w:rsid w:val="002266A7"/>
    <w:rsid w:val="00226DFA"/>
    <w:rsid w:val="00231845"/>
    <w:rsid w:val="00233DD2"/>
    <w:rsid w:val="00234823"/>
    <w:rsid w:val="00234DDA"/>
    <w:rsid w:val="002350C4"/>
    <w:rsid w:val="002358A3"/>
    <w:rsid w:val="00235EE7"/>
    <w:rsid w:val="002377E4"/>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707"/>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13F0"/>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5D09"/>
    <w:rsid w:val="00396BA8"/>
    <w:rsid w:val="003A1EB2"/>
    <w:rsid w:val="003A342D"/>
    <w:rsid w:val="003A7D1F"/>
    <w:rsid w:val="003B0805"/>
    <w:rsid w:val="003B2E3B"/>
    <w:rsid w:val="003B35CC"/>
    <w:rsid w:val="003B5356"/>
    <w:rsid w:val="003B5EF7"/>
    <w:rsid w:val="003B77C2"/>
    <w:rsid w:val="003C05EA"/>
    <w:rsid w:val="003C15F1"/>
    <w:rsid w:val="003C22FC"/>
    <w:rsid w:val="003C27E3"/>
    <w:rsid w:val="003C6C91"/>
    <w:rsid w:val="003C6F5B"/>
    <w:rsid w:val="003C7D26"/>
    <w:rsid w:val="003D0A28"/>
    <w:rsid w:val="003D0D14"/>
    <w:rsid w:val="003D1DFD"/>
    <w:rsid w:val="003D20C1"/>
    <w:rsid w:val="003D2161"/>
    <w:rsid w:val="003D31EF"/>
    <w:rsid w:val="003D3F86"/>
    <w:rsid w:val="003D4F2C"/>
    <w:rsid w:val="003D52F1"/>
    <w:rsid w:val="003D53DC"/>
    <w:rsid w:val="003E04E6"/>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2795A"/>
    <w:rsid w:val="00430BD0"/>
    <w:rsid w:val="00430DFD"/>
    <w:rsid w:val="004310E2"/>
    <w:rsid w:val="00431346"/>
    <w:rsid w:val="0043167B"/>
    <w:rsid w:val="00431DBD"/>
    <w:rsid w:val="00431F18"/>
    <w:rsid w:val="00432D4C"/>
    <w:rsid w:val="00437154"/>
    <w:rsid w:val="00440145"/>
    <w:rsid w:val="00442C93"/>
    <w:rsid w:val="00442E8B"/>
    <w:rsid w:val="00443E33"/>
    <w:rsid w:val="00444037"/>
    <w:rsid w:val="00446B11"/>
    <w:rsid w:val="00447703"/>
    <w:rsid w:val="00447CE7"/>
    <w:rsid w:val="00451D1A"/>
    <w:rsid w:val="00451E80"/>
    <w:rsid w:val="004527AA"/>
    <w:rsid w:val="00452836"/>
    <w:rsid w:val="00454BEB"/>
    <w:rsid w:val="004567F9"/>
    <w:rsid w:val="004570B0"/>
    <w:rsid w:val="00457647"/>
    <w:rsid w:val="0046189B"/>
    <w:rsid w:val="004654A3"/>
    <w:rsid w:val="004668E7"/>
    <w:rsid w:val="00466BB7"/>
    <w:rsid w:val="004706C3"/>
    <w:rsid w:val="004721CC"/>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637F"/>
    <w:rsid w:val="004A63FA"/>
    <w:rsid w:val="004A6F72"/>
    <w:rsid w:val="004A731D"/>
    <w:rsid w:val="004A750C"/>
    <w:rsid w:val="004A758F"/>
    <w:rsid w:val="004B01EE"/>
    <w:rsid w:val="004B1C04"/>
    <w:rsid w:val="004B1DC4"/>
    <w:rsid w:val="004B2787"/>
    <w:rsid w:val="004B2BCD"/>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AE"/>
    <w:rsid w:val="004D650B"/>
    <w:rsid w:val="004D7BB7"/>
    <w:rsid w:val="004E0030"/>
    <w:rsid w:val="004E01F8"/>
    <w:rsid w:val="004E0A0B"/>
    <w:rsid w:val="004E0E0D"/>
    <w:rsid w:val="004E2A82"/>
    <w:rsid w:val="004E2AEB"/>
    <w:rsid w:val="004E42FF"/>
    <w:rsid w:val="004E5B6A"/>
    <w:rsid w:val="004E6600"/>
    <w:rsid w:val="004E6D87"/>
    <w:rsid w:val="004F2769"/>
    <w:rsid w:val="004F32D3"/>
    <w:rsid w:val="004F45E4"/>
    <w:rsid w:val="004F60F0"/>
    <w:rsid w:val="004F6199"/>
    <w:rsid w:val="0050085B"/>
    <w:rsid w:val="005030F8"/>
    <w:rsid w:val="00504893"/>
    <w:rsid w:val="005050F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4FC"/>
    <w:rsid w:val="00524029"/>
    <w:rsid w:val="0052442C"/>
    <w:rsid w:val="00526298"/>
    <w:rsid w:val="00530B24"/>
    <w:rsid w:val="00530C01"/>
    <w:rsid w:val="00531435"/>
    <w:rsid w:val="00531F30"/>
    <w:rsid w:val="005330CF"/>
    <w:rsid w:val="0053403E"/>
    <w:rsid w:val="00534D79"/>
    <w:rsid w:val="00535278"/>
    <w:rsid w:val="00535935"/>
    <w:rsid w:val="00536ED5"/>
    <w:rsid w:val="005378FA"/>
    <w:rsid w:val="00537EED"/>
    <w:rsid w:val="00537F48"/>
    <w:rsid w:val="00540433"/>
    <w:rsid w:val="0054105D"/>
    <w:rsid w:val="005421EE"/>
    <w:rsid w:val="005437D7"/>
    <w:rsid w:val="00545194"/>
    <w:rsid w:val="005454AF"/>
    <w:rsid w:val="005455FD"/>
    <w:rsid w:val="00545758"/>
    <w:rsid w:val="0054658A"/>
    <w:rsid w:val="00547249"/>
    <w:rsid w:val="00547362"/>
    <w:rsid w:val="00547764"/>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6265"/>
    <w:rsid w:val="00577C77"/>
    <w:rsid w:val="005809E4"/>
    <w:rsid w:val="00580B32"/>
    <w:rsid w:val="00581DB9"/>
    <w:rsid w:val="00582A7E"/>
    <w:rsid w:val="005838FD"/>
    <w:rsid w:val="00583AD1"/>
    <w:rsid w:val="005854A3"/>
    <w:rsid w:val="00586820"/>
    <w:rsid w:val="0059263D"/>
    <w:rsid w:val="0059419F"/>
    <w:rsid w:val="00595646"/>
    <w:rsid w:val="00596924"/>
    <w:rsid w:val="00596D3E"/>
    <w:rsid w:val="00597829"/>
    <w:rsid w:val="005979B7"/>
    <w:rsid w:val="005A1AC0"/>
    <w:rsid w:val="005A3434"/>
    <w:rsid w:val="005A3ECD"/>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E2B"/>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14"/>
    <w:rsid w:val="005F70D1"/>
    <w:rsid w:val="00600795"/>
    <w:rsid w:val="00600A7E"/>
    <w:rsid w:val="006016DF"/>
    <w:rsid w:val="0060234E"/>
    <w:rsid w:val="00602389"/>
    <w:rsid w:val="0060294C"/>
    <w:rsid w:val="00602EE1"/>
    <w:rsid w:val="00603073"/>
    <w:rsid w:val="00603813"/>
    <w:rsid w:val="00605BD5"/>
    <w:rsid w:val="00606546"/>
    <w:rsid w:val="0060739E"/>
    <w:rsid w:val="00611FA4"/>
    <w:rsid w:val="00612633"/>
    <w:rsid w:val="00613E8A"/>
    <w:rsid w:val="0061463C"/>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4DF3"/>
    <w:rsid w:val="006552F8"/>
    <w:rsid w:val="00656399"/>
    <w:rsid w:val="0066164E"/>
    <w:rsid w:val="00662E18"/>
    <w:rsid w:val="00662F13"/>
    <w:rsid w:val="006635C9"/>
    <w:rsid w:val="006642ED"/>
    <w:rsid w:val="00665038"/>
    <w:rsid w:val="00665473"/>
    <w:rsid w:val="006675D3"/>
    <w:rsid w:val="00670FB8"/>
    <w:rsid w:val="0067203E"/>
    <w:rsid w:val="006720A8"/>
    <w:rsid w:val="00672DF8"/>
    <w:rsid w:val="0067605C"/>
    <w:rsid w:val="00676169"/>
    <w:rsid w:val="00680080"/>
    <w:rsid w:val="00680158"/>
    <w:rsid w:val="006806F8"/>
    <w:rsid w:val="00680DCF"/>
    <w:rsid w:val="006812B5"/>
    <w:rsid w:val="00682800"/>
    <w:rsid w:val="00683D22"/>
    <w:rsid w:val="0068438C"/>
    <w:rsid w:val="00684A17"/>
    <w:rsid w:val="00690137"/>
    <w:rsid w:val="006905E3"/>
    <w:rsid w:val="00690F18"/>
    <w:rsid w:val="00690F85"/>
    <w:rsid w:val="00691ECD"/>
    <w:rsid w:val="006920FF"/>
    <w:rsid w:val="006927A0"/>
    <w:rsid w:val="00692D78"/>
    <w:rsid w:val="0069324E"/>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367"/>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1D6D"/>
    <w:rsid w:val="00714387"/>
    <w:rsid w:val="007176BD"/>
    <w:rsid w:val="00717CAE"/>
    <w:rsid w:val="0072018D"/>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1207"/>
    <w:rsid w:val="00742A60"/>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29F5"/>
    <w:rsid w:val="007D4BE4"/>
    <w:rsid w:val="007D6413"/>
    <w:rsid w:val="007D7A84"/>
    <w:rsid w:val="007E0F20"/>
    <w:rsid w:val="007E2201"/>
    <w:rsid w:val="007E223D"/>
    <w:rsid w:val="007E25BC"/>
    <w:rsid w:val="007E2B1E"/>
    <w:rsid w:val="007E370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065A"/>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2FF1"/>
    <w:rsid w:val="008534DF"/>
    <w:rsid w:val="008537A0"/>
    <w:rsid w:val="0085399E"/>
    <w:rsid w:val="00853A51"/>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623C"/>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A6CB0"/>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9015C"/>
    <w:rsid w:val="009917B1"/>
    <w:rsid w:val="00991DBD"/>
    <w:rsid w:val="0099334F"/>
    <w:rsid w:val="00994D3A"/>
    <w:rsid w:val="00995B4F"/>
    <w:rsid w:val="00995D47"/>
    <w:rsid w:val="00996634"/>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38D2"/>
    <w:rsid w:val="009B4835"/>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6CA"/>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0A7"/>
    <w:rsid w:val="00A57397"/>
    <w:rsid w:val="00A605C4"/>
    <w:rsid w:val="00A63C2F"/>
    <w:rsid w:val="00A652F7"/>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942E4"/>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6A2C"/>
    <w:rsid w:val="00AD7060"/>
    <w:rsid w:val="00AD7543"/>
    <w:rsid w:val="00AD7847"/>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BED"/>
    <w:rsid w:val="00AF5DA7"/>
    <w:rsid w:val="00AF60AF"/>
    <w:rsid w:val="00AF62B5"/>
    <w:rsid w:val="00AF6CB1"/>
    <w:rsid w:val="00B004B8"/>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38D2"/>
    <w:rsid w:val="00B25AB5"/>
    <w:rsid w:val="00B26321"/>
    <w:rsid w:val="00B26A41"/>
    <w:rsid w:val="00B26D0E"/>
    <w:rsid w:val="00B351E6"/>
    <w:rsid w:val="00B35340"/>
    <w:rsid w:val="00B362D9"/>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4EA2"/>
    <w:rsid w:val="00B557AB"/>
    <w:rsid w:val="00B56A1D"/>
    <w:rsid w:val="00B57D58"/>
    <w:rsid w:val="00B57D77"/>
    <w:rsid w:val="00B607A7"/>
    <w:rsid w:val="00B60C6C"/>
    <w:rsid w:val="00B612F3"/>
    <w:rsid w:val="00B61CD5"/>
    <w:rsid w:val="00B65148"/>
    <w:rsid w:val="00B65F96"/>
    <w:rsid w:val="00B705C3"/>
    <w:rsid w:val="00B70619"/>
    <w:rsid w:val="00B7162E"/>
    <w:rsid w:val="00B717D5"/>
    <w:rsid w:val="00B73C05"/>
    <w:rsid w:val="00B751CA"/>
    <w:rsid w:val="00B75CEC"/>
    <w:rsid w:val="00B76F90"/>
    <w:rsid w:val="00B80CD3"/>
    <w:rsid w:val="00B81D18"/>
    <w:rsid w:val="00B8369E"/>
    <w:rsid w:val="00B83CAC"/>
    <w:rsid w:val="00B83D06"/>
    <w:rsid w:val="00B83D5C"/>
    <w:rsid w:val="00B875B6"/>
    <w:rsid w:val="00B87B27"/>
    <w:rsid w:val="00B87B7D"/>
    <w:rsid w:val="00B90F57"/>
    <w:rsid w:val="00B92530"/>
    <w:rsid w:val="00B937FD"/>
    <w:rsid w:val="00B946E5"/>
    <w:rsid w:val="00B956B1"/>
    <w:rsid w:val="00B9577A"/>
    <w:rsid w:val="00BA1157"/>
    <w:rsid w:val="00BA1340"/>
    <w:rsid w:val="00BA1E2E"/>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5E01"/>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636"/>
    <w:rsid w:val="00C07723"/>
    <w:rsid w:val="00C10446"/>
    <w:rsid w:val="00C1157B"/>
    <w:rsid w:val="00C13D8D"/>
    <w:rsid w:val="00C148D3"/>
    <w:rsid w:val="00C17E9B"/>
    <w:rsid w:val="00C2057C"/>
    <w:rsid w:val="00C20729"/>
    <w:rsid w:val="00C2103E"/>
    <w:rsid w:val="00C210D4"/>
    <w:rsid w:val="00C216BE"/>
    <w:rsid w:val="00C21A2E"/>
    <w:rsid w:val="00C220A7"/>
    <w:rsid w:val="00C229DC"/>
    <w:rsid w:val="00C230DC"/>
    <w:rsid w:val="00C23809"/>
    <w:rsid w:val="00C239BA"/>
    <w:rsid w:val="00C26229"/>
    <w:rsid w:val="00C265B1"/>
    <w:rsid w:val="00C26EB8"/>
    <w:rsid w:val="00C27AE0"/>
    <w:rsid w:val="00C3081D"/>
    <w:rsid w:val="00C312EE"/>
    <w:rsid w:val="00C333A5"/>
    <w:rsid w:val="00C337A2"/>
    <w:rsid w:val="00C34755"/>
    <w:rsid w:val="00C34D93"/>
    <w:rsid w:val="00C36118"/>
    <w:rsid w:val="00C41DC9"/>
    <w:rsid w:val="00C44607"/>
    <w:rsid w:val="00C45A20"/>
    <w:rsid w:val="00C46FE5"/>
    <w:rsid w:val="00C474C1"/>
    <w:rsid w:val="00C47547"/>
    <w:rsid w:val="00C47587"/>
    <w:rsid w:val="00C50AAA"/>
    <w:rsid w:val="00C529AC"/>
    <w:rsid w:val="00C53117"/>
    <w:rsid w:val="00C53EFA"/>
    <w:rsid w:val="00C5435E"/>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583"/>
    <w:rsid w:val="00CD15E8"/>
    <w:rsid w:val="00CD17FE"/>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0ADA"/>
    <w:rsid w:val="00D016EA"/>
    <w:rsid w:val="00D0245E"/>
    <w:rsid w:val="00D03232"/>
    <w:rsid w:val="00D032B8"/>
    <w:rsid w:val="00D0382C"/>
    <w:rsid w:val="00D0451B"/>
    <w:rsid w:val="00D05639"/>
    <w:rsid w:val="00D06826"/>
    <w:rsid w:val="00D0683B"/>
    <w:rsid w:val="00D07446"/>
    <w:rsid w:val="00D074F7"/>
    <w:rsid w:val="00D079D8"/>
    <w:rsid w:val="00D10856"/>
    <w:rsid w:val="00D10997"/>
    <w:rsid w:val="00D10EB4"/>
    <w:rsid w:val="00D123E9"/>
    <w:rsid w:val="00D12573"/>
    <w:rsid w:val="00D16D7A"/>
    <w:rsid w:val="00D1737A"/>
    <w:rsid w:val="00D17E47"/>
    <w:rsid w:val="00D21CAA"/>
    <w:rsid w:val="00D21EAF"/>
    <w:rsid w:val="00D2418E"/>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EA3"/>
    <w:rsid w:val="00D809B5"/>
    <w:rsid w:val="00D83123"/>
    <w:rsid w:val="00D83A8B"/>
    <w:rsid w:val="00D84E0F"/>
    <w:rsid w:val="00D85C11"/>
    <w:rsid w:val="00D873A4"/>
    <w:rsid w:val="00D90BA4"/>
    <w:rsid w:val="00D91B88"/>
    <w:rsid w:val="00D92301"/>
    <w:rsid w:val="00D92DB1"/>
    <w:rsid w:val="00D93821"/>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851"/>
    <w:rsid w:val="00E026E0"/>
    <w:rsid w:val="00E028B5"/>
    <w:rsid w:val="00E056FD"/>
    <w:rsid w:val="00E07A3E"/>
    <w:rsid w:val="00E10B6C"/>
    <w:rsid w:val="00E11899"/>
    <w:rsid w:val="00E11A05"/>
    <w:rsid w:val="00E11ABF"/>
    <w:rsid w:val="00E11C83"/>
    <w:rsid w:val="00E21338"/>
    <w:rsid w:val="00E2191C"/>
    <w:rsid w:val="00E22278"/>
    <w:rsid w:val="00E2367E"/>
    <w:rsid w:val="00E24358"/>
    <w:rsid w:val="00E24403"/>
    <w:rsid w:val="00E24AC2"/>
    <w:rsid w:val="00E25721"/>
    <w:rsid w:val="00E260BA"/>
    <w:rsid w:val="00E27B2C"/>
    <w:rsid w:val="00E30BBA"/>
    <w:rsid w:val="00E3132B"/>
    <w:rsid w:val="00E31E58"/>
    <w:rsid w:val="00E31E68"/>
    <w:rsid w:val="00E32078"/>
    <w:rsid w:val="00E34F9E"/>
    <w:rsid w:val="00E36BE5"/>
    <w:rsid w:val="00E372C4"/>
    <w:rsid w:val="00E37516"/>
    <w:rsid w:val="00E4125F"/>
    <w:rsid w:val="00E41C4D"/>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40F6"/>
    <w:rsid w:val="00E645A2"/>
    <w:rsid w:val="00E6470D"/>
    <w:rsid w:val="00E668D6"/>
    <w:rsid w:val="00E669EC"/>
    <w:rsid w:val="00E70231"/>
    <w:rsid w:val="00E702E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D9F"/>
    <w:rsid w:val="00ED0467"/>
    <w:rsid w:val="00ED0A17"/>
    <w:rsid w:val="00ED12B2"/>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1F3"/>
    <w:rsid w:val="00F15F6E"/>
    <w:rsid w:val="00F17F54"/>
    <w:rsid w:val="00F22DCF"/>
    <w:rsid w:val="00F2336F"/>
    <w:rsid w:val="00F256A8"/>
    <w:rsid w:val="00F313C3"/>
    <w:rsid w:val="00F31666"/>
    <w:rsid w:val="00F329DF"/>
    <w:rsid w:val="00F32CA1"/>
    <w:rsid w:val="00F34791"/>
    <w:rsid w:val="00F35D4A"/>
    <w:rsid w:val="00F36065"/>
    <w:rsid w:val="00F37109"/>
    <w:rsid w:val="00F37264"/>
    <w:rsid w:val="00F37798"/>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1DDD"/>
    <w:rsid w:val="00F7217F"/>
    <w:rsid w:val="00F721A6"/>
    <w:rsid w:val="00F72322"/>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3DDD"/>
    <w:rsid w:val="00FC6C69"/>
    <w:rsid w:val="00FC70E9"/>
    <w:rsid w:val="00FC716B"/>
    <w:rsid w:val="00FC71D3"/>
    <w:rsid w:val="00FD0345"/>
    <w:rsid w:val="00FD0A87"/>
    <w:rsid w:val="00FD1911"/>
    <w:rsid w:val="00FD1ABF"/>
    <w:rsid w:val="00FD25D2"/>
    <w:rsid w:val="00FD6422"/>
    <w:rsid w:val="00FD7814"/>
    <w:rsid w:val="00FD7E5E"/>
    <w:rsid w:val="00FE0101"/>
    <w:rsid w:val="00FE27FE"/>
    <w:rsid w:val="00FE33B0"/>
    <w:rsid w:val="00FE350F"/>
    <w:rsid w:val="00FE3884"/>
    <w:rsid w:val="00FE45B6"/>
    <w:rsid w:val="00FE466F"/>
    <w:rsid w:val="00FE689F"/>
    <w:rsid w:val="00FF04F8"/>
    <w:rsid w:val="00FF0C4F"/>
    <w:rsid w:val="00FF102F"/>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1CB4D026-F6AE-42AD-9A26-61ACF4902F05}">
  <ds:schemaRefs>
    <ds:schemaRef ds:uri="http://schemas.openxmlformats.org/officeDocument/2006/bibliography"/>
  </ds:schemaRefs>
</ds:datastoreItem>
</file>

<file path=customXml/itemProps2.xml><?xml version="1.0" encoding="utf-8"?>
<ds:datastoreItem xmlns:ds="http://schemas.openxmlformats.org/officeDocument/2006/customXml" ds:itemID="{1661C08C-9C65-4447-95C1-62E4A15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11587</TotalTime>
  <Pages>69</Pages>
  <Words>25600</Words>
  <Characters>140806</Characters>
  <Application>Microsoft Office Word</Application>
  <DocSecurity>0</DocSecurity>
  <Lines>1173</Lines>
  <Paragraphs>332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166074</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832</cp:revision>
  <cp:lastPrinted>2011-04-02T11:53:00Z</cp:lastPrinted>
  <dcterms:created xsi:type="dcterms:W3CDTF">2011-05-03T09:49:00Z</dcterms:created>
  <dcterms:modified xsi:type="dcterms:W3CDTF">2011-07-19T11:45:00Z</dcterms:modified>
</cp:coreProperties>
</file>