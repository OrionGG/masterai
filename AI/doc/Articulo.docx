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347693"/>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347694"/>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347695"/>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347696"/>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347697"/>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347698"/>
      <w:proofErr w:type="spellStart"/>
      <w:r>
        <w:lastRenderedPageBreak/>
        <w:t>Índice</w:t>
      </w:r>
      <w:proofErr w:type="spellEnd"/>
      <w:r>
        <w:t xml:space="preserve"> de </w:t>
      </w:r>
      <w:proofErr w:type="spellStart"/>
      <w:r>
        <w:t>contenidos</w:t>
      </w:r>
      <w:bookmarkEnd w:id="327"/>
      <w:proofErr w:type="spellEnd"/>
    </w:p>
    <w:p w14:paraId="47C8B671" w14:textId="77777777" w:rsidR="00E91DF4" w:rsidRDefault="00120931">
      <w:pPr>
        <w:pStyle w:val="TOC1"/>
        <w:rPr>
          <w:ins w:id="328" w:author="Orion" w:date="2011-08-05T22:4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5T22:46:00Z">
        <w:r w:rsidR="00E91DF4" w:rsidRPr="00305159">
          <w:rPr>
            <w:rStyle w:val="Hyperlink"/>
            <w:noProof/>
          </w:rPr>
          <w:fldChar w:fldCharType="begin"/>
        </w:r>
        <w:r w:rsidR="00E91DF4" w:rsidRPr="00305159">
          <w:rPr>
            <w:rStyle w:val="Hyperlink"/>
            <w:noProof/>
          </w:rPr>
          <w:instrText xml:space="preserve"> </w:instrText>
        </w:r>
        <w:r w:rsidR="00E91DF4">
          <w:rPr>
            <w:noProof/>
          </w:rPr>
          <w:instrText>HYPERLINK \l "_Toc300347693"</w:instrText>
        </w:r>
        <w:r w:rsidR="00E91DF4" w:rsidRPr="00305159">
          <w:rPr>
            <w:rStyle w:val="Hyperlink"/>
            <w:noProof/>
          </w:rPr>
          <w:instrText xml:space="preserve"> </w:instrText>
        </w:r>
        <w:r w:rsidR="00E91DF4" w:rsidRPr="00305159">
          <w:rPr>
            <w:rStyle w:val="Hyperlink"/>
            <w:noProof/>
          </w:rPr>
          <w:fldChar w:fldCharType="separate"/>
        </w:r>
        <w:r w:rsidR="00E91DF4" w:rsidRPr="00305159">
          <w:rPr>
            <w:rStyle w:val="Hyperlink"/>
            <w:noProof/>
            <w:lang w:val="es-ES"/>
          </w:rPr>
          <w:t>Autorización de Difusión</w:t>
        </w:r>
        <w:r w:rsidR="00E91DF4">
          <w:rPr>
            <w:noProof/>
            <w:webHidden/>
          </w:rPr>
          <w:tab/>
        </w:r>
        <w:r w:rsidR="00E91DF4">
          <w:rPr>
            <w:noProof/>
            <w:webHidden/>
          </w:rPr>
          <w:fldChar w:fldCharType="begin"/>
        </w:r>
        <w:r w:rsidR="00E91DF4">
          <w:rPr>
            <w:noProof/>
            <w:webHidden/>
          </w:rPr>
          <w:instrText xml:space="preserve"> PAGEREF _Toc300347693 \h </w:instrText>
        </w:r>
      </w:ins>
      <w:r w:rsidR="00E91DF4">
        <w:rPr>
          <w:noProof/>
          <w:webHidden/>
        </w:rPr>
      </w:r>
      <w:r w:rsidR="00E91DF4">
        <w:rPr>
          <w:noProof/>
          <w:webHidden/>
        </w:rPr>
        <w:fldChar w:fldCharType="separate"/>
      </w:r>
      <w:ins w:id="330" w:author="Orion" w:date="2011-08-05T22:46:00Z">
        <w:r w:rsidR="00E91DF4">
          <w:rPr>
            <w:noProof/>
            <w:webHidden/>
          </w:rPr>
          <w:t>iii</w:t>
        </w:r>
        <w:r w:rsidR="00E91DF4">
          <w:rPr>
            <w:noProof/>
            <w:webHidden/>
          </w:rPr>
          <w:fldChar w:fldCharType="end"/>
        </w:r>
        <w:r w:rsidR="00E91DF4" w:rsidRPr="00305159">
          <w:rPr>
            <w:rStyle w:val="Hyperlink"/>
            <w:noProof/>
          </w:rPr>
          <w:fldChar w:fldCharType="end"/>
        </w:r>
      </w:ins>
    </w:p>
    <w:p w14:paraId="7A0BD820" w14:textId="77777777" w:rsidR="00E91DF4" w:rsidRDefault="00E91DF4">
      <w:pPr>
        <w:pStyle w:val="TOC1"/>
        <w:rPr>
          <w:ins w:id="331" w:author="Orion" w:date="2011-08-05T22:46:00Z"/>
          <w:rFonts w:asciiTheme="minorHAnsi" w:eastAsiaTheme="minorEastAsia" w:hAnsiTheme="minorHAnsi" w:cstheme="minorBidi"/>
          <w:noProof/>
          <w:sz w:val="22"/>
          <w:szCs w:val="22"/>
          <w:lang w:val="es-ES" w:eastAsia="es-ES"/>
        </w:rPr>
      </w:pPr>
      <w:ins w:id="33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"_Toc300347694"</w:instrText>
        </w:r>
        <w:r w:rsidRPr="00305159">
          <w:rPr>
            <w:rStyle w:val="Hyperlink"/>
            <w:noProof/>
          </w:rPr>
          <w:instrText xml:space="preserve"> </w:instrText>
        </w:r>
        <w:r w:rsidRPr="00305159">
          <w:rPr>
            <w:rStyle w:val="Hyperlink"/>
            <w:noProof/>
          </w:rPr>
          <w:fldChar w:fldCharType="separate"/>
        </w:r>
        <w:r w:rsidRPr="00305159">
          <w:rPr>
            <w:rStyle w:val="Hyperlink"/>
            <w:noProof/>
          </w:rPr>
          <w:t>Resumen en castellano</w:t>
        </w:r>
        <w:r>
          <w:rPr>
            <w:noProof/>
            <w:webHidden/>
          </w:rPr>
          <w:tab/>
        </w:r>
        <w:r>
          <w:rPr>
            <w:noProof/>
            <w:webHidden/>
          </w:rPr>
          <w:fldChar w:fldCharType="begin"/>
        </w:r>
        <w:r>
          <w:rPr>
            <w:noProof/>
            <w:webHidden/>
          </w:rPr>
          <w:instrText xml:space="preserve"> PAGEREF _Toc300347694 \h </w:instrText>
        </w:r>
      </w:ins>
      <w:r>
        <w:rPr>
          <w:noProof/>
          <w:webHidden/>
        </w:rPr>
      </w:r>
      <w:r>
        <w:rPr>
          <w:noProof/>
          <w:webHidden/>
        </w:rPr>
        <w:fldChar w:fldCharType="separate"/>
      </w:r>
      <w:ins w:id="333" w:author="Orion" w:date="2011-08-05T22:46:00Z">
        <w:r>
          <w:rPr>
            <w:noProof/>
            <w:webHidden/>
          </w:rPr>
          <w:t>v</w:t>
        </w:r>
        <w:r>
          <w:rPr>
            <w:noProof/>
            <w:webHidden/>
          </w:rPr>
          <w:fldChar w:fldCharType="end"/>
        </w:r>
        <w:r w:rsidRPr="00305159">
          <w:rPr>
            <w:rStyle w:val="Hyperlink"/>
            <w:noProof/>
          </w:rPr>
          <w:fldChar w:fldCharType="end"/>
        </w:r>
      </w:ins>
    </w:p>
    <w:p w14:paraId="336F43FA" w14:textId="77777777" w:rsidR="00E91DF4" w:rsidRDefault="00E91DF4">
      <w:pPr>
        <w:pStyle w:val="TOC1"/>
        <w:rPr>
          <w:ins w:id="334" w:author="Orion" w:date="2011-08-05T22:46:00Z"/>
          <w:rFonts w:asciiTheme="minorHAnsi" w:eastAsiaTheme="minorEastAsia" w:hAnsiTheme="minorHAnsi" w:cstheme="minorBidi"/>
          <w:noProof/>
          <w:sz w:val="22"/>
          <w:szCs w:val="22"/>
          <w:lang w:val="es-ES" w:eastAsia="es-ES"/>
        </w:rPr>
      </w:pPr>
      <w:ins w:id="33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"_Toc300347695"</w:instrText>
        </w:r>
        <w:r w:rsidRPr="00305159">
          <w:rPr>
            <w:rStyle w:val="Hyperlink"/>
            <w:noProof/>
          </w:rPr>
          <w:instrText xml:space="preserve"> </w:instrText>
        </w:r>
        <w:r w:rsidRPr="00305159">
          <w:rPr>
            <w:rStyle w:val="Hyperlink"/>
            <w:noProof/>
          </w:rPr>
          <w:fldChar w:fldCharType="separate"/>
        </w:r>
        <w:r w:rsidRPr="00305159">
          <w:rPr>
            <w:rStyle w:val="Hyperlink"/>
            <w:noProof/>
            <w:lang w:val="es-ES"/>
          </w:rPr>
          <w:t>Palabras clave</w:t>
        </w:r>
        <w:r>
          <w:rPr>
            <w:noProof/>
            <w:webHidden/>
          </w:rPr>
          <w:tab/>
        </w:r>
        <w:r>
          <w:rPr>
            <w:noProof/>
            <w:webHidden/>
          </w:rPr>
          <w:fldChar w:fldCharType="begin"/>
        </w:r>
        <w:r>
          <w:rPr>
            <w:noProof/>
            <w:webHidden/>
          </w:rPr>
          <w:instrText xml:space="preserve"> PAGEREF _Toc300347695 \h </w:instrText>
        </w:r>
      </w:ins>
      <w:r>
        <w:rPr>
          <w:noProof/>
          <w:webHidden/>
        </w:rPr>
      </w:r>
      <w:r>
        <w:rPr>
          <w:noProof/>
          <w:webHidden/>
        </w:rPr>
        <w:fldChar w:fldCharType="separate"/>
      </w:r>
      <w:ins w:id="336" w:author="Orion" w:date="2011-08-05T22:46:00Z">
        <w:r>
          <w:rPr>
            <w:noProof/>
            <w:webHidden/>
          </w:rPr>
          <w:t>v</w:t>
        </w:r>
        <w:r>
          <w:rPr>
            <w:noProof/>
            <w:webHidden/>
          </w:rPr>
          <w:fldChar w:fldCharType="end"/>
        </w:r>
        <w:r w:rsidRPr="00305159">
          <w:rPr>
            <w:rStyle w:val="Hyperlink"/>
            <w:noProof/>
          </w:rPr>
          <w:fldChar w:fldCharType="end"/>
        </w:r>
      </w:ins>
    </w:p>
    <w:p w14:paraId="4E8FAD81" w14:textId="77777777" w:rsidR="00E91DF4" w:rsidRDefault="00E91DF4">
      <w:pPr>
        <w:pStyle w:val="TOC1"/>
        <w:rPr>
          <w:ins w:id="337" w:author="Orion" w:date="2011-08-05T22:46:00Z"/>
          <w:rFonts w:asciiTheme="minorHAnsi" w:eastAsiaTheme="minorEastAsia" w:hAnsiTheme="minorHAnsi" w:cstheme="minorBidi"/>
          <w:noProof/>
          <w:sz w:val="22"/>
          <w:szCs w:val="22"/>
          <w:lang w:val="es-ES" w:eastAsia="es-ES"/>
        </w:rPr>
      </w:pPr>
      <w:ins w:id="33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"_Toc300347696"</w:instrText>
        </w:r>
        <w:r w:rsidRPr="00305159">
          <w:rPr>
            <w:rStyle w:val="Hyperlink"/>
            <w:noProof/>
          </w:rPr>
          <w:instrText xml:space="preserve"> </w:instrText>
        </w:r>
        <w:r w:rsidRPr="00305159">
          <w:rPr>
            <w:rStyle w:val="Hyperlink"/>
            <w:noProof/>
          </w:rPr>
          <w:fldChar w:fldCharType="separate"/>
        </w:r>
        <w:r w:rsidRPr="00305159">
          <w:rPr>
            <w:rStyle w:val="Hyperlink"/>
            <w:noProof/>
          </w:rPr>
          <w:t>Resumen en inglés</w:t>
        </w:r>
        <w:r>
          <w:rPr>
            <w:noProof/>
            <w:webHidden/>
          </w:rPr>
          <w:tab/>
        </w:r>
        <w:r>
          <w:rPr>
            <w:noProof/>
            <w:webHidden/>
          </w:rPr>
          <w:fldChar w:fldCharType="begin"/>
        </w:r>
        <w:r>
          <w:rPr>
            <w:noProof/>
            <w:webHidden/>
          </w:rPr>
          <w:instrText xml:space="preserve"> PAGEREF _Toc300347696 \h </w:instrText>
        </w:r>
      </w:ins>
      <w:r>
        <w:rPr>
          <w:noProof/>
          <w:webHidden/>
        </w:rPr>
      </w:r>
      <w:r>
        <w:rPr>
          <w:noProof/>
          <w:webHidden/>
        </w:rPr>
        <w:fldChar w:fldCharType="separate"/>
      </w:r>
      <w:ins w:id="339" w:author="Orion" w:date="2011-08-05T22:46:00Z">
        <w:r>
          <w:rPr>
            <w:noProof/>
            <w:webHidden/>
          </w:rPr>
          <w:t>vi</w:t>
        </w:r>
        <w:r>
          <w:rPr>
            <w:noProof/>
            <w:webHidden/>
          </w:rPr>
          <w:fldChar w:fldCharType="end"/>
        </w:r>
        <w:r w:rsidRPr="00305159">
          <w:rPr>
            <w:rStyle w:val="Hyperlink"/>
            <w:noProof/>
          </w:rPr>
          <w:fldChar w:fldCharType="end"/>
        </w:r>
      </w:ins>
    </w:p>
    <w:p w14:paraId="790005FA" w14:textId="77777777" w:rsidR="00E91DF4" w:rsidRDefault="00E91DF4">
      <w:pPr>
        <w:pStyle w:val="TOC1"/>
        <w:rPr>
          <w:ins w:id="340" w:author="Orion" w:date="2011-08-05T22:46:00Z"/>
          <w:rFonts w:asciiTheme="minorHAnsi" w:eastAsiaTheme="minorEastAsia" w:hAnsiTheme="minorHAnsi" w:cstheme="minorBidi"/>
          <w:noProof/>
          <w:sz w:val="22"/>
          <w:szCs w:val="22"/>
          <w:lang w:val="es-ES" w:eastAsia="es-ES"/>
        </w:rPr>
      </w:pPr>
      <w:ins w:id="34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"_Toc300347697"</w:instrText>
        </w:r>
        <w:r w:rsidRPr="00305159">
          <w:rPr>
            <w:rStyle w:val="Hyperlink"/>
            <w:noProof/>
          </w:rPr>
          <w:instrText xml:space="preserve"> </w:instrText>
        </w:r>
        <w:r w:rsidRPr="00305159">
          <w:rPr>
            <w:rStyle w:val="Hyperlink"/>
            <w:noProof/>
          </w:rPr>
          <w:fldChar w:fldCharType="separate"/>
        </w:r>
        <w:r w:rsidRPr="00305159">
          <w:rPr>
            <w:rStyle w:val="Hyperlink"/>
            <w:noProof/>
          </w:rPr>
          <w:t>Keywords</w:t>
        </w:r>
        <w:r>
          <w:rPr>
            <w:noProof/>
            <w:webHidden/>
          </w:rPr>
          <w:tab/>
        </w:r>
        <w:r>
          <w:rPr>
            <w:noProof/>
            <w:webHidden/>
          </w:rPr>
          <w:fldChar w:fldCharType="begin"/>
        </w:r>
        <w:r>
          <w:rPr>
            <w:noProof/>
            <w:webHidden/>
          </w:rPr>
          <w:instrText xml:space="preserve"> PAGEREF _Toc300347697 \h </w:instrText>
        </w:r>
      </w:ins>
      <w:r>
        <w:rPr>
          <w:noProof/>
          <w:webHidden/>
        </w:rPr>
      </w:r>
      <w:r>
        <w:rPr>
          <w:noProof/>
          <w:webHidden/>
        </w:rPr>
        <w:fldChar w:fldCharType="separate"/>
      </w:r>
      <w:ins w:id="342" w:author="Orion" w:date="2011-08-05T22:46:00Z">
        <w:r>
          <w:rPr>
            <w:noProof/>
            <w:webHidden/>
          </w:rPr>
          <w:t>vi</w:t>
        </w:r>
        <w:r>
          <w:rPr>
            <w:noProof/>
            <w:webHidden/>
          </w:rPr>
          <w:fldChar w:fldCharType="end"/>
        </w:r>
        <w:r w:rsidRPr="00305159">
          <w:rPr>
            <w:rStyle w:val="Hyperlink"/>
            <w:noProof/>
          </w:rPr>
          <w:fldChar w:fldCharType="end"/>
        </w:r>
      </w:ins>
    </w:p>
    <w:p w14:paraId="10F2390A" w14:textId="77777777" w:rsidR="00E91DF4" w:rsidRDefault="00E91DF4">
      <w:pPr>
        <w:pStyle w:val="TOC1"/>
        <w:rPr>
          <w:ins w:id="343" w:author="Orion" w:date="2011-08-05T22:46:00Z"/>
          <w:rFonts w:asciiTheme="minorHAnsi" w:eastAsiaTheme="minorEastAsia" w:hAnsiTheme="minorHAnsi" w:cstheme="minorBidi"/>
          <w:noProof/>
          <w:sz w:val="22"/>
          <w:szCs w:val="22"/>
          <w:lang w:val="es-ES" w:eastAsia="es-ES"/>
        </w:rPr>
      </w:pPr>
      <w:ins w:id="34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"_Toc300347698"</w:instrText>
        </w:r>
        <w:r w:rsidRPr="00305159">
          <w:rPr>
            <w:rStyle w:val="Hyperlink"/>
            <w:noProof/>
          </w:rPr>
          <w:instrText xml:space="preserve"> </w:instrText>
        </w:r>
        <w:r w:rsidRPr="00305159">
          <w:rPr>
            <w:rStyle w:val="Hyperlink"/>
            <w:noProof/>
          </w:rPr>
          <w:fldChar w:fldCharType="separate"/>
        </w:r>
        <w:r w:rsidRPr="00305159">
          <w:rPr>
            <w:rStyle w:val="Hyperlink"/>
            <w:noProof/>
          </w:rPr>
          <w:t>Índice de contenidos</w:t>
        </w:r>
        <w:r>
          <w:rPr>
            <w:noProof/>
            <w:webHidden/>
          </w:rPr>
          <w:tab/>
        </w:r>
        <w:r>
          <w:rPr>
            <w:noProof/>
            <w:webHidden/>
          </w:rPr>
          <w:fldChar w:fldCharType="begin"/>
        </w:r>
        <w:r>
          <w:rPr>
            <w:noProof/>
            <w:webHidden/>
          </w:rPr>
          <w:instrText xml:space="preserve"> PAGEREF _Toc300347698 \h </w:instrText>
        </w:r>
      </w:ins>
      <w:r>
        <w:rPr>
          <w:noProof/>
          <w:webHidden/>
        </w:rPr>
      </w:r>
      <w:r>
        <w:rPr>
          <w:noProof/>
          <w:webHidden/>
        </w:rPr>
        <w:fldChar w:fldCharType="separate"/>
      </w:r>
      <w:ins w:id="345" w:author="Orion" w:date="2011-08-05T22:46:00Z">
        <w:r>
          <w:rPr>
            <w:noProof/>
            <w:webHidden/>
          </w:rPr>
          <w:t>7</w:t>
        </w:r>
        <w:r>
          <w:rPr>
            <w:noProof/>
            <w:webHidden/>
          </w:rPr>
          <w:fldChar w:fldCharType="end"/>
        </w:r>
        <w:r w:rsidRPr="00305159">
          <w:rPr>
            <w:rStyle w:val="Hyperlink"/>
            <w:noProof/>
          </w:rPr>
          <w:fldChar w:fldCharType="end"/>
        </w:r>
      </w:ins>
    </w:p>
    <w:p w14:paraId="3782F9CB" w14:textId="77777777" w:rsidR="00E91DF4" w:rsidRDefault="00E91DF4">
      <w:pPr>
        <w:pStyle w:val="TOC1"/>
        <w:rPr>
          <w:ins w:id="346" w:author="Orion" w:date="2011-08-05T22:46:00Z"/>
          <w:rFonts w:asciiTheme="minorHAnsi" w:eastAsiaTheme="minorEastAsia" w:hAnsiTheme="minorHAnsi" w:cstheme="minorBidi"/>
          <w:noProof/>
          <w:sz w:val="22"/>
          <w:szCs w:val="22"/>
          <w:lang w:val="es-ES" w:eastAsia="es-ES"/>
        </w:rPr>
      </w:pPr>
      <w:ins w:id="34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"_Toc300347699"</w:instrText>
        </w:r>
        <w:r w:rsidRPr="00305159">
          <w:rPr>
            <w:rStyle w:val="Hyperlink"/>
            <w:noProof/>
          </w:rPr>
          <w:instrText xml:space="preserve"> </w:instrText>
        </w:r>
        <w:r w:rsidRPr="00305159">
          <w:rPr>
            <w:rStyle w:val="Hyperlink"/>
            <w:noProof/>
          </w:rPr>
          <w:fldChar w:fldCharType="separate"/>
        </w:r>
        <w:r w:rsidRPr="00305159">
          <w:rPr>
            <w:rStyle w:val="Hyperlink"/>
            <w:noProof/>
            <w:lang w:val="es-ES"/>
          </w:rPr>
          <w:t>Tabla de Figuras</w:t>
        </w:r>
        <w:r>
          <w:rPr>
            <w:noProof/>
            <w:webHidden/>
          </w:rPr>
          <w:tab/>
        </w:r>
        <w:r>
          <w:rPr>
            <w:noProof/>
            <w:webHidden/>
          </w:rPr>
          <w:fldChar w:fldCharType="begin"/>
        </w:r>
        <w:r>
          <w:rPr>
            <w:noProof/>
            <w:webHidden/>
          </w:rPr>
          <w:instrText xml:space="preserve"> PAGEREF _Toc300347699 \h </w:instrText>
        </w:r>
      </w:ins>
      <w:r>
        <w:rPr>
          <w:noProof/>
          <w:webHidden/>
        </w:rPr>
      </w:r>
      <w:r>
        <w:rPr>
          <w:noProof/>
          <w:webHidden/>
        </w:rPr>
        <w:fldChar w:fldCharType="separate"/>
      </w:r>
      <w:ins w:id="348" w:author="Orion" w:date="2011-08-05T22:46:00Z">
        <w:r>
          <w:rPr>
            <w:noProof/>
            <w:webHidden/>
          </w:rPr>
          <w:t>9</w:t>
        </w:r>
        <w:r>
          <w:rPr>
            <w:noProof/>
            <w:webHidden/>
          </w:rPr>
          <w:fldChar w:fldCharType="end"/>
        </w:r>
        <w:r w:rsidRPr="00305159">
          <w:rPr>
            <w:rStyle w:val="Hyperlink"/>
            <w:noProof/>
          </w:rPr>
          <w:fldChar w:fldCharType="end"/>
        </w:r>
      </w:ins>
    </w:p>
    <w:p w14:paraId="36B5AD53" w14:textId="77777777" w:rsidR="00E91DF4" w:rsidRDefault="00E91DF4">
      <w:pPr>
        <w:pStyle w:val="TOC1"/>
        <w:rPr>
          <w:ins w:id="349" w:author="Orion" w:date="2011-08-05T22:46:00Z"/>
          <w:rFonts w:asciiTheme="minorHAnsi" w:eastAsiaTheme="minorEastAsia" w:hAnsiTheme="minorHAnsi" w:cstheme="minorBidi"/>
          <w:noProof/>
          <w:sz w:val="22"/>
          <w:szCs w:val="22"/>
          <w:lang w:val="es-ES" w:eastAsia="es-ES"/>
        </w:rPr>
      </w:pPr>
      <w:ins w:id="35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"_Toc300347700"</w:instrText>
        </w:r>
        <w:r w:rsidRPr="00305159">
          <w:rPr>
            <w:rStyle w:val="Hyperlink"/>
            <w:noProof/>
          </w:rPr>
          <w:instrText xml:space="preserve"> </w:instrText>
        </w:r>
        <w:r w:rsidRPr="00305159">
          <w:rPr>
            <w:rStyle w:val="Hyperlink"/>
            <w:noProof/>
          </w:rPr>
          <w:fldChar w:fldCharType="separate"/>
        </w:r>
        <w:r w:rsidRPr="00305159">
          <w:rPr>
            <w:rStyle w:val="Hyperlink"/>
            <w:noProof/>
            <w:lang w:val="es-ES"/>
          </w:rPr>
          <w:t>Agradecimientos</w:t>
        </w:r>
        <w:r>
          <w:rPr>
            <w:noProof/>
            <w:webHidden/>
          </w:rPr>
          <w:tab/>
        </w:r>
        <w:r>
          <w:rPr>
            <w:noProof/>
            <w:webHidden/>
          </w:rPr>
          <w:fldChar w:fldCharType="begin"/>
        </w:r>
        <w:r>
          <w:rPr>
            <w:noProof/>
            <w:webHidden/>
          </w:rPr>
          <w:instrText xml:space="preserve"> PAGEREF _Toc300347700 \h </w:instrText>
        </w:r>
      </w:ins>
      <w:r>
        <w:rPr>
          <w:noProof/>
          <w:webHidden/>
        </w:rPr>
      </w:r>
      <w:r>
        <w:rPr>
          <w:noProof/>
          <w:webHidden/>
        </w:rPr>
        <w:fldChar w:fldCharType="separate"/>
      </w:r>
      <w:ins w:id="351" w:author="Orion" w:date="2011-08-05T22:46:00Z">
        <w:r>
          <w:rPr>
            <w:noProof/>
            <w:webHidden/>
          </w:rPr>
          <w:t>11</w:t>
        </w:r>
        <w:r>
          <w:rPr>
            <w:noProof/>
            <w:webHidden/>
          </w:rPr>
          <w:fldChar w:fldCharType="end"/>
        </w:r>
        <w:r w:rsidRPr="00305159">
          <w:rPr>
            <w:rStyle w:val="Hyperlink"/>
            <w:noProof/>
          </w:rPr>
          <w:fldChar w:fldCharType="end"/>
        </w:r>
      </w:ins>
    </w:p>
    <w:p w14:paraId="72C7150D" w14:textId="77777777" w:rsidR="00E91DF4" w:rsidRDefault="00E91DF4">
      <w:pPr>
        <w:pStyle w:val="TOC1"/>
        <w:rPr>
          <w:ins w:id="352" w:author="Orion" w:date="2011-08-05T22:46:00Z"/>
          <w:rFonts w:asciiTheme="minorHAnsi" w:eastAsiaTheme="minorEastAsia" w:hAnsiTheme="minorHAnsi" w:cstheme="minorBidi"/>
          <w:noProof/>
          <w:sz w:val="22"/>
          <w:szCs w:val="22"/>
          <w:lang w:val="es-ES" w:eastAsia="es-ES"/>
        </w:rPr>
      </w:pPr>
      <w:ins w:id="35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"_Toc300347701"</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1.</w:t>
        </w:r>
        <w:r>
          <w:rPr>
            <w:rFonts w:asciiTheme="minorHAnsi" w:eastAsiaTheme="minorEastAsia" w:hAnsiTheme="minorHAnsi" w:cstheme="minorBidi"/>
            <w:noProof/>
            <w:sz w:val="22"/>
            <w:szCs w:val="22"/>
            <w:lang w:val="es-ES" w:eastAsia="es-ES"/>
          </w:rPr>
          <w:tab/>
        </w:r>
        <w:r w:rsidRPr="00305159">
          <w:rPr>
            <w:rStyle w:val="Hyperlink"/>
            <w:noProof/>
            <w:lang w:bidi="hi-IN"/>
          </w:rPr>
          <w:t>Introducción</w:t>
        </w:r>
        <w:r>
          <w:rPr>
            <w:noProof/>
            <w:webHidden/>
          </w:rPr>
          <w:tab/>
        </w:r>
        <w:r>
          <w:rPr>
            <w:noProof/>
            <w:webHidden/>
          </w:rPr>
          <w:fldChar w:fldCharType="begin"/>
        </w:r>
        <w:r>
          <w:rPr>
            <w:noProof/>
            <w:webHidden/>
          </w:rPr>
          <w:instrText xml:space="preserve"> PAGEREF _Toc300347701 \h </w:instrText>
        </w:r>
      </w:ins>
      <w:r>
        <w:rPr>
          <w:noProof/>
          <w:webHidden/>
        </w:rPr>
      </w:r>
      <w:r>
        <w:rPr>
          <w:noProof/>
          <w:webHidden/>
        </w:rPr>
        <w:fldChar w:fldCharType="separate"/>
      </w:r>
      <w:ins w:id="354" w:author="Orion" w:date="2011-08-05T22:46:00Z">
        <w:r>
          <w:rPr>
            <w:noProof/>
            <w:webHidden/>
          </w:rPr>
          <w:t>13</w:t>
        </w:r>
        <w:r>
          <w:rPr>
            <w:noProof/>
            <w:webHidden/>
          </w:rPr>
          <w:fldChar w:fldCharType="end"/>
        </w:r>
        <w:r w:rsidRPr="00305159">
          <w:rPr>
            <w:rStyle w:val="Hyperlink"/>
            <w:noProof/>
          </w:rPr>
          <w:fldChar w:fldCharType="end"/>
        </w:r>
      </w:ins>
    </w:p>
    <w:p w14:paraId="5A7F9400" w14:textId="77777777" w:rsidR="00E91DF4" w:rsidRDefault="00E91DF4">
      <w:pPr>
        <w:pStyle w:val="TOC1"/>
        <w:rPr>
          <w:ins w:id="355" w:author="Orion" w:date="2011-08-05T22:46:00Z"/>
          <w:rFonts w:asciiTheme="minorHAnsi" w:eastAsiaTheme="minorEastAsia" w:hAnsiTheme="minorHAnsi" w:cstheme="minorBidi"/>
          <w:noProof/>
          <w:sz w:val="22"/>
          <w:szCs w:val="22"/>
          <w:lang w:val="es-ES" w:eastAsia="es-ES"/>
        </w:rPr>
      </w:pPr>
      <w:ins w:id="35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"_Toc300347702"</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2.</w:t>
        </w:r>
        <w:r>
          <w:rPr>
            <w:rFonts w:asciiTheme="minorHAnsi" w:eastAsiaTheme="minorEastAsia" w:hAnsiTheme="minorHAnsi" w:cstheme="minorBidi"/>
            <w:noProof/>
            <w:sz w:val="22"/>
            <w:szCs w:val="22"/>
            <w:lang w:val="es-ES" w:eastAsia="es-ES"/>
          </w:rPr>
          <w:tab/>
        </w:r>
        <w:r w:rsidRPr="00305159">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_Toc300347702 \h </w:instrText>
        </w:r>
      </w:ins>
      <w:r>
        <w:rPr>
          <w:noProof/>
          <w:webHidden/>
        </w:rPr>
      </w:r>
      <w:r>
        <w:rPr>
          <w:noProof/>
          <w:webHidden/>
        </w:rPr>
        <w:fldChar w:fldCharType="separate"/>
      </w:r>
      <w:ins w:id="357" w:author="Orion" w:date="2011-08-05T22:46:00Z">
        <w:r>
          <w:rPr>
            <w:noProof/>
            <w:webHidden/>
          </w:rPr>
          <w:t>17</w:t>
        </w:r>
        <w:r>
          <w:rPr>
            <w:noProof/>
            <w:webHidden/>
          </w:rPr>
          <w:fldChar w:fldCharType="end"/>
        </w:r>
        <w:r w:rsidRPr="00305159">
          <w:rPr>
            <w:rStyle w:val="Hyperlink"/>
            <w:noProof/>
          </w:rPr>
          <w:fldChar w:fldCharType="end"/>
        </w:r>
      </w:ins>
    </w:p>
    <w:p w14:paraId="6B5D9CA3" w14:textId="77777777" w:rsidR="00E91DF4" w:rsidRDefault="00E91DF4">
      <w:pPr>
        <w:pStyle w:val="TOC1"/>
        <w:rPr>
          <w:ins w:id="358" w:author="Orion" w:date="2011-08-05T22:46:00Z"/>
          <w:rFonts w:asciiTheme="minorHAnsi" w:eastAsiaTheme="minorEastAsia" w:hAnsiTheme="minorHAnsi" w:cstheme="minorBidi"/>
          <w:noProof/>
          <w:sz w:val="22"/>
          <w:szCs w:val="22"/>
          <w:lang w:val="es-ES" w:eastAsia="es-ES"/>
        </w:rPr>
      </w:pPr>
      <w:ins w:id="35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"_Toc300347703"</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w:t>
        </w:r>
        <w:r>
          <w:rPr>
            <w:rFonts w:asciiTheme="minorHAnsi" w:eastAsiaTheme="minorEastAsia" w:hAnsiTheme="minorHAnsi" w:cstheme="minorBidi"/>
            <w:noProof/>
            <w:sz w:val="22"/>
            <w:szCs w:val="22"/>
            <w:lang w:val="es-ES" w:eastAsia="es-ES"/>
          </w:rPr>
          <w:tab/>
        </w:r>
        <w:r w:rsidRPr="00305159">
          <w:rPr>
            <w:rStyle w:val="Hyperlink"/>
            <w:noProof/>
            <w:lang w:bidi="hi-IN"/>
          </w:rPr>
          <w:t>Estado del arte</w:t>
        </w:r>
        <w:r>
          <w:rPr>
            <w:noProof/>
            <w:webHidden/>
          </w:rPr>
          <w:tab/>
        </w:r>
        <w:r>
          <w:rPr>
            <w:noProof/>
            <w:webHidden/>
          </w:rPr>
          <w:fldChar w:fldCharType="begin"/>
        </w:r>
        <w:r>
          <w:rPr>
            <w:noProof/>
            <w:webHidden/>
          </w:rPr>
          <w:instrText xml:space="preserve"> PAGEREF _Toc300347703 \h </w:instrText>
        </w:r>
      </w:ins>
      <w:r>
        <w:rPr>
          <w:noProof/>
          <w:webHidden/>
        </w:rPr>
      </w:r>
      <w:r>
        <w:rPr>
          <w:noProof/>
          <w:webHidden/>
        </w:rPr>
        <w:fldChar w:fldCharType="separate"/>
      </w:r>
      <w:ins w:id="360" w:author="Orion" w:date="2011-08-05T22:46:00Z">
        <w:r>
          <w:rPr>
            <w:noProof/>
            <w:webHidden/>
          </w:rPr>
          <w:t>21</w:t>
        </w:r>
        <w:r>
          <w:rPr>
            <w:noProof/>
            <w:webHidden/>
          </w:rPr>
          <w:fldChar w:fldCharType="end"/>
        </w:r>
        <w:r w:rsidRPr="00305159">
          <w:rPr>
            <w:rStyle w:val="Hyperlink"/>
            <w:noProof/>
          </w:rPr>
          <w:fldChar w:fldCharType="end"/>
        </w:r>
      </w:ins>
    </w:p>
    <w:p w14:paraId="014F14DA" w14:textId="77777777" w:rsidR="00E91DF4" w:rsidRDefault="00E91DF4">
      <w:pPr>
        <w:pStyle w:val="TOC1"/>
        <w:rPr>
          <w:ins w:id="361" w:author="Orion" w:date="2011-08-05T22:46:00Z"/>
          <w:rFonts w:asciiTheme="minorHAnsi" w:eastAsiaTheme="minorEastAsia" w:hAnsiTheme="minorHAnsi" w:cstheme="minorBidi"/>
          <w:noProof/>
          <w:sz w:val="22"/>
          <w:szCs w:val="22"/>
          <w:lang w:val="es-ES" w:eastAsia="es-ES"/>
        </w:rPr>
      </w:pPr>
      <w:ins w:id="36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"_Toc300347704"</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3.1.</w:t>
        </w:r>
        <w:r>
          <w:rPr>
            <w:rFonts w:asciiTheme="minorHAnsi" w:eastAsiaTheme="minorEastAsia" w:hAnsiTheme="minorHAnsi" w:cstheme="minorBidi"/>
            <w:noProof/>
            <w:sz w:val="22"/>
            <w:szCs w:val="22"/>
            <w:lang w:val="es-ES" w:eastAsia="es-ES"/>
          </w:rPr>
          <w:tab/>
        </w:r>
        <w:r w:rsidRPr="00305159">
          <w:rPr>
            <w:rStyle w:val="Hyperlink"/>
            <w:noProof/>
            <w:lang w:bidi="hi-IN"/>
          </w:rPr>
          <w:t>Factores humanos en aviación</w:t>
        </w:r>
        <w:r>
          <w:rPr>
            <w:noProof/>
            <w:webHidden/>
          </w:rPr>
          <w:tab/>
        </w:r>
        <w:r>
          <w:rPr>
            <w:noProof/>
            <w:webHidden/>
          </w:rPr>
          <w:fldChar w:fldCharType="begin"/>
        </w:r>
        <w:r>
          <w:rPr>
            <w:noProof/>
            <w:webHidden/>
          </w:rPr>
          <w:instrText xml:space="preserve"> PAGEREF _Toc300347704 \h </w:instrText>
        </w:r>
      </w:ins>
      <w:r>
        <w:rPr>
          <w:noProof/>
          <w:webHidden/>
        </w:rPr>
      </w:r>
      <w:r>
        <w:rPr>
          <w:noProof/>
          <w:webHidden/>
        </w:rPr>
        <w:fldChar w:fldCharType="separate"/>
      </w:r>
      <w:ins w:id="363" w:author="Orion" w:date="2011-08-05T22:46:00Z">
        <w:r>
          <w:rPr>
            <w:noProof/>
            <w:webHidden/>
          </w:rPr>
          <w:t>21</w:t>
        </w:r>
        <w:r>
          <w:rPr>
            <w:noProof/>
            <w:webHidden/>
          </w:rPr>
          <w:fldChar w:fldCharType="end"/>
        </w:r>
        <w:r w:rsidRPr="00305159">
          <w:rPr>
            <w:rStyle w:val="Hyperlink"/>
            <w:noProof/>
          </w:rPr>
          <w:fldChar w:fldCharType="end"/>
        </w:r>
      </w:ins>
    </w:p>
    <w:p w14:paraId="51DF9795" w14:textId="77777777" w:rsidR="00E91DF4" w:rsidRDefault="00E91DF4">
      <w:pPr>
        <w:pStyle w:val="TOC1"/>
        <w:rPr>
          <w:ins w:id="364" w:author="Orion" w:date="2011-08-05T22:46:00Z"/>
          <w:rFonts w:asciiTheme="minorHAnsi" w:eastAsiaTheme="minorEastAsia" w:hAnsiTheme="minorHAnsi" w:cstheme="minorBidi"/>
          <w:noProof/>
          <w:sz w:val="22"/>
          <w:szCs w:val="22"/>
          <w:lang w:val="es-ES" w:eastAsia="es-ES"/>
        </w:rPr>
      </w:pPr>
      <w:ins w:id="36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"_Toc300347705"</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3.2.</w:t>
        </w:r>
        <w:r>
          <w:rPr>
            <w:rFonts w:asciiTheme="minorHAnsi" w:eastAsiaTheme="minorEastAsia" w:hAnsiTheme="minorHAnsi" w:cstheme="minorBidi"/>
            <w:noProof/>
            <w:sz w:val="22"/>
            <w:szCs w:val="22"/>
            <w:lang w:val="es-ES" w:eastAsia="es-ES"/>
          </w:rPr>
          <w:tab/>
        </w:r>
        <w:r w:rsidRPr="00305159">
          <w:rPr>
            <w:rStyle w:val="Hyperlink"/>
            <w:noProof/>
            <w:lang w:bidi="hi-IN"/>
          </w:rPr>
          <w:t>UAVs</w:t>
        </w:r>
        <w:r>
          <w:rPr>
            <w:noProof/>
            <w:webHidden/>
          </w:rPr>
          <w:tab/>
        </w:r>
        <w:r>
          <w:rPr>
            <w:noProof/>
            <w:webHidden/>
          </w:rPr>
          <w:fldChar w:fldCharType="begin"/>
        </w:r>
        <w:r>
          <w:rPr>
            <w:noProof/>
            <w:webHidden/>
          </w:rPr>
          <w:instrText xml:space="preserve"> PAGEREF _Toc300347705 \h </w:instrText>
        </w:r>
      </w:ins>
      <w:r>
        <w:rPr>
          <w:noProof/>
          <w:webHidden/>
        </w:rPr>
      </w:r>
      <w:r>
        <w:rPr>
          <w:noProof/>
          <w:webHidden/>
        </w:rPr>
        <w:fldChar w:fldCharType="separate"/>
      </w:r>
      <w:ins w:id="366" w:author="Orion" w:date="2011-08-05T22:46:00Z">
        <w:r>
          <w:rPr>
            <w:noProof/>
            <w:webHidden/>
          </w:rPr>
          <w:t>22</w:t>
        </w:r>
        <w:r>
          <w:rPr>
            <w:noProof/>
            <w:webHidden/>
          </w:rPr>
          <w:fldChar w:fldCharType="end"/>
        </w:r>
        <w:r w:rsidRPr="00305159">
          <w:rPr>
            <w:rStyle w:val="Hyperlink"/>
            <w:noProof/>
          </w:rPr>
          <w:fldChar w:fldCharType="end"/>
        </w:r>
      </w:ins>
    </w:p>
    <w:p w14:paraId="09C7054D" w14:textId="77777777" w:rsidR="00E91DF4" w:rsidRDefault="00E91DF4">
      <w:pPr>
        <w:pStyle w:val="TOC1"/>
        <w:rPr>
          <w:ins w:id="367" w:author="Orion" w:date="2011-08-05T22:46:00Z"/>
          <w:rFonts w:asciiTheme="minorHAnsi" w:eastAsiaTheme="minorEastAsia" w:hAnsiTheme="minorHAnsi" w:cstheme="minorBidi"/>
          <w:noProof/>
          <w:sz w:val="22"/>
          <w:szCs w:val="22"/>
          <w:lang w:val="es-ES" w:eastAsia="es-ES"/>
        </w:rPr>
      </w:pPr>
      <w:ins w:id="36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"_Toc300347706"</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3.3.</w:t>
        </w:r>
        <w:r>
          <w:rPr>
            <w:rFonts w:asciiTheme="minorHAnsi" w:eastAsiaTheme="minorEastAsia" w:hAnsiTheme="minorHAnsi" w:cstheme="minorBidi"/>
            <w:noProof/>
            <w:sz w:val="22"/>
            <w:szCs w:val="22"/>
            <w:lang w:val="es-ES" w:eastAsia="es-ES"/>
          </w:rPr>
          <w:tab/>
        </w:r>
        <w:r w:rsidRPr="00305159">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_Toc300347706 \h </w:instrText>
        </w:r>
      </w:ins>
      <w:r>
        <w:rPr>
          <w:noProof/>
          <w:webHidden/>
        </w:rPr>
      </w:r>
      <w:r>
        <w:rPr>
          <w:noProof/>
          <w:webHidden/>
        </w:rPr>
        <w:fldChar w:fldCharType="separate"/>
      </w:r>
      <w:ins w:id="369" w:author="Orion" w:date="2011-08-05T22:46:00Z">
        <w:r>
          <w:rPr>
            <w:noProof/>
            <w:webHidden/>
          </w:rPr>
          <w:t>23</w:t>
        </w:r>
        <w:r>
          <w:rPr>
            <w:noProof/>
            <w:webHidden/>
          </w:rPr>
          <w:fldChar w:fldCharType="end"/>
        </w:r>
        <w:r w:rsidRPr="00305159">
          <w:rPr>
            <w:rStyle w:val="Hyperlink"/>
            <w:noProof/>
          </w:rPr>
          <w:fldChar w:fldCharType="end"/>
        </w:r>
      </w:ins>
    </w:p>
    <w:p w14:paraId="33231591" w14:textId="77777777" w:rsidR="00E91DF4" w:rsidRDefault="00E91DF4">
      <w:pPr>
        <w:pStyle w:val="TOC1"/>
        <w:tabs>
          <w:tab w:val="left" w:pos="880"/>
        </w:tabs>
        <w:rPr>
          <w:ins w:id="370" w:author="Orion" w:date="2011-08-05T22:46:00Z"/>
          <w:rFonts w:asciiTheme="minorHAnsi" w:eastAsiaTheme="minorEastAsia" w:hAnsiTheme="minorHAnsi" w:cstheme="minorBidi"/>
          <w:noProof/>
          <w:sz w:val="22"/>
          <w:szCs w:val="22"/>
          <w:lang w:val="es-ES" w:eastAsia="es-ES"/>
        </w:rPr>
      </w:pPr>
      <w:ins w:id="37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"_Toc300347707"</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3.3.1.</w:t>
        </w:r>
        <w:r>
          <w:rPr>
            <w:rFonts w:asciiTheme="minorHAnsi" w:eastAsiaTheme="minorEastAsia" w:hAnsiTheme="minorHAnsi" w:cstheme="minorBidi"/>
            <w:noProof/>
            <w:sz w:val="22"/>
            <w:szCs w:val="22"/>
            <w:lang w:val="es-ES" w:eastAsia="es-ES"/>
          </w:rPr>
          <w:tab/>
        </w:r>
        <w:r w:rsidRPr="00305159">
          <w:rPr>
            <w:rStyle w:val="Hyperlink"/>
            <w:noProof/>
            <w:lang w:bidi="hi-IN"/>
          </w:rPr>
          <w:t>Dinámica del vuelo</w:t>
        </w:r>
        <w:r>
          <w:rPr>
            <w:noProof/>
            <w:webHidden/>
          </w:rPr>
          <w:tab/>
        </w:r>
        <w:r>
          <w:rPr>
            <w:noProof/>
            <w:webHidden/>
          </w:rPr>
          <w:fldChar w:fldCharType="begin"/>
        </w:r>
        <w:r>
          <w:rPr>
            <w:noProof/>
            <w:webHidden/>
          </w:rPr>
          <w:instrText xml:space="preserve"> PAGEREF _Toc300347707 \h </w:instrText>
        </w:r>
      </w:ins>
      <w:r>
        <w:rPr>
          <w:noProof/>
          <w:webHidden/>
        </w:rPr>
      </w:r>
      <w:r>
        <w:rPr>
          <w:noProof/>
          <w:webHidden/>
        </w:rPr>
        <w:fldChar w:fldCharType="separate"/>
      </w:r>
      <w:ins w:id="372" w:author="Orion" w:date="2011-08-05T22:46:00Z">
        <w:r>
          <w:rPr>
            <w:noProof/>
            <w:webHidden/>
          </w:rPr>
          <w:t>23</w:t>
        </w:r>
        <w:r>
          <w:rPr>
            <w:noProof/>
            <w:webHidden/>
          </w:rPr>
          <w:fldChar w:fldCharType="end"/>
        </w:r>
        <w:r w:rsidRPr="00305159">
          <w:rPr>
            <w:rStyle w:val="Hyperlink"/>
            <w:noProof/>
          </w:rPr>
          <w:fldChar w:fldCharType="end"/>
        </w:r>
      </w:ins>
    </w:p>
    <w:p w14:paraId="63FF3729" w14:textId="77777777" w:rsidR="00E91DF4" w:rsidRDefault="00E91DF4">
      <w:pPr>
        <w:pStyle w:val="TOC1"/>
        <w:tabs>
          <w:tab w:val="left" w:pos="880"/>
        </w:tabs>
        <w:rPr>
          <w:ins w:id="373" w:author="Orion" w:date="2011-08-05T22:46:00Z"/>
          <w:rFonts w:asciiTheme="minorHAnsi" w:eastAsiaTheme="minorEastAsia" w:hAnsiTheme="minorHAnsi" w:cstheme="minorBidi"/>
          <w:noProof/>
          <w:sz w:val="22"/>
          <w:szCs w:val="22"/>
          <w:lang w:val="es-ES" w:eastAsia="es-ES"/>
        </w:rPr>
      </w:pPr>
      <w:ins w:id="37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"_Toc300347708"</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3.3.2.</w:t>
        </w:r>
        <w:r>
          <w:rPr>
            <w:rFonts w:asciiTheme="minorHAnsi" w:eastAsiaTheme="minorEastAsia" w:hAnsiTheme="minorHAnsi" w:cstheme="minorBidi"/>
            <w:noProof/>
            <w:sz w:val="22"/>
            <w:szCs w:val="22"/>
            <w:lang w:val="es-ES" w:eastAsia="es-ES"/>
          </w:rPr>
          <w:tab/>
        </w:r>
        <w:r w:rsidRPr="00305159">
          <w:rPr>
            <w:rStyle w:val="Hyperlink"/>
            <w:noProof/>
            <w:lang w:bidi="hi-IN"/>
          </w:rPr>
          <w:t>Navegación aérea</w:t>
        </w:r>
        <w:r>
          <w:rPr>
            <w:noProof/>
            <w:webHidden/>
          </w:rPr>
          <w:tab/>
        </w:r>
        <w:r>
          <w:rPr>
            <w:noProof/>
            <w:webHidden/>
          </w:rPr>
          <w:fldChar w:fldCharType="begin"/>
        </w:r>
        <w:r>
          <w:rPr>
            <w:noProof/>
            <w:webHidden/>
          </w:rPr>
          <w:instrText xml:space="preserve"> PAGEREF _Toc300347708 \h </w:instrText>
        </w:r>
      </w:ins>
      <w:r>
        <w:rPr>
          <w:noProof/>
          <w:webHidden/>
        </w:rPr>
      </w:r>
      <w:r>
        <w:rPr>
          <w:noProof/>
          <w:webHidden/>
        </w:rPr>
        <w:fldChar w:fldCharType="separate"/>
      </w:r>
      <w:ins w:id="375" w:author="Orion" w:date="2011-08-05T22:46:00Z">
        <w:r>
          <w:rPr>
            <w:noProof/>
            <w:webHidden/>
          </w:rPr>
          <w:t>25</w:t>
        </w:r>
        <w:r>
          <w:rPr>
            <w:noProof/>
            <w:webHidden/>
          </w:rPr>
          <w:fldChar w:fldCharType="end"/>
        </w:r>
        <w:r w:rsidRPr="00305159">
          <w:rPr>
            <w:rStyle w:val="Hyperlink"/>
            <w:noProof/>
          </w:rPr>
          <w:fldChar w:fldCharType="end"/>
        </w:r>
      </w:ins>
    </w:p>
    <w:p w14:paraId="50F417C7" w14:textId="77777777" w:rsidR="00E91DF4" w:rsidRDefault="00E91DF4">
      <w:pPr>
        <w:pStyle w:val="TOC1"/>
        <w:tabs>
          <w:tab w:val="left" w:pos="880"/>
        </w:tabs>
        <w:rPr>
          <w:ins w:id="376" w:author="Orion" w:date="2011-08-05T22:46:00Z"/>
          <w:rFonts w:asciiTheme="minorHAnsi" w:eastAsiaTheme="minorEastAsia" w:hAnsiTheme="minorHAnsi" w:cstheme="minorBidi"/>
          <w:noProof/>
          <w:sz w:val="22"/>
          <w:szCs w:val="22"/>
          <w:lang w:val="es-ES" w:eastAsia="es-ES"/>
        </w:rPr>
      </w:pPr>
      <w:ins w:id="37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"_Toc300347709"</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3.3.3.</w:t>
        </w:r>
        <w:r>
          <w:rPr>
            <w:rFonts w:asciiTheme="minorHAnsi" w:eastAsiaTheme="minorEastAsia" w:hAnsiTheme="minorHAnsi" w:cstheme="minorBidi"/>
            <w:noProof/>
            <w:sz w:val="22"/>
            <w:szCs w:val="22"/>
            <w:lang w:val="es-ES" w:eastAsia="es-ES"/>
          </w:rPr>
          <w:tab/>
        </w:r>
        <w:r w:rsidRPr="00305159">
          <w:rPr>
            <w:rStyle w:val="Hyperlink"/>
            <w:noProof/>
            <w:lang w:bidi="hi-IN"/>
          </w:rPr>
          <w:t>Factores humanos</w:t>
        </w:r>
        <w:r>
          <w:rPr>
            <w:noProof/>
            <w:webHidden/>
          </w:rPr>
          <w:tab/>
        </w:r>
        <w:r>
          <w:rPr>
            <w:noProof/>
            <w:webHidden/>
          </w:rPr>
          <w:fldChar w:fldCharType="begin"/>
        </w:r>
        <w:r>
          <w:rPr>
            <w:noProof/>
            <w:webHidden/>
          </w:rPr>
          <w:instrText xml:space="preserve"> PAGEREF _Toc300347709 \h </w:instrText>
        </w:r>
      </w:ins>
      <w:r>
        <w:rPr>
          <w:noProof/>
          <w:webHidden/>
        </w:rPr>
      </w:r>
      <w:r>
        <w:rPr>
          <w:noProof/>
          <w:webHidden/>
        </w:rPr>
        <w:fldChar w:fldCharType="separate"/>
      </w:r>
      <w:ins w:id="378" w:author="Orion" w:date="2011-08-05T22:46:00Z">
        <w:r>
          <w:rPr>
            <w:noProof/>
            <w:webHidden/>
          </w:rPr>
          <w:t>27</w:t>
        </w:r>
        <w:r>
          <w:rPr>
            <w:noProof/>
            <w:webHidden/>
          </w:rPr>
          <w:fldChar w:fldCharType="end"/>
        </w:r>
        <w:r w:rsidRPr="00305159">
          <w:rPr>
            <w:rStyle w:val="Hyperlink"/>
            <w:noProof/>
          </w:rPr>
          <w:fldChar w:fldCharType="end"/>
        </w:r>
      </w:ins>
    </w:p>
    <w:p w14:paraId="3F411F1C" w14:textId="77777777" w:rsidR="00E91DF4" w:rsidRDefault="00E91DF4">
      <w:pPr>
        <w:pStyle w:val="TOC1"/>
        <w:tabs>
          <w:tab w:val="left" w:pos="880"/>
        </w:tabs>
        <w:rPr>
          <w:ins w:id="379" w:author="Orion" w:date="2011-08-05T22:46:00Z"/>
          <w:rFonts w:asciiTheme="minorHAnsi" w:eastAsiaTheme="minorEastAsia" w:hAnsiTheme="minorHAnsi" w:cstheme="minorBidi"/>
          <w:noProof/>
          <w:sz w:val="22"/>
          <w:szCs w:val="22"/>
          <w:lang w:val="es-ES" w:eastAsia="es-ES"/>
        </w:rPr>
      </w:pPr>
      <w:ins w:id="38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"_Toc300347710"</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3.3.4.</w:t>
        </w:r>
        <w:r>
          <w:rPr>
            <w:rFonts w:asciiTheme="minorHAnsi" w:eastAsiaTheme="minorEastAsia" w:hAnsiTheme="minorHAnsi" w:cstheme="minorBidi"/>
            <w:noProof/>
            <w:sz w:val="22"/>
            <w:szCs w:val="22"/>
            <w:lang w:val="es-ES" w:eastAsia="es-ES"/>
          </w:rPr>
          <w:tab/>
        </w:r>
        <w:r w:rsidRPr="00305159">
          <w:rPr>
            <w:rStyle w:val="Hyperlink"/>
            <w:noProof/>
            <w:lang w:bidi="hi-IN"/>
          </w:rPr>
          <w:t>UAVs</w:t>
        </w:r>
        <w:r>
          <w:rPr>
            <w:noProof/>
            <w:webHidden/>
          </w:rPr>
          <w:tab/>
        </w:r>
        <w:r>
          <w:rPr>
            <w:noProof/>
            <w:webHidden/>
          </w:rPr>
          <w:fldChar w:fldCharType="begin"/>
        </w:r>
        <w:r>
          <w:rPr>
            <w:noProof/>
            <w:webHidden/>
          </w:rPr>
          <w:instrText xml:space="preserve"> PAGEREF _Toc300347710 \h </w:instrText>
        </w:r>
      </w:ins>
      <w:r>
        <w:rPr>
          <w:noProof/>
          <w:webHidden/>
        </w:rPr>
      </w:r>
      <w:r>
        <w:rPr>
          <w:noProof/>
          <w:webHidden/>
        </w:rPr>
        <w:fldChar w:fldCharType="separate"/>
      </w:r>
      <w:ins w:id="381" w:author="Orion" w:date="2011-08-05T22:46:00Z">
        <w:r>
          <w:rPr>
            <w:noProof/>
            <w:webHidden/>
          </w:rPr>
          <w:t>27</w:t>
        </w:r>
        <w:r>
          <w:rPr>
            <w:noProof/>
            <w:webHidden/>
          </w:rPr>
          <w:fldChar w:fldCharType="end"/>
        </w:r>
        <w:r w:rsidRPr="00305159">
          <w:rPr>
            <w:rStyle w:val="Hyperlink"/>
            <w:noProof/>
          </w:rPr>
          <w:fldChar w:fldCharType="end"/>
        </w:r>
      </w:ins>
    </w:p>
    <w:p w14:paraId="40534BA4" w14:textId="77777777" w:rsidR="00E91DF4" w:rsidRDefault="00E91DF4">
      <w:pPr>
        <w:pStyle w:val="TOC1"/>
        <w:rPr>
          <w:ins w:id="382" w:author="Orion" w:date="2011-08-05T22:46:00Z"/>
          <w:rFonts w:asciiTheme="minorHAnsi" w:eastAsiaTheme="minorEastAsia" w:hAnsiTheme="minorHAnsi" w:cstheme="minorBidi"/>
          <w:noProof/>
          <w:sz w:val="22"/>
          <w:szCs w:val="22"/>
          <w:lang w:val="es-ES" w:eastAsia="es-ES"/>
        </w:rPr>
      </w:pPr>
      <w:ins w:id="38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"_Toc300347711"</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w:t>
        </w:r>
        <w:r>
          <w:rPr>
            <w:rFonts w:asciiTheme="minorHAnsi" w:eastAsiaTheme="minorEastAsia" w:hAnsiTheme="minorHAnsi" w:cstheme="minorBidi"/>
            <w:noProof/>
            <w:sz w:val="22"/>
            <w:szCs w:val="22"/>
            <w:lang w:val="es-ES" w:eastAsia="es-ES"/>
          </w:rPr>
          <w:tab/>
        </w:r>
        <w:r w:rsidRPr="00305159">
          <w:rPr>
            <w:rStyle w:val="Hyperlink"/>
            <w:noProof/>
            <w:lang w:bidi="hi-IN"/>
          </w:rPr>
          <w:t>Requisitos del Sistema</w:t>
        </w:r>
        <w:r>
          <w:rPr>
            <w:noProof/>
            <w:webHidden/>
          </w:rPr>
          <w:tab/>
        </w:r>
        <w:r>
          <w:rPr>
            <w:noProof/>
            <w:webHidden/>
          </w:rPr>
          <w:fldChar w:fldCharType="begin"/>
        </w:r>
        <w:r>
          <w:rPr>
            <w:noProof/>
            <w:webHidden/>
          </w:rPr>
          <w:instrText xml:space="preserve"> PAGEREF _Toc300347711 \h </w:instrText>
        </w:r>
      </w:ins>
      <w:r>
        <w:rPr>
          <w:noProof/>
          <w:webHidden/>
        </w:rPr>
      </w:r>
      <w:r>
        <w:rPr>
          <w:noProof/>
          <w:webHidden/>
        </w:rPr>
        <w:fldChar w:fldCharType="separate"/>
      </w:r>
      <w:ins w:id="384" w:author="Orion" w:date="2011-08-05T22:46:00Z">
        <w:r>
          <w:rPr>
            <w:noProof/>
            <w:webHidden/>
          </w:rPr>
          <w:t>29</w:t>
        </w:r>
        <w:r>
          <w:rPr>
            <w:noProof/>
            <w:webHidden/>
          </w:rPr>
          <w:fldChar w:fldCharType="end"/>
        </w:r>
        <w:r w:rsidRPr="00305159">
          <w:rPr>
            <w:rStyle w:val="Hyperlink"/>
            <w:noProof/>
          </w:rPr>
          <w:fldChar w:fldCharType="end"/>
        </w:r>
      </w:ins>
    </w:p>
    <w:p w14:paraId="56899D95" w14:textId="77777777" w:rsidR="00E91DF4" w:rsidRDefault="00E91DF4">
      <w:pPr>
        <w:pStyle w:val="TOC1"/>
        <w:rPr>
          <w:ins w:id="385" w:author="Orion" w:date="2011-08-05T22:46:00Z"/>
          <w:rFonts w:asciiTheme="minorHAnsi" w:eastAsiaTheme="minorEastAsia" w:hAnsiTheme="minorHAnsi" w:cstheme="minorBidi"/>
          <w:noProof/>
          <w:sz w:val="22"/>
          <w:szCs w:val="22"/>
          <w:lang w:val="es-ES" w:eastAsia="es-ES"/>
        </w:rPr>
      </w:pPr>
      <w:ins w:id="38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"_Toc300347712"</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4.1.</w:t>
        </w:r>
        <w:r>
          <w:rPr>
            <w:rFonts w:asciiTheme="minorHAnsi" w:eastAsiaTheme="minorEastAsia" w:hAnsiTheme="minorHAnsi" w:cstheme="minorBidi"/>
            <w:noProof/>
            <w:sz w:val="22"/>
            <w:szCs w:val="22"/>
            <w:lang w:val="es-ES" w:eastAsia="es-ES"/>
          </w:rPr>
          <w:tab/>
        </w:r>
        <w:r w:rsidRPr="00305159">
          <w:rPr>
            <w:rStyle w:val="Hyperlink"/>
            <w:noProof/>
            <w:lang w:bidi="hi-IN"/>
          </w:rPr>
          <w:t>Aspectos del tráfico aéreo</w:t>
        </w:r>
        <w:r>
          <w:rPr>
            <w:noProof/>
            <w:webHidden/>
          </w:rPr>
          <w:tab/>
        </w:r>
        <w:r>
          <w:rPr>
            <w:noProof/>
            <w:webHidden/>
          </w:rPr>
          <w:fldChar w:fldCharType="begin"/>
        </w:r>
        <w:r>
          <w:rPr>
            <w:noProof/>
            <w:webHidden/>
          </w:rPr>
          <w:instrText xml:space="preserve"> PAGEREF _Toc300347712 \h </w:instrText>
        </w:r>
      </w:ins>
      <w:r>
        <w:rPr>
          <w:noProof/>
          <w:webHidden/>
        </w:rPr>
      </w:r>
      <w:r>
        <w:rPr>
          <w:noProof/>
          <w:webHidden/>
        </w:rPr>
        <w:fldChar w:fldCharType="separate"/>
      </w:r>
      <w:ins w:id="387" w:author="Orion" w:date="2011-08-05T22:46:00Z">
        <w:r>
          <w:rPr>
            <w:noProof/>
            <w:webHidden/>
          </w:rPr>
          <w:t>29</w:t>
        </w:r>
        <w:r>
          <w:rPr>
            <w:noProof/>
            <w:webHidden/>
          </w:rPr>
          <w:fldChar w:fldCharType="end"/>
        </w:r>
        <w:r w:rsidRPr="00305159">
          <w:rPr>
            <w:rStyle w:val="Hyperlink"/>
            <w:noProof/>
          </w:rPr>
          <w:fldChar w:fldCharType="end"/>
        </w:r>
      </w:ins>
    </w:p>
    <w:p w14:paraId="786F3025" w14:textId="77777777" w:rsidR="00E91DF4" w:rsidRDefault="00E91DF4">
      <w:pPr>
        <w:pStyle w:val="TOC1"/>
        <w:tabs>
          <w:tab w:val="left" w:pos="880"/>
        </w:tabs>
        <w:rPr>
          <w:ins w:id="388" w:author="Orion" w:date="2011-08-05T22:46:00Z"/>
          <w:rFonts w:asciiTheme="minorHAnsi" w:eastAsiaTheme="minorEastAsia" w:hAnsiTheme="minorHAnsi" w:cstheme="minorBidi"/>
          <w:noProof/>
          <w:sz w:val="22"/>
          <w:szCs w:val="22"/>
          <w:lang w:val="es-ES" w:eastAsia="es-ES"/>
        </w:rPr>
      </w:pPr>
      <w:ins w:id="38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"_Toc300347713"</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4.1.1.</w:t>
        </w:r>
        <w:r>
          <w:rPr>
            <w:rFonts w:asciiTheme="minorHAnsi" w:eastAsiaTheme="minorEastAsia" w:hAnsiTheme="minorHAnsi" w:cstheme="minorBidi"/>
            <w:noProof/>
            <w:sz w:val="22"/>
            <w:szCs w:val="22"/>
            <w:lang w:val="es-ES" w:eastAsia="es-ES"/>
          </w:rPr>
          <w:tab/>
        </w:r>
        <w:r w:rsidRPr="00305159">
          <w:rPr>
            <w:rStyle w:val="Hyperlink"/>
            <w:noProof/>
            <w:lang w:bidi="hi-IN"/>
          </w:rPr>
          <w:t>Vuelo</w:t>
        </w:r>
        <w:r>
          <w:rPr>
            <w:noProof/>
            <w:webHidden/>
          </w:rPr>
          <w:tab/>
        </w:r>
        <w:r>
          <w:rPr>
            <w:noProof/>
            <w:webHidden/>
          </w:rPr>
          <w:fldChar w:fldCharType="begin"/>
        </w:r>
        <w:r>
          <w:rPr>
            <w:noProof/>
            <w:webHidden/>
          </w:rPr>
          <w:instrText xml:space="preserve"> PAGEREF _Toc300347713 \h </w:instrText>
        </w:r>
      </w:ins>
      <w:r>
        <w:rPr>
          <w:noProof/>
          <w:webHidden/>
        </w:rPr>
      </w:r>
      <w:r>
        <w:rPr>
          <w:noProof/>
          <w:webHidden/>
        </w:rPr>
        <w:fldChar w:fldCharType="separate"/>
      </w:r>
      <w:ins w:id="390" w:author="Orion" w:date="2011-08-05T22:46:00Z">
        <w:r>
          <w:rPr>
            <w:noProof/>
            <w:webHidden/>
          </w:rPr>
          <w:t>29</w:t>
        </w:r>
        <w:r>
          <w:rPr>
            <w:noProof/>
            <w:webHidden/>
          </w:rPr>
          <w:fldChar w:fldCharType="end"/>
        </w:r>
        <w:r w:rsidRPr="00305159">
          <w:rPr>
            <w:rStyle w:val="Hyperlink"/>
            <w:noProof/>
          </w:rPr>
          <w:fldChar w:fldCharType="end"/>
        </w:r>
      </w:ins>
    </w:p>
    <w:p w14:paraId="5C970588" w14:textId="77777777" w:rsidR="00E91DF4" w:rsidRDefault="00E91DF4">
      <w:pPr>
        <w:pStyle w:val="TOC1"/>
        <w:tabs>
          <w:tab w:val="left" w:pos="880"/>
        </w:tabs>
        <w:rPr>
          <w:ins w:id="391" w:author="Orion" w:date="2011-08-05T22:46:00Z"/>
          <w:rFonts w:asciiTheme="minorHAnsi" w:eastAsiaTheme="minorEastAsia" w:hAnsiTheme="minorHAnsi" w:cstheme="minorBidi"/>
          <w:noProof/>
          <w:sz w:val="22"/>
          <w:szCs w:val="22"/>
          <w:lang w:val="es-ES" w:eastAsia="es-ES"/>
        </w:rPr>
      </w:pPr>
      <w:ins w:id="39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"_Toc300347714"</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4.1.2.</w:t>
        </w:r>
        <w:r>
          <w:rPr>
            <w:rFonts w:asciiTheme="minorHAnsi" w:eastAsiaTheme="minorEastAsia" w:hAnsiTheme="minorHAnsi" w:cstheme="minorBidi"/>
            <w:noProof/>
            <w:sz w:val="22"/>
            <w:szCs w:val="22"/>
            <w:lang w:val="es-ES" w:eastAsia="es-ES"/>
          </w:rPr>
          <w:tab/>
        </w:r>
        <w:r w:rsidRPr="00305159">
          <w:rPr>
            <w:rStyle w:val="Hyperlink"/>
            <w:noProof/>
            <w:lang w:bidi="hi-IN"/>
          </w:rPr>
          <w:t>Aeronaves</w:t>
        </w:r>
        <w:r>
          <w:rPr>
            <w:noProof/>
            <w:webHidden/>
          </w:rPr>
          <w:tab/>
        </w:r>
        <w:r>
          <w:rPr>
            <w:noProof/>
            <w:webHidden/>
          </w:rPr>
          <w:fldChar w:fldCharType="begin"/>
        </w:r>
        <w:r>
          <w:rPr>
            <w:noProof/>
            <w:webHidden/>
          </w:rPr>
          <w:instrText xml:space="preserve"> PAGEREF _Toc300347714 \h </w:instrText>
        </w:r>
      </w:ins>
      <w:r>
        <w:rPr>
          <w:noProof/>
          <w:webHidden/>
        </w:rPr>
      </w:r>
      <w:r>
        <w:rPr>
          <w:noProof/>
          <w:webHidden/>
        </w:rPr>
        <w:fldChar w:fldCharType="separate"/>
      </w:r>
      <w:ins w:id="393" w:author="Orion" w:date="2011-08-05T22:46:00Z">
        <w:r>
          <w:rPr>
            <w:noProof/>
            <w:webHidden/>
          </w:rPr>
          <w:t>30</w:t>
        </w:r>
        <w:r>
          <w:rPr>
            <w:noProof/>
            <w:webHidden/>
          </w:rPr>
          <w:fldChar w:fldCharType="end"/>
        </w:r>
        <w:r w:rsidRPr="00305159">
          <w:rPr>
            <w:rStyle w:val="Hyperlink"/>
            <w:noProof/>
          </w:rPr>
          <w:fldChar w:fldCharType="end"/>
        </w:r>
      </w:ins>
    </w:p>
    <w:p w14:paraId="28BC299E" w14:textId="77777777" w:rsidR="00E91DF4" w:rsidRDefault="00E91DF4">
      <w:pPr>
        <w:pStyle w:val="TOC1"/>
        <w:tabs>
          <w:tab w:val="left" w:pos="880"/>
        </w:tabs>
        <w:rPr>
          <w:ins w:id="394" w:author="Orion" w:date="2011-08-05T22:46:00Z"/>
          <w:rFonts w:asciiTheme="minorHAnsi" w:eastAsiaTheme="minorEastAsia" w:hAnsiTheme="minorHAnsi" w:cstheme="minorBidi"/>
          <w:noProof/>
          <w:sz w:val="22"/>
          <w:szCs w:val="22"/>
          <w:lang w:val="es-ES" w:eastAsia="es-ES"/>
        </w:rPr>
      </w:pPr>
      <w:ins w:id="39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"_Toc300347715"</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4.1.3.</w:t>
        </w:r>
        <w:r>
          <w:rPr>
            <w:rFonts w:asciiTheme="minorHAnsi" w:eastAsiaTheme="minorEastAsia" w:hAnsiTheme="minorHAnsi" w:cstheme="minorBidi"/>
            <w:noProof/>
            <w:sz w:val="22"/>
            <w:szCs w:val="22"/>
            <w:lang w:val="es-ES" w:eastAsia="es-ES"/>
          </w:rPr>
          <w:tab/>
        </w:r>
        <w:r w:rsidRPr="00305159">
          <w:rPr>
            <w:rStyle w:val="Hyperlink"/>
            <w:noProof/>
            <w:lang w:bidi="hi-IN"/>
          </w:rPr>
          <w:t>Pilotos</w:t>
        </w:r>
        <w:r>
          <w:rPr>
            <w:noProof/>
            <w:webHidden/>
          </w:rPr>
          <w:tab/>
        </w:r>
        <w:r>
          <w:rPr>
            <w:noProof/>
            <w:webHidden/>
          </w:rPr>
          <w:fldChar w:fldCharType="begin"/>
        </w:r>
        <w:r>
          <w:rPr>
            <w:noProof/>
            <w:webHidden/>
          </w:rPr>
          <w:instrText xml:space="preserve"> PAGEREF _Toc300347715 \h </w:instrText>
        </w:r>
      </w:ins>
      <w:r>
        <w:rPr>
          <w:noProof/>
          <w:webHidden/>
        </w:rPr>
      </w:r>
      <w:r>
        <w:rPr>
          <w:noProof/>
          <w:webHidden/>
        </w:rPr>
        <w:fldChar w:fldCharType="separate"/>
      </w:r>
      <w:ins w:id="396" w:author="Orion" w:date="2011-08-05T22:46:00Z">
        <w:r>
          <w:rPr>
            <w:noProof/>
            <w:webHidden/>
          </w:rPr>
          <w:t>31</w:t>
        </w:r>
        <w:r>
          <w:rPr>
            <w:noProof/>
            <w:webHidden/>
          </w:rPr>
          <w:fldChar w:fldCharType="end"/>
        </w:r>
        <w:r w:rsidRPr="00305159">
          <w:rPr>
            <w:rStyle w:val="Hyperlink"/>
            <w:noProof/>
          </w:rPr>
          <w:fldChar w:fldCharType="end"/>
        </w:r>
      </w:ins>
    </w:p>
    <w:p w14:paraId="55956BDD" w14:textId="77777777" w:rsidR="00E91DF4" w:rsidRDefault="00E91DF4">
      <w:pPr>
        <w:pStyle w:val="TOC1"/>
        <w:tabs>
          <w:tab w:val="left" w:pos="880"/>
        </w:tabs>
        <w:rPr>
          <w:ins w:id="397" w:author="Orion" w:date="2011-08-05T22:46:00Z"/>
          <w:rFonts w:asciiTheme="minorHAnsi" w:eastAsiaTheme="minorEastAsia" w:hAnsiTheme="minorHAnsi" w:cstheme="minorBidi"/>
          <w:noProof/>
          <w:sz w:val="22"/>
          <w:szCs w:val="22"/>
          <w:lang w:val="es-ES" w:eastAsia="es-ES"/>
        </w:rPr>
      </w:pPr>
      <w:ins w:id="39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"_Toc300347716"</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4.1.4.</w:t>
        </w:r>
        <w:r>
          <w:rPr>
            <w:rFonts w:asciiTheme="minorHAnsi" w:eastAsiaTheme="minorEastAsia" w:hAnsiTheme="minorHAnsi" w:cstheme="minorBidi"/>
            <w:noProof/>
            <w:sz w:val="22"/>
            <w:szCs w:val="22"/>
            <w:lang w:val="es-ES" w:eastAsia="es-ES"/>
          </w:rPr>
          <w:tab/>
        </w:r>
        <w:r w:rsidRPr="00305159">
          <w:rPr>
            <w:rStyle w:val="Hyperlink"/>
            <w:noProof/>
            <w:lang w:bidi="hi-IN"/>
          </w:rPr>
          <w:t>Controladores</w:t>
        </w:r>
        <w:r>
          <w:rPr>
            <w:noProof/>
            <w:webHidden/>
          </w:rPr>
          <w:tab/>
        </w:r>
        <w:r>
          <w:rPr>
            <w:noProof/>
            <w:webHidden/>
          </w:rPr>
          <w:fldChar w:fldCharType="begin"/>
        </w:r>
        <w:r>
          <w:rPr>
            <w:noProof/>
            <w:webHidden/>
          </w:rPr>
          <w:instrText xml:space="preserve"> PAGEREF _Toc300347716 \h </w:instrText>
        </w:r>
      </w:ins>
      <w:r>
        <w:rPr>
          <w:noProof/>
          <w:webHidden/>
        </w:rPr>
      </w:r>
      <w:r>
        <w:rPr>
          <w:noProof/>
          <w:webHidden/>
        </w:rPr>
        <w:fldChar w:fldCharType="separate"/>
      </w:r>
      <w:ins w:id="399" w:author="Orion" w:date="2011-08-05T22:46:00Z">
        <w:r>
          <w:rPr>
            <w:noProof/>
            <w:webHidden/>
          </w:rPr>
          <w:t>31</w:t>
        </w:r>
        <w:r>
          <w:rPr>
            <w:noProof/>
            <w:webHidden/>
          </w:rPr>
          <w:fldChar w:fldCharType="end"/>
        </w:r>
        <w:r w:rsidRPr="00305159">
          <w:rPr>
            <w:rStyle w:val="Hyperlink"/>
            <w:noProof/>
          </w:rPr>
          <w:fldChar w:fldCharType="end"/>
        </w:r>
      </w:ins>
    </w:p>
    <w:p w14:paraId="6057D27A" w14:textId="77777777" w:rsidR="00E91DF4" w:rsidRDefault="00E91DF4">
      <w:pPr>
        <w:pStyle w:val="TOC1"/>
        <w:rPr>
          <w:ins w:id="400" w:author="Orion" w:date="2011-08-05T22:46:00Z"/>
          <w:rFonts w:asciiTheme="minorHAnsi" w:eastAsiaTheme="minorEastAsia" w:hAnsiTheme="minorHAnsi" w:cstheme="minorBidi"/>
          <w:noProof/>
          <w:sz w:val="22"/>
          <w:szCs w:val="22"/>
          <w:lang w:val="es-ES" w:eastAsia="es-ES"/>
        </w:rPr>
      </w:pPr>
      <w:ins w:id="40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"_Toc300347717"</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4.2.</w:t>
        </w:r>
        <w:r>
          <w:rPr>
            <w:rFonts w:asciiTheme="minorHAnsi" w:eastAsiaTheme="minorEastAsia" w:hAnsiTheme="minorHAnsi" w:cstheme="minorBidi"/>
            <w:noProof/>
            <w:sz w:val="22"/>
            <w:szCs w:val="22"/>
            <w:lang w:val="es-ES" w:eastAsia="es-ES"/>
          </w:rPr>
          <w:tab/>
        </w:r>
        <w:r w:rsidRPr="00305159">
          <w:rPr>
            <w:rStyle w:val="Hyperlink"/>
            <w:noProof/>
            <w:lang w:bidi="hi-IN"/>
          </w:rPr>
          <w:t>Desarrollo</w:t>
        </w:r>
        <w:r>
          <w:rPr>
            <w:noProof/>
            <w:webHidden/>
          </w:rPr>
          <w:tab/>
        </w:r>
        <w:r>
          <w:rPr>
            <w:noProof/>
            <w:webHidden/>
          </w:rPr>
          <w:fldChar w:fldCharType="begin"/>
        </w:r>
        <w:r>
          <w:rPr>
            <w:noProof/>
            <w:webHidden/>
          </w:rPr>
          <w:instrText xml:space="preserve"> PAGEREF _Toc300347717 \h </w:instrText>
        </w:r>
      </w:ins>
      <w:r>
        <w:rPr>
          <w:noProof/>
          <w:webHidden/>
        </w:rPr>
      </w:r>
      <w:r>
        <w:rPr>
          <w:noProof/>
          <w:webHidden/>
        </w:rPr>
        <w:fldChar w:fldCharType="separate"/>
      </w:r>
      <w:ins w:id="402" w:author="Orion" w:date="2011-08-05T22:46:00Z">
        <w:r>
          <w:rPr>
            <w:noProof/>
            <w:webHidden/>
          </w:rPr>
          <w:t>31</w:t>
        </w:r>
        <w:r>
          <w:rPr>
            <w:noProof/>
            <w:webHidden/>
          </w:rPr>
          <w:fldChar w:fldCharType="end"/>
        </w:r>
        <w:r w:rsidRPr="00305159">
          <w:rPr>
            <w:rStyle w:val="Hyperlink"/>
            <w:noProof/>
          </w:rPr>
          <w:fldChar w:fldCharType="end"/>
        </w:r>
      </w:ins>
    </w:p>
    <w:p w14:paraId="24328051" w14:textId="77777777" w:rsidR="00E91DF4" w:rsidRDefault="00E91DF4">
      <w:pPr>
        <w:pStyle w:val="TOC1"/>
        <w:rPr>
          <w:ins w:id="403" w:author="Orion" w:date="2011-08-05T22:46:00Z"/>
          <w:rFonts w:asciiTheme="minorHAnsi" w:eastAsiaTheme="minorEastAsia" w:hAnsiTheme="minorHAnsi" w:cstheme="minorBidi"/>
          <w:noProof/>
          <w:sz w:val="22"/>
          <w:szCs w:val="22"/>
          <w:lang w:val="es-ES" w:eastAsia="es-ES"/>
        </w:rPr>
      </w:pPr>
      <w:ins w:id="40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"_Toc300347718"</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w:t>
        </w:r>
        <w:r>
          <w:rPr>
            <w:rFonts w:asciiTheme="minorHAnsi" w:eastAsiaTheme="minorEastAsia" w:hAnsiTheme="minorHAnsi" w:cstheme="minorBidi"/>
            <w:noProof/>
            <w:sz w:val="22"/>
            <w:szCs w:val="22"/>
            <w:lang w:val="es-ES" w:eastAsia="es-ES"/>
          </w:rPr>
          <w:tab/>
        </w:r>
        <w:r w:rsidRPr="00305159">
          <w:rPr>
            <w:rStyle w:val="Hyperlink"/>
            <w:noProof/>
            <w:lang w:bidi="hi-IN"/>
          </w:rPr>
          <w:t>Entorno de simulación</w:t>
        </w:r>
        <w:r>
          <w:rPr>
            <w:noProof/>
            <w:webHidden/>
          </w:rPr>
          <w:tab/>
        </w:r>
        <w:r>
          <w:rPr>
            <w:noProof/>
            <w:webHidden/>
          </w:rPr>
          <w:fldChar w:fldCharType="begin"/>
        </w:r>
        <w:r>
          <w:rPr>
            <w:noProof/>
            <w:webHidden/>
          </w:rPr>
          <w:instrText xml:space="preserve"> PAGEREF _Toc300347718 \h </w:instrText>
        </w:r>
      </w:ins>
      <w:r>
        <w:rPr>
          <w:noProof/>
          <w:webHidden/>
        </w:rPr>
      </w:r>
      <w:r>
        <w:rPr>
          <w:noProof/>
          <w:webHidden/>
        </w:rPr>
        <w:fldChar w:fldCharType="separate"/>
      </w:r>
      <w:ins w:id="405" w:author="Orion" w:date="2011-08-05T22:46:00Z">
        <w:r>
          <w:rPr>
            <w:noProof/>
            <w:webHidden/>
          </w:rPr>
          <w:t>35</w:t>
        </w:r>
        <w:r>
          <w:rPr>
            <w:noProof/>
            <w:webHidden/>
          </w:rPr>
          <w:fldChar w:fldCharType="end"/>
        </w:r>
        <w:r w:rsidRPr="00305159">
          <w:rPr>
            <w:rStyle w:val="Hyperlink"/>
            <w:noProof/>
          </w:rPr>
          <w:fldChar w:fldCharType="end"/>
        </w:r>
      </w:ins>
    </w:p>
    <w:p w14:paraId="40716FC7" w14:textId="77777777" w:rsidR="00E91DF4" w:rsidRDefault="00E91DF4">
      <w:pPr>
        <w:pStyle w:val="TOC1"/>
        <w:rPr>
          <w:ins w:id="406" w:author="Orion" w:date="2011-08-05T22:46:00Z"/>
          <w:rFonts w:asciiTheme="minorHAnsi" w:eastAsiaTheme="minorEastAsia" w:hAnsiTheme="minorHAnsi" w:cstheme="minorBidi"/>
          <w:noProof/>
          <w:sz w:val="22"/>
          <w:szCs w:val="22"/>
          <w:lang w:val="es-ES" w:eastAsia="es-ES"/>
        </w:rPr>
      </w:pPr>
      <w:ins w:id="40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"_Toc300347719"</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w:t>
        </w:r>
        <w:r>
          <w:rPr>
            <w:rFonts w:asciiTheme="minorHAnsi" w:eastAsiaTheme="minorEastAsia" w:hAnsiTheme="minorHAnsi" w:cstheme="minorBidi"/>
            <w:noProof/>
            <w:sz w:val="22"/>
            <w:szCs w:val="22"/>
            <w:lang w:val="es-ES" w:eastAsia="es-ES"/>
          </w:rPr>
          <w:tab/>
        </w:r>
        <w:r w:rsidRPr="00305159">
          <w:rPr>
            <w:rStyle w:val="Hyperlink"/>
            <w:noProof/>
            <w:lang w:bidi="hi-IN"/>
          </w:rPr>
          <w:t>Especificación</w:t>
        </w:r>
        <w:r>
          <w:rPr>
            <w:noProof/>
            <w:webHidden/>
          </w:rPr>
          <w:tab/>
        </w:r>
        <w:r>
          <w:rPr>
            <w:noProof/>
            <w:webHidden/>
          </w:rPr>
          <w:fldChar w:fldCharType="begin"/>
        </w:r>
        <w:r>
          <w:rPr>
            <w:noProof/>
            <w:webHidden/>
          </w:rPr>
          <w:instrText xml:space="preserve"> PAGEREF _Toc300347719 \h </w:instrText>
        </w:r>
      </w:ins>
      <w:r>
        <w:rPr>
          <w:noProof/>
          <w:webHidden/>
        </w:rPr>
      </w:r>
      <w:r>
        <w:rPr>
          <w:noProof/>
          <w:webHidden/>
        </w:rPr>
        <w:fldChar w:fldCharType="separate"/>
      </w:r>
      <w:ins w:id="408" w:author="Orion" w:date="2011-08-05T22:46:00Z">
        <w:r>
          <w:rPr>
            <w:noProof/>
            <w:webHidden/>
          </w:rPr>
          <w:t>35</w:t>
        </w:r>
        <w:r>
          <w:rPr>
            <w:noProof/>
            <w:webHidden/>
          </w:rPr>
          <w:fldChar w:fldCharType="end"/>
        </w:r>
        <w:r w:rsidRPr="00305159">
          <w:rPr>
            <w:rStyle w:val="Hyperlink"/>
            <w:noProof/>
          </w:rPr>
          <w:fldChar w:fldCharType="end"/>
        </w:r>
      </w:ins>
    </w:p>
    <w:p w14:paraId="5ADA02A7" w14:textId="77777777" w:rsidR="00E91DF4" w:rsidRDefault="00E91DF4">
      <w:pPr>
        <w:pStyle w:val="TOC1"/>
        <w:tabs>
          <w:tab w:val="left" w:pos="880"/>
        </w:tabs>
        <w:rPr>
          <w:ins w:id="409" w:author="Orion" w:date="2011-08-05T22:46:00Z"/>
          <w:rFonts w:asciiTheme="minorHAnsi" w:eastAsiaTheme="minorEastAsia" w:hAnsiTheme="minorHAnsi" w:cstheme="minorBidi"/>
          <w:noProof/>
          <w:sz w:val="22"/>
          <w:szCs w:val="22"/>
          <w:lang w:val="es-ES" w:eastAsia="es-ES"/>
        </w:rPr>
      </w:pPr>
      <w:ins w:id="41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"_Toc300347720"</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5.1.1.</w:t>
        </w:r>
        <w:r>
          <w:rPr>
            <w:rFonts w:asciiTheme="minorHAnsi" w:eastAsiaTheme="minorEastAsia" w:hAnsiTheme="minorHAnsi" w:cstheme="minorBidi"/>
            <w:noProof/>
            <w:sz w:val="22"/>
            <w:szCs w:val="22"/>
            <w:lang w:val="es-ES" w:eastAsia="es-ES"/>
          </w:rPr>
          <w:tab/>
        </w:r>
        <w:r w:rsidRPr="00305159">
          <w:rPr>
            <w:rStyle w:val="Hyperlink"/>
            <w:noProof/>
            <w:lang w:bidi="hi-IN"/>
          </w:rPr>
          <w:t>Casos de uso</w:t>
        </w:r>
        <w:r>
          <w:rPr>
            <w:noProof/>
            <w:webHidden/>
          </w:rPr>
          <w:tab/>
        </w:r>
        <w:r>
          <w:rPr>
            <w:noProof/>
            <w:webHidden/>
          </w:rPr>
          <w:fldChar w:fldCharType="begin"/>
        </w:r>
        <w:r>
          <w:rPr>
            <w:noProof/>
            <w:webHidden/>
          </w:rPr>
          <w:instrText xml:space="preserve"> PAGEREF _Toc300347720 \h </w:instrText>
        </w:r>
      </w:ins>
      <w:r>
        <w:rPr>
          <w:noProof/>
          <w:webHidden/>
        </w:rPr>
      </w:r>
      <w:r>
        <w:rPr>
          <w:noProof/>
          <w:webHidden/>
        </w:rPr>
        <w:fldChar w:fldCharType="separate"/>
      </w:r>
      <w:ins w:id="411" w:author="Orion" w:date="2011-08-05T22:46:00Z">
        <w:r>
          <w:rPr>
            <w:noProof/>
            <w:webHidden/>
          </w:rPr>
          <w:t>35</w:t>
        </w:r>
        <w:r>
          <w:rPr>
            <w:noProof/>
            <w:webHidden/>
          </w:rPr>
          <w:fldChar w:fldCharType="end"/>
        </w:r>
        <w:r w:rsidRPr="00305159">
          <w:rPr>
            <w:rStyle w:val="Hyperlink"/>
            <w:noProof/>
          </w:rPr>
          <w:fldChar w:fldCharType="end"/>
        </w:r>
      </w:ins>
    </w:p>
    <w:p w14:paraId="78A4A6F1" w14:textId="77777777" w:rsidR="00E91DF4" w:rsidRDefault="00E91DF4">
      <w:pPr>
        <w:pStyle w:val="TOC1"/>
        <w:tabs>
          <w:tab w:val="left" w:pos="880"/>
        </w:tabs>
        <w:rPr>
          <w:ins w:id="412" w:author="Orion" w:date="2011-08-05T22:46:00Z"/>
          <w:rFonts w:asciiTheme="minorHAnsi" w:eastAsiaTheme="minorEastAsia" w:hAnsiTheme="minorHAnsi" w:cstheme="minorBidi"/>
          <w:noProof/>
          <w:sz w:val="22"/>
          <w:szCs w:val="22"/>
          <w:lang w:val="es-ES" w:eastAsia="es-ES"/>
        </w:rPr>
      </w:pPr>
      <w:ins w:id="41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"_Toc300347721"</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5.1.2.</w:t>
        </w:r>
        <w:r>
          <w:rPr>
            <w:rFonts w:asciiTheme="minorHAnsi" w:eastAsiaTheme="minorEastAsia" w:hAnsiTheme="minorHAnsi" w:cstheme="minorBidi"/>
            <w:noProof/>
            <w:sz w:val="22"/>
            <w:szCs w:val="22"/>
            <w:lang w:val="es-ES" w:eastAsia="es-ES"/>
          </w:rPr>
          <w:tab/>
        </w:r>
        <w:r w:rsidRPr="00305159">
          <w:rPr>
            <w:rStyle w:val="Hyperlink"/>
            <w:noProof/>
            <w:lang w:bidi="hi-IN"/>
          </w:rPr>
          <w:t>Objetivos principales del sistema</w:t>
        </w:r>
        <w:r>
          <w:rPr>
            <w:noProof/>
            <w:webHidden/>
          </w:rPr>
          <w:tab/>
        </w:r>
        <w:r>
          <w:rPr>
            <w:noProof/>
            <w:webHidden/>
          </w:rPr>
          <w:fldChar w:fldCharType="begin"/>
        </w:r>
        <w:r>
          <w:rPr>
            <w:noProof/>
            <w:webHidden/>
          </w:rPr>
          <w:instrText xml:space="preserve"> PAGEREF _Toc300347721 \h </w:instrText>
        </w:r>
      </w:ins>
      <w:r>
        <w:rPr>
          <w:noProof/>
          <w:webHidden/>
        </w:rPr>
      </w:r>
      <w:r>
        <w:rPr>
          <w:noProof/>
          <w:webHidden/>
        </w:rPr>
        <w:fldChar w:fldCharType="separate"/>
      </w:r>
      <w:ins w:id="414" w:author="Orion" w:date="2011-08-05T22:46:00Z">
        <w:r>
          <w:rPr>
            <w:noProof/>
            <w:webHidden/>
          </w:rPr>
          <w:t>36</w:t>
        </w:r>
        <w:r>
          <w:rPr>
            <w:noProof/>
            <w:webHidden/>
          </w:rPr>
          <w:fldChar w:fldCharType="end"/>
        </w:r>
        <w:r w:rsidRPr="00305159">
          <w:rPr>
            <w:rStyle w:val="Hyperlink"/>
            <w:noProof/>
          </w:rPr>
          <w:fldChar w:fldCharType="end"/>
        </w:r>
      </w:ins>
    </w:p>
    <w:p w14:paraId="5FA5696E" w14:textId="77777777" w:rsidR="00E91DF4" w:rsidRDefault="00E91DF4">
      <w:pPr>
        <w:pStyle w:val="TOC1"/>
        <w:tabs>
          <w:tab w:val="left" w:pos="880"/>
        </w:tabs>
        <w:rPr>
          <w:ins w:id="415" w:author="Orion" w:date="2011-08-05T22:46:00Z"/>
          <w:rFonts w:asciiTheme="minorHAnsi" w:eastAsiaTheme="minorEastAsia" w:hAnsiTheme="minorHAnsi" w:cstheme="minorBidi"/>
          <w:noProof/>
          <w:sz w:val="22"/>
          <w:szCs w:val="22"/>
          <w:lang w:val="es-ES" w:eastAsia="es-ES"/>
        </w:rPr>
      </w:pPr>
      <w:ins w:id="41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"_Toc300347722"</w:instrText>
        </w:r>
        <w:r w:rsidRPr="00305159">
          <w:rPr>
            <w:rStyle w:val="Hyperlink"/>
            <w:noProof/>
          </w:rPr>
          <w:instrText xml:space="preserve"> </w:instrText>
        </w:r>
        <w:r w:rsidRPr="00305159">
          <w:rPr>
            <w:rStyle w:val="Hyperlink"/>
            <w:noProof/>
          </w:rPr>
          <w:fldChar w:fldCharType="separate"/>
        </w:r>
        <w:r w:rsidRPr="00305159">
          <w:rPr>
            <w:rStyle w:val="Hyperlink"/>
            <w:i/>
            <w:noProof/>
            <w:lang w:bidi="hi-IN"/>
          </w:rPr>
          <w:t>5.1.3.</w:t>
        </w:r>
        <w:r>
          <w:rPr>
            <w:rFonts w:asciiTheme="minorHAnsi" w:eastAsiaTheme="minorEastAsia" w:hAnsiTheme="minorHAnsi" w:cstheme="minorBidi"/>
            <w:noProof/>
            <w:sz w:val="22"/>
            <w:szCs w:val="22"/>
            <w:lang w:val="es-ES" w:eastAsia="es-ES"/>
          </w:rPr>
          <w:tab/>
        </w:r>
        <w:r w:rsidRPr="00305159">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_Toc300347722 \h </w:instrText>
        </w:r>
      </w:ins>
      <w:r>
        <w:rPr>
          <w:noProof/>
          <w:webHidden/>
        </w:rPr>
      </w:r>
      <w:r>
        <w:rPr>
          <w:noProof/>
          <w:webHidden/>
        </w:rPr>
        <w:fldChar w:fldCharType="separate"/>
      </w:r>
      <w:ins w:id="417" w:author="Orion" w:date="2011-08-05T22:46:00Z">
        <w:r>
          <w:rPr>
            <w:noProof/>
            <w:webHidden/>
          </w:rPr>
          <w:t>37</w:t>
        </w:r>
        <w:r>
          <w:rPr>
            <w:noProof/>
            <w:webHidden/>
          </w:rPr>
          <w:fldChar w:fldCharType="end"/>
        </w:r>
        <w:r w:rsidRPr="00305159">
          <w:rPr>
            <w:rStyle w:val="Hyperlink"/>
            <w:noProof/>
          </w:rPr>
          <w:fldChar w:fldCharType="end"/>
        </w:r>
      </w:ins>
    </w:p>
    <w:p w14:paraId="67CA80CB" w14:textId="77777777" w:rsidR="00E91DF4" w:rsidRDefault="00E91DF4">
      <w:pPr>
        <w:pStyle w:val="TOC1"/>
        <w:tabs>
          <w:tab w:val="left" w:pos="880"/>
        </w:tabs>
        <w:rPr>
          <w:ins w:id="418" w:author="Orion" w:date="2011-08-05T22:46:00Z"/>
          <w:rFonts w:asciiTheme="minorHAnsi" w:eastAsiaTheme="minorEastAsia" w:hAnsiTheme="minorHAnsi" w:cstheme="minorBidi"/>
          <w:noProof/>
          <w:sz w:val="22"/>
          <w:szCs w:val="22"/>
          <w:lang w:val="es-ES" w:eastAsia="es-ES"/>
        </w:rPr>
      </w:pPr>
      <w:ins w:id="41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"_Toc300347723"</w:instrText>
        </w:r>
        <w:r w:rsidRPr="00305159">
          <w:rPr>
            <w:rStyle w:val="Hyperlink"/>
            <w:noProof/>
          </w:rPr>
          <w:instrText xml:space="preserve"> </w:instrText>
        </w:r>
        <w:r w:rsidRPr="00305159">
          <w:rPr>
            <w:rStyle w:val="Hyperlink"/>
            <w:noProof/>
          </w:rPr>
          <w:fldChar w:fldCharType="separate"/>
        </w:r>
        <w:r w:rsidRPr="00305159">
          <w:rPr>
            <w:rStyle w:val="Hyperlink"/>
            <w:i/>
            <w:noProof/>
            <w:lang w:bidi="hi-IN"/>
          </w:rPr>
          <w:t>5.1.4.</w:t>
        </w:r>
        <w:r>
          <w:rPr>
            <w:rFonts w:asciiTheme="minorHAnsi" w:eastAsiaTheme="minorEastAsia" w:hAnsiTheme="minorHAnsi" w:cstheme="minorBidi"/>
            <w:noProof/>
            <w:sz w:val="22"/>
            <w:szCs w:val="22"/>
            <w:lang w:val="es-ES" w:eastAsia="es-ES"/>
          </w:rPr>
          <w:tab/>
        </w:r>
        <w:r w:rsidRPr="00305159">
          <w:rPr>
            <w:rStyle w:val="Hyperlink"/>
            <w:noProof/>
            <w:lang w:bidi="hi-IN"/>
          </w:rPr>
          <w:t>Seguimiento del plan de vuelo</w:t>
        </w:r>
        <w:r>
          <w:rPr>
            <w:noProof/>
            <w:webHidden/>
          </w:rPr>
          <w:tab/>
        </w:r>
        <w:r>
          <w:rPr>
            <w:noProof/>
            <w:webHidden/>
          </w:rPr>
          <w:fldChar w:fldCharType="begin"/>
        </w:r>
        <w:r>
          <w:rPr>
            <w:noProof/>
            <w:webHidden/>
          </w:rPr>
          <w:instrText xml:space="preserve"> PAGEREF _Toc300347723 \h </w:instrText>
        </w:r>
      </w:ins>
      <w:r>
        <w:rPr>
          <w:noProof/>
          <w:webHidden/>
        </w:rPr>
      </w:r>
      <w:r>
        <w:rPr>
          <w:noProof/>
          <w:webHidden/>
        </w:rPr>
        <w:fldChar w:fldCharType="separate"/>
      </w:r>
      <w:ins w:id="420" w:author="Orion" w:date="2011-08-05T22:46:00Z">
        <w:r>
          <w:rPr>
            <w:noProof/>
            <w:webHidden/>
          </w:rPr>
          <w:t>39</w:t>
        </w:r>
        <w:r>
          <w:rPr>
            <w:noProof/>
            <w:webHidden/>
          </w:rPr>
          <w:fldChar w:fldCharType="end"/>
        </w:r>
        <w:r w:rsidRPr="00305159">
          <w:rPr>
            <w:rStyle w:val="Hyperlink"/>
            <w:noProof/>
          </w:rPr>
          <w:fldChar w:fldCharType="end"/>
        </w:r>
      </w:ins>
    </w:p>
    <w:p w14:paraId="5EBBD1CC" w14:textId="77777777" w:rsidR="00E91DF4" w:rsidRDefault="00E91DF4">
      <w:pPr>
        <w:pStyle w:val="TOC1"/>
        <w:tabs>
          <w:tab w:val="left" w:pos="1100"/>
        </w:tabs>
        <w:rPr>
          <w:ins w:id="421" w:author="Orion" w:date="2011-08-05T22:46:00Z"/>
          <w:rFonts w:asciiTheme="minorHAnsi" w:eastAsiaTheme="minorEastAsia" w:hAnsiTheme="minorHAnsi" w:cstheme="minorBidi"/>
          <w:noProof/>
          <w:sz w:val="22"/>
          <w:szCs w:val="22"/>
          <w:lang w:val="es-ES" w:eastAsia="es-ES"/>
        </w:rPr>
      </w:pPr>
      <w:ins w:id="42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"_Toc300347724"</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5.1.4.1.</w:t>
        </w:r>
        <w:r>
          <w:rPr>
            <w:rFonts w:asciiTheme="minorHAnsi" w:eastAsiaTheme="minorEastAsia" w:hAnsiTheme="minorHAnsi" w:cstheme="minorBidi"/>
            <w:noProof/>
            <w:sz w:val="22"/>
            <w:szCs w:val="22"/>
            <w:lang w:val="es-ES" w:eastAsia="es-ES"/>
          </w:rPr>
          <w:tab/>
        </w:r>
        <w:r w:rsidRPr="00305159">
          <w:rPr>
            <w:rStyle w:val="Hyperlink"/>
            <w:noProof/>
            <w:lang w:bidi="hi-IN"/>
          </w:rPr>
          <w:t>Arranque del avión</w:t>
        </w:r>
        <w:r>
          <w:rPr>
            <w:noProof/>
            <w:webHidden/>
          </w:rPr>
          <w:tab/>
        </w:r>
        <w:r>
          <w:rPr>
            <w:noProof/>
            <w:webHidden/>
          </w:rPr>
          <w:fldChar w:fldCharType="begin"/>
        </w:r>
        <w:r>
          <w:rPr>
            <w:noProof/>
            <w:webHidden/>
          </w:rPr>
          <w:instrText xml:space="preserve"> PAGEREF _Toc300347724 \h </w:instrText>
        </w:r>
      </w:ins>
      <w:r>
        <w:rPr>
          <w:noProof/>
          <w:webHidden/>
        </w:rPr>
      </w:r>
      <w:r>
        <w:rPr>
          <w:noProof/>
          <w:webHidden/>
        </w:rPr>
        <w:fldChar w:fldCharType="separate"/>
      </w:r>
      <w:ins w:id="423" w:author="Orion" w:date="2011-08-05T22:46:00Z">
        <w:r>
          <w:rPr>
            <w:noProof/>
            <w:webHidden/>
          </w:rPr>
          <w:t>40</w:t>
        </w:r>
        <w:r>
          <w:rPr>
            <w:noProof/>
            <w:webHidden/>
          </w:rPr>
          <w:fldChar w:fldCharType="end"/>
        </w:r>
        <w:r w:rsidRPr="00305159">
          <w:rPr>
            <w:rStyle w:val="Hyperlink"/>
            <w:noProof/>
          </w:rPr>
          <w:fldChar w:fldCharType="end"/>
        </w:r>
      </w:ins>
    </w:p>
    <w:p w14:paraId="666C6815" w14:textId="77777777" w:rsidR="00E91DF4" w:rsidRDefault="00E91DF4">
      <w:pPr>
        <w:pStyle w:val="TOC1"/>
        <w:tabs>
          <w:tab w:val="left" w:pos="1100"/>
        </w:tabs>
        <w:rPr>
          <w:ins w:id="424" w:author="Orion" w:date="2011-08-05T22:46:00Z"/>
          <w:rFonts w:asciiTheme="minorHAnsi" w:eastAsiaTheme="minorEastAsia" w:hAnsiTheme="minorHAnsi" w:cstheme="minorBidi"/>
          <w:noProof/>
          <w:sz w:val="22"/>
          <w:szCs w:val="22"/>
          <w:lang w:val="es-ES" w:eastAsia="es-ES"/>
        </w:rPr>
      </w:pPr>
      <w:ins w:id="42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"_Toc300347725"</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5.1.4.2.</w:t>
        </w:r>
        <w:r>
          <w:rPr>
            <w:rFonts w:asciiTheme="minorHAnsi" w:eastAsiaTheme="minorEastAsia" w:hAnsiTheme="minorHAnsi" w:cstheme="minorBidi"/>
            <w:noProof/>
            <w:sz w:val="22"/>
            <w:szCs w:val="22"/>
            <w:lang w:val="es-ES" w:eastAsia="es-ES"/>
          </w:rPr>
          <w:tab/>
        </w:r>
        <w:r w:rsidRPr="00305159">
          <w:rPr>
            <w:rStyle w:val="Hyperlink"/>
            <w:noProof/>
            <w:lang w:bidi="hi-IN"/>
          </w:rPr>
          <w:t>Descomposición del plan de vuelo</w:t>
        </w:r>
        <w:r>
          <w:rPr>
            <w:noProof/>
            <w:webHidden/>
          </w:rPr>
          <w:tab/>
        </w:r>
        <w:r>
          <w:rPr>
            <w:noProof/>
            <w:webHidden/>
          </w:rPr>
          <w:fldChar w:fldCharType="begin"/>
        </w:r>
        <w:r>
          <w:rPr>
            <w:noProof/>
            <w:webHidden/>
          </w:rPr>
          <w:instrText xml:space="preserve"> PAGEREF _Toc300347725 \h </w:instrText>
        </w:r>
      </w:ins>
      <w:r>
        <w:rPr>
          <w:noProof/>
          <w:webHidden/>
        </w:rPr>
      </w:r>
      <w:r>
        <w:rPr>
          <w:noProof/>
          <w:webHidden/>
        </w:rPr>
        <w:fldChar w:fldCharType="separate"/>
      </w:r>
      <w:ins w:id="426" w:author="Orion" w:date="2011-08-05T22:46:00Z">
        <w:r>
          <w:rPr>
            <w:noProof/>
            <w:webHidden/>
          </w:rPr>
          <w:t>42</w:t>
        </w:r>
        <w:r>
          <w:rPr>
            <w:noProof/>
            <w:webHidden/>
          </w:rPr>
          <w:fldChar w:fldCharType="end"/>
        </w:r>
        <w:r w:rsidRPr="00305159">
          <w:rPr>
            <w:rStyle w:val="Hyperlink"/>
            <w:noProof/>
          </w:rPr>
          <w:fldChar w:fldCharType="end"/>
        </w:r>
      </w:ins>
    </w:p>
    <w:p w14:paraId="67E1D9D3" w14:textId="77777777" w:rsidR="00E91DF4" w:rsidRDefault="00E91DF4">
      <w:pPr>
        <w:pStyle w:val="TOC1"/>
        <w:tabs>
          <w:tab w:val="left" w:pos="1100"/>
        </w:tabs>
        <w:rPr>
          <w:ins w:id="427" w:author="Orion" w:date="2011-08-05T22:46:00Z"/>
          <w:rFonts w:asciiTheme="minorHAnsi" w:eastAsiaTheme="minorEastAsia" w:hAnsiTheme="minorHAnsi" w:cstheme="minorBidi"/>
          <w:noProof/>
          <w:sz w:val="22"/>
          <w:szCs w:val="22"/>
          <w:lang w:val="es-ES" w:eastAsia="es-ES"/>
        </w:rPr>
      </w:pPr>
      <w:ins w:id="428" w:author="Orion" w:date="2011-08-05T22:46:00Z">
        <w:r w:rsidRPr="00305159">
          <w:rPr>
            <w:rStyle w:val="Hyperlink"/>
            <w:noProof/>
          </w:rPr>
          <w:lastRenderedPageBreak/>
          <w:fldChar w:fldCharType="begin"/>
        </w:r>
        <w:r w:rsidRPr="00305159">
          <w:rPr>
            <w:rStyle w:val="Hyperlink"/>
            <w:noProof/>
          </w:rPr>
          <w:instrText xml:space="preserve"> </w:instrText>
        </w:r>
        <w:r>
          <w:rPr>
            <w:noProof/>
          </w:rPr>
          <w:instrText>HYPERLINK \l "_Toc300347726"</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5.1.4.3.</w:t>
        </w:r>
        <w:r>
          <w:rPr>
            <w:rFonts w:asciiTheme="minorHAnsi" w:eastAsiaTheme="minorEastAsia" w:hAnsiTheme="minorHAnsi" w:cstheme="minorBidi"/>
            <w:noProof/>
            <w:sz w:val="22"/>
            <w:szCs w:val="22"/>
            <w:lang w:val="es-ES" w:eastAsia="es-ES"/>
          </w:rPr>
          <w:tab/>
        </w:r>
        <w:r w:rsidRPr="00305159">
          <w:rPr>
            <w:rStyle w:val="Hyperlink"/>
            <w:noProof/>
            <w:lang w:bidi="hi-IN"/>
          </w:rPr>
          <w:t>Toma de decisiones en un tramo</w:t>
        </w:r>
        <w:r>
          <w:rPr>
            <w:noProof/>
            <w:webHidden/>
          </w:rPr>
          <w:tab/>
        </w:r>
        <w:r>
          <w:rPr>
            <w:noProof/>
            <w:webHidden/>
          </w:rPr>
          <w:fldChar w:fldCharType="begin"/>
        </w:r>
        <w:r>
          <w:rPr>
            <w:noProof/>
            <w:webHidden/>
          </w:rPr>
          <w:instrText xml:space="preserve"> PAGEREF _Toc300347726 \h </w:instrText>
        </w:r>
      </w:ins>
      <w:r>
        <w:rPr>
          <w:noProof/>
          <w:webHidden/>
        </w:rPr>
      </w:r>
      <w:r>
        <w:rPr>
          <w:noProof/>
          <w:webHidden/>
        </w:rPr>
        <w:fldChar w:fldCharType="separate"/>
      </w:r>
      <w:ins w:id="429" w:author="Orion" w:date="2011-08-05T22:46:00Z">
        <w:r>
          <w:rPr>
            <w:noProof/>
            <w:webHidden/>
          </w:rPr>
          <w:t>42</w:t>
        </w:r>
        <w:r>
          <w:rPr>
            <w:noProof/>
            <w:webHidden/>
          </w:rPr>
          <w:fldChar w:fldCharType="end"/>
        </w:r>
        <w:r w:rsidRPr="00305159">
          <w:rPr>
            <w:rStyle w:val="Hyperlink"/>
            <w:noProof/>
          </w:rPr>
          <w:fldChar w:fldCharType="end"/>
        </w:r>
      </w:ins>
    </w:p>
    <w:p w14:paraId="5E6E5894" w14:textId="77777777" w:rsidR="00E91DF4" w:rsidRDefault="00E91DF4">
      <w:pPr>
        <w:pStyle w:val="TOC1"/>
        <w:tabs>
          <w:tab w:val="left" w:pos="1100"/>
        </w:tabs>
        <w:rPr>
          <w:ins w:id="430" w:author="Orion" w:date="2011-08-05T22:46:00Z"/>
          <w:rFonts w:asciiTheme="minorHAnsi" w:eastAsiaTheme="minorEastAsia" w:hAnsiTheme="minorHAnsi" w:cstheme="minorBidi"/>
          <w:noProof/>
          <w:sz w:val="22"/>
          <w:szCs w:val="22"/>
          <w:lang w:val="es-ES" w:eastAsia="es-ES"/>
        </w:rPr>
      </w:pPr>
      <w:ins w:id="43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"_Toc300347727"</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5.1.4.4.</w:t>
        </w:r>
        <w:r>
          <w:rPr>
            <w:rFonts w:asciiTheme="minorHAnsi" w:eastAsiaTheme="minorEastAsia" w:hAnsiTheme="minorHAnsi" w:cstheme="minorBidi"/>
            <w:noProof/>
            <w:sz w:val="22"/>
            <w:szCs w:val="22"/>
            <w:lang w:val="es-ES" w:eastAsia="es-ES"/>
          </w:rPr>
          <w:tab/>
        </w:r>
        <w:r w:rsidRPr="00305159">
          <w:rPr>
            <w:rStyle w:val="Hyperlink"/>
            <w:noProof/>
            <w:lang w:bidi="hi-IN"/>
          </w:rPr>
          <w:t>Ejecución de maniobras</w:t>
        </w:r>
        <w:r>
          <w:rPr>
            <w:noProof/>
            <w:webHidden/>
          </w:rPr>
          <w:tab/>
        </w:r>
        <w:r>
          <w:rPr>
            <w:noProof/>
            <w:webHidden/>
          </w:rPr>
          <w:fldChar w:fldCharType="begin"/>
        </w:r>
        <w:r>
          <w:rPr>
            <w:noProof/>
            <w:webHidden/>
          </w:rPr>
          <w:instrText xml:space="preserve"> PAGEREF _Toc300347727 \h </w:instrText>
        </w:r>
      </w:ins>
      <w:r>
        <w:rPr>
          <w:noProof/>
          <w:webHidden/>
        </w:rPr>
      </w:r>
      <w:r>
        <w:rPr>
          <w:noProof/>
          <w:webHidden/>
        </w:rPr>
        <w:fldChar w:fldCharType="separate"/>
      </w:r>
      <w:ins w:id="432" w:author="Orion" w:date="2011-08-05T22:46:00Z">
        <w:r>
          <w:rPr>
            <w:noProof/>
            <w:webHidden/>
          </w:rPr>
          <w:t>44</w:t>
        </w:r>
        <w:r>
          <w:rPr>
            <w:noProof/>
            <w:webHidden/>
          </w:rPr>
          <w:fldChar w:fldCharType="end"/>
        </w:r>
        <w:r w:rsidRPr="00305159">
          <w:rPr>
            <w:rStyle w:val="Hyperlink"/>
            <w:noProof/>
          </w:rPr>
          <w:fldChar w:fldCharType="end"/>
        </w:r>
      </w:ins>
    </w:p>
    <w:p w14:paraId="4A49194E" w14:textId="77777777" w:rsidR="00E91DF4" w:rsidRDefault="00E91DF4">
      <w:pPr>
        <w:pStyle w:val="TOC1"/>
        <w:tabs>
          <w:tab w:val="left" w:pos="1100"/>
        </w:tabs>
        <w:rPr>
          <w:ins w:id="433" w:author="Orion" w:date="2011-08-05T22:46:00Z"/>
          <w:rFonts w:asciiTheme="minorHAnsi" w:eastAsiaTheme="minorEastAsia" w:hAnsiTheme="minorHAnsi" w:cstheme="minorBidi"/>
          <w:noProof/>
          <w:sz w:val="22"/>
          <w:szCs w:val="22"/>
          <w:lang w:val="es-ES" w:eastAsia="es-ES"/>
        </w:rPr>
      </w:pPr>
      <w:ins w:id="43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"_Toc300347728"</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5.1.4.5.</w:t>
        </w:r>
        <w:r>
          <w:rPr>
            <w:rFonts w:asciiTheme="minorHAnsi" w:eastAsiaTheme="minorEastAsia" w:hAnsiTheme="minorHAnsi" w:cstheme="minorBidi"/>
            <w:noProof/>
            <w:sz w:val="22"/>
            <w:szCs w:val="22"/>
            <w:lang w:val="es-ES" w:eastAsia="es-ES"/>
          </w:rPr>
          <w:tab/>
        </w:r>
        <w:r w:rsidRPr="00305159">
          <w:rPr>
            <w:rStyle w:val="Hyperlink"/>
            <w:noProof/>
            <w:lang w:bidi="hi-IN"/>
          </w:rPr>
          <w:t>Comprobaciones tras la maniobra</w:t>
        </w:r>
        <w:r>
          <w:rPr>
            <w:noProof/>
            <w:webHidden/>
          </w:rPr>
          <w:tab/>
        </w:r>
        <w:r>
          <w:rPr>
            <w:noProof/>
            <w:webHidden/>
          </w:rPr>
          <w:fldChar w:fldCharType="begin"/>
        </w:r>
        <w:r>
          <w:rPr>
            <w:noProof/>
            <w:webHidden/>
          </w:rPr>
          <w:instrText xml:space="preserve"> PAGEREF _Toc300347728 \h </w:instrText>
        </w:r>
      </w:ins>
      <w:r>
        <w:rPr>
          <w:noProof/>
          <w:webHidden/>
        </w:rPr>
      </w:r>
      <w:r>
        <w:rPr>
          <w:noProof/>
          <w:webHidden/>
        </w:rPr>
        <w:fldChar w:fldCharType="separate"/>
      </w:r>
      <w:ins w:id="435" w:author="Orion" w:date="2011-08-05T22:46:00Z">
        <w:r>
          <w:rPr>
            <w:noProof/>
            <w:webHidden/>
          </w:rPr>
          <w:t>45</w:t>
        </w:r>
        <w:r>
          <w:rPr>
            <w:noProof/>
            <w:webHidden/>
          </w:rPr>
          <w:fldChar w:fldCharType="end"/>
        </w:r>
        <w:r w:rsidRPr="00305159">
          <w:rPr>
            <w:rStyle w:val="Hyperlink"/>
            <w:noProof/>
          </w:rPr>
          <w:fldChar w:fldCharType="end"/>
        </w:r>
      </w:ins>
    </w:p>
    <w:p w14:paraId="715CA29E" w14:textId="77777777" w:rsidR="00E91DF4" w:rsidRDefault="00E91DF4">
      <w:pPr>
        <w:pStyle w:val="TOC1"/>
        <w:tabs>
          <w:tab w:val="left" w:pos="880"/>
        </w:tabs>
        <w:rPr>
          <w:ins w:id="436" w:author="Orion" w:date="2011-08-05T22:46:00Z"/>
          <w:rFonts w:asciiTheme="minorHAnsi" w:eastAsiaTheme="minorEastAsia" w:hAnsiTheme="minorHAnsi" w:cstheme="minorBidi"/>
          <w:noProof/>
          <w:sz w:val="22"/>
          <w:szCs w:val="22"/>
          <w:lang w:val="es-ES" w:eastAsia="es-ES"/>
        </w:rPr>
      </w:pPr>
      <w:ins w:id="43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"_Toc300347729"</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5.1.5.</w:t>
        </w:r>
        <w:r>
          <w:rPr>
            <w:rFonts w:asciiTheme="minorHAnsi" w:eastAsiaTheme="minorEastAsia" w:hAnsiTheme="minorHAnsi" w:cstheme="minorBidi"/>
            <w:noProof/>
            <w:sz w:val="22"/>
            <w:szCs w:val="22"/>
            <w:lang w:val="es-ES" w:eastAsia="es-ES"/>
          </w:rPr>
          <w:tab/>
        </w:r>
        <w:r w:rsidRPr="00305159">
          <w:rPr>
            <w:rStyle w:val="Hyperlink"/>
            <w:noProof/>
            <w:lang w:bidi="hi-IN"/>
          </w:rPr>
          <w:t>Gestión de conflictos</w:t>
        </w:r>
        <w:r>
          <w:rPr>
            <w:noProof/>
            <w:webHidden/>
          </w:rPr>
          <w:tab/>
        </w:r>
        <w:r>
          <w:rPr>
            <w:noProof/>
            <w:webHidden/>
          </w:rPr>
          <w:fldChar w:fldCharType="begin"/>
        </w:r>
        <w:r>
          <w:rPr>
            <w:noProof/>
            <w:webHidden/>
          </w:rPr>
          <w:instrText xml:space="preserve"> PAGEREF _Toc300347729 \h </w:instrText>
        </w:r>
      </w:ins>
      <w:r>
        <w:rPr>
          <w:noProof/>
          <w:webHidden/>
        </w:rPr>
      </w:r>
      <w:r>
        <w:rPr>
          <w:noProof/>
          <w:webHidden/>
        </w:rPr>
        <w:fldChar w:fldCharType="separate"/>
      </w:r>
      <w:ins w:id="438" w:author="Orion" w:date="2011-08-05T22:46:00Z">
        <w:r>
          <w:rPr>
            <w:noProof/>
            <w:webHidden/>
          </w:rPr>
          <w:t>46</w:t>
        </w:r>
        <w:r>
          <w:rPr>
            <w:noProof/>
            <w:webHidden/>
          </w:rPr>
          <w:fldChar w:fldCharType="end"/>
        </w:r>
        <w:r w:rsidRPr="00305159">
          <w:rPr>
            <w:rStyle w:val="Hyperlink"/>
            <w:noProof/>
          </w:rPr>
          <w:fldChar w:fldCharType="end"/>
        </w:r>
      </w:ins>
    </w:p>
    <w:p w14:paraId="09D78D13" w14:textId="77777777" w:rsidR="00E91DF4" w:rsidRDefault="00E91DF4">
      <w:pPr>
        <w:pStyle w:val="TOC1"/>
        <w:tabs>
          <w:tab w:val="left" w:pos="1100"/>
        </w:tabs>
        <w:rPr>
          <w:ins w:id="439" w:author="Orion" w:date="2011-08-05T22:46:00Z"/>
          <w:rFonts w:asciiTheme="minorHAnsi" w:eastAsiaTheme="minorEastAsia" w:hAnsiTheme="minorHAnsi" w:cstheme="minorBidi"/>
          <w:noProof/>
          <w:sz w:val="22"/>
          <w:szCs w:val="22"/>
          <w:lang w:val="es-ES" w:eastAsia="es-ES"/>
        </w:rPr>
      </w:pPr>
      <w:ins w:id="44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"_Toc300347730"</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5.1.5.1.</w:t>
        </w:r>
        <w:r>
          <w:rPr>
            <w:rFonts w:asciiTheme="minorHAnsi" w:eastAsiaTheme="minorEastAsia" w:hAnsiTheme="minorHAnsi" w:cstheme="minorBidi"/>
            <w:noProof/>
            <w:sz w:val="22"/>
            <w:szCs w:val="22"/>
            <w:lang w:val="es-ES" w:eastAsia="es-ES"/>
          </w:rPr>
          <w:tab/>
        </w:r>
        <w:r w:rsidRPr="00305159">
          <w:rPr>
            <w:rStyle w:val="Hyperlink"/>
            <w:noProof/>
            <w:lang w:bidi="hi-IN"/>
          </w:rPr>
          <w:t>Detección de conflictos</w:t>
        </w:r>
        <w:r>
          <w:rPr>
            <w:noProof/>
            <w:webHidden/>
          </w:rPr>
          <w:tab/>
        </w:r>
        <w:r>
          <w:rPr>
            <w:noProof/>
            <w:webHidden/>
          </w:rPr>
          <w:fldChar w:fldCharType="begin"/>
        </w:r>
        <w:r>
          <w:rPr>
            <w:noProof/>
            <w:webHidden/>
          </w:rPr>
          <w:instrText xml:space="preserve"> PAGEREF _Toc300347730 \h </w:instrText>
        </w:r>
      </w:ins>
      <w:r>
        <w:rPr>
          <w:noProof/>
          <w:webHidden/>
        </w:rPr>
      </w:r>
      <w:r>
        <w:rPr>
          <w:noProof/>
          <w:webHidden/>
        </w:rPr>
        <w:fldChar w:fldCharType="separate"/>
      </w:r>
      <w:ins w:id="441" w:author="Orion" w:date="2011-08-05T22:46:00Z">
        <w:r>
          <w:rPr>
            <w:noProof/>
            <w:webHidden/>
          </w:rPr>
          <w:t>48</w:t>
        </w:r>
        <w:r>
          <w:rPr>
            <w:noProof/>
            <w:webHidden/>
          </w:rPr>
          <w:fldChar w:fldCharType="end"/>
        </w:r>
        <w:r w:rsidRPr="00305159">
          <w:rPr>
            <w:rStyle w:val="Hyperlink"/>
            <w:noProof/>
          </w:rPr>
          <w:fldChar w:fldCharType="end"/>
        </w:r>
      </w:ins>
    </w:p>
    <w:p w14:paraId="2D4BC72E" w14:textId="77777777" w:rsidR="00E91DF4" w:rsidRDefault="00E91DF4">
      <w:pPr>
        <w:pStyle w:val="TOC1"/>
        <w:tabs>
          <w:tab w:val="left" w:pos="1100"/>
        </w:tabs>
        <w:rPr>
          <w:ins w:id="442" w:author="Orion" w:date="2011-08-05T22:46:00Z"/>
          <w:rFonts w:asciiTheme="minorHAnsi" w:eastAsiaTheme="minorEastAsia" w:hAnsiTheme="minorHAnsi" w:cstheme="minorBidi"/>
          <w:noProof/>
          <w:sz w:val="22"/>
          <w:szCs w:val="22"/>
          <w:lang w:val="es-ES" w:eastAsia="es-ES"/>
        </w:rPr>
      </w:pPr>
      <w:ins w:id="44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"_Toc300347731"</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5.1.5.2.</w:t>
        </w:r>
        <w:r>
          <w:rPr>
            <w:rFonts w:asciiTheme="minorHAnsi" w:eastAsiaTheme="minorEastAsia" w:hAnsiTheme="minorHAnsi" w:cstheme="minorBidi"/>
            <w:noProof/>
            <w:sz w:val="22"/>
            <w:szCs w:val="22"/>
            <w:lang w:val="es-ES" w:eastAsia="es-ES"/>
          </w:rPr>
          <w:tab/>
        </w:r>
        <w:r w:rsidRPr="00305159">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_Toc300347731 \h </w:instrText>
        </w:r>
      </w:ins>
      <w:r>
        <w:rPr>
          <w:noProof/>
          <w:webHidden/>
        </w:rPr>
      </w:r>
      <w:r>
        <w:rPr>
          <w:noProof/>
          <w:webHidden/>
        </w:rPr>
        <w:fldChar w:fldCharType="separate"/>
      </w:r>
      <w:ins w:id="444" w:author="Orion" w:date="2011-08-05T22:46:00Z">
        <w:r>
          <w:rPr>
            <w:noProof/>
            <w:webHidden/>
          </w:rPr>
          <w:t>48</w:t>
        </w:r>
        <w:r>
          <w:rPr>
            <w:noProof/>
            <w:webHidden/>
          </w:rPr>
          <w:fldChar w:fldCharType="end"/>
        </w:r>
        <w:r w:rsidRPr="00305159">
          <w:rPr>
            <w:rStyle w:val="Hyperlink"/>
            <w:noProof/>
          </w:rPr>
          <w:fldChar w:fldCharType="end"/>
        </w:r>
      </w:ins>
    </w:p>
    <w:p w14:paraId="4F24E8CE" w14:textId="77777777" w:rsidR="00E91DF4" w:rsidRDefault="00E91DF4">
      <w:pPr>
        <w:pStyle w:val="TOC1"/>
        <w:tabs>
          <w:tab w:val="left" w:pos="1100"/>
        </w:tabs>
        <w:rPr>
          <w:ins w:id="445" w:author="Orion" w:date="2011-08-05T22:46:00Z"/>
          <w:rFonts w:asciiTheme="minorHAnsi" w:eastAsiaTheme="minorEastAsia" w:hAnsiTheme="minorHAnsi" w:cstheme="minorBidi"/>
          <w:noProof/>
          <w:sz w:val="22"/>
          <w:szCs w:val="22"/>
          <w:lang w:val="es-ES" w:eastAsia="es-ES"/>
        </w:rPr>
      </w:pPr>
      <w:ins w:id="44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"_Toc300347732"</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5.1.5.3.</w:t>
        </w:r>
        <w:r>
          <w:rPr>
            <w:rFonts w:asciiTheme="minorHAnsi" w:eastAsiaTheme="minorEastAsia" w:hAnsiTheme="minorHAnsi" w:cstheme="minorBidi"/>
            <w:noProof/>
            <w:sz w:val="22"/>
            <w:szCs w:val="22"/>
            <w:lang w:val="es-ES" w:eastAsia="es-ES"/>
          </w:rPr>
          <w:tab/>
        </w:r>
        <w:r w:rsidRPr="00305159">
          <w:rPr>
            <w:rStyle w:val="Hyperlink"/>
            <w:noProof/>
            <w:lang w:bidi="hi-IN"/>
          </w:rPr>
          <w:t>Ejecución de órdenes</w:t>
        </w:r>
        <w:r>
          <w:rPr>
            <w:noProof/>
            <w:webHidden/>
          </w:rPr>
          <w:tab/>
        </w:r>
        <w:r>
          <w:rPr>
            <w:noProof/>
            <w:webHidden/>
          </w:rPr>
          <w:fldChar w:fldCharType="begin"/>
        </w:r>
        <w:r>
          <w:rPr>
            <w:noProof/>
            <w:webHidden/>
          </w:rPr>
          <w:instrText xml:space="preserve"> PAGEREF _Toc300347732 \h </w:instrText>
        </w:r>
      </w:ins>
      <w:r>
        <w:rPr>
          <w:noProof/>
          <w:webHidden/>
        </w:rPr>
      </w:r>
      <w:r>
        <w:rPr>
          <w:noProof/>
          <w:webHidden/>
        </w:rPr>
        <w:fldChar w:fldCharType="separate"/>
      </w:r>
      <w:ins w:id="447" w:author="Orion" w:date="2011-08-05T22:46:00Z">
        <w:r>
          <w:rPr>
            <w:noProof/>
            <w:webHidden/>
          </w:rPr>
          <w:t>49</w:t>
        </w:r>
        <w:r>
          <w:rPr>
            <w:noProof/>
            <w:webHidden/>
          </w:rPr>
          <w:fldChar w:fldCharType="end"/>
        </w:r>
        <w:r w:rsidRPr="00305159">
          <w:rPr>
            <w:rStyle w:val="Hyperlink"/>
            <w:noProof/>
          </w:rPr>
          <w:fldChar w:fldCharType="end"/>
        </w:r>
      </w:ins>
    </w:p>
    <w:p w14:paraId="56041069" w14:textId="77777777" w:rsidR="00E91DF4" w:rsidRDefault="00E91DF4">
      <w:pPr>
        <w:pStyle w:val="TOC1"/>
        <w:rPr>
          <w:ins w:id="448" w:author="Orion" w:date="2011-08-05T22:46:00Z"/>
          <w:rFonts w:asciiTheme="minorHAnsi" w:eastAsiaTheme="minorEastAsia" w:hAnsiTheme="minorHAnsi" w:cstheme="minorBidi"/>
          <w:noProof/>
          <w:sz w:val="22"/>
          <w:szCs w:val="22"/>
          <w:lang w:val="es-ES" w:eastAsia="es-ES"/>
        </w:rPr>
      </w:pPr>
      <w:ins w:id="44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"_Toc300347733"</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5.2.</w:t>
        </w:r>
        <w:r>
          <w:rPr>
            <w:rFonts w:asciiTheme="minorHAnsi" w:eastAsiaTheme="minorEastAsia" w:hAnsiTheme="minorHAnsi" w:cstheme="minorBidi"/>
            <w:noProof/>
            <w:sz w:val="22"/>
            <w:szCs w:val="22"/>
            <w:lang w:val="es-ES" w:eastAsia="es-ES"/>
          </w:rPr>
          <w:tab/>
        </w:r>
        <w:r w:rsidRPr="00305159">
          <w:rPr>
            <w:rStyle w:val="Hyperlink"/>
            <w:noProof/>
            <w:lang w:bidi="hi-IN"/>
          </w:rPr>
          <w:t>Simulación</w:t>
        </w:r>
        <w:r>
          <w:rPr>
            <w:noProof/>
            <w:webHidden/>
          </w:rPr>
          <w:tab/>
        </w:r>
        <w:r>
          <w:rPr>
            <w:noProof/>
            <w:webHidden/>
          </w:rPr>
          <w:fldChar w:fldCharType="begin"/>
        </w:r>
        <w:r>
          <w:rPr>
            <w:noProof/>
            <w:webHidden/>
          </w:rPr>
          <w:instrText xml:space="preserve"> PAGEREF _Toc300347733 \h </w:instrText>
        </w:r>
      </w:ins>
      <w:r>
        <w:rPr>
          <w:noProof/>
          <w:webHidden/>
        </w:rPr>
      </w:r>
      <w:r>
        <w:rPr>
          <w:noProof/>
          <w:webHidden/>
        </w:rPr>
        <w:fldChar w:fldCharType="separate"/>
      </w:r>
      <w:ins w:id="450" w:author="Orion" w:date="2011-08-05T22:46:00Z">
        <w:r>
          <w:rPr>
            <w:noProof/>
            <w:webHidden/>
          </w:rPr>
          <w:t>53</w:t>
        </w:r>
        <w:r>
          <w:rPr>
            <w:noProof/>
            <w:webHidden/>
          </w:rPr>
          <w:fldChar w:fldCharType="end"/>
        </w:r>
        <w:r w:rsidRPr="00305159">
          <w:rPr>
            <w:rStyle w:val="Hyperlink"/>
            <w:noProof/>
          </w:rPr>
          <w:fldChar w:fldCharType="end"/>
        </w:r>
      </w:ins>
    </w:p>
    <w:p w14:paraId="74F6635C" w14:textId="77777777" w:rsidR="00E91DF4" w:rsidRDefault="00E91DF4">
      <w:pPr>
        <w:pStyle w:val="TOC1"/>
        <w:tabs>
          <w:tab w:val="left" w:pos="880"/>
        </w:tabs>
        <w:rPr>
          <w:ins w:id="451" w:author="Orion" w:date="2011-08-05T22:46:00Z"/>
          <w:rFonts w:asciiTheme="minorHAnsi" w:eastAsiaTheme="minorEastAsia" w:hAnsiTheme="minorHAnsi" w:cstheme="minorBidi"/>
          <w:noProof/>
          <w:sz w:val="22"/>
          <w:szCs w:val="22"/>
          <w:lang w:val="es-ES" w:eastAsia="es-ES"/>
        </w:rPr>
      </w:pPr>
      <w:ins w:id="45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"_Toc300347734"</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5.2.1.</w:t>
        </w:r>
        <w:r>
          <w:rPr>
            <w:rFonts w:asciiTheme="minorHAnsi" w:eastAsiaTheme="minorEastAsia" w:hAnsiTheme="minorHAnsi" w:cstheme="minorBidi"/>
            <w:noProof/>
            <w:sz w:val="22"/>
            <w:szCs w:val="22"/>
            <w:lang w:val="es-ES" w:eastAsia="es-ES"/>
          </w:rPr>
          <w:tab/>
        </w:r>
        <w:r w:rsidRPr="00305159">
          <w:rPr>
            <w:rStyle w:val="Hyperlink"/>
            <w:noProof/>
            <w:lang w:bidi="hi-IN"/>
          </w:rPr>
          <w:t>Módulo de lógica</w:t>
        </w:r>
        <w:r>
          <w:rPr>
            <w:noProof/>
            <w:webHidden/>
          </w:rPr>
          <w:tab/>
        </w:r>
        <w:r>
          <w:rPr>
            <w:noProof/>
            <w:webHidden/>
          </w:rPr>
          <w:fldChar w:fldCharType="begin"/>
        </w:r>
        <w:r>
          <w:rPr>
            <w:noProof/>
            <w:webHidden/>
          </w:rPr>
          <w:instrText xml:space="preserve"> PAGEREF _Toc300347734 \h </w:instrText>
        </w:r>
      </w:ins>
      <w:r>
        <w:rPr>
          <w:noProof/>
          <w:webHidden/>
        </w:rPr>
      </w:r>
      <w:r>
        <w:rPr>
          <w:noProof/>
          <w:webHidden/>
        </w:rPr>
        <w:fldChar w:fldCharType="separate"/>
      </w:r>
      <w:ins w:id="453" w:author="Orion" w:date="2011-08-05T22:46:00Z">
        <w:r>
          <w:rPr>
            <w:noProof/>
            <w:webHidden/>
          </w:rPr>
          <w:t>53</w:t>
        </w:r>
        <w:r>
          <w:rPr>
            <w:noProof/>
            <w:webHidden/>
          </w:rPr>
          <w:fldChar w:fldCharType="end"/>
        </w:r>
        <w:r w:rsidRPr="00305159">
          <w:rPr>
            <w:rStyle w:val="Hyperlink"/>
            <w:noProof/>
          </w:rPr>
          <w:fldChar w:fldCharType="end"/>
        </w:r>
      </w:ins>
    </w:p>
    <w:p w14:paraId="2B4EAABF" w14:textId="77777777" w:rsidR="00E91DF4" w:rsidRDefault="00E91DF4">
      <w:pPr>
        <w:pStyle w:val="TOC1"/>
        <w:tabs>
          <w:tab w:val="left" w:pos="880"/>
        </w:tabs>
        <w:rPr>
          <w:ins w:id="454" w:author="Orion" w:date="2011-08-05T22:46:00Z"/>
          <w:rFonts w:asciiTheme="minorHAnsi" w:eastAsiaTheme="minorEastAsia" w:hAnsiTheme="minorHAnsi" w:cstheme="minorBidi"/>
          <w:noProof/>
          <w:sz w:val="22"/>
          <w:szCs w:val="22"/>
          <w:lang w:val="es-ES" w:eastAsia="es-ES"/>
        </w:rPr>
      </w:pPr>
      <w:ins w:id="45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"_Toc300347735"</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5.2.2.</w:t>
        </w:r>
        <w:r>
          <w:rPr>
            <w:rFonts w:asciiTheme="minorHAnsi" w:eastAsiaTheme="minorEastAsia" w:hAnsiTheme="minorHAnsi" w:cstheme="minorBidi"/>
            <w:noProof/>
            <w:sz w:val="22"/>
            <w:szCs w:val="22"/>
            <w:lang w:val="es-ES" w:eastAsia="es-ES"/>
          </w:rPr>
          <w:tab/>
        </w:r>
        <w:r w:rsidRPr="00305159">
          <w:rPr>
            <w:rStyle w:val="Hyperlink"/>
            <w:noProof/>
            <w:lang w:bidi="hi-IN"/>
          </w:rPr>
          <w:t>Visualización</w:t>
        </w:r>
        <w:r>
          <w:rPr>
            <w:noProof/>
            <w:webHidden/>
          </w:rPr>
          <w:tab/>
        </w:r>
        <w:r>
          <w:rPr>
            <w:noProof/>
            <w:webHidden/>
          </w:rPr>
          <w:fldChar w:fldCharType="begin"/>
        </w:r>
        <w:r>
          <w:rPr>
            <w:noProof/>
            <w:webHidden/>
          </w:rPr>
          <w:instrText xml:space="preserve"> PAGEREF _Toc300347735 \h </w:instrText>
        </w:r>
      </w:ins>
      <w:r>
        <w:rPr>
          <w:noProof/>
          <w:webHidden/>
        </w:rPr>
      </w:r>
      <w:r>
        <w:rPr>
          <w:noProof/>
          <w:webHidden/>
        </w:rPr>
        <w:fldChar w:fldCharType="separate"/>
      </w:r>
      <w:ins w:id="456" w:author="Orion" w:date="2011-08-05T22:46:00Z">
        <w:r>
          <w:rPr>
            <w:noProof/>
            <w:webHidden/>
          </w:rPr>
          <w:t>53</w:t>
        </w:r>
        <w:r>
          <w:rPr>
            <w:noProof/>
            <w:webHidden/>
          </w:rPr>
          <w:fldChar w:fldCharType="end"/>
        </w:r>
        <w:r w:rsidRPr="00305159">
          <w:rPr>
            <w:rStyle w:val="Hyperlink"/>
            <w:noProof/>
          </w:rPr>
          <w:fldChar w:fldCharType="end"/>
        </w:r>
      </w:ins>
    </w:p>
    <w:p w14:paraId="03F931A4" w14:textId="77777777" w:rsidR="00E91DF4" w:rsidRDefault="00E91DF4">
      <w:pPr>
        <w:pStyle w:val="TOC1"/>
        <w:tabs>
          <w:tab w:val="left" w:pos="880"/>
        </w:tabs>
        <w:rPr>
          <w:ins w:id="457" w:author="Orion" w:date="2011-08-05T22:46:00Z"/>
          <w:rFonts w:asciiTheme="minorHAnsi" w:eastAsiaTheme="minorEastAsia" w:hAnsiTheme="minorHAnsi" w:cstheme="minorBidi"/>
          <w:noProof/>
          <w:sz w:val="22"/>
          <w:szCs w:val="22"/>
          <w:lang w:val="es-ES" w:eastAsia="es-ES"/>
        </w:rPr>
      </w:pPr>
      <w:ins w:id="45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"_Toc300347736"</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5.2.3.</w:t>
        </w:r>
        <w:r>
          <w:rPr>
            <w:rFonts w:asciiTheme="minorHAnsi" w:eastAsiaTheme="minorEastAsia" w:hAnsiTheme="minorHAnsi" w:cstheme="minorBidi"/>
            <w:noProof/>
            <w:sz w:val="22"/>
            <w:szCs w:val="22"/>
            <w:lang w:val="es-ES" w:eastAsia="es-ES"/>
          </w:rPr>
          <w:tab/>
        </w:r>
        <w:r w:rsidRPr="00305159">
          <w:rPr>
            <w:rStyle w:val="Hyperlink"/>
            <w:noProof/>
            <w:lang w:bidi="hi-IN"/>
          </w:rPr>
          <w:t>Controlador</w:t>
        </w:r>
        <w:r>
          <w:rPr>
            <w:noProof/>
            <w:webHidden/>
          </w:rPr>
          <w:tab/>
        </w:r>
        <w:r>
          <w:rPr>
            <w:noProof/>
            <w:webHidden/>
          </w:rPr>
          <w:fldChar w:fldCharType="begin"/>
        </w:r>
        <w:r>
          <w:rPr>
            <w:noProof/>
            <w:webHidden/>
          </w:rPr>
          <w:instrText xml:space="preserve"> PAGEREF _Toc300347736 \h </w:instrText>
        </w:r>
      </w:ins>
      <w:r>
        <w:rPr>
          <w:noProof/>
          <w:webHidden/>
        </w:rPr>
      </w:r>
      <w:r>
        <w:rPr>
          <w:noProof/>
          <w:webHidden/>
        </w:rPr>
        <w:fldChar w:fldCharType="separate"/>
      </w:r>
      <w:ins w:id="459" w:author="Orion" w:date="2011-08-05T22:46:00Z">
        <w:r>
          <w:rPr>
            <w:noProof/>
            <w:webHidden/>
          </w:rPr>
          <w:t>57</w:t>
        </w:r>
        <w:r>
          <w:rPr>
            <w:noProof/>
            <w:webHidden/>
          </w:rPr>
          <w:fldChar w:fldCharType="end"/>
        </w:r>
        <w:r w:rsidRPr="00305159">
          <w:rPr>
            <w:rStyle w:val="Hyperlink"/>
            <w:noProof/>
          </w:rPr>
          <w:fldChar w:fldCharType="end"/>
        </w:r>
      </w:ins>
    </w:p>
    <w:p w14:paraId="09F2024D" w14:textId="77777777" w:rsidR="00E91DF4" w:rsidRDefault="00E91DF4">
      <w:pPr>
        <w:pStyle w:val="TOC1"/>
        <w:rPr>
          <w:ins w:id="460" w:author="Orion" w:date="2011-08-05T22:46:00Z"/>
          <w:rFonts w:asciiTheme="minorHAnsi" w:eastAsiaTheme="minorEastAsia" w:hAnsiTheme="minorHAnsi" w:cstheme="minorBidi"/>
          <w:noProof/>
          <w:sz w:val="22"/>
          <w:szCs w:val="22"/>
          <w:lang w:val="es-ES" w:eastAsia="es-ES"/>
        </w:rPr>
      </w:pPr>
      <w:ins w:id="46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"_Toc300347737"</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w:t>
        </w:r>
        <w:r>
          <w:rPr>
            <w:rFonts w:asciiTheme="minorHAnsi" w:eastAsiaTheme="minorEastAsia" w:hAnsiTheme="minorHAnsi" w:cstheme="minorBidi"/>
            <w:noProof/>
            <w:sz w:val="22"/>
            <w:szCs w:val="22"/>
            <w:lang w:val="es-ES" w:eastAsia="es-ES"/>
          </w:rPr>
          <w:tab/>
        </w:r>
        <w:r w:rsidRPr="00305159">
          <w:rPr>
            <w:rStyle w:val="Hyperlink"/>
            <w:noProof/>
            <w:lang w:bidi="hi-IN"/>
          </w:rPr>
          <w:t>Casos de estudio</w:t>
        </w:r>
        <w:r>
          <w:rPr>
            <w:noProof/>
            <w:webHidden/>
          </w:rPr>
          <w:tab/>
        </w:r>
        <w:r>
          <w:rPr>
            <w:noProof/>
            <w:webHidden/>
          </w:rPr>
          <w:fldChar w:fldCharType="begin"/>
        </w:r>
        <w:r>
          <w:rPr>
            <w:noProof/>
            <w:webHidden/>
          </w:rPr>
          <w:instrText xml:space="preserve"> PAGEREF _Toc300347737 \h </w:instrText>
        </w:r>
      </w:ins>
      <w:r>
        <w:rPr>
          <w:noProof/>
          <w:webHidden/>
        </w:rPr>
      </w:r>
      <w:r>
        <w:rPr>
          <w:noProof/>
          <w:webHidden/>
        </w:rPr>
        <w:fldChar w:fldCharType="separate"/>
      </w:r>
      <w:ins w:id="462" w:author="Orion" w:date="2011-08-05T22:46:00Z">
        <w:r>
          <w:rPr>
            <w:noProof/>
            <w:webHidden/>
          </w:rPr>
          <w:t>59</w:t>
        </w:r>
        <w:r>
          <w:rPr>
            <w:noProof/>
            <w:webHidden/>
          </w:rPr>
          <w:fldChar w:fldCharType="end"/>
        </w:r>
        <w:r w:rsidRPr="00305159">
          <w:rPr>
            <w:rStyle w:val="Hyperlink"/>
            <w:noProof/>
          </w:rPr>
          <w:fldChar w:fldCharType="end"/>
        </w:r>
      </w:ins>
    </w:p>
    <w:p w14:paraId="244EED69" w14:textId="77777777" w:rsidR="00E91DF4" w:rsidRDefault="00E91DF4">
      <w:pPr>
        <w:pStyle w:val="TOC1"/>
        <w:rPr>
          <w:ins w:id="463" w:author="Orion" w:date="2011-08-05T22:46:00Z"/>
          <w:rFonts w:asciiTheme="minorHAnsi" w:eastAsiaTheme="minorEastAsia" w:hAnsiTheme="minorHAnsi" w:cstheme="minorBidi"/>
          <w:noProof/>
          <w:sz w:val="22"/>
          <w:szCs w:val="22"/>
          <w:lang w:val="es-ES" w:eastAsia="es-ES"/>
        </w:rPr>
      </w:pPr>
      <w:ins w:id="46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"_Toc300347738"</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6.1.</w:t>
        </w:r>
        <w:r>
          <w:rPr>
            <w:rFonts w:asciiTheme="minorHAnsi" w:eastAsiaTheme="minorEastAsia" w:hAnsiTheme="minorHAnsi" w:cstheme="minorBidi"/>
            <w:noProof/>
            <w:sz w:val="22"/>
            <w:szCs w:val="22"/>
            <w:lang w:val="es-ES" w:eastAsia="es-ES"/>
          </w:rPr>
          <w:tab/>
        </w:r>
        <w:r w:rsidRPr="00305159">
          <w:rPr>
            <w:rStyle w:val="Hyperlink"/>
            <w:noProof/>
            <w:lang w:bidi="hi-IN"/>
          </w:rPr>
          <w:t>Caso básico: dos aviones</w:t>
        </w:r>
        <w:r>
          <w:rPr>
            <w:noProof/>
            <w:webHidden/>
          </w:rPr>
          <w:tab/>
        </w:r>
        <w:r>
          <w:rPr>
            <w:noProof/>
            <w:webHidden/>
          </w:rPr>
          <w:fldChar w:fldCharType="begin"/>
        </w:r>
        <w:r>
          <w:rPr>
            <w:noProof/>
            <w:webHidden/>
          </w:rPr>
          <w:instrText xml:space="preserve"> PAGEREF _Toc300347738 \h </w:instrText>
        </w:r>
      </w:ins>
      <w:r>
        <w:rPr>
          <w:noProof/>
          <w:webHidden/>
        </w:rPr>
      </w:r>
      <w:r>
        <w:rPr>
          <w:noProof/>
          <w:webHidden/>
        </w:rPr>
        <w:fldChar w:fldCharType="separate"/>
      </w:r>
      <w:ins w:id="465" w:author="Orion" w:date="2011-08-05T22:46:00Z">
        <w:r>
          <w:rPr>
            <w:noProof/>
            <w:webHidden/>
          </w:rPr>
          <w:t>59</w:t>
        </w:r>
        <w:r>
          <w:rPr>
            <w:noProof/>
            <w:webHidden/>
          </w:rPr>
          <w:fldChar w:fldCharType="end"/>
        </w:r>
        <w:r w:rsidRPr="00305159">
          <w:rPr>
            <w:rStyle w:val="Hyperlink"/>
            <w:noProof/>
          </w:rPr>
          <w:fldChar w:fldCharType="end"/>
        </w:r>
      </w:ins>
    </w:p>
    <w:p w14:paraId="02F699C8" w14:textId="77777777" w:rsidR="00E91DF4" w:rsidRDefault="00E91DF4">
      <w:pPr>
        <w:pStyle w:val="TOC1"/>
        <w:tabs>
          <w:tab w:val="left" w:pos="880"/>
        </w:tabs>
        <w:rPr>
          <w:ins w:id="466" w:author="Orion" w:date="2011-08-05T22:46:00Z"/>
          <w:rFonts w:asciiTheme="minorHAnsi" w:eastAsiaTheme="minorEastAsia" w:hAnsiTheme="minorHAnsi" w:cstheme="minorBidi"/>
          <w:noProof/>
          <w:sz w:val="22"/>
          <w:szCs w:val="22"/>
          <w:lang w:val="es-ES" w:eastAsia="es-ES"/>
        </w:rPr>
      </w:pPr>
      <w:ins w:id="46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"_Toc300347739"</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6.1.1.</w:t>
        </w:r>
        <w:r>
          <w:rPr>
            <w:rFonts w:asciiTheme="minorHAnsi" w:eastAsiaTheme="minorEastAsia" w:hAnsiTheme="minorHAnsi" w:cstheme="minorBidi"/>
            <w:noProof/>
            <w:sz w:val="22"/>
            <w:szCs w:val="22"/>
            <w:lang w:val="es-ES" w:eastAsia="es-ES"/>
          </w:rPr>
          <w:tab/>
        </w:r>
        <w:r w:rsidRPr="00305159">
          <w:rPr>
            <w:rStyle w:val="Hyperlink"/>
            <w:noProof/>
            <w:lang w:bidi="hi-IN"/>
          </w:rPr>
          <w:t>Dos aviones sin puntos de paso</w:t>
        </w:r>
        <w:r>
          <w:rPr>
            <w:noProof/>
            <w:webHidden/>
          </w:rPr>
          <w:tab/>
        </w:r>
        <w:r>
          <w:rPr>
            <w:noProof/>
            <w:webHidden/>
          </w:rPr>
          <w:fldChar w:fldCharType="begin"/>
        </w:r>
        <w:r>
          <w:rPr>
            <w:noProof/>
            <w:webHidden/>
          </w:rPr>
          <w:instrText xml:space="preserve"> PAGEREF _Toc300347739 \h </w:instrText>
        </w:r>
      </w:ins>
      <w:r>
        <w:rPr>
          <w:noProof/>
          <w:webHidden/>
        </w:rPr>
      </w:r>
      <w:r>
        <w:rPr>
          <w:noProof/>
          <w:webHidden/>
        </w:rPr>
        <w:fldChar w:fldCharType="separate"/>
      </w:r>
      <w:ins w:id="468" w:author="Orion" w:date="2011-08-05T22:46:00Z">
        <w:r>
          <w:rPr>
            <w:noProof/>
            <w:webHidden/>
          </w:rPr>
          <w:t>59</w:t>
        </w:r>
        <w:r>
          <w:rPr>
            <w:noProof/>
            <w:webHidden/>
          </w:rPr>
          <w:fldChar w:fldCharType="end"/>
        </w:r>
        <w:r w:rsidRPr="00305159">
          <w:rPr>
            <w:rStyle w:val="Hyperlink"/>
            <w:noProof/>
          </w:rPr>
          <w:fldChar w:fldCharType="end"/>
        </w:r>
      </w:ins>
    </w:p>
    <w:p w14:paraId="49764FD1" w14:textId="77777777" w:rsidR="00E91DF4" w:rsidRDefault="00E91DF4">
      <w:pPr>
        <w:pStyle w:val="TOC1"/>
        <w:tabs>
          <w:tab w:val="left" w:pos="880"/>
        </w:tabs>
        <w:rPr>
          <w:ins w:id="469" w:author="Orion" w:date="2011-08-05T22:46:00Z"/>
          <w:rFonts w:asciiTheme="minorHAnsi" w:eastAsiaTheme="minorEastAsia" w:hAnsiTheme="minorHAnsi" w:cstheme="minorBidi"/>
          <w:noProof/>
          <w:sz w:val="22"/>
          <w:szCs w:val="22"/>
          <w:lang w:val="es-ES" w:eastAsia="es-ES"/>
        </w:rPr>
      </w:pPr>
      <w:ins w:id="47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"_Toc300347740"</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6.1.2.</w:t>
        </w:r>
        <w:r>
          <w:rPr>
            <w:rFonts w:asciiTheme="minorHAnsi" w:eastAsiaTheme="minorEastAsia" w:hAnsiTheme="minorHAnsi" w:cstheme="minorBidi"/>
            <w:noProof/>
            <w:sz w:val="22"/>
            <w:szCs w:val="22"/>
            <w:lang w:val="es-ES" w:eastAsia="es-ES"/>
          </w:rPr>
          <w:tab/>
        </w:r>
        <w:r w:rsidRPr="00305159">
          <w:rPr>
            <w:rStyle w:val="Hyperlink"/>
            <w:noProof/>
            <w:lang w:bidi="hi-IN"/>
          </w:rPr>
          <w:t>Dos aviones con puntos de paso</w:t>
        </w:r>
        <w:r>
          <w:rPr>
            <w:noProof/>
            <w:webHidden/>
          </w:rPr>
          <w:tab/>
        </w:r>
        <w:r>
          <w:rPr>
            <w:noProof/>
            <w:webHidden/>
          </w:rPr>
          <w:fldChar w:fldCharType="begin"/>
        </w:r>
        <w:r>
          <w:rPr>
            <w:noProof/>
            <w:webHidden/>
          </w:rPr>
          <w:instrText xml:space="preserve"> PAGEREF _Toc300347740 \h </w:instrText>
        </w:r>
      </w:ins>
      <w:r>
        <w:rPr>
          <w:noProof/>
          <w:webHidden/>
        </w:rPr>
      </w:r>
      <w:r>
        <w:rPr>
          <w:noProof/>
          <w:webHidden/>
        </w:rPr>
        <w:fldChar w:fldCharType="separate"/>
      </w:r>
      <w:ins w:id="471" w:author="Orion" w:date="2011-08-05T22:46:00Z">
        <w:r>
          <w:rPr>
            <w:noProof/>
            <w:webHidden/>
          </w:rPr>
          <w:t>66</w:t>
        </w:r>
        <w:r>
          <w:rPr>
            <w:noProof/>
            <w:webHidden/>
          </w:rPr>
          <w:fldChar w:fldCharType="end"/>
        </w:r>
        <w:r w:rsidRPr="00305159">
          <w:rPr>
            <w:rStyle w:val="Hyperlink"/>
            <w:noProof/>
          </w:rPr>
          <w:fldChar w:fldCharType="end"/>
        </w:r>
      </w:ins>
    </w:p>
    <w:p w14:paraId="5AE0EDAD" w14:textId="77777777" w:rsidR="00E91DF4" w:rsidRDefault="00E91DF4">
      <w:pPr>
        <w:pStyle w:val="TOC1"/>
        <w:rPr>
          <w:ins w:id="472" w:author="Orion" w:date="2011-08-05T22:46:00Z"/>
          <w:rFonts w:asciiTheme="minorHAnsi" w:eastAsiaTheme="minorEastAsia" w:hAnsiTheme="minorHAnsi" w:cstheme="minorBidi"/>
          <w:noProof/>
          <w:sz w:val="22"/>
          <w:szCs w:val="22"/>
          <w:lang w:val="es-ES" w:eastAsia="es-ES"/>
        </w:rPr>
      </w:pPr>
      <w:ins w:id="473"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"_Toc300347741"</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6.2.</w:t>
        </w:r>
        <w:r>
          <w:rPr>
            <w:rFonts w:asciiTheme="minorHAnsi" w:eastAsiaTheme="minorEastAsia" w:hAnsiTheme="minorHAnsi" w:cstheme="minorBidi"/>
            <w:noProof/>
            <w:sz w:val="22"/>
            <w:szCs w:val="22"/>
            <w:lang w:val="es-ES" w:eastAsia="es-ES"/>
          </w:rPr>
          <w:tab/>
        </w:r>
        <w:r w:rsidRPr="00305159">
          <w:rPr>
            <w:rStyle w:val="Hyperlink"/>
            <w:noProof/>
            <w:lang w:bidi="hi-IN"/>
          </w:rPr>
          <w:t>Caso avanzado: varios aviones</w:t>
        </w:r>
        <w:r>
          <w:rPr>
            <w:noProof/>
            <w:webHidden/>
          </w:rPr>
          <w:tab/>
        </w:r>
        <w:r>
          <w:rPr>
            <w:noProof/>
            <w:webHidden/>
          </w:rPr>
          <w:fldChar w:fldCharType="begin"/>
        </w:r>
        <w:r>
          <w:rPr>
            <w:noProof/>
            <w:webHidden/>
          </w:rPr>
          <w:instrText xml:space="preserve"> PAGEREF _Toc300347741 \h </w:instrText>
        </w:r>
      </w:ins>
      <w:r>
        <w:rPr>
          <w:noProof/>
          <w:webHidden/>
        </w:rPr>
      </w:r>
      <w:r>
        <w:rPr>
          <w:noProof/>
          <w:webHidden/>
        </w:rPr>
        <w:fldChar w:fldCharType="separate"/>
      </w:r>
      <w:ins w:id="474" w:author="Orion" w:date="2011-08-05T22:46:00Z">
        <w:r>
          <w:rPr>
            <w:noProof/>
            <w:webHidden/>
          </w:rPr>
          <w:t>69</w:t>
        </w:r>
        <w:r>
          <w:rPr>
            <w:noProof/>
            <w:webHidden/>
          </w:rPr>
          <w:fldChar w:fldCharType="end"/>
        </w:r>
        <w:r w:rsidRPr="00305159">
          <w:rPr>
            <w:rStyle w:val="Hyperlink"/>
            <w:noProof/>
          </w:rPr>
          <w:fldChar w:fldCharType="end"/>
        </w:r>
      </w:ins>
    </w:p>
    <w:p w14:paraId="020AF425" w14:textId="77777777" w:rsidR="00E91DF4" w:rsidRDefault="00E91DF4">
      <w:pPr>
        <w:pStyle w:val="TOC1"/>
        <w:tabs>
          <w:tab w:val="left" w:pos="880"/>
        </w:tabs>
        <w:rPr>
          <w:ins w:id="475" w:author="Orion" w:date="2011-08-05T22:46:00Z"/>
          <w:rFonts w:asciiTheme="minorHAnsi" w:eastAsiaTheme="minorEastAsia" w:hAnsiTheme="minorHAnsi" w:cstheme="minorBidi"/>
          <w:noProof/>
          <w:sz w:val="22"/>
          <w:szCs w:val="22"/>
          <w:lang w:val="es-ES" w:eastAsia="es-ES"/>
        </w:rPr>
      </w:pPr>
      <w:ins w:id="476"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"_Toc300347742"</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6.2.1.</w:t>
        </w:r>
        <w:r>
          <w:rPr>
            <w:rFonts w:asciiTheme="minorHAnsi" w:eastAsiaTheme="minorEastAsia" w:hAnsiTheme="minorHAnsi" w:cstheme="minorBidi"/>
            <w:noProof/>
            <w:sz w:val="22"/>
            <w:szCs w:val="22"/>
            <w:lang w:val="es-ES" w:eastAsia="es-ES"/>
          </w:rPr>
          <w:tab/>
        </w:r>
        <w:r w:rsidRPr="00305159">
          <w:rPr>
            <w:rStyle w:val="Hyperlink"/>
            <w:noProof/>
            <w:lang w:bidi="hi-IN"/>
          </w:rPr>
          <w:t>Varios  aviones sin puntos de paso</w:t>
        </w:r>
        <w:r>
          <w:rPr>
            <w:noProof/>
            <w:webHidden/>
          </w:rPr>
          <w:tab/>
        </w:r>
        <w:r>
          <w:rPr>
            <w:noProof/>
            <w:webHidden/>
          </w:rPr>
          <w:fldChar w:fldCharType="begin"/>
        </w:r>
        <w:r>
          <w:rPr>
            <w:noProof/>
            <w:webHidden/>
          </w:rPr>
          <w:instrText xml:space="preserve"> PAGEREF _Toc300347742 \h </w:instrText>
        </w:r>
      </w:ins>
      <w:r>
        <w:rPr>
          <w:noProof/>
          <w:webHidden/>
        </w:rPr>
      </w:r>
      <w:r>
        <w:rPr>
          <w:noProof/>
          <w:webHidden/>
        </w:rPr>
        <w:fldChar w:fldCharType="separate"/>
      </w:r>
      <w:ins w:id="477" w:author="Orion" w:date="2011-08-05T22:46:00Z">
        <w:r>
          <w:rPr>
            <w:noProof/>
            <w:webHidden/>
          </w:rPr>
          <w:t>69</w:t>
        </w:r>
        <w:r>
          <w:rPr>
            <w:noProof/>
            <w:webHidden/>
          </w:rPr>
          <w:fldChar w:fldCharType="end"/>
        </w:r>
        <w:r w:rsidRPr="00305159">
          <w:rPr>
            <w:rStyle w:val="Hyperlink"/>
            <w:noProof/>
          </w:rPr>
          <w:fldChar w:fldCharType="end"/>
        </w:r>
      </w:ins>
    </w:p>
    <w:p w14:paraId="7944F14D" w14:textId="77777777" w:rsidR="00E91DF4" w:rsidRDefault="00E91DF4">
      <w:pPr>
        <w:pStyle w:val="TOC1"/>
        <w:tabs>
          <w:tab w:val="left" w:pos="880"/>
        </w:tabs>
        <w:rPr>
          <w:ins w:id="478" w:author="Orion" w:date="2011-08-05T22:46:00Z"/>
          <w:rFonts w:asciiTheme="minorHAnsi" w:eastAsiaTheme="minorEastAsia" w:hAnsiTheme="minorHAnsi" w:cstheme="minorBidi"/>
          <w:noProof/>
          <w:sz w:val="22"/>
          <w:szCs w:val="22"/>
          <w:lang w:val="es-ES" w:eastAsia="es-ES"/>
        </w:rPr>
      </w:pPr>
      <w:ins w:id="479"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"_Toc300347743"</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6.2.2.</w:t>
        </w:r>
        <w:r>
          <w:rPr>
            <w:rFonts w:asciiTheme="minorHAnsi" w:eastAsiaTheme="minorEastAsia" w:hAnsiTheme="minorHAnsi" w:cstheme="minorBidi"/>
            <w:noProof/>
            <w:sz w:val="22"/>
            <w:szCs w:val="22"/>
            <w:lang w:val="es-ES" w:eastAsia="es-ES"/>
          </w:rPr>
          <w:tab/>
        </w:r>
        <w:r w:rsidRPr="00305159">
          <w:rPr>
            <w:rStyle w:val="Hyperlink"/>
            <w:noProof/>
            <w:lang w:bidi="hi-IN"/>
          </w:rPr>
          <w:t>Varios aviones con puntos de paso</w:t>
        </w:r>
        <w:r>
          <w:rPr>
            <w:noProof/>
            <w:webHidden/>
          </w:rPr>
          <w:tab/>
        </w:r>
        <w:r>
          <w:rPr>
            <w:noProof/>
            <w:webHidden/>
          </w:rPr>
          <w:fldChar w:fldCharType="begin"/>
        </w:r>
        <w:r>
          <w:rPr>
            <w:noProof/>
            <w:webHidden/>
          </w:rPr>
          <w:instrText xml:space="preserve"> PAGEREF _Toc300347743 \h </w:instrText>
        </w:r>
      </w:ins>
      <w:r>
        <w:rPr>
          <w:noProof/>
          <w:webHidden/>
        </w:rPr>
      </w:r>
      <w:r>
        <w:rPr>
          <w:noProof/>
          <w:webHidden/>
        </w:rPr>
        <w:fldChar w:fldCharType="separate"/>
      </w:r>
      <w:ins w:id="480" w:author="Orion" w:date="2011-08-05T22:46:00Z">
        <w:r>
          <w:rPr>
            <w:noProof/>
            <w:webHidden/>
          </w:rPr>
          <w:t>72</w:t>
        </w:r>
        <w:r>
          <w:rPr>
            <w:noProof/>
            <w:webHidden/>
          </w:rPr>
          <w:fldChar w:fldCharType="end"/>
        </w:r>
        <w:r w:rsidRPr="00305159">
          <w:rPr>
            <w:rStyle w:val="Hyperlink"/>
            <w:noProof/>
          </w:rPr>
          <w:fldChar w:fldCharType="end"/>
        </w:r>
      </w:ins>
    </w:p>
    <w:p w14:paraId="64EA0A36" w14:textId="77777777" w:rsidR="00E91DF4" w:rsidRDefault="00E91DF4">
      <w:pPr>
        <w:pStyle w:val="TOC1"/>
        <w:rPr>
          <w:ins w:id="481" w:author="Orion" w:date="2011-08-05T22:46:00Z"/>
          <w:rFonts w:asciiTheme="minorHAnsi" w:eastAsiaTheme="minorEastAsia" w:hAnsiTheme="minorHAnsi" w:cstheme="minorBidi"/>
          <w:noProof/>
          <w:sz w:val="22"/>
          <w:szCs w:val="22"/>
          <w:lang w:val="es-ES" w:eastAsia="es-ES"/>
        </w:rPr>
      </w:pPr>
      <w:ins w:id="482"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"_Toc300347744"</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6.3.</w:t>
        </w:r>
        <w:r>
          <w:rPr>
            <w:rFonts w:asciiTheme="minorHAnsi" w:eastAsiaTheme="minorEastAsia" w:hAnsiTheme="minorHAnsi" w:cstheme="minorBidi"/>
            <w:noProof/>
            <w:sz w:val="22"/>
            <w:szCs w:val="22"/>
            <w:lang w:val="es-ES" w:eastAsia="es-ES"/>
          </w:rPr>
          <w:tab/>
        </w:r>
        <w:r w:rsidRPr="00305159">
          <w:rPr>
            <w:rStyle w:val="Hyperlink"/>
            <w:noProof/>
            <w:lang w:bidi="hi-IN"/>
          </w:rPr>
          <w:t>Discusión</w:t>
        </w:r>
        <w:r>
          <w:rPr>
            <w:noProof/>
            <w:webHidden/>
          </w:rPr>
          <w:tab/>
        </w:r>
        <w:r>
          <w:rPr>
            <w:noProof/>
            <w:webHidden/>
          </w:rPr>
          <w:fldChar w:fldCharType="begin"/>
        </w:r>
        <w:r>
          <w:rPr>
            <w:noProof/>
            <w:webHidden/>
          </w:rPr>
          <w:instrText xml:space="preserve"> PAGEREF _Toc300347744 \h </w:instrText>
        </w:r>
      </w:ins>
      <w:r>
        <w:rPr>
          <w:noProof/>
          <w:webHidden/>
        </w:rPr>
      </w:r>
      <w:r>
        <w:rPr>
          <w:noProof/>
          <w:webHidden/>
        </w:rPr>
        <w:fldChar w:fldCharType="separate"/>
      </w:r>
      <w:ins w:id="483" w:author="Orion" w:date="2011-08-05T22:46:00Z">
        <w:r>
          <w:rPr>
            <w:noProof/>
            <w:webHidden/>
          </w:rPr>
          <w:t>75</w:t>
        </w:r>
        <w:r>
          <w:rPr>
            <w:noProof/>
            <w:webHidden/>
          </w:rPr>
          <w:fldChar w:fldCharType="end"/>
        </w:r>
        <w:r w:rsidRPr="00305159">
          <w:rPr>
            <w:rStyle w:val="Hyperlink"/>
            <w:noProof/>
          </w:rPr>
          <w:fldChar w:fldCharType="end"/>
        </w:r>
      </w:ins>
    </w:p>
    <w:p w14:paraId="0196B87A" w14:textId="77777777" w:rsidR="00E91DF4" w:rsidRDefault="00E91DF4">
      <w:pPr>
        <w:pStyle w:val="TOC1"/>
        <w:rPr>
          <w:ins w:id="484" w:author="Orion" w:date="2011-08-05T22:46:00Z"/>
          <w:rFonts w:asciiTheme="minorHAnsi" w:eastAsiaTheme="minorEastAsia" w:hAnsiTheme="minorHAnsi" w:cstheme="minorBidi"/>
          <w:noProof/>
          <w:sz w:val="22"/>
          <w:szCs w:val="22"/>
          <w:lang w:val="es-ES" w:eastAsia="es-ES"/>
        </w:rPr>
      </w:pPr>
      <w:ins w:id="485"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"_Toc300347745"</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7.</w:t>
        </w:r>
        <w:r>
          <w:rPr>
            <w:rFonts w:asciiTheme="minorHAnsi" w:eastAsiaTheme="minorEastAsia" w:hAnsiTheme="minorHAnsi" w:cstheme="minorBidi"/>
            <w:noProof/>
            <w:sz w:val="22"/>
            <w:szCs w:val="22"/>
            <w:lang w:val="es-ES" w:eastAsia="es-ES"/>
          </w:rPr>
          <w:tab/>
        </w:r>
        <w:r w:rsidRPr="00305159">
          <w:rPr>
            <w:rStyle w:val="Hyperlink"/>
            <w:noProof/>
            <w:lang w:bidi="hi-IN"/>
          </w:rPr>
          <w:t>Conclusiones y trabajo futuro</w:t>
        </w:r>
        <w:r>
          <w:rPr>
            <w:noProof/>
            <w:webHidden/>
          </w:rPr>
          <w:tab/>
        </w:r>
        <w:r>
          <w:rPr>
            <w:noProof/>
            <w:webHidden/>
          </w:rPr>
          <w:fldChar w:fldCharType="begin"/>
        </w:r>
        <w:r>
          <w:rPr>
            <w:noProof/>
            <w:webHidden/>
          </w:rPr>
          <w:instrText xml:space="preserve"> PAGEREF _Toc300347745 \h </w:instrText>
        </w:r>
      </w:ins>
      <w:r>
        <w:rPr>
          <w:noProof/>
          <w:webHidden/>
        </w:rPr>
      </w:r>
      <w:r>
        <w:rPr>
          <w:noProof/>
          <w:webHidden/>
        </w:rPr>
        <w:fldChar w:fldCharType="separate"/>
      </w:r>
      <w:ins w:id="486" w:author="Orion" w:date="2011-08-05T22:46:00Z">
        <w:r>
          <w:rPr>
            <w:noProof/>
            <w:webHidden/>
          </w:rPr>
          <w:t>77</w:t>
        </w:r>
        <w:r>
          <w:rPr>
            <w:noProof/>
            <w:webHidden/>
          </w:rPr>
          <w:fldChar w:fldCharType="end"/>
        </w:r>
        <w:r w:rsidRPr="00305159">
          <w:rPr>
            <w:rStyle w:val="Hyperlink"/>
            <w:noProof/>
          </w:rPr>
          <w:fldChar w:fldCharType="end"/>
        </w:r>
      </w:ins>
    </w:p>
    <w:p w14:paraId="0E2FC14B" w14:textId="77777777" w:rsidR="00E91DF4" w:rsidRDefault="00E91DF4">
      <w:pPr>
        <w:pStyle w:val="TOC1"/>
        <w:rPr>
          <w:ins w:id="487" w:author="Orion" w:date="2011-08-05T22:46:00Z"/>
          <w:rFonts w:asciiTheme="minorHAnsi" w:eastAsiaTheme="minorEastAsia" w:hAnsiTheme="minorHAnsi" w:cstheme="minorBidi"/>
          <w:noProof/>
          <w:sz w:val="22"/>
          <w:szCs w:val="22"/>
          <w:lang w:val="es-ES" w:eastAsia="es-ES"/>
        </w:rPr>
      </w:pPr>
      <w:ins w:id="488"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"_Toc300347746"</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7.1.</w:t>
        </w:r>
        <w:r>
          <w:rPr>
            <w:rFonts w:asciiTheme="minorHAnsi" w:eastAsiaTheme="minorEastAsia" w:hAnsiTheme="minorHAnsi" w:cstheme="minorBidi"/>
            <w:noProof/>
            <w:sz w:val="22"/>
            <w:szCs w:val="22"/>
            <w:lang w:val="es-ES" w:eastAsia="es-ES"/>
          </w:rPr>
          <w:tab/>
        </w:r>
        <w:r w:rsidRPr="00305159">
          <w:rPr>
            <w:rStyle w:val="Hyperlink"/>
            <w:noProof/>
            <w:lang w:bidi="hi-IN"/>
          </w:rPr>
          <w:t>Conclusión</w:t>
        </w:r>
        <w:r>
          <w:rPr>
            <w:noProof/>
            <w:webHidden/>
          </w:rPr>
          <w:tab/>
        </w:r>
        <w:r>
          <w:rPr>
            <w:noProof/>
            <w:webHidden/>
          </w:rPr>
          <w:fldChar w:fldCharType="begin"/>
        </w:r>
        <w:r>
          <w:rPr>
            <w:noProof/>
            <w:webHidden/>
          </w:rPr>
          <w:instrText xml:space="preserve"> PAGEREF _Toc300347746 \h </w:instrText>
        </w:r>
      </w:ins>
      <w:r>
        <w:rPr>
          <w:noProof/>
          <w:webHidden/>
        </w:rPr>
      </w:r>
      <w:r>
        <w:rPr>
          <w:noProof/>
          <w:webHidden/>
        </w:rPr>
        <w:fldChar w:fldCharType="separate"/>
      </w:r>
      <w:ins w:id="489" w:author="Orion" w:date="2011-08-05T22:46:00Z">
        <w:r>
          <w:rPr>
            <w:noProof/>
            <w:webHidden/>
          </w:rPr>
          <w:t>77</w:t>
        </w:r>
        <w:r>
          <w:rPr>
            <w:noProof/>
            <w:webHidden/>
          </w:rPr>
          <w:fldChar w:fldCharType="end"/>
        </w:r>
        <w:r w:rsidRPr="00305159">
          <w:rPr>
            <w:rStyle w:val="Hyperlink"/>
            <w:noProof/>
          </w:rPr>
          <w:fldChar w:fldCharType="end"/>
        </w:r>
      </w:ins>
    </w:p>
    <w:p w14:paraId="59170ABA" w14:textId="77777777" w:rsidR="00E91DF4" w:rsidRDefault="00E91DF4">
      <w:pPr>
        <w:pStyle w:val="TOC1"/>
        <w:rPr>
          <w:ins w:id="490" w:author="Orion" w:date="2011-08-05T22:46:00Z"/>
          <w:rFonts w:asciiTheme="minorHAnsi" w:eastAsiaTheme="minorEastAsia" w:hAnsiTheme="minorHAnsi" w:cstheme="minorBidi"/>
          <w:noProof/>
          <w:sz w:val="22"/>
          <w:szCs w:val="22"/>
          <w:lang w:val="es-ES" w:eastAsia="es-ES"/>
        </w:rPr>
      </w:pPr>
      <w:ins w:id="491"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"_Toc300347747"</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7.2.</w:t>
        </w:r>
        <w:r>
          <w:rPr>
            <w:rFonts w:asciiTheme="minorHAnsi" w:eastAsiaTheme="minorEastAsia" w:hAnsiTheme="minorHAnsi" w:cstheme="minorBidi"/>
            <w:noProof/>
            <w:sz w:val="22"/>
            <w:szCs w:val="22"/>
            <w:lang w:val="es-ES" w:eastAsia="es-ES"/>
          </w:rPr>
          <w:tab/>
        </w:r>
        <w:r w:rsidRPr="00305159">
          <w:rPr>
            <w:rStyle w:val="Hyperlink"/>
            <w:noProof/>
            <w:lang w:bidi="hi-IN"/>
          </w:rPr>
          <w:t>Trabajo Futuro</w:t>
        </w:r>
        <w:r>
          <w:rPr>
            <w:noProof/>
            <w:webHidden/>
          </w:rPr>
          <w:tab/>
        </w:r>
        <w:r>
          <w:rPr>
            <w:noProof/>
            <w:webHidden/>
          </w:rPr>
          <w:fldChar w:fldCharType="begin"/>
        </w:r>
        <w:r>
          <w:rPr>
            <w:noProof/>
            <w:webHidden/>
          </w:rPr>
          <w:instrText xml:space="preserve"> PAGEREF _Toc300347747 \h </w:instrText>
        </w:r>
      </w:ins>
      <w:r>
        <w:rPr>
          <w:noProof/>
          <w:webHidden/>
        </w:rPr>
      </w:r>
      <w:r>
        <w:rPr>
          <w:noProof/>
          <w:webHidden/>
        </w:rPr>
        <w:fldChar w:fldCharType="separate"/>
      </w:r>
      <w:ins w:id="492" w:author="Orion" w:date="2011-08-05T22:46:00Z">
        <w:r>
          <w:rPr>
            <w:noProof/>
            <w:webHidden/>
          </w:rPr>
          <w:t>78</w:t>
        </w:r>
        <w:r>
          <w:rPr>
            <w:noProof/>
            <w:webHidden/>
          </w:rPr>
          <w:fldChar w:fldCharType="end"/>
        </w:r>
        <w:r w:rsidRPr="00305159">
          <w:rPr>
            <w:rStyle w:val="Hyperlink"/>
            <w:noProof/>
          </w:rPr>
          <w:fldChar w:fldCharType="end"/>
        </w:r>
      </w:ins>
    </w:p>
    <w:p w14:paraId="6403548D" w14:textId="77777777" w:rsidR="00E91DF4" w:rsidRDefault="00E91DF4">
      <w:pPr>
        <w:pStyle w:val="TOC1"/>
        <w:rPr>
          <w:ins w:id="493" w:author="Orion" w:date="2011-08-05T22:46:00Z"/>
          <w:rFonts w:asciiTheme="minorHAnsi" w:eastAsiaTheme="minorEastAsia" w:hAnsiTheme="minorHAnsi" w:cstheme="minorBidi"/>
          <w:noProof/>
          <w:sz w:val="22"/>
          <w:szCs w:val="22"/>
          <w:lang w:val="es-ES" w:eastAsia="es-ES"/>
        </w:rPr>
      </w:pPr>
      <w:ins w:id="494"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"_Toc300347748"</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Bibliografía</w:t>
        </w:r>
        <w:r>
          <w:rPr>
            <w:noProof/>
            <w:webHidden/>
          </w:rPr>
          <w:tab/>
        </w:r>
        <w:r>
          <w:rPr>
            <w:noProof/>
            <w:webHidden/>
          </w:rPr>
          <w:fldChar w:fldCharType="begin"/>
        </w:r>
        <w:r>
          <w:rPr>
            <w:noProof/>
            <w:webHidden/>
          </w:rPr>
          <w:instrText xml:space="preserve"> PAGEREF _Toc300347748 \h </w:instrText>
        </w:r>
      </w:ins>
      <w:r>
        <w:rPr>
          <w:noProof/>
          <w:webHidden/>
        </w:rPr>
      </w:r>
      <w:r>
        <w:rPr>
          <w:noProof/>
          <w:webHidden/>
        </w:rPr>
        <w:fldChar w:fldCharType="separate"/>
      </w:r>
      <w:ins w:id="495" w:author="Orion" w:date="2011-08-05T22:46:00Z">
        <w:r>
          <w:rPr>
            <w:noProof/>
            <w:webHidden/>
          </w:rPr>
          <w:t>79</w:t>
        </w:r>
        <w:r>
          <w:rPr>
            <w:noProof/>
            <w:webHidden/>
          </w:rPr>
          <w:fldChar w:fldCharType="end"/>
        </w:r>
        <w:r w:rsidRPr="00305159">
          <w:rPr>
            <w:rStyle w:val="Hyperlink"/>
            <w:noProof/>
          </w:rPr>
          <w:fldChar w:fldCharType="end"/>
        </w:r>
      </w:ins>
    </w:p>
    <w:p w14:paraId="6ECF989C" w14:textId="77777777" w:rsidR="00E91DF4" w:rsidRDefault="00E91DF4">
      <w:pPr>
        <w:pStyle w:val="TOC1"/>
        <w:rPr>
          <w:ins w:id="496" w:author="Orion" w:date="2011-08-05T22:46:00Z"/>
          <w:rFonts w:asciiTheme="minorHAnsi" w:eastAsiaTheme="minorEastAsia" w:hAnsiTheme="minorHAnsi" w:cstheme="minorBidi"/>
          <w:noProof/>
          <w:sz w:val="22"/>
          <w:szCs w:val="22"/>
          <w:lang w:val="es-ES" w:eastAsia="es-ES"/>
        </w:rPr>
      </w:pPr>
      <w:ins w:id="497"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"_Toc300347749"</w:instrText>
        </w:r>
        <w:r w:rsidRPr="00305159">
          <w:rPr>
            <w:rStyle w:val="Hyperlink"/>
            <w:noProof/>
          </w:rPr>
          <w:instrText xml:space="preserve"> </w:instrText>
        </w:r>
        <w:r w:rsidRPr="00305159">
          <w:rPr>
            <w:rStyle w:val="Hyperlink"/>
            <w:noProof/>
          </w:rPr>
          <w:fldChar w:fldCharType="separate"/>
        </w:r>
        <w:r w:rsidRPr="00305159">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_Toc300347749 \h </w:instrText>
        </w:r>
      </w:ins>
      <w:r>
        <w:rPr>
          <w:noProof/>
          <w:webHidden/>
        </w:rPr>
      </w:r>
      <w:r>
        <w:rPr>
          <w:noProof/>
          <w:webHidden/>
        </w:rPr>
        <w:fldChar w:fldCharType="separate"/>
      </w:r>
      <w:ins w:id="498" w:author="Orion" w:date="2011-08-05T22:46:00Z">
        <w:r>
          <w:rPr>
            <w:noProof/>
            <w:webHidden/>
          </w:rPr>
          <w:t>83</w:t>
        </w:r>
        <w:r>
          <w:rPr>
            <w:noProof/>
            <w:webHidden/>
          </w:rPr>
          <w:fldChar w:fldCharType="end"/>
        </w:r>
        <w:r w:rsidRPr="00305159">
          <w:rPr>
            <w:rStyle w:val="Hyperlink"/>
            <w:noProof/>
          </w:rPr>
          <w:fldChar w:fldCharType="end"/>
        </w:r>
      </w:ins>
    </w:p>
    <w:p w14:paraId="2D1E8E63" w14:textId="77777777" w:rsidR="00E91DF4" w:rsidRDefault="00E91DF4">
      <w:pPr>
        <w:pStyle w:val="TOC1"/>
        <w:rPr>
          <w:ins w:id="499" w:author="Orion" w:date="2011-08-05T22:46:00Z"/>
          <w:rFonts w:asciiTheme="minorHAnsi" w:eastAsiaTheme="minorEastAsia" w:hAnsiTheme="minorHAnsi" w:cstheme="minorBidi"/>
          <w:noProof/>
          <w:sz w:val="22"/>
          <w:szCs w:val="22"/>
          <w:lang w:val="es-ES" w:eastAsia="es-ES"/>
        </w:rPr>
      </w:pPr>
      <w:ins w:id="500" w:author="Orion" w:date="2011-08-05T22:46:00Z">
        <w:r w:rsidRPr="00305159">
          <w:rPr>
            <w:rStyle w:val="Hyperlink"/>
            <w:noProof/>
          </w:rPr>
          <w:fldChar w:fldCharType="begin"/>
        </w:r>
        <w:r w:rsidRPr="00305159">
          <w:rPr>
            <w:rStyle w:val="Hyperlink"/>
            <w:noProof/>
          </w:rPr>
          <w:instrText xml:space="preserve"> </w:instrText>
        </w:r>
        <w:r>
          <w:rPr>
            <w:noProof/>
          </w:rPr>
          <w:instrText>HYPERLINK \l "_Toc300347750"</w:instrText>
        </w:r>
        <w:r w:rsidRPr="00305159">
          <w:rPr>
            <w:rStyle w:val="Hyperlink"/>
            <w:noProof/>
          </w:rPr>
          <w:instrText xml:space="preserve"> </w:instrText>
        </w:r>
        <w:r w:rsidRPr="00305159">
          <w:rPr>
            <w:rStyle w:val="Hyperlink"/>
            <w:noProof/>
          </w:rPr>
          <w:fldChar w:fldCharType="separate"/>
        </w:r>
        <w:r w:rsidRPr="00305159">
          <w:rPr>
            <w:rStyle w:val="Hyperlink"/>
            <w:noProof/>
            <w:lang w:bidi="hi-IN"/>
          </w:rPr>
          <w:t>Apéndice A</w:t>
        </w:r>
        <w:r>
          <w:rPr>
            <w:noProof/>
            <w:webHidden/>
          </w:rPr>
          <w:tab/>
        </w:r>
        <w:r>
          <w:rPr>
            <w:noProof/>
            <w:webHidden/>
          </w:rPr>
          <w:fldChar w:fldCharType="begin"/>
        </w:r>
        <w:r>
          <w:rPr>
            <w:noProof/>
            <w:webHidden/>
          </w:rPr>
          <w:instrText xml:space="preserve"> PAGEREF _Toc300347750 \h </w:instrText>
        </w:r>
      </w:ins>
      <w:r>
        <w:rPr>
          <w:noProof/>
          <w:webHidden/>
        </w:rPr>
      </w:r>
      <w:r>
        <w:rPr>
          <w:noProof/>
          <w:webHidden/>
        </w:rPr>
        <w:fldChar w:fldCharType="separate"/>
      </w:r>
      <w:ins w:id="501" w:author="Orion" w:date="2011-08-05T22:46:00Z">
        <w:r>
          <w:rPr>
            <w:noProof/>
            <w:webHidden/>
          </w:rPr>
          <w:t>85</w:t>
        </w:r>
        <w:r>
          <w:rPr>
            <w:noProof/>
            <w:webHidden/>
          </w:rPr>
          <w:fldChar w:fldCharType="end"/>
        </w:r>
        <w:r w:rsidRPr="00305159">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02" w:name="Acknowledgements"/>
    </w:p>
    <w:p w14:paraId="1868199A" w14:textId="249F77FC" w:rsidR="009C2572" w:rsidRPr="00416930" w:rsidDel="00AC02F4" w:rsidRDefault="00BC3639">
      <w:pPr>
        <w:pStyle w:val="PageHeading"/>
        <w:rPr>
          <w:del w:id="503" w:author="Orion" w:date="2011-08-02T12:39:00Z"/>
          <w:lang w:val="es-ES"/>
          <w:rPrChange w:id="504" w:author="Orion" w:date="2011-08-02T13:11:00Z">
            <w:rPr>
              <w:del w:id="505" w:author="Orion" w:date="2011-08-02T12:39:00Z"/>
            </w:rPr>
          </w:rPrChange>
        </w:rPr>
      </w:pPr>
      <w:bookmarkStart w:id="506" w:name="_Toc300347699"/>
      <w:r w:rsidRPr="00416930">
        <w:rPr>
          <w:b w:val="0"/>
          <w:lang w:val="es-ES"/>
          <w:rPrChange w:id="507" w:author="Orion" w:date="2011-08-02T13:11:00Z">
            <w:rPr>
              <w:b w:val="0"/>
            </w:rPr>
          </w:rPrChange>
        </w:rPr>
        <w:lastRenderedPageBreak/>
        <w:t>Tabla de Figuras</w:t>
      </w:r>
      <w:bookmarkEnd w:id="506"/>
    </w:p>
    <w:p w14:paraId="7B8005D3" w14:textId="77777777" w:rsidR="00B24539" w:rsidRPr="00FB105D" w:rsidRDefault="00B24539">
      <w:pPr>
        <w:pStyle w:val="PageHeading"/>
        <w:pPrChange w:id="508" w:author="Orion" w:date="2011-08-02T12:39:00Z">
          <w:pPr>
            <w:pStyle w:val="BodyText"/>
          </w:pPr>
        </w:pPrChange>
      </w:pPr>
    </w:p>
    <w:p w14:paraId="7A2D0978" w14:textId="77777777" w:rsidR="004A59D6" w:rsidRDefault="00282C13">
      <w:pPr>
        <w:pStyle w:val="TableofFigures"/>
        <w:tabs>
          <w:tab w:val="right" w:leader="dot" w:pos="9628"/>
        </w:tabs>
        <w:rPr>
          <w:ins w:id="509" w:author="Orion" w:date="2011-08-05T22:27:00Z"/>
          <w:rFonts w:eastAsiaTheme="minorEastAsia" w:cstheme="minorBidi"/>
          <w:i w:val="0"/>
          <w:iCs w:val="0"/>
          <w:noProof/>
          <w:kern w:val="0"/>
          <w:sz w:val="22"/>
          <w:szCs w:val="22"/>
          <w:lang w:eastAsia="es-ES" w:bidi="ar-SA"/>
        </w:rPr>
      </w:pPr>
      <w:ins w:id="510" w:author="Orion" w:date="2011-08-02T14:14:00Z">
        <w:r>
          <w:fldChar w:fldCharType="begin"/>
        </w:r>
        <w:r>
          <w:instrText xml:space="preserve"> TOC \h \z \c "Figura" </w:instrText>
        </w:r>
      </w:ins>
      <w:r>
        <w:fldChar w:fldCharType="separate"/>
      </w:r>
      <w:ins w:id="511" w:author="Orion" w:date="2011-08-05T22:27:00Z">
        <w:r w:rsidR="004A59D6" w:rsidRPr="009919F2">
          <w:rPr>
            <w:rStyle w:val="Hyperlink"/>
            <w:noProof/>
          </w:rPr>
          <w:fldChar w:fldCharType="begin"/>
        </w:r>
        <w:r w:rsidR="004A59D6" w:rsidRPr="009919F2">
          <w:rPr>
            <w:rStyle w:val="Hyperlink"/>
            <w:noProof/>
          </w:rPr>
          <w:instrText xml:space="preserve"> </w:instrText>
        </w:r>
        <w:r w:rsidR="004A59D6">
          <w:rPr>
            <w:noProof/>
          </w:rPr>
          <w:instrText>HYPERLINK \l "_Toc300346556"</w:instrText>
        </w:r>
        <w:r w:rsidR="004A59D6" w:rsidRPr="009919F2">
          <w:rPr>
            <w:rStyle w:val="Hyperlink"/>
            <w:noProof/>
          </w:rPr>
          <w:instrText xml:space="preserve"> </w:instrText>
        </w:r>
        <w:r w:rsidR="004A59D6" w:rsidRPr="009919F2">
          <w:rPr>
            <w:rStyle w:val="Hyperlink"/>
            <w:noProof/>
          </w:rPr>
          <w:fldChar w:fldCharType="separate"/>
        </w:r>
        <w:r w:rsidR="004A59D6" w:rsidRPr="009919F2">
          <w:rPr>
            <w:rStyle w:val="Hyperlink"/>
            <w:noProof/>
          </w:rPr>
          <w:t>Figura 1: División del espacio aéreo</w:t>
        </w:r>
        <w:r w:rsidR="004A59D6">
          <w:rPr>
            <w:noProof/>
            <w:webHidden/>
          </w:rPr>
          <w:tab/>
        </w:r>
        <w:r w:rsidR="004A59D6">
          <w:rPr>
            <w:noProof/>
            <w:webHidden/>
          </w:rPr>
          <w:fldChar w:fldCharType="begin"/>
        </w:r>
        <w:r w:rsidR="004A59D6">
          <w:rPr>
            <w:noProof/>
            <w:webHidden/>
          </w:rPr>
          <w:instrText xml:space="preserve"> PAGEREF _Toc300346556 \h </w:instrText>
        </w:r>
      </w:ins>
      <w:r w:rsidR="004A59D6">
        <w:rPr>
          <w:noProof/>
          <w:webHidden/>
        </w:rPr>
      </w:r>
      <w:r w:rsidR="004A59D6">
        <w:rPr>
          <w:noProof/>
          <w:webHidden/>
        </w:rPr>
        <w:fldChar w:fldCharType="separate"/>
      </w:r>
      <w:ins w:id="512" w:author="Orion" w:date="2011-08-05T22:27:00Z">
        <w:r w:rsidR="004A59D6">
          <w:rPr>
            <w:noProof/>
            <w:webHidden/>
          </w:rPr>
          <w:t>17</w:t>
        </w:r>
        <w:r w:rsidR="004A59D6">
          <w:rPr>
            <w:noProof/>
            <w:webHidden/>
          </w:rPr>
          <w:fldChar w:fldCharType="end"/>
        </w:r>
        <w:r w:rsidR="004A59D6" w:rsidRPr="009919F2">
          <w:rPr>
            <w:rStyle w:val="Hyperlink"/>
            <w:noProof/>
          </w:rPr>
          <w:fldChar w:fldCharType="end"/>
        </w:r>
      </w:ins>
    </w:p>
    <w:p w14:paraId="2CD14A63" w14:textId="77777777" w:rsidR="004A59D6" w:rsidRDefault="004A59D6">
      <w:pPr>
        <w:pStyle w:val="TableofFigures"/>
        <w:tabs>
          <w:tab w:val="right" w:leader="dot" w:pos="9628"/>
        </w:tabs>
        <w:rPr>
          <w:ins w:id="513" w:author="Orion" w:date="2011-08-05T22:27:00Z"/>
          <w:rFonts w:eastAsiaTheme="minorEastAsia" w:cstheme="minorBidi"/>
          <w:i w:val="0"/>
          <w:iCs w:val="0"/>
          <w:noProof/>
          <w:kern w:val="0"/>
          <w:sz w:val="22"/>
          <w:szCs w:val="22"/>
          <w:lang w:eastAsia="es-ES" w:bidi="ar-SA"/>
        </w:rPr>
      </w:pPr>
      <w:ins w:id="51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 Casos de Uso.</w:t>
        </w:r>
        <w:r>
          <w:rPr>
            <w:noProof/>
            <w:webHidden/>
          </w:rPr>
          <w:tab/>
        </w:r>
        <w:r>
          <w:rPr>
            <w:noProof/>
            <w:webHidden/>
          </w:rPr>
          <w:fldChar w:fldCharType="begin"/>
        </w:r>
        <w:r>
          <w:rPr>
            <w:noProof/>
            <w:webHidden/>
          </w:rPr>
          <w:instrText xml:space="preserve"> PAGEREF _Toc300346557 \h </w:instrText>
        </w:r>
      </w:ins>
      <w:r>
        <w:rPr>
          <w:noProof/>
          <w:webHidden/>
        </w:rPr>
      </w:r>
      <w:r>
        <w:rPr>
          <w:noProof/>
          <w:webHidden/>
        </w:rPr>
        <w:fldChar w:fldCharType="separate"/>
      </w:r>
      <w:ins w:id="515" w:author="Orion" w:date="2011-08-05T22:27:00Z">
        <w:r>
          <w:rPr>
            <w:noProof/>
            <w:webHidden/>
          </w:rPr>
          <w:t>36</w:t>
        </w:r>
        <w:r>
          <w:rPr>
            <w:noProof/>
            <w:webHidden/>
          </w:rPr>
          <w:fldChar w:fldCharType="end"/>
        </w:r>
        <w:r w:rsidRPr="009919F2">
          <w:rPr>
            <w:rStyle w:val="Hyperlink"/>
            <w:noProof/>
          </w:rPr>
          <w:fldChar w:fldCharType="end"/>
        </w:r>
      </w:ins>
    </w:p>
    <w:p w14:paraId="741F934D" w14:textId="77777777" w:rsidR="004A59D6" w:rsidRDefault="004A59D6">
      <w:pPr>
        <w:pStyle w:val="TableofFigures"/>
        <w:tabs>
          <w:tab w:val="right" w:leader="dot" w:pos="9628"/>
        </w:tabs>
        <w:rPr>
          <w:ins w:id="516" w:author="Orion" w:date="2011-08-05T22:27:00Z"/>
          <w:rFonts w:eastAsiaTheme="minorEastAsia" w:cstheme="minorBidi"/>
          <w:i w:val="0"/>
          <w:iCs w:val="0"/>
          <w:noProof/>
          <w:kern w:val="0"/>
          <w:sz w:val="22"/>
          <w:szCs w:val="22"/>
          <w:lang w:eastAsia="es-ES" w:bidi="ar-SA"/>
        </w:rPr>
      </w:pPr>
      <w:ins w:id="51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 Diagrama de Objetivos.</w:t>
        </w:r>
        <w:r>
          <w:rPr>
            <w:noProof/>
            <w:webHidden/>
          </w:rPr>
          <w:tab/>
        </w:r>
        <w:r>
          <w:rPr>
            <w:noProof/>
            <w:webHidden/>
          </w:rPr>
          <w:fldChar w:fldCharType="begin"/>
        </w:r>
        <w:r>
          <w:rPr>
            <w:noProof/>
            <w:webHidden/>
          </w:rPr>
          <w:instrText xml:space="preserve"> PAGEREF _Toc300346558 \h </w:instrText>
        </w:r>
      </w:ins>
      <w:r>
        <w:rPr>
          <w:noProof/>
          <w:webHidden/>
        </w:rPr>
      </w:r>
      <w:r>
        <w:rPr>
          <w:noProof/>
          <w:webHidden/>
        </w:rPr>
        <w:fldChar w:fldCharType="separate"/>
      </w:r>
      <w:ins w:id="518" w:author="Orion" w:date="2011-08-05T22:27:00Z">
        <w:r>
          <w:rPr>
            <w:noProof/>
            <w:webHidden/>
          </w:rPr>
          <w:t>37</w:t>
        </w:r>
        <w:r>
          <w:rPr>
            <w:noProof/>
            <w:webHidden/>
          </w:rPr>
          <w:fldChar w:fldCharType="end"/>
        </w:r>
        <w:r w:rsidRPr="009919F2">
          <w:rPr>
            <w:rStyle w:val="Hyperlink"/>
            <w:noProof/>
          </w:rPr>
          <w:fldChar w:fldCharType="end"/>
        </w:r>
      </w:ins>
    </w:p>
    <w:p w14:paraId="7A62DAEB" w14:textId="77777777" w:rsidR="004A59D6" w:rsidRDefault="004A59D6">
      <w:pPr>
        <w:pStyle w:val="TableofFigures"/>
        <w:tabs>
          <w:tab w:val="right" w:leader="dot" w:pos="9628"/>
        </w:tabs>
        <w:rPr>
          <w:ins w:id="519" w:author="Orion" w:date="2011-08-05T22:27:00Z"/>
          <w:rFonts w:eastAsiaTheme="minorEastAsia" w:cstheme="minorBidi"/>
          <w:i w:val="0"/>
          <w:iCs w:val="0"/>
          <w:noProof/>
          <w:kern w:val="0"/>
          <w:sz w:val="22"/>
          <w:szCs w:val="22"/>
          <w:lang w:eastAsia="es-ES" w:bidi="ar-SA"/>
        </w:rPr>
      </w:pPr>
      <w:ins w:id="52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"_Toc300346559"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 Estado Mental "FlightPlanner"</w:t>
        </w:r>
        <w:r>
          <w:rPr>
            <w:noProof/>
            <w:webHidden/>
          </w:rPr>
          <w:tab/>
        </w:r>
        <w:r>
          <w:rPr>
            <w:noProof/>
            <w:webHidden/>
          </w:rPr>
          <w:fldChar w:fldCharType="begin"/>
        </w:r>
        <w:r>
          <w:rPr>
            <w:noProof/>
            <w:webHidden/>
          </w:rPr>
          <w:instrText xml:space="preserve"> PAGEREF _Toc300346559 \h </w:instrText>
        </w:r>
      </w:ins>
      <w:r>
        <w:rPr>
          <w:noProof/>
          <w:webHidden/>
        </w:rPr>
      </w:r>
      <w:r>
        <w:rPr>
          <w:noProof/>
          <w:webHidden/>
        </w:rPr>
        <w:fldChar w:fldCharType="separate"/>
      </w:r>
      <w:ins w:id="521" w:author="Orion" w:date="2011-08-05T22:27:00Z">
        <w:r>
          <w:rPr>
            <w:noProof/>
            <w:webHidden/>
          </w:rPr>
          <w:t>37</w:t>
        </w:r>
        <w:r>
          <w:rPr>
            <w:noProof/>
            <w:webHidden/>
          </w:rPr>
          <w:fldChar w:fldCharType="end"/>
        </w:r>
        <w:r w:rsidRPr="009919F2">
          <w:rPr>
            <w:rStyle w:val="Hyperlink"/>
            <w:noProof/>
          </w:rPr>
          <w:fldChar w:fldCharType="end"/>
        </w:r>
      </w:ins>
    </w:p>
    <w:p w14:paraId="3D756394" w14:textId="77777777" w:rsidR="004A59D6" w:rsidRDefault="004A59D6">
      <w:pPr>
        <w:pStyle w:val="TableofFigures"/>
        <w:tabs>
          <w:tab w:val="right" w:leader="dot" w:pos="9628"/>
        </w:tabs>
        <w:rPr>
          <w:ins w:id="522" w:author="Orion" w:date="2011-08-05T22:27:00Z"/>
          <w:rFonts w:eastAsiaTheme="minorEastAsia" w:cstheme="minorBidi"/>
          <w:i w:val="0"/>
          <w:iCs w:val="0"/>
          <w:noProof/>
          <w:kern w:val="0"/>
          <w:sz w:val="22"/>
          <w:szCs w:val="22"/>
          <w:lang w:eastAsia="es-ES" w:bidi="ar-SA"/>
        </w:rPr>
      </w:pPr>
      <w:ins w:id="52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5: Tarea de Crear Planes de Vuelo.</w:t>
        </w:r>
        <w:r>
          <w:rPr>
            <w:noProof/>
            <w:webHidden/>
          </w:rPr>
          <w:tab/>
        </w:r>
        <w:r>
          <w:rPr>
            <w:noProof/>
            <w:webHidden/>
          </w:rPr>
          <w:fldChar w:fldCharType="begin"/>
        </w:r>
        <w:r>
          <w:rPr>
            <w:noProof/>
            <w:webHidden/>
          </w:rPr>
          <w:instrText xml:space="preserve"> PAGEREF _Toc300346560 \h </w:instrText>
        </w:r>
      </w:ins>
      <w:r>
        <w:rPr>
          <w:noProof/>
          <w:webHidden/>
        </w:rPr>
      </w:r>
      <w:r>
        <w:rPr>
          <w:noProof/>
          <w:webHidden/>
        </w:rPr>
        <w:fldChar w:fldCharType="separate"/>
      </w:r>
      <w:ins w:id="524" w:author="Orion" w:date="2011-08-05T22:27:00Z">
        <w:r>
          <w:rPr>
            <w:noProof/>
            <w:webHidden/>
          </w:rPr>
          <w:t>37</w:t>
        </w:r>
        <w:r>
          <w:rPr>
            <w:noProof/>
            <w:webHidden/>
          </w:rPr>
          <w:fldChar w:fldCharType="end"/>
        </w:r>
        <w:r w:rsidRPr="009919F2">
          <w:rPr>
            <w:rStyle w:val="Hyperlink"/>
            <w:noProof/>
          </w:rPr>
          <w:fldChar w:fldCharType="end"/>
        </w:r>
      </w:ins>
    </w:p>
    <w:p w14:paraId="5B7A087E" w14:textId="77777777" w:rsidR="004A59D6" w:rsidRDefault="004A59D6">
      <w:pPr>
        <w:pStyle w:val="TableofFigures"/>
        <w:tabs>
          <w:tab w:val="right" w:leader="dot" w:pos="9628"/>
        </w:tabs>
        <w:rPr>
          <w:ins w:id="525" w:author="Orion" w:date="2011-08-05T22:27:00Z"/>
          <w:rFonts w:eastAsiaTheme="minorEastAsia" w:cstheme="minorBidi"/>
          <w:i w:val="0"/>
          <w:iCs w:val="0"/>
          <w:noProof/>
          <w:kern w:val="0"/>
          <w:sz w:val="22"/>
          <w:szCs w:val="22"/>
          <w:lang w:eastAsia="es-ES" w:bidi="ar-SA"/>
        </w:rPr>
      </w:pPr>
      <w:ins w:id="52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_Toc300346561 \h </w:instrText>
        </w:r>
      </w:ins>
      <w:r>
        <w:rPr>
          <w:noProof/>
          <w:webHidden/>
        </w:rPr>
      </w:r>
      <w:r>
        <w:rPr>
          <w:noProof/>
          <w:webHidden/>
        </w:rPr>
        <w:fldChar w:fldCharType="separate"/>
      </w:r>
      <w:ins w:id="527" w:author="Orion" w:date="2011-08-05T22:27:00Z">
        <w:r>
          <w:rPr>
            <w:noProof/>
            <w:webHidden/>
          </w:rPr>
          <w:t>38</w:t>
        </w:r>
        <w:r>
          <w:rPr>
            <w:noProof/>
            <w:webHidden/>
          </w:rPr>
          <w:fldChar w:fldCharType="end"/>
        </w:r>
        <w:r w:rsidRPr="009919F2">
          <w:rPr>
            <w:rStyle w:val="Hyperlink"/>
            <w:noProof/>
          </w:rPr>
          <w:fldChar w:fldCharType="end"/>
        </w:r>
      </w:ins>
    </w:p>
    <w:p w14:paraId="73A4C0E8" w14:textId="77777777" w:rsidR="004A59D6" w:rsidRDefault="004A59D6">
      <w:pPr>
        <w:pStyle w:val="TableofFigures"/>
        <w:tabs>
          <w:tab w:val="right" w:leader="dot" w:pos="9628"/>
        </w:tabs>
        <w:rPr>
          <w:ins w:id="528" w:author="Orion" w:date="2011-08-05T22:27:00Z"/>
          <w:rFonts w:eastAsiaTheme="minorEastAsia" w:cstheme="minorBidi"/>
          <w:i w:val="0"/>
          <w:iCs w:val="0"/>
          <w:noProof/>
          <w:kern w:val="0"/>
          <w:sz w:val="22"/>
          <w:szCs w:val="22"/>
          <w:lang w:eastAsia="es-ES" w:bidi="ar-SA"/>
        </w:rPr>
      </w:pPr>
      <w:ins w:id="52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_Toc300346562 \h </w:instrText>
        </w:r>
      </w:ins>
      <w:r>
        <w:rPr>
          <w:noProof/>
          <w:webHidden/>
        </w:rPr>
      </w:r>
      <w:r>
        <w:rPr>
          <w:noProof/>
          <w:webHidden/>
        </w:rPr>
        <w:fldChar w:fldCharType="separate"/>
      </w:r>
      <w:ins w:id="530" w:author="Orion" w:date="2011-08-05T22:27:00Z">
        <w:r>
          <w:rPr>
            <w:noProof/>
            <w:webHidden/>
          </w:rPr>
          <w:t>39</w:t>
        </w:r>
        <w:r>
          <w:rPr>
            <w:noProof/>
            <w:webHidden/>
          </w:rPr>
          <w:fldChar w:fldCharType="end"/>
        </w:r>
        <w:r w:rsidRPr="009919F2">
          <w:rPr>
            <w:rStyle w:val="Hyperlink"/>
            <w:noProof/>
          </w:rPr>
          <w:fldChar w:fldCharType="end"/>
        </w:r>
      </w:ins>
    </w:p>
    <w:p w14:paraId="12897D25" w14:textId="77777777" w:rsidR="004A59D6" w:rsidRDefault="004A59D6">
      <w:pPr>
        <w:pStyle w:val="TableofFigures"/>
        <w:tabs>
          <w:tab w:val="right" w:leader="dot" w:pos="9628"/>
        </w:tabs>
        <w:rPr>
          <w:ins w:id="531" w:author="Orion" w:date="2011-08-05T22:27:00Z"/>
          <w:rFonts w:eastAsiaTheme="minorEastAsia" w:cstheme="minorBidi"/>
          <w:i w:val="0"/>
          <w:iCs w:val="0"/>
          <w:noProof/>
          <w:kern w:val="0"/>
          <w:sz w:val="22"/>
          <w:szCs w:val="22"/>
          <w:lang w:eastAsia="es-ES" w:bidi="ar-SA"/>
        </w:rPr>
      </w:pPr>
      <w:ins w:id="53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8: Diagrama de Actividades General.</w:t>
        </w:r>
        <w:r>
          <w:rPr>
            <w:noProof/>
            <w:webHidden/>
          </w:rPr>
          <w:tab/>
        </w:r>
        <w:r>
          <w:rPr>
            <w:noProof/>
            <w:webHidden/>
          </w:rPr>
          <w:fldChar w:fldCharType="begin"/>
        </w:r>
        <w:r>
          <w:rPr>
            <w:noProof/>
            <w:webHidden/>
          </w:rPr>
          <w:instrText xml:space="preserve"> PAGEREF _Toc300346563 \h </w:instrText>
        </w:r>
      </w:ins>
      <w:r>
        <w:rPr>
          <w:noProof/>
          <w:webHidden/>
        </w:rPr>
      </w:r>
      <w:r>
        <w:rPr>
          <w:noProof/>
          <w:webHidden/>
        </w:rPr>
        <w:fldChar w:fldCharType="separate"/>
      </w:r>
      <w:ins w:id="533" w:author="Orion" w:date="2011-08-05T22:27:00Z">
        <w:r>
          <w:rPr>
            <w:noProof/>
            <w:webHidden/>
          </w:rPr>
          <w:t>40</w:t>
        </w:r>
        <w:r>
          <w:rPr>
            <w:noProof/>
            <w:webHidden/>
          </w:rPr>
          <w:fldChar w:fldCharType="end"/>
        </w:r>
        <w:r w:rsidRPr="009919F2">
          <w:rPr>
            <w:rStyle w:val="Hyperlink"/>
            <w:noProof/>
          </w:rPr>
          <w:fldChar w:fldCharType="end"/>
        </w:r>
      </w:ins>
    </w:p>
    <w:p w14:paraId="3F92A778" w14:textId="77777777" w:rsidR="004A59D6" w:rsidRDefault="004A59D6">
      <w:pPr>
        <w:pStyle w:val="TableofFigures"/>
        <w:tabs>
          <w:tab w:val="right" w:leader="dot" w:pos="9628"/>
        </w:tabs>
        <w:rPr>
          <w:ins w:id="534" w:author="Orion" w:date="2011-08-05T22:27:00Z"/>
          <w:rFonts w:eastAsiaTheme="minorEastAsia" w:cstheme="minorBidi"/>
          <w:i w:val="0"/>
          <w:iCs w:val="0"/>
          <w:noProof/>
          <w:kern w:val="0"/>
          <w:sz w:val="22"/>
          <w:szCs w:val="22"/>
          <w:lang w:eastAsia="es-ES" w:bidi="ar-SA"/>
        </w:rPr>
      </w:pPr>
      <w:ins w:id="53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_Toc300346564 \h </w:instrText>
        </w:r>
      </w:ins>
      <w:r>
        <w:rPr>
          <w:noProof/>
          <w:webHidden/>
        </w:rPr>
      </w:r>
      <w:r>
        <w:rPr>
          <w:noProof/>
          <w:webHidden/>
        </w:rPr>
        <w:fldChar w:fldCharType="separate"/>
      </w:r>
      <w:ins w:id="536" w:author="Orion" w:date="2011-08-05T22:27:00Z">
        <w:r>
          <w:rPr>
            <w:noProof/>
            <w:webHidden/>
          </w:rPr>
          <w:t>41</w:t>
        </w:r>
        <w:r>
          <w:rPr>
            <w:noProof/>
            <w:webHidden/>
          </w:rPr>
          <w:fldChar w:fldCharType="end"/>
        </w:r>
        <w:r w:rsidRPr="009919F2">
          <w:rPr>
            <w:rStyle w:val="Hyperlink"/>
            <w:noProof/>
          </w:rPr>
          <w:fldChar w:fldCharType="end"/>
        </w:r>
      </w:ins>
    </w:p>
    <w:p w14:paraId="782F74D1" w14:textId="77777777" w:rsidR="004A59D6" w:rsidRDefault="004A59D6">
      <w:pPr>
        <w:pStyle w:val="TableofFigures"/>
        <w:tabs>
          <w:tab w:val="right" w:leader="dot" w:pos="9628"/>
        </w:tabs>
        <w:rPr>
          <w:ins w:id="537" w:author="Orion" w:date="2011-08-05T22:27:00Z"/>
          <w:rFonts w:eastAsiaTheme="minorEastAsia" w:cstheme="minorBidi"/>
          <w:i w:val="0"/>
          <w:iCs w:val="0"/>
          <w:noProof/>
          <w:kern w:val="0"/>
          <w:sz w:val="22"/>
          <w:szCs w:val="22"/>
          <w:lang w:eastAsia="es-ES" w:bidi="ar-SA"/>
        </w:rPr>
      </w:pPr>
      <w:ins w:id="53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10: Interacción para Arrancar el Avión.</w:t>
        </w:r>
        <w:r>
          <w:rPr>
            <w:noProof/>
            <w:webHidden/>
          </w:rPr>
          <w:tab/>
        </w:r>
        <w:r>
          <w:rPr>
            <w:noProof/>
            <w:webHidden/>
          </w:rPr>
          <w:fldChar w:fldCharType="begin"/>
        </w:r>
        <w:r>
          <w:rPr>
            <w:noProof/>
            <w:webHidden/>
          </w:rPr>
          <w:instrText xml:space="preserve"> PAGEREF _Toc300346565 \h </w:instrText>
        </w:r>
      </w:ins>
      <w:r>
        <w:rPr>
          <w:noProof/>
          <w:webHidden/>
        </w:rPr>
      </w:r>
      <w:r>
        <w:rPr>
          <w:noProof/>
          <w:webHidden/>
        </w:rPr>
        <w:fldChar w:fldCharType="separate"/>
      </w:r>
      <w:ins w:id="539" w:author="Orion" w:date="2011-08-05T22:27:00Z">
        <w:r>
          <w:rPr>
            <w:noProof/>
            <w:webHidden/>
          </w:rPr>
          <w:t>41</w:t>
        </w:r>
        <w:r>
          <w:rPr>
            <w:noProof/>
            <w:webHidden/>
          </w:rPr>
          <w:fldChar w:fldCharType="end"/>
        </w:r>
        <w:r w:rsidRPr="009919F2">
          <w:rPr>
            <w:rStyle w:val="Hyperlink"/>
            <w:noProof/>
          </w:rPr>
          <w:fldChar w:fldCharType="end"/>
        </w:r>
      </w:ins>
    </w:p>
    <w:p w14:paraId="4FA1680A" w14:textId="77777777" w:rsidR="004A59D6" w:rsidRDefault="004A59D6">
      <w:pPr>
        <w:pStyle w:val="TableofFigures"/>
        <w:tabs>
          <w:tab w:val="right" w:leader="dot" w:pos="9628"/>
        </w:tabs>
        <w:rPr>
          <w:ins w:id="540" w:author="Orion" w:date="2011-08-05T22:27:00Z"/>
          <w:rFonts w:eastAsiaTheme="minorEastAsia" w:cstheme="minorBidi"/>
          <w:i w:val="0"/>
          <w:iCs w:val="0"/>
          <w:noProof/>
          <w:kern w:val="0"/>
          <w:sz w:val="22"/>
          <w:szCs w:val="22"/>
          <w:lang w:eastAsia="es-ES" w:bidi="ar-SA"/>
        </w:rPr>
      </w:pPr>
      <w:ins w:id="54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11: Descomposición del Plan de Vuelo.</w:t>
        </w:r>
        <w:r>
          <w:rPr>
            <w:noProof/>
            <w:webHidden/>
          </w:rPr>
          <w:tab/>
        </w:r>
        <w:r>
          <w:rPr>
            <w:noProof/>
            <w:webHidden/>
          </w:rPr>
          <w:fldChar w:fldCharType="begin"/>
        </w:r>
        <w:r>
          <w:rPr>
            <w:noProof/>
            <w:webHidden/>
          </w:rPr>
          <w:instrText xml:space="preserve"> PAGEREF _Toc300346566 \h </w:instrText>
        </w:r>
      </w:ins>
      <w:r>
        <w:rPr>
          <w:noProof/>
          <w:webHidden/>
        </w:rPr>
      </w:r>
      <w:r>
        <w:rPr>
          <w:noProof/>
          <w:webHidden/>
        </w:rPr>
        <w:fldChar w:fldCharType="separate"/>
      </w:r>
      <w:ins w:id="542" w:author="Orion" w:date="2011-08-05T22:27:00Z">
        <w:r>
          <w:rPr>
            <w:noProof/>
            <w:webHidden/>
          </w:rPr>
          <w:t>42</w:t>
        </w:r>
        <w:r>
          <w:rPr>
            <w:noProof/>
            <w:webHidden/>
          </w:rPr>
          <w:fldChar w:fldCharType="end"/>
        </w:r>
        <w:r w:rsidRPr="009919F2">
          <w:rPr>
            <w:rStyle w:val="Hyperlink"/>
            <w:noProof/>
          </w:rPr>
          <w:fldChar w:fldCharType="end"/>
        </w:r>
      </w:ins>
    </w:p>
    <w:p w14:paraId="7E213A0B" w14:textId="77777777" w:rsidR="004A59D6" w:rsidRDefault="004A59D6">
      <w:pPr>
        <w:pStyle w:val="TableofFigures"/>
        <w:tabs>
          <w:tab w:val="right" w:leader="dot" w:pos="9628"/>
        </w:tabs>
        <w:rPr>
          <w:ins w:id="543" w:author="Orion" w:date="2011-08-05T22:27:00Z"/>
          <w:rFonts w:eastAsiaTheme="minorEastAsia" w:cstheme="minorBidi"/>
          <w:i w:val="0"/>
          <w:iCs w:val="0"/>
          <w:noProof/>
          <w:kern w:val="0"/>
          <w:sz w:val="22"/>
          <w:szCs w:val="22"/>
          <w:lang w:eastAsia="es-ES" w:bidi="ar-SA"/>
        </w:rPr>
      </w:pPr>
      <w:ins w:id="54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12: Tiempo de Creación de las Decisiones.</w:t>
        </w:r>
        <w:r>
          <w:rPr>
            <w:noProof/>
            <w:webHidden/>
          </w:rPr>
          <w:tab/>
        </w:r>
        <w:r>
          <w:rPr>
            <w:noProof/>
            <w:webHidden/>
          </w:rPr>
          <w:fldChar w:fldCharType="begin"/>
        </w:r>
        <w:r>
          <w:rPr>
            <w:noProof/>
            <w:webHidden/>
          </w:rPr>
          <w:instrText xml:space="preserve"> PAGEREF _Toc300346567 \h </w:instrText>
        </w:r>
      </w:ins>
      <w:r>
        <w:rPr>
          <w:noProof/>
          <w:webHidden/>
        </w:rPr>
      </w:r>
      <w:r>
        <w:rPr>
          <w:noProof/>
          <w:webHidden/>
        </w:rPr>
        <w:fldChar w:fldCharType="separate"/>
      </w:r>
      <w:ins w:id="545" w:author="Orion" w:date="2011-08-05T22:27:00Z">
        <w:r>
          <w:rPr>
            <w:noProof/>
            <w:webHidden/>
          </w:rPr>
          <w:t>43</w:t>
        </w:r>
        <w:r>
          <w:rPr>
            <w:noProof/>
            <w:webHidden/>
          </w:rPr>
          <w:fldChar w:fldCharType="end"/>
        </w:r>
        <w:r w:rsidRPr="009919F2">
          <w:rPr>
            <w:rStyle w:val="Hyperlink"/>
            <w:noProof/>
          </w:rPr>
          <w:fldChar w:fldCharType="end"/>
        </w:r>
      </w:ins>
    </w:p>
    <w:p w14:paraId="5BBCC635" w14:textId="77777777" w:rsidR="004A59D6" w:rsidRDefault="004A59D6">
      <w:pPr>
        <w:pStyle w:val="TableofFigures"/>
        <w:tabs>
          <w:tab w:val="right" w:leader="dot" w:pos="9628"/>
        </w:tabs>
        <w:rPr>
          <w:ins w:id="546" w:author="Orion" w:date="2011-08-05T22:27:00Z"/>
          <w:rFonts w:eastAsiaTheme="minorEastAsia" w:cstheme="minorBidi"/>
          <w:i w:val="0"/>
          <w:iCs w:val="0"/>
          <w:noProof/>
          <w:kern w:val="0"/>
          <w:sz w:val="22"/>
          <w:szCs w:val="22"/>
          <w:lang w:eastAsia="es-ES" w:bidi="ar-SA"/>
        </w:rPr>
      </w:pPr>
      <w:ins w:id="54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13: Creación de las Decisiones.</w:t>
        </w:r>
        <w:r>
          <w:rPr>
            <w:noProof/>
            <w:webHidden/>
          </w:rPr>
          <w:tab/>
        </w:r>
        <w:r>
          <w:rPr>
            <w:noProof/>
            <w:webHidden/>
          </w:rPr>
          <w:fldChar w:fldCharType="begin"/>
        </w:r>
        <w:r>
          <w:rPr>
            <w:noProof/>
            <w:webHidden/>
          </w:rPr>
          <w:instrText xml:space="preserve"> PAGEREF _Toc300346568 \h </w:instrText>
        </w:r>
      </w:ins>
      <w:r>
        <w:rPr>
          <w:noProof/>
          <w:webHidden/>
        </w:rPr>
      </w:r>
      <w:r>
        <w:rPr>
          <w:noProof/>
          <w:webHidden/>
        </w:rPr>
        <w:fldChar w:fldCharType="separate"/>
      </w:r>
      <w:ins w:id="548" w:author="Orion" w:date="2011-08-05T22:27:00Z">
        <w:r>
          <w:rPr>
            <w:noProof/>
            <w:webHidden/>
          </w:rPr>
          <w:t>43</w:t>
        </w:r>
        <w:r>
          <w:rPr>
            <w:noProof/>
            <w:webHidden/>
          </w:rPr>
          <w:fldChar w:fldCharType="end"/>
        </w:r>
        <w:r w:rsidRPr="009919F2">
          <w:rPr>
            <w:rStyle w:val="Hyperlink"/>
            <w:noProof/>
          </w:rPr>
          <w:fldChar w:fldCharType="end"/>
        </w:r>
      </w:ins>
    </w:p>
    <w:p w14:paraId="740CD62A" w14:textId="77777777" w:rsidR="004A59D6" w:rsidRDefault="004A59D6">
      <w:pPr>
        <w:pStyle w:val="TableofFigures"/>
        <w:tabs>
          <w:tab w:val="right" w:leader="dot" w:pos="9628"/>
        </w:tabs>
        <w:rPr>
          <w:ins w:id="549" w:author="Orion" w:date="2011-08-05T22:27:00Z"/>
          <w:rFonts w:eastAsiaTheme="minorEastAsia" w:cstheme="minorBidi"/>
          <w:i w:val="0"/>
          <w:iCs w:val="0"/>
          <w:noProof/>
          <w:kern w:val="0"/>
          <w:sz w:val="22"/>
          <w:szCs w:val="22"/>
          <w:lang w:eastAsia="es-ES" w:bidi="ar-SA"/>
        </w:rPr>
      </w:pPr>
      <w:ins w:id="55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"_Toc300346569"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14: Descomposición de Decisiones.</w:t>
        </w:r>
        <w:r>
          <w:rPr>
            <w:noProof/>
            <w:webHidden/>
          </w:rPr>
          <w:tab/>
        </w:r>
        <w:r>
          <w:rPr>
            <w:noProof/>
            <w:webHidden/>
          </w:rPr>
          <w:fldChar w:fldCharType="begin"/>
        </w:r>
        <w:r>
          <w:rPr>
            <w:noProof/>
            <w:webHidden/>
          </w:rPr>
          <w:instrText xml:space="preserve"> PAGEREF _Toc300346569 \h </w:instrText>
        </w:r>
      </w:ins>
      <w:r>
        <w:rPr>
          <w:noProof/>
          <w:webHidden/>
        </w:rPr>
      </w:r>
      <w:r>
        <w:rPr>
          <w:noProof/>
          <w:webHidden/>
        </w:rPr>
        <w:fldChar w:fldCharType="separate"/>
      </w:r>
      <w:ins w:id="551" w:author="Orion" w:date="2011-08-05T22:27:00Z">
        <w:r>
          <w:rPr>
            <w:noProof/>
            <w:webHidden/>
          </w:rPr>
          <w:t>44</w:t>
        </w:r>
        <w:r>
          <w:rPr>
            <w:noProof/>
            <w:webHidden/>
          </w:rPr>
          <w:fldChar w:fldCharType="end"/>
        </w:r>
        <w:r w:rsidRPr="009919F2">
          <w:rPr>
            <w:rStyle w:val="Hyperlink"/>
            <w:noProof/>
          </w:rPr>
          <w:fldChar w:fldCharType="end"/>
        </w:r>
      </w:ins>
    </w:p>
    <w:p w14:paraId="2B80ED37" w14:textId="77777777" w:rsidR="004A59D6" w:rsidRDefault="004A59D6">
      <w:pPr>
        <w:pStyle w:val="TableofFigures"/>
        <w:tabs>
          <w:tab w:val="right" w:leader="dot" w:pos="9628"/>
        </w:tabs>
        <w:rPr>
          <w:ins w:id="552" w:author="Orion" w:date="2011-08-05T22:27:00Z"/>
          <w:rFonts w:eastAsiaTheme="minorEastAsia" w:cstheme="minorBidi"/>
          <w:i w:val="0"/>
          <w:iCs w:val="0"/>
          <w:noProof/>
          <w:kern w:val="0"/>
          <w:sz w:val="22"/>
          <w:szCs w:val="22"/>
          <w:lang w:eastAsia="es-ES" w:bidi="ar-SA"/>
        </w:rPr>
      </w:pPr>
      <w:ins w:id="55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_Toc300346570 \h </w:instrText>
        </w:r>
      </w:ins>
      <w:r>
        <w:rPr>
          <w:noProof/>
          <w:webHidden/>
        </w:rPr>
      </w:r>
      <w:r>
        <w:rPr>
          <w:noProof/>
          <w:webHidden/>
        </w:rPr>
        <w:fldChar w:fldCharType="separate"/>
      </w:r>
      <w:ins w:id="554" w:author="Orion" w:date="2011-08-05T22:27:00Z">
        <w:r>
          <w:rPr>
            <w:noProof/>
            <w:webHidden/>
          </w:rPr>
          <w:t>45</w:t>
        </w:r>
        <w:r>
          <w:rPr>
            <w:noProof/>
            <w:webHidden/>
          </w:rPr>
          <w:fldChar w:fldCharType="end"/>
        </w:r>
        <w:r w:rsidRPr="009919F2">
          <w:rPr>
            <w:rStyle w:val="Hyperlink"/>
            <w:noProof/>
          </w:rPr>
          <w:fldChar w:fldCharType="end"/>
        </w:r>
      </w:ins>
    </w:p>
    <w:p w14:paraId="0C191673" w14:textId="77777777" w:rsidR="004A59D6" w:rsidRDefault="004A59D6">
      <w:pPr>
        <w:pStyle w:val="TableofFigures"/>
        <w:tabs>
          <w:tab w:val="right" w:leader="dot" w:pos="9628"/>
        </w:tabs>
        <w:rPr>
          <w:ins w:id="555" w:author="Orion" w:date="2011-08-05T22:27:00Z"/>
          <w:rFonts w:eastAsiaTheme="minorEastAsia" w:cstheme="minorBidi"/>
          <w:i w:val="0"/>
          <w:iCs w:val="0"/>
          <w:noProof/>
          <w:kern w:val="0"/>
          <w:sz w:val="22"/>
          <w:szCs w:val="22"/>
          <w:lang w:eastAsia="es-ES" w:bidi="ar-SA"/>
        </w:rPr>
      </w:pPr>
      <w:ins w:id="55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_Toc300346571 \h </w:instrText>
        </w:r>
      </w:ins>
      <w:r>
        <w:rPr>
          <w:noProof/>
          <w:webHidden/>
        </w:rPr>
      </w:r>
      <w:r>
        <w:rPr>
          <w:noProof/>
          <w:webHidden/>
        </w:rPr>
        <w:fldChar w:fldCharType="separate"/>
      </w:r>
      <w:ins w:id="557" w:author="Orion" w:date="2011-08-05T22:27:00Z">
        <w:r>
          <w:rPr>
            <w:noProof/>
            <w:webHidden/>
          </w:rPr>
          <w:t>46</w:t>
        </w:r>
        <w:r>
          <w:rPr>
            <w:noProof/>
            <w:webHidden/>
          </w:rPr>
          <w:fldChar w:fldCharType="end"/>
        </w:r>
        <w:r w:rsidRPr="009919F2">
          <w:rPr>
            <w:rStyle w:val="Hyperlink"/>
            <w:noProof/>
          </w:rPr>
          <w:fldChar w:fldCharType="end"/>
        </w:r>
      </w:ins>
    </w:p>
    <w:p w14:paraId="397EE77C" w14:textId="77777777" w:rsidR="004A59D6" w:rsidRDefault="004A59D6">
      <w:pPr>
        <w:pStyle w:val="TableofFigures"/>
        <w:tabs>
          <w:tab w:val="right" w:leader="dot" w:pos="9628"/>
        </w:tabs>
        <w:rPr>
          <w:ins w:id="558" w:author="Orion" w:date="2011-08-05T22:27:00Z"/>
          <w:rFonts w:eastAsiaTheme="minorEastAsia" w:cstheme="minorBidi"/>
          <w:i w:val="0"/>
          <w:iCs w:val="0"/>
          <w:noProof/>
          <w:kern w:val="0"/>
          <w:sz w:val="22"/>
          <w:szCs w:val="22"/>
          <w:lang w:eastAsia="es-ES" w:bidi="ar-SA"/>
        </w:rPr>
      </w:pPr>
      <w:ins w:id="55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17: Diagrama para  Ir al Siguiente Tramo.</w:t>
        </w:r>
        <w:r>
          <w:rPr>
            <w:noProof/>
            <w:webHidden/>
          </w:rPr>
          <w:tab/>
        </w:r>
        <w:r>
          <w:rPr>
            <w:noProof/>
            <w:webHidden/>
          </w:rPr>
          <w:fldChar w:fldCharType="begin"/>
        </w:r>
        <w:r>
          <w:rPr>
            <w:noProof/>
            <w:webHidden/>
          </w:rPr>
          <w:instrText xml:space="preserve"> PAGEREF _Toc300346572 \h </w:instrText>
        </w:r>
      </w:ins>
      <w:r>
        <w:rPr>
          <w:noProof/>
          <w:webHidden/>
        </w:rPr>
      </w:r>
      <w:r>
        <w:rPr>
          <w:noProof/>
          <w:webHidden/>
        </w:rPr>
        <w:fldChar w:fldCharType="separate"/>
      </w:r>
      <w:ins w:id="560" w:author="Orion" w:date="2011-08-05T22:27:00Z">
        <w:r>
          <w:rPr>
            <w:noProof/>
            <w:webHidden/>
          </w:rPr>
          <w:t>46</w:t>
        </w:r>
        <w:r>
          <w:rPr>
            <w:noProof/>
            <w:webHidden/>
          </w:rPr>
          <w:fldChar w:fldCharType="end"/>
        </w:r>
        <w:r w:rsidRPr="009919F2">
          <w:rPr>
            <w:rStyle w:val="Hyperlink"/>
            <w:noProof/>
          </w:rPr>
          <w:fldChar w:fldCharType="end"/>
        </w:r>
      </w:ins>
    </w:p>
    <w:p w14:paraId="5483523E" w14:textId="77777777" w:rsidR="004A59D6" w:rsidRDefault="004A59D6">
      <w:pPr>
        <w:pStyle w:val="TableofFigures"/>
        <w:tabs>
          <w:tab w:val="right" w:leader="dot" w:pos="9628"/>
        </w:tabs>
        <w:rPr>
          <w:ins w:id="561" w:author="Orion" w:date="2011-08-05T22:27:00Z"/>
          <w:rFonts w:eastAsiaTheme="minorEastAsia" w:cstheme="minorBidi"/>
          <w:i w:val="0"/>
          <w:iCs w:val="0"/>
          <w:noProof/>
          <w:kern w:val="0"/>
          <w:sz w:val="22"/>
          <w:szCs w:val="22"/>
          <w:lang w:eastAsia="es-ES" w:bidi="ar-SA"/>
        </w:rPr>
      </w:pPr>
      <w:ins w:id="56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18: Diagrama de Actividad Evitar Conflicto</w:t>
        </w:r>
        <w:r>
          <w:rPr>
            <w:noProof/>
            <w:webHidden/>
          </w:rPr>
          <w:tab/>
        </w:r>
        <w:r>
          <w:rPr>
            <w:noProof/>
            <w:webHidden/>
          </w:rPr>
          <w:fldChar w:fldCharType="begin"/>
        </w:r>
        <w:r>
          <w:rPr>
            <w:noProof/>
            <w:webHidden/>
          </w:rPr>
          <w:instrText xml:space="preserve"> PAGEREF _Toc300346573 \h </w:instrText>
        </w:r>
      </w:ins>
      <w:r>
        <w:rPr>
          <w:noProof/>
          <w:webHidden/>
        </w:rPr>
      </w:r>
      <w:r>
        <w:rPr>
          <w:noProof/>
          <w:webHidden/>
        </w:rPr>
        <w:fldChar w:fldCharType="separate"/>
      </w:r>
      <w:ins w:id="563" w:author="Orion" w:date="2011-08-05T22:27:00Z">
        <w:r>
          <w:rPr>
            <w:noProof/>
            <w:webHidden/>
          </w:rPr>
          <w:t>47</w:t>
        </w:r>
        <w:r>
          <w:rPr>
            <w:noProof/>
            <w:webHidden/>
          </w:rPr>
          <w:fldChar w:fldCharType="end"/>
        </w:r>
        <w:r w:rsidRPr="009919F2">
          <w:rPr>
            <w:rStyle w:val="Hyperlink"/>
            <w:noProof/>
          </w:rPr>
          <w:fldChar w:fldCharType="end"/>
        </w:r>
      </w:ins>
    </w:p>
    <w:p w14:paraId="4CF6F854" w14:textId="77777777" w:rsidR="004A59D6" w:rsidRDefault="004A59D6">
      <w:pPr>
        <w:pStyle w:val="TableofFigures"/>
        <w:tabs>
          <w:tab w:val="right" w:leader="dot" w:pos="9628"/>
        </w:tabs>
        <w:rPr>
          <w:ins w:id="564" w:author="Orion" w:date="2011-08-05T22:27:00Z"/>
          <w:rFonts w:eastAsiaTheme="minorEastAsia" w:cstheme="minorBidi"/>
          <w:i w:val="0"/>
          <w:iCs w:val="0"/>
          <w:noProof/>
          <w:kern w:val="0"/>
          <w:sz w:val="22"/>
          <w:szCs w:val="22"/>
          <w:lang w:eastAsia="es-ES" w:bidi="ar-SA"/>
        </w:rPr>
      </w:pPr>
      <w:ins w:id="56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19: Comprobación de Nuevo Conflicto.</w:t>
        </w:r>
        <w:r>
          <w:rPr>
            <w:noProof/>
            <w:webHidden/>
          </w:rPr>
          <w:tab/>
        </w:r>
        <w:r>
          <w:rPr>
            <w:noProof/>
            <w:webHidden/>
          </w:rPr>
          <w:fldChar w:fldCharType="begin"/>
        </w:r>
        <w:r>
          <w:rPr>
            <w:noProof/>
            <w:webHidden/>
          </w:rPr>
          <w:instrText xml:space="preserve"> PAGEREF _Toc300346574 \h </w:instrText>
        </w:r>
      </w:ins>
      <w:r>
        <w:rPr>
          <w:noProof/>
          <w:webHidden/>
        </w:rPr>
      </w:r>
      <w:r>
        <w:rPr>
          <w:noProof/>
          <w:webHidden/>
        </w:rPr>
        <w:fldChar w:fldCharType="separate"/>
      </w:r>
      <w:ins w:id="566" w:author="Orion" w:date="2011-08-05T22:27:00Z">
        <w:r>
          <w:rPr>
            <w:noProof/>
            <w:webHidden/>
          </w:rPr>
          <w:t>48</w:t>
        </w:r>
        <w:r>
          <w:rPr>
            <w:noProof/>
            <w:webHidden/>
          </w:rPr>
          <w:fldChar w:fldCharType="end"/>
        </w:r>
        <w:r w:rsidRPr="009919F2">
          <w:rPr>
            <w:rStyle w:val="Hyperlink"/>
            <w:noProof/>
          </w:rPr>
          <w:fldChar w:fldCharType="end"/>
        </w:r>
      </w:ins>
    </w:p>
    <w:p w14:paraId="39A18642" w14:textId="77777777" w:rsidR="004A59D6" w:rsidRDefault="004A59D6">
      <w:pPr>
        <w:pStyle w:val="TableofFigures"/>
        <w:tabs>
          <w:tab w:val="right" w:leader="dot" w:pos="9628"/>
        </w:tabs>
        <w:rPr>
          <w:ins w:id="567" w:author="Orion" w:date="2011-08-05T22:27:00Z"/>
          <w:rFonts w:eastAsiaTheme="minorEastAsia" w:cstheme="minorBidi"/>
          <w:i w:val="0"/>
          <w:iCs w:val="0"/>
          <w:noProof/>
          <w:kern w:val="0"/>
          <w:sz w:val="22"/>
          <w:szCs w:val="22"/>
          <w:lang w:eastAsia="es-ES" w:bidi="ar-SA"/>
        </w:rPr>
      </w:pPr>
      <w:ins w:id="56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20: Creación de las Ordenes.</w:t>
        </w:r>
        <w:r>
          <w:rPr>
            <w:noProof/>
            <w:webHidden/>
          </w:rPr>
          <w:tab/>
        </w:r>
        <w:r>
          <w:rPr>
            <w:noProof/>
            <w:webHidden/>
          </w:rPr>
          <w:fldChar w:fldCharType="begin"/>
        </w:r>
        <w:r>
          <w:rPr>
            <w:noProof/>
            <w:webHidden/>
          </w:rPr>
          <w:instrText xml:space="preserve"> PAGEREF _Toc300346575 \h </w:instrText>
        </w:r>
      </w:ins>
      <w:r>
        <w:rPr>
          <w:noProof/>
          <w:webHidden/>
        </w:rPr>
      </w:r>
      <w:r>
        <w:rPr>
          <w:noProof/>
          <w:webHidden/>
        </w:rPr>
        <w:fldChar w:fldCharType="separate"/>
      </w:r>
      <w:ins w:id="569" w:author="Orion" w:date="2011-08-05T22:27:00Z">
        <w:r>
          <w:rPr>
            <w:noProof/>
            <w:webHidden/>
          </w:rPr>
          <w:t>49</w:t>
        </w:r>
        <w:r>
          <w:rPr>
            <w:noProof/>
            <w:webHidden/>
          </w:rPr>
          <w:fldChar w:fldCharType="end"/>
        </w:r>
        <w:r w:rsidRPr="009919F2">
          <w:rPr>
            <w:rStyle w:val="Hyperlink"/>
            <w:noProof/>
          </w:rPr>
          <w:fldChar w:fldCharType="end"/>
        </w:r>
      </w:ins>
    </w:p>
    <w:p w14:paraId="04A8605B" w14:textId="77777777" w:rsidR="004A59D6" w:rsidRDefault="004A59D6">
      <w:pPr>
        <w:pStyle w:val="TableofFigures"/>
        <w:tabs>
          <w:tab w:val="right" w:leader="dot" w:pos="9628"/>
        </w:tabs>
        <w:rPr>
          <w:ins w:id="570" w:author="Orion" w:date="2011-08-05T22:27:00Z"/>
          <w:rFonts w:eastAsiaTheme="minorEastAsia" w:cstheme="minorBidi"/>
          <w:i w:val="0"/>
          <w:iCs w:val="0"/>
          <w:noProof/>
          <w:kern w:val="0"/>
          <w:sz w:val="22"/>
          <w:szCs w:val="22"/>
          <w:lang w:eastAsia="es-ES" w:bidi="ar-SA"/>
        </w:rPr>
      </w:pPr>
      <w:ins w:id="57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_Toc300346576 \h </w:instrText>
        </w:r>
      </w:ins>
      <w:r>
        <w:rPr>
          <w:noProof/>
          <w:webHidden/>
        </w:rPr>
      </w:r>
      <w:r>
        <w:rPr>
          <w:noProof/>
          <w:webHidden/>
        </w:rPr>
        <w:fldChar w:fldCharType="separate"/>
      </w:r>
      <w:ins w:id="572" w:author="Orion" w:date="2011-08-05T22:27:00Z">
        <w:r>
          <w:rPr>
            <w:noProof/>
            <w:webHidden/>
          </w:rPr>
          <w:t>50</w:t>
        </w:r>
        <w:r>
          <w:rPr>
            <w:noProof/>
            <w:webHidden/>
          </w:rPr>
          <w:fldChar w:fldCharType="end"/>
        </w:r>
        <w:r w:rsidRPr="009919F2">
          <w:rPr>
            <w:rStyle w:val="Hyperlink"/>
            <w:noProof/>
          </w:rPr>
          <w:fldChar w:fldCharType="end"/>
        </w:r>
      </w:ins>
    </w:p>
    <w:p w14:paraId="4A853662" w14:textId="77777777" w:rsidR="004A59D6" w:rsidRDefault="004A59D6">
      <w:pPr>
        <w:pStyle w:val="TableofFigures"/>
        <w:tabs>
          <w:tab w:val="right" w:leader="dot" w:pos="9628"/>
        </w:tabs>
        <w:rPr>
          <w:ins w:id="573" w:author="Orion" w:date="2011-08-05T22:27:00Z"/>
          <w:rFonts w:eastAsiaTheme="minorEastAsia" w:cstheme="minorBidi"/>
          <w:i w:val="0"/>
          <w:iCs w:val="0"/>
          <w:noProof/>
          <w:kern w:val="0"/>
          <w:sz w:val="22"/>
          <w:szCs w:val="22"/>
          <w:lang w:eastAsia="es-ES" w:bidi="ar-SA"/>
        </w:rPr>
      </w:pPr>
      <w:ins w:id="57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22: Piloto Obedeciendo una Orden.</w:t>
        </w:r>
        <w:r>
          <w:rPr>
            <w:noProof/>
            <w:webHidden/>
          </w:rPr>
          <w:tab/>
        </w:r>
        <w:r>
          <w:rPr>
            <w:noProof/>
            <w:webHidden/>
          </w:rPr>
          <w:fldChar w:fldCharType="begin"/>
        </w:r>
        <w:r>
          <w:rPr>
            <w:noProof/>
            <w:webHidden/>
          </w:rPr>
          <w:instrText xml:space="preserve"> PAGEREF _Toc300346577 \h </w:instrText>
        </w:r>
      </w:ins>
      <w:r>
        <w:rPr>
          <w:noProof/>
          <w:webHidden/>
        </w:rPr>
      </w:r>
      <w:r>
        <w:rPr>
          <w:noProof/>
          <w:webHidden/>
        </w:rPr>
        <w:fldChar w:fldCharType="separate"/>
      </w:r>
      <w:ins w:id="575" w:author="Orion" w:date="2011-08-05T22:27:00Z">
        <w:r>
          <w:rPr>
            <w:noProof/>
            <w:webHidden/>
          </w:rPr>
          <w:t>51</w:t>
        </w:r>
        <w:r>
          <w:rPr>
            <w:noProof/>
            <w:webHidden/>
          </w:rPr>
          <w:fldChar w:fldCharType="end"/>
        </w:r>
        <w:r w:rsidRPr="009919F2">
          <w:rPr>
            <w:rStyle w:val="Hyperlink"/>
            <w:noProof/>
          </w:rPr>
          <w:fldChar w:fldCharType="end"/>
        </w:r>
      </w:ins>
    </w:p>
    <w:p w14:paraId="738437B2" w14:textId="77777777" w:rsidR="004A59D6" w:rsidRDefault="004A59D6">
      <w:pPr>
        <w:pStyle w:val="TableofFigures"/>
        <w:tabs>
          <w:tab w:val="right" w:leader="dot" w:pos="9628"/>
        </w:tabs>
        <w:rPr>
          <w:ins w:id="576" w:author="Orion" w:date="2011-08-05T22:27:00Z"/>
          <w:rFonts w:eastAsiaTheme="minorEastAsia" w:cstheme="minorBidi"/>
          <w:i w:val="0"/>
          <w:iCs w:val="0"/>
          <w:noProof/>
          <w:kern w:val="0"/>
          <w:sz w:val="22"/>
          <w:szCs w:val="22"/>
          <w:lang w:eastAsia="es-ES" w:bidi="ar-SA"/>
        </w:rPr>
      </w:pPr>
      <w:ins w:id="57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_Toc300346578 \h </w:instrText>
        </w:r>
      </w:ins>
      <w:r>
        <w:rPr>
          <w:noProof/>
          <w:webHidden/>
        </w:rPr>
      </w:r>
      <w:r>
        <w:rPr>
          <w:noProof/>
          <w:webHidden/>
        </w:rPr>
        <w:fldChar w:fldCharType="separate"/>
      </w:r>
      <w:ins w:id="578" w:author="Orion" w:date="2011-08-05T22:27:00Z">
        <w:r>
          <w:rPr>
            <w:noProof/>
            <w:webHidden/>
          </w:rPr>
          <w:t>51</w:t>
        </w:r>
        <w:r>
          <w:rPr>
            <w:noProof/>
            <w:webHidden/>
          </w:rPr>
          <w:fldChar w:fldCharType="end"/>
        </w:r>
        <w:r w:rsidRPr="009919F2">
          <w:rPr>
            <w:rStyle w:val="Hyperlink"/>
            <w:noProof/>
          </w:rPr>
          <w:fldChar w:fldCharType="end"/>
        </w:r>
      </w:ins>
    </w:p>
    <w:p w14:paraId="3259AFA9" w14:textId="77777777" w:rsidR="004A59D6" w:rsidRDefault="004A59D6">
      <w:pPr>
        <w:pStyle w:val="TableofFigures"/>
        <w:tabs>
          <w:tab w:val="right" w:leader="dot" w:pos="9628"/>
        </w:tabs>
        <w:rPr>
          <w:ins w:id="579" w:author="Orion" w:date="2011-08-05T22:27:00Z"/>
          <w:rFonts w:eastAsiaTheme="minorEastAsia" w:cstheme="minorBidi"/>
          <w:i w:val="0"/>
          <w:iCs w:val="0"/>
          <w:noProof/>
          <w:kern w:val="0"/>
          <w:sz w:val="22"/>
          <w:szCs w:val="22"/>
          <w:lang w:eastAsia="es-ES" w:bidi="ar-SA"/>
        </w:rPr>
      </w:pPr>
      <w:ins w:id="58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"_Toc300346579"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24: Ir al Siguiente Tramo Con Conflicto.</w:t>
        </w:r>
        <w:r>
          <w:rPr>
            <w:noProof/>
            <w:webHidden/>
          </w:rPr>
          <w:tab/>
        </w:r>
        <w:r>
          <w:rPr>
            <w:noProof/>
            <w:webHidden/>
          </w:rPr>
          <w:fldChar w:fldCharType="begin"/>
        </w:r>
        <w:r>
          <w:rPr>
            <w:noProof/>
            <w:webHidden/>
          </w:rPr>
          <w:instrText xml:space="preserve"> PAGEREF _Toc300346579 \h </w:instrText>
        </w:r>
      </w:ins>
      <w:r>
        <w:rPr>
          <w:noProof/>
          <w:webHidden/>
        </w:rPr>
      </w:r>
      <w:r>
        <w:rPr>
          <w:noProof/>
          <w:webHidden/>
        </w:rPr>
        <w:fldChar w:fldCharType="separate"/>
      </w:r>
      <w:ins w:id="581" w:author="Orion" w:date="2011-08-05T22:27:00Z">
        <w:r>
          <w:rPr>
            <w:noProof/>
            <w:webHidden/>
          </w:rPr>
          <w:t>52</w:t>
        </w:r>
        <w:r>
          <w:rPr>
            <w:noProof/>
            <w:webHidden/>
          </w:rPr>
          <w:fldChar w:fldCharType="end"/>
        </w:r>
        <w:r w:rsidRPr="009919F2">
          <w:rPr>
            <w:rStyle w:val="Hyperlink"/>
            <w:noProof/>
          </w:rPr>
          <w:fldChar w:fldCharType="end"/>
        </w:r>
      </w:ins>
    </w:p>
    <w:p w14:paraId="35B4B3F2" w14:textId="77777777" w:rsidR="004A59D6" w:rsidRDefault="004A59D6">
      <w:pPr>
        <w:pStyle w:val="TableofFigures"/>
        <w:tabs>
          <w:tab w:val="right" w:leader="dot" w:pos="9628"/>
        </w:tabs>
        <w:rPr>
          <w:ins w:id="582" w:author="Orion" w:date="2011-08-05T22:27:00Z"/>
          <w:rFonts w:eastAsiaTheme="minorEastAsia" w:cstheme="minorBidi"/>
          <w:i w:val="0"/>
          <w:iCs w:val="0"/>
          <w:noProof/>
          <w:kern w:val="0"/>
          <w:sz w:val="22"/>
          <w:szCs w:val="22"/>
          <w:lang w:eastAsia="es-ES" w:bidi="ar-SA"/>
        </w:rPr>
      </w:pPr>
      <w:ins w:id="58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25: IAF Estado Mental</w:t>
        </w:r>
        <w:r>
          <w:rPr>
            <w:noProof/>
            <w:webHidden/>
          </w:rPr>
          <w:tab/>
        </w:r>
        <w:r>
          <w:rPr>
            <w:noProof/>
            <w:webHidden/>
          </w:rPr>
          <w:fldChar w:fldCharType="begin"/>
        </w:r>
        <w:r>
          <w:rPr>
            <w:noProof/>
            <w:webHidden/>
          </w:rPr>
          <w:instrText xml:space="preserve"> PAGEREF _Toc300346580 \h </w:instrText>
        </w:r>
      </w:ins>
      <w:r>
        <w:rPr>
          <w:noProof/>
          <w:webHidden/>
        </w:rPr>
      </w:r>
      <w:r>
        <w:rPr>
          <w:noProof/>
          <w:webHidden/>
        </w:rPr>
        <w:fldChar w:fldCharType="separate"/>
      </w:r>
      <w:ins w:id="584" w:author="Orion" w:date="2011-08-05T22:27:00Z">
        <w:r>
          <w:rPr>
            <w:noProof/>
            <w:webHidden/>
          </w:rPr>
          <w:t>54</w:t>
        </w:r>
        <w:r>
          <w:rPr>
            <w:noProof/>
            <w:webHidden/>
          </w:rPr>
          <w:fldChar w:fldCharType="end"/>
        </w:r>
        <w:r w:rsidRPr="009919F2">
          <w:rPr>
            <w:rStyle w:val="Hyperlink"/>
            <w:noProof/>
          </w:rPr>
          <w:fldChar w:fldCharType="end"/>
        </w:r>
      </w:ins>
    </w:p>
    <w:p w14:paraId="706824AD" w14:textId="77777777" w:rsidR="004A59D6" w:rsidRDefault="004A59D6">
      <w:pPr>
        <w:pStyle w:val="TableofFigures"/>
        <w:tabs>
          <w:tab w:val="right" w:leader="dot" w:pos="9628"/>
        </w:tabs>
        <w:rPr>
          <w:ins w:id="585" w:author="Orion" w:date="2011-08-05T22:27:00Z"/>
          <w:rFonts w:eastAsiaTheme="minorEastAsia" w:cstheme="minorBidi"/>
          <w:i w:val="0"/>
          <w:iCs w:val="0"/>
          <w:noProof/>
          <w:kern w:val="0"/>
          <w:sz w:val="22"/>
          <w:szCs w:val="22"/>
          <w:lang w:eastAsia="es-ES" w:bidi="ar-SA"/>
        </w:rPr>
      </w:pPr>
      <w:ins w:id="58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26: IAF Interacciones</w:t>
        </w:r>
        <w:r>
          <w:rPr>
            <w:noProof/>
            <w:webHidden/>
          </w:rPr>
          <w:tab/>
        </w:r>
        <w:r>
          <w:rPr>
            <w:noProof/>
            <w:webHidden/>
          </w:rPr>
          <w:fldChar w:fldCharType="begin"/>
        </w:r>
        <w:r>
          <w:rPr>
            <w:noProof/>
            <w:webHidden/>
          </w:rPr>
          <w:instrText xml:space="preserve"> PAGEREF _Toc300346581 \h </w:instrText>
        </w:r>
      </w:ins>
      <w:r>
        <w:rPr>
          <w:noProof/>
          <w:webHidden/>
        </w:rPr>
      </w:r>
      <w:r>
        <w:rPr>
          <w:noProof/>
          <w:webHidden/>
        </w:rPr>
        <w:fldChar w:fldCharType="separate"/>
      </w:r>
      <w:ins w:id="587" w:author="Orion" w:date="2011-08-05T22:27:00Z">
        <w:r>
          <w:rPr>
            <w:noProof/>
            <w:webHidden/>
          </w:rPr>
          <w:t>54</w:t>
        </w:r>
        <w:r>
          <w:rPr>
            <w:noProof/>
            <w:webHidden/>
          </w:rPr>
          <w:fldChar w:fldCharType="end"/>
        </w:r>
        <w:r w:rsidRPr="009919F2">
          <w:rPr>
            <w:rStyle w:val="Hyperlink"/>
            <w:noProof/>
          </w:rPr>
          <w:fldChar w:fldCharType="end"/>
        </w:r>
      </w:ins>
    </w:p>
    <w:p w14:paraId="6653F1EA" w14:textId="77777777" w:rsidR="004A59D6" w:rsidRDefault="004A59D6">
      <w:pPr>
        <w:pStyle w:val="TableofFigures"/>
        <w:tabs>
          <w:tab w:val="right" w:leader="dot" w:pos="9628"/>
        </w:tabs>
        <w:rPr>
          <w:ins w:id="588" w:author="Orion" w:date="2011-08-05T22:27:00Z"/>
          <w:rFonts w:eastAsiaTheme="minorEastAsia" w:cstheme="minorBidi"/>
          <w:i w:val="0"/>
          <w:iCs w:val="0"/>
          <w:noProof/>
          <w:kern w:val="0"/>
          <w:sz w:val="22"/>
          <w:szCs w:val="22"/>
          <w:lang w:eastAsia="es-ES" w:bidi="ar-SA"/>
        </w:rPr>
      </w:pPr>
      <w:ins w:id="58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27: IAF Logs</w:t>
        </w:r>
        <w:r>
          <w:rPr>
            <w:noProof/>
            <w:webHidden/>
          </w:rPr>
          <w:tab/>
        </w:r>
        <w:r>
          <w:rPr>
            <w:noProof/>
            <w:webHidden/>
          </w:rPr>
          <w:fldChar w:fldCharType="begin"/>
        </w:r>
        <w:r>
          <w:rPr>
            <w:noProof/>
            <w:webHidden/>
          </w:rPr>
          <w:instrText xml:space="preserve"> PAGEREF _Toc300346582 \h </w:instrText>
        </w:r>
      </w:ins>
      <w:r>
        <w:rPr>
          <w:noProof/>
          <w:webHidden/>
        </w:rPr>
      </w:r>
      <w:r>
        <w:rPr>
          <w:noProof/>
          <w:webHidden/>
        </w:rPr>
        <w:fldChar w:fldCharType="separate"/>
      </w:r>
      <w:ins w:id="590" w:author="Orion" w:date="2011-08-05T22:27:00Z">
        <w:r>
          <w:rPr>
            <w:noProof/>
            <w:webHidden/>
          </w:rPr>
          <w:t>55</w:t>
        </w:r>
        <w:r>
          <w:rPr>
            <w:noProof/>
            <w:webHidden/>
          </w:rPr>
          <w:fldChar w:fldCharType="end"/>
        </w:r>
        <w:r w:rsidRPr="009919F2">
          <w:rPr>
            <w:rStyle w:val="Hyperlink"/>
            <w:noProof/>
          </w:rPr>
          <w:fldChar w:fldCharType="end"/>
        </w:r>
      </w:ins>
    </w:p>
    <w:p w14:paraId="3D747B98" w14:textId="77777777" w:rsidR="004A59D6" w:rsidRDefault="004A59D6">
      <w:pPr>
        <w:pStyle w:val="TableofFigures"/>
        <w:tabs>
          <w:tab w:val="right" w:leader="dot" w:pos="9628"/>
        </w:tabs>
        <w:rPr>
          <w:ins w:id="591" w:author="Orion" w:date="2011-08-05T22:27:00Z"/>
          <w:rFonts w:eastAsiaTheme="minorEastAsia" w:cstheme="minorBidi"/>
          <w:i w:val="0"/>
          <w:iCs w:val="0"/>
          <w:noProof/>
          <w:kern w:val="0"/>
          <w:sz w:val="22"/>
          <w:szCs w:val="22"/>
          <w:lang w:eastAsia="es-ES" w:bidi="ar-SA"/>
        </w:rPr>
      </w:pPr>
      <w:ins w:id="59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28. Aplicación de visualización.</w:t>
        </w:r>
        <w:r>
          <w:rPr>
            <w:noProof/>
            <w:webHidden/>
          </w:rPr>
          <w:tab/>
        </w:r>
        <w:r>
          <w:rPr>
            <w:noProof/>
            <w:webHidden/>
          </w:rPr>
          <w:fldChar w:fldCharType="begin"/>
        </w:r>
        <w:r>
          <w:rPr>
            <w:noProof/>
            <w:webHidden/>
          </w:rPr>
          <w:instrText xml:space="preserve"> PAGEREF _Toc300346583 \h </w:instrText>
        </w:r>
      </w:ins>
      <w:r>
        <w:rPr>
          <w:noProof/>
          <w:webHidden/>
        </w:rPr>
      </w:r>
      <w:r>
        <w:rPr>
          <w:noProof/>
          <w:webHidden/>
        </w:rPr>
        <w:fldChar w:fldCharType="separate"/>
      </w:r>
      <w:ins w:id="593" w:author="Orion" w:date="2011-08-05T22:27:00Z">
        <w:r>
          <w:rPr>
            <w:noProof/>
            <w:webHidden/>
          </w:rPr>
          <w:t>56</w:t>
        </w:r>
        <w:r>
          <w:rPr>
            <w:noProof/>
            <w:webHidden/>
          </w:rPr>
          <w:fldChar w:fldCharType="end"/>
        </w:r>
        <w:r w:rsidRPr="009919F2">
          <w:rPr>
            <w:rStyle w:val="Hyperlink"/>
            <w:noProof/>
          </w:rPr>
          <w:fldChar w:fldCharType="end"/>
        </w:r>
      </w:ins>
    </w:p>
    <w:p w14:paraId="38B64B0A" w14:textId="77777777" w:rsidR="004A59D6" w:rsidRDefault="004A59D6">
      <w:pPr>
        <w:pStyle w:val="TableofFigures"/>
        <w:tabs>
          <w:tab w:val="right" w:leader="dot" w:pos="9628"/>
        </w:tabs>
        <w:rPr>
          <w:ins w:id="594" w:author="Orion" w:date="2011-08-05T22:27:00Z"/>
          <w:rFonts w:eastAsiaTheme="minorEastAsia" w:cstheme="minorBidi"/>
          <w:i w:val="0"/>
          <w:iCs w:val="0"/>
          <w:noProof/>
          <w:kern w:val="0"/>
          <w:sz w:val="22"/>
          <w:szCs w:val="22"/>
          <w:lang w:eastAsia="es-ES" w:bidi="ar-SA"/>
        </w:rPr>
      </w:pPr>
      <w:ins w:id="59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29: Despliegue dos aviones.</w:t>
        </w:r>
        <w:r>
          <w:rPr>
            <w:noProof/>
            <w:webHidden/>
          </w:rPr>
          <w:tab/>
        </w:r>
        <w:r>
          <w:rPr>
            <w:noProof/>
            <w:webHidden/>
          </w:rPr>
          <w:fldChar w:fldCharType="begin"/>
        </w:r>
        <w:r>
          <w:rPr>
            <w:noProof/>
            <w:webHidden/>
          </w:rPr>
          <w:instrText xml:space="preserve"> PAGEREF _Toc300346584 \h </w:instrText>
        </w:r>
      </w:ins>
      <w:r>
        <w:rPr>
          <w:noProof/>
          <w:webHidden/>
        </w:rPr>
      </w:r>
      <w:r>
        <w:rPr>
          <w:noProof/>
          <w:webHidden/>
        </w:rPr>
        <w:fldChar w:fldCharType="separate"/>
      </w:r>
      <w:ins w:id="596" w:author="Orion" w:date="2011-08-05T22:27:00Z">
        <w:r>
          <w:rPr>
            <w:noProof/>
            <w:webHidden/>
          </w:rPr>
          <w:t>59</w:t>
        </w:r>
        <w:r>
          <w:rPr>
            <w:noProof/>
            <w:webHidden/>
          </w:rPr>
          <w:fldChar w:fldCharType="end"/>
        </w:r>
        <w:r w:rsidRPr="009919F2">
          <w:rPr>
            <w:rStyle w:val="Hyperlink"/>
            <w:noProof/>
          </w:rPr>
          <w:fldChar w:fldCharType="end"/>
        </w:r>
      </w:ins>
    </w:p>
    <w:p w14:paraId="446989C9" w14:textId="77777777" w:rsidR="004A59D6" w:rsidRDefault="004A59D6">
      <w:pPr>
        <w:pStyle w:val="TableofFigures"/>
        <w:tabs>
          <w:tab w:val="right" w:leader="dot" w:pos="9628"/>
        </w:tabs>
        <w:rPr>
          <w:ins w:id="597" w:author="Orion" w:date="2011-08-05T22:27:00Z"/>
          <w:rFonts w:eastAsiaTheme="minorEastAsia" w:cstheme="minorBidi"/>
          <w:i w:val="0"/>
          <w:iCs w:val="0"/>
          <w:noProof/>
          <w:kern w:val="0"/>
          <w:sz w:val="22"/>
          <w:szCs w:val="22"/>
          <w:lang w:eastAsia="es-ES" w:bidi="ar-SA"/>
        </w:rPr>
      </w:pPr>
      <w:ins w:id="59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_Toc300346585 \h </w:instrText>
        </w:r>
      </w:ins>
      <w:r>
        <w:rPr>
          <w:noProof/>
          <w:webHidden/>
        </w:rPr>
      </w:r>
      <w:r>
        <w:rPr>
          <w:noProof/>
          <w:webHidden/>
        </w:rPr>
        <w:fldChar w:fldCharType="separate"/>
      </w:r>
      <w:ins w:id="599" w:author="Orion" w:date="2011-08-05T22:27:00Z">
        <w:r>
          <w:rPr>
            <w:noProof/>
            <w:webHidden/>
          </w:rPr>
          <w:t>60</w:t>
        </w:r>
        <w:r>
          <w:rPr>
            <w:noProof/>
            <w:webHidden/>
          </w:rPr>
          <w:fldChar w:fldCharType="end"/>
        </w:r>
        <w:r w:rsidRPr="009919F2">
          <w:rPr>
            <w:rStyle w:val="Hyperlink"/>
            <w:noProof/>
          </w:rPr>
          <w:fldChar w:fldCharType="end"/>
        </w:r>
      </w:ins>
    </w:p>
    <w:p w14:paraId="1FD7C4FB" w14:textId="77777777" w:rsidR="004A59D6" w:rsidRDefault="004A59D6">
      <w:pPr>
        <w:pStyle w:val="TableofFigures"/>
        <w:tabs>
          <w:tab w:val="right" w:leader="dot" w:pos="9628"/>
        </w:tabs>
        <w:rPr>
          <w:ins w:id="600" w:author="Orion" w:date="2011-08-05T22:27:00Z"/>
          <w:rFonts w:eastAsiaTheme="minorEastAsia" w:cstheme="minorBidi"/>
          <w:i w:val="0"/>
          <w:iCs w:val="0"/>
          <w:noProof/>
          <w:kern w:val="0"/>
          <w:sz w:val="22"/>
          <w:szCs w:val="22"/>
          <w:lang w:eastAsia="es-ES" w:bidi="ar-SA"/>
        </w:rPr>
      </w:pPr>
      <w:ins w:id="60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31: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_Toc300346586 \h </w:instrText>
        </w:r>
      </w:ins>
      <w:r>
        <w:rPr>
          <w:noProof/>
          <w:webHidden/>
        </w:rPr>
      </w:r>
      <w:r>
        <w:rPr>
          <w:noProof/>
          <w:webHidden/>
        </w:rPr>
        <w:fldChar w:fldCharType="separate"/>
      </w:r>
      <w:ins w:id="602" w:author="Orion" w:date="2011-08-05T22:27:00Z">
        <w:r>
          <w:rPr>
            <w:noProof/>
            <w:webHidden/>
          </w:rPr>
          <w:t>61</w:t>
        </w:r>
        <w:r>
          <w:rPr>
            <w:noProof/>
            <w:webHidden/>
          </w:rPr>
          <w:fldChar w:fldCharType="end"/>
        </w:r>
        <w:r w:rsidRPr="009919F2">
          <w:rPr>
            <w:rStyle w:val="Hyperlink"/>
            <w:noProof/>
          </w:rPr>
          <w:fldChar w:fldCharType="end"/>
        </w:r>
      </w:ins>
    </w:p>
    <w:p w14:paraId="33AC864F" w14:textId="77777777" w:rsidR="004A59D6" w:rsidRDefault="004A59D6">
      <w:pPr>
        <w:pStyle w:val="TableofFigures"/>
        <w:tabs>
          <w:tab w:val="right" w:leader="dot" w:pos="9628"/>
        </w:tabs>
        <w:rPr>
          <w:ins w:id="603" w:author="Orion" w:date="2011-08-05T22:27:00Z"/>
          <w:rFonts w:eastAsiaTheme="minorEastAsia" w:cstheme="minorBidi"/>
          <w:i w:val="0"/>
          <w:iCs w:val="0"/>
          <w:noProof/>
          <w:kern w:val="0"/>
          <w:sz w:val="22"/>
          <w:szCs w:val="22"/>
          <w:lang w:eastAsia="es-ES" w:bidi="ar-SA"/>
        </w:rPr>
      </w:pPr>
      <w:ins w:id="604"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_Toc300346587 \h </w:instrText>
        </w:r>
      </w:ins>
      <w:r>
        <w:rPr>
          <w:noProof/>
          <w:webHidden/>
        </w:rPr>
      </w:r>
      <w:r>
        <w:rPr>
          <w:noProof/>
          <w:webHidden/>
        </w:rPr>
        <w:fldChar w:fldCharType="separate"/>
      </w:r>
      <w:ins w:id="605" w:author="Orion" w:date="2011-08-05T22:27:00Z">
        <w:r>
          <w:rPr>
            <w:noProof/>
            <w:webHidden/>
          </w:rPr>
          <w:t>62</w:t>
        </w:r>
        <w:r>
          <w:rPr>
            <w:noProof/>
            <w:webHidden/>
          </w:rPr>
          <w:fldChar w:fldCharType="end"/>
        </w:r>
        <w:r w:rsidRPr="009919F2">
          <w:rPr>
            <w:rStyle w:val="Hyperlink"/>
            <w:noProof/>
          </w:rPr>
          <w:fldChar w:fldCharType="end"/>
        </w:r>
      </w:ins>
    </w:p>
    <w:p w14:paraId="7CA95638" w14:textId="77777777" w:rsidR="004A59D6" w:rsidRDefault="004A59D6">
      <w:pPr>
        <w:pStyle w:val="TableofFigures"/>
        <w:tabs>
          <w:tab w:val="right" w:leader="dot" w:pos="9628"/>
        </w:tabs>
        <w:rPr>
          <w:ins w:id="606" w:author="Orion" w:date="2011-08-05T22:27:00Z"/>
          <w:rFonts w:eastAsiaTheme="minorEastAsia" w:cstheme="minorBidi"/>
          <w:i w:val="0"/>
          <w:iCs w:val="0"/>
          <w:noProof/>
          <w:kern w:val="0"/>
          <w:sz w:val="22"/>
          <w:szCs w:val="22"/>
          <w:lang w:eastAsia="es-ES" w:bidi="ar-SA"/>
        </w:rPr>
      </w:pPr>
      <w:ins w:id="60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_Toc300346588 \h </w:instrText>
        </w:r>
      </w:ins>
      <w:r>
        <w:rPr>
          <w:noProof/>
          <w:webHidden/>
        </w:rPr>
      </w:r>
      <w:r>
        <w:rPr>
          <w:noProof/>
          <w:webHidden/>
        </w:rPr>
        <w:fldChar w:fldCharType="separate"/>
      </w:r>
      <w:ins w:id="608" w:author="Orion" w:date="2011-08-05T22:27:00Z">
        <w:r>
          <w:rPr>
            <w:noProof/>
            <w:webHidden/>
          </w:rPr>
          <w:t>62</w:t>
        </w:r>
        <w:r>
          <w:rPr>
            <w:noProof/>
            <w:webHidden/>
          </w:rPr>
          <w:fldChar w:fldCharType="end"/>
        </w:r>
        <w:r w:rsidRPr="009919F2">
          <w:rPr>
            <w:rStyle w:val="Hyperlink"/>
            <w:noProof/>
          </w:rPr>
          <w:fldChar w:fldCharType="end"/>
        </w:r>
      </w:ins>
    </w:p>
    <w:p w14:paraId="075D942A" w14:textId="77777777" w:rsidR="004A59D6" w:rsidRDefault="004A59D6">
      <w:pPr>
        <w:pStyle w:val="TableofFigures"/>
        <w:tabs>
          <w:tab w:val="right" w:leader="dot" w:pos="9628"/>
        </w:tabs>
        <w:rPr>
          <w:ins w:id="609" w:author="Orion" w:date="2011-08-05T22:27:00Z"/>
          <w:rFonts w:eastAsiaTheme="minorEastAsia" w:cstheme="minorBidi"/>
          <w:i w:val="0"/>
          <w:iCs w:val="0"/>
          <w:noProof/>
          <w:kern w:val="0"/>
          <w:sz w:val="22"/>
          <w:szCs w:val="22"/>
          <w:lang w:eastAsia="es-ES" w:bidi="ar-SA"/>
        </w:rPr>
      </w:pPr>
      <w:ins w:id="61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"_Toc300346589"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34: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_Toc300346589 \h </w:instrText>
        </w:r>
      </w:ins>
      <w:r>
        <w:rPr>
          <w:noProof/>
          <w:webHidden/>
        </w:rPr>
      </w:r>
      <w:r>
        <w:rPr>
          <w:noProof/>
          <w:webHidden/>
        </w:rPr>
        <w:fldChar w:fldCharType="separate"/>
      </w:r>
      <w:ins w:id="611" w:author="Orion" w:date="2011-08-05T22:27:00Z">
        <w:r>
          <w:rPr>
            <w:noProof/>
            <w:webHidden/>
          </w:rPr>
          <w:t>63</w:t>
        </w:r>
        <w:r>
          <w:rPr>
            <w:noProof/>
            <w:webHidden/>
          </w:rPr>
          <w:fldChar w:fldCharType="end"/>
        </w:r>
        <w:r w:rsidRPr="009919F2">
          <w:rPr>
            <w:rStyle w:val="Hyperlink"/>
            <w:noProof/>
          </w:rPr>
          <w:fldChar w:fldCharType="end"/>
        </w:r>
      </w:ins>
    </w:p>
    <w:p w14:paraId="2C09BF70" w14:textId="77777777" w:rsidR="004A59D6" w:rsidRDefault="004A59D6">
      <w:pPr>
        <w:pStyle w:val="TableofFigures"/>
        <w:tabs>
          <w:tab w:val="right" w:leader="dot" w:pos="9628"/>
        </w:tabs>
        <w:rPr>
          <w:ins w:id="612" w:author="Orion" w:date="2011-08-05T22:27:00Z"/>
          <w:rFonts w:eastAsiaTheme="minorEastAsia" w:cstheme="minorBidi"/>
          <w:i w:val="0"/>
          <w:iCs w:val="0"/>
          <w:noProof/>
          <w:kern w:val="0"/>
          <w:sz w:val="22"/>
          <w:szCs w:val="22"/>
          <w:lang w:eastAsia="es-ES" w:bidi="ar-SA"/>
        </w:rPr>
      </w:pPr>
      <w:ins w:id="61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_Toc300346590 \h </w:instrText>
        </w:r>
      </w:ins>
      <w:r>
        <w:rPr>
          <w:noProof/>
          <w:webHidden/>
        </w:rPr>
      </w:r>
      <w:r>
        <w:rPr>
          <w:noProof/>
          <w:webHidden/>
        </w:rPr>
        <w:fldChar w:fldCharType="separate"/>
      </w:r>
      <w:ins w:id="614" w:author="Orion" w:date="2011-08-05T22:27:00Z">
        <w:r>
          <w:rPr>
            <w:noProof/>
            <w:webHidden/>
          </w:rPr>
          <w:t>64</w:t>
        </w:r>
        <w:r>
          <w:rPr>
            <w:noProof/>
            <w:webHidden/>
          </w:rPr>
          <w:fldChar w:fldCharType="end"/>
        </w:r>
        <w:r w:rsidRPr="009919F2">
          <w:rPr>
            <w:rStyle w:val="Hyperlink"/>
            <w:noProof/>
          </w:rPr>
          <w:fldChar w:fldCharType="end"/>
        </w:r>
      </w:ins>
    </w:p>
    <w:p w14:paraId="0D01FDAA" w14:textId="77777777" w:rsidR="004A59D6" w:rsidRDefault="004A59D6">
      <w:pPr>
        <w:pStyle w:val="TableofFigures"/>
        <w:tabs>
          <w:tab w:val="right" w:leader="dot" w:pos="9628"/>
        </w:tabs>
        <w:rPr>
          <w:ins w:id="615" w:author="Orion" w:date="2011-08-05T22:27:00Z"/>
          <w:rFonts w:eastAsiaTheme="minorEastAsia" w:cstheme="minorBidi"/>
          <w:i w:val="0"/>
          <w:iCs w:val="0"/>
          <w:noProof/>
          <w:kern w:val="0"/>
          <w:sz w:val="22"/>
          <w:szCs w:val="22"/>
          <w:lang w:eastAsia="es-ES" w:bidi="ar-SA"/>
        </w:rPr>
      </w:pPr>
      <w:ins w:id="61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36: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_Toc300346591 \h </w:instrText>
        </w:r>
      </w:ins>
      <w:r>
        <w:rPr>
          <w:noProof/>
          <w:webHidden/>
        </w:rPr>
      </w:r>
      <w:r>
        <w:rPr>
          <w:noProof/>
          <w:webHidden/>
        </w:rPr>
        <w:fldChar w:fldCharType="separate"/>
      </w:r>
      <w:ins w:id="617" w:author="Orion" w:date="2011-08-05T22:27:00Z">
        <w:r>
          <w:rPr>
            <w:noProof/>
            <w:webHidden/>
          </w:rPr>
          <w:t>64</w:t>
        </w:r>
        <w:r>
          <w:rPr>
            <w:noProof/>
            <w:webHidden/>
          </w:rPr>
          <w:fldChar w:fldCharType="end"/>
        </w:r>
        <w:r w:rsidRPr="009919F2">
          <w:rPr>
            <w:rStyle w:val="Hyperlink"/>
            <w:noProof/>
          </w:rPr>
          <w:fldChar w:fldCharType="end"/>
        </w:r>
      </w:ins>
    </w:p>
    <w:p w14:paraId="206D0B4C" w14:textId="77777777" w:rsidR="004A59D6" w:rsidRDefault="004A59D6">
      <w:pPr>
        <w:pStyle w:val="TableofFigures"/>
        <w:tabs>
          <w:tab w:val="right" w:leader="dot" w:pos="9628"/>
        </w:tabs>
        <w:rPr>
          <w:ins w:id="618" w:author="Orion" w:date="2011-08-05T22:27:00Z"/>
          <w:rFonts w:eastAsiaTheme="minorEastAsia" w:cstheme="minorBidi"/>
          <w:i w:val="0"/>
          <w:iCs w:val="0"/>
          <w:noProof/>
          <w:kern w:val="0"/>
          <w:sz w:val="22"/>
          <w:szCs w:val="22"/>
          <w:lang w:eastAsia="es-ES" w:bidi="ar-SA"/>
        </w:rPr>
      </w:pPr>
      <w:ins w:id="619"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"_Toc300346592"</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_Toc300346592 \h </w:instrText>
        </w:r>
      </w:ins>
      <w:r>
        <w:rPr>
          <w:noProof/>
          <w:webHidden/>
        </w:rPr>
      </w:r>
      <w:r>
        <w:rPr>
          <w:noProof/>
          <w:webHidden/>
        </w:rPr>
        <w:fldChar w:fldCharType="separate"/>
      </w:r>
      <w:ins w:id="620" w:author="Orion" w:date="2011-08-05T22:27:00Z">
        <w:r>
          <w:rPr>
            <w:noProof/>
            <w:webHidden/>
          </w:rPr>
          <w:t>65</w:t>
        </w:r>
        <w:r>
          <w:rPr>
            <w:noProof/>
            <w:webHidden/>
          </w:rPr>
          <w:fldChar w:fldCharType="end"/>
        </w:r>
        <w:r w:rsidRPr="009919F2">
          <w:rPr>
            <w:rStyle w:val="Hyperlink"/>
            <w:noProof/>
          </w:rPr>
          <w:fldChar w:fldCharType="end"/>
        </w:r>
      </w:ins>
    </w:p>
    <w:p w14:paraId="1257205A" w14:textId="77777777" w:rsidR="004A59D6" w:rsidRDefault="004A59D6">
      <w:pPr>
        <w:pStyle w:val="TableofFigures"/>
        <w:tabs>
          <w:tab w:val="right" w:leader="dot" w:pos="9628"/>
        </w:tabs>
        <w:rPr>
          <w:ins w:id="621" w:author="Orion" w:date="2011-08-05T22:27:00Z"/>
          <w:rFonts w:eastAsiaTheme="minorEastAsia" w:cstheme="minorBidi"/>
          <w:i w:val="0"/>
          <w:iCs w:val="0"/>
          <w:noProof/>
          <w:kern w:val="0"/>
          <w:sz w:val="22"/>
          <w:szCs w:val="22"/>
          <w:lang w:eastAsia="es-ES" w:bidi="ar-SA"/>
        </w:rPr>
      </w:pPr>
      <w:ins w:id="622"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"_Toc300346593"</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38: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_Toc300346593 \h </w:instrText>
        </w:r>
      </w:ins>
      <w:r>
        <w:rPr>
          <w:noProof/>
          <w:webHidden/>
        </w:rPr>
      </w:r>
      <w:r>
        <w:rPr>
          <w:noProof/>
          <w:webHidden/>
        </w:rPr>
        <w:fldChar w:fldCharType="separate"/>
      </w:r>
      <w:ins w:id="623" w:author="Orion" w:date="2011-08-05T22:27:00Z">
        <w:r>
          <w:rPr>
            <w:noProof/>
            <w:webHidden/>
          </w:rPr>
          <w:t>65</w:t>
        </w:r>
        <w:r>
          <w:rPr>
            <w:noProof/>
            <w:webHidden/>
          </w:rPr>
          <w:fldChar w:fldCharType="end"/>
        </w:r>
        <w:r w:rsidRPr="009919F2">
          <w:rPr>
            <w:rStyle w:val="Hyperlink"/>
            <w:noProof/>
          </w:rPr>
          <w:fldChar w:fldCharType="end"/>
        </w:r>
      </w:ins>
    </w:p>
    <w:p w14:paraId="3380E9F3" w14:textId="77777777" w:rsidR="004A59D6" w:rsidRDefault="004A59D6">
      <w:pPr>
        <w:pStyle w:val="TableofFigures"/>
        <w:tabs>
          <w:tab w:val="right" w:leader="dot" w:pos="9628"/>
        </w:tabs>
        <w:rPr>
          <w:ins w:id="624" w:author="Orion" w:date="2011-08-05T22:27:00Z"/>
          <w:rFonts w:eastAsiaTheme="minorEastAsia" w:cstheme="minorBidi"/>
          <w:i w:val="0"/>
          <w:iCs w:val="0"/>
          <w:noProof/>
          <w:kern w:val="0"/>
          <w:sz w:val="22"/>
          <w:szCs w:val="22"/>
          <w:lang w:eastAsia="es-ES" w:bidi="ar-SA"/>
        </w:rPr>
      </w:pPr>
      <w:ins w:id="625"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"_Toc300346594"</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_Toc300346594 \h </w:instrText>
        </w:r>
      </w:ins>
      <w:r>
        <w:rPr>
          <w:noProof/>
          <w:webHidden/>
        </w:rPr>
      </w:r>
      <w:r>
        <w:rPr>
          <w:noProof/>
          <w:webHidden/>
        </w:rPr>
        <w:fldChar w:fldCharType="separate"/>
      </w:r>
      <w:ins w:id="626" w:author="Orion" w:date="2011-08-05T22:27:00Z">
        <w:r>
          <w:rPr>
            <w:noProof/>
            <w:webHidden/>
          </w:rPr>
          <w:t>67</w:t>
        </w:r>
        <w:r>
          <w:rPr>
            <w:noProof/>
            <w:webHidden/>
          </w:rPr>
          <w:fldChar w:fldCharType="end"/>
        </w:r>
        <w:r w:rsidRPr="009919F2">
          <w:rPr>
            <w:rStyle w:val="Hyperlink"/>
            <w:noProof/>
          </w:rPr>
          <w:fldChar w:fldCharType="end"/>
        </w:r>
      </w:ins>
    </w:p>
    <w:p w14:paraId="739BCD2A" w14:textId="77777777" w:rsidR="004A59D6" w:rsidRDefault="004A59D6">
      <w:pPr>
        <w:pStyle w:val="TableofFigures"/>
        <w:tabs>
          <w:tab w:val="right" w:leader="dot" w:pos="9628"/>
        </w:tabs>
        <w:rPr>
          <w:ins w:id="627" w:author="Orion" w:date="2011-08-05T22:27:00Z"/>
          <w:rFonts w:eastAsiaTheme="minorEastAsia" w:cstheme="minorBidi"/>
          <w:i w:val="0"/>
          <w:iCs w:val="0"/>
          <w:noProof/>
          <w:kern w:val="0"/>
          <w:sz w:val="22"/>
          <w:szCs w:val="22"/>
          <w:lang w:eastAsia="es-ES" w:bidi="ar-SA"/>
        </w:rPr>
      </w:pPr>
      <w:ins w:id="628"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"_Toc300346595"</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_Toc300346595 \h </w:instrText>
        </w:r>
      </w:ins>
      <w:r>
        <w:rPr>
          <w:noProof/>
          <w:webHidden/>
        </w:rPr>
      </w:r>
      <w:r>
        <w:rPr>
          <w:noProof/>
          <w:webHidden/>
        </w:rPr>
        <w:fldChar w:fldCharType="separate"/>
      </w:r>
      <w:ins w:id="629" w:author="Orion" w:date="2011-08-05T22:27:00Z">
        <w:r>
          <w:rPr>
            <w:noProof/>
            <w:webHidden/>
          </w:rPr>
          <w:t>67</w:t>
        </w:r>
        <w:r>
          <w:rPr>
            <w:noProof/>
            <w:webHidden/>
          </w:rPr>
          <w:fldChar w:fldCharType="end"/>
        </w:r>
        <w:r w:rsidRPr="009919F2">
          <w:rPr>
            <w:rStyle w:val="Hyperlink"/>
            <w:noProof/>
          </w:rPr>
          <w:fldChar w:fldCharType="end"/>
        </w:r>
      </w:ins>
    </w:p>
    <w:p w14:paraId="3B1AC5CF" w14:textId="77777777" w:rsidR="004A59D6" w:rsidRDefault="004A59D6">
      <w:pPr>
        <w:pStyle w:val="TableofFigures"/>
        <w:tabs>
          <w:tab w:val="right" w:leader="dot" w:pos="9628"/>
        </w:tabs>
        <w:rPr>
          <w:ins w:id="630" w:author="Orion" w:date="2011-08-05T22:27:00Z"/>
          <w:rFonts w:eastAsiaTheme="minorEastAsia" w:cstheme="minorBidi"/>
          <w:i w:val="0"/>
          <w:iCs w:val="0"/>
          <w:noProof/>
          <w:kern w:val="0"/>
          <w:sz w:val="22"/>
          <w:szCs w:val="22"/>
          <w:lang w:eastAsia="es-ES" w:bidi="ar-SA"/>
        </w:rPr>
      </w:pPr>
      <w:ins w:id="631"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"_Toc300346596"</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41: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_Toc300346596 \h </w:instrText>
        </w:r>
      </w:ins>
      <w:r>
        <w:rPr>
          <w:noProof/>
          <w:webHidden/>
        </w:rPr>
      </w:r>
      <w:r>
        <w:rPr>
          <w:noProof/>
          <w:webHidden/>
        </w:rPr>
        <w:fldChar w:fldCharType="separate"/>
      </w:r>
      <w:ins w:id="632" w:author="Orion" w:date="2011-08-05T22:27:00Z">
        <w:r>
          <w:rPr>
            <w:noProof/>
            <w:webHidden/>
          </w:rPr>
          <w:t>68</w:t>
        </w:r>
        <w:r>
          <w:rPr>
            <w:noProof/>
            <w:webHidden/>
          </w:rPr>
          <w:fldChar w:fldCharType="end"/>
        </w:r>
        <w:r w:rsidRPr="009919F2">
          <w:rPr>
            <w:rStyle w:val="Hyperlink"/>
            <w:noProof/>
          </w:rPr>
          <w:fldChar w:fldCharType="end"/>
        </w:r>
      </w:ins>
    </w:p>
    <w:p w14:paraId="0D23724A" w14:textId="77777777" w:rsidR="004A59D6" w:rsidRDefault="004A59D6">
      <w:pPr>
        <w:pStyle w:val="TableofFigures"/>
        <w:tabs>
          <w:tab w:val="right" w:leader="dot" w:pos="9628"/>
        </w:tabs>
        <w:rPr>
          <w:ins w:id="633" w:author="Orion" w:date="2011-08-05T22:27:00Z"/>
          <w:rFonts w:eastAsiaTheme="minorEastAsia" w:cstheme="minorBidi"/>
          <w:i w:val="0"/>
          <w:iCs w:val="0"/>
          <w:noProof/>
          <w:kern w:val="0"/>
          <w:sz w:val="22"/>
          <w:szCs w:val="22"/>
          <w:lang w:eastAsia="es-ES" w:bidi="ar-SA"/>
        </w:rPr>
      </w:pPr>
      <w:ins w:id="634" w:author="Orion" w:date="2011-08-05T22:27:00Z">
        <w:r w:rsidRPr="009919F2">
          <w:rPr>
            <w:rStyle w:val="Hyperlink"/>
            <w:noProof/>
          </w:rPr>
          <w:lastRenderedPageBreak/>
          <w:fldChar w:fldCharType="begin"/>
        </w:r>
        <w:r w:rsidRPr="009919F2">
          <w:rPr>
            <w:rStyle w:val="Hyperlink"/>
            <w:noProof/>
          </w:rPr>
          <w:instrText xml:space="preserve"> </w:instrText>
        </w:r>
        <w:r>
          <w:rPr>
            <w:noProof/>
          </w:rPr>
          <w:instrText>HYPERLINK \l "_Toc300346597"</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42: Despliegue seis aviones</w:t>
        </w:r>
        <w:r>
          <w:rPr>
            <w:noProof/>
            <w:webHidden/>
          </w:rPr>
          <w:tab/>
        </w:r>
        <w:r>
          <w:rPr>
            <w:noProof/>
            <w:webHidden/>
          </w:rPr>
          <w:fldChar w:fldCharType="begin"/>
        </w:r>
        <w:r>
          <w:rPr>
            <w:noProof/>
            <w:webHidden/>
          </w:rPr>
          <w:instrText xml:space="preserve"> PAGEREF _Toc300346597 \h </w:instrText>
        </w:r>
      </w:ins>
      <w:r>
        <w:rPr>
          <w:noProof/>
          <w:webHidden/>
        </w:rPr>
      </w:r>
      <w:r>
        <w:rPr>
          <w:noProof/>
          <w:webHidden/>
        </w:rPr>
        <w:fldChar w:fldCharType="separate"/>
      </w:r>
      <w:ins w:id="635" w:author="Orion" w:date="2011-08-05T22:27:00Z">
        <w:r>
          <w:rPr>
            <w:noProof/>
            <w:webHidden/>
          </w:rPr>
          <w:t>69</w:t>
        </w:r>
        <w:r>
          <w:rPr>
            <w:noProof/>
            <w:webHidden/>
          </w:rPr>
          <w:fldChar w:fldCharType="end"/>
        </w:r>
        <w:r w:rsidRPr="009919F2">
          <w:rPr>
            <w:rStyle w:val="Hyperlink"/>
            <w:noProof/>
          </w:rPr>
          <w:fldChar w:fldCharType="end"/>
        </w:r>
      </w:ins>
    </w:p>
    <w:p w14:paraId="23E43D6D" w14:textId="77777777" w:rsidR="004A59D6" w:rsidRDefault="004A59D6">
      <w:pPr>
        <w:pStyle w:val="TableofFigures"/>
        <w:tabs>
          <w:tab w:val="right" w:leader="dot" w:pos="9628"/>
        </w:tabs>
        <w:rPr>
          <w:ins w:id="636" w:author="Orion" w:date="2011-08-05T22:27:00Z"/>
          <w:rFonts w:eastAsiaTheme="minorEastAsia" w:cstheme="minorBidi"/>
          <w:i w:val="0"/>
          <w:iCs w:val="0"/>
          <w:noProof/>
          <w:kern w:val="0"/>
          <w:sz w:val="22"/>
          <w:szCs w:val="22"/>
          <w:lang w:eastAsia="es-ES" w:bidi="ar-SA"/>
        </w:rPr>
      </w:pPr>
      <w:ins w:id="637"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"_Toc300346598"</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_Toc300346598 \h </w:instrText>
        </w:r>
      </w:ins>
      <w:r>
        <w:rPr>
          <w:noProof/>
          <w:webHidden/>
        </w:rPr>
      </w:r>
      <w:r>
        <w:rPr>
          <w:noProof/>
          <w:webHidden/>
        </w:rPr>
        <w:fldChar w:fldCharType="separate"/>
      </w:r>
      <w:ins w:id="638" w:author="Orion" w:date="2011-08-05T22:27:00Z">
        <w:r>
          <w:rPr>
            <w:noProof/>
            <w:webHidden/>
          </w:rPr>
          <w:t>70</w:t>
        </w:r>
        <w:r>
          <w:rPr>
            <w:noProof/>
            <w:webHidden/>
          </w:rPr>
          <w:fldChar w:fldCharType="end"/>
        </w:r>
        <w:r w:rsidRPr="009919F2">
          <w:rPr>
            <w:rStyle w:val="Hyperlink"/>
            <w:noProof/>
          </w:rPr>
          <w:fldChar w:fldCharType="end"/>
        </w:r>
      </w:ins>
    </w:p>
    <w:p w14:paraId="06154F73" w14:textId="77777777" w:rsidR="004A59D6" w:rsidRDefault="004A59D6">
      <w:pPr>
        <w:pStyle w:val="TableofFigures"/>
        <w:tabs>
          <w:tab w:val="right" w:leader="dot" w:pos="9628"/>
        </w:tabs>
        <w:rPr>
          <w:ins w:id="639" w:author="Orion" w:date="2011-08-05T22:27:00Z"/>
          <w:rFonts w:eastAsiaTheme="minorEastAsia" w:cstheme="minorBidi"/>
          <w:i w:val="0"/>
          <w:iCs w:val="0"/>
          <w:noProof/>
          <w:kern w:val="0"/>
          <w:sz w:val="22"/>
          <w:szCs w:val="22"/>
          <w:lang w:eastAsia="es-ES" w:bidi="ar-SA"/>
        </w:rPr>
      </w:pPr>
      <w:ins w:id="640"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"_Toc300346599"</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_Toc300346599 \h </w:instrText>
        </w:r>
      </w:ins>
      <w:r>
        <w:rPr>
          <w:noProof/>
          <w:webHidden/>
        </w:rPr>
      </w:r>
      <w:r>
        <w:rPr>
          <w:noProof/>
          <w:webHidden/>
        </w:rPr>
        <w:fldChar w:fldCharType="separate"/>
      </w:r>
      <w:ins w:id="641" w:author="Orion" w:date="2011-08-05T22:27:00Z">
        <w:r>
          <w:rPr>
            <w:noProof/>
            <w:webHidden/>
          </w:rPr>
          <w:t>71</w:t>
        </w:r>
        <w:r>
          <w:rPr>
            <w:noProof/>
            <w:webHidden/>
          </w:rPr>
          <w:fldChar w:fldCharType="end"/>
        </w:r>
        <w:r w:rsidRPr="009919F2">
          <w:rPr>
            <w:rStyle w:val="Hyperlink"/>
            <w:noProof/>
          </w:rPr>
          <w:fldChar w:fldCharType="end"/>
        </w:r>
      </w:ins>
    </w:p>
    <w:p w14:paraId="7A95A1E0" w14:textId="77777777" w:rsidR="004A59D6" w:rsidRDefault="004A59D6">
      <w:pPr>
        <w:pStyle w:val="TableofFigures"/>
        <w:tabs>
          <w:tab w:val="right" w:leader="dot" w:pos="9628"/>
        </w:tabs>
        <w:rPr>
          <w:ins w:id="642" w:author="Orion" w:date="2011-08-05T22:27:00Z"/>
          <w:rFonts w:eastAsiaTheme="minorEastAsia" w:cstheme="minorBidi"/>
          <w:i w:val="0"/>
          <w:iCs w:val="0"/>
          <w:noProof/>
          <w:kern w:val="0"/>
          <w:sz w:val="22"/>
          <w:szCs w:val="22"/>
          <w:lang w:eastAsia="es-ES" w:bidi="ar-SA"/>
        </w:rPr>
      </w:pPr>
      <w:ins w:id="643"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"_Toc300346600"</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_Toc300346600 \h </w:instrText>
        </w:r>
      </w:ins>
      <w:r>
        <w:rPr>
          <w:noProof/>
          <w:webHidden/>
        </w:rPr>
      </w:r>
      <w:r>
        <w:rPr>
          <w:noProof/>
          <w:webHidden/>
        </w:rPr>
        <w:fldChar w:fldCharType="separate"/>
      </w:r>
      <w:ins w:id="644" w:author="Orion" w:date="2011-08-05T22:27:00Z">
        <w:r>
          <w:rPr>
            <w:noProof/>
            <w:webHidden/>
          </w:rPr>
          <w:t>72</w:t>
        </w:r>
        <w:r>
          <w:rPr>
            <w:noProof/>
            <w:webHidden/>
          </w:rPr>
          <w:fldChar w:fldCharType="end"/>
        </w:r>
        <w:r w:rsidRPr="009919F2">
          <w:rPr>
            <w:rStyle w:val="Hyperlink"/>
            <w:noProof/>
          </w:rPr>
          <w:fldChar w:fldCharType="end"/>
        </w:r>
      </w:ins>
    </w:p>
    <w:p w14:paraId="597009EE" w14:textId="77777777" w:rsidR="004A59D6" w:rsidRDefault="004A59D6">
      <w:pPr>
        <w:pStyle w:val="TableofFigures"/>
        <w:tabs>
          <w:tab w:val="right" w:leader="dot" w:pos="9628"/>
        </w:tabs>
        <w:rPr>
          <w:ins w:id="645" w:author="Orion" w:date="2011-08-05T22:27:00Z"/>
          <w:rFonts w:eastAsiaTheme="minorEastAsia" w:cstheme="minorBidi"/>
          <w:i w:val="0"/>
          <w:iCs w:val="0"/>
          <w:noProof/>
          <w:kern w:val="0"/>
          <w:sz w:val="22"/>
          <w:szCs w:val="22"/>
          <w:lang w:eastAsia="es-ES" w:bidi="ar-SA"/>
        </w:rPr>
      </w:pPr>
      <w:ins w:id="646" w:author="Orion" w:date="2011-08-05T22:27:00Z">
        <w:r w:rsidRPr="009919F2">
          <w:rPr>
            <w:rStyle w:val="Hyperlink"/>
            <w:noProof/>
          </w:rPr>
          <w:fldChar w:fldCharType="begin"/>
        </w:r>
        <w:r w:rsidRPr="009919F2">
          <w:rPr>
            <w:rStyle w:val="Hyperlink"/>
            <w:noProof/>
          </w:rPr>
          <w:instrText xml:space="preserve"> </w:instrText>
        </w:r>
        <w:r>
          <w:rPr>
            <w:noProof/>
          </w:rPr>
          <w:instrText>HYPERLINK \l "_Toc300346601"</w:instrText>
        </w:r>
        <w:r w:rsidRPr="009919F2">
          <w:rPr>
            <w:rStyle w:val="Hyperlink"/>
            <w:noProof/>
          </w:rPr>
          <w:instrText xml:space="preserve"> </w:instrText>
        </w:r>
        <w:r w:rsidRPr="009919F2">
          <w:rPr>
            <w:rStyle w:val="Hyperlink"/>
            <w:noProof/>
          </w:rPr>
          <w:fldChar w:fldCharType="separate"/>
        </w:r>
        <w:r w:rsidRPr="009919F2">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_Toc300346601 \h </w:instrText>
        </w:r>
      </w:ins>
      <w:r>
        <w:rPr>
          <w:noProof/>
          <w:webHidden/>
        </w:rPr>
      </w:r>
      <w:r>
        <w:rPr>
          <w:noProof/>
          <w:webHidden/>
        </w:rPr>
        <w:fldChar w:fldCharType="separate"/>
      </w:r>
      <w:ins w:id="647" w:author="Orion" w:date="2011-08-05T22:27:00Z">
        <w:r>
          <w:rPr>
            <w:noProof/>
            <w:webHidden/>
          </w:rPr>
          <w:t>73</w:t>
        </w:r>
        <w:r>
          <w:rPr>
            <w:noProof/>
            <w:webHidden/>
          </w:rPr>
          <w:fldChar w:fldCharType="end"/>
        </w:r>
        <w:r w:rsidRPr="009919F2">
          <w:rPr>
            <w:rStyle w:val="Hyperlink"/>
            <w:noProof/>
          </w:rPr>
          <w:fldChar w:fldCharType="end"/>
        </w:r>
      </w:ins>
    </w:p>
    <w:p w14:paraId="2CEB0972" w14:textId="10F174F7" w:rsidR="00553EF0" w:rsidRPr="00553EF0" w:rsidRDefault="00282C13" w:rsidP="0006797C">
      <w:pPr>
        <w:pStyle w:val="BodyText"/>
      </w:pPr>
      <w:ins w:id="648"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6E26E6" w:rsidRDefault="00120931" w:rsidP="00B42FC5">
      <w:pPr>
        <w:pStyle w:val="PageHeading"/>
        <w:rPr>
          <w:lang w:val="es-ES"/>
        </w:rPr>
      </w:pPr>
      <w:bookmarkStart w:id="649" w:name="_Toc300347700"/>
      <w:r w:rsidRPr="006E26E6">
        <w:rPr>
          <w:lang w:val="es-ES"/>
        </w:rPr>
        <w:lastRenderedPageBreak/>
        <w:t>Agradecimientos</w:t>
      </w:r>
      <w:bookmarkEnd w:id="649"/>
    </w:p>
    <w:bookmarkEnd w:id="502"/>
    <w:p w14:paraId="5A5F743E" w14:textId="7B175332" w:rsidR="00B81101" w:rsidRDefault="00B81101" w:rsidP="006E26E6">
      <w:pPr>
        <w:pStyle w:val="BodyText"/>
        <w:jc w:val="both"/>
      </w:pPr>
    </w:p>
    <w:p w14:paraId="6B988010" w14:textId="1AFB5E3E" w:rsidR="00A43E2C" w:rsidRDefault="00ED692B">
      <w:pPr>
        <w:pStyle w:val="BodyText"/>
        <w:jc w:val="both"/>
        <w:rPr>
          <w:ins w:id="650" w:author="Orion" w:date="2011-08-03T13:19:00Z"/>
        </w:rPr>
        <w:pPrChange w:id="651" w:author="Orion" w:date="2011-08-03T13:56:00Z">
          <w:pPr>
            <w:pStyle w:val="BodyText"/>
          </w:pPr>
        </w:pPrChange>
      </w:pPr>
      <w:ins w:id="652" w:author="Orion" w:date="2011-08-03T12:51:00Z">
        <w:r w:rsidRPr="008610DC">
          <w:rPr>
            <w:rPrChange w:id="653" w:author="Orion" w:date="2011-08-03T13:07:00Z">
              <w:rPr>
                <w:lang w:val="en-US"/>
              </w:rPr>
            </w:rPrChange>
          </w:rPr>
          <w:t xml:space="preserve">En primer lugar </w:t>
        </w:r>
      </w:ins>
      <w:ins w:id="654" w:author="Orion" w:date="2011-08-03T13:07:00Z">
        <w:r w:rsidR="008610DC" w:rsidRPr="008610DC">
          <w:rPr>
            <w:rPrChange w:id="655" w:author="Orion" w:date="2011-08-03T13:07:00Z">
              <w:rPr>
                <w:lang w:val="en-US"/>
              </w:rPr>
            </w:rPrChange>
          </w:rPr>
          <w:t xml:space="preserve">me gustaría </w:t>
        </w:r>
        <w:r w:rsidR="008610DC">
          <w:t>agradecer a mis padres</w:t>
        </w:r>
      </w:ins>
      <w:ins w:id="656" w:author="Orion" w:date="2011-08-03T13:16:00Z">
        <w:r w:rsidR="008610DC">
          <w:t xml:space="preserve">, Miguel </w:t>
        </w:r>
      </w:ins>
      <w:ins w:id="657" w:author="Orion" w:date="2011-08-03T13:17:00Z">
        <w:r w:rsidR="008610DC">
          <w:t>e</w:t>
        </w:r>
      </w:ins>
      <w:ins w:id="658" w:author="Orion" w:date="2011-08-03T13:16:00Z">
        <w:r w:rsidR="008610DC">
          <w:t xml:space="preserve"> Isabel</w:t>
        </w:r>
      </w:ins>
      <w:ins w:id="659" w:author="Orion" w:date="2011-08-03T13:17:00Z">
        <w:r w:rsidR="008610DC">
          <w:t>,</w:t>
        </w:r>
      </w:ins>
      <w:ins w:id="660" w:author="Orion" w:date="2011-08-03T13:16:00Z">
        <w:r w:rsidR="008610DC">
          <w:t xml:space="preserve"> y a mi hermana Almudena</w:t>
        </w:r>
      </w:ins>
      <w:ins w:id="661" w:author="Orion" w:date="2011-08-03T13:17:00Z">
        <w:r w:rsidR="008610DC">
          <w:t xml:space="preserve"> por </w:t>
        </w:r>
      </w:ins>
      <w:ins w:id="662" w:author="Orion" w:date="2011-08-03T13:18:00Z">
        <w:r w:rsidR="00A43E2C">
          <w:t xml:space="preserve">los valores que me han transmitido y </w:t>
        </w:r>
      </w:ins>
      <w:ins w:id="663" w:author="Orion" w:date="2011-08-03T13:17:00Z">
        <w:r w:rsidR="008610DC">
          <w:t xml:space="preserve">la confianza depositada en mí en todo momento. </w:t>
        </w:r>
      </w:ins>
      <w:ins w:id="664" w:author="Orion" w:date="2011-08-03T13:18:00Z">
        <w:r w:rsidR="008610DC">
          <w:t>Si no hubiera sido por ellos no habría llegado hasta aquí.</w:t>
        </w:r>
      </w:ins>
    </w:p>
    <w:p w14:paraId="5475DD2C" w14:textId="57A38D99" w:rsidR="00A43E2C" w:rsidRDefault="00A43E2C">
      <w:pPr>
        <w:pStyle w:val="BodyText"/>
        <w:jc w:val="both"/>
        <w:rPr>
          <w:ins w:id="665" w:author="Orion" w:date="2011-08-03T13:23:00Z"/>
        </w:rPr>
        <w:pPrChange w:id="666" w:author="Orion" w:date="2011-08-03T13:56:00Z">
          <w:pPr>
            <w:pStyle w:val="BodyText"/>
          </w:pPr>
        </w:pPrChange>
      </w:pPr>
      <w:ins w:id="667" w:author="Orion" w:date="2011-08-03T13:21:00Z">
        <w:r>
          <w:t>También querría agradecer al tutor de este proyecto</w:t>
        </w:r>
      </w:ins>
      <w:ins w:id="668" w:author="Orion" w:date="2011-08-03T13:22:00Z">
        <w:r>
          <w:t>, Rubén Fuentes Fernández</w:t>
        </w:r>
      </w:ins>
      <w:ins w:id="669" w:author="Orion" w:date="2011-08-03T13:21:00Z">
        <w:r>
          <w:t xml:space="preserve">, </w:t>
        </w:r>
      </w:ins>
      <w:ins w:id="670" w:author="Orion" w:date="2011-08-03T13:19:00Z">
        <w:r>
          <w:t xml:space="preserve">la paciencia y dedicación que ha tenido al </w:t>
        </w:r>
      </w:ins>
      <w:ins w:id="671" w:author="Orion" w:date="2011-08-03T13:20:00Z">
        <w:r>
          <w:t>atender</w:t>
        </w:r>
      </w:ins>
      <w:ins w:id="672" w:author="Orion" w:date="2011-08-03T13:19:00Z">
        <w:r>
          <w:t xml:space="preserve"> todas mis dudas y</w:t>
        </w:r>
      </w:ins>
      <w:ins w:id="673" w:author="Orion" w:date="2011-08-03T13:21:00Z">
        <w:r>
          <w:t xml:space="preserve"> ayudarme con el desarrollo de este proyecto y con la escritura de la </w:t>
        </w:r>
      </w:ins>
      <w:ins w:id="674" w:author="Orion" w:date="2011-08-03T13:19:00Z">
        <w:r>
          <w:t>memoria</w:t>
        </w:r>
      </w:ins>
      <w:ins w:id="675" w:author="Orion" w:date="2011-08-03T13:21:00Z">
        <w:r>
          <w:t>.</w:t>
        </w:r>
      </w:ins>
    </w:p>
    <w:p w14:paraId="2E00CCB7" w14:textId="278D0C0F" w:rsidR="00A43E2C" w:rsidRPr="008610DC" w:rsidDel="007E6EAF" w:rsidRDefault="00E00A1F">
      <w:pPr>
        <w:pStyle w:val="BodyText"/>
        <w:jc w:val="both"/>
        <w:rPr>
          <w:del w:id="676" w:author="Orion" w:date="2011-08-03T14:18:00Z"/>
          <w:rPrChange w:id="677" w:author="Orion" w:date="2011-08-03T13:07:00Z">
            <w:rPr>
              <w:del w:id="678" w:author="Orion" w:date="2011-08-03T14:18:00Z"/>
              <w:lang w:val="en-US"/>
            </w:rPr>
          </w:rPrChange>
        </w:rPr>
        <w:pPrChange w:id="679" w:author="Orion" w:date="2011-08-03T13:56:00Z">
          <w:pPr>
            <w:pStyle w:val="BodyText"/>
          </w:pPr>
        </w:pPrChange>
      </w:pPr>
      <w:ins w:id="680" w:author="Orion" w:date="2011-08-03T13:55:00Z">
        <w:r>
          <w:t xml:space="preserve">Le agradezco también a Jorge Jesús Gómez Sanz </w:t>
        </w:r>
      </w:ins>
      <w:ins w:id="681" w:author="Orion" w:date="2011-08-03T17:35:00Z">
        <w:r w:rsidR="000B313E">
          <w:t>el tiempo que me dedicado ayudándome</w:t>
        </w:r>
      </w:ins>
      <w:ins w:id="682" w:author="Orion" w:date="2011-08-03T13:55:00Z">
        <w:r>
          <w:t xml:space="preserve"> con las dudas que he tenido </w:t>
        </w:r>
      </w:ins>
      <w:ins w:id="683" w:author="Orion" w:date="2011-08-03T14:03:00Z">
        <w:r>
          <w:t xml:space="preserve">con </w:t>
        </w:r>
      </w:ins>
      <w:ins w:id="684" w:author="Orion" w:date="2011-08-03T14:12:00Z">
        <w:r w:rsidR="0074008D">
          <w:t xml:space="preserve">y acerca de </w:t>
        </w:r>
      </w:ins>
      <w:ins w:id="685" w:author="Orion" w:date="2011-08-03T14:03:00Z">
        <w:r>
          <w:t>la herramienta INGENIAS</w:t>
        </w:r>
      </w:ins>
      <w:ins w:id="686" w:author="Orion" w:date="2011-08-03T14:12:00Z">
        <w:r w:rsidR="0074008D">
          <w:t xml:space="preserve">, lo que me </w:t>
        </w:r>
      </w:ins>
      <w:ins w:id="687" w:author="Orion" w:date="2011-08-03T14:13:00Z">
        <w:r w:rsidR="0074008D">
          <w:t>h</w:t>
        </w:r>
      </w:ins>
      <w:ins w:id="688" w:author="Orion" w:date="2011-08-03T14:12:00Z">
        <w:r w:rsidR="0074008D">
          <w:t>a facilitado</w:t>
        </w:r>
      </w:ins>
      <w:ins w:id="689" w:author="Orion" w:date="2011-08-03T14:13:00Z">
        <w:r w:rsidR="0074008D">
          <w:t xml:space="preserve"> el desarrollo de este proyecto.</w:t>
        </w:r>
      </w:ins>
    </w:p>
    <w:p w14:paraId="372F8ED3" w14:textId="488E69C5" w:rsidR="00120931" w:rsidRPr="008610DC" w:rsidDel="007E6EAF" w:rsidRDefault="00960667">
      <w:pPr>
        <w:pStyle w:val="Heading1"/>
        <w:widowControl/>
        <w:tabs>
          <w:tab w:val="clear" w:pos="0"/>
        </w:tabs>
        <w:suppressAutoHyphens w:val="0"/>
        <w:spacing w:before="0" w:after="240" w:line="360" w:lineRule="auto"/>
        <w:ind w:left="0" w:firstLine="0"/>
        <w:jc w:val="both"/>
        <w:rPr>
          <w:del w:id="690" w:author="Orion" w:date="2011-08-03T14:18:00Z"/>
          <w:rPrChange w:id="691" w:author="Orion" w:date="2011-08-03T13:07:00Z">
            <w:rPr>
              <w:del w:id="692" w:author="Orion" w:date="2011-08-03T14:18:00Z"/>
              <w:lang w:val="en-US"/>
            </w:rPr>
          </w:rPrChange>
        </w:rPr>
        <w:pPrChange w:id="693" w:author="Orion" w:date="2011-08-03T13:56:00Z">
          <w:pPr>
            <w:pStyle w:val="Heading1"/>
            <w:widowControl/>
            <w:tabs>
              <w:tab w:val="clear" w:pos="0"/>
            </w:tabs>
            <w:suppressAutoHyphens w:val="0"/>
            <w:spacing w:before="0" w:after="240" w:line="360" w:lineRule="auto"/>
            <w:ind w:left="0" w:firstLine="0"/>
          </w:pPr>
        </w:pPrChange>
      </w:pPr>
      <w:del w:id="694" w:author="Orion" w:date="2011-08-03T14:18:00Z">
        <w:r w:rsidRPr="008610DC" w:rsidDel="007E6EAF">
          <w:rPr>
            <w:rPrChange w:id="695" w:author="Orion" w:date="2011-08-03T13:07:00Z">
              <w:rPr>
                <w:lang w:val="en-US"/>
              </w:rPr>
            </w:rPrChange>
          </w:rPr>
          <w:delText xml:space="preserve"> </w:delText>
        </w:r>
      </w:del>
    </w:p>
    <w:p w14:paraId="36870D25" w14:textId="77777777" w:rsidR="00960667" w:rsidRPr="008610DC" w:rsidRDefault="00960667">
      <w:pPr>
        <w:pStyle w:val="BodyText"/>
        <w:jc w:val="both"/>
        <w:rPr>
          <w:rFonts w:asciiTheme="majorHAnsi" w:eastAsiaTheme="majorEastAsia" w:hAnsiTheme="majorHAnsi"/>
          <w:color w:val="17365D" w:themeColor="text2" w:themeShade="BF"/>
          <w:spacing w:val="5"/>
          <w:kern w:val="28"/>
          <w:sz w:val="52"/>
          <w:szCs w:val="47"/>
          <w:rPrChange w:id="696"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697" w:author="Orion" w:date="2011-08-03T14:18:00Z">
          <w:pPr>
            <w:widowControl/>
            <w:suppressAutoHyphens w:val="0"/>
          </w:pPr>
        </w:pPrChange>
      </w:pPr>
      <w:r w:rsidRPr="008610DC">
        <w:rPr>
          <w:rPrChange w:id="698"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699"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00"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01" w:name="_Ref299118708"/>
      <w:bookmarkStart w:id="702" w:name="_Toc300347701"/>
      <w:commentRangeStart w:id="703"/>
      <w:r w:rsidRPr="00CC7413">
        <w:rPr>
          <w:b w:val="0"/>
          <w:sz w:val="52"/>
          <w:szCs w:val="52"/>
        </w:rPr>
        <w:lastRenderedPageBreak/>
        <w:t>Introducción</w:t>
      </w:r>
      <w:commentRangeEnd w:id="703"/>
      <w:r w:rsidR="00914129" w:rsidRPr="00CC7413">
        <w:rPr>
          <w:rStyle w:val="CommentReference"/>
          <w:b w:val="0"/>
          <w:sz w:val="52"/>
          <w:szCs w:val="52"/>
        </w:rPr>
        <w:commentReference w:id="703"/>
      </w:r>
      <w:bookmarkEnd w:id="701"/>
      <w:bookmarkEnd w:id="702"/>
    </w:p>
    <w:p w14:paraId="65317537" w14:textId="0593DC15"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w:t>
      </w:r>
      <w:ins w:id="705" w:author="Orion" w:date="2011-08-03T17:37:00Z">
        <w:r w:rsidR="002D1284">
          <w:t xml:space="preserve">Sin embargo, </w:t>
        </w:r>
      </w:ins>
      <w:del w:id="706" w:author="Orion" w:date="2011-08-03T17:37:00Z">
        <w:r w:rsidDel="002D1284">
          <w:delText>E</w:delText>
        </w:r>
      </w:del>
      <w:ins w:id="707" w:author="Orion" w:date="2011-08-03T17:37:00Z">
        <w:r w:rsidR="002D1284">
          <w:t>e</w:t>
        </w:r>
      </w:ins>
      <w:r>
        <w:t>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08" w:author="Orion" w:date="2011-07-31T13:07:00Z">
        <w:r w:rsidR="00C85B1A" w:rsidRPr="00CC7413" w:rsidDel="006C7E91">
          <w:rPr>
            <w:i/>
          </w:rPr>
          <w:delText>Conceptos de la navegación aérea</w:delText>
        </w:r>
      </w:del>
      <w:ins w:id="709"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10" w:author="Orion" w:date="2011-07-31T13:07:00Z">
            <w:rPr/>
          </w:rPrChange>
        </w:rPr>
        <w:instrText xml:space="preserve"> \* MERGEFORMAT </w:instrText>
      </w:r>
      <w:r w:rsidR="006C7E91" w:rsidRPr="00383FFF">
        <w:rPr>
          <w:i/>
        </w:rPr>
      </w:r>
      <w:r w:rsidR="006C7E91" w:rsidRPr="00383FFF">
        <w:rPr>
          <w:i/>
        </w:rPr>
        <w:fldChar w:fldCharType="separate"/>
      </w:r>
      <w:ins w:id="711" w:author="Orion" w:date="2011-07-31T13:06:00Z">
        <w:r w:rsidR="006C7E91" w:rsidRPr="006C7E91">
          <w:rPr>
            <w:i/>
            <w:rPrChange w:id="712"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13" w:author="Orion" w:date="2011-07-31T13:07:00Z">
        <w:r w:rsidR="00C85B1A" w:rsidRPr="00CC7413" w:rsidDel="006C7E91">
          <w:rPr>
            <w:i/>
          </w:rPr>
          <w:delText>Estado del Arte</w:delText>
        </w:r>
      </w:del>
      <w:ins w:id="714"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15" w:author="Orion" w:date="2011-07-31T13:09:00Z">
            <w:rPr/>
          </w:rPrChange>
        </w:rPr>
        <w:instrText xml:space="preserve"> \* MERGEFORMAT </w:instrText>
      </w:r>
      <w:r w:rsidR="006C7E91" w:rsidRPr="006C7E91">
        <w:rPr>
          <w:i/>
        </w:rPr>
      </w:r>
      <w:r w:rsidR="006C7E91" w:rsidRPr="006C7E91">
        <w:rPr>
          <w:i/>
        </w:rPr>
        <w:fldChar w:fldCharType="separate"/>
      </w:r>
      <w:ins w:id="716" w:author="Orion" w:date="2011-07-31T13:08:00Z">
        <w:r w:rsidR="006C7E91" w:rsidRPr="006C7E91">
          <w:rPr>
            <w:i/>
            <w:rPrChange w:id="717"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18" w:author="Orion" w:date="2011-07-31T13:10:00Z">
        <w:r w:rsidR="00C85B1A" w:rsidRPr="00CC7413" w:rsidDel="006C7E91">
          <w:rPr>
            <w:i/>
          </w:rPr>
          <w:delText>Requisitos del Sistema</w:delText>
        </w:r>
      </w:del>
      <w:ins w:id="719"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20" w:author="Orion" w:date="2011-07-31T13:08:00Z">
        <w:r w:rsidR="006C7E91" w:rsidRPr="006C7E91">
          <w:rPr>
            <w:i/>
            <w:rPrChange w:id="721"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22" w:author="Orion" w:date="2011-07-31T13:10:00Z">
        <w:r w:rsidR="00CC7413" w:rsidDel="006C7E91">
          <w:rPr>
            <w:i/>
          </w:rPr>
          <w:delText>Entorno de Simulación</w:delText>
        </w:r>
      </w:del>
      <w:ins w:id="723"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24" w:author="Orion" w:date="2011-07-31T13:08:00Z">
        <w:r w:rsidR="006C7E91" w:rsidRPr="006C7E91">
          <w:rPr>
            <w:i/>
            <w:rPrChange w:id="725"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26" w:author="Orion" w:date="2011-07-31T13:10:00Z">
        <w:r w:rsidR="0013471B" w:rsidRPr="00CC7413" w:rsidDel="006C7E91">
          <w:rPr>
            <w:i/>
          </w:rPr>
          <w:delText>Casos de Estudio</w:delText>
        </w:r>
      </w:del>
      <w:ins w:id="727"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28" w:author="Orion" w:date="2011-07-31T13:10:00Z">
            <w:rPr/>
          </w:rPrChange>
        </w:rPr>
        <w:instrText xml:space="preserve"> \* MERGEFORMAT </w:instrText>
      </w:r>
      <w:r w:rsidR="006C7E91" w:rsidRPr="006C7E91">
        <w:rPr>
          <w:i/>
        </w:rPr>
      </w:r>
      <w:r w:rsidR="006C7E91" w:rsidRPr="006C7E91">
        <w:rPr>
          <w:i/>
        </w:rPr>
        <w:fldChar w:fldCharType="separate"/>
      </w:r>
      <w:ins w:id="729" w:author="Orion" w:date="2011-07-31T13:08:00Z">
        <w:r w:rsidR="006C7E91" w:rsidRPr="006C7E91">
          <w:rPr>
            <w:bCs/>
            <w:i/>
            <w:rPrChange w:id="730"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31" w:author="Orion" w:date="2011-07-31T13:10:00Z">
        <w:r w:rsidR="0071072E" w:rsidRPr="00CC7413" w:rsidDel="006C7E91">
          <w:rPr>
            <w:i/>
          </w:rPr>
          <w:delText>Conclusiones y Trabajos Futuros</w:delText>
        </w:r>
      </w:del>
      <w:ins w:id="732"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33" w:author="Orion" w:date="2011-07-31T13:09:00Z">
        <w:r w:rsidR="006C7E91" w:rsidRPr="006C7E91">
          <w:rPr>
            <w:bCs/>
            <w:i/>
            <w:rPrChange w:id="734" w:author="Orion" w:date="2011-07-31T13:10:00Z">
              <w:rPr>
                <w:rFonts w:cs="Times New Roman"/>
                <w:b/>
                <w:bCs/>
              </w:rPr>
            </w:rPrChange>
          </w:rPr>
          <w:t>Conclusi</w:t>
        </w:r>
        <w:r w:rsidR="006C7E91" w:rsidRPr="006C7E91">
          <w:rPr>
            <w:i/>
            <w:rPrChange w:id="735" w:author="Orion" w:date="2011-07-31T13:10:00Z">
              <w:rPr>
                <w:b/>
                <w:sz w:val="52"/>
                <w:szCs w:val="52"/>
              </w:rPr>
            </w:rPrChange>
          </w:rPr>
          <w:t>o</w:t>
        </w:r>
        <w:r w:rsidR="006C7E91" w:rsidRPr="006C7E91">
          <w:rPr>
            <w:bCs/>
            <w:i/>
            <w:rPrChange w:id="736" w:author="Orion" w:date="2011-07-31T13:10:00Z">
              <w:rPr>
                <w:rFonts w:cs="Times New Roman"/>
                <w:b/>
                <w:bCs/>
              </w:rPr>
            </w:rPrChange>
          </w:rPr>
          <w:t>n</w:t>
        </w:r>
        <w:r w:rsidR="006C7E91" w:rsidRPr="006C7E91">
          <w:rPr>
            <w:i/>
            <w:rPrChange w:id="737" w:author="Orion" w:date="2011-07-31T13:10:00Z">
              <w:rPr>
                <w:b/>
                <w:sz w:val="52"/>
                <w:szCs w:val="52"/>
              </w:rPr>
            </w:rPrChange>
          </w:rPr>
          <w:t>es</w:t>
        </w:r>
        <w:r w:rsidR="006C7E91" w:rsidRPr="006C7E91">
          <w:rPr>
            <w:bCs/>
            <w:i/>
            <w:rPrChange w:id="738"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739" w:name="_Toc298344396"/>
      <w:bookmarkStart w:id="740" w:name="_Toc298429453"/>
      <w:bookmarkStart w:id="741" w:name="_Toc298430318"/>
      <w:bookmarkStart w:id="742" w:name="_Toc298516024"/>
      <w:bookmarkStart w:id="743" w:name="_Toc298690973"/>
      <w:bookmarkStart w:id="744" w:name="_Toc298700795"/>
      <w:bookmarkStart w:id="745" w:name="_Toc298752115"/>
      <w:bookmarkStart w:id="746" w:name="_Toc298757495"/>
      <w:bookmarkStart w:id="747" w:name="_Toc298777441"/>
      <w:bookmarkStart w:id="748" w:name="_Toc298787406"/>
      <w:bookmarkStart w:id="749" w:name="_Toc298944569"/>
      <w:bookmarkStart w:id="750" w:name="_Toc298954486"/>
      <w:bookmarkStart w:id="751" w:name="_Toc299007657"/>
      <w:bookmarkStart w:id="752" w:name="_Toc299012015"/>
      <w:bookmarkStart w:id="753" w:name="_Toc299103563"/>
      <w:bookmarkStart w:id="754" w:name="_Toc299103936"/>
      <w:bookmarkStart w:id="755" w:name="_Toc299463761"/>
      <w:bookmarkStart w:id="756" w:name="_Toc299463845"/>
      <w:bookmarkStart w:id="757" w:name="_Toc298344397"/>
      <w:bookmarkStart w:id="758" w:name="_Toc298429454"/>
      <w:bookmarkStart w:id="759" w:name="_Toc298430319"/>
      <w:bookmarkStart w:id="760" w:name="_Toc298516025"/>
      <w:bookmarkStart w:id="761" w:name="_Toc298690974"/>
      <w:bookmarkStart w:id="762" w:name="_Toc298700796"/>
      <w:bookmarkStart w:id="763" w:name="_Toc298752116"/>
      <w:bookmarkStart w:id="764" w:name="_Toc298757496"/>
      <w:bookmarkStart w:id="765" w:name="_Toc298777442"/>
      <w:bookmarkStart w:id="766" w:name="_Toc298787407"/>
      <w:bookmarkStart w:id="767" w:name="_Toc298944570"/>
      <w:bookmarkStart w:id="768" w:name="_Toc298954487"/>
      <w:bookmarkStart w:id="769" w:name="_Toc299007658"/>
      <w:bookmarkStart w:id="770" w:name="_Toc299012016"/>
      <w:bookmarkStart w:id="771" w:name="_Toc299103564"/>
      <w:bookmarkStart w:id="772" w:name="_Toc299103937"/>
      <w:bookmarkStart w:id="773" w:name="_Toc299463762"/>
      <w:bookmarkStart w:id="774" w:name="_Toc299463846"/>
      <w:bookmarkStart w:id="775" w:name="_Ref298790584"/>
      <w:bookmarkStart w:id="776" w:name="_Toc300347702"/>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775"/>
      <w:bookmarkEnd w:id="776"/>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777" w:author="Orion" w:date="2011-07-25T22:17:00Z"/>
      <w:sdt>
        <w:sdtPr>
          <w:id w:val="-1958170509"/>
          <w:citation/>
        </w:sdtPr>
        <w:sdtContent>
          <w:customXmlInsRangeEnd w:id="777"/>
          <w:ins w:id="778"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779" w:author="Orion" w:date="2011-07-25T22:17:00Z">
            <w:r w:rsidR="00AE09AC">
              <w:fldChar w:fldCharType="end"/>
            </w:r>
          </w:ins>
          <w:customXmlInsRangeStart w:id="780" w:author="Orion" w:date="2011-07-25T22:17:00Z"/>
        </w:sdtContent>
      </w:sdt>
      <w:customXmlInsRangeEnd w:id="780"/>
      <w:r w:rsidR="00784846" w:rsidRPr="007A61F8">
        <w:t>.</w:t>
      </w:r>
    </w:p>
    <w:p w14:paraId="4ADF9880" w14:textId="017993EA" w:rsidR="00DB19F4" w:rsidRPr="00F45FF0" w:rsidDel="007F121F" w:rsidRDefault="00DB19F4">
      <w:pPr>
        <w:spacing w:before="240" w:after="120"/>
        <w:ind w:firstLine="284"/>
        <w:jc w:val="both"/>
        <w:rPr>
          <w:ins w:id="781" w:author="Orion" w:date="2011-05-15T15:23:00Z"/>
          <w:del w:id="782" w:author="IO" w:date="2011-07-13T11:36:00Z"/>
          <w:rPrChange w:id="783" w:author="IO" w:date="2011-07-13T11:33:00Z">
            <w:rPr>
              <w:ins w:id="784" w:author="Orion" w:date="2011-05-15T15:23:00Z"/>
              <w:del w:id="785" w:author="IO" w:date="2011-07-13T11:36:00Z"/>
              <w:rStyle w:val="apple-style-span"/>
              <w:rFonts w:cs="Times New Roman"/>
              <w:bCs/>
              <w:color w:val="000000"/>
            </w:rPr>
          </w:rPrChange>
        </w:rPr>
        <w:pPrChange w:id="786" w:author="IO" w:date="2011-07-13T11:33:00Z">
          <w:pPr>
            <w:jc w:val="both"/>
          </w:pPr>
        </w:pPrChange>
      </w:pPr>
    </w:p>
    <w:p w14:paraId="2419E083" w14:textId="0E314977" w:rsidR="00B46344" w:rsidRDefault="00784846" w:rsidP="00FA57E6">
      <w:pPr>
        <w:spacing w:before="240" w:after="120"/>
        <w:ind w:firstLine="284"/>
        <w:jc w:val="both"/>
        <w:rPr>
          <w:ins w:id="787" w:author="Orion" w:date="2011-07-26T22:19:00Z"/>
          <w:rFonts w:cs="Times New Roman"/>
        </w:rPr>
      </w:pPr>
      <w:moveFromRangeStart w:id="788" w:author="Orion" w:date="2011-07-26T22:24:00Z" w:name="move299482427"/>
      <w:moveFrom w:id="789" w:author="Orion" w:date="2011-07-26T22:24:00Z">
        <w:ins w:id="790" w:author="IO" w:date="2011-06-09T13:18:00Z">
          <w:r w:rsidRPr="00F45FF0" w:rsidDel="002F29C3">
            <w:rPr>
              <w:rPrChange w:id="791"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792" w:author="IO" w:date="2011-07-13T11:36:00Z">
                <w:rPr>
                  <w:rStyle w:val="apple-style-span"/>
                  <w:rFonts w:cs="Times New Roman"/>
                  <w:bCs/>
                  <w:color w:val="000000"/>
                </w:rPr>
              </w:rPrChange>
            </w:rPr>
            <w:t>Flight Information Region</w:t>
          </w:r>
          <w:r w:rsidRPr="00F45FF0" w:rsidDel="002F29C3">
            <w:rPr>
              <w:rPrChange w:id="793" w:author="IO" w:date="2011-07-13T11:33:00Z">
                <w:rPr>
                  <w:rStyle w:val="apple-style-span"/>
                  <w:rFonts w:cs="Times New Roman"/>
                  <w:bCs/>
                  <w:color w:val="000000"/>
                </w:rPr>
              </w:rPrChange>
            </w:rPr>
            <w:t xml:space="preserve">). </w:t>
          </w:r>
        </w:ins>
        <w:ins w:id="794" w:author="IO" w:date="2011-07-13T11:47:00Z">
          <w:r w:rsidR="00FA57E6" w:rsidDel="002F29C3">
            <w:t>Las FIR</w:t>
          </w:r>
        </w:ins>
        <w:ins w:id="795" w:author="IO" w:date="2011-07-13T15:37:00Z">
          <w:r w:rsidR="008F4A0F" w:rsidDel="002F29C3">
            <w:t>s</w:t>
          </w:r>
        </w:ins>
        <w:ins w:id="796" w:author="IO" w:date="2011-07-13T11:47:00Z">
          <w:r w:rsidR="00FA57E6" w:rsidDel="002F29C3">
            <w:t xml:space="preserve"> contienen</w:t>
          </w:r>
        </w:ins>
        <w:ins w:id="797" w:author="IO" w:date="2011-07-13T11:45:00Z">
          <w:r w:rsidR="00FA57E6" w:rsidDel="002F29C3">
            <w:t xml:space="preserve"> </w:t>
          </w:r>
          <w:r w:rsidR="00FA57E6" w:rsidRPr="002B284A" w:rsidDel="002F29C3">
            <w:t xml:space="preserve">las áreas terminales de los aeropuertos importantes </w:t>
          </w:r>
        </w:ins>
        <w:ins w:id="798" w:author="IO" w:date="2011-07-13T11:50:00Z">
          <w:r w:rsidR="00C3088F" w:rsidDel="002F29C3">
            <w:t xml:space="preserve">y una serie de </w:t>
          </w:r>
          <w:r w:rsidR="00C3088F" w:rsidRPr="00C3088F" w:rsidDel="002F29C3">
            <w:rPr>
              <w:i/>
              <w:rPrChange w:id="799" w:author="IO" w:date="2011-07-13T11:50:00Z">
                <w:rPr/>
              </w:rPrChange>
            </w:rPr>
            <w:t>puntos de paso</w:t>
          </w:r>
          <w:r w:rsidR="00C3088F" w:rsidDel="002F29C3">
            <w:t xml:space="preserve"> (</w:t>
          </w:r>
          <w:r w:rsidR="00C3088F" w:rsidRPr="00C3088F" w:rsidDel="002F29C3">
            <w:rPr>
              <w:i/>
              <w:rPrChange w:id="800" w:author="IO" w:date="2011-07-13T11:50:00Z">
                <w:rPr/>
              </w:rPrChange>
            </w:rPr>
            <w:t>waypoints</w:t>
          </w:r>
          <w:r w:rsidR="00C3088F" w:rsidDel="002F29C3">
            <w:t>)</w:t>
          </w:r>
        </w:ins>
        <w:ins w:id="801" w:author="IO" w:date="2011-07-13T11:51:00Z">
          <w:r w:rsidR="00C3088F" w:rsidDel="002F29C3">
            <w:t xml:space="preserve"> </w:t>
          </w:r>
        </w:ins>
        <w:ins w:id="802" w:author="IO" w:date="2011-07-13T11:52:00Z">
          <w:r w:rsidR="00C3088F" w:rsidDel="002F29C3">
            <w:t xml:space="preserve">tridimensionales </w:t>
          </w:r>
        </w:ins>
        <w:ins w:id="803" w:author="IO" w:date="2011-07-13T11:51:00Z">
          <w:r w:rsidR="00C3088F" w:rsidDel="002F29C3">
            <w:t>controlados para la navegaci</w:t>
          </w:r>
        </w:ins>
        <w:ins w:id="804" w:author="IO" w:date="2011-07-13T11:52:00Z">
          <w:r w:rsidR="00C3088F" w:rsidDel="002F29C3">
            <w:t xml:space="preserve">ón. Entre estos puntos </w:t>
          </w:r>
        </w:ins>
        <w:ins w:id="805" w:author="IO" w:date="2011-07-13T11:45:00Z">
          <w:r w:rsidR="00FA57E6" w:rsidRPr="002B284A" w:rsidDel="002F29C3">
            <w:t>discurren las aerovías</w:t>
          </w:r>
        </w:ins>
        <w:ins w:id="806" w:author="IO" w:date="2011-07-13T11:52:00Z">
          <w:r w:rsidR="00C3088F" w:rsidDel="002F29C3">
            <w:t xml:space="preserve"> (</w:t>
          </w:r>
          <w:r w:rsidR="00C3088F" w:rsidRPr="00C3088F" w:rsidDel="002F29C3">
            <w:rPr>
              <w:i/>
              <w:rPrChange w:id="807" w:author="IO" w:date="2011-07-13T11:52:00Z">
                <w:rPr/>
              </w:rPrChange>
            </w:rPr>
            <w:t>airways</w:t>
          </w:r>
          <w:r w:rsidR="00C3088F" w:rsidDel="002F29C3">
            <w:t>)</w:t>
          </w:r>
        </w:ins>
        <w:ins w:id="808" w:author="IO" w:date="2011-07-13T11:45:00Z">
          <w:r w:rsidR="00FA57E6" w:rsidRPr="002B284A" w:rsidDel="002F29C3">
            <w:t xml:space="preserve">, </w:t>
          </w:r>
        </w:ins>
        <w:ins w:id="809" w:author="IO" w:date="2011-07-13T11:52:00Z">
          <w:r w:rsidR="00C3088F" w:rsidDel="002F29C3">
            <w:t xml:space="preserve">que son los </w:t>
          </w:r>
        </w:ins>
        <w:ins w:id="810" w:author="IO" w:date="2011-07-13T11:45:00Z">
          <w:r w:rsidR="00FA57E6" w:rsidRPr="002B284A" w:rsidDel="002F29C3">
            <w:t xml:space="preserve">pasillos por los que circulan las aeronaves. Otros elementos </w:t>
          </w:r>
        </w:ins>
        <w:ins w:id="811" w:author="IO" w:date="2011-07-13T11:52:00Z">
          <w:r w:rsidR="00C3088F" w:rsidDel="002F29C3">
            <w:t>de las FIR</w:t>
          </w:r>
        </w:ins>
        <w:ins w:id="812" w:author="IO" w:date="2011-07-13T15:37:00Z">
          <w:r w:rsidR="008F4A0F" w:rsidDel="002F29C3">
            <w:t>s</w:t>
          </w:r>
        </w:ins>
        <w:ins w:id="813" w:author="IO" w:date="2011-07-13T11:52:00Z">
          <w:r w:rsidR="00C3088F" w:rsidDel="002F29C3">
            <w:t xml:space="preserve"> </w:t>
          </w:r>
        </w:ins>
        <w:ins w:id="814" w:author="IO" w:date="2011-07-13T11:45:00Z">
          <w:r w:rsidR="00FA57E6" w:rsidRPr="002B284A" w:rsidDel="002F29C3">
            <w:t>son las áreas prohibidas, restringidas o peligrosas</w:t>
          </w:r>
        </w:ins>
        <w:ins w:id="815" w:author="IO" w:date="2011-07-13T11:53:00Z">
          <w:r w:rsidR="00C3088F" w:rsidDel="002F29C3">
            <w:t>,</w:t>
          </w:r>
        </w:ins>
        <w:ins w:id="816" w:author="IO" w:date="2011-07-13T11:45:00Z">
          <w:r w:rsidR="00FA57E6" w:rsidRPr="002B284A" w:rsidDel="002F29C3">
            <w:t xml:space="preserve"> que son zonas donde el vuelo de aeronaves </w:t>
          </w:r>
        </w:ins>
        <w:ins w:id="817" w:author="IO" w:date="2011-07-13T11:53:00Z">
          <w:r w:rsidR="00C3088F" w:rsidDel="002F29C3">
            <w:t>está limitado</w:t>
          </w:r>
        </w:ins>
        <w:ins w:id="818" w:author="IO" w:date="2011-07-13T11:45:00Z">
          <w:r w:rsidR="00FA57E6" w:rsidRPr="002B284A" w:rsidDel="002F29C3">
            <w:t xml:space="preserve"> en diferentes medidas y por causas diversas.</w:t>
          </w:r>
        </w:ins>
        <w:ins w:id="819" w:author="IO" w:date="2011-07-13T12:00:00Z">
          <w:r w:rsidR="007A61F8" w:rsidDel="002F29C3">
            <w:t xml:space="preserve"> Las FIR</w:t>
          </w:r>
        </w:ins>
        <w:ins w:id="820" w:author="IO" w:date="2011-07-13T15:37:00Z">
          <w:r w:rsidR="008F4A0F" w:rsidDel="002F29C3">
            <w:t>s</w:t>
          </w:r>
        </w:ins>
        <w:ins w:id="821" w:author="IO" w:date="2011-07-13T12:00:00Z">
          <w:r w:rsidR="007A61F8" w:rsidDel="002F29C3">
            <w:t xml:space="preserve"> se subdividen a su vez en </w:t>
          </w:r>
        </w:ins>
        <w:ins w:id="822" w:author="IO" w:date="2011-07-13T12:03:00Z">
          <w:r w:rsidR="007A61F8" w:rsidDel="002F29C3">
            <w:t>S</w:t>
          </w:r>
        </w:ins>
        <w:ins w:id="823" w:author="IO" w:date="2011-07-13T12:00:00Z">
          <w:r w:rsidR="007A61F8" w:rsidDel="002F29C3">
            <w:t xml:space="preserve">ectores </w:t>
          </w:r>
        </w:ins>
        <w:ins w:id="824" w:author="IO" w:date="2011-07-13T12:03:00Z">
          <w:r w:rsidR="007A61F8" w:rsidDel="002F29C3">
            <w:t xml:space="preserve">de Control </w:t>
          </w:r>
        </w:ins>
        <w:ins w:id="825" w:author="IO" w:date="2011-07-13T12:00:00Z">
          <w:r w:rsidR="007A61F8" w:rsidDel="002F29C3">
            <w:t>para la gesti</w:t>
          </w:r>
        </w:ins>
        <w:ins w:id="826" w:author="IO" w:date="2011-07-13T12:01:00Z">
          <w:r w:rsidR="007A61F8" w:rsidDel="002F29C3">
            <w:t>ón de sus vuelos.</w:t>
          </w:r>
        </w:ins>
      </w:moveFrom>
      <w:moveFromRangeEnd w:id="788"/>
      <w:ins w:id="827" w:author="Orion" w:date="2011-07-26T22:13:00Z">
        <w:r w:rsidR="00E54276">
          <w:rPr>
            <w:i/>
            <w:iCs/>
            <w:noProof/>
            <w:color w:val="666666"/>
            <w:lang w:eastAsia="es-ES" w:bidi="ar-SA"/>
            <w:rPrChange w:id="828"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29" w:author="Orion" w:date="2011-07-26T22:08:00Z"/>
          <w:rFonts w:cs="Times New Roman"/>
        </w:rPr>
        <w:pPrChange w:id="830" w:author="Orion" w:date="2011-07-26T22:19:00Z">
          <w:pPr>
            <w:spacing w:before="240" w:after="120"/>
            <w:ind w:firstLine="284"/>
            <w:jc w:val="both"/>
          </w:pPr>
        </w:pPrChange>
      </w:pPr>
      <w:bookmarkStart w:id="831" w:name="_Toc299483433"/>
      <w:bookmarkStart w:id="832" w:name="_Ref299482133"/>
      <w:bookmarkStart w:id="833" w:name="_Toc300051056"/>
      <w:bookmarkStart w:id="834" w:name="_Toc300051429"/>
      <w:bookmarkStart w:id="835" w:name="_Toc300051732"/>
      <w:bookmarkStart w:id="836" w:name="_Toc300052342"/>
      <w:bookmarkStart w:id="837" w:name="_Toc300052953"/>
      <w:bookmarkStart w:id="838" w:name="_Toc300057791"/>
      <w:bookmarkStart w:id="839" w:name="_Toc300346556"/>
      <w:ins w:id="840" w:author="Orion" w:date="2011-07-26T22:19:00Z">
        <w:r>
          <w:t xml:space="preserve">Figura </w:t>
        </w:r>
        <w:r>
          <w:fldChar w:fldCharType="begin"/>
        </w:r>
        <w:r>
          <w:instrText xml:space="preserve"> SEQ Figura \* ARABIC </w:instrText>
        </w:r>
      </w:ins>
      <w:r>
        <w:fldChar w:fldCharType="separate"/>
      </w:r>
      <w:ins w:id="841" w:author="Orion" w:date="2011-08-05T22:24:00Z">
        <w:r w:rsidR="004A59D6">
          <w:rPr>
            <w:noProof/>
          </w:rPr>
          <w:t>1</w:t>
        </w:r>
      </w:ins>
      <w:bookmarkEnd w:id="831"/>
      <w:ins w:id="842" w:author="Orion" w:date="2011-07-26T22:19:00Z">
        <w:r>
          <w:fldChar w:fldCharType="end"/>
        </w:r>
      </w:ins>
      <w:bookmarkEnd w:id="832"/>
      <w:ins w:id="843" w:author="Orion" w:date="2011-08-02T11:54:00Z">
        <w:r w:rsidR="00040E3C">
          <w:t>: División del espacio a</w:t>
        </w:r>
      </w:ins>
      <w:ins w:id="844" w:author="Orion" w:date="2011-08-02T11:55:00Z">
        <w:r w:rsidR="00040E3C">
          <w:t>éreo</w:t>
        </w:r>
      </w:ins>
      <w:bookmarkEnd w:id="833"/>
      <w:bookmarkEnd w:id="834"/>
      <w:bookmarkEnd w:id="835"/>
      <w:bookmarkEnd w:id="836"/>
      <w:bookmarkEnd w:id="837"/>
      <w:bookmarkEnd w:id="838"/>
      <w:bookmarkEnd w:id="839"/>
    </w:p>
    <w:p w14:paraId="3F1CCD5D" w14:textId="4500F098" w:rsidR="00E54276" w:rsidRPr="00E54276" w:rsidRDefault="00E237E8" w:rsidP="00E54276">
      <w:pPr>
        <w:spacing w:before="240" w:after="120"/>
        <w:ind w:firstLine="284"/>
        <w:jc w:val="both"/>
        <w:rPr>
          <w:ins w:id="845" w:author="Orion" w:date="2011-07-26T22:14:00Z"/>
          <w:rFonts w:cs="Times New Roman"/>
        </w:rPr>
      </w:pPr>
      <w:ins w:id="846" w:author="Orion" w:date="2011-07-26T22:19:00Z">
        <w:r>
          <w:rPr>
            <w:rFonts w:cs="Times New Roman"/>
          </w:rPr>
          <w:t xml:space="preserve">Como puede observarse en la </w:t>
        </w:r>
      </w:ins>
      <w:ins w:id="847"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848" w:author="Orion" w:date="2011-07-26T22:20:00Z">
        <w:r>
          <w:t xml:space="preserve">Figura </w:t>
        </w:r>
        <w:r>
          <w:rPr>
            <w:noProof/>
          </w:rPr>
          <w:t>1</w:t>
        </w:r>
        <w:r>
          <w:rPr>
            <w:rFonts w:cs="Times New Roman"/>
          </w:rPr>
          <w:fldChar w:fldCharType="end"/>
        </w:r>
        <w:r>
          <w:rPr>
            <w:rFonts w:cs="Times New Roman"/>
          </w:rPr>
          <w:t xml:space="preserve"> c</w:t>
        </w:r>
      </w:ins>
      <w:ins w:id="849" w:author="Orion" w:date="2011-07-26T22:14:00Z">
        <w:r w:rsidR="00E54276" w:rsidRPr="00E54276">
          <w:rPr>
            <w:rFonts w:cs="Times New Roman"/>
          </w:rPr>
          <w:t xml:space="preserve">ada región de información de vuelo se divide verticalmente en dos zonas: un espacio inferior, </w:t>
        </w:r>
      </w:ins>
      <w:ins w:id="850"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851" w:author="Orion" w:date="2011-07-26T22:14:00Z">
        <w:r w:rsidR="00E54276" w:rsidRPr="00E54276">
          <w:rPr>
            <w:rFonts w:cs="Times New Roman"/>
          </w:rPr>
          <w:t>que incluye el espacio comprendido entre el suelo y el nivel de vuelo FL 245</w:t>
        </w:r>
      </w:ins>
      <w:ins w:id="852" w:author="Orion" w:date="2011-07-26T22:16:00Z">
        <w:r w:rsidR="00E54276">
          <w:rPr>
            <w:rFonts w:cs="Times New Roman"/>
          </w:rPr>
          <w:t xml:space="preserve"> (</w:t>
        </w:r>
      </w:ins>
      <w:ins w:id="853" w:author="Orion" w:date="2011-07-26T22:17:00Z">
        <w:r w:rsidR="00E54276">
          <w:rPr>
            <w:rFonts w:cs="Times New Roman"/>
          </w:rPr>
          <w:t>24500 pies)</w:t>
        </w:r>
      </w:ins>
      <w:ins w:id="854" w:author="Orion" w:date="2011-07-26T22:14:00Z">
        <w:r w:rsidR="00E54276" w:rsidRPr="00E54276">
          <w:rPr>
            <w:rFonts w:cs="Times New Roman"/>
          </w:rPr>
          <w:t>, y un espacio superior,</w:t>
        </w:r>
      </w:ins>
      <w:ins w:id="855" w:author="Orion" w:date="2011-07-26T22:18:00Z">
        <w:r w:rsidR="00E54276">
          <w:rPr>
            <w:rFonts w:cs="Times New Roman"/>
          </w:rPr>
          <w:t xml:space="preserve"> Área Superior de I</w:t>
        </w:r>
        <w:r w:rsidR="00E54276" w:rsidRPr="00E54276">
          <w:rPr>
            <w:rFonts w:cs="Times New Roman"/>
          </w:rPr>
          <w:t>nformación</w:t>
        </w:r>
      </w:ins>
      <w:ins w:id="856" w:author="Orion" w:date="2011-07-26T22:14:00Z">
        <w:r w:rsidR="00E54276" w:rsidRPr="00E54276">
          <w:rPr>
            <w:rFonts w:cs="Times New Roman"/>
          </w:rPr>
          <w:t xml:space="preserve"> </w:t>
        </w:r>
      </w:ins>
      <w:ins w:id="857" w:author="Orion" w:date="2011-07-26T22:18:00Z">
        <w:r w:rsidR="00E54276">
          <w:rPr>
            <w:rFonts w:cs="Times New Roman"/>
          </w:rPr>
          <w:t>(</w:t>
        </w:r>
      </w:ins>
      <w:ins w:id="858" w:author="Orion" w:date="2011-07-26T22:14:00Z">
        <w:r w:rsidR="00E54276" w:rsidRPr="00E54276">
          <w:rPr>
            <w:rFonts w:cs="Times New Roman"/>
          </w:rPr>
          <w:t>UIR</w:t>
        </w:r>
      </w:ins>
      <w:ins w:id="859" w:author="Orion" w:date="2011-07-26T22:18:00Z">
        <w:r w:rsidR="00E54276">
          <w:rPr>
            <w:rFonts w:cs="Times New Roman"/>
          </w:rPr>
          <w:t>,</w:t>
        </w:r>
      </w:ins>
      <w:ins w:id="860"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861" w:author="Orion" w:date="2011-07-26T22:19:00Z">
        <w:r w:rsidR="00E54276">
          <w:rPr>
            <w:rFonts w:cs="Times New Roman"/>
          </w:rPr>
          <w:t>)</w:t>
        </w:r>
      </w:ins>
      <w:ins w:id="862" w:author="Orion" w:date="2011-07-26T22:14:00Z">
        <w:r w:rsidR="00E54276" w:rsidRPr="00E54276">
          <w:rPr>
            <w:rFonts w:cs="Times New Roman"/>
          </w:rPr>
          <w:t>, que se extiende desde el nivel de vuelo FL 245 hasta una altura ilimitada.</w:t>
        </w:r>
      </w:ins>
      <w:customXmlInsRangeStart w:id="863" w:author="Orion" w:date="2011-07-26T22:23:00Z"/>
      <w:sdt>
        <w:sdtPr>
          <w:rPr>
            <w:rFonts w:cs="Times New Roman"/>
          </w:rPr>
          <w:id w:val="-583766890"/>
          <w:citation/>
        </w:sdtPr>
        <w:sdtContent>
          <w:customXmlInsRangeEnd w:id="863"/>
          <w:ins w:id="864"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865" w:author="Orion" w:date="2011-07-26T22:23:00Z">
            <w:r w:rsidR="002B1E45">
              <w:rPr>
                <w:rFonts w:cs="Times New Roman"/>
              </w:rPr>
              <w:fldChar w:fldCharType="end"/>
            </w:r>
          </w:ins>
          <w:customXmlInsRangeStart w:id="866" w:author="Orion" w:date="2011-07-26T22:23:00Z"/>
        </w:sdtContent>
      </w:sdt>
      <w:customXmlInsRangeEnd w:id="866"/>
    </w:p>
    <w:p w14:paraId="7EA18C6B" w14:textId="169C91E7" w:rsidR="002F29C3" w:rsidDel="00780A10" w:rsidRDefault="002F29C3" w:rsidP="004F123D">
      <w:pPr>
        <w:spacing w:before="240" w:after="120"/>
        <w:ind w:firstLine="284"/>
        <w:jc w:val="both"/>
        <w:rPr>
          <w:del w:id="867" w:author="Orion" w:date="2011-07-26T22:27:00Z"/>
        </w:rPr>
      </w:pPr>
      <w:moveToRangeStart w:id="868" w:author="Orion" w:date="2011-07-26T22:24:00Z" w:name="move299482427"/>
      <w:moveTo w:id="869" w:author="Orion" w:date="2011-07-26T22:24:00Z">
        <w:del w:id="870"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871"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872" w:author="Orion" w:date="2011-07-26T22:27:00Z">
          <w:r w:rsidDel="00780A10">
            <w:delText>Las FIRs se subdividen a su vez en Sectores de Control para la gestión de sus vuelos.</w:delText>
          </w:r>
        </w:del>
      </w:moveTo>
    </w:p>
    <w:moveToRangeEnd w:id="868"/>
    <w:p w14:paraId="13DC1F18" w14:textId="77777777" w:rsidR="002F29C3" w:rsidRPr="00166C1A" w:rsidRDefault="002F29C3" w:rsidP="00E54276">
      <w:pPr>
        <w:spacing w:before="240" w:after="120"/>
        <w:ind w:firstLine="284"/>
        <w:jc w:val="both"/>
        <w:rPr>
          <w:ins w:id="873" w:author="IO" w:date="2011-07-13T11:53:00Z"/>
          <w:rFonts w:cs="Times New Roman"/>
        </w:rPr>
      </w:pPr>
    </w:p>
    <w:p w14:paraId="47E9670F" w14:textId="2741CE15" w:rsidR="00AC375C" w:rsidRDefault="00FA57E6" w:rsidP="009F0E36">
      <w:pPr>
        <w:spacing w:before="240" w:after="120"/>
        <w:ind w:firstLine="284"/>
        <w:jc w:val="both"/>
        <w:rPr>
          <w:ins w:id="874"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875" w:author="Orion" w:date="2011-07-27T14:45:00Z"/>
        </w:rPr>
      </w:pPr>
    </w:p>
    <w:p w14:paraId="7F6736C4" w14:textId="4D497CF5" w:rsidR="009143CB" w:rsidRDefault="00FA57E6">
      <w:pPr>
        <w:spacing w:before="240" w:after="120"/>
        <w:ind w:firstLine="284"/>
        <w:jc w:val="both"/>
        <w:rPr>
          <w:ins w:id="876" w:author="IO" w:date="2011-07-13T12:34:00Z"/>
        </w:rPr>
        <w:pPrChange w:id="877" w:author="IO" w:date="2011-07-13T15:14:00Z">
          <w:pPr>
            <w:jc w:val="both"/>
          </w:pPr>
        </w:pPrChange>
      </w:pPr>
      <w:ins w:id="878" w:author="IO" w:date="2011-07-13T11:41:00Z">
        <w:del w:id="879" w:author="Orion" w:date="2011-07-27T14:45:00Z">
          <w:r w:rsidDel="0054504D">
            <w:delText>Para realizar estas labores los ATS</w:delText>
          </w:r>
        </w:del>
      </w:ins>
      <w:ins w:id="880" w:author="IO" w:date="2011-07-13T15:38:00Z">
        <w:del w:id="881" w:author="Orion" w:date="2011-07-27T14:45:00Z">
          <w:r w:rsidR="008F4A0F" w:rsidDel="0054504D">
            <w:delText>s</w:delText>
          </w:r>
        </w:del>
      </w:ins>
      <w:ins w:id="882" w:author="IO" w:date="2011-07-13T11:41:00Z">
        <w:del w:id="883" w:author="Orion" w:date="2011-07-27T14:45:00Z">
          <w:r w:rsidDel="0054504D">
            <w:delText xml:space="preserve"> se organizan en varias secciones. </w:delText>
          </w:r>
        </w:del>
      </w:ins>
      <w:ins w:id="884"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885" w:author="IO" w:date="2011-07-13T11:44:00Z">
        <w:del w:id="886" w:author="Orion" w:date="2011-07-27T14:54:00Z">
          <w:r w:rsidDel="0019550B">
            <w:delText xml:space="preserve">El </w:delText>
          </w:r>
          <w:r w:rsidRPr="002B284A" w:rsidDel="0019550B">
            <w:delText xml:space="preserve">Centro de Control de Área (ACC, </w:delText>
          </w:r>
          <w:r w:rsidRPr="00C3088F" w:rsidDel="0019550B">
            <w:rPr>
              <w:i/>
              <w:rPrChange w:id="887" w:author="IO" w:date="2011-07-13T11:55:00Z">
                <w:rPr/>
              </w:rPrChange>
            </w:rPr>
            <w:delText>Area Control Cent</w:delText>
          </w:r>
        </w:del>
      </w:ins>
      <w:ins w:id="888" w:author="IO" w:date="2011-07-13T11:56:00Z">
        <w:del w:id="889" w:author="Orion" w:date="2011-07-27T14:54:00Z">
          <w:r w:rsidR="00C3088F" w:rsidDel="0019550B">
            <w:rPr>
              <w:i/>
            </w:rPr>
            <w:delText>er</w:delText>
          </w:r>
        </w:del>
      </w:ins>
      <w:ins w:id="890" w:author="IO" w:date="2011-07-13T11:44:00Z">
        <w:del w:id="891" w:author="Orion" w:date="2011-07-27T14:54:00Z">
          <w:r w:rsidRPr="002B284A" w:rsidDel="0019550B">
            <w:delText>)</w:delText>
          </w:r>
        </w:del>
      </w:ins>
      <w:ins w:id="892" w:author="IO" w:date="2011-07-13T12:02:00Z">
        <w:del w:id="893" w:author="Orion" w:date="2011-07-27T14:54:00Z">
          <w:r w:rsidR="007A61F8" w:rsidDel="0019550B">
            <w:delText xml:space="preserve"> es l</w:delText>
          </w:r>
        </w:del>
      </w:ins>
      <w:ins w:id="894" w:author="IO" w:date="2011-06-09T13:18:00Z">
        <w:del w:id="895" w:author="Orion" w:date="2011-07-27T14:54:00Z">
          <w:r w:rsidR="00784846" w:rsidRPr="00F45FF0" w:rsidDel="0019550B">
            <w:rPr>
              <w:rPrChange w:id="896" w:author="IO" w:date="2011-07-13T11:33:00Z">
                <w:rPr>
                  <w:rStyle w:val="apple-style-span"/>
                  <w:rFonts w:cs="Times New Roman"/>
                  <w:bCs/>
                  <w:color w:val="000000"/>
                </w:rPr>
              </w:rPrChange>
            </w:rPr>
            <w:delText xml:space="preserve">a </w:delText>
          </w:r>
        </w:del>
      </w:ins>
      <w:ins w:id="897" w:author="IO" w:date="2011-07-13T11:41:00Z">
        <w:del w:id="898" w:author="Orion" w:date="2011-07-27T14:54:00Z">
          <w:r w:rsidDel="0019550B">
            <w:delText>u</w:delText>
          </w:r>
        </w:del>
      </w:ins>
      <w:ins w:id="899" w:author="IO" w:date="2011-06-09T13:18:00Z">
        <w:del w:id="900" w:author="Orion" w:date="2011-07-27T14:54:00Z">
          <w:r w:rsidR="00784846" w:rsidRPr="00F45FF0" w:rsidDel="0019550B">
            <w:rPr>
              <w:rPrChange w:id="901" w:author="IO" w:date="2011-07-13T11:33:00Z">
                <w:rPr>
                  <w:rStyle w:val="apple-style-span"/>
                  <w:rFonts w:cs="Times New Roman"/>
                  <w:bCs/>
                  <w:color w:val="000000"/>
                </w:rPr>
              </w:rPrChange>
            </w:rPr>
            <w:delText xml:space="preserve">nidad encargada de entregar el servicio de control </w:delText>
          </w:r>
        </w:del>
      </w:ins>
      <w:ins w:id="902" w:author="IO" w:date="2011-07-13T12:02:00Z">
        <w:del w:id="903" w:author="Orion" w:date="2011-07-27T14:54:00Z">
          <w:r w:rsidR="007A61F8" w:rsidDel="0019550B">
            <w:delText>de</w:delText>
          </w:r>
        </w:del>
      </w:ins>
      <w:ins w:id="904" w:author="IO" w:date="2011-06-09T13:18:00Z">
        <w:del w:id="905" w:author="Orion" w:date="2011-07-27T14:54:00Z">
          <w:r w:rsidR="00784846" w:rsidRPr="00F45FF0" w:rsidDel="0019550B">
            <w:rPr>
              <w:rPrChange w:id="906" w:author="IO" w:date="2011-07-13T11:33:00Z">
                <w:rPr>
                  <w:rStyle w:val="apple-style-span"/>
                  <w:rFonts w:cs="Times New Roman"/>
                  <w:bCs/>
                  <w:color w:val="000000"/>
                </w:rPr>
              </w:rPrChange>
            </w:rPr>
            <w:delText xml:space="preserve"> tráfico aéreo </w:delText>
          </w:r>
        </w:del>
      </w:ins>
      <w:ins w:id="907" w:author="IO" w:date="2011-07-13T12:03:00Z">
        <w:del w:id="908" w:author="Orion" w:date="2011-07-27T14:54:00Z">
          <w:r w:rsidR="007A61F8" w:rsidDel="0019550B">
            <w:delText xml:space="preserve">entre </w:delText>
          </w:r>
        </w:del>
        <w:del w:id="909" w:author="Orion" w:date="2011-07-27T14:14:00Z">
          <w:r w:rsidR="007A61F8" w:rsidDel="00727047">
            <w:delText xml:space="preserve">las distintas </w:delText>
          </w:r>
        </w:del>
        <w:del w:id="910" w:author="Orion" w:date="2011-07-27T14:13:00Z">
          <w:r w:rsidR="007A61F8" w:rsidDel="00727047">
            <w:delText>FIR</w:delText>
          </w:r>
        </w:del>
      </w:ins>
      <w:ins w:id="911" w:author="IO" w:date="2011-07-13T15:38:00Z">
        <w:del w:id="912" w:author="Orion" w:date="2011-07-27T14:13:00Z">
          <w:r w:rsidR="008F4A0F" w:rsidDel="00727047">
            <w:delText>s</w:delText>
          </w:r>
        </w:del>
      </w:ins>
      <w:ins w:id="913" w:author="IO" w:date="2011-07-13T12:03:00Z">
        <w:del w:id="914" w:author="Orion" w:date="2011-07-27T14:13:00Z">
          <w:r w:rsidR="007A61F8" w:rsidDel="00727047">
            <w:delText xml:space="preserve"> </w:delText>
          </w:r>
        </w:del>
        <w:del w:id="915" w:author="Orion" w:date="2011-07-27T14:14:00Z">
          <w:r w:rsidR="007A61F8" w:rsidDel="00727047">
            <w:delText>o los</w:delText>
          </w:r>
        </w:del>
        <w:del w:id="916" w:author="Orion" w:date="2011-07-27T14:54:00Z">
          <w:r w:rsidR="007A61F8" w:rsidDel="0019550B">
            <w:delText xml:space="preserve"> sectores de </w:delText>
          </w:r>
        </w:del>
        <w:del w:id="917" w:author="Orion" w:date="2011-07-27T14:14:00Z">
          <w:r w:rsidR="007A61F8" w:rsidDel="00727047">
            <w:delText>estas</w:delText>
          </w:r>
        </w:del>
      </w:ins>
      <w:ins w:id="918" w:author="IO" w:date="2011-06-09T13:18:00Z">
        <w:del w:id="919" w:author="Orion" w:date="2011-07-27T14:54:00Z">
          <w:r w:rsidR="00784846" w:rsidRPr="00F45FF0" w:rsidDel="0019550B">
            <w:rPr>
              <w:rPrChange w:id="920" w:author="IO" w:date="2011-07-13T11:33:00Z">
                <w:rPr>
                  <w:rStyle w:val="apple-style-span"/>
                  <w:rFonts w:cs="Times New Roman"/>
                  <w:bCs/>
                  <w:color w:val="000000"/>
                </w:rPr>
              </w:rPrChange>
            </w:rPr>
            <w:delText xml:space="preserve">. </w:delText>
          </w:r>
        </w:del>
      </w:ins>
      <w:ins w:id="921" w:author="Orion" w:date="2011-07-27T14:49:00Z">
        <w:r w:rsidR="0019550B">
          <w:t>C</w:t>
        </w:r>
      </w:ins>
      <w:ins w:id="922" w:author="IO" w:date="2011-07-13T12:04:00Z">
        <w:del w:id="923" w:author="Orion" w:date="2011-07-27T14:49:00Z">
          <w:r w:rsidR="007A61F8" w:rsidDel="0019550B">
            <w:delText>A su vez, c</w:delText>
          </w:r>
        </w:del>
        <w:r w:rsidR="007A61F8">
          <w:t xml:space="preserve">ada </w:t>
        </w:r>
      </w:ins>
      <w:ins w:id="924" w:author="Orion" w:date="2011-07-27T14:50:00Z">
        <w:r w:rsidR="0019550B">
          <w:t xml:space="preserve">uno de estos </w:t>
        </w:r>
      </w:ins>
      <w:ins w:id="925" w:author="IO" w:date="2011-07-13T12:04:00Z">
        <w:r w:rsidR="007A61F8">
          <w:t>sector</w:t>
        </w:r>
      </w:ins>
      <w:ins w:id="926" w:author="Orion" w:date="2011-07-27T14:50:00Z">
        <w:r w:rsidR="0019550B">
          <w:t>es</w:t>
        </w:r>
      </w:ins>
      <w:ins w:id="927" w:author="IO" w:date="2011-07-13T12:04:00Z">
        <w:r w:rsidR="007A61F8">
          <w:t xml:space="preserve"> tiene</w:t>
        </w:r>
      </w:ins>
      <w:ins w:id="928" w:author="Orion" w:date="2011-07-27T14:54:00Z">
        <w:r w:rsidR="005C67CA">
          <w:t>n</w:t>
        </w:r>
      </w:ins>
      <w:ins w:id="929" w:author="IO" w:date="2011-07-13T12:04:00Z">
        <w:r w:rsidR="007A61F8">
          <w:t xml:space="preserve"> </w:t>
        </w:r>
        <w:del w:id="930" w:author="Orion" w:date="2011-07-27T14:58:00Z">
          <w:r w:rsidR="007A61F8" w:rsidDel="005C67CA">
            <w:delText>asignad</w:delText>
          </w:r>
        </w:del>
        <w:del w:id="931" w:author="Orion" w:date="2011-07-27T14:50:00Z">
          <w:r w:rsidR="007A61F8" w:rsidDel="0019550B">
            <w:delText>a</w:delText>
          </w:r>
        </w:del>
        <w:del w:id="932" w:author="Orion" w:date="2011-07-27T14:58:00Z">
          <w:r w:rsidR="007A61F8" w:rsidDel="005C67CA">
            <w:delText xml:space="preserve"> </w:delText>
          </w:r>
        </w:del>
        <w:r w:rsidR="007A61F8">
          <w:t>una unidad</w:t>
        </w:r>
      </w:ins>
      <w:ins w:id="933" w:author="Orion" w:date="2011-07-27T14:58:00Z">
        <w:r w:rsidR="005C67CA">
          <w:t>,</w:t>
        </w:r>
      </w:ins>
      <w:ins w:id="934" w:author="IO" w:date="2011-06-09T13:18:00Z">
        <w:r w:rsidR="00784846" w:rsidRPr="00F45FF0">
          <w:rPr>
            <w:rPrChange w:id="935" w:author="IO" w:date="2011-07-13T11:33:00Z">
              <w:rPr>
                <w:rStyle w:val="apple-style-span"/>
                <w:rFonts w:cs="Times New Roman"/>
                <w:bCs/>
                <w:color w:val="000000"/>
              </w:rPr>
            </w:rPrChange>
          </w:rPr>
          <w:t xml:space="preserve"> </w:t>
        </w:r>
      </w:ins>
      <w:ins w:id="936" w:author="Orion" w:date="2011-07-27T14:50:00Z">
        <w:r w:rsidR="0019550B">
          <w:t xml:space="preserve">denominada </w:t>
        </w:r>
      </w:ins>
      <w:ins w:id="937"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938" w:author="Orion" w:date="2011-07-27T14:58:00Z">
        <w:r w:rsidR="005C67CA">
          <w:t>, asignada</w:t>
        </w:r>
      </w:ins>
      <w:ins w:id="939" w:author="Orion" w:date="2011-07-27T15:49:00Z">
        <w:r w:rsidR="002D1E5C">
          <w:t xml:space="preserve"> </w:t>
        </w:r>
      </w:ins>
      <w:customXmlInsRangeStart w:id="940" w:author="Orion" w:date="2011-07-27T15:49:00Z"/>
      <w:sdt>
        <w:sdtPr>
          <w:id w:val="-2046445556"/>
          <w:citation/>
        </w:sdtPr>
        <w:sdtContent>
          <w:customXmlInsRangeEnd w:id="940"/>
          <w:ins w:id="941" w:author="Orion" w:date="2011-07-27T15:49:00Z">
            <w:r w:rsidR="002D1E5C">
              <w:fldChar w:fldCharType="begin"/>
            </w:r>
            <w:r w:rsidR="002D1E5C">
              <w:instrText xml:space="preserve"> CITATION USF09 \l 3082 </w:instrText>
            </w:r>
            <w:r w:rsidR="002D1E5C">
              <w:fldChar w:fldCharType="separate"/>
            </w:r>
          </w:ins>
          <w:r w:rsidR="000A76F4">
            <w:rPr>
              <w:noProof/>
            </w:rPr>
            <w:t>(27)</w:t>
          </w:r>
          <w:ins w:id="942" w:author="Orion" w:date="2011-07-27T15:49:00Z">
            <w:r w:rsidR="002D1E5C">
              <w:fldChar w:fldCharType="end"/>
            </w:r>
          </w:ins>
          <w:customXmlInsRangeStart w:id="943" w:author="Orion" w:date="2011-07-27T15:49:00Z"/>
        </w:sdtContent>
      </w:sdt>
      <w:customXmlInsRangeEnd w:id="943"/>
      <w:ins w:id="944" w:author="Orion" w:date="2011-07-27T14:51:00Z">
        <w:r w:rsidR="0019550B">
          <w:t xml:space="preserve">. El </w:t>
        </w:r>
        <w:r w:rsidR="0019550B" w:rsidRPr="002B284A">
          <w:t>ACC</w:t>
        </w:r>
      </w:ins>
      <w:ins w:id="945" w:author="Orion" w:date="2011-07-27T14:53:00Z">
        <w:r w:rsidR="005C67CA">
          <w:t xml:space="preserve"> es</w:t>
        </w:r>
        <w:r w:rsidR="0019550B">
          <w:t xml:space="preserve"> </w:t>
        </w:r>
      </w:ins>
      <w:ins w:id="946" w:author="IO" w:date="2011-07-13T12:04:00Z">
        <w:del w:id="947" w:author="Orion" w:date="2011-07-27T14:53:00Z">
          <w:r w:rsidR="007A61F8" w:rsidDel="0019550B">
            <w:delText xml:space="preserve">que es </w:delText>
          </w:r>
        </w:del>
      </w:ins>
      <w:ins w:id="948" w:author="IO" w:date="2011-06-09T13:18:00Z">
        <w:r w:rsidR="00784846" w:rsidRPr="00F45FF0">
          <w:rPr>
            <w:rPrChange w:id="949" w:author="IO" w:date="2011-07-13T11:33:00Z">
              <w:rPr>
                <w:rStyle w:val="apple-style-span"/>
                <w:rFonts w:cs="Times New Roman"/>
                <w:bCs/>
                <w:color w:val="000000"/>
              </w:rPr>
            </w:rPrChange>
          </w:rPr>
          <w:t>responsable</w:t>
        </w:r>
      </w:ins>
      <w:ins w:id="950" w:author="Orion" w:date="2011-07-27T14:59:00Z">
        <w:r w:rsidR="005C67CA">
          <w:t>,</w:t>
        </w:r>
      </w:ins>
      <w:ins w:id="951" w:author="IO" w:date="2011-06-09T13:18:00Z">
        <w:r w:rsidR="00784846" w:rsidRPr="00F45FF0">
          <w:rPr>
            <w:rPrChange w:id="952" w:author="IO" w:date="2011-07-13T11:33:00Z">
              <w:rPr>
                <w:rStyle w:val="apple-style-span"/>
                <w:rFonts w:cs="Times New Roman"/>
                <w:bCs/>
                <w:color w:val="000000"/>
              </w:rPr>
            </w:rPrChange>
          </w:rPr>
          <w:t xml:space="preserve"> </w:t>
        </w:r>
      </w:ins>
      <w:ins w:id="953" w:author="Orion" w:date="2011-07-27T14:59:00Z">
        <w:r w:rsidR="005C67CA">
          <w:t>por un lado</w:t>
        </w:r>
      </w:ins>
      <w:ins w:id="954" w:author="Orion" w:date="2011-07-27T15:54:00Z">
        <w:r w:rsidR="00F05682">
          <w:t>,</w:t>
        </w:r>
      </w:ins>
      <w:ins w:id="955" w:author="Orion" w:date="2011-07-27T14:59:00Z">
        <w:r w:rsidR="005C67CA">
          <w:t xml:space="preserve"> </w:t>
        </w:r>
      </w:ins>
      <w:ins w:id="956" w:author="Orion" w:date="2011-07-27T14:53:00Z">
        <w:r w:rsidR="0019550B">
          <w:t>del control de los vuelos en su secci</w:t>
        </w:r>
        <w:r w:rsidR="005C67CA">
          <w:t>ón</w:t>
        </w:r>
      </w:ins>
      <w:ins w:id="957" w:author="Orion" w:date="2011-07-27T14:59:00Z">
        <w:r w:rsidR="005C67CA">
          <w:t>, y</w:t>
        </w:r>
      </w:ins>
      <w:ins w:id="958" w:author="Orion" w:date="2011-07-27T15:55:00Z">
        <w:r w:rsidR="00D44B12">
          <w:t>,</w:t>
        </w:r>
      </w:ins>
      <w:ins w:id="959" w:author="Orion" w:date="2011-07-27T14:59:00Z">
        <w:r w:rsidR="005C67CA">
          <w:t xml:space="preserve"> por otro, </w:t>
        </w:r>
      </w:ins>
      <w:ins w:id="960" w:author="Orion" w:date="2011-07-27T15:47:00Z">
        <w:r w:rsidR="002D1E5C">
          <w:t>de transferir</w:t>
        </w:r>
      </w:ins>
      <w:ins w:id="961" w:author="Orion" w:date="2011-07-27T15:55:00Z">
        <w:r w:rsidR="00D44B12" w:rsidRPr="00D44B12">
          <w:t xml:space="preserve"> </w:t>
        </w:r>
        <w:r w:rsidR="00D44B12">
          <w:t>a otro ACC</w:t>
        </w:r>
      </w:ins>
      <w:ins w:id="962" w:author="Orion" w:date="2011-07-27T15:47:00Z">
        <w:r w:rsidR="002D1E5C">
          <w:t xml:space="preserve"> </w:t>
        </w:r>
      </w:ins>
      <w:ins w:id="963" w:author="Orion" w:date="2011-07-27T15:50:00Z">
        <w:r w:rsidR="00BD2C20">
          <w:t>el</w:t>
        </w:r>
      </w:ins>
      <w:ins w:id="964" w:author="Orion" w:date="2011-07-27T15:47:00Z">
        <w:r w:rsidR="002D1E5C">
          <w:t xml:space="preserve"> s</w:t>
        </w:r>
        <w:r w:rsidR="002D1E5C" w:rsidRPr="002D1E5C">
          <w:t>ervicio de control</w:t>
        </w:r>
      </w:ins>
      <w:ins w:id="965" w:author="Orion" w:date="2011-07-27T15:50:00Z">
        <w:r w:rsidR="00BD2C20">
          <w:t xml:space="preserve"> de una aeronave</w:t>
        </w:r>
      </w:ins>
      <w:ins w:id="966" w:author="Orion" w:date="2011-07-27T15:47:00Z">
        <w:r w:rsidR="002D1E5C" w:rsidRPr="002D1E5C">
          <w:t xml:space="preserve"> </w:t>
        </w:r>
        <w:r w:rsidR="002D1E5C">
          <w:t xml:space="preserve">cuando </w:t>
        </w:r>
      </w:ins>
      <w:ins w:id="967" w:author="Orion" w:date="2011-07-27T15:50:00Z">
        <w:r w:rsidR="00BD2C20">
          <w:t>ésta se encuentra</w:t>
        </w:r>
      </w:ins>
      <w:ins w:id="968" w:author="IO" w:date="2011-07-13T12:04:00Z">
        <w:del w:id="969" w:author="Orion" w:date="2011-07-27T14:53:00Z">
          <w:r w:rsidR="007A61F8" w:rsidDel="0019550B">
            <w:delText>de él</w:delText>
          </w:r>
        </w:del>
      </w:ins>
      <w:ins w:id="970" w:author="IO" w:date="2011-06-09T13:18:00Z">
        <w:del w:id="971" w:author="Orion" w:date="2011-07-27T15:47:00Z">
          <w:r w:rsidR="00784846" w:rsidRPr="00F45FF0" w:rsidDel="002D1E5C">
            <w:rPr>
              <w:rPrChange w:id="972" w:author="IO" w:date="2011-07-13T11:33:00Z">
                <w:rPr>
                  <w:rStyle w:val="apple-style-span"/>
                  <w:rFonts w:cs="Times New Roman"/>
                  <w:bCs/>
                  <w:color w:val="000000"/>
                </w:rPr>
              </w:rPrChange>
            </w:rPr>
            <w:delText>. Cuando un avión est</w:delText>
          </w:r>
        </w:del>
        <w:del w:id="973" w:author="Orion" w:date="2011-07-27T15:50:00Z">
          <w:r w:rsidR="00784846" w:rsidRPr="00F45FF0" w:rsidDel="00BD2C20">
            <w:rPr>
              <w:rPrChange w:id="974" w:author="IO" w:date="2011-07-13T11:33:00Z">
                <w:rPr>
                  <w:rStyle w:val="apple-style-span"/>
                  <w:rFonts w:cs="Times New Roman"/>
                  <w:bCs/>
                  <w:color w:val="000000"/>
                </w:rPr>
              </w:rPrChange>
            </w:rPr>
            <w:delText>á</w:delText>
          </w:r>
        </w:del>
        <w:r w:rsidR="00784846" w:rsidRPr="00F45FF0">
          <w:rPr>
            <w:rPrChange w:id="975" w:author="IO" w:date="2011-07-13T11:33:00Z">
              <w:rPr>
                <w:rStyle w:val="apple-style-span"/>
                <w:rFonts w:cs="Times New Roman"/>
                <w:bCs/>
                <w:color w:val="000000"/>
              </w:rPr>
            </w:rPrChange>
          </w:rPr>
          <w:t xml:space="preserve"> a punto de salir de </w:t>
        </w:r>
        <w:del w:id="976" w:author="Orion" w:date="2011-07-27T15:48:00Z">
          <w:r w:rsidR="00784846" w:rsidRPr="00F45FF0" w:rsidDel="002D1E5C">
            <w:rPr>
              <w:rPrChange w:id="977" w:author="IO" w:date="2011-07-13T11:33:00Z">
                <w:rPr>
                  <w:rStyle w:val="apple-style-span"/>
                  <w:rFonts w:cs="Times New Roman"/>
                  <w:bCs/>
                  <w:color w:val="000000"/>
                </w:rPr>
              </w:rPrChange>
            </w:rPr>
            <w:delText>un</w:delText>
          </w:r>
        </w:del>
      </w:ins>
      <w:ins w:id="978" w:author="Orion" w:date="2011-07-27T15:48:00Z">
        <w:r w:rsidR="002D1E5C">
          <w:t xml:space="preserve">su </w:t>
        </w:r>
      </w:ins>
      <w:ins w:id="979" w:author="IO" w:date="2011-06-09T13:18:00Z">
        <w:del w:id="980" w:author="Orion" w:date="2011-07-27T15:48:00Z">
          <w:r w:rsidR="00784846" w:rsidRPr="00F45FF0" w:rsidDel="002D1E5C">
            <w:rPr>
              <w:rPrChange w:id="981" w:author="IO" w:date="2011-07-13T11:33:00Z">
                <w:rPr>
                  <w:rStyle w:val="apple-style-span"/>
                  <w:rFonts w:cs="Times New Roman"/>
                  <w:bCs/>
                  <w:color w:val="000000"/>
                </w:rPr>
              </w:rPrChange>
            </w:rPr>
            <w:delText xml:space="preserve"> </w:delText>
          </w:r>
        </w:del>
        <w:r w:rsidR="00784846" w:rsidRPr="00F45FF0">
          <w:rPr>
            <w:rPrChange w:id="982" w:author="IO" w:date="2011-07-13T11:33:00Z">
              <w:rPr>
                <w:rStyle w:val="apple-style-span"/>
                <w:rFonts w:cs="Times New Roman"/>
                <w:bCs/>
                <w:color w:val="000000"/>
              </w:rPr>
            </w:rPrChange>
          </w:rPr>
          <w:t>sector</w:t>
        </w:r>
      </w:ins>
      <w:ins w:id="983" w:author="IO" w:date="2011-07-13T12:05:00Z">
        <w:del w:id="984" w:author="Orion" w:date="2011-07-27T15:48:00Z">
          <w:r w:rsidR="007A61F8" w:rsidDel="002D1E5C">
            <w:delText xml:space="preserve">, su unidad lo </w:delText>
          </w:r>
        </w:del>
      </w:ins>
      <w:ins w:id="985" w:author="IO" w:date="2011-06-09T13:18:00Z">
        <w:del w:id="986" w:author="Orion" w:date="2011-07-27T15:48:00Z">
          <w:r w:rsidR="00784846" w:rsidRPr="00F45FF0" w:rsidDel="002D1E5C">
            <w:rPr>
              <w:rPrChange w:id="987" w:author="IO" w:date="2011-07-13T11:33:00Z">
                <w:rPr>
                  <w:rStyle w:val="apple-style-span"/>
                  <w:rFonts w:cs="Times New Roman"/>
                  <w:bCs/>
                  <w:color w:val="000000"/>
                </w:rPr>
              </w:rPrChange>
            </w:rPr>
            <w:delText>traspasa</w:delText>
          </w:r>
        </w:del>
      </w:ins>
      <w:ins w:id="988" w:author="IO" w:date="2011-07-13T12:05:00Z">
        <w:del w:id="989" w:author="Orion" w:date="2011-07-27T15:48:00Z">
          <w:r w:rsidR="007A61F8" w:rsidDel="002D1E5C">
            <w:delText xml:space="preserve"> al ACC y éste a la unidad del siguiente</w:delText>
          </w:r>
        </w:del>
      </w:ins>
      <w:ins w:id="990" w:author="IO" w:date="2011-06-09T13:18:00Z">
        <w:del w:id="991" w:author="Orion" w:date="2011-07-27T15:48:00Z">
          <w:r w:rsidR="00784846" w:rsidRPr="00F45FF0" w:rsidDel="002D1E5C">
            <w:rPr>
              <w:rPrChange w:id="992" w:author="IO" w:date="2011-07-13T11:33:00Z">
                <w:rPr>
                  <w:rStyle w:val="apple-style-span"/>
                  <w:rFonts w:cs="Times New Roman"/>
                  <w:bCs/>
                  <w:color w:val="000000"/>
                </w:rPr>
              </w:rPrChange>
            </w:rPr>
            <w:delText xml:space="preserve"> sector, </w:delText>
          </w:r>
        </w:del>
      </w:ins>
      <w:ins w:id="993" w:author="IO" w:date="2011-07-13T12:06:00Z">
        <w:del w:id="994" w:author="Orion" w:date="2011-07-27T15:48:00Z">
          <w:r w:rsidR="007A61F8" w:rsidDel="002D1E5C">
            <w:delText xml:space="preserve">repitiéndose este proceso </w:delText>
          </w:r>
        </w:del>
      </w:ins>
      <w:ins w:id="995" w:author="IO" w:date="2011-06-09T13:18:00Z">
        <w:del w:id="996" w:author="Orion" w:date="2011-07-27T15:48:00Z">
          <w:r w:rsidR="00784846" w:rsidRPr="00F45FF0" w:rsidDel="002D1E5C">
            <w:rPr>
              <w:rPrChange w:id="997" w:author="IO" w:date="2011-07-13T11:33:00Z">
                <w:rPr>
                  <w:rStyle w:val="apple-style-span"/>
                  <w:rFonts w:cs="Times New Roman"/>
                  <w:bCs/>
                  <w:color w:val="000000"/>
                </w:rPr>
              </w:rPrChange>
            </w:rPr>
            <w:delText>hasta el aterrizaje en su destino</w:delText>
          </w:r>
        </w:del>
        <w:r w:rsidR="00784846" w:rsidRPr="00F45FF0">
          <w:rPr>
            <w:rPrChange w:id="998" w:author="IO" w:date="2011-07-13T11:33:00Z">
              <w:rPr>
                <w:rStyle w:val="apple-style-span"/>
                <w:rFonts w:cs="Times New Roman"/>
                <w:bCs/>
                <w:color w:val="000000"/>
              </w:rPr>
            </w:rPrChange>
          </w:rPr>
          <w:t xml:space="preserve">. </w:t>
        </w:r>
      </w:ins>
      <w:ins w:id="999" w:author="IO" w:date="2011-07-13T12:33:00Z">
        <w:r w:rsidR="00E011F0">
          <w:t>Otras unidades</w:t>
        </w:r>
      </w:ins>
      <w:ins w:id="1000" w:author="Orion" w:date="2011-07-27T15:48:00Z">
        <w:r w:rsidR="002D1E5C">
          <w:t xml:space="preserve"> son aquellas</w:t>
        </w:r>
      </w:ins>
      <w:ins w:id="1001" w:author="IO" w:date="2011-07-13T12:33:00Z">
        <w:del w:id="1002" w:author="Orion" w:date="2011-07-27T15:48:00Z">
          <w:r w:rsidR="00E011F0" w:rsidDel="002D1E5C">
            <w:delText>,</w:delText>
          </w:r>
        </w:del>
        <w:r w:rsidR="00E011F0">
          <w:t xml:space="preserve"> centradas en el control de los aeropuertos, donde el movimiento de </w:t>
        </w:r>
      </w:ins>
      <w:ins w:id="1003" w:author="Orion" w:date="2011-07-27T15:57:00Z">
        <w:r w:rsidR="00F3420A">
          <w:t xml:space="preserve">los </w:t>
        </w:r>
      </w:ins>
      <w:ins w:id="1004" w:author="IO" w:date="2011-07-13T12:33:00Z">
        <w:r w:rsidR="00E011F0">
          <w:t>aviones tiene condiciones particulares</w:t>
        </w:r>
      </w:ins>
      <w:ins w:id="1005" w:author="IO" w:date="2011-07-13T12:34:00Z">
        <w:del w:id="1006" w:author="Orion" w:date="2011-07-27T15:49:00Z">
          <w:r w:rsidR="00E011F0" w:rsidDel="002D1E5C">
            <w:delText>,</w:delText>
          </w:r>
        </w:del>
      </w:ins>
      <w:ins w:id="1007" w:author="IO" w:date="2011-07-13T12:33:00Z">
        <w:del w:id="1008" w:author="Orion" w:date="2011-07-27T15:49:00Z">
          <w:r w:rsidR="00E011F0" w:rsidDel="002D1E5C">
            <w:delText xml:space="preserve"> </w:delText>
          </w:r>
        </w:del>
      </w:ins>
      <w:ins w:id="1009" w:author="Orion" w:date="2011-07-27T15:49:00Z">
        <w:r w:rsidR="002D1E5C">
          <w:t>. E</w:t>
        </w:r>
      </w:ins>
      <w:ins w:id="1010" w:author="Orion" w:date="2011-07-27T15:48:00Z">
        <w:r w:rsidR="002D1E5C">
          <w:t xml:space="preserve">stas unidades </w:t>
        </w:r>
      </w:ins>
      <w:ins w:id="1011" w:author="IO" w:date="2011-07-13T12:33:00Z">
        <w:r w:rsidR="00E011F0">
          <w:t xml:space="preserve">son </w:t>
        </w:r>
      </w:ins>
      <w:ins w:id="1012" w:author="IO" w:date="2011-07-13T12:34:00Z">
        <w:r w:rsidR="00E011F0">
          <w:t xml:space="preserve">las </w:t>
        </w:r>
      </w:ins>
      <w:ins w:id="1013"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14" w:author="IO" w:date="2011-07-13T12:34:00Z">
        <w:r w:rsidR="00E011F0">
          <w:t xml:space="preserve">las </w:t>
        </w:r>
      </w:ins>
      <w:ins w:id="1015" w:author="IO" w:date="2011-07-13T12:33:00Z">
        <w:r w:rsidR="00E011F0" w:rsidRPr="002B284A">
          <w:t>Oficina</w:t>
        </w:r>
        <w:r w:rsidR="00E011F0">
          <w:t>s</w:t>
        </w:r>
        <w:r w:rsidR="00E011F0" w:rsidRPr="002B284A">
          <w:t xml:space="preserve"> de Control de Aproximación</w:t>
        </w:r>
        <w:del w:id="1016" w:author="Orion" w:date="2011-07-27T14:23:00Z">
          <w:r w:rsidR="00E011F0" w:rsidDel="009864B4">
            <w:delText>.</w:delText>
          </w:r>
        </w:del>
      </w:ins>
      <w:ins w:id="1017" w:author="Orion" w:date="2011-07-27T14:23:00Z">
        <w:r w:rsidR="009864B4">
          <w:t>.</w:t>
        </w:r>
      </w:ins>
    </w:p>
    <w:p w14:paraId="60B469BD" w14:textId="03525B27" w:rsidR="00E011F0" w:rsidRPr="002B284A" w:rsidRDefault="00631C72" w:rsidP="00E011F0">
      <w:pPr>
        <w:spacing w:before="240" w:after="120"/>
        <w:ind w:firstLine="284"/>
        <w:jc w:val="both"/>
      </w:pPr>
      <w:ins w:id="1018" w:author="Orion" w:date="2011-07-27T15:51:00Z">
        <w:r>
          <w:t xml:space="preserve">Todas </w:t>
        </w:r>
      </w:ins>
      <w:ins w:id="1019" w:author="IO" w:date="2011-07-13T12:34:00Z">
        <w:del w:id="1020" w:author="Orion" w:date="2011-07-27T15:51:00Z">
          <w:r w:rsidR="00E011F0" w:rsidDel="00631C72">
            <w:delText>E</w:delText>
          </w:r>
        </w:del>
      </w:ins>
      <w:ins w:id="1021" w:author="Orion" w:date="2011-07-27T15:51:00Z">
        <w:r>
          <w:t>e</w:t>
        </w:r>
      </w:ins>
      <w:ins w:id="1022"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23" w:author="IO" w:date="2011-07-13T12:10:00Z">
        <w:r>
          <w:t xml:space="preserve">Los controladores de tráfico aéreo </w:t>
        </w:r>
      </w:ins>
      <w:ins w:id="1024" w:author="IO" w:date="2011-07-13T12:35:00Z">
        <w:r w:rsidR="00E011F0">
          <w:t>son el personal que trabaja</w:t>
        </w:r>
      </w:ins>
      <w:ins w:id="1025" w:author="IO" w:date="2011-07-13T12:10:00Z">
        <w:r>
          <w:t xml:space="preserve"> </w:t>
        </w:r>
      </w:ins>
      <w:ins w:id="1026" w:author="IO" w:date="2011-07-13T12:36:00Z">
        <w:r w:rsidR="00E011F0">
          <w:t>en las</w:t>
        </w:r>
      </w:ins>
      <w:ins w:id="1027" w:author="IO" w:date="2011-07-13T12:10:00Z">
        <w:r>
          <w:t xml:space="preserve"> </w:t>
        </w:r>
        <w:del w:id="1028" w:author="Orion" w:date="2011-07-27T16:08:00Z">
          <w:r w:rsidDel="009F0E36">
            <w:delText>unidade</w:delText>
          </w:r>
        </w:del>
      </w:ins>
      <w:ins w:id="1029" w:author="Orion" w:date="2011-07-27T16:08:00Z">
        <w:r w:rsidR="009F0E36">
          <w:t>instalaciones</w:t>
        </w:r>
      </w:ins>
      <w:ins w:id="1030" w:author="IO" w:date="2011-07-13T12:10:00Z">
        <w:del w:id="1031" w:author="Orion" w:date="2011-07-27T16:08:00Z">
          <w:r w:rsidDel="009F0E36">
            <w:delText>s</w:delText>
          </w:r>
        </w:del>
        <w:r>
          <w:t xml:space="preserve"> anterior</w:t>
        </w:r>
      </w:ins>
      <w:ins w:id="1032" w:author="Orion" w:date="2011-07-27T16:08:00Z">
        <w:r w:rsidR="009F0E36">
          <w:t>mente descritas</w:t>
        </w:r>
      </w:ins>
      <w:ins w:id="1033" w:author="IO" w:date="2011-07-13T12:10:00Z">
        <w:del w:id="1034"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035" w:name="_Toc298344399"/>
      <w:bookmarkStart w:id="1036" w:name="_Toc298429456"/>
      <w:bookmarkStart w:id="1037" w:name="_Toc298430321"/>
      <w:bookmarkStart w:id="1038" w:name="_Toc298516027"/>
      <w:bookmarkStart w:id="1039" w:name="_Toc298690976"/>
      <w:bookmarkStart w:id="1040" w:name="_Toc298700798"/>
      <w:bookmarkStart w:id="1041" w:name="_Toc298752118"/>
      <w:bookmarkStart w:id="1042" w:name="_Toc298757498"/>
      <w:bookmarkStart w:id="1043" w:name="_Toc298777444"/>
      <w:bookmarkStart w:id="1044" w:name="_Toc298787409"/>
      <w:bookmarkStart w:id="1045" w:name="_Toc298944572"/>
      <w:bookmarkStart w:id="1046" w:name="_Toc298954489"/>
      <w:bookmarkStart w:id="1047" w:name="_Toc299007660"/>
      <w:bookmarkStart w:id="1048" w:name="_Toc299012018"/>
      <w:bookmarkStart w:id="1049" w:name="_Toc299103566"/>
      <w:bookmarkStart w:id="1050" w:name="_Toc299103939"/>
      <w:bookmarkStart w:id="1051" w:name="_Toc299463764"/>
      <w:bookmarkStart w:id="1052" w:name="_Toc299463848"/>
      <w:bookmarkStart w:id="1053" w:name="_Ref299115945"/>
      <w:bookmarkStart w:id="1054" w:name="_Toc300347703"/>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r w:rsidRPr="00EB451E">
        <w:rPr>
          <w:b w:val="0"/>
          <w:sz w:val="52"/>
          <w:szCs w:val="52"/>
        </w:rPr>
        <w:lastRenderedPageBreak/>
        <w:t>Estado del arte</w:t>
      </w:r>
      <w:bookmarkEnd w:id="1053"/>
      <w:bookmarkEnd w:id="1054"/>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55" w:name="_Ref298429770"/>
      <w:bookmarkStart w:id="1056" w:name="_Toc30034770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55"/>
      <w:bookmarkEnd w:id="1056"/>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057"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058" w:author="Orion" w:date="2011-07-27T17:01:00Z"/>
      <w:sdt>
        <w:sdtPr>
          <w:id w:val="-1241168410"/>
          <w:citation/>
        </w:sdtPr>
        <w:sdtContent>
          <w:customXmlInsRangeEnd w:id="1058"/>
          <w:ins w:id="1059" w:author="Orion" w:date="2011-07-27T17:01:00Z">
            <w:r w:rsidR="0009077D">
              <w:fldChar w:fldCharType="begin"/>
            </w:r>
            <w:r w:rsidR="0009077D">
              <w:instrText xml:space="preserve"> CITATION Coo80 \l 3082 </w:instrText>
            </w:r>
          </w:ins>
          <w:r w:rsidR="0009077D">
            <w:fldChar w:fldCharType="separate"/>
          </w:r>
          <w:r w:rsidR="000A76F4">
            <w:rPr>
              <w:noProof/>
            </w:rPr>
            <w:t>(30)</w:t>
          </w:r>
          <w:ins w:id="1060" w:author="Orion" w:date="2011-07-27T17:01:00Z">
            <w:r w:rsidR="0009077D">
              <w:fldChar w:fldCharType="end"/>
            </w:r>
          </w:ins>
          <w:customXmlInsRangeStart w:id="1061" w:author="Orion" w:date="2011-07-27T17:01:00Z"/>
        </w:sdtContent>
      </w:sdt>
      <w:customXmlInsRangeEnd w:id="1061"/>
      <w:customXmlDelRangeStart w:id="1062" w:author="Orion" w:date="2011-07-27T17:01:00Z"/>
      <w:sdt>
        <w:sdtPr>
          <w:id w:val="1343275894"/>
          <w:citation/>
        </w:sdtPr>
        <w:sdtContent>
          <w:customXmlDelRangeEnd w:id="1062"/>
          <w:del w:id="1063"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064" w:author="Orion" w:date="2011-07-27T17:01:00Z"/>
        </w:sdtContent>
      </w:sdt>
      <w:customXmlDelRangeEnd w:id="1064"/>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065" w:author="Orion" w:date="2011-07-27T17:10:00Z">
        <w:r w:rsidR="00D77207">
          <w:t xml:space="preserve"> </w:t>
        </w:r>
      </w:ins>
      <w:customXmlInsRangeStart w:id="1066" w:author="Orion" w:date="2011-07-27T17:10:00Z"/>
      <w:sdt>
        <w:sdtPr>
          <w:id w:val="-1268226279"/>
          <w:citation/>
        </w:sdtPr>
        <w:sdtContent>
          <w:customXmlInsRangeEnd w:id="1066"/>
          <w:ins w:id="1067" w:author="Orion" w:date="2011-07-27T17:10:00Z">
            <w:r w:rsidR="00D77207">
              <w:fldChar w:fldCharType="begin"/>
            </w:r>
            <w:r w:rsidR="00D77207">
              <w:instrText xml:space="preserve"> CITATION Wie95 \l 3082 </w:instrText>
            </w:r>
          </w:ins>
          <w:r w:rsidR="00D77207">
            <w:fldChar w:fldCharType="separate"/>
          </w:r>
          <w:r w:rsidR="000A76F4">
            <w:rPr>
              <w:noProof/>
            </w:rPr>
            <w:t>(31)</w:t>
          </w:r>
          <w:ins w:id="1068" w:author="Orion" w:date="2011-07-27T17:10:00Z">
            <w:r w:rsidR="00D77207">
              <w:fldChar w:fldCharType="end"/>
            </w:r>
          </w:ins>
          <w:customXmlInsRangeStart w:id="1069" w:author="Orion" w:date="2011-07-27T17:10:00Z"/>
        </w:sdtContent>
      </w:sdt>
      <w:customXmlInsRangeEnd w:id="1069"/>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6DB9A975" w:rsidR="002E7F99" w:rsidRPr="007A61F8" w:rsidRDefault="002E7F99" w:rsidP="002E7F99">
      <w:pPr>
        <w:spacing w:before="240" w:after="120"/>
        <w:ind w:firstLine="284"/>
        <w:jc w:val="both"/>
      </w:pPr>
      <w:r w:rsidRPr="00F45FF0">
        <w:t>Est</w:t>
      </w:r>
      <w:r w:rsidRPr="00FA57E6">
        <w:t>e tipo de estudios, pruebas y entrenamientos</w:t>
      </w:r>
      <w:ins w:id="1070" w:author="Orion" w:date="2011-08-04T17:59:00Z">
        <w:r w:rsidR="008F3026">
          <w:t xml:space="preserve"> de</w:t>
        </w:r>
      </w:ins>
      <w:r w:rsidRPr="00FA57E6">
        <w:t xml:space="preserve">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71" w:name="_Ref298430372"/>
      <w:bookmarkStart w:id="1072" w:name="_Toc300347705"/>
      <w:proofErr w:type="spellStart"/>
      <w:r w:rsidRPr="00B40816">
        <w:rPr>
          <w:b w:val="0"/>
          <w:sz w:val="44"/>
          <w:szCs w:val="52"/>
        </w:rPr>
        <w:t>UAVs</w:t>
      </w:r>
      <w:bookmarkEnd w:id="1071"/>
      <w:bookmarkEnd w:id="1072"/>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4D1E55B8" w:rsidR="003C7FF9" w:rsidRPr="00F45FF0" w:rsidRDefault="003C7FF9" w:rsidP="003C7FF9">
      <w:pPr>
        <w:spacing w:before="240" w:after="120"/>
        <w:ind w:firstLine="284"/>
        <w:jc w:val="both"/>
        <w:rPr>
          <w:ins w:id="1073"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074" w:author="IO" w:date="2011-07-15T18:31:00Z">
        <w:r w:rsidR="00CA65E4">
          <w:t>.</w:t>
        </w:r>
      </w:ins>
      <w:ins w:id="1075" w:author="IO" w:date="2011-07-18T11:24:00Z">
        <w:r w:rsidR="004C1D9D">
          <w:t xml:space="preserve"> Ejemplos de estos trabajos son </w:t>
        </w:r>
      </w:ins>
      <w:customXmlInsRangeStart w:id="1076" w:author="IO" w:date="2011-07-18T11:24:00Z"/>
      <w:sdt>
        <w:sdtPr>
          <w:id w:val="418532434"/>
          <w:citation/>
        </w:sdtPr>
        <w:sdtContent>
          <w:customXmlInsRangeEnd w:id="1076"/>
          <w:ins w:id="1077" w:author="IO" w:date="2011-07-18T11:24:00Z">
            <w:r w:rsidR="004C1D9D">
              <w:fldChar w:fldCharType="begin"/>
            </w:r>
            <w:r w:rsidR="004C1D9D">
              <w:instrText xml:space="preserve"> CITATION DeG04 \l 3082 </w:instrText>
            </w:r>
          </w:ins>
          <w:r w:rsidR="004C1D9D">
            <w:fldChar w:fldCharType="separate"/>
          </w:r>
          <w:r w:rsidR="000A76F4">
            <w:rPr>
              <w:noProof/>
            </w:rPr>
            <w:t>(24)</w:t>
          </w:r>
          <w:ins w:id="1078" w:author="IO" w:date="2011-07-18T11:24:00Z">
            <w:r w:rsidR="004C1D9D">
              <w:fldChar w:fldCharType="end"/>
            </w:r>
          </w:ins>
          <w:customXmlInsRangeStart w:id="1079" w:author="IO" w:date="2011-07-18T11:24:00Z"/>
        </w:sdtContent>
      </w:sdt>
      <w:customXmlInsRangeEnd w:id="1079"/>
      <w:ins w:id="1080" w:author="IO" w:date="2011-07-18T11:24:00Z">
        <w:r w:rsidR="004C1D9D">
          <w:t xml:space="preserve"> y</w:t>
        </w:r>
        <w:del w:id="1081" w:author="Orion" w:date="2011-07-27T22:13:00Z">
          <w:r w:rsidR="004C1D9D" w:rsidDel="00F0481D">
            <w:delText xml:space="preserve"> .</w:delText>
          </w:r>
        </w:del>
      </w:ins>
      <w:customXmlInsRangeStart w:id="1082" w:author="Orion" w:date="2011-07-27T22:14:00Z"/>
      <w:sdt>
        <w:sdtPr>
          <w:id w:val="-708952847"/>
          <w:citation/>
        </w:sdtPr>
        <w:sdtContent>
          <w:customXmlInsRangeEnd w:id="1082"/>
          <w:ins w:id="1083"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084" w:author="Orion" w:date="2011-07-27T22:14:00Z">
            <w:r w:rsidR="00F0481D">
              <w:fldChar w:fldCharType="end"/>
            </w:r>
          </w:ins>
          <w:customXmlInsRangeStart w:id="1085" w:author="Orion" w:date="2011-07-27T22:14:00Z"/>
        </w:sdtContent>
      </w:sdt>
      <w:customXmlInsRangeEnd w:id="1085"/>
      <w:ins w:id="1086" w:author="Orion" w:date="2011-07-27T22:23:00Z">
        <w:r w:rsidR="00166317">
          <w:t>.</w:t>
        </w:r>
      </w:ins>
      <w:ins w:id="1087" w:author="IO" w:date="2011-07-18T11:28:00Z">
        <w:r w:rsidR="004C1D9D">
          <w:t xml:space="preserve"> En </w:t>
        </w:r>
      </w:ins>
      <w:customXmlInsRangeStart w:id="1088" w:author="IO" w:date="2011-07-18T11:28:00Z"/>
      <w:sdt>
        <w:sdtPr>
          <w:id w:val="-1395736903"/>
          <w:citation/>
        </w:sdtPr>
        <w:sdtContent>
          <w:customXmlInsRangeEnd w:id="1088"/>
          <w:ins w:id="1089" w:author="IO" w:date="2011-07-18T11:28:00Z">
            <w:r w:rsidR="004C1D9D">
              <w:fldChar w:fldCharType="begin"/>
            </w:r>
            <w:r w:rsidR="004C1D9D">
              <w:instrText xml:space="preserve"> CITATION DeG04 \l 3082 </w:instrText>
            </w:r>
            <w:r w:rsidR="004C1D9D">
              <w:fldChar w:fldCharType="separate"/>
            </w:r>
          </w:ins>
          <w:r w:rsidR="000A76F4">
            <w:rPr>
              <w:noProof/>
            </w:rPr>
            <w:t>(24)</w:t>
          </w:r>
          <w:ins w:id="1090" w:author="IO" w:date="2011-07-18T11:28:00Z">
            <w:r w:rsidR="004C1D9D">
              <w:fldChar w:fldCharType="end"/>
            </w:r>
          </w:ins>
          <w:customXmlInsRangeStart w:id="1091" w:author="IO" w:date="2011-07-18T11:28:00Z"/>
        </w:sdtContent>
      </w:sdt>
      <w:customXmlInsRangeEnd w:id="1091"/>
      <w:ins w:id="1092" w:author="Orion" w:date="2011-07-27T22:23:00Z">
        <w:r w:rsidR="00166317">
          <w:t xml:space="preserve"> </w:t>
        </w:r>
      </w:ins>
      <w:ins w:id="1093" w:author="IO" w:date="2011-07-18T11:28:00Z">
        <w:r w:rsidR="004C1D9D">
          <w:t xml:space="preserve">se analizan escenarios y requisitos de un futuro espacio aeroespacial donde conviven </w:t>
        </w:r>
      </w:ins>
      <w:ins w:id="1094" w:author="IO" w:date="2011-07-18T11:29:00Z">
        <w:r w:rsidR="004C1D9D">
          <w:t>vuelos</w:t>
        </w:r>
      </w:ins>
      <w:ins w:id="1095" w:author="IO" w:date="2011-07-18T11:28:00Z">
        <w:r w:rsidR="004C1D9D">
          <w:t xml:space="preserve"> tripulados y no. </w:t>
        </w:r>
      </w:ins>
      <w:ins w:id="1096"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097" w:author="IO" w:date="2011-07-18T11:30:00Z">
        <w:r w:rsidR="004C1D9D">
          <w:t xml:space="preserve">con ventanas pequeñas, y un mayor uso de comunicaciones </w:t>
        </w:r>
        <w:del w:id="1098" w:author="Orion" w:date="2011-08-03T16:36:00Z">
          <w:r w:rsidR="004C1D9D" w:rsidDel="00A879E8">
            <w:delText>electrónicaas</w:delText>
          </w:r>
        </w:del>
      </w:ins>
      <w:ins w:id="1099" w:author="Orion" w:date="2011-08-03T16:36:00Z">
        <w:r w:rsidR="00A879E8">
          <w:t>electrónicas</w:t>
        </w:r>
      </w:ins>
      <w:ins w:id="1100" w:author="IO" w:date="2011-07-18T11:30:00Z">
        <w:r w:rsidR="004C1D9D">
          <w:t>.</w:t>
        </w:r>
      </w:ins>
      <w:ins w:id="1101" w:author="IO" w:date="2011-07-15T18:31:00Z">
        <w:r w:rsidR="00CA65E4">
          <w:t xml:space="preserve"> </w:t>
        </w:r>
        <w:commentRangeStart w:id="1102"/>
        <w:r w:rsidR="00CA65E4">
          <w:t xml:space="preserve">Un ejemplo de esta investigación es el trabajo en </w:t>
        </w:r>
      </w:ins>
      <w:customXmlInsRangeStart w:id="1103" w:author="IO" w:date="2011-07-15T18:15:00Z"/>
      <w:customXmlDelRangeStart w:id="1104" w:author="Orion" w:date="2011-07-27T22:21:00Z"/>
      <w:sdt>
        <w:sdtPr>
          <w:id w:val="1558508984"/>
          <w:citation/>
        </w:sdtPr>
        <w:sdtContent>
          <w:customXmlInsRangeEnd w:id="1103"/>
          <w:customXmlDelRangeEnd w:id="1104"/>
          <w:ins w:id="1105" w:author="IO" w:date="2011-07-15T18:15:00Z">
            <w:del w:id="1106" w:author="Orion" w:date="2011-07-27T22:21:00Z">
              <w:r w:rsidRPr="00F45FF0" w:rsidDel="00B366E8">
                <w:fldChar w:fldCharType="begin"/>
              </w:r>
            </w:del>
            <w:del w:id="1107" w:author="Orion" w:date="2011-07-26T00:00:00Z">
              <w:r w:rsidRPr="007A61F8" w:rsidDel="00A351F1">
                <w:delInstrText xml:space="preserve"> CITATION Adr09 \l 3082 </w:delInstrText>
              </w:r>
            </w:del>
            <w:del w:id="1108" w:author="Orion" w:date="2011-07-27T22:21:00Z">
              <w:r w:rsidRPr="00F45FF0" w:rsidDel="00B366E8">
                <w:fldChar w:fldCharType="separate"/>
              </w:r>
            </w:del>
          </w:ins>
          <w:del w:id="1109" w:author="Orion" w:date="2011-07-27T22:21:00Z">
            <w:r w:rsidR="00C345B3" w:rsidDel="00B366E8">
              <w:rPr>
                <w:noProof/>
              </w:rPr>
              <w:delText>(39)</w:delText>
            </w:r>
          </w:del>
          <w:ins w:id="1110" w:author="IO" w:date="2011-07-15T18:15:00Z">
            <w:del w:id="1111" w:author="Orion" w:date="2011-07-27T22:21:00Z">
              <w:r w:rsidRPr="00F45FF0" w:rsidDel="00B366E8">
                <w:fldChar w:fldCharType="end"/>
              </w:r>
            </w:del>
          </w:ins>
          <w:customXmlInsRangeStart w:id="1112" w:author="IO" w:date="2011-07-15T18:15:00Z"/>
          <w:customXmlDelRangeStart w:id="1113" w:author="Orion" w:date="2011-07-27T22:21:00Z"/>
        </w:sdtContent>
      </w:sdt>
      <w:customXmlInsRangeEnd w:id="1112"/>
      <w:customXmlDelRangeEnd w:id="1113"/>
      <w:customXmlInsRangeStart w:id="1114" w:author="Orion" w:date="2011-07-27T22:21:00Z"/>
      <w:sdt>
        <w:sdtPr>
          <w:id w:val="-606112579"/>
          <w:citation/>
        </w:sdtPr>
        <w:sdtContent>
          <w:customXmlInsRangeEnd w:id="1114"/>
          <w:ins w:id="1115"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16" w:author="Orion" w:date="2011-07-27T22:21:00Z">
            <w:r w:rsidR="00B366E8">
              <w:fldChar w:fldCharType="end"/>
            </w:r>
          </w:ins>
          <w:customXmlInsRangeStart w:id="1117" w:author="Orion" w:date="2011-07-27T22:21:00Z"/>
        </w:sdtContent>
      </w:sdt>
      <w:customXmlInsRangeEnd w:id="1117"/>
      <w:ins w:id="1118" w:author="Orion" w:date="2011-08-03T16:36:00Z">
        <w:r w:rsidR="00006D3E">
          <w:t>.</w:t>
        </w:r>
      </w:ins>
      <w:ins w:id="1119" w:author="IO" w:date="2011-07-15T18:35:00Z">
        <w:del w:id="1120" w:author="Orion" w:date="2011-07-27T22:21:00Z">
          <w:r w:rsidR="00CA65E4" w:rsidDel="00B366E8">
            <w:delText>.</w:delText>
          </w:r>
        </w:del>
        <w:r w:rsidR="00CA65E4">
          <w:t xml:space="preserve"> En él se propone</w:t>
        </w:r>
      </w:ins>
      <w:ins w:id="1121" w:author="IO" w:date="2011-07-15T18:15:00Z">
        <w:r w:rsidRPr="00F45FF0">
          <w:t xml:space="preserve"> un sistema ATM</w:t>
        </w:r>
      </w:ins>
      <w:ins w:id="1122" w:author="Orion" w:date="2011-07-27T22:18:00Z">
        <w:r w:rsidR="00F0481D">
          <w:t xml:space="preserve"> </w:t>
        </w:r>
        <w:r w:rsidR="00F0481D" w:rsidRPr="00246937">
          <w:rPr>
            <w:rFonts w:cs="Times New Roman"/>
          </w:rPr>
          <w:t>(Gestión del Tráfico Aéreo)</w:t>
        </w:r>
      </w:ins>
      <w:ins w:id="1123" w:author="IO" w:date="2011-07-15T18:15:00Z">
        <w:del w:id="1124" w:author="Orion" w:date="2011-07-27T22:19:00Z">
          <w:r w:rsidRPr="00F45FF0" w:rsidDel="00F0481D">
            <w:delText xml:space="preserve"> </w:delText>
          </w:r>
        </w:del>
      </w:ins>
      <w:ins w:id="1125" w:author="IO" w:date="2011-07-15T18:44:00Z">
        <w:del w:id="1126" w:author="Orion" w:date="2011-07-27T22:19:00Z">
          <w:r w:rsidR="00361F1B" w:rsidDel="00F0481D">
            <w:delText>basado en agentes computacionales</w:delText>
          </w:r>
        </w:del>
      </w:ins>
      <w:ins w:id="1127" w:author="IO" w:date="2011-07-15T18:15:00Z">
        <w:r w:rsidRPr="00F45FF0">
          <w:t xml:space="preserve"> que estaría debidamente preparado para cumplir las siguientes tareas:</w:t>
        </w:r>
      </w:ins>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128" w:author="IO" w:date="2011-07-17T19:44:00Z">
            <w:rPr>
              <w:i/>
            </w:rPr>
          </w:rPrChange>
        </w:rPr>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commentRangeEnd w:id="1102"/>
      <w:r w:rsidR="004E79BE">
        <w:rPr>
          <w:rStyle w:val="CommentReference"/>
        </w:rPr>
        <w:commentReference w:id="1102"/>
      </w:r>
      <w:r w:rsidRPr="004E79BE">
        <w:rPr>
          <w:rPrChange w:id="1129" w:author="IO" w:date="2011-07-17T19:44:00Z">
            <w:rPr>
              <w:i/>
            </w:rPr>
          </w:rPrChange>
        </w:rPr>
        <w:t>.</w:t>
      </w:r>
    </w:p>
    <w:p w14:paraId="0A0177C6" w14:textId="5E56E98C" w:rsidR="005C372B" w:rsidRDefault="005C372B" w:rsidP="00FC41AF">
      <w:pPr>
        <w:spacing w:before="240" w:after="120"/>
        <w:ind w:firstLine="284"/>
        <w:jc w:val="both"/>
        <w:rPr>
          <w:ins w:id="1130" w:author="Orion" w:date="2011-07-28T00:19:00Z"/>
        </w:rPr>
      </w:pPr>
      <w:ins w:id="1131" w:author="Orion" w:date="2011-07-28T00:19:00Z">
        <w:r>
          <w:t xml:space="preserve">Otro trabajo </w:t>
        </w:r>
      </w:ins>
      <w:ins w:id="1132" w:author="Orion" w:date="2011-07-28T00:20:00Z">
        <w:r>
          <w:t xml:space="preserve">que es importante resaltar en cuanto al estudio de la </w:t>
        </w:r>
      </w:ins>
      <w:ins w:id="1133" w:author="Orion" w:date="2011-07-28T00:35:00Z">
        <w:r>
          <w:t>introducción</w:t>
        </w:r>
      </w:ins>
      <w:ins w:id="1134" w:author="Orion" w:date="2011-07-28T00:20:00Z">
        <w:r>
          <w:t xml:space="preserve"> de </w:t>
        </w:r>
        <w:proofErr w:type="spellStart"/>
        <w:r>
          <w:t>UAVs</w:t>
        </w:r>
        <w:proofErr w:type="spellEnd"/>
        <w:r>
          <w:t xml:space="preserve"> en el espacio aéreo civil es el proyect</w:t>
        </w:r>
      </w:ins>
      <w:ins w:id="1135" w:author="Orion" w:date="2011-07-28T00:21:00Z">
        <w:r>
          <w:t>o Access 5</w:t>
        </w:r>
      </w:ins>
      <w:customXmlInsRangeStart w:id="1136" w:author="Orion" w:date="2011-07-28T12:52:00Z"/>
      <w:sdt>
        <w:sdtPr>
          <w:id w:val="1035473467"/>
          <w:citation/>
        </w:sdtPr>
        <w:sdtContent>
          <w:customXmlInsRangeEnd w:id="1136"/>
          <w:ins w:id="1137"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138" w:author="Orion" w:date="2011-07-28T12:52:00Z">
            <w:r w:rsidR="00020020">
              <w:fldChar w:fldCharType="end"/>
            </w:r>
          </w:ins>
          <w:customXmlInsRangeStart w:id="1139" w:author="Orion" w:date="2011-07-28T12:52:00Z"/>
        </w:sdtContent>
      </w:sdt>
      <w:customXmlInsRangeEnd w:id="1139"/>
      <w:ins w:id="1140" w:author="Orion" w:date="2011-07-28T00:21:00Z">
        <w:r>
          <w:t>.</w:t>
        </w:r>
      </w:ins>
      <w:ins w:id="1141" w:author="Orion" w:date="2011-07-28T00:23:00Z">
        <w:r>
          <w:t xml:space="preserve"> Access 5 </w:t>
        </w:r>
      </w:ins>
      <w:ins w:id="1142" w:author="Orion" w:date="2011-07-28T00:34:00Z">
        <w:r>
          <w:t>fue</w:t>
        </w:r>
      </w:ins>
      <w:ins w:id="1143" w:author="Orion" w:date="2011-07-28T00:23:00Z">
        <w:r>
          <w:t xml:space="preserve"> un proyecto</w:t>
        </w:r>
      </w:ins>
      <w:ins w:id="1144" w:author="Orion" w:date="2011-07-28T00:34:00Z">
        <w:r>
          <w:t xml:space="preserve"> de cinco años</w:t>
        </w:r>
      </w:ins>
      <w:ins w:id="1145" w:author="Orion" w:date="2011-07-28T00:23:00Z">
        <w:r>
          <w:t xml:space="preserve"> dirigido por la NASA </w:t>
        </w:r>
      </w:ins>
      <w:ins w:id="1146" w:author="Orion" w:date="2011-07-28T00:25:00Z">
        <w:r>
          <w:t>en colaboración con la FAA, el</w:t>
        </w:r>
      </w:ins>
      <w:ins w:id="1147" w:author="Orion" w:date="2011-07-28T00:26:00Z">
        <w:r>
          <w:t xml:space="preserve"> Departamento de Defensa de EE.UU. (</w:t>
        </w:r>
        <w:proofErr w:type="spellStart"/>
        <w:r>
          <w:t>DoD</w:t>
        </w:r>
        <w:proofErr w:type="spellEnd"/>
        <w:r>
          <w:t>,</w:t>
        </w:r>
      </w:ins>
      <w:ins w:id="1148" w:author="Orion" w:date="2011-07-28T00:25:00Z">
        <w:r>
          <w:t xml:space="preserve"> </w:t>
        </w:r>
      </w:ins>
      <w:proofErr w:type="spellStart"/>
      <w:ins w:id="1149" w:author="Orion" w:date="2011-07-28T00:26:00Z">
        <w:r w:rsidRPr="005C372B">
          <w:rPr>
            <w:i/>
            <w:rPrChange w:id="1150" w:author="Orion" w:date="2011-07-28T00:26:00Z">
              <w:rPr/>
            </w:rPrChange>
          </w:rPr>
          <w:t>United</w:t>
        </w:r>
        <w:proofErr w:type="spellEnd"/>
        <w:r w:rsidRPr="005C372B">
          <w:rPr>
            <w:i/>
            <w:rPrChange w:id="1151" w:author="Orion" w:date="2011-07-28T00:26:00Z">
              <w:rPr/>
            </w:rPrChange>
          </w:rPr>
          <w:t xml:space="preserve"> </w:t>
        </w:r>
        <w:proofErr w:type="spellStart"/>
        <w:r w:rsidRPr="005C372B">
          <w:rPr>
            <w:i/>
            <w:rPrChange w:id="1152" w:author="Orion" w:date="2011-07-28T00:26:00Z">
              <w:rPr/>
            </w:rPrChange>
          </w:rPr>
          <w:t>States</w:t>
        </w:r>
        <w:proofErr w:type="spellEnd"/>
        <w:r w:rsidRPr="005C372B">
          <w:rPr>
            <w:i/>
            <w:rPrChange w:id="1153" w:author="Orion" w:date="2011-07-28T00:26:00Z">
              <w:rPr/>
            </w:rPrChange>
          </w:rPr>
          <w:t xml:space="preserve"> </w:t>
        </w:r>
        <w:proofErr w:type="spellStart"/>
        <w:r w:rsidRPr="005C372B">
          <w:rPr>
            <w:i/>
            <w:rPrChange w:id="1154" w:author="Orion" w:date="2011-07-28T00:26:00Z">
              <w:rPr/>
            </w:rPrChange>
          </w:rPr>
          <w:t>Department</w:t>
        </w:r>
        <w:proofErr w:type="spellEnd"/>
        <w:r w:rsidRPr="005C372B">
          <w:rPr>
            <w:i/>
            <w:rPrChange w:id="1155" w:author="Orion" w:date="2011-07-28T00:26:00Z">
              <w:rPr/>
            </w:rPrChange>
          </w:rPr>
          <w:t xml:space="preserve"> of </w:t>
        </w:r>
        <w:proofErr w:type="spellStart"/>
        <w:r w:rsidRPr="005C372B">
          <w:rPr>
            <w:i/>
            <w:rPrChange w:id="1156" w:author="Orion" w:date="2011-07-28T00:26:00Z">
              <w:rPr/>
            </w:rPrChange>
          </w:rPr>
          <w:t>defense</w:t>
        </w:r>
        <w:proofErr w:type="spellEnd"/>
        <w:r w:rsidRPr="005C372B">
          <w:t>)</w:t>
        </w:r>
      </w:ins>
      <w:ins w:id="1157" w:author="Orion" w:date="2011-07-28T00:28:00Z">
        <w:r>
          <w:t xml:space="preserve">, el </w:t>
        </w:r>
        <w:r w:rsidRPr="005C372B">
          <w:t>Departamento de Seguridad Nacional</w:t>
        </w:r>
        <w:r>
          <w:t xml:space="preserve"> de EE.UU </w:t>
        </w:r>
      </w:ins>
      <w:ins w:id="1158" w:author="Orion" w:date="2011-07-28T00:59:00Z">
        <w:r w:rsidR="00F67E15">
          <w:t xml:space="preserve">(DHS, </w:t>
        </w:r>
      </w:ins>
      <w:proofErr w:type="spellStart"/>
      <w:ins w:id="1159" w:author="Orion" w:date="2011-07-28T01:00:00Z">
        <w:r w:rsidR="00F67E15" w:rsidRPr="00A648FA">
          <w:rPr>
            <w:i/>
            <w:rPrChange w:id="1160" w:author="Orion" w:date="2011-08-04T18:04:00Z">
              <w:rPr/>
            </w:rPrChange>
          </w:rPr>
          <w:t>Department</w:t>
        </w:r>
        <w:proofErr w:type="spellEnd"/>
        <w:r w:rsidR="00F67E15" w:rsidRPr="00A648FA">
          <w:rPr>
            <w:i/>
            <w:rPrChange w:id="1161" w:author="Orion" w:date="2011-08-04T18:04:00Z">
              <w:rPr/>
            </w:rPrChange>
          </w:rPr>
          <w:t xml:space="preserve"> of </w:t>
        </w:r>
        <w:proofErr w:type="spellStart"/>
        <w:r w:rsidR="00F67E15" w:rsidRPr="00A648FA">
          <w:rPr>
            <w:i/>
            <w:rPrChange w:id="1162" w:author="Orion" w:date="2011-08-04T18:04:00Z">
              <w:rPr/>
            </w:rPrChange>
          </w:rPr>
          <w:t>Homeland</w:t>
        </w:r>
        <w:proofErr w:type="spellEnd"/>
        <w:r w:rsidR="00F67E15" w:rsidRPr="00A648FA">
          <w:rPr>
            <w:i/>
            <w:rPrChange w:id="1163" w:author="Orion" w:date="2011-08-04T18:04:00Z">
              <w:rPr/>
            </w:rPrChange>
          </w:rPr>
          <w:t xml:space="preserve"> Security</w:t>
        </w:r>
      </w:ins>
      <w:ins w:id="1164" w:author="Orion" w:date="2011-07-28T00:59:00Z">
        <w:r w:rsidR="00F67E15">
          <w:t xml:space="preserve">) </w:t>
        </w:r>
      </w:ins>
      <w:ins w:id="1165" w:author="Orion" w:date="2011-07-28T00:28:00Z">
        <w:r>
          <w:t xml:space="preserve">y </w:t>
        </w:r>
      </w:ins>
      <w:ins w:id="1166" w:author="Orion" w:date="2011-07-28T00:29:00Z">
        <w:r>
          <w:t>u</w:t>
        </w:r>
      </w:ins>
      <w:ins w:id="1167" w:author="Orion" w:date="2011-07-28T00:31:00Z">
        <w:r>
          <w:t>na</w:t>
        </w:r>
      </w:ins>
      <w:ins w:id="1168" w:author="Orion" w:date="2011-07-28T00:29:00Z">
        <w:r>
          <w:t xml:space="preserve"> serie de empresas privadas</w:t>
        </w:r>
      </w:ins>
      <w:ins w:id="1169" w:author="Orion" w:date="2011-08-04T18:04:00Z">
        <w:r w:rsidR="00A648FA">
          <w:t>. Dicho proyecto</w:t>
        </w:r>
      </w:ins>
      <w:ins w:id="1170" w:author="Orion" w:date="2011-07-28T00:36:00Z">
        <w:r w:rsidR="00100176">
          <w:t xml:space="preserve"> empezó en Nov</w:t>
        </w:r>
      </w:ins>
      <w:ins w:id="1171" w:author="Orion" w:date="2011-07-28T00:37:00Z">
        <w:r w:rsidR="00100176">
          <w:t>i</w:t>
        </w:r>
      </w:ins>
      <w:ins w:id="1172" w:author="Orion" w:date="2011-07-28T00:36:00Z">
        <w:r w:rsidR="00100176">
          <w:t>embre de 2003 y tenía como</w:t>
        </w:r>
      </w:ins>
      <w:ins w:id="1173" w:author="Orion" w:date="2011-07-28T00:29:00Z">
        <w:r>
          <w:t xml:space="preserve"> o</w:t>
        </w:r>
      </w:ins>
      <w:ins w:id="1174" w:author="Orion" w:date="2011-07-28T00:31:00Z">
        <w:r>
          <w:t>bj</w:t>
        </w:r>
      </w:ins>
      <w:ins w:id="1175" w:author="Orion" w:date="2011-07-28T00:29:00Z">
        <w:r>
          <w:t xml:space="preserve">etivo </w:t>
        </w:r>
      </w:ins>
      <w:ins w:id="1176" w:author="Orion" w:date="2011-07-28T00:34:00Z">
        <w:r>
          <w:t xml:space="preserve">diseñar una serie de recomendaciones para que la </w:t>
        </w:r>
      </w:ins>
      <w:ins w:id="1177" w:author="Orion" w:date="2011-07-28T00:38:00Z">
        <w:r w:rsidR="00100176">
          <w:t>integración</w:t>
        </w:r>
      </w:ins>
      <w:ins w:id="1178" w:author="Orion" w:date="2011-07-28T00:34:00Z">
        <w:r>
          <w:t xml:space="preserve"> de los </w:t>
        </w:r>
        <w:proofErr w:type="spellStart"/>
        <w:r>
          <w:t>UAVs</w:t>
        </w:r>
        <w:proofErr w:type="spellEnd"/>
        <w:r>
          <w:t xml:space="preserve"> en el espacio </w:t>
        </w:r>
      </w:ins>
      <w:ins w:id="1179" w:author="Orion" w:date="2011-08-04T18:05:00Z">
        <w:r w:rsidR="00A648FA">
          <w:t>aéreo</w:t>
        </w:r>
      </w:ins>
      <w:ins w:id="1180" w:author="Orion" w:date="2011-07-28T00:34:00Z">
        <w:r>
          <w:t xml:space="preserve"> civil </w:t>
        </w:r>
      </w:ins>
      <w:ins w:id="1181" w:author="Orion" w:date="2011-07-28T00:35:00Z">
        <w:r>
          <w:t>fuera los más seguro y fiable posible.</w:t>
        </w:r>
      </w:ins>
    </w:p>
    <w:p w14:paraId="6FB8CC34" w14:textId="1E241668" w:rsidR="002E7F99" w:rsidRDefault="00361F1B" w:rsidP="00FC41AF">
      <w:pPr>
        <w:spacing w:before="240" w:after="120"/>
        <w:ind w:firstLine="284"/>
        <w:jc w:val="both"/>
      </w:pPr>
      <w:ins w:id="1182" w:author="IO" w:date="2011-07-15T18:46:00Z">
        <w:r>
          <w:t xml:space="preserve">Por supuesto, existen aún </w:t>
        </w:r>
      </w:ins>
      <w:ins w:id="1183" w:author="IO" w:date="2011-07-18T11:31:00Z">
        <w:r w:rsidR="00507266">
          <w:t xml:space="preserve">también </w:t>
        </w:r>
      </w:ins>
      <w:ins w:id="1184" w:author="IO" w:date="2011-07-15T18:46:00Z">
        <w:r>
          <w:t xml:space="preserve">limitaciones </w:t>
        </w:r>
      </w:ins>
      <w:customXmlInsRangeStart w:id="1185" w:author="Orion" w:date="2011-07-28T12:57:00Z"/>
      <w:sdt>
        <w:sdtPr>
          <w:id w:val="2054574972"/>
          <w:citation/>
        </w:sdtPr>
        <w:sdtContent>
          <w:customXmlInsRangeEnd w:id="1185"/>
          <w:ins w:id="1186" w:author="Orion" w:date="2011-07-28T12:57:00Z">
            <w:r w:rsidR="00D53AEC">
              <w:fldChar w:fldCharType="begin"/>
            </w:r>
            <w:r w:rsidR="00D53AEC">
              <w:instrText xml:space="preserve"> CITATION Wil04 \l 3082 </w:instrText>
            </w:r>
          </w:ins>
          <w:r w:rsidR="00D53AEC">
            <w:fldChar w:fldCharType="separate"/>
          </w:r>
          <w:r w:rsidR="000A76F4">
            <w:rPr>
              <w:noProof/>
            </w:rPr>
            <w:t>(42)</w:t>
          </w:r>
          <w:ins w:id="1187" w:author="Orion" w:date="2011-07-28T12:57:00Z">
            <w:r w:rsidR="00D53AEC">
              <w:fldChar w:fldCharType="end"/>
            </w:r>
          </w:ins>
          <w:customXmlInsRangeStart w:id="1188" w:author="Orion" w:date="2011-07-28T12:57:00Z"/>
        </w:sdtContent>
      </w:sdt>
      <w:customXmlInsRangeEnd w:id="1188"/>
      <w:ins w:id="1189" w:author="Orion" w:date="2011-07-28T01:07:00Z">
        <w:r w:rsidR="00C23D35">
          <w:t xml:space="preserve"> </w:t>
        </w:r>
      </w:ins>
      <w:ins w:id="1190" w:author="IO" w:date="2011-07-15T18:46:00Z">
        <w:r>
          <w:t xml:space="preserve">en </w:t>
        </w:r>
      </w:ins>
      <w:ins w:id="1191" w:author="IO" w:date="2011-07-15T18:47:00Z">
        <w:r>
          <w:t xml:space="preserve">el control y navegación de los </w:t>
        </w:r>
        <w:proofErr w:type="spellStart"/>
        <w:r>
          <w:t>UAVs</w:t>
        </w:r>
      </w:ins>
      <w:proofErr w:type="spellEnd"/>
      <w:ins w:id="1192" w:author="IO" w:date="2011-07-15T18:54:00Z">
        <w:r w:rsidR="000A51F2">
          <w:t xml:space="preserve"> que son objeto de investigación.</w:t>
        </w:r>
      </w:ins>
      <w:ins w:id="1193" w:author="IO" w:date="2011-07-15T18:56:00Z">
        <w:r w:rsidR="000A51F2">
          <w:t xml:space="preserve"> </w:t>
        </w:r>
        <w:commentRangeStart w:id="1194"/>
        <w:r w:rsidR="000A51F2">
          <w:t>Por ejemplo,</w:t>
        </w:r>
      </w:ins>
      <w:ins w:id="1195" w:author="IO" w:date="2011-07-15T19:02:00Z">
        <w:r w:rsidR="00B212CC">
          <w:t xml:space="preserve"> en </w:t>
        </w:r>
      </w:ins>
      <w:customXmlInsRangeStart w:id="1196" w:author="IO" w:date="2011-07-15T19:02:00Z"/>
      <w:sdt>
        <w:sdtPr>
          <w:id w:val="-96798010"/>
          <w:citation/>
        </w:sdtPr>
        <w:sdtContent>
          <w:customXmlInsRangeEnd w:id="1196"/>
          <w:ins w:id="119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198" w:author="IO" w:date="2011-07-15T19:02:00Z">
            <w:r w:rsidR="00B212CC" w:rsidRPr="00F45FF0">
              <w:fldChar w:fldCharType="end"/>
            </w:r>
          </w:ins>
          <w:customXmlInsRangeStart w:id="1199" w:author="IO" w:date="2011-07-15T19:02:00Z"/>
        </w:sdtContent>
      </w:sdt>
      <w:customXmlInsRangeEnd w:id="1199"/>
      <w:ins w:id="1200" w:author="IO" w:date="2011-07-15T19:02:00Z">
        <w:r w:rsidR="00B212CC">
          <w:t xml:space="preserve"> se abordan</w:t>
        </w:r>
      </w:ins>
      <w:ins w:id="1201" w:author="IO" w:date="2011-07-15T18:56:00Z">
        <w:r w:rsidR="000A51F2">
          <w:t xml:space="preserve"> </w:t>
        </w:r>
      </w:ins>
      <w:ins w:id="1202"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203" w:author="IO" w:date="2011-07-15T18:56:00Z">
        <w:r w:rsidR="000A51F2">
          <w:t xml:space="preserve">uno de los asuntos que generan </w:t>
        </w:r>
      </w:ins>
      <w:ins w:id="1204" w:author="IO" w:date="2011-07-15T19:02:00Z">
        <w:r w:rsidR="00B212CC">
          <w:t xml:space="preserve">aún </w:t>
        </w:r>
      </w:ins>
      <w:ins w:id="1205" w:author="IO" w:date="2011-07-15T18:56:00Z">
        <w:r w:rsidR="000A51F2">
          <w:t xml:space="preserve">reservas </w:t>
        </w:r>
      </w:ins>
      <w:ins w:id="1206" w:author="IO" w:date="2011-07-15T19:02:00Z">
        <w:r w:rsidR="00B212CC">
          <w:t>sobre su uso</w:t>
        </w:r>
      </w:ins>
      <w:commentRangeEnd w:id="1194"/>
      <w:ins w:id="1207" w:author="IO" w:date="2011-07-17T19:44:00Z">
        <w:r w:rsidR="004E79BE">
          <w:rPr>
            <w:rStyle w:val="CommentReference"/>
          </w:rPr>
          <w:commentReference w:id="1194"/>
        </w:r>
      </w:ins>
      <w:ins w:id="1208" w:author="IO" w:date="2011-07-15T18:15:00Z">
        <w:r w:rsidR="003C7FF9" w:rsidRPr="00F45FF0">
          <w:t>.</w:t>
        </w:r>
      </w:ins>
      <w:ins w:id="1209"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10" w:name="_Ref298334653"/>
      <w:bookmarkStart w:id="1211" w:name="_Toc300347706"/>
      <w:r w:rsidRPr="002B284A">
        <w:rPr>
          <w:b w:val="0"/>
          <w:sz w:val="44"/>
          <w:szCs w:val="52"/>
        </w:rPr>
        <w:t>Simulación y Gestión de Tráfico Aéreo</w:t>
      </w:r>
      <w:bookmarkEnd w:id="1210"/>
      <w:bookmarkEnd w:id="1211"/>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12" w:name="_Ref298335602"/>
      <w:bookmarkStart w:id="1213" w:name="_Toc300347707"/>
      <w:r w:rsidRPr="0061212B">
        <w:rPr>
          <w:b w:val="0"/>
          <w:sz w:val="36"/>
          <w:szCs w:val="52"/>
        </w:rPr>
        <w:t>Dinámica del vuelo</w:t>
      </w:r>
      <w:bookmarkEnd w:id="1212"/>
      <w:bookmarkEnd w:id="1213"/>
    </w:p>
    <w:p w14:paraId="7AFBBA35" w14:textId="3A4F3DB8" w:rsidR="00410B44" w:rsidRDefault="00310C27" w:rsidP="003E72B9">
      <w:pPr>
        <w:spacing w:after="120"/>
        <w:jc w:val="both"/>
      </w:pPr>
      <w:r w:rsidRPr="00FA57E6">
        <w:t>Las simulaciones de aeronaves individuales se centran en los aspectos físicos de su vuelo</w:t>
      </w:r>
      <w:r w:rsidR="00410B44">
        <w:t xml:space="preserve"> </w:t>
      </w:r>
      <w:sdt>
        <w:sdtPr>
          <w:id w:val="1602676641"/>
          <w:citation/>
        </w:sdtPr>
        <w:sdtContent>
          <w:r w:rsidR="00410B44" w:rsidRPr="00F45FF0">
            <w:fldChar w:fldCharType="begin"/>
          </w:r>
          <w:r w:rsidR="00410B44" w:rsidRPr="007A61F8">
            <w:instrText xml:space="preserve">CITATION JSB \l 3082 </w:instrText>
          </w:r>
          <w:r w:rsidR="00410B44" w:rsidRPr="00F45FF0">
            <w:fldChar w:fldCharType="separate"/>
          </w:r>
          <w:r w:rsidR="000A76F4">
            <w:rPr>
              <w:noProof/>
            </w:rPr>
            <w:t>(8)</w:t>
          </w:r>
          <w:r w:rsidR="00410B44" w:rsidRPr="00F45FF0">
            <w:fldChar w:fldCharType="end"/>
          </w:r>
        </w:sdtContent>
      </w:sdt>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78C17BCF"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w:t>
      </w:r>
      <w:del w:id="1214" w:author="Orion" w:date="2011-08-05T13:21:00Z">
        <w:r w:rsidR="00036186" w:rsidRPr="0075199D" w:rsidDel="00DC3221">
          <w:delText xml:space="preserve">un </w:delText>
        </w:r>
      </w:del>
      <w:r w:rsidR="00036186" w:rsidRPr="0075199D">
        <w:t xml:space="preserve">entorno </w:t>
      </w:r>
      <w:r w:rsidR="0075199D">
        <w:t>de simulación</w:t>
      </w:r>
      <w:r w:rsidR="00C220B6" w:rsidRPr="0075199D">
        <w:t>. Proporciona un amplio conjunto de librerías para la definición de los</w:t>
      </w:r>
      <w:r w:rsidR="00310C27" w:rsidRPr="0075199D">
        <w:t xml:space="preserve"> </w:t>
      </w:r>
      <w:commentRangeStart w:id="1215"/>
      <w:r w:rsidR="00310C27" w:rsidRPr="0075199D">
        <w:t>instrumentos</w:t>
      </w:r>
      <w:commentRangeEnd w:id="1215"/>
      <w:r w:rsidR="00C220B6" w:rsidRPr="00137DCB">
        <w:commentReference w:id="1215"/>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16"/>
      <w:r w:rsidR="00C220B6" w:rsidRPr="0075199D">
        <w:t>diseñar simulaciones complejas</w:t>
      </w:r>
      <w:commentRangeEnd w:id="1216"/>
      <w:r w:rsidR="00C220B6" w:rsidRPr="00137DCB">
        <w:commentReference w:id="1216"/>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217" w:author="Orion" w:date="2011-07-29T16:11:00Z">
            <w:rPr>
              <w:rStyle w:val="FootnoteReference"/>
            </w:rPr>
          </w:rPrChange>
        </w:rPr>
        <w:footnoteReference w:id="7"/>
      </w:r>
      <w:r w:rsidR="00310C27" w:rsidRPr="00137DCB">
        <w:rPr>
          <w:vertAlign w:val="superscript"/>
          <w:rPrChange w:id="1218" w:author="Orion" w:date="2011-07-28T15:41:00Z">
            <w:rPr/>
          </w:rPrChange>
        </w:rPr>
        <w:t xml:space="preserve"> </w:t>
      </w:r>
      <w:del w:id="1219" w:author="Orion" w:date="2011-07-28T15:40:00Z">
        <w:r w:rsidR="00310C27" w:rsidRPr="0075199D" w:rsidDel="00137DCB">
          <w:delText xml:space="preserve">para </w:delText>
        </w:r>
      </w:del>
      <w:ins w:id="1220"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221" w:author="Orion" w:date="2011-07-28T15:50:00Z"/>
      <w:sdt>
        <w:sdtPr>
          <w:rPr>
            <w:i/>
          </w:rPr>
          <w:id w:val="1089577179"/>
          <w:citation/>
        </w:sdtPr>
        <w:sdtContent>
          <w:customXmlInsRangeEnd w:id="1221"/>
          <w:ins w:id="1222"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23" w:author="Orion" w:date="2011-07-28T15:50:00Z">
            <w:r w:rsidR="00C80B83">
              <w:rPr>
                <w:i/>
              </w:rPr>
              <w:fldChar w:fldCharType="end"/>
            </w:r>
          </w:ins>
          <w:customXmlInsRangeStart w:id="1224" w:author="Orion" w:date="2011-07-28T15:50:00Z"/>
        </w:sdtContent>
      </w:sdt>
      <w:customXmlInsRangeEnd w:id="1224"/>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225" w:author="Orion" w:date="2011-07-28T15:50:00Z"/>
      <w:sdt>
        <w:sdtPr>
          <w:rPr>
            <w:i/>
          </w:rPr>
          <w:id w:val="552043678"/>
          <w:citation/>
        </w:sdtPr>
        <w:sdtContent>
          <w:customXmlInsRangeEnd w:id="1225"/>
          <w:ins w:id="1226"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27" w:author="Orion" w:date="2011-07-28T15:50:00Z">
            <w:r w:rsidR="00C80B83">
              <w:rPr>
                <w:i/>
              </w:rPr>
              <w:fldChar w:fldCharType="end"/>
            </w:r>
          </w:ins>
          <w:customXmlInsRangeStart w:id="1228" w:author="Orion" w:date="2011-07-28T15:50:00Z"/>
        </w:sdtContent>
      </w:sdt>
      <w:customXmlInsRangeEnd w:id="1228"/>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49D6643A"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w:t>
      </w:r>
      <w:del w:id="1229" w:author="Orion" w:date="2011-08-05T13:23:00Z">
        <w:r w:rsidR="00310C27" w:rsidRPr="007A61F8" w:rsidDel="00926A55">
          <w:delText xml:space="preserve">de </w:delText>
        </w:r>
      </w:del>
      <w:r w:rsidR="00310C27" w:rsidRPr="007A61F8">
        <w:t xml:space="preserve">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30" w:name="_Toc298344403"/>
      <w:bookmarkEnd w:id="1230"/>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31" w:name="_Ref298335607"/>
      <w:bookmarkStart w:id="1232" w:name="_Toc300347708"/>
      <w:r w:rsidRPr="00C3208D">
        <w:rPr>
          <w:b w:val="0"/>
          <w:sz w:val="36"/>
          <w:szCs w:val="52"/>
        </w:rPr>
        <w:t>Navegación aérea</w:t>
      </w:r>
      <w:bookmarkEnd w:id="1231"/>
      <w:bookmarkEnd w:id="1232"/>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r w:rsidR="00B430A2">
        <w:t xml:space="preserve"> </w:t>
      </w:r>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33" w:name="_Toc298344405"/>
      <w:bookmarkEnd w:id="1233"/>
    </w:p>
    <w:p w14:paraId="7FF9C5E4" w14:textId="77777777" w:rsidR="00A911AA" w:rsidRPr="00777250" w:rsidRDefault="00A911AA" w:rsidP="00A911AA">
      <w:pPr>
        <w:pStyle w:val="Heading1"/>
        <w:numPr>
          <w:ilvl w:val="2"/>
          <w:numId w:val="40"/>
        </w:numPr>
        <w:rPr>
          <w:sz w:val="36"/>
          <w:szCs w:val="52"/>
        </w:rPr>
      </w:pPr>
      <w:bookmarkStart w:id="1234" w:name="_Toc300347709"/>
      <w:r w:rsidRPr="004B2C8B">
        <w:rPr>
          <w:b w:val="0"/>
          <w:sz w:val="36"/>
          <w:szCs w:val="52"/>
        </w:rPr>
        <w:t>Factores humanos</w:t>
      </w:r>
      <w:bookmarkEnd w:id="1234"/>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06DB09DB"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customXmlInsRangeStart w:id="1235" w:author="Orion" w:date="2011-08-03T17:22:00Z"/>
      <w:sdt>
        <w:sdtPr>
          <w:id w:val="-2125144600"/>
          <w:citation/>
        </w:sdtPr>
        <w:sdtContent>
          <w:customXmlInsRangeEnd w:id="1235"/>
          <w:ins w:id="1236"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237" w:author="Orion" w:date="2011-08-03T17:22:00Z">
            <w:r w:rsidR="00507AAB">
              <w:fldChar w:fldCharType="end"/>
            </w:r>
          </w:ins>
          <w:customXmlInsRangeStart w:id="1238" w:author="Orion" w:date="2011-08-03T17:22:00Z"/>
        </w:sdtContent>
      </w:sdt>
      <w:customXmlInsRangeEnd w:id="1238"/>
      <w:ins w:id="1239" w:author="Orion" w:date="2011-08-03T17:22:00Z">
        <w:r w:rsidR="00507AAB">
          <w:t>.</w:t>
        </w:r>
      </w:ins>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240" w:name="_Toc298344407"/>
      <w:bookmarkStart w:id="1241" w:name="_Toc298429462"/>
      <w:bookmarkStart w:id="1242" w:name="_Toc298430328"/>
      <w:bookmarkStart w:id="1243" w:name="_Toc298516034"/>
      <w:bookmarkStart w:id="1244" w:name="_Toc298690983"/>
      <w:bookmarkStart w:id="1245" w:name="_Toc298700805"/>
      <w:bookmarkStart w:id="1246" w:name="_Toc298752126"/>
      <w:bookmarkStart w:id="1247" w:name="_Toc298757506"/>
      <w:bookmarkStart w:id="1248" w:name="_Toc298777452"/>
      <w:bookmarkStart w:id="1249" w:name="_Toc298787417"/>
      <w:bookmarkStart w:id="1250" w:name="_Toc298944580"/>
      <w:bookmarkStart w:id="1251" w:name="_Toc298954497"/>
      <w:bookmarkStart w:id="1252" w:name="_Toc299007668"/>
      <w:bookmarkStart w:id="1253" w:name="_Toc299012026"/>
      <w:bookmarkStart w:id="1254" w:name="_Toc299103574"/>
      <w:bookmarkStart w:id="1255" w:name="_Toc299103947"/>
      <w:bookmarkStart w:id="1256" w:name="_Toc299463772"/>
      <w:bookmarkStart w:id="1257" w:name="_Toc299463856"/>
      <w:bookmarkStart w:id="1258" w:name="_Toc298344408"/>
      <w:bookmarkStart w:id="1259" w:name="_Toc298429463"/>
      <w:bookmarkStart w:id="1260" w:name="_Toc298430329"/>
      <w:bookmarkStart w:id="1261" w:name="_Toc298516035"/>
      <w:bookmarkStart w:id="1262" w:name="_Toc298690984"/>
      <w:bookmarkStart w:id="1263" w:name="_Toc298700806"/>
      <w:bookmarkStart w:id="1264" w:name="_Toc298752127"/>
      <w:bookmarkStart w:id="1265" w:name="_Toc298757507"/>
      <w:bookmarkStart w:id="1266" w:name="_Toc298777453"/>
      <w:bookmarkStart w:id="1267" w:name="_Toc298787418"/>
      <w:bookmarkStart w:id="1268" w:name="_Toc298944581"/>
      <w:bookmarkStart w:id="1269" w:name="_Toc298954498"/>
      <w:bookmarkStart w:id="1270" w:name="_Toc299007669"/>
      <w:bookmarkStart w:id="1271" w:name="_Toc299012027"/>
      <w:bookmarkStart w:id="1272" w:name="_Toc299103575"/>
      <w:bookmarkStart w:id="1273" w:name="_Toc299103948"/>
      <w:bookmarkStart w:id="1274" w:name="_Toc299463773"/>
      <w:bookmarkStart w:id="1275" w:name="_Toc299463857"/>
      <w:bookmarkStart w:id="1276" w:name="_Ref298334922"/>
      <w:bookmarkStart w:id="1277" w:name="_Ref298520042"/>
      <w:bookmarkStart w:id="1278" w:name="_Toc300347710"/>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roofErr w:type="spellStart"/>
      <w:r w:rsidRPr="0024432B">
        <w:rPr>
          <w:b w:val="0"/>
          <w:sz w:val="36"/>
          <w:szCs w:val="52"/>
        </w:rPr>
        <w:t>UAVs</w:t>
      </w:r>
      <w:bookmarkEnd w:id="1276"/>
      <w:bookmarkEnd w:id="1277"/>
      <w:bookmarkEnd w:id="1278"/>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279"/>
      <w:r w:rsidR="003E7AA6">
        <w:t>analíticos, basados en técnicas generales de simulación</w:t>
      </w:r>
      <w:commentRangeEnd w:id="1279"/>
      <w:r w:rsidR="003E7AA6">
        <w:rPr>
          <w:rStyle w:val="CommentReference"/>
        </w:rPr>
        <w:commentReference w:id="1279"/>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0A76F4">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280" w:name="_Toc298752129"/>
      <w:bookmarkStart w:id="1281" w:name="_Toc298757509"/>
      <w:bookmarkStart w:id="1282" w:name="_Toc298777455"/>
      <w:bookmarkStart w:id="1283" w:name="_Toc298787420"/>
      <w:bookmarkStart w:id="1284" w:name="_Toc298944583"/>
      <w:bookmarkStart w:id="1285" w:name="_Toc298954500"/>
      <w:bookmarkStart w:id="1286" w:name="_Toc299007671"/>
      <w:bookmarkStart w:id="1287" w:name="_Toc299012029"/>
      <w:bookmarkStart w:id="1288" w:name="_Toc299103577"/>
      <w:bookmarkStart w:id="1289" w:name="_Toc299103950"/>
      <w:bookmarkStart w:id="1290" w:name="_Toc299463775"/>
      <w:bookmarkStart w:id="1291" w:name="_Toc299463859"/>
      <w:bookmarkStart w:id="1292" w:name="_Ref299015025"/>
      <w:bookmarkStart w:id="1293" w:name="_Toc300347711"/>
      <w:bookmarkEnd w:id="1280"/>
      <w:bookmarkEnd w:id="1281"/>
      <w:bookmarkEnd w:id="1282"/>
      <w:bookmarkEnd w:id="1283"/>
      <w:bookmarkEnd w:id="1284"/>
      <w:bookmarkEnd w:id="1285"/>
      <w:bookmarkEnd w:id="1286"/>
      <w:bookmarkEnd w:id="1287"/>
      <w:bookmarkEnd w:id="1288"/>
      <w:bookmarkEnd w:id="1289"/>
      <w:bookmarkEnd w:id="1290"/>
      <w:bookmarkEnd w:id="1291"/>
      <w:r w:rsidRPr="000A0B76">
        <w:rPr>
          <w:b w:val="0"/>
          <w:sz w:val="52"/>
          <w:szCs w:val="52"/>
        </w:rPr>
        <w:lastRenderedPageBreak/>
        <w:t>Requisitos</w:t>
      </w:r>
      <w:r w:rsidR="00E70231" w:rsidRPr="000A0B76">
        <w:rPr>
          <w:b w:val="0"/>
          <w:sz w:val="52"/>
          <w:szCs w:val="52"/>
        </w:rPr>
        <w:t xml:space="preserve"> del Sistema</w:t>
      </w:r>
      <w:bookmarkEnd w:id="1292"/>
      <w:bookmarkEnd w:id="1293"/>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294" w:name="_Ref298945119"/>
      <w:bookmarkStart w:id="1295" w:name="_Toc300347712"/>
      <w:r w:rsidRPr="0003426F">
        <w:rPr>
          <w:b w:val="0"/>
          <w:sz w:val="44"/>
          <w:szCs w:val="52"/>
        </w:rPr>
        <w:t>Aspectos del tráfico aéreo</w:t>
      </w:r>
      <w:bookmarkEnd w:id="1294"/>
      <w:bookmarkEnd w:id="1295"/>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296" w:name="_Ref298777070"/>
      <w:bookmarkStart w:id="1297" w:name="_Ref298944077"/>
      <w:bookmarkStart w:id="1298" w:name="_Ref298944496"/>
      <w:bookmarkStart w:id="1299" w:name="_Toc300347713"/>
      <w:r w:rsidRPr="0003426F">
        <w:rPr>
          <w:b w:val="0"/>
          <w:sz w:val="36"/>
          <w:szCs w:val="52"/>
        </w:rPr>
        <w:t>V</w:t>
      </w:r>
      <w:r w:rsidR="007A3596" w:rsidRPr="0003426F">
        <w:rPr>
          <w:b w:val="0"/>
          <w:sz w:val="36"/>
          <w:szCs w:val="52"/>
        </w:rPr>
        <w:t>uelo</w:t>
      </w:r>
      <w:bookmarkEnd w:id="1296"/>
      <w:bookmarkEnd w:id="1297"/>
      <w:bookmarkEnd w:id="1298"/>
      <w:bookmarkEnd w:id="1299"/>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0EFD98F3" w:rsidR="00917996" w:rsidRDefault="00C424D4" w:rsidP="00452943">
      <w:pPr>
        <w:pStyle w:val="ListParagraph"/>
        <w:numPr>
          <w:ilvl w:val="0"/>
          <w:numId w:val="41"/>
        </w:numPr>
        <w:spacing w:before="120" w:after="120"/>
        <w:ind w:left="641" w:hanging="357"/>
        <w:jc w:val="both"/>
        <w:rPr>
          <w:ins w:id="1300" w:author="Orion" w:date="2011-07-29T16:06:00Z"/>
        </w:rPr>
      </w:pPr>
      <w:ins w:id="1301" w:author="Orion" w:date="2011-07-29T16:07:00Z">
        <w:r>
          <w:t xml:space="preserve">Los </w:t>
        </w:r>
      </w:ins>
      <w:ins w:id="1302" w:author="IO" w:date="2011-07-18T19:22:00Z">
        <w:del w:id="1303" w:author="Orion" w:date="2011-07-29T16:07:00Z">
          <w:r w:rsidR="007C206D" w:rsidDel="00C424D4">
            <w:delText xml:space="preserve">El número de </w:delText>
          </w:r>
        </w:del>
        <w:r w:rsidR="007C206D">
          <w:t>puntos</w:t>
        </w:r>
      </w:ins>
      <w:ins w:id="1304" w:author="Orion" w:date="2011-08-03T17:17:00Z">
        <w:r w:rsidR="007C60F4">
          <w:t xml:space="preserve"> de</w:t>
        </w:r>
      </w:ins>
      <w:ins w:id="1305" w:author="IO" w:date="2011-07-18T19:22:00Z">
        <w:r w:rsidR="007C206D">
          <w:t xml:space="preserve"> paso. </w:t>
        </w:r>
      </w:ins>
      <w:ins w:id="1306" w:author="Orion" w:date="2011-07-29T16:07:00Z">
        <w:r>
          <w:t>Cada punto de paso tendr</w:t>
        </w:r>
      </w:ins>
      <w:ins w:id="1307" w:author="Orion" w:date="2011-07-29T16:08:00Z">
        <w:r>
          <w:t>á un número identificativo</w:t>
        </w:r>
      </w:ins>
      <w:ins w:id="1308" w:author="Orion" w:date="2011-07-29T16:12:00Z">
        <w:r w:rsidR="00C901F9">
          <w:t xml:space="preserve"> </w:t>
        </w:r>
      </w:ins>
      <w:customXmlInsRangeStart w:id="1309" w:author="Orion" w:date="2011-07-29T16:52:00Z"/>
      <w:sdt>
        <w:sdtPr>
          <w:id w:val="-216126265"/>
          <w:citation/>
        </w:sdtPr>
        <w:sdtContent>
          <w:customXmlInsRangeEnd w:id="1309"/>
          <w:ins w:id="1310" w:author="Orion" w:date="2011-07-29T16:52:00Z">
            <w:r w:rsidR="00801B46">
              <w:fldChar w:fldCharType="begin"/>
            </w:r>
            <w:r w:rsidR="00801B46">
              <w:instrText xml:space="preserve"> CITATION Dir \l 3082 </w:instrText>
            </w:r>
          </w:ins>
          <w:r w:rsidR="00801B46">
            <w:fldChar w:fldCharType="separate"/>
          </w:r>
          <w:r w:rsidR="000A76F4">
            <w:rPr>
              <w:noProof/>
            </w:rPr>
            <w:t>(61)</w:t>
          </w:r>
          <w:ins w:id="1311" w:author="Orion" w:date="2011-07-29T16:52:00Z">
            <w:r w:rsidR="00801B46">
              <w:fldChar w:fldCharType="end"/>
            </w:r>
          </w:ins>
          <w:customXmlInsRangeStart w:id="1312" w:author="Orion" w:date="2011-07-29T16:52:00Z"/>
        </w:sdtContent>
      </w:sdt>
      <w:customXmlInsRangeEnd w:id="1312"/>
      <w:ins w:id="1313" w:author="Orion" w:date="2011-07-29T16:12:00Z">
        <w:r w:rsidR="00C901F9">
          <w:t>(</w:t>
        </w:r>
      </w:ins>
      <w:ins w:id="1314" w:author="Orion" w:date="2011-07-29T16:50:00Z">
        <w:r w:rsidR="00EC2D90">
          <w:fldChar w:fldCharType="begin"/>
        </w:r>
        <w:r w:rsidR="00EC2D90">
          <w:instrText xml:space="preserve"> REF _Ref299721555 \h </w:instrText>
        </w:r>
      </w:ins>
      <w:r w:rsidR="00EC2D90">
        <w:fldChar w:fldCharType="separate"/>
      </w:r>
      <w:ins w:id="1315" w:author="Orion" w:date="2011-07-29T16:53:00Z">
        <w:r w:rsidR="00334EDA" w:rsidRPr="00334EDA">
          <w:rPr>
            <w:rPrChange w:id="1316" w:author="Orion" w:date="2011-07-29T16:53:00Z">
              <w:rPr>
                <w:lang w:val="en-US"/>
              </w:rPr>
            </w:rPrChange>
          </w:rPr>
          <w:t>Apéndice A</w:t>
        </w:r>
      </w:ins>
      <w:ins w:id="1317" w:author="Orion" w:date="2011-07-29T16:50:00Z">
        <w:r w:rsidR="00EC2D90">
          <w:fldChar w:fldCharType="end"/>
        </w:r>
      </w:ins>
      <w:ins w:id="1318" w:author="Orion" w:date="2011-07-29T16:12:00Z">
        <w:r w:rsidR="00C901F9">
          <w:t>)</w:t>
        </w:r>
      </w:ins>
      <w:ins w:id="1319" w:author="Orion" w:date="2011-07-29T16:08:00Z">
        <w:r>
          <w:t xml:space="preserve"> y el usuario se dedicará a incluir los </w:t>
        </w:r>
        <w:r w:rsidR="00C901F9">
          <w:t xml:space="preserve">números </w:t>
        </w:r>
      </w:ins>
      <w:ins w:id="1320" w:author="Orion" w:date="2011-07-29T16:09:00Z">
        <w:r w:rsidR="00C901F9">
          <w:t xml:space="preserve">que representen a los puntos </w:t>
        </w:r>
      </w:ins>
      <w:ins w:id="1321" w:author="Orion" w:date="2011-07-29T16:08:00Z">
        <w:r w:rsidR="00C901F9">
          <w:t>por los que</w:t>
        </w:r>
      </w:ins>
      <w:ins w:id="1322" w:author="Orion" w:date="2011-07-29T16:09:00Z">
        <w:r w:rsidR="00C901F9">
          <w:t xml:space="preserve"> </w:t>
        </w:r>
      </w:ins>
      <w:ins w:id="1323" w:author="Orion" w:date="2011-07-29T16:08:00Z">
        <w:r w:rsidR="00C901F9">
          <w:t>qui</w:t>
        </w:r>
      </w:ins>
      <w:ins w:id="1324" w:author="Orion" w:date="2011-07-29T16:09:00Z">
        <w:r w:rsidR="00C901F9">
          <w:t>e</w:t>
        </w:r>
      </w:ins>
      <w:ins w:id="1325" w:author="Orion" w:date="2011-07-29T16:08:00Z">
        <w:r w:rsidR="00C901F9">
          <w:t>re</w:t>
        </w:r>
      </w:ins>
      <w:ins w:id="1326" w:author="Orion" w:date="2011-07-29T16:09:00Z">
        <w:r w:rsidR="00C901F9">
          <w:t xml:space="preserve"> que pase la aeronave.</w:t>
        </w:r>
      </w:ins>
      <w:ins w:id="1327" w:author="Orion" w:date="2011-07-29T16:08:00Z">
        <w:r w:rsidR="00C901F9">
          <w:t xml:space="preserve"> </w:t>
        </w:r>
      </w:ins>
      <w:ins w:id="1328" w:author="IO" w:date="2011-07-18T19:22:00Z">
        <w:del w:id="1329" w:author="Orion" w:date="2011-07-29T16:07:00Z">
          <w:r w:rsidR="007C206D" w:rsidDel="00C424D4">
            <w:delText xml:space="preserve">Esta cifra </w:delText>
          </w:r>
        </w:del>
      </w:ins>
      <w:ins w:id="1330" w:author="IO" w:date="2011-07-18T19:17:00Z">
        <w:del w:id="1331" w:author="Orion" w:date="2011-07-29T16:07:00Z">
          <w:r w:rsidR="007C206D" w:rsidDel="00C424D4">
            <w:delText>se considerará indicativa. Eoesdemasiado</w:delText>
          </w:r>
        </w:del>
      </w:ins>
      <w:ins w:id="1332" w:author="IO" w:date="2011-07-18T21:44:00Z">
        <w:del w:id="1333" w:author="Orion" w:date="2011-07-29T16:07:00Z">
          <w:r w:rsidR="00CD2614" w:rsidDel="00C424D4">
            <w:delText xml:space="preserve"> entre origen y destino</w:delText>
          </w:r>
        </w:del>
      </w:ins>
      <w:ins w:id="1334" w:author="IO" w:date="2011-07-18T19:17:00Z">
        <w:del w:id="1335"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336" w:author="IO" w:date="2011-07-18T19:22:00Z"/>
          <w:del w:id="1337" w:author="Orion" w:date="2011-07-29T16:06:00Z"/>
        </w:rPr>
      </w:pPr>
      <w:ins w:id="1338" w:author="Orion" w:date="2011-06-27T19:50:00Z">
        <w:del w:id="1339"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340" w:author="Orion" w:date="2011-07-29T16:06:00Z">
          <w:pPr>
            <w:jc w:val="both"/>
          </w:pPr>
        </w:pPrChange>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341" w:name="_Ref298777398"/>
      <w:bookmarkStart w:id="1342" w:name="_Ref299018906"/>
      <w:bookmarkStart w:id="1343" w:name="_Ref299031320"/>
      <w:bookmarkStart w:id="1344" w:name="_Toc300347714"/>
      <w:r>
        <w:rPr>
          <w:b w:val="0"/>
          <w:sz w:val="36"/>
          <w:szCs w:val="52"/>
        </w:rPr>
        <w:t>A</w:t>
      </w:r>
      <w:r w:rsidR="005B24B1" w:rsidRPr="008B718D">
        <w:rPr>
          <w:b w:val="0"/>
          <w:sz w:val="36"/>
          <w:szCs w:val="52"/>
        </w:rPr>
        <w:t>eronaves</w:t>
      </w:r>
      <w:bookmarkEnd w:id="1341"/>
      <w:bookmarkEnd w:id="1342"/>
      <w:bookmarkEnd w:id="1343"/>
      <w:bookmarkEnd w:id="1344"/>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345" w:name="_Ref298777391"/>
      <w:bookmarkStart w:id="1346" w:name="_Ref299119056"/>
      <w:bookmarkStart w:id="1347" w:name="_Toc300347715"/>
      <w:r>
        <w:rPr>
          <w:b w:val="0"/>
          <w:sz w:val="36"/>
          <w:szCs w:val="52"/>
        </w:rPr>
        <w:t>P</w:t>
      </w:r>
      <w:r w:rsidR="00261312" w:rsidRPr="0058108F">
        <w:rPr>
          <w:b w:val="0"/>
          <w:sz w:val="36"/>
          <w:szCs w:val="52"/>
        </w:rPr>
        <w:t>ilotos</w:t>
      </w:r>
      <w:bookmarkEnd w:id="1345"/>
      <w:bookmarkEnd w:id="1346"/>
      <w:bookmarkEnd w:id="1347"/>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348" w:name="_Ref300347185"/>
      <w:bookmarkStart w:id="1349" w:name="_Ref300347189"/>
      <w:bookmarkStart w:id="1350" w:name="_Toc300347716"/>
      <w:r>
        <w:rPr>
          <w:b w:val="0"/>
          <w:sz w:val="36"/>
          <w:szCs w:val="52"/>
        </w:rPr>
        <w:t>C</w:t>
      </w:r>
      <w:r w:rsidR="002C624F" w:rsidRPr="005F2557">
        <w:rPr>
          <w:b w:val="0"/>
          <w:sz w:val="36"/>
          <w:szCs w:val="52"/>
        </w:rPr>
        <w:t>ontroladores</w:t>
      </w:r>
      <w:bookmarkEnd w:id="1348"/>
      <w:bookmarkEnd w:id="1349"/>
      <w:bookmarkEnd w:id="1350"/>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6C35DFD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Default="003768F5" w:rsidP="003D667C">
      <w:pPr>
        <w:spacing w:before="240" w:after="120"/>
        <w:ind w:firstLine="284"/>
        <w:jc w:val="both"/>
        <w:rPr>
          <w:ins w:id="1351" w:author="Orion" w:date="2011-08-08T16:53:00Z"/>
        </w:rPr>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1EA8A714" w14:textId="2C511497" w:rsidR="005364C3" w:rsidRPr="00A613A1" w:rsidRDefault="00E73BF2" w:rsidP="003D667C">
      <w:pPr>
        <w:spacing w:before="240" w:after="120"/>
        <w:ind w:firstLine="284"/>
        <w:jc w:val="both"/>
      </w:pPr>
      <w:ins w:id="1352" w:author="Orion" w:date="2011-08-08T17:01:00Z">
        <w:r>
          <w:t xml:space="preserve">La sincronización </w:t>
        </w:r>
      </w:ins>
      <w:ins w:id="1353" w:author="Orion" w:date="2011-08-08T17:04:00Z">
        <w:r w:rsidR="006744CE">
          <w:t>entre</w:t>
        </w:r>
      </w:ins>
      <w:ins w:id="1354" w:author="Orion" w:date="2011-08-08T17:01:00Z">
        <w:r>
          <w:t xml:space="preserve"> los distintos controladores es un proceso</w:t>
        </w:r>
        <w:r>
          <w:t xml:space="preserve"> bastante</w:t>
        </w:r>
        <w:r>
          <w:t xml:space="preserve"> costoso</w:t>
        </w:r>
        <w:r>
          <w:t>, por lo que e</w:t>
        </w:r>
      </w:ins>
      <w:ins w:id="1355" w:author="Orion" w:date="2011-08-08T16:53:00Z">
        <w:r w:rsidR="005364C3">
          <w:t xml:space="preserve">n esta aproximación se ha considerado que </w:t>
        </w:r>
      </w:ins>
      <w:ins w:id="1356" w:author="Orion" w:date="2011-08-08T16:58:00Z">
        <w:r w:rsidR="005364C3">
          <w:t>todas</w:t>
        </w:r>
      </w:ins>
      <w:ins w:id="1357" w:author="Orion" w:date="2011-08-08T16:53:00Z">
        <w:r w:rsidR="005364C3">
          <w:t xml:space="preserve"> </w:t>
        </w:r>
      </w:ins>
      <w:ins w:id="1358" w:author="Orion" w:date="2011-08-08T16:57:00Z">
        <w:r w:rsidR="005364C3">
          <w:t xml:space="preserve">las aeronaves vuelan sobre la misma </w:t>
        </w:r>
      </w:ins>
      <w:ins w:id="1359" w:author="Orion" w:date="2011-08-08T16:54:00Z">
        <w:r w:rsidR="005364C3">
          <w:t>región</w:t>
        </w:r>
      </w:ins>
      <w:ins w:id="1360" w:author="Orion" w:date="2011-08-08T16:53:00Z">
        <w:r w:rsidR="005364C3">
          <w:t xml:space="preserve"> </w:t>
        </w:r>
      </w:ins>
      <w:ins w:id="1361" w:author="Orion" w:date="2011-08-08T16:56:00Z">
        <w:r w:rsidR="005364C3">
          <w:t>gestionada por un único controlador</w:t>
        </w:r>
      </w:ins>
      <w:ins w:id="1362" w:author="Orion" w:date="2011-08-08T16:57:00Z">
        <w:r w:rsidR="005364C3">
          <w:t xml:space="preserve">, es decir, que un solo controlador gestionaría los conflictos de </w:t>
        </w:r>
      </w:ins>
      <w:ins w:id="1363" w:author="Orion" w:date="2011-08-08T16:58:00Z">
        <w:r w:rsidR="005364C3">
          <w:t>todos</w:t>
        </w:r>
      </w:ins>
      <w:ins w:id="1364" w:author="Orion" w:date="2011-08-08T16:57:00Z">
        <w:r w:rsidR="005364C3">
          <w:t xml:space="preserve"> los aviones. </w:t>
        </w:r>
      </w:ins>
      <w:ins w:id="1365" w:author="Orion" w:date="2011-08-08T17:02:00Z">
        <w:r>
          <w:t xml:space="preserve">La inclusión de más controladores </w:t>
        </w:r>
      </w:ins>
      <w:ins w:id="1366" w:author="Orion" w:date="2011-08-08T17:03:00Z">
        <w:r>
          <w:t xml:space="preserve">junto con sus interacciones y sincronización de conflictos es un proceso </w:t>
        </w:r>
      </w:ins>
      <w:ins w:id="1367" w:author="Orion" w:date="2011-08-08T17:00:00Z">
        <w:r>
          <w:t>que se podría abordar en próximas mejoras del sistema.</w:t>
        </w:r>
      </w:ins>
    </w:p>
    <w:p w14:paraId="2A4513C8" w14:textId="14A12327" w:rsidR="0015736B" w:rsidRPr="00047C65" w:rsidRDefault="00A93BC7" w:rsidP="00047C65">
      <w:pPr>
        <w:pStyle w:val="Heading1"/>
        <w:numPr>
          <w:ilvl w:val="1"/>
          <w:numId w:val="40"/>
        </w:numPr>
        <w:rPr>
          <w:sz w:val="44"/>
          <w:szCs w:val="52"/>
        </w:rPr>
      </w:pPr>
      <w:bookmarkStart w:id="1368" w:name="_Ref298945139"/>
      <w:bookmarkStart w:id="1369" w:name="_Ref298953220"/>
      <w:bookmarkStart w:id="1370" w:name="_Ref299011114"/>
      <w:bookmarkStart w:id="1371" w:name="_Toc300347717"/>
      <w:r>
        <w:rPr>
          <w:b w:val="0"/>
          <w:sz w:val="44"/>
          <w:szCs w:val="52"/>
        </w:rPr>
        <w:t>D</w:t>
      </w:r>
      <w:r w:rsidR="001D2364" w:rsidRPr="00047C65">
        <w:rPr>
          <w:b w:val="0"/>
          <w:sz w:val="44"/>
          <w:szCs w:val="52"/>
        </w:rPr>
        <w:t>esarrollo</w:t>
      </w:r>
      <w:bookmarkEnd w:id="1368"/>
      <w:bookmarkEnd w:id="1369"/>
      <w:bookmarkEnd w:id="1370"/>
      <w:bookmarkEnd w:id="1371"/>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w:t>
      </w:r>
      <w:r w:rsidR="004E3CA1">
        <w:lastRenderedPageBreak/>
        <w:t>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372"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373" w:author="IO" w:date="2011-07-21T11:23:00Z"/>
        </w:rPr>
        <w:pPrChange w:id="1374" w:author="IO" w:date="2011-07-20T17:54:00Z">
          <w:pPr>
            <w:spacing w:before="120"/>
            <w:jc w:val="both"/>
          </w:pPr>
        </w:pPrChange>
      </w:pPr>
      <w:ins w:id="1375" w:author="IO" w:date="2011-07-21T11:21:00Z">
        <w:r>
          <w:t>El lenguaje de modelado de INGENIAS se organiza en torno a los agentes. Lo</w:t>
        </w:r>
      </w:ins>
      <w:ins w:id="1376" w:author="Orion" w:date="2011-07-29T17:46:00Z">
        <w:r w:rsidR="00293B35">
          <w:t>s</w:t>
        </w:r>
      </w:ins>
      <w:ins w:id="1377" w:author="IO" w:date="2011-07-21T11:21:00Z">
        <w:del w:id="1378" w:author="Orion" w:date="2011-07-29T17:46:00Z">
          <w:r w:rsidDel="00293B35">
            <w:delText>r</w:delText>
          </w:r>
        </w:del>
        <w:r>
          <w:t xml:space="preserve"> principales conceptos que se usan en los diagramas de este trabajo pueden verse en la </w:t>
        </w:r>
      </w:ins>
      <w:ins w:id="1379" w:author="IO" w:date="2011-07-21T11:22:00Z">
        <w:del w:id="1380" w:author="Orion" w:date="2011-07-29T17:45:00Z">
          <w:r w:rsidDel="002D1CFE">
            <w:delText>Tabla 1</w:delText>
          </w:r>
        </w:del>
      </w:ins>
      <w:ins w:id="1381" w:author="Orion" w:date="2011-07-29T17:45:00Z">
        <w:r w:rsidR="002D1CFE">
          <w:fldChar w:fldCharType="begin"/>
        </w:r>
        <w:r w:rsidR="002D1CFE">
          <w:instrText xml:space="preserve"> REF _Ref299724865 \h </w:instrText>
        </w:r>
      </w:ins>
      <w:r w:rsidR="002D1CFE">
        <w:fldChar w:fldCharType="separate"/>
      </w:r>
      <w:ins w:id="1382" w:author="Orion" w:date="2011-07-29T17:45:00Z">
        <w:r w:rsidR="002D1CFE" w:rsidRPr="002D1CFE">
          <w:t xml:space="preserve">Tabla </w:t>
        </w:r>
        <w:r w:rsidR="002D1CFE" w:rsidRPr="002D1CFE">
          <w:rPr>
            <w:noProof/>
          </w:rPr>
          <w:t>1</w:t>
        </w:r>
        <w:r w:rsidR="002D1CFE">
          <w:fldChar w:fldCharType="end"/>
        </w:r>
      </w:ins>
      <w:ins w:id="1383" w:author="IO" w:date="2011-07-21T11:21:00Z">
        <w:r>
          <w:t>.</w:t>
        </w:r>
      </w:ins>
    </w:p>
    <w:tbl>
      <w:tblPr>
        <w:tblStyle w:val="TableGrid"/>
        <w:tblW w:w="0" w:type="auto"/>
        <w:tblLook w:val="04A0" w:firstRow="1" w:lastRow="0" w:firstColumn="1" w:lastColumn="0" w:noHBand="0" w:noVBand="1"/>
        <w:tblPrChange w:id="1384" w:author="Orion" w:date="2011-07-29T21:21:00Z">
          <w:tblPr>
            <w:tblStyle w:val="TableGrid"/>
            <w:tblW w:w="0" w:type="auto"/>
            <w:tblLook w:val="04A0" w:firstRow="1" w:lastRow="0" w:firstColumn="1" w:lastColumn="0" w:noHBand="0" w:noVBand="1"/>
          </w:tblPr>
        </w:tblPrChange>
      </w:tblPr>
      <w:tblGrid>
        <w:gridCol w:w="2901"/>
        <w:gridCol w:w="5349"/>
        <w:gridCol w:w="1604"/>
        <w:tblGridChange w:id="1385">
          <w:tblGrid>
            <w:gridCol w:w="2901"/>
            <w:gridCol w:w="358"/>
            <w:gridCol w:w="3259"/>
            <w:gridCol w:w="1732"/>
            <w:gridCol w:w="1528"/>
            <w:gridCol w:w="76"/>
          </w:tblGrid>
        </w:tblGridChange>
      </w:tblGrid>
      <w:tr w:rsidR="00A93BC7" w14:paraId="1A29A7D1" w14:textId="77777777" w:rsidTr="006C254B">
        <w:trPr>
          <w:ins w:id="1386" w:author="IO" w:date="2011-07-21T11:23:00Z"/>
          <w:trPrChange w:id="1387" w:author="Orion" w:date="2011-07-29T21:21:00Z">
            <w:trPr>
              <w:gridAfter w:val="0"/>
            </w:trPr>
          </w:trPrChange>
        </w:trPr>
        <w:tc>
          <w:tcPr>
            <w:tcW w:w="2901" w:type="dxa"/>
            <w:tcPrChange w:id="1388" w:author="Orion" w:date="2011-07-29T21:21:00Z">
              <w:tcPr>
                <w:tcW w:w="3259" w:type="dxa"/>
                <w:gridSpan w:val="2"/>
              </w:tcPr>
            </w:tcPrChange>
          </w:tcPr>
          <w:p w14:paraId="7A3B4080" w14:textId="56781EDE" w:rsidR="00A93BC7" w:rsidRPr="00A93BC7" w:rsidRDefault="00A93BC7">
            <w:pPr>
              <w:spacing w:before="240" w:after="120"/>
              <w:jc w:val="both"/>
              <w:rPr>
                <w:ins w:id="1389" w:author="IO" w:date="2011-07-21T11:23:00Z"/>
                <w:b/>
                <w:sz w:val="28"/>
                <w:rPrChange w:id="1390" w:author="IO" w:date="2011-07-21T11:23:00Z">
                  <w:rPr>
                    <w:ins w:id="1391" w:author="IO" w:date="2011-07-21T11:23:00Z"/>
                  </w:rPr>
                </w:rPrChange>
              </w:rPr>
            </w:pPr>
            <w:ins w:id="1392" w:author="IO" w:date="2011-07-21T11:23:00Z">
              <w:r w:rsidRPr="00A93BC7">
                <w:rPr>
                  <w:b/>
                  <w:sz w:val="28"/>
                  <w:rPrChange w:id="1393" w:author="IO" w:date="2011-07-21T11:23:00Z">
                    <w:rPr/>
                  </w:rPrChange>
                </w:rPr>
                <w:t>Concepto</w:t>
              </w:r>
            </w:ins>
          </w:p>
        </w:tc>
        <w:tc>
          <w:tcPr>
            <w:tcW w:w="5349" w:type="dxa"/>
            <w:tcPrChange w:id="1394" w:author="Orion" w:date="2011-07-29T21:21:00Z">
              <w:tcPr>
                <w:tcW w:w="3259" w:type="dxa"/>
              </w:tcPr>
            </w:tcPrChange>
          </w:tcPr>
          <w:p w14:paraId="4E2675D2" w14:textId="4249CE61" w:rsidR="00A93BC7" w:rsidRPr="00A93BC7" w:rsidRDefault="00A93BC7">
            <w:pPr>
              <w:spacing w:before="240" w:after="120"/>
              <w:jc w:val="both"/>
              <w:rPr>
                <w:ins w:id="1395" w:author="IO" w:date="2011-07-21T11:23:00Z"/>
                <w:b/>
                <w:sz w:val="28"/>
                <w:rPrChange w:id="1396" w:author="IO" w:date="2011-07-21T11:23:00Z">
                  <w:rPr>
                    <w:ins w:id="1397" w:author="IO" w:date="2011-07-21T11:23:00Z"/>
                  </w:rPr>
                </w:rPrChange>
              </w:rPr>
            </w:pPr>
            <w:ins w:id="1398" w:author="IO" w:date="2011-07-21T11:23:00Z">
              <w:r w:rsidRPr="00A93BC7">
                <w:rPr>
                  <w:b/>
                  <w:sz w:val="28"/>
                  <w:rPrChange w:id="1399" w:author="IO" w:date="2011-07-21T11:23:00Z">
                    <w:rPr/>
                  </w:rPrChange>
                </w:rPr>
                <w:t>Descripción</w:t>
              </w:r>
            </w:ins>
          </w:p>
        </w:tc>
        <w:tc>
          <w:tcPr>
            <w:tcW w:w="1604" w:type="dxa"/>
            <w:tcPrChange w:id="1400" w:author="Orion" w:date="2011-07-29T21:21:00Z">
              <w:tcPr>
                <w:tcW w:w="3260" w:type="dxa"/>
                <w:gridSpan w:val="2"/>
              </w:tcPr>
            </w:tcPrChange>
          </w:tcPr>
          <w:p w14:paraId="3482D4C7" w14:textId="3AFDC0DF" w:rsidR="00A93BC7" w:rsidRPr="00A93BC7" w:rsidRDefault="00A93BC7">
            <w:pPr>
              <w:spacing w:before="240" w:after="120"/>
              <w:jc w:val="center"/>
              <w:rPr>
                <w:ins w:id="1401" w:author="IO" w:date="2011-07-21T11:23:00Z"/>
                <w:b/>
                <w:sz w:val="28"/>
                <w:rPrChange w:id="1402" w:author="IO" w:date="2011-07-21T11:23:00Z">
                  <w:rPr>
                    <w:ins w:id="1403" w:author="IO" w:date="2011-07-21T11:23:00Z"/>
                  </w:rPr>
                </w:rPrChange>
              </w:rPr>
              <w:pPrChange w:id="1404" w:author="Orion" w:date="2011-07-29T21:22:00Z">
                <w:pPr>
                  <w:spacing w:before="240" w:after="120"/>
                  <w:jc w:val="both"/>
                </w:pPr>
              </w:pPrChange>
            </w:pPr>
            <w:ins w:id="1405" w:author="IO" w:date="2011-07-21T11:23:00Z">
              <w:r w:rsidRPr="00A93BC7">
                <w:rPr>
                  <w:b/>
                  <w:sz w:val="28"/>
                  <w:rPrChange w:id="1406" w:author="IO" w:date="2011-07-21T11:23:00Z">
                    <w:rPr/>
                  </w:rPrChange>
                </w:rPr>
                <w:t>Icono</w:t>
              </w:r>
            </w:ins>
          </w:p>
        </w:tc>
      </w:tr>
      <w:tr w:rsidR="00A93BC7" w:rsidRPr="0039135E" w14:paraId="27BD6680" w14:textId="77777777" w:rsidTr="006C254B">
        <w:trPr>
          <w:ins w:id="1407" w:author="IO" w:date="2011-07-21T11:23:00Z"/>
          <w:trPrChange w:id="1408" w:author="Orion" w:date="2011-07-29T21:21:00Z">
            <w:trPr>
              <w:gridAfter w:val="0"/>
            </w:trPr>
          </w:trPrChange>
        </w:trPr>
        <w:tc>
          <w:tcPr>
            <w:tcW w:w="2901" w:type="dxa"/>
            <w:tcPrChange w:id="1409" w:author="Orion" w:date="2011-07-29T21:21:00Z">
              <w:tcPr>
                <w:tcW w:w="3259" w:type="dxa"/>
                <w:gridSpan w:val="2"/>
              </w:tcPr>
            </w:tcPrChange>
          </w:tcPr>
          <w:p w14:paraId="4B17C861" w14:textId="3DF0263A" w:rsidR="00A93BC7" w:rsidRDefault="00775E1B">
            <w:pPr>
              <w:spacing w:before="240" w:after="120"/>
              <w:jc w:val="both"/>
              <w:rPr>
                <w:ins w:id="1410" w:author="IO" w:date="2011-07-21T11:23:00Z"/>
              </w:rPr>
            </w:pPr>
            <w:ins w:id="1411" w:author="Orion" w:date="2011-07-29T17:56:00Z">
              <w:r>
                <w:t>Agent</w:t>
              </w:r>
            </w:ins>
            <w:ins w:id="1412" w:author="Orion" w:date="2011-07-29T21:29:00Z">
              <w:r w:rsidR="00B3423A">
                <w:t>e</w:t>
              </w:r>
            </w:ins>
          </w:p>
        </w:tc>
        <w:tc>
          <w:tcPr>
            <w:tcW w:w="5349" w:type="dxa"/>
            <w:tcPrChange w:id="1413" w:author="Orion" w:date="2011-07-29T21:21:00Z">
              <w:tcPr>
                <w:tcW w:w="3259" w:type="dxa"/>
              </w:tcPr>
            </w:tcPrChange>
          </w:tcPr>
          <w:p w14:paraId="6A6F07B4" w14:textId="4D2F2AB7" w:rsidR="00A93BC7" w:rsidRPr="007F30B9" w:rsidRDefault="00B3423A" w:rsidP="007F30B9">
            <w:pPr>
              <w:spacing w:before="240" w:after="120"/>
              <w:jc w:val="both"/>
              <w:rPr>
                <w:ins w:id="1414" w:author="IO" w:date="2011-07-21T11:23:00Z"/>
              </w:rPr>
            </w:pPr>
            <w:ins w:id="1415" w:author="Orion" w:date="2011-07-29T21:25:00Z">
              <w:r w:rsidRPr="00B3423A">
                <w:rPr>
                  <w:rPrChange w:id="1416" w:author="Orion" w:date="2011-07-29T21:25:00Z">
                    <w:rPr>
                      <w:lang w:val="en-US"/>
                    </w:rPr>
                  </w:rPrChange>
                </w:rPr>
                <w:t>Una entidad agente es una entidad aut</w:t>
              </w:r>
              <w:r>
                <w:t xml:space="preserve">ónoma con </w:t>
              </w:r>
            </w:ins>
            <w:ins w:id="1417" w:author="Orion" w:date="2011-07-29T21:26:00Z">
              <w:r>
                <w:t>identidad</w:t>
              </w:r>
            </w:ins>
            <w:ins w:id="1418" w:author="Orion" w:date="2011-07-29T21:25:00Z">
              <w:r>
                <w:t>, propósitos y que lleva a cabo actividades para alcanzar un objetivo.</w:t>
              </w:r>
            </w:ins>
          </w:p>
        </w:tc>
        <w:tc>
          <w:tcPr>
            <w:tcW w:w="1604" w:type="dxa"/>
            <w:tcPrChange w:id="1419" w:author="Orion" w:date="2011-07-29T21:21:00Z">
              <w:tcPr>
                <w:tcW w:w="3260" w:type="dxa"/>
                <w:gridSpan w:val="2"/>
              </w:tcPr>
            </w:tcPrChange>
          </w:tcPr>
          <w:p w14:paraId="408775C2" w14:textId="3329E463" w:rsidR="00A93BC7" w:rsidRPr="00775E1B" w:rsidRDefault="006C254B">
            <w:pPr>
              <w:spacing w:before="240" w:after="120"/>
              <w:jc w:val="center"/>
              <w:rPr>
                <w:ins w:id="1420" w:author="IO" w:date="2011-07-21T11:23:00Z"/>
                <w:lang w:val="en-US"/>
                <w:rPrChange w:id="1421" w:author="Orion" w:date="2011-07-29T17:55:00Z">
                  <w:rPr>
                    <w:ins w:id="1422" w:author="IO" w:date="2011-07-21T11:23:00Z"/>
                  </w:rPr>
                </w:rPrChange>
              </w:rPr>
              <w:pPrChange w:id="1423" w:author="Orion" w:date="2011-07-29T21:22:00Z">
                <w:pPr>
                  <w:spacing w:before="240" w:after="120"/>
                  <w:jc w:val="both"/>
                </w:pPr>
              </w:pPrChange>
            </w:pPr>
            <w:ins w:id="1424"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25" w:author="Orion" w:date="2011-07-29T17:57:00Z"/>
        </w:trPr>
        <w:tc>
          <w:tcPr>
            <w:tcW w:w="2901" w:type="dxa"/>
            <w:tcPrChange w:id="1426" w:author="Orion" w:date="2011-07-29T21:21:00Z">
              <w:tcPr>
                <w:tcW w:w="1668" w:type="dxa"/>
              </w:tcPr>
            </w:tcPrChange>
          </w:tcPr>
          <w:p w14:paraId="7136C470" w14:textId="77777777" w:rsidR="00B3423A" w:rsidRDefault="00775E1B" w:rsidP="007F30B9">
            <w:pPr>
              <w:spacing w:before="240" w:after="120"/>
              <w:jc w:val="both"/>
              <w:rPr>
                <w:ins w:id="1427" w:author="Orion" w:date="2011-07-29T21:29:00Z"/>
                <w:rStyle w:val="apple-style-span"/>
                <w:color w:val="000000"/>
              </w:rPr>
            </w:pPr>
            <w:proofErr w:type="spellStart"/>
            <w:ins w:id="1428" w:author="Orion" w:date="2011-07-29T17:58:00Z">
              <w:r w:rsidRPr="00775E1B">
                <w:rPr>
                  <w:rStyle w:val="apple-style-span"/>
                  <w:color w:val="000000"/>
                  <w:rPrChange w:id="1429" w:author="Orion" w:date="2011-07-29T17:59:00Z">
                    <w:rPr>
                      <w:rStyle w:val="apple-style-span"/>
                      <w:color w:val="000000"/>
                      <w:sz w:val="27"/>
                      <w:szCs w:val="27"/>
                    </w:rPr>
                  </w:rPrChange>
                </w:rPr>
                <w:t>INGENIAS</w:t>
              </w:r>
            </w:ins>
            <w:ins w:id="1430"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431" w:author="Orion" w:date="2011-07-29T17:57:00Z"/>
              </w:rPr>
            </w:pPr>
            <w:ins w:id="1432" w:author="Orion" w:date="2011-07-29T21:29:00Z">
              <w:r>
                <w:rPr>
                  <w:rStyle w:val="apple-style-span"/>
                  <w:color w:val="000000"/>
                </w:rPr>
                <w:t>(Caso de Uso)</w:t>
              </w:r>
            </w:ins>
          </w:p>
        </w:tc>
        <w:tc>
          <w:tcPr>
            <w:tcW w:w="5349" w:type="dxa"/>
            <w:tcPrChange w:id="1433" w:author="Orion" w:date="2011-07-29T21:21:00Z">
              <w:tcPr>
                <w:tcW w:w="6378" w:type="dxa"/>
                <w:gridSpan w:val="3"/>
              </w:tcPr>
            </w:tcPrChange>
          </w:tcPr>
          <w:p w14:paraId="4295D59C" w14:textId="3C3F7137" w:rsidR="00775E1B" w:rsidRPr="00B86FCA" w:rsidRDefault="00E23408">
            <w:pPr>
              <w:spacing w:before="240" w:after="120"/>
              <w:jc w:val="both"/>
              <w:rPr>
                <w:ins w:id="1434" w:author="Orion" w:date="2011-07-29T17:57:00Z"/>
                <w:rPrChange w:id="1435" w:author="Orion" w:date="2011-07-30T16:21:00Z">
                  <w:rPr>
                    <w:ins w:id="1436" w:author="Orion" w:date="2011-07-29T17:57:00Z"/>
                    <w:lang w:val="en-US"/>
                  </w:rPr>
                </w:rPrChange>
              </w:rPr>
            </w:pPr>
            <w:ins w:id="1437" w:author="Orion" w:date="2011-08-05T19:48:00Z">
              <w:r>
                <w:rPr>
                  <w:rStyle w:val="apple-style-span"/>
                  <w:color w:val="000000"/>
                </w:rPr>
                <w:t>Un</w:t>
              </w:r>
            </w:ins>
            <w:ins w:id="1438" w:author="Orion" w:date="2011-07-29T21:26:00Z">
              <w:r w:rsidR="00B3423A" w:rsidRPr="00B3423A">
                <w:rPr>
                  <w:rStyle w:val="apple-style-span"/>
                  <w:color w:val="000000"/>
                  <w:rPrChange w:id="1439" w:author="Orion" w:date="2011-07-29T21:27:00Z">
                    <w:rPr>
                      <w:rStyle w:val="apple-style-span"/>
                      <w:color w:val="000000"/>
                      <w:lang w:val="en-US"/>
                    </w:rPr>
                  </w:rPrChange>
                </w:rPr>
                <w:t xml:space="preserve"> caso de uso se </w:t>
              </w:r>
              <w:r w:rsidR="00B3423A" w:rsidRPr="007F30B9">
                <w:rPr>
                  <w:rStyle w:val="apple-style-span"/>
                  <w:color w:val="000000"/>
                </w:rPr>
                <w:t>configur</w:t>
              </w:r>
            </w:ins>
            <w:ins w:id="1440" w:author="Orion" w:date="2011-07-29T21:27:00Z">
              <w:r w:rsidR="00B3423A">
                <w:rPr>
                  <w:rStyle w:val="apple-style-span"/>
                  <w:color w:val="000000"/>
                </w:rPr>
                <w:t>a</w:t>
              </w:r>
            </w:ins>
            <w:ins w:id="1441" w:author="Orion" w:date="2011-07-29T21:26:00Z">
              <w:r w:rsidR="00B3423A" w:rsidRPr="00B3423A">
                <w:rPr>
                  <w:rStyle w:val="apple-style-span"/>
                  <w:color w:val="000000"/>
                  <w:rPrChange w:id="1442" w:author="Orion" w:date="2011-07-29T21:27:00Z">
                    <w:rPr>
                      <w:rStyle w:val="apple-style-span"/>
                      <w:color w:val="000000"/>
                      <w:lang w:val="en-US"/>
                    </w:rPr>
                  </w:rPrChange>
                </w:rPr>
                <w:t xml:space="preserve"> con </w:t>
              </w:r>
            </w:ins>
            <w:ins w:id="1443" w:author="Orion" w:date="2011-07-29T21:28:00Z">
              <w:r w:rsidR="00B3423A">
                <w:rPr>
                  <w:rStyle w:val="apple-style-span"/>
                  <w:color w:val="000000"/>
                </w:rPr>
                <w:t xml:space="preserve">la </w:t>
              </w:r>
            </w:ins>
            <w:ins w:id="1444" w:author="Orion" w:date="2011-07-29T21:26:00Z">
              <w:r w:rsidR="00B3423A" w:rsidRPr="00B3423A">
                <w:rPr>
                  <w:rStyle w:val="apple-style-span"/>
                  <w:color w:val="000000"/>
                  <w:rPrChange w:id="1445" w:author="Orion" w:date="2011-07-29T21:27:00Z">
                    <w:rPr>
                      <w:rStyle w:val="apple-style-span"/>
                      <w:color w:val="000000"/>
                      <w:lang w:val="en-US"/>
                    </w:rPr>
                  </w:rPrChange>
                </w:rPr>
                <w:t>informaci</w:t>
              </w:r>
            </w:ins>
            <w:ins w:id="1446" w:author="Orion" w:date="2011-07-29T21:27:00Z">
              <w:r w:rsidR="00B3423A">
                <w:rPr>
                  <w:rStyle w:val="apple-style-span"/>
                  <w:color w:val="000000"/>
                </w:rPr>
                <w:t>ón de</w:t>
              </w:r>
            </w:ins>
            <w:ins w:id="1447" w:author="Orion" w:date="2011-07-29T21:28:00Z">
              <w:r w:rsidR="00B3423A">
                <w:rPr>
                  <w:rStyle w:val="apple-style-span"/>
                  <w:color w:val="000000"/>
                </w:rPr>
                <w:t xml:space="preserve"> las</w:t>
              </w:r>
            </w:ins>
            <w:ins w:id="1448" w:author="Orion" w:date="2011-07-29T21:27:00Z">
              <w:r w:rsidR="00B3423A">
                <w:rPr>
                  <w:rStyle w:val="apple-style-span"/>
                  <w:color w:val="000000"/>
                </w:rPr>
                <w:t xml:space="preserve"> precondiciones y </w:t>
              </w:r>
              <w:proofErr w:type="spellStart"/>
              <w:r w:rsidR="00B3423A">
                <w:rPr>
                  <w:rStyle w:val="apple-style-span"/>
                  <w:color w:val="000000"/>
                </w:rPr>
                <w:t>postcondiciones</w:t>
              </w:r>
              <w:proofErr w:type="spellEnd"/>
              <w:r w:rsidR="00B3423A">
                <w:rPr>
                  <w:rStyle w:val="apple-style-span"/>
                  <w:color w:val="000000"/>
                </w:rPr>
                <w:t xml:space="preserve">, y también con </w:t>
              </w:r>
            </w:ins>
            <w:ins w:id="1449" w:author="Orion" w:date="2011-07-29T21:28:00Z">
              <w:r w:rsidR="00B3423A">
                <w:rPr>
                  <w:rStyle w:val="apple-style-span"/>
                  <w:color w:val="000000"/>
                </w:rPr>
                <w:t xml:space="preserve">la </w:t>
              </w:r>
            </w:ins>
            <w:ins w:id="1450" w:author="Orion" w:date="2011-07-29T21:27:00Z">
              <w:r w:rsidR="00B3423A">
                <w:rPr>
                  <w:rStyle w:val="apple-style-span"/>
                  <w:color w:val="000000"/>
                </w:rPr>
                <w:t>información de las diferentes interacciones que pueden surgir.</w:t>
              </w:r>
            </w:ins>
          </w:p>
        </w:tc>
        <w:tc>
          <w:tcPr>
            <w:tcW w:w="1604" w:type="dxa"/>
            <w:tcPrChange w:id="1451" w:author="Orion" w:date="2011-07-29T21:21:00Z">
              <w:tcPr>
                <w:tcW w:w="1732" w:type="dxa"/>
                <w:gridSpan w:val="2"/>
              </w:tcPr>
            </w:tcPrChange>
          </w:tcPr>
          <w:p w14:paraId="09308868" w14:textId="0D137CED" w:rsidR="00775E1B" w:rsidRPr="00775E1B" w:rsidRDefault="0033358D">
            <w:pPr>
              <w:spacing w:before="240" w:after="120"/>
              <w:jc w:val="center"/>
              <w:rPr>
                <w:ins w:id="1452" w:author="Orion" w:date="2011-07-29T17:57:00Z"/>
                <w:lang w:val="en-US"/>
              </w:rPr>
              <w:pPrChange w:id="1453" w:author="Orion" w:date="2011-07-29T21:22:00Z">
                <w:pPr>
                  <w:spacing w:before="240" w:after="120"/>
                  <w:jc w:val="both"/>
                </w:pPr>
              </w:pPrChange>
            </w:pPr>
            <w:ins w:id="1454"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455" w:author="Orion" w:date="2011-07-29T21:36:00Z"/>
        </w:trPr>
        <w:tc>
          <w:tcPr>
            <w:tcW w:w="2901" w:type="dxa"/>
          </w:tcPr>
          <w:p w14:paraId="6CBEB6ED" w14:textId="77777777" w:rsidR="00370148" w:rsidRDefault="00370148" w:rsidP="00FA781F">
            <w:pPr>
              <w:spacing w:before="240" w:after="120"/>
              <w:jc w:val="both"/>
              <w:rPr>
                <w:ins w:id="1456" w:author="Orion" w:date="2011-07-29T21:36:00Z"/>
                <w:lang w:val="en-US"/>
              </w:rPr>
            </w:pPr>
            <w:proofErr w:type="spellStart"/>
            <w:ins w:id="1457" w:author="Orion" w:date="2011-07-29T21:36:00Z">
              <w:r>
                <w:rPr>
                  <w:lang w:val="en-US"/>
                </w:rPr>
                <w:lastRenderedPageBreak/>
                <w:t>MentalState</w:t>
              </w:r>
              <w:proofErr w:type="spellEnd"/>
            </w:ins>
          </w:p>
        </w:tc>
        <w:tc>
          <w:tcPr>
            <w:tcW w:w="5349" w:type="dxa"/>
          </w:tcPr>
          <w:p w14:paraId="6B7C920A" w14:textId="77777777" w:rsidR="00370148" w:rsidRPr="00B1585F" w:rsidRDefault="00370148" w:rsidP="00FA781F">
            <w:pPr>
              <w:spacing w:before="240" w:after="120"/>
              <w:jc w:val="both"/>
              <w:rPr>
                <w:ins w:id="1458" w:author="Orion" w:date="2011-07-29T21:36:00Z"/>
                <w:rStyle w:val="apple-style-span"/>
                <w:color w:val="000000"/>
              </w:rPr>
            </w:pPr>
            <w:ins w:id="1459"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460" w:author="Orion" w:date="2011-07-29T21:36:00Z"/>
                <w:lang w:val="en-US"/>
              </w:rPr>
            </w:pPr>
            <w:ins w:id="1461"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462" w:author="Orion" w:date="2011-07-29T17:57:00Z"/>
        </w:trPr>
        <w:tc>
          <w:tcPr>
            <w:tcW w:w="2901" w:type="dxa"/>
            <w:tcPrChange w:id="1463" w:author="Orion" w:date="2011-07-29T21:21:00Z">
              <w:tcPr>
                <w:tcW w:w="1668" w:type="dxa"/>
              </w:tcPr>
            </w:tcPrChange>
          </w:tcPr>
          <w:p w14:paraId="2D67E39D" w14:textId="6D906380" w:rsidR="00775E1B" w:rsidRPr="00775E1B" w:rsidRDefault="00B3423A">
            <w:pPr>
              <w:spacing w:before="240" w:after="120"/>
              <w:jc w:val="both"/>
              <w:rPr>
                <w:ins w:id="1464" w:author="Orion" w:date="2011-07-29T17:57:00Z"/>
                <w:lang w:val="en-US"/>
                <w:rPrChange w:id="1465" w:author="Orion" w:date="2011-07-29T17:59:00Z">
                  <w:rPr>
                    <w:ins w:id="1466" w:author="Orion" w:date="2011-07-29T17:57:00Z"/>
                  </w:rPr>
                </w:rPrChange>
              </w:rPr>
            </w:pPr>
            <w:proofErr w:type="spellStart"/>
            <w:ins w:id="1467" w:author="Orion" w:date="2011-07-29T21:29:00Z">
              <w:r>
                <w:rPr>
                  <w:lang w:val="en-US"/>
                </w:rPr>
                <w:t>Objetivo</w:t>
              </w:r>
            </w:ins>
            <w:proofErr w:type="spellEnd"/>
          </w:p>
        </w:tc>
        <w:tc>
          <w:tcPr>
            <w:tcW w:w="5349" w:type="dxa"/>
            <w:tcPrChange w:id="1468" w:author="Orion" w:date="2011-07-29T21:21:00Z">
              <w:tcPr>
                <w:tcW w:w="6378" w:type="dxa"/>
                <w:gridSpan w:val="3"/>
              </w:tcPr>
            </w:tcPrChange>
          </w:tcPr>
          <w:p w14:paraId="0593B975" w14:textId="1816B26A" w:rsidR="00775E1B" w:rsidRPr="00B86FCA" w:rsidRDefault="00B3423A" w:rsidP="007F30B9">
            <w:pPr>
              <w:spacing w:before="240" w:after="120"/>
              <w:jc w:val="both"/>
              <w:rPr>
                <w:ins w:id="1469" w:author="Orion" w:date="2011-07-29T17:57:00Z"/>
                <w:rPrChange w:id="1470" w:author="Orion" w:date="2011-07-30T16:21:00Z">
                  <w:rPr>
                    <w:ins w:id="1471" w:author="Orion" w:date="2011-07-29T17:57:00Z"/>
                    <w:lang w:val="en-US"/>
                  </w:rPr>
                </w:rPrChange>
              </w:rPr>
            </w:pPr>
            <w:ins w:id="1472" w:author="Orion" w:date="2011-07-29T21:28:00Z">
              <w:r w:rsidRPr="00B86FCA">
                <w:rPr>
                  <w:rStyle w:val="apple-style-span"/>
                  <w:color w:val="000000"/>
                  <w:rPrChange w:id="1473" w:author="Orion" w:date="2011-07-30T16:21:00Z">
                    <w:rPr>
                      <w:rStyle w:val="apple-style-span"/>
                      <w:color w:val="000000"/>
                      <w:lang w:val="en-US"/>
                    </w:rPr>
                  </w:rPrChange>
                </w:rPr>
                <w:t xml:space="preserve">De acuerdo con el </w:t>
              </w:r>
              <w:proofErr w:type="spellStart"/>
              <w:r w:rsidRPr="00B86FCA">
                <w:rPr>
                  <w:rStyle w:val="apple-style-span"/>
                  <w:color w:val="000000"/>
                  <w:rPrChange w:id="1474" w:author="Orion" w:date="2011-07-30T16:21:00Z">
                    <w:rPr>
                      <w:rStyle w:val="apple-style-span"/>
                      <w:color w:val="000000"/>
                      <w:lang w:val="en-US"/>
                    </w:rPr>
                  </w:rPrChange>
                </w:rPr>
                <w:t>model</w:t>
              </w:r>
              <w:proofErr w:type="spellEnd"/>
              <w:r w:rsidRPr="00B86FCA">
                <w:rPr>
                  <w:rStyle w:val="apple-style-span"/>
                  <w:color w:val="000000"/>
                  <w:rPrChange w:id="1475" w:author="Orion" w:date="2011-07-30T16:21:00Z">
                    <w:rPr>
                      <w:rStyle w:val="apple-style-span"/>
                      <w:color w:val="000000"/>
                      <w:lang w:val="en-US"/>
                    </w:rPr>
                  </w:rPrChange>
                </w:rPr>
                <w:t xml:space="preserve"> BDI un objetivo es un deseo que el </w:t>
              </w:r>
            </w:ins>
            <w:ins w:id="1476" w:author="Orion" w:date="2011-07-29T21:29:00Z">
              <w:r w:rsidRPr="00B86FCA">
                <w:rPr>
                  <w:rStyle w:val="apple-style-span"/>
                  <w:color w:val="000000"/>
                </w:rPr>
                <w:t xml:space="preserve">agente persigue. </w:t>
              </w:r>
              <w:r w:rsidRPr="00370148">
                <w:rPr>
                  <w:rStyle w:val="apple-style-span"/>
                  <w:color w:val="000000"/>
                  <w:rPrChange w:id="1477" w:author="Orion" w:date="2011-07-29T21:30:00Z">
                    <w:rPr>
                      <w:rStyle w:val="apple-style-span"/>
                      <w:color w:val="000000"/>
                      <w:lang w:val="en-US"/>
                    </w:rPr>
                  </w:rPrChange>
                </w:rPr>
                <w:t xml:space="preserve">En planificación, un objetivo </w:t>
              </w:r>
              <w:r w:rsidR="00370148" w:rsidRPr="00370148">
                <w:rPr>
                  <w:rStyle w:val="apple-style-span"/>
                  <w:color w:val="000000"/>
                  <w:rPrChange w:id="1478" w:author="Orion" w:date="2011-07-29T21:30:00Z">
                    <w:rPr>
                      <w:rStyle w:val="apple-style-span"/>
                      <w:color w:val="000000"/>
                      <w:lang w:val="en-US"/>
                    </w:rPr>
                  </w:rPrChange>
                </w:rPr>
                <w:t>se representa por un estado. Aqu</w:t>
              </w:r>
            </w:ins>
            <w:ins w:id="1479" w:author="Orion" w:date="2011-07-29T21:30:00Z">
              <w:r w:rsidR="00370148" w:rsidRPr="00370148">
                <w:rPr>
                  <w:rStyle w:val="apple-style-span"/>
                  <w:color w:val="000000"/>
                  <w:rPrChange w:id="1480" w:author="Orion" w:date="2011-07-29T21:30:00Z">
                    <w:rPr>
                      <w:rStyle w:val="apple-style-span"/>
                      <w:color w:val="000000"/>
                      <w:lang w:val="en-US"/>
                    </w:rPr>
                  </w:rPrChange>
                </w:rPr>
                <w:t xml:space="preserve">í </w:t>
              </w:r>
              <w:r w:rsidR="00370148" w:rsidRPr="007F30B9">
                <w:rPr>
                  <w:rStyle w:val="apple-style-span"/>
                  <w:color w:val="000000"/>
                </w:rPr>
                <w:t>un objetivo es una entidad p</w:t>
              </w:r>
              <w:r w:rsidR="00370148">
                <w:rPr>
                  <w:rStyle w:val="apple-style-span"/>
                  <w:color w:val="000000"/>
                </w:rPr>
                <w:t>or</w:t>
              </w:r>
              <w:r w:rsidR="00370148" w:rsidRPr="00370148">
                <w:rPr>
                  <w:rStyle w:val="apple-style-span"/>
                  <w:color w:val="000000"/>
                  <w:rPrChange w:id="1481"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482" w:author="Orion" w:date="2011-07-29T21:31:00Z">
              <w:r w:rsidR="00370148">
                <w:rPr>
                  <w:rStyle w:val="apple-style-span"/>
                  <w:color w:val="000000"/>
                </w:rPr>
                <w:t>puede estar relacionada con una representación de los estado</w:t>
              </w:r>
            </w:ins>
            <w:ins w:id="1483" w:author="Orion" w:date="2011-07-29T21:33:00Z">
              <w:r w:rsidR="00370148">
                <w:rPr>
                  <w:rStyle w:val="apple-style-span"/>
                  <w:color w:val="000000"/>
                </w:rPr>
                <w:t>s</w:t>
              </w:r>
            </w:ins>
            <w:ins w:id="1484" w:author="Orion" w:date="2011-07-29T21:31:00Z">
              <w:r w:rsidR="00370148">
                <w:rPr>
                  <w:rStyle w:val="apple-style-span"/>
                  <w:color w:val="000000"/>
                </w:rPr>
                <w:t xml:space="preserve"> existente</w:t>
              </w:r>
            </w:ins>
            <w:ins w:id="1485" w:author="Orion" w:date="2011-07-29T21:32:00Z">
              <w:r w:rsidR="00370148">
                <w:rPr>
                  <w:rStyle w:val="apple-style-span"/>
                  <w:color w:val="000000"/>
                </w:rPr>
                <w:t>s usando tareas para satisfac</w:t>
              </w:r>
            </w:ins>
            <w:ins w:id="1486" w:author="Orion" w:date="2011-07-29T21:33:00Z">
              <w:r w:rsidR="00370148">
                <w:rPr>
                  <w:rStyle w:val="apple-style-span"/>
                  <w:color w:val="000000"/>
                </w:rPr>
                <w:t>er las</w:t>
              </w:r>
            </w:ins>
            <w:ins w:id="1487" w:author="Orion" w:date="2011-07-29T21:32:00Z">
              <w:r w:rsidR="00370148">
                <w:rPr>
                  <w:rStyle w:val="apple-style-span"/>
                  <w:color w:val="000000"/>
                </w:rPr>
                <w:t xml:space="preserve"> relaciones</w:t>
              </w:r>
            </w:ins>
            <w:ins w:id="1488" w:author="Orion" w:date="2011-07-29T21:33:00Z">
              <w:r w:rsidR="00370148">
                <w:rPr>
                  <w:rStyle w:val="apple-style-span"/>
                  <w:color w:val="000000"/>
                </w:rPr>
                <w:t xml:space="preserve">. Estas relaciones contienen referencias a descripciones de estados mentales de los agentes, </w:t>
              </w:r>
            </w:ins>
            <w:ins w:id="1489" w:author="Orion" w:date="2011-07-29T21:43:00Z">
              <w:r w:rsidR="00DD06ED">
                <w:rPr>
                  <w:rStyle w:val="apple-style-span"/>
                  <w:color w:val="000000"/>
                </w:rPr>
                <w:t>así</w:t>
              </w:r>
            </w:ins>
            <w:ins w:id="1490" w:author="Orion" w:date="2011-07-29T21:33:00Z">
              <w:r w:rsidR="00370148">
                <w:rPr>
                  <w:rStyle w:val="apple-style-span"/>
                  <w:color w:val="000000"/>
                </w:rPr>
                <w:t xml:space="preserve"> que se refieren la imagen del mundo que </w:t>
              </w:r>
            </w:ins>
            <w:ins w:id="1491" w:author="Orion" w:date="2011-07-29T21:34:00Z">
              <w:r w:rsidR="00370148">
                <w:rPr>
                  <w:rStyle w:val="apple-style-span"/>
                  <w:color w:val="000000"/>
                </w:rPr>
                <w:t>tiene ese agente.</w:t>
              </w:r>
            </w:ins>
          </w:p>
        </w:tc>
        <w:tc>
          <w:tcPr>
            <w:tcW w:w="1604" w:type="dxa"/>
            <w:tcPrChange w:id="1492" w:author="Orion" w:date="2011-07-29T21:21:00Z">
              <w:tcPr>
                <w:tcW w:w="1732" w:type="dxa"/>
                <w:gridSpan w:val="2"/>
              </w:tcPr>
            </w:tcPrChange>
          </w:tcPr>
          <w:p w14:paraId="0F3E728E" w14:textId="6EAC2AF7" w:rsidR="00775E1B" w:rsidRPr="00775E1B" w:rsidRDefault="006C254B">
            <w:pPr>
              <w:spacing w:before="240" w:after="120"/>
              <w:jc w:val="center"/>
              <w:rPr>
                <w:ins w:id="1493" w:author="Orion" w:date="2011-07-29T17:57:00Z"/>
                <w:lang w:val="en-US"/>
              </w:rPr>
              <w:pPrChange w:id="1494" w:author="Orion" w:date="2011-07-29T21:22:00Z">
                <w:pPr>
                  <w:spacing w:before="240" w:after="120"/>
                  <w:jc w:val="both"/>
                </w:pPr>
              </w:pPrChange>
            </w:pPr>
            <w:ins w:id="1495" w:author="Orion" w:date="2011-07-29T21:21:00Z">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496" w:author="Orion" w:date="2011-07-29T18:01:00Z"/>
        </w:trPr>
        <w:tc>
          <w:tcPr>
            <w:tcW w:w="2901" w:type="dxa"/>
            <w:tcPrChange w:id="1497" w:author="Orion" w:date="2011-07-29T21:21:00Z">
              <w:tcPr>
                <w:tcW w:w="1668" w:type="dxa"/>
              </w:tcPr>
            </w:tcPrChange>
          </w:tcPr>
          <w:p w14:paraId="2E11FC0F" w14:textId="77777777" w:rsidR="00775E1B" w:rsidRDefault="00775E1B">
            <w:pPr>
              <w:spacing w:before="240" w:after="120"/>
              <w:jc w:val="both"/>
              <w:rPr>
                <w:ins w:id="1498" w:author="Orion" w:date="2011-07-29T21:49:00Z"/>
                <w:lang w:val="en-US"/>
              </w:rPr>
            </w:pPr>
            <w:proofErr w:type="spellStart"/>
            <w:ins w:id="1499" w:author="Orion" w:date="2011-07-29T18:03:00Z">
              <w:r>
                <w:rPr>
                  <w:lang w:val="en-US"/>
                </w:rPr>
                <w:t>FrameFact</w:t>
              </w:r>
            </w:ins>
            <w:proofErr w:type="spellEnd"/>
          </w:p>
          <w:p w14:paraId="7EE79A86" w14:textId="02FF9F26" w:rsidR="008712B6" w:rsidRDefault="008712B6">
            <w:pPr>
              <w:spacing w:before="240" w:after="120"/>
              <w:jc w:val="both"/>
              <w:rPr>
                <w:ins w:id="1500" w:author="Orion" w:date="2011-07-29T18:01:00Z"/>
                <w:lang w:val="en-US"/>
              </w:rPr>
            </w:pPr>
            <w:ins w:id="1501" w:author="Orion" w:date="2011-07-29T21:49:00Z">
              <w:r>
                <w:rPr>
                  <w:lang w:val="en-US"/>
                </w:rPr>
                <w:t>(</w:t>
              </w:r>
              <w:proofErr w:type="spellStart"/>
              <w:r>
                <w:rPr>
                  <w:lang w:val="en-US"/>
                </w:rPr>
                <w:t>Hecho</w:t>
              </w:r>
              <w:proofErr w:type="spellEnd"/>
              <w:r>
                <w:rPr>
                  <w:lang w:val="en-US"/>
                </w:rPr>
                <w:t>)</w:t>
              </w:r>
            </w:ins>
          </w:p>
        </w:tc>
        <w:tc>
          <w:tcPr>
            <w:tcW w:w="5349" w:type="dxa"/>
            <w:tcPrChange w:id="1502" w:author="Orion" w:date="2011-07-29T21:21:00Z">
              <w:tcPr>
                <w:tcW w:w="6378" w:type="dxa"/>
                <w:gridSpan w:val="3"/>
              </w:tcPr>
            </w:tcPrChange>
          </w:tcPr>
          <w:p w14:paraId="16201353" w14:textId="7A684FF5" w:rsidR="00775E1B" w:rsidRPr="00E23408" w:rsidRDefault="00370148" w:rsidP="007F30B9">
            <w:pPr>
              <w:spacing w:before="240" w:after="120"/>
              <w:jc w:val="both"/>
              <w:rPr>
                <w:ins w:id="1503" w:author="Orion" w:date="2011-07-29T18:01:00Z"/>
                <w:rStyle w:val="apple-style-span"/>
                <w:color w:val="000000"/>
                <w:rPrChange w:id="1504" w:author="Orion" w:date="2011-08-05T19:49:00Z">
                  <w:rPr>
                    <w:ins w:id="1505" w:author="Orion" w:date="2011-07-29T18:01:00Z"/>
                    <w:rStyle w:val="apple-style-span"/>
                    <w:color w:val="000000"/>
                    <w:lang w:val="en-US"/>
                  </w:rPr>
                </w:rPrChange>
              </w:rPr>
            </w:pPr>
            <w:ins w:id="1506" w:author="Orion" w:date="2011-07-29T21:37:00Z">
              <w:r w:rsidRPr="00E23408">
                <w:rPr>
                  <w:rStyle w:val="apple-style-span"/>
                  <w:color w:val="000000"/>
                  <w:rPrChange w:id="1507" w:author="Orion" w:date="2011-08-05T19:49:00Z">
                    <w:rPr>
                      <w:rStyle w:val="apple-style-span"/>
                      <w:color w:val="000000"/>
                      <w:sz w:val="27"/>
                      <w:szCs w:val="27"/>
                      <w:lang w:val="en-US"/>
                    </w:rPr>
                  </w:rPrChange>
                </w:rPr>
                <w:t>Un hecho es una entidad que describe información que el agente acepta como fiable</w:t>
              </w:r>
            </w:ins>
            <w:ins w:id="1508" w:author="Orion" w:date="2011-07-29T21:38:00Z">
              <w:r w:rsidRPr="00E23408">
                <w:rPr>
                  <w:rStyle w:val="apple-style-span"/>
                  <w:color w:val="000000"/>
                  <w:rPrChange w:id="1509" w:author="Orion" w:date="2011-08-05T19:49:00Z">
                    <w:rPr>
                      <w:rStyle w:val="apple-style-span"/>
                      <w:color w:val="000000"/>
                      <w:sz w:val="27"/>
                      <w:szCs w:val="27"/>
                    </w:rPr>
                  </w:rPrChange>
                </w:rPr>
                <w:t xml:space="preserve">. </w:t>
              </w:r>
              <w:r w:rsidR="007B1D87" w:rsidRPr="00E23408">
                <w:rPr>
                  <w:rStyle w:val="apple-style-span"/>
                  <w:color w:val="000000"/>
                  <w:rPrChange w:id="1510" w:author="Orion" w:date="2011-08-05T19:49:00Z">
                    <w:rPr>
                      <w:rStyle w:val="apple-style-span"/>
                      <w:color w:val="000000"/>
                      <w:sz w:val="27"/>
                      <w:szCs w:val="27"/>
                    </w:rPr>
                  </w:rPrChange>
                </w:rPr>
                <w:t>É</w:t>
              </w:r>
              <w:r w:rsidRPr="00E23408">
                <w:rPr>
                  <w:rStyle w:val="apple-style-span"/>
                  <w:color w:val="000000"/>
                  <w:rPrChange w:id="1511" w:author="Orion" w:date="2011-08-05T19:49:00Z">
                    <w:rPr>
                      <w:rStyle w:val="apple-style-span"/>
                      <w:color w:val="000000"/>
                      <w:sz w:val="27"/>
                      <w:szCs w:val="27"/>
                      <w:lang w:val="en-US"/>
                    </w:rPr>
                  </w:rPrChange>
                </w:rPr>
                <w:t>sta entidad general contiene esta información en sus campos.</w:t>
              </w:r>
            </w:ins>
          </w:p>
        </w:tc>
        <w:tc>
          <w:tcPr>
            <w:tcW w:w="1604" w:type="dxa"/>
            <w:tcPrChange w:id="1512" w:author="Orion" w:date="2011-07-29T21:21:00Z">
              <w:tcPr>
                <w:tcW w:w="1732" w:type="dxa"/>
                <w:gridSpan w:val="2"/>
              </w:tcPr>
            </w:tcPrChange>
          </w:tcPr>
          <w:p w14:paraId="67920861" w14:textId="0F5A2D49" w:rsidR="00775E1B" w:rsidRPr="00687F07" w:rsidRDefault="006C254B">
            <w:pPr>
              <w:spacing w:before="240" w:after="120"/>
              <w:jc w:val="center"/>
              <w:rPr>
                <w:ins w:id="1513" w:author="Orion" w:date="2011-07-29T18:01:00Z"/>
                <w:lang w:val="en-US"/>
              </w:rPr>
              <w:pPrChange w:id="1514" w:author="Orion" w:date="2011-07-29T21:22:00Z">
                <w:pPr>
                  <w:spacing w:before="240" w:after="120"/>
                  <w:jc w:val="both"/>
                </w:pPr>
              </w:pPrChange>
            </w:pPr>
            <w:ins w:id="1515"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516" w:author="Orion" w:date="2011-07-29T18:03:00Z"/>
        </w:trPr>
        <w:tc>
          <w:tcPr>
            <w:tcW w:w="2901" w:type="dxa"/>
            <w:tcPrChange w:id="1517" w:author="Orion" w:date="2011-07-29T21:21:00Z">
              <w:tcPr>
                <w:tcW w:w="1668" w:type="dxa"/>
              </w:tcPr>
            </w:tcPrChange>
          </w:tcPr>
          <w:p w14:paraId="2A95FC3D" w14:textId="131880CD" w:rsidR="00775E1B" w:rsidRDefault="008712B6">
            <w:pPr>
              <w:spacing w:before="240" w:after="120"/>
              <w:jc w:val="both"/>
              <w:rPr>
                <w:ins w:id="1518" w:author="Orion" w:date="2011-07-29T18:03:00Z"/>
                <w:lang w:val="en-US"/>
              </w:rPr>
            </w:pPr>
            <w:proofErr w:type="spellStart"/>
            <w:ins w:id="1519" w:author="Orion" w:date="2011-07-29T18:03:00Z">
              <w:r>
                <w:rPr>
                  <w:lang w:val="en-US"/>
                </w:rPr>
                <w:t>Ta</w:t>
              </w:r>
            </w:ins>
            <w:ins w:id="1520" w:author="Orion" w:date="2011-07-29T21:49:00Z">
              <w:r>
                <w:rPr>
                  <w:lang w:val="en-US"/>
                </w:rPr>
                <w:t>rea</w:t>
              </w:r>
            </w:ins>
            <w:proofErr w:type="spellEnd"/>
          </w:p>
        </w:tc>
        <w:tc>
          <w:tcPr>
            <w:tcW w:w="5349" w:type="dxa"/>
            <w:tcPrChange w:id="1521" w:author="Orion" w:date="2011-07-29T21:21:00Z">
              <w:tcPr>
                <w:tcW w:w="6378" w:type="dxa"/>
                <w:gridSpan w:val="3"/>
              </w:tcPr>
            </w:tcPrChange>
          </w:tcPr>
          <w:p w14:paraId="56FA697B" w14:textId="32AA99FD" w:rsidR="00775E1B" w:rsidRPr="00B86FCA" w:rsidRDefault="007B1D87" w:rsidP="00E23408">
            <w:pPr>
              <w:spacing w:before="240" w:after="120"/>
              <w:jc w:val="both"/>
              <w:rPr>
                <w:ins w:id="1522" w:author="Orion" w:date="2011-07-29T18:03:00Z"/>
                <w:rStyle w:val="apple-style-span"/>
                <w:color w:val="000000"/>
                <w:rPrChange w:id="1523" w:author="Orion" w:date="2011-07-30T16:21:00Z">
                  <w:rPr>
                    <w:ins w:id="1524" w:author="Orion" w:date="2011-07-29T18:03:00Z"/>
                    <w:rStyle w:val="apple-style-span"/>
                    <w:color w:val="000000"/>
                    <w:sz w:val="27"/>
                    <w:szCs w:val="27"/>
                    <w:lang w:val="en-US"/>
                  </w:rPr>
                </w:rPrChange>
              </w:rPr>
            </w:pPr>
            <w:ins w:id="1525" w:author="Orion" w:date="2011-07-29T21:39:00Z">
              <w:r w:rsidRPr="007B1D87">
                <w:rPr>
                  <w:rStyle w:val="apple-style-span"/>
                  <w:color w:val="000000"/>
                  <w:rPrChange w:id="1526" w:author="Orion" w:date="2011-07-29T21:39:00Z">
                    <w:rPr>
                      <w:rStyle w:val="apple-style-span"/>
                      <w:color w:val="000000"/>
                      <w:lang w:val="en-US"/>
                    </w:rPr>
                  </w:rPrChange>
                </w:rPr>
                <w:t>Esta entidad es la encapsulación de acci</w:t>
              </w:r>
              <w:r>
                <w:rPr>
                  <w:rStyle w:val="apple-style-span"/>
                  <w:color w:val="000000"/>
                </w:rPr>
                <w:t>ones</w:t>
              </w:r>
            </w:ins>
            <w:ins w:id="1527" w:author="Orion" w:date="2011-08-05T19:50:00Z">
              <w:r w:rsidR="00E23408">
                <w:rPr>
                  <w:rStyle w:val="apple-style-span"/>
                  <w:color w:val="000000"/>
                </w:rPr>
                <w:t xml:space="preserve"> </w:t>
              </w:r>
            </w:ins>
            <w:ins w:id="1528" w:author="Orion" w:date="2011-07-29T21:39:00Z">
              <w:r>
                <w:rPr>
                  <w:rStyle w:val="apple-style-span"/>
                  <w:color w:val="000000"/>
                </w:rPr>
                <w:t xml:space="preserve">o algoritmos no distribuidos. Las tareas pueden usar aplicaciones y recursos. </w:t>
              </w:r>
            </w:ins>
            <w:ins w:id="1529" w:author="Orion" w:date="2011-07-29T21:40:00Z">
              <w:r w:rsidR="003315B9">
                <w:rPr>
                  <w:rStyle w:val="apple-style-span"/>
                  <w:color w:val="000000"/>
                </w:rPr>
                <w:t>Son entidades que genera</w:t>
              </w:r>
            </w:ins>
            <w:ins w:id="1530" w:author="Orion" w:date="2011-08-05T19:50:00Z">
              <w:r w:rsidR="003315B9">
                <w:rPr>
                  <w:rStyle w:val="apple-style-span"/>
                  <w:color w:val="000000"/>
                </w:rPr>
                <w:t>n</w:t>
              </w:r>
            </w:ins>
            <w:ins w:id="1531" w:author="Orion" w:date="2011-07-29T21:40:00Z">
              <w:r>
                <w:rPr>
                  <w:rStyle w:val="apple-style-span"/>
                  <w:color w:val="000000"/>
                </w:rPr>
                <w:t xml:space="preserve"> cambios en los estados mentales de los agentes</w:t>
              </w:r>
              <w:r w:rsidR="00DD06ED">
                <w:rPr>
                  <w:rStyle w:val="apple-style-span"/>
                  <w:color w:val="000000"/>
                </w:rPr>
                <w:t xml:space="preserve"> que las ejecutan. </w:t>
              </w:r>
            </w:ins>
          </w:p>
        </w:tc>
        <w:tc>
          <w:tcPr>
            <w:tcW w:w="1604" w:type="dxa"/>
            <w:tcPrChange w:id="1532" w:author="Orion" w:date="2011-07-29T21:21:00Z">
              <w:tcPr>
                <w:tcW w:w="1732" w:type="dxa"/>
                <w:gridSpan w:val="2"/>
              </w:tcPr>
            </w:tcPrChange>
          </w:tcPr>
          <w:p w14:paraId="5FAD6BCC" w14:textId="08B1799D" w:rsidR="00775E1B" w:rsidRPr="00687F07" w:rsidRDefault="006C254B">
            <w:pPr>
              <w:spacing w:before="240" w:after="120"/>
              <w:jc w:val="center"/>
              <w:rPr>
                <w:ins w:id="1533" w:author="Orion" w:date="2011-07-29T18:03:00Z"/>
                <w:lang w:val="en-US"/>
              </w:rPr>
              <w:pPrChange w:id="1534" w:author="Orion" w:date="2011-07-29T21:22:00Z">
                <w:pPr>
                  <w:spacing w:before="240" w:after="120"/>
                  <w:jc w:val="both"/>
                </w:pPr>
              </w:pPrChange>
            </w:pPr>
            <w:ins w:id="1535"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36" w:author="Orion" w:date="2011-07-29T21:24:00Z"/>
        </w:trPr>
        <w:tc>
          <w:tcPr>
            <w:tcW w:w="2901" w:type="dxa"/>
          </w:tcPr>
          <w:p w14:paraId="20DBCF92" w14:textId="04DDA1A5" w:rsidR="006C254B" w:rsidRPr="007F30B9" w:rsidRDefault="006C254B">
            <w:pPr>
              <w:spacing w:before="240" w:after="120"/>
              <w:jc w:val="both"/>
              <w:rPr>
                <w:ins w:id="1537" w:author="Orion" w:date="2011-07-29T21:24:00Z"/>
                <w:rStyle w:val="apple-style-span"/>
                <w:color w:val="000000"/>
              </w:rPr>
            </w:pPr>
            <w:ins w:id="1538" w:author="Orion" w:date="2011-07-29T21:24:00Z">
              <w:r>
                <w:rPr>
                  <w:rStyle w:val="apple-style-span"/>
                  <w:color w:val="000000"/>
                  <w:sz w:val="27"/>
                  <w:szCs w:val="27"/>
                </w:rPr>
                <w:t>Rol</w:t>
              </w:r>
            </w:ins>
          </w:p>
        </w:tc>
        <w:tc>
          <w:tcPr>
            <w:tcW w:w="5349" w:type="dxa"/>
          </w:tcPr>
          <w:p w14:paraId="2BB6CE1C" w14:textId="632796AC" w:rsidR="006C254B" w:rsidRPr="00E23408" w:rsidRDefault="00DD06ED" w:rsidP="00775E1B">
            <w:pPr>
              <w:spacing w:before="240" w:after="120"/>
              <w:jc w:val="both"/>
              <w:rPr>
                <w:ins w:id="1539" w:author="Orion" w:date="2011-07-29T21:24:00Z"/>
                <w:rStyle w:val="apple-style-span"/>
                <w:color w:val="000000"/>
                <w:rPrChange w:id="1540" w:author="Orion" w:date="2011-08-05T19:50:00Z">
                  <w:rPr>
                    <w:ins w:id="1541" w:author="Orion" w:date="2011-07-29T21:24:00Z"/>
                    <w:rStyle w:val="apple-style-span"/>
                    <w:color w:val="000000"/>
                    <w:lang w:val="en-US"/>
                  </w:rPr>
                </w:rPrChange>
              </w:rPr>
            </w:pPr>
            <w:ins w:id="1542" w:author="Orion" w:date="2011-07-29T21:41:00Z">
              <w:r w:rsidRPr="00E23408">
                <w:rPr>
                  <w:rStyle w:val="apple-style-span"/>
                  <w:color w:val="000000"/>
                  <w:rPrChange w:id="1543" w:author="Orion" w:date="2011-08-05T19:50:00Z">
                    <w:rPr>
                      <w:rStyle w:val="apple-style-span"/>
                      <w:color w:val="000000"/>
                      <w:sz w:val="27"/>
                      <w:szCs w:val="27"/>
                      <w:lang w:val="en-US"/>
                    </w:rPr>
                  </w:rPrChange>
                </w:rPr>
                <w:t>Un role</w:t>
              </w:r>
            </w:ins>
            <w:ins w:id="1544" w:author="Orion" w:date="2011-07-29T21:43:00Z">
              <w:r w:rsidRPr="00E23408">
                <w:rPr>
                  <w:rStyle w:val="apple-style-span"/>
                  <w:color w:val="000000"/>
                  <w:rPrChange w:id="1545" w:author="Orion" w:date="2011-08-05T19:50:00Z">
                    <w:rPr>
                      <w:rStyle w:val="apple-style-span"/>
                      <w:color w:val="000000"/>
                      <w:sz w:val="27"/>
                      <w:szCs w:val="27"/>
                    </w:rPr>
                  </w:rPrChange>
                </w:rPr>
                <w:t xml:space="preserve"> e</w:t>
              </w:r>
            </w:ins>
            <w:ins w:id="1546" w:author="Orion" w:date="2011-07-29T21:41:00Z">
              <w:r w:rsidRPr="00E23408">
                <w:rPr>
                  <w:rStyle w:val="apple-style-span"/>
                  <w:color w:val="000000"/>
                  <w:rPrChange w:id="1547" w:author="Orion" w:date="2011-08-05T19:50:00Z">
                    <w:rPr>
                      <w:rStyle w:val="apple-style-span"/>
                      <w:color w:val="000000"/>
                      <w:sz w:val="27"/>
                      <w:szCs w:val="27"/>
                      <w:lang w:val="en-US"/>
                    </w:rPr>
                  </w:rPrChange>
                </w:rPr>
                <w:t xml:space="preserve">s un conjunto de funcionalidades </w:t>
              </w:r>
              <w:proofErr w:type="spellStart"/>
              <w:r w:rsidRPr="00E23408">
                <w:rPr>
                  <w:rStyle w:val="apple-style-span"/>
                  <w:color w:val="000000"/>
                  <w:rPrChange w:id="1548" w:author="Orion" w:date="2011-08-05T19:50:00Z">
                    <w:rPr>
                      <w:rStyle w:val="apple-style-span"/>
                      <w:color w:val="000000"/>
                      <w:sz w:val="27"/>
                      <w:szCs w:val="27"/>
                      <w:lang w:val="en-US"/>
                    </w:rPr>
                  </w:rPrChange>
                </w:rPr>
                <w:t>autocontenidas</w:t>
              </w:r>
              <w:proofErr w:type="spellEnd"/>
              <w:r w:rsidRPr="00E23408">
                <w:rPr>
                  <w:rStyle w:val="apple-style-span"/>
                  <w:color w:val="000000"/>
                  <w:rPrChange w:id="1549" w:author="Orion" w:date="2011-08-05T19:50:00Z">
                    <w:rPr>
                      <w:rStyle w:val="apple-style-span"/>
                      <w:color w:val="000000"/>
                      <w:sz w:val="27"/>
                      <w:szCs w:val="27"/>
                      <w:lang w:val="en-US"/>
                    </w:rPr>
                  </w:rPrChange>
                </w:rPr>
                <w:t xml:space="preserve">. Cuando un agente juega un rol queremos decir que el agente tiene que ejecutar </w:t>
              </w:r>
            </w:ins>
            <w:ins w:id="1550" w:author="Orion" w:date="2011-07-29T21:42:00Z">
              <w:r w:rsidRPr="00E23408">
                <w:rPr>
                  <w:rStyle w:val="apple-style-span"/>
                  <w:color w:val="000000"/>
                  <w:rPrChange w:id="1551" w:author="Orion" w:date="2011-08-05T19:50:00Z">
                    <w:rPr>
                      <w:rStyle w:val="apple-style-span"/>
                      <w:color w:val="000000"/>
                      <w:sz w:val="27"/>
                      <w:szCs w:val="27"/>
                    </w:rPr>
                  </w:rPrChange>
                </w:rPr>
                <w:t>las áreas</w:t>
              </w:r>
            </w:ins>
            <w:ins w:id="1552" w:author="Orion" w:date="2011-07-29T21:41:00Z">
              <w:r w:rsidRPr="00E23408">
                <w:rPr>
                  <w:rStyle w:val="apple-style-span"/>
                  <w:color w:val="000000"/>
                  <w:rPrChange w:id="1553" w:author="Orion" w:date="2011-08-05T19:50:00Z">
                    <w:rPr>
                      <w:rStyle w:val="apple-style-span"/>
                      <w:color w:val="000000"/>
                      <w:sz w:val="27"/>
                      <w:szCs w:val="27"/>
                      <w:lang w:val="en-US"/>
                    </w:rPr>
                  </w:rPrChange>
                </w:rPr>
                <w:t xml:space="preserve"> </w:t>
              </w:r>
            </w:ins>
            <w:ins w:id="1554" w:author="Orion" w:date="2011-07-29T21:42:00Z">
              <w:r w:rsidRPr="00E23408">
                <w:rPr>
                  <w:rStyle w:val="apple-style-span"/>
                  <w:color w:val="000000"/>
                  <w:rPrChange w:id="1555" w:author="Orion" w:date="2011-08-05T19:50:00Z">
                    <w:rPr>
                      <w:rStyle w:val="apple-style-span"/>
                      <w:color w:val="000000"/>
                      <w:sz w:val="27"/>
                      <w:szCs w:val="27"/>
                      <w:lang w:val="en-US"/>
                    </w:rPr>
                  </w:rPrChange>
                </w:rPr>
                <w:t>asociadas al rol y participar en las mismas interacciones que el rol.</w:t>
              </w:r>
            </w:ins>
          </w:p>
        </w:tc>
        <w:tc>
          <w:tcPr>
            <w:tcW w:w="1604" w:type="dxa"/>
          </w:tcPr>
          <w:p w14:paraId="1F0DD93F" w14:textId="4F349561" w:rsidR="006C254B" w:rsidRPr="00687F07" w:rsidRDefault="006C254B" w:rsidP="006C254B">
            <w:pPr>
              <w:spacing w:before="240" w:after="120"/>
              <w:jc w:val="center"/>
              <w:rPr>
                <w:ins w:id="1556" w:author="Orion" w:date="2011-07-29T21:24:00Z"/>
                <w:lang w:val="en-US"/>
              </w:rPr>
            </w:pPr>
            <w:ins w:id="1557"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558" w:author="Orion" w:date="2011-07-29T18:04:00Z"/>
        </w:trPr>
        <w:tc>
          <w:tcPr>
            <w:tcW w:w="2901" w:type="dxa"/>
            <w:tcPrChange w:id="1559" w:author="Orion" w:date="2011-07-29T21:21:00Z">
              <w:tcPr>
                <w:tcW w:w="1668" w:type="dxa"/>
              </w:tcPr>
            </w:tcPrChange>
          </w:tcPr>
          <w:p w14:paraId="6E1F9704" w14:textId="1165E09F" w:rsidR="00687F07" w:rsidRPr="008712B6" w:rsidRDefault="008712B6">
            <w:pPr>
              <w:spacing w:before="240" w:after="120"/>
              <w:jc w:val="both"/>
              <w:rPr>
                <w:ins w:id="1560" w:author="Orion" w:date="2011-07-29T18:04:00Z"/>
                <w:color w:val="000000"/>
                <w:rPrChange w:id="1561" w:author="Orion" w:date="2011-07-29T21:50:00Z">
                  <w:rPr>
                    <w:ins w:id="1562" w:author="Orion" w:date="2011-07-29T18:04:00Z"/>
                    <w:lang w:val="en-US"/>
                  </w:rPr>
                </w:rPrChange>
              </w:rPr>
            </w:pPr>
            <w:ins w:id="1563" w:author="Orion" w:date="2011-07-29T21:50:00Z">
              <w:r>
                <w:rPr>
                  <w:rStyle w:val="apple-style-span"/>
                  <w:color w:val="000000"/>
                </w:rPr>
                <w:t>Interacción</w:t>
              </w:r>
            </w:ins>
          </w:p>
        </w:tc>
        <w:tc>
          <w:tcPr>
            <w:tcW w:w="5349" w:type="dxa"/>
            <w:tcPrChange w:id="1564" w:author="Orion" w:date="2011-07-29T21:21:00Z">
              <w:tcPr>
                <w:tcW w:w="6378" w:type="dxa"/>
                <w:gridSpan w:val="3"/>
              </w:tcPr>
            </w:tcPrChange>
          </w:tcPr>
          <w:p w14:paraId="4CF1740E" w14:textId="69F9E248" w:rsidR="00687F07" w:rsidRPr="00DD06ED" w:rsidRDefault="00DD06ED" w:rsidP="007F30B9">
            <w:pPr>
              <w:spacing w:before="240" w:after="120"/>
              <w:jc w:val="both"/>
              <w:rPr>
                <w:ins w:id="1565" w:author="Orion" w:date="2011-07-29T18:04:00Z"/>
                <w:rStyle w:val="apple-style-span"/>
                <w:color w:val="000000"/>
                <w:rPrChange w:id="1566" w:author="Orion" w:date="2011-07-29T21:45:00Z">
                  <w:rPr>
                    <w:ins w:id="1567" w:author="Orion" w:date="2011-07-29T18:04:00Z"/>
                    <w:rStyle w:val="apple-style-span"/>
                    <w:color w:val="000000"/>
                    <w:sz w:val="27"/>
                    <w:szCs w:val="27"/>
                    <w:lang w:val="en-US"/>
                  </w:rPr>
                </w:rPrChange>
              </w:rPr>
            </w:pPr>
            <w:ins w:id="1568" w:author="Orion" w:date="2011-07-29T21:43:00Z">
              <w:r w:rsidRPr="00DD06ED">
                <w:rPr>
                  <w:rStyle w:val="apple-style-span"/>
                  <w:color w:val="000000"/>
                  <w:rPrChange w:id="1569" w:author="Orion" w:date="2011-07-29T21:43:00Z">
                    <w:rPr>
                      <w:rStyle w:val="apple-style-span"/>
                      <w:color w:val="000000"/>
                      <w:lang w:val="en-US"/>
                    </w:rPr>
                  </w:rPrChange>
                </w:rPr>
                <w:t>Representa una interacción entre dos o m</w:t>
              </w:r>
              <w:r w:rsidRPr="007F30B9">
                <w:rPr>
                  <w:rStyle w:val="apple-style-span"/>
                  <w:color w:val="000000"/>
                </w:rPr>
                <w:t>ás agente</w:t>
              </w:r>
            </w:ins>
            <w:ins w:id="1570" w:author="Orion" w:date="2011-07-29T21:45:00Z">
              <w:r>
                <w:rPr>
                  <w:rStyle w:val="apple-style-span"/>
                  <w:color w:val="000000"/>
                </w:rPr>
                <w:t xml:space="preserve"> </w:t>
              </w:r>
            </w:ins>
            <w:ins w:id="1571"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572" w:author="Orion" w:date="2011-07-29T21:45:00Z">
              <w:r>
                <w:rPr>
                  <w:rStyle w:val="apple-style-span"/>
                  <w:color w:val="000000"/>
                </w:rPr>
                <w:t xml:space="preserve"> </w:t>
              </w:r>
            </w:ins>
            <w:ins w:id="1573" w:author="Orion" w:date="2011-07-29T21:43:00Z">
              <w:r>
                <w:rPr>
                  <w:rStyle w:val="apple-style-span"/>
                  <w:color w:val="000000"/>
                </w:rPr>
                <w:t xml:space="preserve">y al menos ha de haber un colaborador. </w:t>
              </w:r>
            </w:ins>
            <w:ins w:id="1574" w:author="Orion" w:date="2011-07-29T21:44:00Z">
              <w:r>
                <w:rPr>
                  <w:rStyle w:val="apple-style-span"/>
                  <w:color w:val="000000"/>
                </w:rPr>
                <w:t xml:space="preserve">Una </w:t>
              </w:r>
            </w:ins>
            <w:ins w:id="1575" w:author="Orion" w:date="2011-07-29T21:45:00Z">
              <w:r>
                <w:rPr>
                  <w:rStyle w:val="apple-style-span"/>
                  <w:color w:val="000000"/>
                </w:rPr>
                <w:t>interacción</w:t>
              </w:r>
            </w:ins>
            <w:ins w:id="1576" w:author="Orion" w:date="2011-07-29T21:44:00Z">
              <w:r>
                <w:rPr>
                  <w:rStyle w:val="apple-style-span"/>
                  <w:color w:val="000000"/>
                </w:rPr>
                <w:t xml:space="preserve"> debe detallar también el objetivo que persigue. Este objetivo debe relacionarse con l</w:t>
              </w:r>
            </w:ins>
            <w:ins w:id="1577" w:author="Orion" w:date="2011-07-29T21:45:00Z">
              <w:r>
                <w:rPr>
                  <w:rStyle w:val="apple-style-span"/>
                  <w:color w:val="000000"/>
                </w:rPr>
                <w:t>o</w:t>
              </w:r>
            </w:ins>
            <w:ins w:id="1578" w:author="Orion" w:date="2011-07-29T21:44:00Z">
              <w:r>
                <w:rPr>
                  <w:rStyle w:val="apple-style-span"/>
                  <w:color w:val="000000"/>
                </w:rPr>
                <w:t xml:space="preserve">s </w:t>
              </w:r>
            </w:ins>
            <w:ins w:id="1579" w:author="Orion" w:date="2011-07-29T21:45:00Z">
              <w:r>
                <w:rPr>
                  <w:rStyle w:val="apple-style-span"/>
                  <w:color w:val="000000"/>
                </w:rPr>
                <w:t>objetivos</w:t>
              </w:r>
            </w:ins>
            <w:ins w:id="1580" w:author="Orion" w:date="2011-07-29T21:44:00Z">
              <w:r>
                <w:rPr>
                  <w:rStyle w:val="apple-style-span"/>
                  <w:color w:val="000000"/>
                </w:rPr>
                <w:t xml:space="preserve"> de los participantes.</w:t>
              </w:r>
            </w:ins>
          </w:p>
        </w:tc>
        <w:tc>
          <w:tcPr>
            <w:tcW w:w="1604" w:type="dxa"/>
            <w:tcPrChange w:id="1581" w:author="Orion" w:date="2011-07-29T21:21:00Z">
              <w:tcPr>
                <w:tcW w:w="1732" w:type="dxa"/>
                <w:gridSpan w:val="2"/>
              </w:tcPr>
            </w:tcPrChange>
          </w:tcPr>
          <w:p w14:paraId="65FE23D0" w14:textId="6B9E8EA0" w:rsidR="00687F07" w:rsidRPr="00687F07" w:rsidRDefault="006C254B">
            <w:pPr>
              <w:spacing w:before="240" w:after="120"/>
              <w:jc w:val="center"/>
              <w:rPr>
                <w:ins w:id="1582" w:author="Orion" w:date="2011-07-29T18:04:00Z"/>
                <w:lang w:val="en-US"/>
              </w:rPr>
              <w:pPrChange w:id="1583" w:author="Orion" w:date="2011-07-29T21:22:00Z">
                <w:pPr>
                  <w:spacing w:before="240" w:after="120"/>
                  <w:jc w:val="both"/>
                </w:pPr>
              </w:pPrChange>
            </w:pPr>
            <w:ins w:id="1584"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585" w:author="Orion" w:date="2011-07-29T21:20:00Z"/>
        </w:trPr>
        <w:tc>
          <w:tcPr>
            <w:tcW w:w="2901" w:type="dxa"/>
            <w:tcPrChange w:id="1586" w:author="Orion" w:date="2011-07-29T21:21:00Z">
              <w:tcPr>
                <w:tcW w:w="1668" w:type="dxa"/>
              </w:tcPr>
            </w:tcPrChange>
          </w:tcPr>
          <w:p w14:paraId="0505532E" w14:textId="75D8D28B" w:rsidR="006C254B" w:rsidRPr="00F06044" w:rsidRDefault="008712B6">
            <w:pPr>
              <w:spacing w:before="240" w:after="120"/>
              <w:jc w:val="both"/>
              <w:rPr>
                <w:ins w:id="1587" w:author="Orion" w:date="2011-07-29T21:20:00Z"/>
                <w:rStyle w:val="apple-style-span"/>
                <w:color w:val="000000"/>
              </w:rPr>
            </w:pPr>
            <w:ins w:id="1588" w:author="Orion" w:date="2011-07-29T21:50:00Z">
              <w:r>
                <w:rPr>
                  <w:rStyle w:val="apple-style-span"/>
                  <w:color w:val="000000"/>
                </w:rPr>
                <w:t xml:space="preserve">Especificación </w:t>
              </w:r>
            </w:ins>
            <w:ins w:id="1589" w:author="Orion" w:date="2011-07-29T21:20:00Z">
              <w:r w:rsidRPr="007F30B9">
                <w:rPr>
                  <w:rStyle w:val="apple-style-span"/>
                  <w:color w:val="000000"/>
                </w:rPr>
                <w:t>GRASIA</w:t>
              </w:r>
            </w:ins>
          </w:p>
        </w:tc>
        <w:tc>
          <w:tcPr>
            <w:tcW w:w="5349" w:type="dxa"/>
            <w:tcPrChange w:id="1590" w:author="Orion" w:date="2011-07-29T21:21:00Z">
              <w:tcPr>
                <w:tcW w:w="6378" w:type="dxa"/>
                <w:gridSpan w:val="3"/>
              </w:tcPr>
            </w:tcPrChange>
          </w:tcPr>
          <w:p w14:paraId="3854B3F3" w14:textId="63606A5F" w:rsidR="006C254B" w:rsidRPr="008712B6" w:rsidRDefault="008712B6" w:rsidP="00775E1B">
            <w:pPr>
              <w:spacing w:before="240" w:after="120"/>
              <w:jc w:val="both"/>
              <w:rPr>
                <w:ins w:id="1591" w:author="Orion" w:date="2011-07-29T21:20:00Z"/>
                <w:rStyle w:val="apple-style-span"/>
                <w:color w:val="000000"/>
                <w:rPrChange w:id="1592" w:author="Orion" w:date="2011-07-29T21:49:00Z">
                  <w:rPr>
                    <w:ins w:id="1593" w:author="Orion" w:date="2011-07-29T21:20:00Z"/>
                    <w:rStyle w:val="apple-style-span"/>
                    <w:color w:val="000000"/>
                    <w:lang w:val="en-US"/>
                  </w:rPr>
                </w:rPrChange>
              </w:rPr>
            </w:pPr>
            <w:ins w:id="1594" w:author="Orion" w:date="2011-07-29T21:46:00Z">
              <w:r w:rsidRPr="00B86FCA">
                <w:rPr>
                  <w:rStyle w:val="apple-style-span"/>
                  <w:color w:val="000000"/>
                  <w:rPrChange w:id="1595"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596" w:author="Orion" w:date="2011-07-29T21:47:00Z">
                    <w:rPr>
                      <w:rStyle w:val="apple-style-span"/>
                      <w:color w:val="000000"/>
                      <w:lang w:val="en-US"/>
                    </w:rPr>
                  </w:rPrChange>
                </w:rPr>
                <w:t xml:space="preserve">Esta descripción permite hablar de </w:t>
              </w:r>
            </w:ins>
            <w:ins w:id="1597" w:author="Orion" w:date="2011-07-29T21:47:00Z">
              <w:r>
                <w:rPr>
                  <w:rStyle w:val="apple-style-span"/>
                  <w:color w:val="000000"/>
                </w:rPr>
                <w:t xml:space="preserve">la </w:t>
              </w:r>
            </w:ins>
            <w:ins w:id="1598" w:author="Orion" w:date="2011-07-29T21:46:00Z">
              <w:r w:rsidRPr="008712B6">
                <w:rPr>
                  <w:rStyle w:val="apple-style-span"/>
                  <w:color w:val="000000"/>
                  <w:rPrChange w:id="1599" w:author="Orion" w:date="2011-07-29T21:47:00Z">
                    <w:rPr>
                      <w:rStyle w:val="apple-style-span"/>
                      <w:color w:val="000000"/>
                      <w:lang w:val="en-US"/>
                    </w:rPr>
                  </w:rPrChange>
                </w:rPr>
                <w:t>tecnolog</w:t>
              </w:r>
            </w:ins>
            <w:ins w:id="1600"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601" w:author="Orion" w:date="2011-07-29T21:48:00Z">
              <w:r>
                <w:rPr>
                  <w:rStyle w:val="apple-style-span"/>
                  <w:color w:val="000000"/>
                </w:rPr>
                <w:t xml:space="preserve">Donde se especificará que tareas tienen que ejecutarse y cuando, y </w:t>
              </w:r>
            </w:ins>
            <w:ins w:id="1602" w:author="Orion" w:date="2011-07-29T21:49:00Z">
              <w:r>
                <w:rPr>
                  <w:rStyle w:val="apple-style-span"/>
                  <w:color w:val="000000"/>
                </w:rPr>
                <w:t>cuál</w:t>
              </w:r>
            </w:ins>
            <w:ins w:id="1603" w:author="Orion" w:date="2011-07-29T21:48:00Z">
              <w:r>
                <w:rPr>
                  <w:rStyle w:val="apple-style-span"/>
                  <w:color w:val="000000"/>
                </w:rPr>
                <w:t xml:space="preserve"> es el orden de ejecuci</w:t>
              </w:r>
            </w:ins>
            <w:ins w:id="1604" w:author="Orion" w:date="2011-07-29T21:49:00Z">
              <w:r>
                <w:rPr>
                  <w:rStyle w:val="apple-style-span"/>
                  <w:color w:val="000000"/>
                </w:rPr>
                <w:t>ón de los diferentes pasos de la interacción.</w:t>
              </w:r>
            </w:ins>
          </w:p>
        </w:tc>
        <w:tc>
          <w:tcPr>
            <w:tcW w:w="1604" w:type="dxa"/>
            <w:tcPrChange w:id="1605" w:author="Orion" w:date="2011-07-29T21:21:00Z">
              <w:tcPr>
                <w:tcW w:w="1732" w:type="dxa"/>
                <w:gridSpan w:val="2"/>
              </w:tcPr>
            </w:tcPrChange>
          </w:tcPr>
          <w:p w14:paraId="24883983" w14:textId="05FA5FA5" w:rsidR="006C254B" w:rsidRPr="00687F07" w:rsidRDefault="006C254B">
            <w:pPr>
              <w:spacing w:before="240" w:after="120"/>
              <w:jc w:val="center"/>
              <w:rPr>
                <w:ins w:id="1606" w:author="Orion" w:date="2011-07-29T21:20:00Z"/>
                <w:lang w:val="en-US"/>
              </w:rPr>
              <w:pPrChange w:id="1607" w:author="Orion" w:date="2011-07-29T21:22:00Z">
                <w:pPr>
                  <w:spacing w:before="240" w:after="120"/>
                  <w:jc w:val="both"/>
                </w:pPr>
              </w:pPrChange>
            </w:pPr>
            <w:ins w:id="1608"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609" w:author="Orion" w:date="2011-07-29T21:13:00Z"/>
        </w:trPr>
        <w:tc>
          <w:tcPr>
            <w:tcW w:w="2901" w:type="dxa"/>
            <w:tcPrChange w:id="1610" w:author="Orion" w:date="2011-07-29T21:21:00Z">
              <w:tcPr>
                <w:tcW w:w="1668" w:type="dxa"/>
              </w:tcPr>
            </w:tcPrChange>
          </w:tcPr>
          <w:p w14:paraId="7DB9E2D4" w14:textId="51D9ECDF" w:rsidR="0033358D" w:rsidRPr="007F30B9" w:rsidRDefault="008712B6" w:rsidP="007F30B9">
            <w:pPr>
              <w:spacing w:before="240" w:after="120"/>
              <w:jc w:val="both"/>
              <w:rPr>
                <w:ins w:id="1611" w:author="Orion" w:date="2011-07-29T21:13:00Z"/>
                <w:rStyle w:val="apple-style-span"/>
                <w:color w:val="000000"/>
              </w:rPr>
            </w:pPr>
            <w:ins w:id="1612" w:author="Orion" w:date="2011-07-29T21:50:00Z">
              <w:r>
                <w:rPr>
                  <w:rStyle w:val="apple-style-span"/>
                  <w:color w:val="000000"/>
                </w:rPr>
                <w:lastRenderedPageBreak/>
                <w:t>Aplicación de Entorno</w:t>
              </w:r>
            </w:ins>
          </w:p>
        </w:tc>
        <w:tc>
          <w:tcPr>
            <w:tcW w:w="5349" w:type="dxa"/>
            <w:tcPrChange w:id="1613" w:author="Orion" w:date="2011-07-29T21:21:00Z">
              <w:tcPr>
                <w:tcW w:w="6378" w:type="dxa"/>
                <w:gridSpan w:val="3"/>
              </w:tcPr>
            </w:tcPrChange>
          </w:tcPr>
          <w:p w14:paraId="5F3FDE51" w14:textId="189CC7BE" w:rsidR="0033358D" w:rsidRPr="006C6716" w:rsidRDefault="006C6716" w:rsidP="00775E1B">
            <w:pPr>
              <w:spacing w:before="240" w:after="120"/>
              <w:jc w:val="both"/>
              <w:rPr>
                <w:ins w:id="1614" w:author="Orion" w:date="2011-07-29T21:13:00Z"/>
                <w:rStyle w:val="apple-style-span"/>
                <w:color w:val="000000"/>
                <w:rPrChange w:id="1615" w:author="Orion" w:date="2011-07-29T21:54:00Z">
                  <w:rPr>
                    <w:ins w:id="1616" w:author="Orion" w:date="2011-07-29T21:13:00Z"/>
                    <w:rStyle w:val="apple-style-span"/>
                    <w:color w:val="000000"/>
                    <w:lang w:val="en-US"/>
                  </w:rPr>
                </w:rPrChange>
              </w:rPr>
            </w:pPr>
            <w:ins w:id="1617" w:author="Orion" w:date="2011-07-29T21:51:00Z">
              <w:r w:rsidRPr="006C6716">
                <w:rPr>
                  <w:rStyle w:val="apple-style-span"/>
                  <w:color w:val="000000"/>
                  <w:rPrChange w:id="1618"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19" w:author="Orion" w:date="2011-07-29T21:52:00Z">
              <w:r>
                <w:rPr>
                  <w:rStyle w:val="apple-style-span"/>
                  <w:color w:val="000000"/>
                </w:rPr>
                <w:t>ón está contenida en un</w:t>
              </w:r>
            </w:ins>
            <w:ins w:id="1620" w:author="Orion" w:date="2011-07-29T21:58:00Z">
              <w:r>
                <w:rPr>
                  <w:rStyle w:val="apple-style-span"/>
                  <w:color w:val="000000"/>
                </w:rPr>
                <w:t xml:space="preserve"> </w:t>
              </w:r>
            </w:ins>
            <w:ins w:id="1621" w:author="Orion" w:date="2011-07-29T21:52:00Z">
              <w:r>
                <w:rPr>
                  <w:rStyle w:val="apple-style-span"/>
                  <w:color w:val="000000"/>
                </w:rPr>
                <w:t xml:space="preserve">elemento que no es un agente, ni un recurso. </w:t>
              </w:r>
            </w:ins>
            <w:ins w:id="1622" w:author="Orion" w:date="2011-07-29T21:53:00Z">
              <w:r>
                <w:rPr>
                  <w:rStyle w:val="apple-style-span"/>
                  <w:color w:val="000000"/>
                </w:rPr>
                <w:t xml:space="preserve">En las aplicaciones se pueden crear métodos y relacionarlas con agentes. Las aplicaciones </w:t>
              </w:r>
            </w:ins>
            <w:ins w:id="1623" w:author="Orion" w:date="2011-07-29T21:54:00Z">
              <w:r>
                <w:rPr>
                  <w:rStyle w:val="apple-style-span"/>
                  <w:color w:val="000000"/>
                </w:rPr>
                <w:t>representan</w:t>
              </w:r>
            </w:ins>
            <w:ins w:id="1624" w:author="Orion" w:date="2011-07-29T21:53:00Z">
              <w:r>
                <w:rPr>
                  <w:rStyle w:val="apple-style-span"/>
                  <w:color w:val="000000"/>
                </w:rPr>
                <w:t xml:space="preserve"> percepciones de los agentes.</w:t>
              </w:r>
            </w:ins>
          </w:p>
        </w:tc>
        <w:tc>
          <w:tcPr>
            <w:tcW w:w="1604" w:type="dxa"/>
            <w:tcPrChange w:id="1625" w:author="Orion" w:date="2011-07-29T21:21:00Z">
              <w:tcPr>
                <w:tcW w:w="1732" w:type="dxa"/>
                <w:gridSpan w:val="2"/>
              </w:tcPr>
            </w:tcPrChange>
          </w:tcPr>
          <w:p w14:paraId="3040BAA5" w14:textId="0C3746D9" w:rsidR="0033358D" w:rsidRPr="00687F07" w:rsidRDefault="0033358D">
            <w:pPr>
              <w:spacing w:before="240" w:after="120"/>
              <w:jc w:val="center"/>
              <w:rPr>
                <w:ins w:id="1626" w:author="Orion" w:date="2011-07-29T21:13:00Z"/>
                <w:lang w:val="en-US"/>
              </w:rPr>
              <w:pPrChange w:id="1627" w:author="Orion" w:date="2011-07-29T21:22:00Z">
                <w:pPr>
                  <w:spacing w:before="240" w:after="120"/>
                  <w:jc w:val="both"/>
                </w:pPr>
              </w:pPrChange>
            </w:pPr>
            <w:ins w:id="1628"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29" w:author="Orion" w:date="2011-07-29T21:13:00Z"/>
        </w:trPr>
        <w:tc>
          <w:tcPr>
            <w:tcW w:w="2901" w:type="dxa"/>
            <w:tcPrChange w:id="1630" w:author="Orion" w:date="2011-07-29T21:21:00Z">
              <w:tcPr>
                <w:tcW w:w="1668" w:type="dxa"/>
              </w:tcPr>
            </w:tcPrChange>
          </w:tcPr>
          <w:p w14:paraId="79F295C4" w14:textId="608FD9A6" w:rsidR="0033358D" w:rsidRPr="007F30B9" w:rsidRDefault="006C6716">
            <w:pPr>
              <w:spacing w:before="240" w:after="120"/>
              <w:jc w:val="both"/>
              <w:rPr>
                <w:ins w:id="1631" w:author="Orion" w:date="2011-07-29T21:13:00Z"/>
                <w:rStyle w:val="apple-style-span"/>
                <w:color w:val="000000"/>
              </w:rPr>
            </w:pPr>
            <w:ins w:id="1632" w:author="Orion" w:date="2011-07-29T21:54:00Z">
              <w:r>
                <w:rPr>
                  <w:rStyle w:val="apple-style-span"/>
                  <w:color w:val="000000"/>
                </w:rPr>
                <w:t>Aplicación Interna</w:t>
              </w:r>
            </w:ins>
          </w:p>
        </w:tc>
        <w:tc>
          <w:tcPr>
            <w:tcW w:w="5349" w:type="dxa"/>
            <w:tcPrChange w:id="1633" w:author="Orion" w:date="2011-07-29T21:21:00Z">
              <w:tcPr>
                <w:tcW w:w="6378" w:type="dxa"/>
                <w:gridSpan w:val="3"/>
              </w:tcPr>
            </w:tcPrChange>
          </w:tcPr>
          <w:p w14:paraId="6A686A13" w14:textId="3B532FAB" w:rsidR="0033358D" w:rsidRPr="00B86FCA" w:rsidRDefault="006C6716" w:rsidP="007F30B9">
            <w:pPr>
              <w:spacing w:before="240" w:after="120"/>
              <w:jc w:val="both"/>
              <w:rPr>
                <w:ins w:id="1634" w:author="Orion" w:date="2011-07-29T21:13:00Z"/>
                <w:rStyle w:val="apple-style-span"/>
                <w:color w:val="000000"/>
                <w:rPrChange w:id="1635" w:author="Orion" w:date="2011-07-30T16:21:00Z">
                  <w:rPr>
                    <w:ins w:id="1636" w:author="Orion" w:date="2011-07-29T21:13:00Z"/>
                    <w:rStyle w:val="apple-style-span"/>
                    <w:color w:val="000000"/>
                    <w:lang w:val="en-US"/>
                  </w:rPr>
                </w:rPrChange>
              </w:rPr>
            </w:pPr>
            <w:ins w:id="1637" w:author="Orion" w:date="2011-07-29T21:55:00Z">
              <w:r w:rsidRPr="006C6716">
                <w:rPr>
                  <w:rStyle w:val="apple-style-span"/>
                  <w:color w:val="000000"/>
                  <w:rPrChange w:id="1638"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39"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40" w:author="Orion" w:date="2011-07-29T21:58:00Z">
              <w:r>
                <w:rPr>
                  <w:rStyle w:val="apple-style-span"/>
                  <w:color w:val="000000"/>
                </w:rPr>
                <w:t>está</w:t>
              </w:r>
            </w:ins>
            <w:ins w:id="1641" w:author="Orion" w:date="2011-07-29T21:55:00Z">
              <w:r>
                <w:rPr>
                  <w:rStyle w:val="apple-style-span"/>
                  <w:color w:val="000000"/>
                </w:rPr>
                <w:t xml:space="preserve"> desarrollando.</w:t>
              </w:r>
            </w:ins>
          </w:p>
        </w:tc>
        <w:tc>
          <w:tcPr>
            <w:tcW w:w="1604" w:type="dxa"/>
            <w:tcPrChange w:id="1642" w:author="Orion" w:date="2011-07-29T21:21:00Z">
              <w:tcPr>
                <w:tcW w:w="1732" w:type="dxa"/>
                <w:gridSpan w:val="2"/>
              </w:tcPr>
            </w:tcPrChange>
          </w:tcPr>
          <w:p w14:paraId="42BA4E11" w14:textId="3AB7C971" w:rsidR="0033358D" w:rsidRPr="00687F07" w:rsidRDefault="0033358D">
            <w:pPr>
              <w:spacing w:before="240" w:after="120"/>
              <w:jc w:val="center"/>
              <w:rPr>
                <w:ins w:id="1643" w:author="Orion" w:date="2011-07-29T21:13:00Z"/>
                <w:lang w:val="en-US"/>
              </w:rPr>
              <w:pPrChange w:id="1644" w:author="Orion" w:date="2011-07-29T21:22:00Z">
                <w:pPr>
                  <w:spacing w:before="240" w:after="120"/>
                  <w:jc w:val="both"/>
                </w:pPr>
              </w:pPrChange>
            </w:pPr>
            <w:ins w:id="1645"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46" w:author="Orion" w:date="2011-07-29T21:15:00Z"/>
        </w:trPr>
        <w:tc>
          <w:tcPr>
            <w:tcW w:w="2901" w:type="dxa"/>
            <w:tcPrChange w:id="1647" w:author="Orion" w:date="2011-07-29T21:21:00Z">
              <w:tcPr>
                <w:tcW w:w="1668" w:type="dxa"/>
              </w:tcPr>
            </w:tcPrChange>
          </w:tcPr>
          <w:p w14:paraId="111C7008" w14:textId="0B029D47" w:rsidR="006C6716" w:rsidRDefault="006C6716">
            <w:pPr>
              <w:spacing w:before="240" w:after="120"/>
              <w:jc w:val="both"/>
              <w:rPr>
                <w:ins w:id="1648" w:author="Orion" w:date="2011-07-29T21:56:00Z"/>
                <w:rStyle w:val="apple-style-span"/>
                <w:color w:val="000000"/>
              </w:rPr>
            </w:pPr>
            <w:ins w:id="1649"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650" w:author="Orion" w:date="2011-07-29T21:15:00Z"/>
                <w:rStyle w:val="apple-style-span"/>
                <w:color w:val="000000"/>
              </w:rPr>
            </w:pPr>
            <w:proofErr w:type="spellStart"/>
            <w:ins w:id="1651" w:author="Orion" w:date="2011-07-29T21:15:00Z">
              <w:r w:rsidRPr="006C254B">
                <w:rPr>
                  <w:rStyle w:val="apple-style-span"/>
                  <w:color w:val="000000"/>
                  <w:rPrChange w:id="1652" w:author="Orion" w:date="2011-07-29T21:21:00Z">
                    <w:rPr>
                      <w:rStyle w:val="apple-style-span"/>
                      <w:color w:val="000000"/>
                      <w:sz w:val="27"/>
                      <w:szCs w:val="27"/>
                    </w:rPr>
                  </w:rPrChange>
                </w:rPr>
                <w:t>ApplicationEventSlots</w:t>
              </w:r>
              <w:proofErr w:type="spellEnd"/>
            </w:ins>
          </w:p>
        </w:tc>
        <w:tc>
          <w:tcPr>
            <w:tcW w:w="5349" w:type="dxa"/>
            <w:tcPrChange w:id="1653" w:author="Orion" w:date="2011-07-29T21:21:00Z">
              <w:tcPr>
                <w:tcW w:w="6378" w:type="dxa"/>
                <w:gridSpan w:val="3"/>
              </w:tcPr>
            </w:tcPrChange>
          </w:tcPr>
          <w:p w14:paraId="1C6EB166" w14:textId="4828ABA6" w:rsidR="0033358D" w:rsidRPr="00FC6916" w:rsidRDefault="006C6716" w:rsidP="00FC6916">
            <w:pPr>
              <w:spacing w:before="240" w:after="120"/>
              <w:jc w:val="both"/>
              <w:rPr>
                <w:ins w:id="1654" w:author="Orion" w:date="2011-07-29T21:15:00Z"/>
                <w:rStyle w:val="apple-style-span"/>
                <w:color w:val="000000"/>
                <w:rPrChange w:id="1655" w:author="Orion" w:date="2011-08-05T19:52:00Z">
                  <w:rPr>
                    <w:ins w:id="1656" w:author="Orion" w:date="2011-07-29T21:15:00Z"/>
                    <w:rStyle w:val="apple-style-span"/>
                    <w:color w:val="000000"/>
                    <w:lang w:val="en-US"/>
                  </w:rPr>
                </w:rPrChange>
              </w:rPr>
            </w:pPr>
            <w:ins w:id="1657" w:author="Orion" w:date="2011-07-29T21:56:00Z">
              <w:r w:rsidRPr="00FC6916">
                <w:rPr>
                  <w:rStyle w:val="apple-style-span"/>
                  <w:color w:val="000000"/>
                  <w:rPrChange w:id="1658" w:author="Orion" w:date="2011-08-05T19:52:00Z">
                    <w:rPr>
                      <w:rStyle w:val="apple-style-span"/>
                      <w:color w:val="000000"/>
                      <w:sz w:val="27"/>
                      <w:szCs w:val="27"/>
                      <w:lang w:val="en-US"/>
                    </w:rPr>
                  </w:rPrChange>
                </w:rPr>
                <w:t xml:space="preserve">Es un evento producido por </w:t>
              </w:r>
            </w:ins>
            <w:ins w:id="1659" w:author="Orion" w:date="2011-07-29T21:57:00Z">
              <w:r w:rsidRPr="00FC6916">
                <w:rPr>
                  <w:rStyle w:val="apple-style-span"/>
                  <w:color w:val="000000"/>
                  <w:rPrChange w:id="1660" w:author="Orion" w:date="2011-08-05T19:52:00Z">
                    <w:rPr>
                      <w:rStyle w:val="apple-style-span"/>
                      <w:color w:val="000000"/>
                      <w:sz w:val="27"/>
                      <w:szCs w:val="27"/>
                    </w:rPr>
                  </w:rPrChange>
                </w:rPr>
                <w:t>una</w:t>
              </w:r>
            </w:ins>
            <w:ins w:id="1661" w:author="Orion" w:date="2011-07-29T21:56:00Z">
              <w:r w:rsidRPr="00FC6916">
                <w:rPr>
                  <w:rStyle w:val="apple-style-span"/>
                  <w:color w:val="000000"/>
                  <w:rPrChange w:id="1662" w:author="Orion" w:date="2011-08-05T19:52:00Z">
                    <w:rPr>
                      <w:rStyle w:val="apple-style-span"/>
                      <w:color w:val="000000"/>
                      <w:sz w:val="27"/>
                      <w:szCs w:val="27"/>
                    </w:rPr>
                  </w:rPrChange>
                </w:rPr>
                <w:t xml:space="preserve"> </w:t>
              </w:r>
            </w:ins>
            <w:ins w:id="1663" w:author="Orion" w:date="2011-07-29T21:57:00Z">
              <w:r w:rsidRPr="00FC6916">
                <w:rPr>
                  <w:rStyle w:val="apple-style-span"/>
                  <w:color w:val="000000"/>
                  <w:rPrChange w:id="1664" w:author="Orion" w:date="2011-08-05T19:52:00Z">
                    <w:rPr>
                      <w:rStyle w:val="apple-style-span"/>
                      <w:color w:val="000000"/>
                      <w:sz w:val="27"/>
                      <w:szCs w:val="27"/>
                    </w:rPr>
                  </w:rPrChange>
                </w:rPr>
                <w:t xml:space="preserve">aplicación. </w:t>
              </w:r>
            </w:ins>
            <w:ins w:id="1665" w:author="Orion" w:date="2011-08-05T19:52:00Z">
              <w:r w:rsidR="00FC6916">
                <w:rPr>
                  <w:rStyle w:val="apple-style-span"/>
                  <w:color w:val="000000"/>
                </w:rPr>
                <w:t>Este</w:t>
              </w:r>
            </w:ins>
            <w:ins w:id="1666" w:author="Orion" w:date="2011-07-29T21:57:00Z">
              <w:r w:rsidRPr="00FC6916">
                <w:rPr>
                  <w:rStyle w:val="apple-style-span"/>
                  <w:color w:val="000000"/>
                  <w:rPrChange w:id="1667" w:author="Orion" w:date="2011-08-05T19:52:00Z">
                    <w:rPr>
                      <w:rStyle w:val="apple-style-span"/>
                      <w:color w:val="000000"/>
                      <w:sz w:val="27"/>
                      <w:szCs w:val="27"/>
                    </w:rPr>
                  </w:rPrChange>
                </w:rPr>
                <w:t xml:space="preserve"> tipo de evento </w:t>
              </w:r>
            </w:ins>
            <w:ins w:id="1668" w:author="Orion" w:date="2011-07-29T21:58:00Z">
              <w:r w:rsidRPr="00FC6916">
                <w:rPr>
                  <w:rStyle w:val="apple-style-span"/>
                  <w:color w:val="000000"/>
                  <w:rPrChange w:id="1669" w:author="Orion" w:date="2011-08-05T19:52:00Z">
                    <w:rPr>
                      <w:rStyle w:val="apple-style-span"/>
                      <w:color w:val="000000"/>
                      <w:sz w:val="27"/>
                      <w:szCs w:val="27"/>
                    </w:rPr>
                  </w:rPrChange>
                </w:rPr>
                <w:t>dispone de una serie de campos donde</w:t>
              </w:r>
            </w:ins>
            <w:ins w:id="1670" w:author="Orion" w:date="2011-07-29T21:57:00Z">
              <w:r w:rsidRPr="00FC6916">
                <w:rPr>
                  <w:rStyle w:val="apple-style-span"/>
                  <w:color w:val="000000"/>
                  <w:rPrChange w:id="1671" w:author="Orion" w:date="2011-08-05T19:52:00Z">
                    <w:rPr>
                      <w:rStyle w:val="apple-style-span"/>
                      <w:color w:val="000000"/>
                      <w:sz w:val="27"/>
                      <w:szCs w:val="27"/>
                    </w:rPr>
                  </w:rPrChange>
                </w:rPr>
                <w:t xml:space="preserve"> puede contener informaci</w:t>
              </w:r>
            </w:ins>
            <w:ins w:id="1672" w:author="Orion" w:date="2011-07-29T21:58:00Z">
              <w:r w:rsidRPr="00FC6916">
                <w:rPr>
                  <w:rStyle w:val="apple-style-span"/>
                  <w:color w:val="000000"/>
                  <w:rPrChange w:id="1673" w:author="Orion" w:date="2011-08-05T19:52:00Z">
                    <w:rPr>
                      <w:rStyle w:val="apple-style-span"/>
                      <w:color w:val="000000"/>
                      <w:sz w:val="27"/>
                      <w:szCs w:val="27"/>
                    </w:rPr>
                  </w:rPrChange>
                </w:rPr>
                <w:t>ón.</w:t>
              </w:r>
            </w:ins>
          </w:p>
        </w:tc>
        <w:tc>
          <w:tcPr>
            <w:tcW w:w="1604" w:type="dxa"/>
            <w:tcPrChange w:id="1674" w:author="Orion" w:date="2011-07-29T21:21:00Z">
              <w:tcPr>
                <w:tcW w:w="1732" w:type="dxa"/>
                <w:gridSpan w:val="2"/>
              </w:tcPr>
            </w:tcPrChange>
          </w:tcPr>
          <w:p w14:paraId="5D985D03" w14:textId="36DFB7B2" w:rsidR="0033358D" w:rsidRPr="006C6716" w:rsidRDefault="0033358D">
            <w:pPr>
              <w:spacing w:before="240" w:after="120"/>
              <w:jc w:val="center"/>
              <w:rPr>
                <w:ins w:id="1675" w:author="Orion" w:date="2011-07-29T21:15:00Z"/>
                <w:rPrChange w:id="1676" w:author="Orion" w:date="2011-07-29T21:57:00Z">
                  <w:rPr>
                    <w:ins w:id="1677" w:author="Orion" w:date="2011-07-29T21:15:00Z"/>
                    <w:lang w:val="en-US"/>
                  </w:rPr>
                </w:rPrChange>
              </w:rPr>
              <w:pPrChange w:id="1678" w:author="Orion" w:date="2011-07-29T21:22:00Z">
                <w:pPr>
                  <w:spacing w:before="240" w:after="120"/>
                  <w:jc w:val="both"/>
                </w:pPr>
              </w:pPrChange>
            </w:pPr>
            <w:ins w:id="1679"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680" w:author="IO" w:date="2011-07-21T11:22:00Z">
          <w:pPr>
            <w:spacing w:before="120"/>
            <w:jc w:val="both"/>
          </w:pPr>
        </w:pPrChange>
      </w:pPr>
      <w:bookmarkStart w:id="1681" w:name="_Ref299724865"/>
      <w:commentRangeStart w:id="1682"/>
      <w:r w:rsidRPr="00665A8E">
        <w:rPr>
          <w:i w:val="0"/>
          <w:rPrChange w:id="1683" w:author="Orion" w:date="2011-07-29T17:40:00Z">
            <w:rPr/>
          </w:rPrChange>
        </w:rPr>
        <w:t xml:space="preserve">Tabla </w:t>
      </w:r>
      <w:r w:rsidRPr="00665A8E">
        <w:rPr>
          <w:i w:val="0"/>
          <w:rPrChange w:id="1684" w:author="Orion" w:date="2011-07-29T17:40:00Z">
            <w:rPr/>
          </w:rPrChange>
        </w:rPr>
        <w:fldChar w:fldCharType="begin"/>
      </w:r>
      <w:r w:rsidRPr="00665A8E">
        <w:rPr>
          <w:i w:val="0"/>
          <w:rPrChange w:id="1685" w:author="Orion" w:date="2011-07-29T17:40:00Z">
            <w:rPr/>
          </w:rPrChange>
        </w:rPr>
        <w:instrText xml:space="preserve"> SEQ Tabla \* ARABIC </w:instrText>
      </w:r>
      <w:r w:rsidRPr="00665A8E">
        <w:rPr>
          <w:i w:val="0"/>
          <w:rPrChange w:id="1686" w:author="Orion" w:date="2011-07-29T17:40:00Z">
            <w:rPr/>
          </w:rPrChange>
        </w:rPr>
        <w:fldChar w:fldCharType="separate"/>
      </w:r>
      <w:r w:rsidR="00416FF6" w:rsidRPr="00665A8E">
        <w:rPr>
          <w:i w:val="0"/>
          <w:noProof/>
          <w:rPrChange w:id="1687" w:author="Orion" w:date="2011-07-29T17:40:00Z">
            <w:rPr>
              <w:noProof/>
            </w:rPr>
          </w:rPrChange>
        </w:rPr>
        <w:t>1</w:t>
      </w:r>
      <w:r w:rsidRPr="00665A8E">
        <w:rPr>
          <w:i w:val="0"/>
          <w:rPrChange w:id="1688" w:author="Orion" w:date="2011-07-29T17:40:00Z">
            <w:rPr/>
          </w:rPrChange>
        </w:rPr>
        <w:fldChar w:fldCharType="end"/>
      </w:r>
      <w:bookmarkEnd w:id="1681"/>
      <w:r w:rsidRPr="00665A8E">
        <w:rPr>
          <w:i w:val="0"/>
          <w:rPrChange w:id="1689" w:author="Orion" w:date="2011-07-29T17:40:00Z">
            <w:rPr/>
          </w:rPrChange>
        </w:rPr>
        <w:t>. Principales conceptos del lenguaje de modelado de INGENIAS.</w:t>
      </w:r>
      <w:commentRangeEnd w:id="1682"/>
      <w:r w:rsidRPr="00665A8E">
        <w:rPr>
          <w:rStyle w:val="CommentReference"/>
          <w:i w:val="0"/>
          <w:iCs w:val="0"/>
        </w:rPr>
        <w:commentReference w:id="1682"/>
      </w:r>
    </w:p>
    <w:p w14:paraId="4465E8D3" w14:textId="77777777" w:rsidR="007353C8" w:rsidRDefault="007353C8" w:rsidP="00985670">
      <w:pPr>
        <w:spacing w:before="240" w:after="120"/>
        <w:ind w:firstLine="284"/>
        <w:jc w:val="both"/>
        <w:rPr>
          <w:ins w:id="1690" w:author="IO" w:date="2011-07-20T18:40:00Z"/>
        </w:rPr>
      </w:pPr>
    </w:p>
    <w:p w14:paraId="5B9E4518" w14:textId="77777777" w:rsidR="007353C8" w:rsidRDefault="007353C8" w:rsidP="00985670">
      <w:pPr>
        <w:spacing w:before="240" w:after="120"/>
        <w:ind w:firstLine="284"/>
        <w:jc w:val="both"/>
        <w:rPr>
          <w:ins w:id="1691"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692" w:name="_Toc298954510"/>
      <w:bookmarkStart w:id="1693" w:name="_Toc299007681"/>
      <w:bookmarkStart w:id="1694" w:name="_Toc299012039"/>
      <w:bookmarkStart w:id="1695" w:name="_Toc299103587"/>
      <w:bookmarkStart w:id="1696" w:name="_Toc299103960"/>
      <w:bookmarkStart w:id="1697" w:name="_Toc299463785"/>
      <w:bookmarkStart w:id="1698" w:name="_Toc299463869"/>
      <w:bookmarkStart w:id="1699" w:name="_Toc299721470"/>
      <w:bookmarkStart w:id="1700" w:name="_Toc298954511"/>
      <w:bookmarkStart w:id="1701" w:name="_Toc299007682"/>
      <w:bookmarkStart w:id="1702" w:name="_Toc299012040"/>
      <w:bookmarkStart w:id="1703" w:name="_Toc299103588"/>
      <w:bookmarkStart w:id="1704" w:name="_Toc299103961"/>
      <w:bookmarkStart w:id="1705" w:name="_Toc299463786"/>
      <w:bookmarkStart w:id="1706" w:name="_Toc299463870"/>
      <w:bookmarkStart w:id="1707" w:name="_Toc299721471"/>
      <w:bookmarkStart w:id="1708" w:name="_Toc298954512"/>
      <w:bookmarkStart w:id="1709" w:name="_Toc299007683"/>
      <w:bookmarkStart w:id="1710" w:name="_Toc299012041"/>
      <w:bookmarkStart w:id="1711" w:name="_Toc299103589"/>
      <w:bookmarkStart w:id="1712" w:name="_Toc299103962"/>
      <w:bookmarkStart w:id="1713" w:name="_Toc299463787"/>
      <w:bookmarkStart w:id="1714" w:name="_Toc299463871"/>
      <w:bookmarkStart w:id="1715" w:name="_Toc299721472"/>
      <w:bookmarkStart w:id="1716" w:name="_Toc298954513"/>
      <w:bookmarkStart w:id="1717" w:name="_Toc299007684"/>
      <w:bookmarkStart w:id="1718" w:name="_Toc299012042"/>
      <w:bookmarkStart w:id="1719" w:name="_Toc299103590"/>
      <w:bookmarkStart w:id="1720" w:name="_Toc299103963"/>
      <w:bookmarkStart w:id="1721" w:name="_Toc299463788"/>
      <w:bookmarkStart w:id="1722" w:name="_Toc299463872"/>
      <w:bookmarkStart w:id="1723" w:name="_Toc299721473"/>
      <w:bookmarkStart w:id="1724" w:name="_Toc298344412"/>
      <w:bookmarkStart w:id="1725" w:name="_Toc298429467"/>
      <w:bookmarkStart w:id="1726" w:name="_Toc298430333"/>
      <w:bookmarkStart w:id="1727" w:name="_Toc298516039"/>
      <w:bookmarkStart w:id="1728" w:name="_Toc298690989"/>
      <w:bookmarkStart w:id="1729" w:name="_Toc298700811"/>
      <w:bookmarkStart w:id="1730" w:name="_Toc298752132"/>
      <w:bookmarkStart w:id="1731" w:name="_Toc298757512"/>
      <w:bookmarkStart w:id="1732" w:name="_Toc298777462"/>
      <w:bookmarkStart w:id="1733" w:name="_Toc298787427"/>
      <w:bookmarkStart w:id="1734" w:name="_Toc298944592"/>
      <w:bookmarkStart w:id="1735" w:name="_Toc298954514"/>
      <w:bookmarkStart w:id="1736" w:name="_Toc299007685"/>
      <w:bookmarkStart w:id="1737" w:name="_Toc299012043"/>
      <w:bookmarkStart w:id="1738" w:name="_Toc299103591"/>
      <w:bookmarkStart w:id="1739" w:name="_Toc299103964"/>
      <w:bookmarkStart w:id="1740" w:name="_Toc299463789"/>
      <w:bookmarkStart w:id="1741" w:name="_Toc299463873"/>
      <w:bookmarkStart w:id="1742" w:name="_Toc299721474"/>
      <w:bookmarkStart w:id="1743" w:name="_Ref299107503"/>
      <w:bookmarkStart w:id="1744" w:name="_Toc30034771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r>
        <w:rPr>
          <w:b w:val="0"/>
          <w:sz w:val="52"/>
          <w:szCs w:val="52"/>
        </w:rPr>
        <w:lastRenderedPageBreak/>
        <w:t>Entorno de simulación</w:t>
      </w:r>
      <w:bookmarkEnd w:id="1743"/>
      <w:bookmarkEnd w:id="1744"/>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745"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46" w:name="_Toc298954517"/>
      <w:bookmarkStart w:id="1747" w:name="_Toc299007687"/>
      <w:bookmarkStart w:id="1748" w:name="_Toc299012045"/>
      <w:bookmarkStart w:id="1749" w:name="_Toc299103593"/>
      <w:bookmarkStart w:id="1750" w:name="_Toc299103966"/>
      <w:bookmarkStart w:id="1751" w:name="_Toc299463791"/>
      <w:bookmarkStart w:id="1752" w:name="_Toc299463875"/>
      <w:bookmarkStart w:id="1753" w:name="_Toc299721476"/>
      <w:bookmarkStart w:id="1754" w:name="_Toc298954518"/>
      <w:bookmarkStart w:id="1755" w:name="_Toc299007688"/>
      <w:bookmarkStart w:id="1756" w:name="_Toc299012046"/>
      <w:bookmarkStart w:id="1757" w:name="_Toc299103594"/>
      <w:bookmarkStart w:id="1758" w:name="_Toc299103967"/>
      <w:bookmarkStart w:id="1759" w:name="_Toc299463792"/>
      <w:bookmarkStart w:id="1760" w:name="_Toc299463876"/>
      <w:bookmarkStart w:id="1761" w:name="_Toc299721477"/>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62" w:name="_Ref298953724"/>
      <w:bookmarkStart w:id="1763" w:name="_Toc300347719"/>
      <w:r w:rsidRPr="00AC3841">
        <w:rPr>
          <w:b w:val="0"/>
          <w:sz w:val="44"/>
          <w:szCs w:val="52"/>
        </w:rPr>
        <w:t>Especificación</w:t>
      </w:r>
      <w:bookmarkEnd w:id="1762"/>
      <w:bookmarkEnd w:id="1763"/>
    </w:p>
    <w:p w14:paraId="022CD457" w14:textId="080CB4E9" w:rsidR="00C91DD8" w:rsidRPr="00D2330D" w:rsidRDefault="00D2330D">
      <w:pPr>
        <w:spacing w:after="120"/>
        <w:jc w:val="both"/>
        <w:pPrChange w:id="1764"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765" w:author="IO" w:date="2011-07-20T19:26:00Z">
            <w:rPr/>
          </w:rPrChange>
        </w:rPr>
      </w:pPr>
      <w:bookmarkStart w:id="1766" w:name="_Ref298954304"/>
      <w:bookmarkStart w:id="1767" w:name="_Toc300347720"/>
      <w:commentRangeStart w:id="1768"/>
      <w:r w:rsidRPr="00B86FCA">
        <w:rPr>
          <w:b w:val="0"/>
          <w:sz w:val="36"/>
          <w:szCs w:val="52"/>
        </w:rPr>
        <w:t>Casos de uso</w:t>
      </w:r>
      <w:bookmarkEnd w:id="1766"/>
      <w:commentRangeEnd w:id="1768"/>
      <w:r w:rsidR="00714146">
        <w:rPr>
          <w:rStyle w:val="CommentReference"/>
          <w:b w:val="0"/>
          <w:bCs w:val="0"/>
        </w:rPr>
        <w:commentReference w:id="1768"/>
      </w:r>
      <w:bookmarkEnd w:id="1767"/>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48494D31" w:rsidR="00FE466F" w:rsidRPr="00FF49C3" w:rsidRDefault="00C72FAF" w:rsidP="00252D3F">
      <w:pPr>
        <w:pStyle w:val="Caption"/>
      </w:pPr>
      <w:bookmarkStart w:id="1769" w:name="_Ref292833383"/>
      <w:bookmarkStart w:id="1770" w:name="_Ref292833218"/>
      <w:bookmarkStart w:id="1771" w:name="_Toc295124195"/>
      <w:bookmarkStart w:id="1772" w:name="_Toc299483434"/>
      <w:bookmarkStart w:id="1773" w:name="_Toc300051057"/>
      <w:bookmarkStart w:id="1774" w:name="_Toc300051430"/>
      <w:bookmarkStart w:id="1775" w:name="_Toc300051733"/>
      <w:bookmarkStart w:id="1776" w:name="_Toc300052343"/>
      <w:bookmarkStart w:id="1777" w:name="_Toc300052954"/>
      <w:bookmarkStart w:id="1778" w:name="_Toc300057792"/>
      <w:bookmarkStart w:id="1779" w:name="_Toc300346557"/>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4A59D6">
          <w:rPr>
            <w:noProof/>
          </w:rPr>
          <w:t>2</w:t>
        </w:r>
      </w:fldSimple>
      <w:bookmarkEnd w:id="1769"/>
      <w:r w:rsidR="00FE466F">
        <w:t>:</w:t>
      </w:r>
      <w:r w:rsidR="00266A4F">
        <w:t xml:space="preserve"> </w:t>
      </w:r>
      <w:r w:rsidR="00FE466F">
        <w:t>Casos de Uso</w:t>
      </w:r>
      <w:bookmarkEnd w:id="1770"/>
      <w:bookmarkEnd w:id="1771"/>
      <w:r w:rsidR="009B75DF">
        <w:t>.</w:t>
      </w:r>
      <w:bookmarkEnd w:id="1772"/>
      <w:bookmarkEnd w:id="1773"/>
      <w:bookmarkEnd w:id="1774"/>
      <w:bookmarkEnd w:id="1775"/>
      <w:bookmarkEnd w:id="1776"/>
      <w:bookmarkEnd w:id="1777"/>
      <w:bookmarkEnd w:id="1778"/>
      <w:bookmarkEnd w:id="1779"/>
    </w:p>
    <w:p w14:paraId="61CB6521" w14:textId="00099E10" w:rsidR="00DF1861" w:rsidRPr="0041442E" w:rsidRDefault="00DF1861" w:rsidP="0041442E">
      <w:pPr>
        <w:pStyle w:val="Heading1"/>
        <w:numPr>
          <w:ilvl w:val="2"/>
          <w:numId w:val="40"/>
        </w:numPr>
        <w:rPr>
          <w:sz w:val="36"/>
          <w:szCs w:val="52"/>
        </w:rPr>
      </w:pPr>
      <w:bookmarkStart w:id="1780" w:name="_Toc299012049"/>
      <w:bookmarkStart w:id="1781" w:name="_Toc299103597"/>
      <w:bookmarkStart w:id="1782" w:name="_Toc299103970"/>
      <w:bookmarkStart w:id="1783" w:name="_Toc299463795"/>
      <w:bookmarkStart w:id="1784" w:name="_Toc299463879"/>
      <w:bookmarkStart w:id="1785" w:name="_Toc299721480"/>
      <w:bookmarkStart w:id="1786" w:name="_Ref298954332"/>
      <w:bookmarkStart w:id="1787" w:name="_Toc300347721"/>
      <w:bookmarkEnd w:id="1780"/>
      <w:bookmarkEnd w:id="1781"/>
      <w:bookmarkEnd w:id="1782"/>
      <w:bookmarkEnd w:id="1783"/>
      <w:bookmarkEnd w:id="1784"/>
      <w:bookmarkEnd w:id="1785"/>
      <w:r w:rsidRPr="0041442E">
        <w:rPr>
          <w:b w:val="0"/>
          <w:sz w:val="36"/>
          <w:szCs w:val="52"/>
        </w:rPr>
        <w:t>Objetivos principales del sistema</w:t>
      </w:r>
      <w:bookmarkEnd w:id="1786"/>
      <w:bookmarkEnd w:id="1787"/>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788" w:name="_Ref292833412"/>
      <w:bookmarkStart w:id="1789" w:name="_Ref292833348"/>
      <w:bookmarkStart w:id="1790"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F23240C" w:rsidR="00FD25D2" w:rsidRDefault="00FD25D2" w:rsidP="00FD25D2">
      <w:pPr>
        <w:pStyle w:val="Caption"/>
      </w:pPr>
      <w:bookmarkStart w:id="1791" w:name="_Ref299007518"/>
      <w:bookmarkStart w:id="1792" w:name="_Toc300051058"/>
      <w:bookmarkStart w:id="1793" w:name="_Toc300051431"/>
      <w:bookmarkStart w:id="1794" w:name="_Toc300051734"/>
      <w:bookmarkStart w:id="1795" w:name="_Toc300052344"/>
      <w:bookmarkStart w:id="1796" w:name="_Toc300052955"/>
      <w:bookmarkStart w:id="1797" w:name="_Toc300057793"/>
      <w:bookmarkStart w:id="1798" w:name="_Toc300346558"/>
      <w:r>
        <w:t xml:space="preserve">Figura </w:t>
      </w:r>
      <w:fldSimple w:instr=" SEQ Figura \* ARABIC ">
        <w:r w:rsidR="004A59D6">
          <w:rPr>
            <w:noProof/>
          </w:rPr>
          <w:t>3</w:t>
        </w:r>
      </w:fldSimple>
      <w:bookmarkEnd w:id="1788"/>
      <w:bookmarkEnd w:id="1791"/>
      <w:r>
        <w:t>: Diagrama de Objetivos</w:t>
      </w:r>
      <w:bookmarkEnd w:id="1789"/>
      <w:bookmarkEnd w:id="1790"/>
      <w:r w:rsidR="009B75DF">
        <w:t>.</w:t>
      </w:r>
      <w:bookmarkEnd w:id="1792"/>
      <w:bookmarkEnd w:id="1793"/>
      <w:bookmarkEnd w:id="1794"/>
      <w:bookmarkEnd w:id="1795"/>
      <w:bookmarkEnd w:id="1796"/>
      <w:bookmarkEnd w:id="1797"/>
      <w:bookmarkEnd w:id="1798"/>
    </w:p>
    <w:p w14:paraId="04ADDE52" w14:textId="606D89B4" w:rsidR="00F467D2" w:rsidRPr="00810640" w:rsidRDefault="00F467D2" w:rsidP="00810640">
      <w:pPr>
        <w:pStyle w:val="Heading1"/>
        <w:numPr>
          <w:ilvl w:val="2"/>
          <w:numId w:val="40"/>
        </w:numPr>
        <w:rPr>
          <w:i/>
          <w:sz w:val="36"/>
          <w:szCs w:val="52"/>
        </w:rPr>
      </w:pPr>
      <w:bookmarkStart w:id="1799" w:name="_Toc299012051"/>
      <w:bookmarkStart w:id="1800" w:name="_Toc299103599"/>
      <w:bookmarkStart w:id="1801" w:name="_Toc299103972"/>
      <w:bookmarkStart w:id="1802" w:name="_Toc299463797"/>
      <w:bookmarkStart w:id="1803" w:name="_Toc299463881"/>
      <w:bookmarkStart w:id="1804" w:name="_Toc299721482"/>
      <w:bookmarkStart w:id="1805" w:name="_Ref298954399"/>
      <w:bookmarkStart w:id="1806" w:name="_Toc300347722"/>
      <w:bookmarkEnd w:id="1799"/>
      <w:bookmarkEnd w:id="1800"/>
      <w:bookmarkEnd w:id="1801"/>
      <w:bookmarkEnd w:id="1802"/>
      <w:bookmarkEnd w:id="1803"/>
      <w:bookmarkEnd w:id="1804"/>
      <w:r w:rsidRPr="00810640">
        <w:rPr>
          <w:b w:val="0"/>
          <w:sz w:val="36"/>
          <w:szCs w:val="52"/>
        </w:rPr>
        <w:t>Generación y obtención del plan de vuelo</w:t>
      </w:r>
      <w:bookmarkEnd w:id="1805"/>
      <w:bookmarkEnd w:id="1806"/>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422AB2A1" w:rsidR="00055AC8" w:rsidRPr="00A43880" w:rsidRDefault="00AD4DE1" w:rsidP="00B61CD5">
      <w:pPr>
        <w:pStyle w:val="Caption"/>
      </w:pPr>
      <w:bookmarkStart w:id="1807" w:name="_Ref294472009"/>
      <w:bookmarkStart w:id="1808" w:name="_Toc295124197"/>
      <w:bookmarkStart w:id="1809" w:name="_Toc299483435"/>
      <w:bookmarkStart w:id="1810" w:name="_Toc300051059"/>
      <w:bookmarkStart w:id="1811" w:name="_Toc300051432"/>
      <w:bookmarkStart w:id="1812" w:name="_Toc300051735"/>
      <w:bookmarkStart w:id="1813" w:name="_Toc300052345"/>
      <w:bookmarkStart w:id="1814" w:name="_Toc300052956"/>
      <w:bookmarkStart w:id="1815" w:name="_Toc300057794"/>
      <w:bookmarkStart w:id="1816" w:name="_Toc300346559"/>
      <w:r>
        <w:t xml:space="preserve">Figura </w:t>
      </w:r>
      <w:fldSimple w:instr=" SEQ Figura \* ARABIC ">
        <w:r w:rsidR="004A59D6">
          <w:rPr>
            <w:noProof/>
          </w:rPr>
          <w:t>4</w:t>
        </w:r>
      </w:fldSimple>
      <w:bookmarkEnd w:id="1807"/>
      <w:r>
        <w:t>: Estado Mental "</w:t>
      </w:r>
      <w:proofErr w:type="spellStart"/>
      <w:r>
        <w:t>FlightPlanner</w:t>
      </w:r>
      <w:proofErr w:type="spellEnd"/>
      <w:r>
        <w:t>"</w:t>
      </w:r>
      <w:bookmarkEnd w:id="1808"/>
      <w:bookmarkEnd w:id="1809"/>
      <w:bookmarkEnd w:id="1810"/>
      <w:bookmarkEnd w:id="1811"/>
      <w:bookmarkEnd w:id="1812"/>
      <w:bookmarkEnd w:id="1813"/>
      <w:bookmarkEnd w:id="1814"/>
      <w:bookmarkEnd w:id="1815"/>
      <w:bookmarkEnd w:id="1816"/>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1817" w:name="_Ref294472331"/>
      <w:bookmarkStart w:id="1818" w:name="_Toc295124198"/>
      <w:bookmarkStart w:id="1819" w:name="_Toc300051060"/>
      <w:bookmarkStart w:id="1820" w:name="_Toc300051433"/>
      <w:bookmarkStart w:id="1821" w:name="_Toc300051736"/>
      <w:bookmarkStart w:id="1822" w:name="_Toc300052346"/>
      <w:bookmarkStart w:id="1823" w:name="_Toc300052957"/>
      <w:bookmarkStart w:id="1824" w:name="_Toc300057795"/>
      <w:bookmarkStart w:id="1825" w:name="_Toc300346560"/>
      <w:r>
        <w:t xml:space="preserve">Figura </w:t>
      </w:r>
      <w:fldSimple w:instr=" SEQ Figura \* ARABIC ">
        <w:r w:rsidR="004A59D6">
          <w:rPr>
            <w:noProof/>
          </w:rPr>
          <w:t>5</w:t>
        </w:r>
      </w:fldSimple>
      <w:bookmarkEnd w:id="1817"/>
      <w:r>
        <w:t>: Tarea de Crear</w:t>
      </w:r>
      <w:r w:rsidR="004772D5">
        <w:t xml:space="preserve"> </w:t>
      </w:r>
      <w:r>
        <w:t>Planes de Vuelo</w:t>
      </w:r>
      <w:bookmarkEnd w:id="1818"/>
      <w:r w:rsidR="009B75DF">
        <w:t>.</w:t>
      </w:r>
      <w:bookmarkEnd w:id="1819"/>
      <w:bookmarkEnd w:id="1820"/>
      <w:bookmarkEnd w:id="1821"/>
      <w:bookmarkEnd w:id="1822"/>
      <w:bookmarkEnd w:id="1823"/>
      <w:bookmarkEnd w:id="1824"/>
      <w:bookmarkEnd w:id="1825"/>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3E1D9EF6" w:rsidR="002259DD" w:rsidRDefault="002944E7" w:rsidP="00252D3F">
      <w:pPr>
        <w:pStyle w:val="Caption"/>
        <w:jc w:val="both"/>
        <w:rPr>
          <w:rFonts w:cs="Times New Roman"/>
          <w:i w:val="0"/>
        </w:rPr>
      </w:pPr>
      <w:bookmarkStart w:id="1826" w:name="_Ref294473939"/>
      <w:bookmarkStart w:id="1827" w:name="_Toc295124199"/>
      <w:bookmarkStart w:id="1828" w:name="_Toc299483436"/>
      <w:bookmarkStart w:id="1829" w:name="_Toc300051061"/>
      <w:bookmarkStart w:id="1830" w:name="_Toc300051434"/>
      <w:bookmarkStart w:id="1831" w:name="_Toc300051737"/>
      <w:bookmarkStart w:id="1832" w:name="_Toc300052347"/>
      <w:bookmarkStart w:id="1833" w:name="_Toc300052958"/>
      <w:bookmarkStart w:id="1834" w:name="_Toc300057796"/>
      <w:bookmarkStart w:id="1835" w:name="_Toc300346561"/>
      <w:commentRangeStart w:id="1836"/>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4A59D6">
        <w:rPr>
          <w:i w:val="0"/>
          <w:iCs w:val="0"/>
          <w:noProof/>
        </w:rPr>
        <w:t>6</w:t>
      </w:r>
      <w:r w:rsidR="004C462F">
        <w:rPr>
          <w:i w:val="0"/>
          <w:iCs w:val="0"/>
          <w:noProof/>
        </w:rPr>
        <w:fldChar w:fldCharType="end"/>
      </w:r>
      <w:bookmarkEnd w:id="1826"/>
      <w:r>
        <w:t>: Diagrama de Interacción Para Recibir el Plan de Vuelo Inicial</w:t>
      </w:r>
      <w:bookmarkEnd w:id="1827"/>
      <w:r w:rsidR="00214356">
        <w:t>.</w:t>
      </w:r>
      <w:bookmarkEnd w:id="1828"/>
      <w:commentRangeEnd w:id="1836"/>
      <w:r w:rsidR="00123AD1">
        <w:rPr>
          <w:rStyle w:val="CommentReference"/>
          <w:i w:val="0"/>
          <w:iCs w:val="0"/>
        </w:rPr>
        <w:commentReference w:id="1836"/>
      </w:r>
      <w:bookmarkEnd w:id="1829"/>
      <w:bookmarkEnd w:id="1830"/>
      <w:bookmarkEnd w:id="1831"/>
      <w:bookmarkEnd w:id="1832"/>
      <w:bookmarkEnd w:id="1833"/>
      <w:bookmarkEnd w:id="1834"/>
      <w:bookmarkEnd w:id="1835"/>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1168121F" w:rsidR="00F109C5" w:rsidRPr="008A7FB1" w:rsidRDefault="00F109C5" w:rsidP="00026C08">
      <w:pPr>
        <w:pStyle w:val="Caption"/>
        <w:jc w:val="both"/>
      </w:pPr>
      <w:bookmarkStart w:id="1837" w:name="_Ref294475600"/>
      <w:bookmarkStart w:id="1838" w:name="_Toc295124200"/>
      <w:bookmarkStart w:id="1839" w:name="_Toc300051062"/>
      <w:bookmarkStart w:id="1840" w:name="_Toc300051435"/>
      <w:bookmarkStart w:id="1841" w:name="_Toc300051738"/>
      <w:bookmarkStart w:id="1842" w:name="_Toc300052348"/>
      <w:bookmarkStart w:id="1843" w:name="_Toc300052959"/>
      <w:bookmarkStart w:id="1844" w:name="_Toc300057797"/>
      <w:bookmarkStart w:id="1845" w:name="_Toc300346562"/>
      <w:r>
        <w:t xml:space="preserve">Figura </w:t>
      </w:r>
      <w:fldSimple w:instr=" SEQ Figura \* ARABIC ">
        <w:r w:rsidR="004A59D6">
          <w:rPr>
            <w:noProof/>
          </w:rPr>
          <w:t>7</w:t>
        </w:r>
      </w:fldSimple>
      <w:bookmarkEnd w:id="1837"/>
      <w:r>
        <w:t>: Creación del Estado Mental Inicial del Piloto</w:t>
      </w:r>
      <w:bookmarkEnd w:id="1838"/>
      <w:r w:rsidR="00214356">
        <w:t>.</w:t>
      </w:r>
      <w:bookmarkEnd w:id="1839"/>
      <w:bookmarkEnd w:id="1840"/>
      <w:bookmarkEnd w:id="1841"/>
      <w:bookmarkEnd w:id="1842"/>
      <w:bookmarkEnd w:id="1843"/>
      <w:bookmarkEnd w:id="1844"/>
      <w:bookmarkEnd w:id="1845"/>
    </w:p>
    <w:p w14:paraId="30637EF2" w14:textId="43E1D034" w:rsidR="00F109C5" w:rsidRPr="008A7FB1" w:rsidRDefault="00AC253C" w:rsidP="008A7FB1">
      <w:pPr>
        <w:pStyle w:val="Heading1"/>
        <w:numPr>
          <w:ilvl w:val="2"/>
          <w:numId w:val="40"/>
        </w:numPr>
        <w:rPr>
          <w:i/>
          <w:sz w:val="36"/>
          <w:szCs w:val="52"/>
        </w:rPr>
      </w:pPr>
      <w:bookmarkStart w:id="1846" w:name="_Toc299012053"/>
      <w:bookmarkStart w:id="1847" w:name="_Toc299103601"/>
      <w:bookmarkStart w:id="1848" w:name="_Toc299103974"/>
      <w:bookmarkStart w:id="1849" w:name="_Toc299463799"/>
      <w:bookmarkStart w:id="1850" w:name="_Toc299463883"/>
      <w:bookmarkStart w:id="1851" w:name="_Toc299721484"/>
      <w:bookmarkStart w:id="1852" w:name="_Ref298954407"/>
      <w:bookmarkStart w:id="1853" w:name="_Toc300347723"/>
      <w:bookmarkEnd w:id="1846"/>
      <w:bookmarkEnd w:id="1847"/>
      <w:bookmarkEnd w:id="1848"/>
      <w:bookmarkEnd w:id="1849"/>
      <w:bookmarkEnd w:id="1850"/>
      <w:bookmarkEnd w:id="1851"/>
      <w:r w:rsidRPr="008A7FB1">
        <w:rPr>
          <w:b w:val="0"/>
          <w:sz w:val="36"/>
          <w:szCs w:val="52"/>
        </w:rPr>
        <w:t>Seguimiento del plan de vuelo</w:t>
      </w:r>
      <w:bookmarkEnd w:id="1852"/>
      <w:bookmarkEnd w:id="1853"/>
    </w:p>
    <w:p w14:paraId="0DC1B788" w14:textId="08492D3B"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ins w:id="1854" w:author="Orion" w:date="2011-08-05T22:47:00Z">
        <w:r w:rsidR="00E91DF4">
          <w:t>,</w:t>
        </w:r>
      </w:ins>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855"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7C5FABAA" w:rsidR="00FD25D2" w:rsidRPr="00810AEF" w:rsidRDefault="004D6716">
      <w:pPr>
        <w:spacing w:before="240" w:after="120"/>
        <w:ind w:firstLine="284"/>
        <w:jc w:val="both"/>
        <w:pPrChange w:id="1856" w:author="IO" w:date="2011-07-21T11:41:00Z">
          <w:pPr>
            <w:jc w:val="both"/>
          </w:pPr>
        </w:pPrChange>
      </w:pPr>
      <w:ins w:id="1857" w:author="IO" w:date="2011-07-21T12:25:00Z">
        <w:r>
          <w:t>Las siguientes secciones detallan</w:t>
        </w:r>
        <w:r w:rsidRPr="009B75DF">
          <w:t xml:space="preserve"> algunas de las tareas mostradas </w:t>
        </w:r>
        <w:r>
          <w:t>aquí</w:t>
        </w:r>
        <w:r w:rsidRPr="009B75DF">
          <w:t>.</w:t>
        </w:r>
        <w:r>
          <w:t xml:space="preserve"> </w:t>
        </w:r>
        <w:del w:id="1858" w:author="Orion" w:date="2011-07-31T13:04:00Z">
          <w:r w:rsidRPr="00810AEF" w:rsidDel="006C7E91">
            <w:delText>La Sección</w:delText>
          </w:r>
        </w:del>
      </w:ins>
      <w:ins w:id="1859" w:author="Orion" w:date="2011-07-31T13:59:00Z">
        <w:r w:rsidR="00626A3B">
          <w:t xml:space="preserve">Así en la </w:t>
        </w:r>
      </w:ins>
      <w:ins w:id="1860" w:author="Orion" w:date="2011-07-31T17:05:00Z">
        <w:r w:rsidR="009D67A5">
          <w:t xml:space="preserve">Sección </w:t>
        </w:r>
      </w:ins>
      <w:ins w:id="1861" w:author="Orion" w:date="2011-07-31T13:59:00Z">
        <w:r w:rsidR="00626A3B">
          <w:fldChar w:fldCharType="begin"/>
        </w:r>
        <w:r w:rsidR="00626A3B">
          <w:instrText xml:space="preserve"> REF _Ref299883327 \r \h </w:instrText>
        </w:r>
      </w:ins>
      <w:ins w:id="1862" w:author="Orion" w:date="2011-07-31T13:59:00Z">
        <w:r w:rsidR="00626A3B">
          <w:fldChar w:fldCharType="separate"/>
        </w:r>
        <w:r w:rsidR="00626A3B">
          <w:t>5.1.4.1</w:t>
        </w:r>
        <w:r w:rsidR="00626A3B">
          <w:fldChar w:fldCharType="end"/>
        </w:r>
        <w:r w:rsidR="00626A3B">
          <w:t xml:space="preserve"> se habla del </w:t>
        </w:r>
      </w:ins>
      <w:ins w:id="1863" w:author="Orion" w:date="2011-07-31T13:46:00Z">
        <w:r w:rsidR="00383FFF" w:rsidRPr="00626A3B">
          <w:rPr>
            <w:i/>
            <w:rPrChange w:id="1864" w:author="Orion" w:date="2011-07-31T13:56:00Z">
              <w:rPr/>
            </w:rPrChange>
          </w:rPr>
          <w:fldChar w:fldCharType="begin"/>
        </w:r>
        <w:r w:rsidR="00383FFF" w:rsidRPr="00626A3B">
          <w:rPr>
            <w:i/>
            <w:rPrChange w:id="1865"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866" w:author="Orion" w:date="2011-07-31T13:56:00Z">
            <w:rPr>
              <w:i/>
            </w:rPr>
          </w:rPrChange>
        </w:rPr>
      </w:r>
      <w:r w:rsidR="00383FFF" w:rsidRPr="00626A3B">
        <w:rPr>
          <w:i/>
          <w:rPrChange w:id="1867" w:author="Orion" w:date="2011-07-31T13:56:00Z">
            <w:rPr/>
          </w:rPrChange>
        </w:rPr>
        <w:fldChar w:fldCharType="separate"/>
      </w:r>
      <w:ins w:id="1868" w:author="Orion" w:date="2011-07-31T13:46:00Z">
        <w:r w:rsidR="00383FFF" w:rsidRPr="00626A3B">
          <w:rPr>
            <w:i/>
            <w:rPrChange w:id="1869" w:author="Orion" w:date="2011-07-31T13:56:00Z">
              <w:rPr>
                <w:b/>
                <w:sz w:val="36"/>
                <w:szCs w:val="52"/>
              </w:rPr>
            </w:rPrChange>
          </w:rPr>
          <w:t>Arranque del avión</w:t>
        </w:r>
        <w:r w:rsidR="00383FFF" w:rsidRPr="00626A3B">
          <w:rPr>
            <w:i/>
            <w:rPrChange w:id="1870" w:author="Orion" w:date="2011-07-31T13:56:00Z">
              <w:rPr/>
            </w:rPrChange>
          </w:rPr>
          <w:fldChar w:fldCharType="end"/>
        </w:r>
      </w:ins>
      <w:ins w:id="1871" w:author="Orion" w:date="2011-07-31T13:59:00Z">
        <w:r w:rsidR="00626A3B">
          <w:t>,</w:t>
        </w:r>
      </w:ins>
      <w:ins w:id="1872" w:author="Orion" w:date="2011-07-31T13:47:00Z">
        <w:r w:rsidR="00383FFF">
          <w:t xml:space="preserve"> </w:t>
        </w:r>
      </w:ins>
      <w:ins w:id="1873" w:author="Orion" w:date="2011-07-31T13:59:00Z">
        <w:r w:rsidR="00626A3B">
          <w:t xml:space="preserve">la </w:t>
        </w:r>
      </w:ins>
      <w:ins w:id="1874" w:author="Orion" w:date="2011-07-31T17:05:00Z">
        <w:r w:rsidR="009D67A5">
          <w:t>S</w:t>
        </w:r>
      </w:ins>
      <w:ins w:id="1875" w:author="Orion" w:date="2011-07-31T13:59:00Z">
        <w:r w:rsidR="00626A3B">
          <w:t xml:space="preserve">ección </w:t>
        </w:r>
      </w:ins>
      <w:ins w:id="1876" w:author="Orion" w:date="2011-07-31T13:46:00Z">
        <w:r w:rsidR="00383FFF">
          <w:fldChar w:fldCharType="begin"/>
        </w:r>
        <w:r w:rsidR="00383FFF">
          <w:instrText xml:space="preserve"> REF _Ref299883336 \r \h </w:instrText>
        </w:r>
      </w:ins>
      <w:r w:rsidR="00383FFF">
        <w:fldChar w:fldCharType="separate"/>
      </w:r>
      <w:ins w:id="1877" w:author="Orion" w:date="2011-07-31T13:46:00Z">
        <w:r w:rsidR="00383FFF">
          <w:t>5.1.4.2</w:t>
        </w:r>
        <w:r w:rsidR="00383FFF">
          <w:fldChar w:fldCharType="end"/>
        </w:r>
      </w:ins>
      <w:ins w:id="1878" w:author="Orion" w:date="2011-07-31T14:00:00Z">
        <w:r w:rsidR="00626A3B">
          <w:t xml:space="preserve"> trata de la </w:t>
        </w:r>
        <w:r w:rsidR="00626A3B" w:rsidRPr="00626A3B">
          <w:rPr>
            <w:i/>
            <w:rPrChange w:id="1879" w:author="Orion" w:date="2011-07-31T14:01:00Z">
              <w:rPr/>
            </w:rPrChange>
          </w:rPr>
          <w:fldChar w:fldCharType="begin"/>
        </w:r>
        <w:r w:rsidR="00626A3B" w:rsidRPr="00626A3B">
          <w:rPr>
            <w:i/>
            <w:rPrChange w:id="1880"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881" w:author="Orion" w:date="2011-07-31T14:01:00Z">
            <w:rPr>
              <w:i/>
            </w:rPr>
          </w:rPrChange>
        </w:rPr>
      </w:r>
      <w:ins w:id="1882" w:author="Orion" w:date="2011-07-31T14:00:00Z">
        <w:r w:rsidR="00626A3B" w:rsidRPr="00626A3B">
          <w:rPr>
            <w:i/>
            <w:rPrChange w:id="1883" w:author="Orion" w:date="2011-07-31T14:01:00Z">
              <w:rPr/>
            </w:rPrChange>
          </w:rPr>
          <w:fldChar w:fldCharType="separate"/>
        </w:r>
        <w:r w:rsidR="00626A3B" w:rsidRPr="00626A3B">
          <w:rPr>
            <w:i/>
            <w:rPrChange w:id="1884" w:author="Orion" w:date="2011-07-31T14:01:00Z">
              <w:rPr>
                <w:sz w:val="28"/>
                <w:szCs w:val="52"/>
              </w:rPr>
            </w:rPrChange>
          </w:rPr>
          <w:t>Descomposición del plan de vuelo</w:t>
        </w:r>
        <w:r w:rsidR="00626A3B" w:rsidRPr="00626A3B">
          <w:rPr>
            <w:i/>
            <w:rPrChange w:id="1885" w:author="Orion" w:date="2011-07-31T14:01:00Z">
              <w:rPr/>
            </w:rPrChange>
          </w:rPr>
          <w:fldChar w:fldCharType="end"/>
        </w:r>
      </w:ins>
      <w:ins w:id="1886" w:author="Orion" w:date="2011-07-31T13:47:00Z">
        <w:r w:rsidR="00383FFF">
          <w:t>,</w:t>
        </w:r>
      </w:ins>
      <w:ins w:id="1887" w:author="Orion" w:date="2011-07-31T14:00:00Z">
        <w:r w:rsidR="00626A3B">
          <w:t xml:space="preserve"> la </w:t>
        </w:r>
      </w:ins>
      <w:ins w:id="1888" w:author="Orion" w:date="2011-07-31T17:05:00Z">
        <w:r w:rsidR="009D67A5">
          <w:t xml:space="preserve">Sección </w:t>
        </w:r>
      </w:ins>
      <w:ins w:id="1889" w:author="Orion" w:date="2011-07-31T14:00:00Z">
        <w:r w:rsidR="00626A3B">
          <w:fldChar w:fldCharType="begin"/>
        </w:r>
        <w:r w:rsidR="00626A3B">
          <w:instrText xml:space="preserve"> REF _Ref299019186 \r \h </w:instrText>
        </w:r>
      </w:ins>
      <w:ins w:id="1890" w:author="Orion" w:date="2011-07-31T14:00:00Z">
        <w:r w:rsidR="00626A3B">
          <w:fldChar w:fldCharType="separate"/>
        </w:r>
        <w:r w:rsidR="00626A3B">
          <w:t>5.1.4.3</w:t>
        </w:r>
        <w:r w:rsidR="00626A3B">
          <w:fldChar w:fldCharType="end"/>
        </w:r>
      </w:ins>
      <w:ins w:id="1891" w:author="Orion" w:date="2011-07-31T13:47:00Z">
        <w:r w:rsidR="00383FFF">
          <w:t xml:space="preserve"> </w:t>
        </w:r>
      </w:ins>
      <w:ins w:id="1892" w:author="Orion" w:date="2011-07-31T14:01:00Z">
        <w:r w:rsidR="00626A3B">
          <w:t xml:space="preserve">versa sobre la </w:t>
        </w:r>
      </w:ins>
      <w:ins w:id="1893" w:author="Orion" w:date="2011-07-31T13:46:00Z">
        <w:r w:rsidR="00383FFF" w:rsidRPr="00626A3B">
          <w:rPr>
            <w:i/>
            <w:rPrChange w:id="1894" w:author="Orion" w:date="2011-07-31T14:03:00Z">
              <w:rPr/>
            </w:rPrChange>
          </w:rPr>
          <w:fldChar w:fldCharType="begin"/>
        </w:r>
        <w:r w:rsidR="00383FFF" w:rsidRPr="00626A3B">
          <w:rPr>
            <w:i/>
            <w:rPrChange w:id="1895"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896" w:author="Orion" w:date="2011-07-31T14:03:00Z">
            <w:rPr>
              <w:i/>
            </w:rPr>
          </w:rPrChange>
        </w:rPr>
      </w:r>
      <w:r w:rsidR="00383FFF" w:rsidRPr="00626A3B">
        <w:rPr>
          <w:i/>
          <w:rPrChange w:id="1897" w:author="Orion" w:date="2011-07-31T14:03:00Z">
            <w:rPr/>
          </w:rPrChange>
        </w:rPr>
        <w:fldChar w:fldCharType="separate"/>
      </w:r>
      <w:ins w:id="1898" w:author="Orion" w:date="2011-07-31T13:46:00Z">
        <w:r w:rsidR="00383FFF" w:rsidRPr="00626A3B">
          <w:rPr>
            <w:i/>
            <w:rPrChange w:id="1899" w:author="Orion" w:date="2011-07-31T14:03:00Z">
              <w:rPr>
                <w:sz w:val="28"/>
                <w:szCs w:val="52"/>
              </w:rPr>
            </w:rPrChange>
          </w:rPr>
          <w:t>Toma de decisiones en un tramo</w:t>
        </w:r>
        <w:r w:rsidR="00383FFF" w:rsidRPr="00626A3B">
          <w:rPr>
            <w:i/>
            <w:rPrChange w:id="1900" w:author="Orion" w:date="2011-07-31T14:03:00Z">
              <w:rPr/>
            </w:rPrChange>
          </w:rPr>
          <w:fldChar w:fldCharType="end"/>
        </w:r>
      </w:ins>
      <w:ins w:id="1901" w:author="Orion" w:date="2011-07-31T13:47:00Z">
        <w:r w:rsidR="00383FFF">
          <w:t>,</w:t>
        </w:r>
      </w:ins>
      <w:ins w:id="1902" w:author="Orion" w:date="2011-07-31T14:02:00Z">
        <w:r w:rsidR="00626A3B">
          <w:t xml:space="preserve"> la </w:t>
        </w:r>
      </w:ins>
      <w:ins w:id="1903" w:author="Orion" w:date="2011-07-31T17:05:00Z">
        <w:r w:rsidR="009D67A5">
          <w:t xml:space="preserve">Sección </w:t>
        </w:r>
      </w:ins>
      <w:ins w:id="1904" w:author="Orion" w:date="2011-07-31T14:02:00Z">
        <w:r w:rsidR="00626A3B">
          <w:fldChar w:fldCharType="begin"/>
        </w:r>
        <w:r w:rsidR="00626A3B">
          <w:instrText xml:space="preserve"> REF _Ref299883361 \r \h </w:instrText>
        </w:r>
      </w:ins>
      <w:ins w:id="1905" w:author="Orion" w:date="2011-07-31T14:02:00Z">
        <w:r w:rsidR="00626A3B">
          <w:fldChar w:fldCharType="separate"/>
        </w:r>
        <w:r w:rsidR="00626A3B">
          <w:t>5.1.4.4</w:t>
        </w:r>
        <w:r w:rsidR="00626A3B">
          <w:fldChar w:fldCharType="end"/>
        </w:r>
        <w:r w:rsidR="00626A3B">
          <w:t xml:space="preserve"> atiende la</w:t>
        </w:r>
      </w:ins>
      <w:ins w:id="1906" w:author="Orion" w:date="2011-07-31T13:47:00Z">
        <w:r w:rsidR="00383FFF">
          <w:t xml:space="preserve"> </w:t>
        </w:r>
        <w:r w:rsidR="00383FFF" w:rsidRPr="00626A3B">
          <w:rPr>
            <w:i/>
            <w:rPrChange w:id="1907" w:author="Orion" w:date="2011-07-31T14:03:00Z">
              <w:rPr/>
            </w:rPrChange>
          </w:rPr>
          <w:fldChar w:fldCharType="begin"/>
        </w:r>
        <w:r w:rsidR="00383FFF" w:rsidRPr="00626A3B">
          <w:rPr>
            <w:i/>
            <w:rPrChange w:id="1908"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909" w:author="Orion" w:date="2011-07-31T14:03:00Z">
            <w:rPr>
              <w:i/>
            </w:rPr>
          </w:rPrChange>
        </w:rPr>
      </w:r>
      <w:r w:rsidR="00383FFF" w:rsidRPr="00626A3B">
        <w:rPr>
          <w:i/>
          <w:rPrChange w:id="1910" w:author="Orion" w:date="2011-07-31T14:03:00Z">
            <w:rPr/>
          </w:rPrChange>
        </w:rPr>
        <w:fldChar w:fldCharType="separate"/>
      </w:r>
      <w:ins w:id="1911" w:author="Orion" w:date="2011-07-31T13:47:00Z">
        <w:r w:rsidR="00383FFF" w:rsidRPr="00626A3B">
          <w:rPr>
            <w:i/>
            <w:rPrChange w:id="1912" w:author="Orion" w:date="2011-07-31T14:03:00Z">
              <w:rPr>
                <w:sz w:val="28"/>
                <w:szCs w:val="52"/>
              </w:rPr>
            </w:rPrChange>
          </w:rPr>
          <w:t>Ejecución de maniobras</w:t>
        </w:r>
        <w:r w:rsidR="00383FFF" w:rsidRPr="00626A3B">
          <w:rPr>
            <w:i/>
            <w:rPrChange w:id="1913" w:author="Orion" w:date="2011-07-31T14:03:00Z">
              <w:rPr/>
            </w:rPrChange>
          </w:rPr>
          <w:fldChar w:fldCharType="end"/>
        </w:r>
        <w:r w:rsidR="00383FFF">
          <w:t xml:space="preserve">, </w:t>
        </w:r>
      </w:ins>
      <w:ins w:id="1914" w:author="Orion" w:date="2011-07-31T14:00:00Z">
        <w:r w:rsidR="00626A3B">
          <w:t xml:space="preserve">y finalmente la </w:t>
        </w:r>
      </w:ins>
      <w:ins w:id="1915" w:author="Orion" w:date="2011-07-31T17:05:00Z">
        <w:r w:rsidR="009D67A5">
          <w:t xml:space="preserve">Sección </w:t>
        </w:r>
      </w:ins>
      <w:ins w:id="1916" w:author="Orion" w:date="2011-07-31T14:00:00Z">
        <w:r w:rsidR="00626A3B">
          <w:fldChar w:fldCharType="begin"/>
        </w:r>
        <w:r w:rsidR="00626A3B">
          <w:instrText xml:space="preserve"> REF _Ref299019168 \r \h </w:instrText>
        </w:r>
      </w:ins>
      <w:ins w:id="1917" w:author="Orion" w:date="2011-07-31T14:00:00Z">
        <w:r w:rsidR="00626A3B">
          <w:fldChar w:fldCharType="separate"/>
        </w:r>
        <w:r w:rsidR="00626A3B">
          <w:t>5.1.4.5</w:t>
        </w:r>
        <w:r w:rsidR="00626A3B">
          <w:fldChar w:fldCharType="end"/>
        </w:r>
      </w:ins>
      <w:ins w:id="1918" w:author="Orion" w:date="2011-07-31T14:02:00Z">
        <w:r w:rsidR="00626A3B">
          <w:t xml:space="preserve"> se ocupa de las</w:t>
        </w:r>
      </w:ins>
      <w:ins w:id="1919" w:author="Orion" w:date="2011-07-31T14:00:00Z">
        <w:r w:rsidR="00626A3B">
          <w:t xml:space="preserve"> </w:t>
        </w:r>
      </w:ins>
      <w:ins w:id="1920" w:author="Orion" w:date="2011-07-31T13:47:00Z">
        <w:r w:rsidR="00383FFF" w:rsidRPr="00626A3B">
          <w:rPr>
            <w:i/>
            <w:rPrChange w:id="1921" w:author="Orion" w:date="2011-07-31T14:03:00Z">
              <w:rPr/>
            </w:rPrChange>
          </w:rPr>
          <w:fldChar w:fldCharType="begin"/>
        </w:r>
        <w:r w:rsidR="00383FFF" w:rsidRPr="00626A3B">
          <w:rPr>
            <w:i/>
            <w:rPrChange w:id="1922"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923" w:author="Orion" w:date="2011-07-31T14:03:00Z">
            <w:rPr>
              <w:i/>
            </w:rPr>
          </w:rPrChange>
        </w:rPr>
      </w:r>
      <w:r w:rsidR="00383FFF" w:rsidRPr="00626A3B">
        <w:rPr>
          <w:i/>
          <w:rPrChange w:id="1924" w:author="Orion" w:date="2011-07-31T14:03:00Z">
            <w:rPr/>
          </w:rPrChange>
        </w:rPr>
        <w:fldChar w:fldCharType="separate"/>
      </w:r>
      <w:ins w:id="1925" w:author="Orion" w:date="2011-07-31T13:47:00Z">
        <w:r w:rsidR="00383FFF" w:rsidRPr="00626A3B">
          <w:rPr>
            <w:i/>
            <w:rPrChange w:id="1926" w:author="Orion" w:date="2011-07-31T14:03:00Z">
              <w:rPr>
                <w:sz w:val="28"/>
                <w:szCs w:val="52"/>
              </w:rPr>
            </w:rPrChange>
          </w:rPr>
          <w:t>Comprobaciones tras la maniobra</w:t>
        </w:r>
        <w:r w:rsidR="00383FFF" w:rsidRPr="00626A3B">
          <w:rPr>
            <w:i/>
            <w:rPrChange w:id="1927" w:author="Orion" w:date="2011-07-31T14:03:00Z">
              <w:rPr/>
            </w:rPrChange>
          </w:rPr>
          <w:fldChar w:fldCharType="end"/>
        </w:r>
        <w:r w:rsidR="00383FFF">
          <w:t>.</w:t>
        </w:r>
      </w:ins>
    </w:p>
    <w:p w14:paraId="349AD8BC" w14:textId="70F964AB" w:rsidR="001244FA" w:rsidRDefault="001A6225" w:rsidP="003679EB">
      <w:pPr>
        <w:jc w:val="both"/>
        <w:rPr>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bookmarkStart w:id="1928" w:name="_Ref294474865"/>
      <w:bookmarkStart w:id="1929" w:name="_Toc295124201"/>
      <w:bookmarkStart w:id="1930" w:name="_Toc299483437"/>
      <w:bookmarkStart w:id="1931" w:name="_Toc300051063"/>
      <w:bookmarkStart w:id="1932" w:name="_Toc300051436"/>
      <w:bookmarkStart w:id="1933" w:name="_Toc300051739"/>
      <w:bookmarkStart w:id="1934" w:name="_Toc300052349"/>
      <w:bookmarkStart w:id="1935" w:name="_Toc300052960"/>
      <w:bookmarkStart w:id="1936" w:name="_Toc300057798"/>
      <w:bookmarkStart w:id="1937" w:name="_Toc300346563"/>
      <w:r w:rsidR="004B01EE">
        <w:t xml:space="preserve">Figura </w:t>
      </w:r>
      <w:fldSimple w:instr=" SEQ Figura \* ARABIC ">
        <w:r w:rsidR="004A59D6">
          <w:rPr>
            <w:noProof/>
          </w:rPr>
          <w:t>8</w:t>
        </w:r>
      </w:fldSimple>
      <w:bookmarkEnd w:id="1928"/>
      <w:r w:rsidR="004B01EE" w:rsidRPr="00B101B7">
        <w:t xml:space="preserve">: Diagrama de </w:t>
      </w:r>
      <w:r w:rsidR="009E42B3">
        <w:t>Actividad</w:t>
      </w:r>
      <w:r w:rsidR="004D6716">
        <w:t>es</w:t>
      </w:r>
      <w:r w:rsidR="004B01EE" w:rsidRPr="00B101B7">
        <w:t xml:space="preserve"> General</w:t>
      </w:r>
      <w:bookmarkEnd w:id="1929"/>
      <w:r w:rsidR="004D6716">
        <w:t>.</w:t>
      </w:r>
      <w:bookmarkEnd w:id="1930"/>
      <w:bookmarkEnd w:id="1931"/>
      <w:bookmarkEnd w:id="1932"/>
      <w:bookmarkEnd w:id="1933"/>
      <w:bookmarkEnd w:id="1934"/>
      <w:bookmarkEnd w:id="1935"/>
      <w:bookmarkEnd w:id="1936"/>
      <w:bookmarkEnd w:id="1937"/>
    </w:p>
    <w:p w14:paraId="290300CA" w14:textId="18EE554A" w:rsidR="004D6716" w:rsidRPr="00242BC0" w:rsidRDefault="004D6716" w:rsidP="00E37F61">
      <w:pPr>
        <w:pStyle w:val="Heading1"/>
        <w:numPr>
          <w:ilvl w:val="3"/>
          <w:numId w:val="40"/>
        </w:numPr>
        <w:rPr>
          <w:b w:val="0"/>
          <w:sz w:val="28"/>
          <w:szCs w:val="52"/>
        </w:rPr>
      </w:pPr>
      <w:bookmarkStart w:id="1938" w:name="_Ref299880855"/>
      <w:bookmarkStart w:id="1939" w:name="_Ref299881300"/>
      <w:bookmarkStart w:id="1940" w:name="_Ref299881320"/>
      <w:bookmarkStart w:id="1941" w:name="_Ref299881325"/>
      <w:bookmarkStart w:id="1942" w:name="_Ref299881328"/>
      <w:bookmarkStart w:id="1943" w:name="_Ref299881332"/>
      <w:bookmarkStart w:id="1944" w:name="_Ref299883299"/>
      <w:bookmarkStart w:id="1945" w:name="_Ref299883302"/>
      <w:bookmarkStart w:id="1946" w:name="_Ref299883308"/>
      <w:bookmarkStart w:id="1947" w:name="_Ref299883324"/>
      <w:bookmarkStart w:id="1948" w:name="_Ref299883327"/>
      <w:bookmarkStart w:id="1949" w:name="_Toc300347724"/>
      <w:r w:rsidRPr="00242BC0">
        <w:rPr>
          <w:b w:val="0"/>
          <w:sz w:val="28"/>
          <w:szCs w:val="52"/>
        </w:rPr>
        <w:t>Arranque del avión</w:t>
      </w:r>
      <w:bookmarkEnd w:id="1938"/>
      <w:bookmarkEnd w:id="1939"/>
      <w:bookmarkEnd w:id="1940"/>
      <w:bookmarkEnd w:id="1941"/>
      <w:bookmarkEnd w:id="1942"/>
      <w:bookmarkEnd w:id="1943"/>
      <w:bookmarkEnd w:id="1944"/>
      <w:bookmarkEnd w:id="1945"/>
      <w:bookmarkEnd w:id="1946"/>
      <w:bookmarkEnd w:id="1947"/>
      <w:bookmarkEnd w:id="1948"/>
      <w:bookmarkEnd w:id="1949"/>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4A59D6">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C16CF9">
        <w:t xml:space="preserve">Figura </w:t>
      </w:r>
      <w:r w:rsidR="00C16CF9">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1950" w:name="_Ref294477542"/>
      <w:bookmarkStart w:id="1951" w:name="_Toc295124202"/>
      <w:bookmarkStart w:id="1952"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1953" w:name="_Ref300347006"/>
      <w:bookmarkStart w:id="1954" w:name="_Toc300051064"/>
      <w:bookmarkStart w:id="1955" w:name="_Toc300051437"/>
      <w:bookmarkStart w:id="1956" w:name="_Toc300051740"/>
      <w:bookmarkStart w:id="1957" w:name="_Toc300052350"/>
      <w:bookmarkStart w:id="1958" w:name="_Toc300052961"/>
      <w:bookmarkStart w:id="1959" w:name="_Toc300057799"/>
      <w:bookmarkStart w:id="1960" w:name="_Toc300346564"/>
      <w:r>
        <w:t xml:space="preserve">Figura </w:t>
      </w:r>
      <w:fldSimple w:instr=" SEQ Figura \* ARABIC ">
        <w:r w:rsidR="004A59D6">
          <w:rPr>
            <w:noProof/>
          </w:rPr>
          <w:t>9</w:t>
        </w:r>
      </w:fldSimple>
      <w:bookmarkEnd w:id="1950"/>
      <w:bookmarkEnd w:id="1953"/>
      <w:r>
        <w:t>: Comproba</w:t>
      </w:r>
      <w:r w:rsidR="00692D78">
        <w:t>ción de la</w:t>
      </w:r>
      <w:r>
        <w:rPr>
          <w:noProof/>
        </w:rPr>
        <w:t xml:space="preserve"> Hora de Salida del Vuelo</w:t>
      </w:r>
      <w:bookmarkEnd w:id="1951"/>
      <w:r w:rsidR="005B28B6">
        <w:rPr>
          <w:noProof/>
        </w:rPr>
        <w:t>.</w:t>
      </w:r>
      <w:bookmarkEnd w:id="1952"/>
      <w:bookmarkEnd w:id="1954"/>
      <w:bookmarkEnd w:id="1955"/>
      <w:bookmarkEnd w:id="1956"/>
      <w:bookmarkEnd w:id="1957"/>
      <w:bookmarkEnd w:id="1958"/>
      <w:bookmarkEnd w:id="1959"/>
      <w:bookmarkEnd w:id="1960"/>
    </w:p>
    <w:p w14:paraId="4399F61C" w14:textId="48E3420B" w:rsidR="0077092D" w:rsidRDefault="0077092D" w:rsidP="00252D3F">
      <w:pPr>
        <w:pStyle w:val="Caption"/>
        <w:rPr>
          <w:rFonts w:cs="Times New Roman"/>
        </w:rPr>
      </w:pPr>
    </w:p>
    <w:p w14:paraId="1099CFD8" w14:textId="7E15C35C" w:rsidR="00AD515A" w:rsidRDefault="007102F1" w:rsidP="003679EB">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bookmarkStart w:id="1961" w:name="_Ref294528119"/>
      <w:bookmarkStart w:id="1962" w:name="_Ref294528052"/>
      <w:bookmarkStart w:id="1963" w:name="_Toc295124203"/>
      <w:bookmarkStart w:id="1964" w:name="_Toc300051065"/>
      <w:bookmarkStart w:id="1965" w:name="_Toc300051438"/>
      <w:bookmarkStart w:id="1966" w:name="_Toc300051741"/>
      <w:bookmarkStart w:id="1967" w:name="_Toc300052351"/>
      <w:bookmarkStart w:id="1968" w:name="_Toc300052962"/>
      <w:bookmarkStart w:id="1969" w:name="_Toc300057800"/>
      <w:bookmarkStart w:id="1970" w:name="_Toc300346565"/>
      <w:r w:rsidR="00AD515A">
        <w:t xml:space="preserve">Figura </w:t>
      </w:r>
      <w:fldSimple w:instr=" SEQ Figura \* ARABIC ">
        <w:r w:rsidR="004A59D6">
          <w:rPr>
            <w:noProof/>
          </w:rPr>
          <w:t>10</w:t>
        </w:r>
      </w:fldSimple>
      <w:bookmarkEnd w:id="1961"/>
      <w:r w:rsidR="00AD515A">
        <w:t>: Interacción para Arrancar el Avión</w:t>
      </w:r>
      <w:bookmarkEnd w:id="1962"/>
      <w:bookmarkEnd w:id="1963"/>
      <w:r w:rsidR="005B28B6">
        <w:t>.</w:t>
      </w:r>
      <w:bookmarkEnd w:id="1964"/>
      <w:bookmarkEnd w:id="1965"/>
      <w:bookmarkEnd w:id="1966"/>
      <w:bookmarkEnd w:id="1967"/>
      <w:bookmarkEnd w:id="1968"/>
      <w:bookmarkEnd w:id="1969"/>
      <w:bookmarkEnd w:id="1970"/>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4A59D6">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4A59D6">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971" w:name="_Ref299883333"/>
      <w:bookmarkStart w:id="1972" w:name="_Ref299883336"/>
      <w:bookmarkStart w:id="1973" w:name="_Toc300347725"/>
      <w:r>
        <w:rPr>
          <w:b w:val="0"/>
          <w:sz w:val="28"/>
          <w:szCs w:val="52"/>
        </w:rPr>
        <w:t>Descomposición del plan de vuelo</w:t>
      </w:r>
      <w:bookmarkEnd w:id="1971"/>
      <w:bookmarkEnd w:id="1972"/>
      <w:bookmarkEnd w:id="1973"/>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A23CF">
        <w:t>Figura 11</w:t>
      </w:r>
      <w:r w:rsidR="00AD2753" w:rsidRPr="009B75DF">
        <w:fldChar w:fldCharType="end"/>
      </w:r>
      <w:r w:rsidR="00AD2753" w:rsidRPr="009B75DF">
        <w:t>.</w:t>
      </w:r>
    </w:p>
    <w:p w14:paraId="5604084F" w14:textId="23F48E1E" w:rsidR="00AD2753" w:rsidRDefault="007331F0" w:rsidP="00252D3F">
      <w:pPr>
        <w:pStyle w:val="Caption"/>
        <w:rPr>
          <w:rFonts w:cs="Times New Roman"/>
        </w:rPr>
      </w:pPr>
      <w:bookmarkStart w:id="1974" w:name="_Toc300051066"/>
      <w:bookmarkStart w:id="1975" w:name="_Toc300051439"/>
      <w:bookmarkStart w:id="1976" w:name="_Toc300051742"/>
      <w:bookmarkStart w:id="1977" w:name="_Toc300052352"/>
      <w:bookmarkStart w:id="1978" w:name="_Toc300052963"/>
      <w:bookmarkStart w:id="1979" w:name="_Toc300057801"/>
      <w:bookmarkStart w:id="1980" w:name="_Toc300346566"/>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81" w:name="_Ref294819583"/>
      <w:bookmarkStart w:id="1982" w:name="_Toc295124204"/>
      <w:bookmarkStart w:id="1983" w:name="_Toc299483439"/>
      <w:r w:rsidR="00AD2753">
        <w:t xml:space="preserve">Figura </w:t>
      </w:r>
      <w:fldSimple w:instr=" SEQ Figura \* ARABIC ">
        <w:r w:rsidR="004A59D6">
          <w:rPr>
            <w:noProof/>
          </w:rPr>
          <w:t>11</w:t>
        </w:r>
      </w:fldSimple>
      <w:bookmarkEnd w:id="1981"/>
      <w:r w:rsidR="00AD2753">
        <w:t>: Descomposición del Plan de Vuelo</w:t>
      </w:r>
      <w:bookmarkEnd w:id="1982"/>
      <w:r w:rsidR="005B28B6">
        <w:t>.</w:t>
      </w:r>
      <w:bookmarkEnd w:id="1974"/>
      <w:bookmarkEnd w:id="1975"/>
      <w:bookmarkEnd w:id="1976"/>
      <w:bookmarkEnd w:id="1977"/>
      <w:bookmarkEnd w:id="1978"/>
      <w:bookmarkEnd w:id="1979"/>
      <w:bookmarkEnd w:id="1980"/>
      <w:bookmarkEnd w:id="1983"/>
    </w:p>
    <w:p w14:paraId="37BD5746" w14:textId="00AF3E0D"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ins w:id="1984" w:author="Orion" w:date="2011-08-05T22:54:00Z">
        <w:r w:rsidR="004A23CF">
          <w:t xml:space="preserve"> (en el estado mental se </w:t>
        </w:r>
        <w:proofErr w:type="spellStart"/>
        <w:r w:rsidR="004A23CF">
          <w:t>se</w:t>
        </w:r>
        <w:proofErr w:type="spellEnd"/>
        <w:r w:rsidR="004A23CF">
          <w:t xml:space="preserve"> </w:t>
        </w:r>
      </w:ins>
      <w:ins w:id="1985" w:author="Orion" w:date="2011-08-05T22:55:00Z">
        <w:r w:rsidR="004A23CF">
          <w:t>tendrán</w:t>
        </w:r>
      </w:ins>
      <w:ins w:id="1986" w:author="Orion" w:date="2011-08-05T22:54:00Z">
        <w:r w:rsidR="004A23CF">
          <w:t xml:space="preserve"> </w:t>
        </w:r>
      </w:ins>
      <w:ins w:id="1987" w:author="Orion" w:date="2011-08-05T22:55:00Z">
        <w:r w:rsidR="004A23CF">
          <w:t xml:space="preserve">el número de tramos completados y con esto se puede saber cuál </w:t>
        </w:r>
        <w:proofErr w:type="spellStart"/>
        <w:proofErr w:type="gramStart"/>
        <w:r w:rsidR="004A23CF">
          <w:t>a</w:t>
        </w:r>
        <w:proofErr w:type="spellEnd"/>
        <w:proofErr w:type="gramEnd"/>
        <w:r w:rsidR="004A23CF">
          <w:t xml:space="preserve"> sido el último tramo</w:t>
        </w:r>
      </w:ins>
      <w:ins w:id="1988" w:author="Orion" w:date="2011-08-05T22:54:00Z">
        <w:r w:rsidR="004A23CF">
          <w:t>)</w:t>
        </w:r>
      </w:ins>
      <w:r w:rsidR="001B5CA8" w:rsidRPr="009B75DF">
        <w:t>.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4A59D6">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4A59D6">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989" w:name="_Ref299019186"/>
      <w:bookmarkStart w:id="1990" w:name="_Toc300347726"/>
      <w:r>
        <w:rPr>
          <w:b w:val="0"/>
          <w:sz w:val="28"/>
          <w:szCs w:val="52"/>
        </w:rPr>
        <w:t>Toma de decisiones en un tramo</w:t>
      </w:r>
      <w:bookmarkEnd w:id="1989"/>
      <w:bookmarkEnd w:id="1990"/>
    </w:p>
    <w:p w14:paraId="5927A5E8" w14:textId="7A6A384D" w:rsidR="00580A1C" w:rsidRDefault="00E36986" w:rsidP="004A59D6">
      <w:pPr>
        <w:spacing w:after="120"/>
        <w:jc w:val="both"/>
        <w:rPr>
          <w:ins w:id="1991" w:author="Orion" w:date="2011-08-06T00:31:00Z"/>
        </w:rPr>
      </w:pPr>
      <w:r>
        <w:t>Tomar</w:t>
      </w:r>
      <w:r w:rsidR="004A6F72" w:rsidRPr="009B75DF">
        <w:t xml:space="preserve"> las decisiones </w:t>
      </w:r>
      <w:r>
        <w:t xml:space="preserve">acerca de cómo operar en un tramo requiere en primer lugar evaluar la </w:t>
      </w:r>
      <w:r>
        <w:lastRenderedPageBreak/>
        <w:t>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A59D6">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ins w:id="1992" w:author="Orion" w:date="2011-08-06T00:43:00Z">
        <w:r w:rsidR="00634572">
          <w:t>, que determina que el vuelo se ha iniciado,</w:t>
        </w:r>
      </w:ins>
      <w:r w:rsidR="00171862" w:rsidRPr="009B75DF">
        <w:t xml:space="preserve"> y </w:t>
      </w:r>
      <w:r>
        <w:t>al</w:t>
      </w:r>
      <w:r w:rsidR="00C36118" w:rsidRPr="009B75DF">
        <w:t xml:space="preserve"> estado mental</w:t>
      </w:r>
      <w:r>
        <w:t xml:space="preserve"> del piloto</w:t>
      </w:r>
      <w:ins w:id="1993" w:author="Orion" w:date="2011-08-06T00:44:00Z">
        <w:r w:rsidR="00634572">
          <w:t>,</w:t>
        </w:r>
      </w:ins>
      <w:del w:id="1994" w:author="Orion" w:date="2011-08-06T00:44:00Z">
        <w:r w:rsidDel="00634572">
          <w:delText xml:space="preserve"> (</w:delText>
        </w:r>
      </w:del>
      <w:ins w:id="1995" w:author="Orion" w:date="2011-08-06T00:44:00Z">
        <w:r w:rsidR="00634572">
          <w:t xml:space="preserve"> </w:t>
        </w:r>
      </w:ins>
      <w:r>
        <w:t>donde se encuentran los atributos que determinan el tiempo de reflexión</w:t>
      </w:r>
      <w:del w:id="1996" w:author="Orion" w:date="2011-08-06T00:33:00Z">
        <w:r w:rsidDel="00580A1C">
          <w:delText>)</w:delText>
        </w:r>
      </w:del>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ins w:id="1997" w:author="Orion" w:date="2011-08-06T00:33:00Z">
        <w:r w:rsidR="00580A1C">
          <w:t>New</w:t>
        </w:r>
      </w:ins>
      <w:r w:rsidR="00C36118" w:rsidRPr="009B75DF">
        <w:t>Decision</w:t>
      </w:r>
      <w:proofErr w:type="spellEnd"/>
      <w:r w:rsidR="00C36118" w:rsidRPr="009B75DF">
        <w:t>”.</w:t>
      </w:r>
    </w:p>
    <w:p w14:paraId="61148AD9" w14:textId="567413B8" w:rsidR="00580A1C" w:rsidRDefault="00634572" w:rsidP="004A59D6">
      <w:pPr>
        <w:spacing w:after="120"/>
        <w:jc w:val="both"/>
        <w:rPr>
          <w:rFonts w:cs="Times New Roman"/>
        </w:rPr>
      </w:pPr>
      <w:r w:rsidRPr="00F329DF">
        <w:rPr>
          <w:rFonts w:cs="Times New Roman"/>
          <w:noProof/>
          <w:lang w:eastAsia="es-ES" w:bidi="ar-SA"/>
        </w:rPr>
        <w:drawing>
          <wp:inline distT="0" distB="0" distL="0" distR="0" wp14:anchorId="3E256C7C" wp14:editId="3CBFA771">
            <wp:extent cx="56102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1998" w:name="_Ref295084157"/>
      <w:bookmarkStart w:id="1999" w:name="_Toc295124205"/>
      <w:bookmarkStart w:id="2000" w:name="_Toc299483440"/>
      <w:bookmarkStart w:id="2001" w:name="_Toc300051067"/>
      <w:bookmarkStart w:id="2002" w:name="_Toc300051440"/>
      <w:bookmarkStart w:id="2003" w:name="_Toc300051743"/>
      <w:bookmarkStart w:id="2004" w:name="_Toc300052353"/>
      <w:bookmarkStart w:id="2005" w:name="_Toc300052964"/>
      <w:bookmarkStart w:id="2006" w:name="_Toc300057802"/>
      <w:bookmarkStart w:id="2007" w:name="_Toc300346567"/>
      <w:r>
        <w:t xml:space="preserve">Figura </w:t>
      </w:r>
      <w:fldSimple w:instr=" SEQ Figura \* ARABIC ">
        <w:r w:rsidR="004A59D6">
          <w:rPr>
            <w:noProof/>
          </w:rPr>
          <w:t>12</w:t>
        </w:r>
      </w:fldSimple>
      <w:bookmarkEnd w:id="1998"/>
      <w:r>
        <w:t>: Tiempo de Creación de las Decisiones</w:t>
      </w:r>
      <w:bookmarkEnd w:id="1999"/>
      <w:r w:rsidR="005B28B6">
        <w:t>.</w:t>
      </w:r>
      <w:bookmarkEnd w:id="2000"/>
      <w:bookmarkEnd w:id="2001"/>
      <w:bookmarkEnd w:id="2002"/>
      <w:bookmarkEnd w:id="2003"/>
      <w:bookmarkEnd w:id="2004"/>
      <w:bookmarkEnd w:id="2005"/>
      <w:bookmarkEnd w:id="2006"/>
      <w:bookmarkEnd w:id="2007"/>
    </w:p>
    <w:p w14:paraId="53F8A1F1" w14:textId="3CEC9F81" w:rsidR="00F35D4A" w:rsidRDefault="005B28B6" w:rsidP="00252D3F">
      <w:pPr>
        <w:pStyle w:val="Caption"/>
        <w:rPr>
          <w:rFonts w:cs="Times New Roman"/>
        </w:rPr>
      </w:pPr>
      <w:bookmarkStart w:id="2008" w:name="_Ref295124321"/>
      <w:bookmarkStart w:id="2009" w:name="_Toc295124206"/>
      <w:bookmarkStart w:id="2010" w:name="_Toc300051068"/>
      <w:bookmarkStart w:id="2011" w:name="_Toc300051441"/>
      <w:bookmarkStart w:id="2012" w:name="_Toc300051744"/>
      <w:bookmarkStart w:id="2013" w:name="_Toc300052354"/>
      <w:bookmarkStart w:id="2014" w:name="_Toc300052965"/>
      <w:bookmarkStart w:id="2015" w:name="_Toc300057803"/>
      <w:bookmarkStart w:id="2016" w:name="_Toc300346568"/>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4A59D6">
          <w:rPr>
            <w:noProof/>
          </w:rPr>
          <w:t>13</w:t>
        </w:r>
      </w:fldSimple>
      <w:bookmarkEnd w:id="2008"/>
      <w:r w:rsidR="00F35D4A">
        <w:t>: Creación de las Decisiones</w:t>
      </w:r>
      <w:bookmarkEnd w:id="2009"/>
      <w:r>
        <w:t>.</w:t>
      </w:r>
      <w:bookmarkEnd w:id="2010"/>
      <w:bookmarkEnd w:id="2011"/>
      <w:bookmarkEnd w:id="2012"/>
      <w:bookmarkEnd w:id="2013"/>
      <w:bookmarkEnd w:id="2014"/>
      <w:bookmarkEnd w:id="2015"/>
      <w:bookmarkEnd w:id="2016"/>
    </w:p>
    <w:p w14:paraId="2926202A" w14:textId="476509B1"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4A59D6">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2017"/>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2017"/>
      <w:r w:rsidR="00BE5F0B">
        <w:rPr>
          <w:rStyle w:val="CommentReference"/>
        </w:rPr>
        <w:commentReference w:id="2017"/>
      </w:r>
      <w:r w:rsidRPr="009B75DF">
        <w:t xml:space="preserve"> </w:t>
      </w:r>
      <w:r w:rsidR="00BE5F0B">
        <w:t>sobre su estado actual, incluyendo</w:t>
      </w:r>
      <w:r w:rsidRPr="009B75DF">
        <w:t xml:space="preserve"> posición, orientación y velocidad.</w:t>
      </w:r>
      <w:r w:rsidR="000972B3">
        <w:t xml:space="preserve"> Estas decisiones se descompon</w:t>
      </w:r>
      <w:ins w:id="2018" w:author="Orion" w:date="2011-08-06T00:35:00Z">
        <w:r w:rsidR="00CF42EE">
          <w:t>drán</w:t>
        </w:r>
      </w:ins>
      <w:del w:id="2019" w:author="Orion" w:date="2011-08-06T00:35:00Z">
        <w:r w:rsidR="000972B3" w:rsidDel="00CF42EE">
          <w:delText>e</w:delText>
        </w:r>
        <w:r w:rsidR="00EA3703" w:rsidDel="00CF42EE">
          <w:delText>n</w:delText>
        </w:r>
      </w:del>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4A59D6">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4FD94919" w:rsidR="003B0805" w:rsidRPr="009B75DF" w:rsidRDefault="000972B3" w:rsidP="00B924F2">
      <w:pPr>
        <w:spacing w:before="240" w:after="120"/>
        <w:ind w:firstLine="284"/>
        <w:jc w:val="both"/>
      </w:pPr>
      <w:r>
        <w:lastRenderedPageBreak/>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020" w:author="Orion" w:date="2011-08-01T14:32:00Z">
        <w:r w:rsidR="00B46823" w:rsidRPr="009B75DF" w:rsidDel="00974B2E">
          <w:delText xml:space="preserve"> </w:delText>
        </w:r>
      </w:del>
      <w:r w:rsidR="00B46823" w:rsidRPr="009B75DF">
        <w:t>que se están ejecutando</w:t>
      </w:r>
      <w:r>
        <w:t xml:space="preserve"> y que se desea ejecutar. </w:t>
      </w:r>
      <w:ins w:id="2021" w:author="Orion" w:date="2011-08-01T16:13:00Z">
        <w:r w:rsidR="003B0F60">
          <w:t>S</w:t>
        </w:r>
      </w:ins>
      <w:ins w:id="2022" w:author="Orion" w:date="2011-08-01T16:14:00Z">
        <w:r w:rsidR="003B0F60">
          <w:t>ó</w:t>
        </w:r>
      </w:ins>
      <w:ins w:id="2023" w:author="Orion" w:date="2011-08-01T16:13:00Z">
        <w:r w:rsidR="003B0F60">
          <w:t xml:space="preserve">lo </w:t>
        </w:r>
      </w:ins>
      <w:ins w:id="2024" w:author="Orion" w:date="2011-08-06T00:36:00Z">
        <w:r w:rsidR="00CF42EE">
          <w:t>se podrá</w:t>
        </w:r>
      </w:ins>
      <w:ins w:id="2025" w:author="Orion" w:date="2011-08-01T16:13:00Z">
        <w:r w:rsidR="003B0F60">
          <w:t xml:space="preserve"> ejecutar la </w:t>
        </w:r>
      </w:ins>
      <w:ins w:id="2026" w:author="Orion" w:date="2011-08-01T16:14:00Z">
        <w:r w:rsidR="003B0F60">
          <w:t>instrucción cuando su prioridad sea mayo</w:t>
        </w:r>
      </w:ins>
      <w:ins w:id="2027" w:author="Orion" w:date="2011-08-01T16:15:00Z">
        <w:r w:rsidR="003B0F60">
          <w:t>r</w:t>
        </w:r>
      </w:ins>
      <w:ins w:id="2028" w:author="Orion" w:date="2011-08-01T16:14:00Z">
        <w:r w:rsidR="003B0F60">
          <w:t xml:space="preserve"> o igual a la de las instrucciones que </w:t>
        </w:r>
      </w:ins>
      <w:ins w:id="2029" w:author="Orion" w:date="2011-08-06T00:36:00Z">
        <w:r w:rsidR="00CF42EE">
          <w:t xml:space="preserve">se </w:t>
        </w:r>
      </w:ins>
      <w:ins w:id="2030" w:author="Orion" w:date="2011-08-01T16:14:00Z">
        <w:r w:rsidR="003B0F60">
          <w:t>están en ejecución</w:t>
        </w:r>
      </w:ins>
      <w:commentRangeStart w:id="2031"/>
      <w:del w:id="2032"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31"/>
        <w:r w:rsidDel="003B0F60">
          <w:rPr>
            <w:rStyle w:val="CommentReference"/>
          </w:rPr>
          <w:commentReference w:id="2031"/>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5CAFFCCA" w:rsidR="00D03232" w:rsidRDefault="000972B3" w:rsidP="006E4557">
      <w:pPr>
        <w:pStyle w:val="Caption"/>
        <w:rPr>
          <w:rFonts w:cs="Times New Roman"/>
        </w:rPr>
      </w:pPr>
      <w:bookmarkStart w:id="2033" w:name="_Toc300051069"/>
      <w:bookmarkStart w:id="2034" w:name="_Toc300051442"/>
      <w:bookmarkStart w:id="2035" w:name="_Toc300051745"/>
      <w:bookmarkStart w:id="2036" w:name="_Toc300052355"/>
      <w:bookmarkStart w:id="2037" w:name="_Toc300052966"/>
      <w:bookmarkStart w:id="2038" w:name="_Toc300057804"/>
      <w:bookmarkStart w:id="2039" w:name="_Toc300346569"/>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40" w:name="_Ref295253773"/>
      <w:bookmarkStart w:id="2041" w:name="_Toc299483441"/>
      <w:r w:rsidR="001C37B5">
        <w:t xml:space="preserve">Figura </w:t>
      </w:r>
      <w:fldSimple w:instr=" SEQ Figura \* ARABIC ">
        <w:r w:rsidR="004A59D6">
          <w:rPr>
            <w:noProof/>
          </w:rPr>
          <w:t>14</w:t>
        </w:r>
      </w:fldSimple>
      <w:bookmarkEnd w:id="2040"/>
      <w:r w:rsidR="001C37B5">
        <w:t xml:space="preserve">: </w:t>
      </w:r>
      <w:r w:rsidR="00694121">
        <w:t>Descomposición</w:t>
      </w:r>
      <w:r w:rsidR="001C37B5">
        <w:t xml:space="preserve"> de Decisiones</w:t>
      </w:r>
      <w:r w:rsidR="005B28B6">
        <w:t>.</w:t>
      </w:r>
      <w:bookmarkEnd w:id="2033"/>
      <w:bookmarkEnd w:id="2034"/>
      <w:bookmarkEnd w:id="2035"/>
      <w:bookmarkEnd w:id="2036"/>
      <w:bookmarkEnd w:id="2037"/>
      <w:bookmarkEnd w:id="2038"/>
      <w:bookmarkEnd w:id="2039"/>
      <w:bookmarkEnd w:id="2041"/>
    </w:p>
    <w:p w14:paraId="110A2D44" w14:textId="07B910E2" w:rsidR="000972B3" w:rsidRPr="00B0777E" w:rsidRDefault="000972B3" w:rsidP="00B924F2">
      <w:pPr>
        <w:pStyle w:val="Heading1"/>
        <w:numPr>
          <w:ilvl w:val="3"/>
          <w:numId w:val="40"/>
        </w:numPr>
        <w:rPr>
          <w:b w:val="0"/>
          <w:sz w:val="28"/>
          <w:szCs w:val="52"/>
        </w:rPr>
      </w:pPr>
      <w:bookmarkStart w:id="2042" w:name="_Ref299883359"/>
      <w:bookmarkStart w:id="2043" w:name="_Ref299883361"/>
      <w:bookmarkStart w:id="2044" w:name="_Toc300347727"/>
      <w:r>
        <w:rPr>
          <w:b w:val="0"/>
          <w:sz w:val="28"/>
          <w:szCs w:val="52"/>
        </w:rPr>
        <w:t>Ejecución de maniobras</w:t>
      </w:r>
      <w:bookmarkEnd w:id="2042"/>
      <w:bookmarkEnd w:id="2043"/>
      <w:bookmarkEnd w:id="2044"/>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4A59D6">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xml:space="preserve">” son similares, son conceptualmente distintos. El primero representa información </w:t>
      </w:r>
      <w:r w:rsidR="005B28B6">
        <w:lastRenderedPageBreak/>
        <w:t>manejada por el piloto mientras que el segundo representa la acción que se está ejecutando sobre el avión.</w:t>
      </w:r>
    </w:p>
    <w:p w14:paraId="32DACF41" w14:textId="529DD741"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4A59D6">
        <w:t>4.1.2</w:t>
      </w:r>
      <w:r w:rsidR="005B28B6">
        <w:fldChar w:fldCharType="end"/>
      </w:r>
      <w:r w:rsidR="005B28B6">
        <w:t>)</w:t>
      </w:r>
      <w:r w:rsidRPr="009B75DF">
        <w:t xml:space="preserve">, la velocidad, altitud </w:t>
      </w:r>
      <w:ins w:id="2045" w:author="Orion" w:date="2011-08-06T13:52:00Z">
        <w:r w:rsidR="003F1AC7">
          <w:t>o</w:t>
        </w:r>
      </w:ins>
      <w:ins w:id="2046" w:author="Orion" w:date="2011-08-06T13:51:00Z">
        <w:r w:rsidR="00501FC1">
          <w:t xml:space="preserve"> rumbo</w:t>
        </w:r>
      </w:ins>
      <w:del w:id="2047" w:author="Orion" w:date="2011-08-06T13:51:00Z">
        <w:r w:rsidRPr="009B75DF" w:rsidDel="00501FC1">
          <w:delText>u orientaci</w:delText>
        </w:r>
        <w:r w:rsidR="000F0CC0" w:rsidRPr="009B75DF" w:rsidDel="00501FC1">
          <w:delText>ón</w:delText>
        </w:r>
      </w:del>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6681C4EC" w:rsidR="000F0CC0" w:rsidRDefault="009F675E" w:rsidP="006E4557">
      <w:pPr>
        <w:pStyle w:val="Caption"/>
        <w:rPr>
          <w:rFonts w:cs="Times New Roman"/>
        </w:rPr>
      </w:pPr>
      <w:bookmarkStart w:id="2048" w:name="_Ref296337417"/>
      <w:bookmarkStart w:id="2049" w:name="_Toc299483442"/>
      <w:bookmarkStart w:id="2050" w:name="_Toc300051070"/>
      <w:bookmarkStart w:id="2051" w:name="_Toc300051443"/>
      <w:bookmarkStart w:id="2052" w:name="_Toc300051746"/>
      <w:bookmarkStart w:id="2053" w:name="_Toc300052356"/>
      <w:bookmarkStart w:id="2054" w:name="_Toc300052967"/>
      <w:bookmarkStart w:id="2055" w:name="_Toc300057805"/>
      <w:bookmarkStart w:id="2056" w:name="_Toc300346570"/>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r w:rsidR="004A59D6">
          <w:rPr>
            <w:noProof/>
          </w:rPr>
          <w:t>15</w:t>
        </w:r>
      </w:fldSimple>
      <w:bookmarkEnd w:id="2048"/>
      <w:r w:rsidR="00254432">
        <w:t>: Interacción Piloto-Avión: Ejecución Maniobra</w:t>
      </w:r>
      <w:r w:rsidR="005B28B6">
        <w:t>.</w:t>
      </w:r>
      <w:bookmarkEnd w:id="2049"/>
      <w:bookmarkEnd w:id="2050"/>
      <w:bookmarkEnd w:id="2051"/>
      <w:bookmarkEnd w:id="2052"/>
      <w:bookmarkEnd w:id="2053"/>
      <w:bookmarkEnd w:id="2054"/>
      <w:bookmarkEnd w:id="2055"/>
      <w:bookmarkEnd w:id="2056"/>
    </w:p>
    <w:p w14:paraId="6A2EE279" w14:textId="4DFF8203" w:rsidR="005B28B6" w:rsidRPr="00B0777E" w:rsidRDefault="005B28B6" w:rsidP="006E4557">
      <w:pPr>
        <w:pStyle w:val="Heading1"/>
        <w:numPr>
          <w:ilvl w:val="3"/>
          <w:numId w:val="40"/>
        </w:numPr>
        <w:rPr>
          <w:b w:val="0"/>
          <w:sz w:val="28"/>
          <w:szCs w:val="52"/>
        </w:rPr>
      </w:pPr>
      <w:bookmarkStart w:id="2057" w:name="_Ref299019168"/>
      <w:bookmarkStart w:id="2058" w:name="_Toc300347728"/>
      <w:r>
        <w:rPr>
          <w:b w:val="0"/>
          <w:sz w:val="28"/>
          <w:szCs w:val="52"/>
        </w:rPr>
        <w:t>Comprobaciones tras la maniobra</w:t>
      </w:r>
      <w:bookmarkEnd w:id="2057"/>
      <w:bookmarkEnd w:id="2058"/>
    </w:p>
    <w:p w14:paraId="621058C2" w14:textId="2EA7CC2C" w:rsidR="00623756" w:rsidRDefault="00C54BBC" w:rsidP="006E4557">
      <w:pPr>
        <w:spacing w:after="120"/>
        <w:jc w:val="both"/>
      </w:pPr>
      <w:del w:id="2059" w:author="Orion" w:date="2011-08-01T16:20:00Z">
        <w:r w:rsidDel="00CE27DB">
          <w:delText>Tras realizar una maniobra,</w:delText>
        </w:r>
      </w:del>
      <w:del w:id="2060" w:author="Orion" w:date="2011-08-01T16:26:00Z">
        <w:r w:rsidDel="00193168">
          <w:delText xml:space="preserve"> el piloto comprueba si ha terminado el tramo en curso</w:delText>
        </w:r>
      </w:del>
      <w:del w:id="2061"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062"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2063" w:author="Orion" w:date="2011-08-01T16:23:00Z">
        <w:r w:rsidR="00CE27DB">
          <w:t>que continuamente se compruebe si se ha completado</w:t>
        </w:r>
      </w:ins>
      <w:del w:id="2064" w:author="Orion" w:date="2011-08-01T16:23:00Z">
        <w:r w:rsidDel="00CE27DB">
          <w:delText>comprobar</w:delText>
        </w:r>
      </w:del>
      <w:r>
        <w:t xml:space="preserve"> el tramo en curso. </w:t>
      </w:r>
      <w:commentRangeStart w:id="2065"/>
      <w:r>
        <w:t>Esta aplicación</w:t>
      </w:r>
      <w:r w:rsidR="00426907" w:rsidRPr="009B75DF">
        <w:t xml:space="preserve"> se inici</w:t>
      </w:r>
      <w:ins w:id="2066" w:author="Orion" w:date="2011-08-01T16:24:00Z">
        <w:r w:rsidR="00193168">
          <w:t>a</w:t>
        </w:r>
      </w:ins>
      <w:del w:id="2067" w:author="Orion" w:date="2011-08-01T16:24:00Z">
        <w:r w:rsidR="00426907" w:rsidRPr="009B75DF" w:rsidDel="00193168">
          <w:delText>ó</w:delText>
        </w:r>
      </w:del>
      <w:r w:rsidR="00426907" w:rsidRPr="009B75DF">
        <w:t xml:space="preserve"> cuando se ejecut</w:t>
      </w:r>
      <w:ins w:id="2068" w:author="Orion" w:date="2011-08-01T16:24:00Z">
        <w:r w:rsidR="00193168">
          <w:t>a</w:t>
        </w:r>
      </w:ins>
      <w:del w:id="2069"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070" w:author="Orion" w:date="2011-08-01T16:24:00Z">
        <w:r w:rsidR="00426907" w:rsidRPr="009B75DF" w:rsidDel="00193168">
          <w:delText>la primera vez</w:delText>
        </w:r>
        <w:commentRangeEnd w:id="2065"/>
        <w:r w:rsidDel="00193168">
          <w:rPr>
            <w:rStyle w:val="CommentReference"/>
          </w:rPr>
          <w:commentReference w:id="2065"/>
        </w:r>
      </w:del>
      <w:ins w:id="2071" w:author="Orion" w:date="2011-08-01T16:24:00Z">
        <w:r w:rsidR="00193168">
          <w:t>cada vez que el piloto se dispone a recorrer un tramo nuevo</w:t>
        </w:r>
      </w:ins>
      <w:ins w:id="2072"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073" w:author="Orion" w:date="2011-08-01T16:25:00Z">
        <w:r w:rsidR="00193168" w:rsidRPr="009B75DF">
          <w:fldChar w:fldCharType="separate"/>
        </w:r>
      </w:ins>
      <w:ins w:id="2074" w:author="Orion" w:date="2011-08-05T22:26:00Z">
        <w:r w:rsidR="004A59D6">
          <w:t>Figura 16</w:t>
        </w:r>
      </w:ins>
      <w:ins w:id="2075" w:author="Orion" w:date="2011-08-01T16:25:00Z">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4A59D6">
        <w:t>Figura 17</w:t>
      </w:r>
      <w:r w:rsidR="001D27C3" w:rsidRPr="009B75DF">
        <w:fldChar w:fldCharType="end"/>
      </w:r>
      <w:r w:rsidR="000B2D34" w:rsidRPr="009B75DF">
        <w:t xml:space="preserve">). Esta tarea tendrá la finalidad de confirmar que el tramo se ha finalizado y generar </w:t>
      </w:r>
      <w:r w:rsidR="000B2D34" w:rsidRPr="009B75DF">
        <w:lastRenderedPageBreak/>
        <w:t xml:space="preserve">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076" w:author="IO" w:date="2011-07-21T14:51:00Z">
        <w:del w:id="2077" w:author="Orion" w:date="2011-07-31T16:49:00Z">
          <w:r w:rsidDel="00680A6E">
            <w:delText xml:space="preserve"> Este tramo pasará a formar parte del plan de vuelo modificado.</w:delText>
          </w:r>
        </w:del>
      </w:ins>
    </w:p>
    <w:p w14:paraId="1F41B45B" w14:textId="1B6C6F06" w:rsidR="00241E95" w:rsidRDefault="009F675E" w:rsidP="00680A6E">
      <w:pPr>
        <w:pStyle w:val="Caption"/>
        <w:rPr>
          <w:rFonts w:cs="Times New Roman"/>
        </w:rPr>
      </w:pPr>
      <w:bookmarkStart w:id="2078" w:name="_Ref296357868"/>
      <w:bookmarkStart w:id="2079" w:name="_Ref296357847"/>
      <w:bookmarkStart w:id="2080" w:name="_Toc299483443"/>
      <w:bookmarkStart w:id="2081" w:name="_Toc300051071"/>
      <w:bookmarkStart w:id="2082" w:name="_Toc300051444"/>
      <w:bookmarkStart w:id="2083" w:name="_Toc300051747"/>
      <w:bookmarkStart w:id="2084" w:name="_Toc300052357"/>
      <w:bookmarkStart w:id="2085" w:name="_Toc300052968"/>
      <w:bookmarkStart w:id="2086" w:name="_Toc300057806"/>
      <w:bookmarkStart w:id="2087" w:name="_Toc300346571"/>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r w:rsidR="004A59D6">
          <w:rPr>
            <w:noProof/>
          </w:rPr>
          <w:t>16</w:t>
        </w:r>
      </w:fldSimple>
      <w:bookmarkEnd w:id="2078"/>
      <w:r w:rsidR="001D27C3">
        <w:t xml:space="preserve">: </w:t>
      </w:r>
      <w:r w:rsidR="00605BD5">
        <w:t>Aplicación</w:t>
      </w:r>
      <w:r w:rsidR="001D27C3">
        <w:t xml:space="preserve"> que Comprueba la Finalización del Tramo</w:t>
      </w:r>
      <w:bookmarkEnd w:id="2079"/>
      <w:r w:rsidR="005B28B6">
        <w:t>.</w:t>
      </w:r>
      <w:bookmarkEnd w:id="2080"/>
      <w:bookmarkEnd w:id="2081"/>
      <w:bookmarkEnd w:id="2082"/>
      <w:bookmarkEnd w:id="2083"/>
      <w:bookmarkEnd w:id="2084"/>
      <w:bookmarkEnd w:id="2085"/>
      <w:bookmarkEnd w:id="2086"/>
      <w:bookmarkEnd w:id="2087"/>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29EBF220" w:rsidR="00F50FDD" w:rsidRDefault="001D27C3" w:rsidP="000F05DA">
      <w:pPr>
        <w:pStyle w:val="Caption"/>
        <w:rPr>
          <w:rFonts w:cs="Times New Roman"/>
        </w:rPr>
      </w:pPr>
      <w:bookmarkStart w:id="2088" w:name="_Ref296357936"/>
      <w:bookmarkStart w:id="2089" w:name="_Toc300051072"/>
      <w:bookmarkStart w:id="2090" w:name="_Toc300051445"/>
      <w:bookmarkStart w:id="2091" w:name="_Toc300051748"/>
      <w:bookmarkStart w:id="2092" w:name="_Toc300052358"/>
      <w:bookmarkStart w:id="2093" w:name="_Toc300052969"/>
      <w:bookmarkStart w:id="2094" w:name="_Toc300057807"/>
      <w:bookmarkStart w:id="2095" w:name="_Toc300346572"/>
      <w:r>
        <w:t xml:space="preserve">Figura </w:t>
      </w:r>
      <w:fldSimple w:instr=" SEQ Figura \* ARABIC ">
        <w:r w:rsidR="004A59D6">
          <w:rPr>
            <w:noProof/>
          </w:rPr>
          <w:t>17</w:t>
        </w:r>
      </w:fldSimple>
      <w:bookmarkEnd w:id="2088"/>
      <w:r>
        <w:t>: Diagrama para  Ir al Siguiente Tramo</w:t>
      </w:r>
      <w:r w:rsidR="005B28B6">
        <w:t>.</w:t>
      </w:r>
      <w:bookmarkEnd w:id="2089"/>
      <w:bookmarkEnd w:id="2090"/>
      <w:bookmarkEnd w:id="2091"/>
      <w:bookmarkEnd w:id="2092"/>
      <w:bookmarkEnd w:id="2093"/>
      <w:bookmarkEnd w:id="2094"/>
      <w:bookmarkEnd w:id="2095"/>
    </w:p>
    <w:p w14:paraId="4295E922" w14:textId="304444EA" w:rsidR="00B37CFC" w:rsidRPr="00680A6E" w:rsidRDefault="00D96E41" w:rsidP="00680A6E">
      <w:pPr>
        <w:pStyle w:val="Heading1"/>
        <w:numPr>
          <w:ilvl w:val="2"/>
          <w:numId w:val="40"/>
        </w:numPr>
        <w:rPr>
          <w:sz w:val="36"/>
          <w:szCs w:val="52"/>
        </w:rPr>
      </w:pPr>
      <w:bookmarkStart w:id="2096" w:name="_Ref298954408"/>
      <w:bookmarkStart w:id="2097" w:name="_Toc300347729"/>
      <w:r w:rsidRPr="00680A6E">
        <w:rPr>
          <w:b w:val="0"/>
          <w:sz w:val="36"/>
          <w:szCs w:val="52"/>
        </w:rPr>
        <w:t>Gestión de conflictos</w:t>
      </w:r>
      <w:bookmarkEnd w:id="2096"/>
      <w:bookmarkEnd w:id="2097"/>
    </w:p>
    <w:p w14:paraId="5BCB18A5" w14:textId="5A63B403"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C16CF9">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r w:rsidR="004A59D6">
        <w:t xml:space="preserve">Figura </w:t>
      </w:r>
      <w:r w:rsidR="004A59D6">
        <w:rPr>
          <w:noProof/>
        </w:rPr>
        <w:t>18</w:t>
      </w:r>
      <w:r w:rsidR="001C00B8">
        <w:fldChar w:fldCharType="end"/>
      </w:r>
      <w:r w:rsidR="00B22AA3" w:rsidRPr="00686F69">
        <w:fldChar w:fldCharType="begin"/>
      </w:r>
      <w:r w:rsidR="00B22AA3" w:rsidRPr="00686F69">
        <w:instrText xml:space="preserve"> REF _Ref294392293 \h </w:instrText>
      </w:r>
      <w:r w:rsidR="00686F69">
        <w:instrText xml:space="preserve"> \* MERGEFORMAT </w:instrText>
      </w:r>
      <w:r w:rsidR="004A59D6" w:rsidRPr="00C16CF9">
        <w:rPr>
          <w:b/>
          <w:bCs/>
        </w:rPr>
        <w:instrText>Error! Reference source not found.</w:instrText>
      </w:r>
      <w:r w:rsidR="00B22AA3" w:rsidRPr="00686F69">
        <w:fldChar w:fldCharType="end"/>
      </w:r>
      <w:r>
        <w:t xml:space="preserve"> muestra las actividades involucradas en est</w:t>
      </w:r>
      <w:ins w:id="2098" w:author="Orion" w:date="2011-07-31T17:06:00Z">
        <w:r w:rsidR="00726EC3">
          <w:t>os</w:t>
        </w:r>
      </w:ins>
      <w:del w:id="2099"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197D693B" w14:textId="1FB182C8" w:rsidR="00BA2C6E" w:rsidRDefault="007801DA">
      <w:pPr>
        <w:spacing w:after="120"/>
        <w:jc w:val="both"/>
      </w:pPr>
      <w:r>
        <w:rPr>
          <w:noProof/>
          <w:lang w:eastAsia="es-ES" w:bidi="ar-SA"/>
        </w:rPr>
        <w:lastRenderedPageBreak/>
        <w:drawing>
          <wp:inline distT="0" distB="0" distL="0" distR="0" wp14:anchorId="1CA16077" wp14:editId="16A2B51C">
            <wp:extent cx="5717540" cy="4793615"/>
            <wp:effectExtent l="0" t="0" r="0" b="6985"/>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7540" cy="4793615"/>
                    </a:xfrm>
                    <a:prstGeom prst="rect">
                      <a:avLst/>
                    </a:prstGeom>
                    <a:noFill/>
                    <a:ln>
                      <a:noFill/>
                    </a:ln>
                  </pic:spPr>
                </pic:pic>
              </a:graphicData>
            </a:graphic>
          </wp:inline>
        </w:drawing>
      </w:r>
    </w:p>
    <w:p w14:paraId="230D04BD" w14:textId="3DFDB341" w:rsidR="00BA2C6E" w:rsidRDefault="00BA2C6E" w:rsidP="00D93325">
      <w:pPr>
        <w:pStyle w:val="Caption"/>
      </w:pPr>
      <w:bookmarkStart w:id="2100" w:name="_Ref300008302"/>
      <w:bookmarkStart w:id="2101" w:name="_Toc300051073"/>
      <w:bookmarkStart w:id="2102" w:name="_Toc300051446"/>
      <w:bookmarkStart w:id="2103" w:name="_Toc300051749"/>
      <w:bookmarkStart w:id="2104" w:name="_Toc300052359"/>
      <w:bookmarkStart w:id="2105" w:name="_Toc300052970"/>
      <w:bookmarkStart w:id="2106" w:name="_Toc300057808"/>
      <w:bookmarkStart w:id="2107" w:name="_Toc300346573"/>
      <w:r>
        <w:t xml:space="preserve">Figura </w:t>
      </w:r>
      <w:fldSimple w:instr=" SEQ Figura \* ARABIC ">
        <w:r w:rsidR="004A59D6">
          <w:rPr>
            <w:noProof/>
          </w:rPr>
          <w:t>18</w:t>
        </w:r>
      </w:fldSimple>
      <w:bookmarkEnd w:id="2100"/>
      <w:r>
        <w:t>:</w:t>
      </w:r>
      <w:r w:rsidRPr="007A2EFD">
        <w:t xml:space="preserve"> Diagrama de Actividad Evitar Conflicto</w:t>
      </w:r>
      <w:bookmarkEnd w:id="2101"/>
      <w:bookmarkEnd w:id="2102"/>
      <w:bookmarkEnd w:id="2103"/>
      <w:bookmarkEnd w:id="2104"/>
      <w:bookmarkEnd w:id="2105"/>
      <w:bookmarkEnd w:id="2106"/>
      <w:bookmarkEnd w:id="2107"/>
    </w:p>
    <w:p w14:paraId="5C91F2D5" w14:textId="11FCBCDB" w:rsidR="00B612F3" w:rsidRDefault="00B612F3" w:rsidP="00D93325">
      <w:pPr>
        <w:rPr>
          <w:rFonts w:cs="Times New Roman"/>
        </w:rPr>
      </w:pPr>
    </w:p>
    <w:p w14:paraId="40B8BD29" w14:textId="7EB6D3C1"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108" w:author="Orion" w:date="2011-07-31T17:46:00Z">
        <w:r w:rsidR="00531024">
          <w:t>StartMonitoringFlights</w:t>
        </w:r>
      </w:ins>
      <w:proofErr w:type="spellEnd"/>
      <w:del w:id="2109" w:author="Orion" w:date="2011-07-31T17:46:00Z">
        <w:r w:rsidR="000753FB" w:rsidRPr="00686F69" w:rsidDel="00531024">
          <w:delText>StartMonitori</w:delText>
        </w:r>
      </w:del>
      <w:del w:id="2110" w:author="Orion" w:date="2011-07-31T17:45:00Z">
        <w:r w:rsidR="000753FB" w:rsidRPr="00686F69" w:rsidDel="00531024">
          <w:delText>ze</w:delText>
        </w:r>
      </w:del>
      <w:del w:id="2111" w:author="Orion" w:date="2011-07-31T17:46:00Z">
        <w:r w:rsidR="000753FB" w:rsidRPr="00686F69" w:rsidDel="00531024">
          <w:delText>Flights</w:delText>
        </w:r>
      </w:del>
      <w:r w:rsidR="000753FB" w:rsidRPr="00686F69">
        <w:t>”</w:t>
      </w:r>
      <w:r w:rsidR="000753FB">
        <w:t xml:space="preserve">. Para esta labor, los controladores cuentan con sistemas de apoyo que comprueban las distancias entre los vuelos en su área de control. Estos sistemas </w:t>
      </w:r>
      <w:ins w:id="2112" w:author="Orion" w:date="2011-08-06T17:00:00Z">
        <w:r w:rsidR="00072995">
          <w:t>s</w:t>
        </w:r>
      </w:ins>
      <w:del w:id="2113" w:author="Orion" w:date="2011-08-06T17:00:00Z">
        <w:r w:rsidR="000753FB" w:rsidDel="00072995">
          <w:delText>c</w:delText>
        </w:r>
      </w:del>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114"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115" w:author="Orion" w:date="2011-07-31T17:46:00Z">
        <w:r w:rsidR="00531024">
          <w:t>StartMonitoringFlights</w:t>
        </w:r>
      </w:ins>
      <w:proofErr w:type="spellEnd"/>
      <w:del w:id="2116"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562E87C0" w:rsidR="00D0624F" w:rsidRPr="00686F69" w:rsidRDefault="00D0624F" w:rsidP="004C796F">
      <w:pPr>
        <w:spacing w:before="240" w:after="120"/>
        <w:ind w:firstLine="284"/>
        <w:jc w:val="both"/>
        <w:rPr>
          <w:ins w:id="2117" w:author="Orion" w:date="2011-06-21T17:17:00Z"/>
        </w:rPr>
      </w:pPr>
      <w:r>
        <w:t xml:space="preserve">Las siguientes secciones explican con mayor detalle algunas de las actividades involucradas en la gestión de conflictos. </w:t>
      </w:r>
      <w:r w:rsidRPr="00931712">
        <w:t xml:space="preserve">En concreto </w:t>
      </w:r>
      <w:ins w:id="2118" w:author="Orion" w:date="2011-07-31T17:02:00Z">
        <w:r w:rsidR="009D67A5" w:rsidRPr="00931712">
          <w:t xml:space="preserve">la </w:t>
        </w:r>
      </w:ins>
      <w:ins w:id="2119" w:author="Orion" w:date="2011-07-31T17:05:00Z">
        <w:r w:rsidR="009D67A5" w:rsidRPr="00931712">
          <w:t>S</w:t>
        </w:r>
      </w:ins>
      <w:ins w:id="2120" w:author="Orion" w:date="2011-07-31T17:02:00Z">
        <w:r w:rsidR="009D67A5" w:rsidRPr="00931712">
          <w:t>ección</w:t>
        </w:r>
      </w:ins>
      <w:ins w:id="2121"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122" w:author="Orion" w:date="2011-08-05T22:26:00Z">
        <w:r w:rsidR="004A59D6">
          <w:t>5.1.5.1</w:t>
        </w:r>
      </w:ins>
      <w:ins w:id="2123" w:author="Orion" w:date="2011-07-31T17:03:00Z">
        <w:r w:rsidR="009D67A5" w:rsidRPr="00931712">
          <w:fldChar w:fldCharType="end"/>
        </w:r>
      </w:ins>
      <w:ins w:id="2124" w:author="Orion" w:date="2011-07-31T17:02:00Z">
        <w:r w:rsidR="009D67A5" w:rsidRPr="00931712">
          <w:t xml:space="preserve"> trata la </w:t>
        </w:r>
        <w:r w:rsidR="009D67A5" w:rsidRPr="00931712">
          <w:rPr>
            <w:i/>
            <w:rPrChange w:id="2125" w:author="Orion" w:date="2011-07-31T17:07:00Z">
              <w:rPr/>
            </w:rPrChange>
          </w:rPr>
          <w:fldChar w:fldCharType="begin"/>
        </w:r>
        <w:r w:rsidR="009D67A5" w:rsidRPr="00931712">
          <w:rPr>
            <w:i/>
            <w:rPrChange w:id="2126" w:author="Orion" w:date="2011-07-31T17:07:00Z">
              <w:rPr/>
            </w:rPrChange>
          </w:rPr>
          <w:instrText xml:space="preserve"> REF _Ref299895106 \h </w:instrText>
        </w:r>
      </w:ins>
      <w:r w:rsidR="00931712" w:rsidRPr="00931712">
        <w:rPr>
          <w:i/>
          <w:rPrChange w:id="2127" w:author="Orion" w:date="2011-07-31T17:07:00Z">
            <w:rPr/>
          </w:rPrChange>
        </w:rPr>
        <w:instrText xml:space="preserve"> \* MERGEFORMAT </w:instrText>
      </w:r>
      <w:r w:rsidR="009D67A5" w:rsidRPr="00931712">
        <w:rPr>
          <w:i/>
          <w:rPrChange w:id="2128" w:author="Orion" w:date="2011-07-31T17:07:00Z">
            <w:rPr>
              <w:i/>
            </w:rPr>
          </w:rPrChange>
        </w:rPr>
      </w:r>
      <w:r w:rsidR="009D67A5" w:rsidRPr="00931712">
        <w:rPr>
          <w:i/>
          <w:rPrChange w:id="2129" w:author="Orion" w:date="2011-07-31T17:07:00Z">
            <w:rPr/>
          </w:rPrChange>
        </w:rPr>
        <w:fldChar w:fldCharType="separate"/>
      </w:r>
      <w:ins w:id="2130" w:author="Orion" w:date="2011-08-05T22:26:00Z">
        <w:r w:rsidR="004A59D6" w:rsidRPr="004A59D6">
          <w:rPr>
            <w:i/>
            <w:rPrChange w:id="2131" w:author="Orion" w:date="2011-08-05T22:26:00Z">
              <w:rPr>
                <w:b/>
                <w:sz w:val="28"/>
                <w:szCs w:val="52"/>
              </w:rPr>
            </w:rPrChange>
          </w:rPr>
          <w:t>Detección de conflictos</w:t>
        </w:r>
      </w:ins>
      <w:ins w:id="2132" w:author="Orion" w:date="2011-07-31T17:02:00Z">
        <w:r w:rsidR="009D67A5" w:rsidRPr="00931712">
          <w:rPr>
            <w:i/>
            <w:rPrChange w:id="2133" w:author="Orion" w:date="2011-07-31T17:07:00Z">
              <w:rPr/>
            </w:rPrChange>
          </w:rPr>
          <w:fldChar w:fldCharType="end"/>
        </w:r>
      </w:ins>
      <w:ins w:id="2134" w:author="Orion" w:date="2011-07-31T17:06:00Z">
        <w:r w:rsidR="00931712" w:rsidRPr="00931712">
          <w:t xml:space="preserve">, </w:t>
        </w:r>
        <w:r w:rsidR="00410D6E">
          <w:t>la</w:t>
        </w:r>
        <w:r w:rsidR="00931712" w:rsidRPr="00931712">
          <w:t xml:space="preserve"> </w:t>
        </w:r>
      </w:ins>
      <w:ins w:id="2135" w:author="Orion" w:date="2011-07-31T17:07:00Z">
        <w:r w:rsidR="00931712">
          <w:t>S</w:t>
        </w:r>
      </w:ins>
      <w:ins w:id="2136" w:author="Orion" w:date="2011-07-31T17:06:00Z">
        <w:r w:rsidR="00931712" w:rsidRPr="00931712">
          <w:t>ección</w:t>
        </w:r>
      </w:ins>
      <w:ins w:id="2137" w:author="Orion" w:date="2011-08-06T17:03:00Z">
        <w:r w:rsidR="00072995">
          <w:t xml:space="preserve"> </w:t>
        </w:r>
        <w:r w:rsidR="00072995">
          <w:fldChar w:fldCharType="begin"/>
        </w:r>
        <w:r w:rsidR="00072995">
          <w:instrText xml:space="preserve"> REF _Ref300413533 \r \h </w:instrText>
        </w:r>
      </w:ins>
      <w:r w:rsidR="00072995">
        <w:fldChar w:fldCharType="separate"/>
      </w:r>
      <w:ins w:id="2138" w:author="Orion" w:date="2011-08-06T17:04:00Z">
        <w:r w:rsidR="00C51340">
          <w:t>5.1.5.2</w:t>
        </w:r>
      </w:ins>
      <w:ins w:id="2139" w:author="Orion" w:date="2011-08-06T17:03:00Z">
        <w:r w:rsidR="00072995">
          <w:fldChar w:fldCharType="end"/>
        </w:r>
      </w:ins>
      <w:ins w:id="2140" w:author="Orion" w:date="2011-07-31T17:06:00Z">
        <w:r w:rsidR="00931712" w:rsidRPr="00931712">
          <w:t xml:space="preserve"> habla </w:t>
        </w:r>
      </w:ins>
      <w:ins w:id="2141" w:author="Orion" w:date="2011-07-31T17:07:00Z">
        <w:r w:rsidR="00931712" w:rsidRPr="00931712">
          <w:t xml:space="preserve">de la </w:t>
        </w:r>
      </w:ins>
      <w:ins w:id="2142" w:author="Orion" w:date="2011-08-06T17:03:00Z">
        <w:r w:rsidR="00072995" w:rsidRPr="00072995">
          <w:rPr>
            <w:i/>
            <w:rPrChange w:id="2143" w:author="Orion" w:date="2011-08-06T17:03:00Z">
              <w:rPr/>
            </w:rPrChange>
          </w:rPr>
          <w:fldChar w:fldCharType="begin"/>
        </w:r>
        <w:r w:rsidR="00072995" w:rsidRPr="00072995">
          <w:rPr>
            <w:i/>
            <w:rPrChange w:id="2144" w:author="Orion" w:date="2011-08-06T17:03:00Z">
              <w:rPr/>
            </w:rPrChange>
          </w:rPr>
          <w:instrText xml:space="preserve"> REF _Ref300413541 \h </w:instrText>
        </w:r>
      </w:ins>
      <w:r w:rsidR="00072995">
        <w:rPr>
          <w:i/>
        </w:rPr>
        <w:instrText xml:space="preserve"> \* MERGEFORMAT </w:instrText>
      </w:r>
      <w:r w:rsidR="00072995" w:rsidRPr="00072995">
        <w:rPr>
          <w:i/>
          <w:rPrChange w:id="2145" w:author="Orion" w:date="2011-08-06T17:03:00Z">
            <w:rPr>
              <w:i/>
            </w:rPr>
          </w:rPrChange>
        </w:rPr>
      </w:r>
      <w:r w:rsidR="00072995" w:rsidRPr="00072995">
        <w:rPr>
          <w:i/>
          <w:rPrChange w:id="2146" w:author="Orion" w:date="2011-08-06T17:03:00Z">
            <w:rPr/>
          </w:rPrChange>
        </w:rPr>
        <w:fldChar w:fldCharType="separate"/>
      </w:r>
      <w:ins w:id="2147" w:author="Orion" w:date="2011-08-06T17:03:00Z">
        <w:r w:rsidR="00072995" w:rsidRPr="00072995">
          <w:rPr>
            <w:i/>
            <w:sz w:val="28"/>
            <w:szCs w:val="28"/>
            <w:rPrChange w:id="2148" w:author="Orion" w:date="2011-08-06T17:03:00Z">
              <w:rPr>
                <w:sz w:val="28"/>
                <w:szCs w:val="28"/>
              </w:rPr>
            </w:rPrChange>
          </w:rPr>
          <w:t>Generación y comunicación de órdenes</w:t>
        </w:r>
        <w:r w:rsidR="00072995" w:rsidRPr="00072995">
          <w:rPr>
            <w:i/>
            <w:rPrChange w:id="2149" w:author="Orion" w:date="2011-08-06T17:03:00Z">
              <w:rPr/>
            </w:rPrChange>
          </w:rPr>
          <w:fldChar w:fldCharType="end"/>
        </w:r>
      </w:ins>
      <w:ins w:id="2150" w:author="Orion" w:date="2011-07-31T17:07:00Z">
        <w:r w:rsidR="00931712" w:rsidRPr="00931712">
          <w:t xml:space="preserve">, mientras que la Sección </w:t>
        </w:r>
      </w:ins>
      <w:ins w:id="2151"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152" w:author="Orion" w:date="2011-08-05T22:26:00Z">
        <w:r w:rsidR="004A59D6">
          <w:t>5.1.5.3</w:t>
        </w:r>
      </w:ins>
      <w:ins w:id="2153" w:author="Orion" w:date="2011-07-31T17:03:00Z">
        <w:r w:rsidR="009D67A5" w:rsidRPr="00931712">
          <w:fldChar w:fldCharType="end"/>
        </w:r>
      </w:ins>
      <w:ins w:id="2154" w:author="Orion" w:date="2011-07-31T17:07:00Z">
        <w:r w:rsidR="00931712" w:rsidRPr="00931712">
          <w:t xml:space="preserve"> se ocupa de la </w:t>
        </w:r>
      </w:ins>
      <w:ins w:id="2155" w:author="Orion" w:date="2011-07-31T17:03:00Z">
        <w:r w:rsidR="009D67A5" w:rsidRPr="00931712">
          <w:rPr>
            <w:i/>
            <w:rPrChange w:id="2156" w:author="Orion" w:date="2011-07-31T17:08:00Z">
              <w:rPr/>
            </w:rPrChange>
          </w:rPr>
          <w:fldChar w:fldCharType="begin"/>
        </w:r>
        <w:r w:rsidR="009D67A5" w:rsidRPr="00931712">
          <w:rPr>
            <w:i/>
            <w:rPrChange w:id="2157" w:author="Orion" w:date="2011-07-31T17:08:00Z">
              <w:rPr/>
            </w:rPrChange>
          </w:rPr>
          <w:instrText xml:space="preserve"> REF _Ref299895141 \h </w:instrText>
        </w:r>
      </w:ins>
      <w:r w:rsidR="00931712" w:rsidRPr="00931712">
        <w:rPr>
          <w:i/>
          <w:rPrChange w:id="2158" w:author="Orion" w:date="2011-07-31T17:08:00Z">
            <w:rPr/>
          </w:rPrChange>
        </w:rPr>
        <w:instrText xml:space="preserve"> \* MERGEFORMAT </w:instrText>
      </w:r>
      <w:r w:rsidR="009D67A5" w:rsidRPr="00931712">
        <w:rPr>
          <w:i/>
          <w:rPrChange w:id="2159" w:author="Orion" w:date="2011-07-31T17:08:00Z">
            <w:rPr>
              <w:i/>
            </w:rPr>
          </w:rPrChange>
        </w:rPr>
      </w:r>
      <w:r w:rsidR="009D67A5" w:rsidRPr="00931712">
        <w:rPr>
          <w:i/>
          <w:rPrChange w:id="2160" w:author="Orion" w:date="2011-07-31T17:08:00Z">
            <w:rPr/>
          </w:rPrChange>
        </w:rPr>
        <w:fldChar w:fldCharType="separate"/>
      </w:r>
      <w:ins w:id="2161" w:author="Orion" w:date="2011-08-05T22:26:00Z">
        <w:r w:rsidR="004A59D6" w:rsidRPr="004A59D6">
          <w:rPr>
            <w:i/>
            <w:rPrChange w:id="2162" w:author="Orion" w:date="2011-08-05T22:26:00Z">
              <w:rPr>
                <w:b/>
                <w:sz w:val="28"/>
                <w:szCs w:val="52"/>
              </w:rPr>
            </w:rPrChange>
          </w:rPr>
          <w:t>Ejecución de órdenes</w:t>
        </w:r>
      </w:ins>
      <w:ins w:id="2163" w:author="Orion" w:date="2011-07-31T17:03:00Z">
        <w:r w:rsidR="009D67A5" w:rsidRPr="00931712">
          <w:rPr>
            <w:i/>
            <w:rPrChange w:id="2164" w:author="Orion" w:date="2011-07-31T17:08:00Z">
              <w:rPr/>
            </w:rPrChange>
          </w:rPr>
          <w:fldChar w:fldCharType="end"/>
        </w:r>
      </w:ins>
      <w:ins w:id="2165"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166" w:name="_Ref299895106"/>
      <w:bookmarkStart w:id="2167" w:name="_Ref299895155"/>
      <w:bookmarkStart w:id="2168" w:name="_Toc300347730"/>
      <w:r>
        <w:rPr>
          <w:b w:val="0"/>
          <w:sz w:val="28"/>
          <w:szCs w:val="52"/>
        </w:rPr>
        <w:t>Detección de conflictos</w:t>
      </w:r>
      <w:bookmarkEnd w:id="2166"/>
      <w:bookmarkEnd w:id="2167"/>
      <w:bookmarkEnd w:id="2168"/>
    </w:p>
    <w:p w14:paraId="07BCC117" w14:textId="2F09DB6B" w:rsidR="00E12DF2" w:rsidRDefault="00E12DF2" w:rsidP="00D93325">
      <w:pPr>
        <w:pStyle w:val="BodyText"/>
        <w:jc w:val="both"/>
        <w:rPr>
          <w:i/>
          <w:iCs/>
        </w:rPr>
      </w:pPr>
      <w:r>
        <w:t xml:space="preserve">Cuando la aplicación </w:t>
      </w:r>
      <w:ins w:id="2169" w:author="Orion" w:date="2011-08-06T17:05:00Z">
        <w:r w:rsidR="00C51340">
          <w:t xml:space="preserve">iniciada por la tarea </w:t>
        </w:r>
      </w:ins>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8C1551">
        <w:t xml:space="preserve">Figura </w:t>
      </w:r>
      <w:r w:rsidR="008C1551">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2170" w:name="_Ref300008580"/>
      <w:bookmarkStart w:id="2171" w:name="_Toc300051074"/>
      <w:bookmarkStart w:id="2172" w:name="_Toc300051447"/>
      <w:bookmarkStart w:id="2173" w:name="_Toc300051750"/>
      <w:bookmarkStart w:id="2174" w:name="_Toc300052360"/>
      <w:bookmarkStart w:id="2175" w:name="_Toc300052971"/>
      <w:bookmarkStart w:id="2176" w:name="_Toc300057809"/>
      <w:bookmarkStart w:id="2177" w:name="_Toc300346574"/>
      <w:r>
        <w:t xml:space="preserve">Figura </w:t>
      </w:r>
      <w:fldSimple w:instr=" SEQ Figura \* ARABIC ">
        <w:r w:rsidR="004A59D6">
          <w:rPr>
            <w:noProof/>
          </w:rPr>
          <w:t>19</w:t>
        </w:r>
      </w:fldSimple>
      <w:bookmarkEnd w:id="2170"/>
      <w:r w:rsidRPr="00A95AF0">
        <w:t>: Comprobación de Nuevo Conflicto.</w:t>
      </w:r>
      <w:bookmarkEnd w:id="2171"/>
      <w:bookmarkEnd w:id="2172"/>
      <w:bookmarkEnd w:id="2173"/>
      <w:bookmarkEnd w:id="2174"/>
      <w:bookmarkEnd w:id="2175"/>
      <w:bookmarkEnd w:id="2176"/>
      <w:bookmarkEnd w:id="2177"/>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178" w:name="_Toc300347731"/>
      <w:bookmarkStart w:id="2179" w:name="_Ref300413533"/>
      <w:bookmarkStart w:id="2180" w:name="_Ref300413541"/>
      <w:r w:rsidRPr="00D93325">
        <w:rPr>
          <w:b w:val="0"/>
          <w:sz w:val="28"/>
          <w:szCs w:val="28"/>
        </w:rPr>
        <w:t>Generación y comunicación de órdenes</w:t>
      </w:r>
      <w:bookmarkEnd w:id="2178"/>
      <w:bookmarkEnd w:id="2179"/>
      <w:bookmarkEnd w:id="2180"/>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4A59D6">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181" w:author="Orion" w:date="2011-07-31T17:35:00Z">
        <w:r w:rsidR="004D73B7">
          <w:t>ad hoc</w:t>
        </w:r>
      </w:ins>
      <w:del w:id="2182"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w:t>
      </w:r>
      <w:r w:rsidR="00415F96" w:rsidRPr="00686F69">
        <w:lastRenderedPageBreak/>
        <w:t xml:space="preserve">decisiones e instrucciones que llevan a cabo </w:t>
      </w:r>
      <w:r w:rsidR="006A53B9">
        <w:t>para seguir el plan de vuelo</w:t>
      </w:r>
      <w:r w:rsidR="00415F96" w:rsidRPr="00686F69">
        <w:t>.</w:t>
      </w:r>
    </w:p>
    <w:p w14:paraId="3CFED013" w14:textId="535503FF"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4A59D6">
        <w:t>4.1.2</w:t>
      </w:r>
      <w:r>
        <w:fldChar w:fldCharType="end"/>
      </w:r>
      <w:r>
        <w:t xml:space="preserve">) y las normas de vuelo (ver Sección </w:t>
      </w:r>
      <w:ins w:id="2183" w:author="Orion" w:date="2011-08-06T21:12:00Z">
        <w:r w:rsidR="00B8653C">
          <w:fldChar w:fldCharType="begin"/>
        </w:r>
        <w:r w:rsidR="00B8653C">
          <w:instrText xml:space="preserve"> REF _Ref300347185 \r \h </w:instrText>
        </w:r>
      </w:ins>
      <w:r w:rsidR="00B8653C">
        <w:fldChar w:fldCharType="separate"/>
      </w:r>
      <w:ins w:id="2184" w:author="Orion" w:date="2011-08-06T21:12:00Z">
        <w:r w:rsidR="00B8653C">
          <w:t>4.1.4</w:t>
        </w:r>
        <w:r w:rsidR="00B8653C">
          <w:fldChar w:fldCharType="end"/>
        </w:r>
      </w:ins>
      <w:r>
        <w:t>). Con estas modificaciones se trata de recuperar las distancias de seguridad y alejar la posibilidad de</w:t>
      </w:r>
      <w:r w:rsidR="00EB0885" w:rsidRPr="00686F69">
        <w:t xml:space="preserve"> colisión.</w:t>
      </w:r>
    </w:p>
    <w:p w14:paraId="394058FF" w14:textId="245F61BF" w:rsidR="0053403E" w:rsidRDefault="009F675E" w:rsidP="00B82FC8">
      <w:pPr>
        <w:pStyle w:val="Caption"/>
        <w:rPr>
          <w:rFonts w:cs="Times New Roman"/>
        </w:rPr>
      </w:pPr>
      <w:bookmarkStart w:id="2185" w:name="_Ref296441630"/>
      <w:bookmarkStart w:id="2186" w:name="_Toc299483446"/>
      <w:bookmarkStart w:id="2187" w:name="_Toc300051075"/>
      <w:bookmarkStart w:id="2188" w:name="_Toc300051448"/>
      <w:bookmarkStart w:id="2189" w:name="_Toc300051751"/>
      <w:bookmarkStart w:id="2190" w:name="_Toc300052361"/>
      <w:bookmarkStart w:id="2191" w:name="_Toc300052972"/>
      <w:bookmarkStart w:id="2192" w:name="_Toc300057810"/>
      <w:bookmarkStart w:id="2193" w:name="_Toc300346575"/>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r w:rsidR="004A59D6">
          <w:rPr>
            <w:noProof/>
          </w:rPr>
          <w:t>20</w:t>
        </w:r>
      </w:fldSimple>
      <w:bookmarkEnd w:id="2185"/>
      <w:r w:rsidR="00001A1C">
        <w:t>: Creación de las Ordenes</w:t>
      </w:r>
      <w:r w:rsidR="006A53B9">
        <w:t>.</w:t>
      </w:r>
      <w:bookmarkEnd w:id="2186"/>
      <w:bookmarkEnd w:id="2187"/>
      <w:bookmarkEnd w:id="2188"/>
      <w:bookmarkEnd w:id="2189"/>
      <w:bookmarkEnd w:id="2190"/>
      <w:bookmarkEnd w:id="2191"/>
      <w:bookmarkEnd w:id="2192"/>
      <w:bookmarkEnd w:id="2193"/>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194"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4A59D6">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2195" w:name="_Ref299895138"/>
      <w:bookmarkStart w:id="2196" w:name="_Ref299895141"/>
      <w:bookmarkStart w:id="2197" w:name="_Toc300347732"/>
      <w:r>
        <w:rPr>
          <w:b w:val="0"/>
          <w:sz w:val="28"/>
          <w:szCs w:val="52"/>
        </w:rPr>
        <w:t>Ejecución de órdenes</w:t>
      </w:r>
      <w:bookmarkEnd w:id="2195"/>
      <w:bookmarkEnd w:id="2196"/>
      <w:bookmarkEnd w:id="2197"/>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4A59D6">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6100B691"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del w:id="2198" w:author="Orion" w:date="2011-08-06T22:37:00Z">
        <w:r w:rsidDel="00611112">
          <w:delText>completa</w:delText>
        </w:r>
        <w:r w:rsidR="00E24358" w:rsidDel="00611112">
          <w:delText xml:space="preserve"> </w:delText>
        </w:r>
      </w:del>
      <w:ins w:id="2199" w:author="Orion" w:date="2011-08-06T22:37:00Z">
        <w:r w:rsidR="00611112">
          <w:t xml:space="preserve">inicia </w:t>
        </w:r>
      </w:ins>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ins w:id="2200" w:author="Orion" w:date="2011-08-06T22:35:00Z">
        <w:r w:rsidR="00CC706B">
          <w:t xml:space="preserve">es decir, </w:t>
        </w:r>
      </w:ins>
      <w:ins w:id="2201" w:author="Orion" w:date="2011-08-06T22:36:00Z">
        <w:r w:rsidR="00CC706B">
          <w:t>cuando</w:t>
        </w:r>
      </w:ins>
      <w:ins w:id="2202" w:author="Orion" w:date="2011-08-06T22:35:00Z">
        <w:r w:rsidR="00CC706B">
          <w:t xml:space="preserve"> el hecho “</w:t>
        </w:r>
        <w:proofErr w:type="spellStart"/>
        <w:r w:rsidR="00CC706B">
          <w:t>OrderFinished</w:t>
        </w:r>
        <w:proofErr w:type="spellEnd"/>
        <w:r w:rsidR="00CC706B">
          <w:t>” ha sido</w:t>
        </w:r>
      </w:ins>
      <w:ins w:id="2203" w:author="Orion" w:date="2011-08-06T22:36:00Z">
        <w:r w:rsidR="00CC706B">
          <w:t xml:space="preserve"> </w:t>
        </w:r>
      </w:ins>
      <w:r w:rsidR="00E24358">
        <w:t>genera</w:t>
      </w:r>
      <w:r w:rsidR="00B35374">
        <w:t>n</w:t>
      </w:r>
      <w:r w:rsidR="00E24358">
        <w:t>do</w:t>
      </w:r>
      <w:del w:id="2204" w:author="Orion" w:date="2011-08-06T22:36:00Z">
        <w:r w:rsidR="00B35374" w:rsidDel="00CC706B">
          <w:delText xml:space="preserve"> entonces</w:delText>
        </w:r>
        <w:r w:rsidR="00E24358" w:rsidDel="00CC706B">
          <w:delText xml:space="preserve"> </w:delText>
        </w:r>
      </w:del>
      <w:del w:id="2205" w:author="Orion" w:date="2011-08-06T22:35:00Z">
        <w:r w:rsidR="00E24358" w:rsidDel="00CC706B">
          <w:delText>el hecho “OrderFinished”</w:delText>
        </w:r>
      </w:del>
      <w:r w:rsidR="00E24358">
        <w:t>.</w:t>
      </w:r>
      <w:r w:rsidR="00B83D06">
        <w:t xml:space="preserve"> </w:t>
      </w:r>
      <w:del w:id="2206" w:author="Orion" w:date="2011-08-06T22:38:00Z">
        <w:r w:rsidR="00B35374" w:rsidDel="00611112">
          <w:delText xml:space="preserve">También </w:delText>
        </w:r>
      </w:del>
      <w:ins w:id="2207" w:author="Orion" w:date="2011-08-06T22:38:00Z">
        <w:r w:rsidR="00611112">
          <w:t>Su función es</w:t>
        </w:r>
      </w:ins>
      <w:del w:id="2208" w:author="Orion" w:date="2011-08-06T22:38:00Z">
        <w:r w:rsidR="00B35374" w:rsidRPr="00686F69" w:rsidDel="00611112">
          <w:delText>se encarga de</w:delText>
        </w:r>
      </w:del>
      <w:r w:rsidR="00B35374" w:rsidRPr="00686F69">
        <w:t xml:space="preserve"> comunicar al controlador que las </w:t>
      </w:r>
      <w:del w:id="2209" w:author="Orion" w:date="2011-08-06T22:39:00Z">
        <w:r w:rsidR="00B35374" w:rsidDel="00611112">
          <w:delText>órdenes</w:delText>
        </w:r>
        <w:r w:rsidR="00B35374" w:rsidRPr="00686F69" w:rsidDel="00611112">
          <w:delText xml:space="preserve"> </w:delText>
        </w:r>
      </w:del>
      <w:ins w:id="2210" w:author="Orion" w:date="2011-08-06T22:39:00Z">
        <w:r w:rsidR="00611112">
          <w:t>acciones</w:t>
        </w:r>
        <w:r w:rsidR="00611112" w:rsidRPr="00686F69">
          <w:t xml:space="preserve"> </w:t>
        </w:r>
      </w:ins>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BA85B21" w:rsidR="00B83D06" w:rsidRPr="00686F69" w:rsidDel="00611112" w:rsidRDefault="00B35374" w:rsidP="00594DBF">
      <w:pPr>
        <w:pStyle w:val="ListParagraph"/>
        <w:numPr>
          <w:ilvl w:val="0"/>
          <w:numId w:val="41"/>
        </w:numPr>
        <w:spacing w:before="120" w:after="120"/>
        <w:ind w:left="641" w:hanging="357"/>
        <w:jc w:val="both"/>
        <w:rPr>
          <w:del w:id="2211" w:author="Orion" w:date="2011-08-06T22:41:00Z"/>
        </w:rPr>
      </w:pPr>
      <w:del w:id="2212" w:author="Orion" w:date="2011-08-06T22:41:00Z">
        <w:r w:rsidRPr="00594DBF" w:rsidDel="00611112">
          <w:rPr>
            <w:i/>
          </w:rPr>
          <w:delText>E</w:delText>
        </w:r>
        <w:r w:rsidR="00B83D06" w:rsidRPr="00594DBF" w:rsidDel="00611112">
          <w:rPr>
            <w:i/>
          </w:rPr>
          <w:delText>l piloto ha completado entero el tramo solicitado por el controlador</w:delText>
        </w:r>
        <w:r w:rsidR="00B83D06" w:rsidRPr="00686F69" w:rsidDel="00611112">
          <w:delText>. En este caso se proceder</w:delText>
        </w:r>
        <w:r w:rsidR="00BF39F4" w:rsidRPr="00686F69" w:rsidDel="00611112">
          <w:delText>á</w:delText>
        </w:r>
        <w:r w:rsidR="00B83D06" w:rsidRPr="00686F69" w:rsidDel="00611112">
          <w:delText xml:space="preserve"> a establecer como siguiente tramo</w:delText>
        </w:r>
        <w:r w:rsidR="00517C4B" w:rsidRPr="00686F69" w:rsidDel="00611112">
          <w:delText>, “Fl</w:delText>
        </w:r>
        <w:r w:rsidR="00534D79" w:rsidRPr="00686F69" w:rsidDel="00611112">
          <w:delText>i</w:delText>
        </w:r>
        <w:r w:rsidR="00517C4B" w:rsidRPr="00686F69" w:rsidDel="00611112">
          <w:delText>ght Leg”,</w:delText>
        </w:r>
        <w:r w:rsidR="00B83D06" w:rsidRPr="00686F69" w:rsidDel="00611112">
          <w:delText xml:space="preserve"> el que se estaba llevando a cabo antes de que se detectara el conflicto</w:delText>
        </w:r>
        <w:r w:rsidDel="00611112">
          <w:delText>. Éste fue almacenado en el hecho</w:delText>
        </w:r>
        <w:r w:rsidR="00517C4B" w:rsidRPr="00686F69" w:rsidDel="00611112">
          <w:delText xml:space="preserve"> “OrderOldLeg”</w:delText>
        </w:r>
        <w:r w:rsidR="00B83D06" w:rsidRPr="00686F69" w:rsidDel="00611112">
          <w:delText>.</w:delText>
        </w:r>
        <w:r w:rsidR="00656399" w:rsidRPr="00686F69" w:rsidDel="00611112">
          <w:delText xml:space="preserve"> </w:delText>
        </w:r>
        <w:r w:rsidDel="00611112">
          <w:delText xml:space="preserve">El piloto también genera la indicación </w:delText>
        </w:r>
        <w:r w:rsidRPr="00686F69" w:rsidDel="00611112">
          <w:delText>“StartLegChecker”</w:delText>
        </w:r>
        <w:r w:rsidR="000251CD" w:rsidDel="00611112">
          <w:delText xml:space="preserve"> para que se reinicie</w:delText>
        </w:r>
        <w:r w:rsidR="00656399" w:rsidRPr="00686F69" w:rsidDel="00611112">
          <w:delText xml:space="preserve"> la aplicación </w:delText>
        </w:r>
        <w:r w:rsidR="000251CD" w:rsidDel="00611112">
          <w:delText>de</w:delText>
        </w:r>
        <w:r w:rsidR="00656399" w:rsidRPr="00686F69" w:rsidDel="00611112">
          <w:delText xml:space="preserve"> compr</w:delText>
        </w:r>
        <w:r w:rsidR="000251CD" w:rsidDel="00611112">
          <w:delText>o</w:delText>
        </w:r>
        <w:r w:rsidR="00656399" w:rsidRPr="00686F69" w:rsidDel="00611112">
          <w:delText>ba</w:delText>
        </w:r>
        <w:r w:rsidR="000251CD" w:rsidDel="00611112">
          <w:delText>ción de tramos con</w:delText>
        </w:r>
        <w:r w:rsidR="00656399" w:rsidRPr="00686F69" w:rsidDel="00611112">
          <w:delText xml:space="preserve"> el nuevo tramo.</w:delText>
        </w:r>
      </w:del>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301AB8B9" w:rsidR="00B83D06" w:rsidRPr="00686F69" w:rsidRDefault="00B35374" w:rsidP="00594DBF">
      <w:pPr>
        <w:pStyle w:val="ListParagraph"/>
        <w:numPr>
          <w:ilvl w:val="0"/>
          <w:numId w:val="41"/>
        </w:numPr>
        <w:spacing w:before="120" w:after="120"/>
        <w:ind w:left="641" w:hanging="357"/>
        <w:jc w:val="both"/>
      </w:pPr>
      <w:r w:rsidRPr="00594DBF">
        <w:rPr>
          <w:i/>
        </w:rPr>
        <w:lastRenderedPageBreak/>
        <w:t>Se</w:t>
      </w:r>
      <w:r w:rsidR="00534D79" w:rsidRPr="00594DBF">
        <w:rPr>
          <w:i/>
        </w:rPr>
        <w:t xml:space="preserve"> ha detectado un nuevo conflicto</w:t>
      </w:r>
      <w:r w:rsidR="00534D79" w:rsidRPr="00686F69">
        <w:t xml:space="preserve">. En este caso no se </w:t>
      </w:r>
      <w:del w:id="2213" w:author="Orion" w:date="2011-08-06T22:32:00Z">
        <w:r w:rsidR="00594DBF" w:rsidDel="00EA28AE">
          <w:delText>reestablece</w:delText>
        </w:r>
      </w:del>
      <w:ins w:id="2214" w:author="Orion" w:date="2011-08-06T22:32:00Z">
        <w:r w:rsidR="00EA28AE">
          <w:t>restablece</w:t>
        </w:r>
      </w:ins>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7A35AFB4" w:rsidR="00FC0552" w:rsidRPr="00686F69" w:rsidRDefault="00973F4A" w:rsidP="000F05DA">
      <w:pPr>
        <w:pStyle w:val="Caption"/>
      </w:pPr>
      <w:bookmarkStart w:id="2215" w:name="_Ref296442261"/>
      <w:bookmarkStart w:id="2216" w:name="_Ref297129914"/>
      <w:bookmarkStart w:id="2217" w:name="_Toc299483447"/>
      <w:bookmarkStart w:id="2218" w:name="_Toc300051076"/>
      <w:bookmarkStart w:id="2219" w:name="_Toc300051449"/>
      <w:bookmarkStart w:id="2220" w:name="_Toc300051752"/>
      <w:bookmarkStart w:id="2221" w:name="_Toc300052362"/>
      <w:bookmarkStart w:id="2222" w:name="_Toc300052973"/>
      <w:bookmarkStart w:id="2223" w:name="_Toc300057811"/>
      <w:bookmarkStart w:id="2224" w:name="_Toc300346576"/>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r w:rsidR="004A59D6">
          <w:rPr>
            <w:noProof/>
          </w:rPr>
          <w:t>21</w:t>
        </w:r>
      </w:fldSimple>
      <w:bookmarkEnd w:id="2215"/>
      <w:r w:rsidR="00011CB0">
        <w:t>: Interacción Controlador-Piloto</w:t>
      </w:r>
      <w:r w:rsidR="00EC5D9F">
        <w:t xml:space="preserve"> traspaso de Ordenes</w:t>
      </w:r>
      <w:bookmarkEnd w:id="2216"/>
      <w:r w:rsidR="000251CD">
        <w:t>.</w:t>
      </w:r>
      <w:bookmarkEnd w:id="2217"/>
      <w:bookmarkEnd w:id="2218"/>
      <w:bookmarkEnd w:id="2219"/>
      <w:bookmarkEnd w:id="2220"/>
      <w:bookmarkEnd w:id="2221"/>
      <w:bookmarkEnd w:id="2222"/>
      <w:bookmarkEnd w:id="2223"/>
      <w:bookmarkEnd w:id="2224"/>
    </w:p>
    <w:p w14:paraId="5ED11A0A" w14:textId="78A28BFE" w:rsidR="00FC0552" w:rsidRDefault="00A7256D" w:rsidP="00F852B2">
      <w:pPr>
        <w:pStyle w:val="Caption"/>
        <w:rPr>
          <w:rFonts w:cs="Times New Roman"/>
        </w:rPr>
      </w:pPr>
      <w:bookmarkStart w:id="2225" w:name="_Ref296534126"/>
      <w:bookmarkStart w:id="2226" w:name="_Ref296536077"/>
      <w:bookmarkStart w:id="2227" w:name="_Toc299483448"/>
      <w:bookmarkStart w:id="2228" w:name="_Toc300051077"/>
      <w:bookmarkStart w:id="2229" w:name="_Toc300051450"/>
      <w:bookmarkStart w:id="2230" w:name="_Toc300051753"/>
      <w:bookmarkStart w:id="2231" w:name="_Toc300052363"/>
      <w:bookmarkStart w:id="2232" w:name="_Toc300052974"/>
      <w:bookmarkStart w:id="2233" w:name="_Toc300057812"/>
      <w:bookmarkStart w:id="2234" w:name="_Toc300346577"/>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r w:rsidR="004A59D6">
          <w:rPr>
            <w:noProof/>
          </w:rPr>
          <w:t>22</w:t>
        </w:r>
      </w:fldSimple>
      <w:bookmarkEnd w:id="2225"/>
      <w:bookmarkEnd w:id="2226"/>
      <w:r w:rsidR="00011CB0">
        <w:t>: Piloto Obedeciendo una Orden</w:t>
      </w:r>
      <w:r w:rsidR="000251CD">
        <w:t>.</w:t>
      </w:r>
      <w:bookmarkEnd w:id="2227"/>
      <w:bookmarkEnd w:id="2228"/>
      <w:bookmarkEnd w:id="2229"/>
      <w:bookmarkEnd w:id="2230"/>
      <w:bookmarkEnd w:id="2231"/>
      <w:bookmarkEnd w:id="2232"/>
      <w:bookmarkEnd w:id="2233"/>
      <w:bookmarkEnd w:id="2234"/>
    </w:p>
    <w:p w14:paraId="7322EE47" w14:textId="0EE17601" w:rsidR="00001A1C" w:rsidRDefault="00B57D77" w:rsidP="004D73B7">
      <w:pPr>
        <w:pStyle w:val="Caption"/>
        <w:rPr>
          <w:rFonts w:cs="Times New Roman"/>
        </w:rPr>
      </w:pPr>
      <w:bookmarkStart w:id="2235" w:name="_Ref296441855"/>
      <w:bookmarkStart w:id="2236" w:name="_Toc300051078"/>
      <w:bookmarkStart w:id="2237" w:name="_Toc300051451"/>
      <w:bookmarkStart w:id="2238" w:name="_Toc300051754"/>
      <w:bookmarkStart w:id="2239" w:name="_Toc300052364"/>
      <w:bookmarkStart w:id="2240" w:name="_Toc300052975"/>
      <w:bookmarkStart w:id="2241" w:name="_Toc300057813"/>
      <w:bookmarkStart w:id="2242" w:name="_Toc300346578"/>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r w:rsidR="004A59D6">
          <w:rPr>
            <w:noProof/>
          </w:rPr>
          <w:t>23</w:t>
        </w:r>
      </w:fldSimple>
      <w:bookmarkEnd w:id="2235"/>
      <w:r w:rsidR="009D224A">
        <w:t>: Conflicto Finalizado por Lejanía entre Aviones</w:t>
      </w:r>
      <w:r w:rsidR="006B1111">
        <w:t>.</w:t>
      </w:r>
      <w:bookmarkEnd w:id="2236"/>
      <w:bookmarkEnd w:id="2237"/>
      <w:bookmarkEnd w:id="2238"/>
      <w:bookmarkEnd w:id="2239"/>
      <w:bookmarkEnd w:id="2240"/>
      <w:bookmarkEnd w:id="2241"/>
      <w:bookmarkEnd w:id="2242"/>
    </w:p>
    <w:p w14:paraId="11EECF83" w14:textId="7B9F3491"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4A59D6">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4A59D6">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4A59D6">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43"/>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4A59D6">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43"/>
      <w:r w:rsidR="00160F45">
        <w:rPr>
          <w:rStyle w:val="CommentReference"/>
        </w:rPr>
        <w:commentReference w:id="2243"/>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4A59D6">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2244" w:name="_Ref297663867"/>
      <w:bookmarkStart w:id="2245" w:name="_Ref297727267"/>
      <w:bookmarkStart w:id="2246" w:name="_Ref297733137"/>
      <w:bookmarkStart w:id="2247" w:name="_Toc299483449"/>
      <w:bookmarkStart w:id="2248" w:name="_Toc300051079"/>
      <w:bookmarkStart w:id="2249" w:name="_Toc300051452"/>
      <w:bookmarkStart w:id="2250" w:name="_Toc300051755"/>
      <w:bookmarkStart w:id="2251" w:name="_Toc300052365"/>
      <w:bookmarkStart w:id="2252" w:name="_Toc300052976"/>
      <w:bookmarkStart w:id="2253" w:name="_Toc300057814"/>
      <w:bookmarkStart w:id="2254" w:name="_Toc300346579"/>
      <w:r>
        <w:t xml:space="preserve">Figura </w:t>
      </w:r>
      <w:fldSimple w:instr=" SEQ Figura \* ARABIC ">
        <w:r w:rsidR="004A59D6">
          <w:rPr>
            <w:noProof/>
          </w:rPr>
          <w:t>24</w:t>
        </w:r>
      </w:fldSimple>
      <w:bookmarkEnd w:id="2244"/>
      <w:r>
        <w:t>: Ir al Siguiente Tramo Con Conflicto</w:t>
      </w:r>
      <w:bookmarkEnd w:id="2245"/>
      <w:bookmarkEnd w:id="2246"/>
      <w:r w:rsidR="006B1111">
        <w:t>.</w:t>
      </w:r>
      <w:bookmarkEnd w:id="2247"/>
      <w:bookmarkEnd w:id="2248"/>
      <w:bookmarkEnd w:id="2249"/>
      <w:bookmarkEnd w:id="2250"/>
      <w:bookmarkEnd w:id="2251"/>
      <w:bookmarkEnd w:id="2252"/>
      <w:bookmarkEnd w:id="2253"/>
      <w:bookmarkEnd w:id="2254"/>
    </w:p>
    <w:p w14:paraId="2469B6B9" w14:textId="53A3ED52" w:rsidR="00C0434F" w:rsidRDefault="000251CD" w:rsidP="00C0434F">
      <w:pPr>
        <w:spacing w:before="240" w:after="120"/>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2255" w:name="_Ref298953739"/>
      <w:r w:rsidR="00C0434F">
        <w:br w:type="page"/>
      </w:r>
    </w:p>
    <w:p w14:paraId="6DA5E1B2" w14:textId="0DB10796" w:rsidR="00D2330D" w:rsidRPr="001C3D91" w:rsidRDefault="00D2330D" w:rsidP="008C1551">
      <w:pPr>
        <w:pStyle w:val="Heading1"/>
        <w:numPr>
          <w:ilvl w:val="1"/>
          <w:numId w:val="40"/>
        </w:numPr>
        <w:rPr>
          <w:b w:val="0"/>
          <w:sz w:val="44"/>
          <w:szCs w:val="52"/>
        </w:rPr>
      </w:pPr>
      <w:bookmarkStart w:id="2256" w:name="_Toc300347733"/>
      <w:r>
        <w:rPr>
          <w:b w:val="0"/>
          <w:sz w:val="44"/>
          <w:szCs w:val="52"/>
        </w:rPr>
        <w:lastRenderedPageBreak/>
        <w:t>Simul</w:t>
      </w:r>
      <w:r w:rsidRPr="001C3D91">
        <w:rPr>
          <w:b w:val="0"/>
          <w:sz w:val="44"/>
          <w:szCs w:val="52"/>
        </w:rPr>
        <w:t>ación</w:t>
      </w:r>
      <w:bookmarkEnd w:id="2255"/>
      <w:bookmarkEnd w:id="2256"/>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4A59D6">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4A59D6">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4A59D6">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4A59D6">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4A59D6">
        <w:t>5.2.3</w:t>
      </w:r>
      <w:r w:rsidR="001564F8">
        <w:fldChar w:fldCharType="end"/>
      </w:r>
      <w:r w:rsidR="001564F8">
        <w:t>).</w:t>
      </w:r>
    </w:p>
    <w:p w14:paraId="7FCBE156" w14:textId="081A13B6" w:rsidR="00595646" w:rsidRPr="00191FF3" w:rsidRDefault="00B937FD" w:rsidP="008C1551">
      <w:pPr>
        <w:pStyle w:val="Heading1"/>
        <w:numPr>
          <w:ilvl w:val="2"/>
          <w:numId w:val="40"/>
        </w:numPr>
        <w:rPr>
          <w:sz w:val="36"/>
          <w:szCs w:val="52"/>
        </w:rPr>
      </w:pPr>
      <w:bookmarkStart w:id="2257" w:name="_Ref299098818"/>
      <w:bookmarkStart w:id="2258" w:name="_Toc300347734"/>
      <w:r w:rsidRPr="00191FF3">
        <w:rPr>
          <w:b w:val="0"/>
          <w:sz w:val="36"/>
          <w:szCs w:val="52"/>
        </w:rPr>
        <w:t>Módulo de lógica</w:t>
      </w:r>
      <w:bookmarkEnd w:id="2257"/>
      <w:bookmarkEnd w:id="2258"/>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4A59D6">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4A59D6">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48640A20" w14:textId="77777777" w:rsidR="00E80523" w:rsidRDefault="003D3753">
      <w:pPr>
        <w:spacing w:before="240" w:after="120"/>
        <w:ind w:firstLine="284"/>
        <w:jc w:val="both"/>
        <w:rPr>
          <w:ins w:id="2259" w:author="Orion" w:date="2011-08-07T15:47:00Z"/>
        </w:rPr>
        <w:pPrChange w:id="2260" w:author="Orion" w:date="2011-08-07T15:47:00Z">
          <w:pPr>
            <w:spacing w:before="240" w:after="120"/>
            <w:jc w:val="both"/>
          </w:pPr>
        </w:pPrChange>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4A59D6">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ins w:id="2261" w:author="Orion" w:date="2011-08-07T15:44:00Z">
        <w:r w:rsidR="00CF7A23">
          <w:t xml:space="preserve">de </w:t>
        </w:r>
      </w:ins>
      <w:r>
        <w:t>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42201EC6" w14:textId="40E53721" w:rsidR="00E80523" w:rsidRPr="00441066" w:rsidRDefault="00E80523">
      <w:pPr>
        <w:spacing w:before="240" w:after="120"/>
        <w:ind w:firstLine="284"/>
        <w:jc w:val="both"/>
        <w:rPr>
          <w:ins w:id="2262" w:author="Orion" w:date="2011-08-07T15:46:00Z"/>
        </w:rPr>
        <w:pPrChange w:id="2263" w:author="Orion" w:date="2011-08-07T15:47:00Z">
          <w:pPr>
            <w:spacing w:before="240" w:after="120"/>
            <w:jc w:val="both"/>
          </w:pPr>
        </w:pPrChange>
      </w:pPr>
      <w:ins w:id="2264" w:author="Orion" w:date="2011-08-07T15:46:00Z">
        <w:r>
          <w:t>Las aplicaciones, tanto internas como externas, son otro ejemplo de código perteneciente a la capa de lógica. Hay que destacar que algunos de estos procesos, que inician los agentes y son procesos iterativos muy largos, son ejecutados en nuevos hilos del sistema para no interferir a la hora de los posibles objetivos que dichos agentes puedan satisfacer simultáneamente.</w:t>
        </w:r>
      </w:ins>
    </w:p>
    <w:p w14:paraId="4806A621" w14:textId="77777777" w:rsidR="00E80523" w:rsidRDefault="00E80523" w:rsidP="00191FF3">
      <w:pPr>
        <w:spacing w:before="240" w:after="120"/>
        <w:ind w:firstLine="284"/>
        <w:jc w:val="both"/>
      </w:pPr>
    </w:p>
    <w:p w14:paraId="2CFFB8BA" w14:textId="77777777" w:rsidR="00B937FD" w:rsidRPr="00C4522D" w:rsidRDefault="00B937FD" w:rsidP="008C1551">
      <w:pPr>
        <w:pStyle w:val="Heading1"/>
        <w:numPr>
          <w:ilvl w:val="2"/>
          <w:numId w:val="40"/>
        </w:numPr>
        <w:rPr>
          <w:sz w:val="36"/>
          <w:szCs w:val="52"/>
        </w:rPr>
      </w:pPr>
      <w:bookmarkStart w:id="2265" w:name="_Ref299099227"/>
      <w:bookmarkStart w:id="2266" w:name="_Toc300347735"/>
      <w:r w:rsidRPr="001109CD">
        <w:rPr>
          <w:b w:val="0"/>
          <w:sz w:val="36"/>
          <w:szCs w:val="52"/>
        </w:rPr>
        <w:t>Visualización</w:t>
      </w:r>
      <w:bookmarkEnd w:id="2265"/>
      <w:bookmarkEnd w:id="2266"/>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267" w:author="Orion" w:date="2011-08-01T18:03:00Z"/>
        </w:rPr>
      </w:pPr>
      <w:r>
        <w:lastRenderedPageBreak/>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2268" w:author="Orion" w:date="2011-08-01T18:15:00Z">
        <w:r w:rsidR="00010860" w:rsidDel="00646442">
          <w:delText xml:space="preserve"> </w:delText>
        </w:r>
      </w:del>
      <w:ins w:id="2269" w:author="Orion" w:date="2011-08-01T18:15:00Z">
        <w:r w:rsidR="00646442">
          <w:t xml:space="preserve"> </w:t>
        </w:r>
        <w:r w:rsidR="00646442" w:rsidRPr="007D3930">
          <w:t>(</w:t>
        </w:r>
        <w:r w:rsidR="00646442">
          <w:t xml:space="preserve">ver </w:t>
        </w:r>
      </w:ins>
      <w:ins w:id="2270" w:author="Orion" w:date="2011-08-01T17:58:00Z">
        <w:r w:rsidR="00010860">
          <w:fldChar w:fldCharType="begin"/>
        </w:r>
        <w:r w:rsidR="00010860">
          <w:instrText xml:space="preserve"> REF _Ref299984825 \h </w:instrText>
        </w:r>
      </w:ins>
      <w:r w:rsidR="00010860">
        <w:fldChar w:fldCharType="separate"/>
      </w:r>
      <w:ins w:id="2271" w:author="Orion" w:date="2011-08-05T22:45:00Z">
        <w:r w:rsidR="00085AEA">
          <w:t xml:space="preserve">Figura </w:t>
        </w:r>
        <w:r w:rsidR="00085AEA">
          <w:rPr>
            <w:noProof/>
          </w:rPr>
          <w:t>25</w:t>
        </w:r>
      </w:ins>
      <w:ins w:id="2272" w:author="Orion" w:date="2011-08-01T17:58:00Z">
        <w:r w:rsidR="00010860">
          <w:fldChar w:fldCharType="end"/>
        </w:r>
        <w:r w:rsidR="00010860">
          <w:t>)</w:t>
        </w:r>
      </w:ins>
      <w:r w:rsidR="002809A4">
        <w:t>, así como las interacciones</w:t>
      </w:r>
      <w:r w:rsidR="00010860">
        <w:t xml:space="preserve"> </w:t>
      </w:r>
      <w:ins w:id="2273" w:author="Orion" w:date="2011-08-01T18:15:00Z">
        <w:r w:rsidR="00646442" w:rsidRPr="007D3930">
          <w:t>(</w:t>
        </w:r>
        <w:r w:rsidR="00646442">
          <w:t xml:space="preserve">ver </w:t>
        </w:r>
      </w:ins>
      <w:ins w:id="2274" w:author="Orion" w:date="2011-08-01T17:58:00Z">
        <w:r w:rsidR="00010860">
          <w:fldChar w:fldCharType="begin"/>
        </w:r>
        <w:r w:rsidR="00010860">
          <w:instrText xml:space="preserve"> REF _Ref299984859 \h </w:instrText>
        </w:r>
      </w:ins>
      <w:r w:rsidR="00010860">
        <w:fldChar w:fldCharType="separate"/>
      </w:r>
      <w:ins w:id="2275" w:author="Orion" w:date="2011-08-05T22:26:00Z">
        <w:r w:rsidR="004A59D6">
          <w:t xml:space="preserve">Figura </w:t>
        </w:r>
        <w:r w:rsidR="004A59D6">
          <w:rPr>
            <w:noProof/>
          </w:rPr>
          <w:t>26</w:t>
        </w:r>
      </w:ins>
      <w:ins w:id="2276" w:author="Orion" w:date="2011-08-01T17:58:00Z">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277" w:author="Orion" w:date="2011-08-01T18:15:00Z">
        <w:r w:rsidR="00646442" w:rsidRPr="007D3930">
          <w:t>(</w:t>
        </w:r>
        <w:r w:rsidR="00646442">
          <w:t xml:space="preserve">ver </w:t>
        </w:r>
      </w:ins>
      <w:ins w:id="2278" w:author="Orion" w:date="2011-08-01T17:58:00Z">
        <w:r w:rsidR="00010860">
          <w:fldChar w:fldCharType="begin"/>
        </w:r>
        <w:r w:rsidR="00010860">
          <w:instrText xml:space="preserve"> REF _Ref299984853 \h </w:instrText>
        </w:r>
      </w:ins>
      <w:r w:rsidR="00010860">
        <w:fldChar w:fldCharType="separate"/>
      </w:r>
      <w:ins w:id="2279" w:author="Orion" w:date="2011-08-05T22:26:00Z">
        <w:r w:rsidR="004A59D6">
          <w:t xml:space="preserve">Figura </w:t>
        </w:r>
        <w:r w:rsidR="004A59D6">
          <w:rPr>
            <w:noProof/>
          </w:rPr>
          <w:t>27</w:t>
        </w:r>
      </w:ins>
      <w:ins w:id="2280" w:author="Orion" w:date="2011-08-01T17:58:00Z">
        <w:r w:rsidR="00010860">
          <w:fldChar w:fldCharType="end"/>
        </w:r>
        <w:r w:rsidR="00010860">
          <w:t>)</w:t>
        </w:r>
      </w:ins>
      <w:r w:rsidR="002809A4">
        <w:t>.</w:t>
      </w:r>
    </w:p>
    <w:p w14:paraId="5B7F12BC" w14:textId="51DFF7B1" w:rsidR="00242B3B" w:rsidRDefault="00242B3B">
      <w:pPr>
        <w:spacing w:before="240" w:after="120"/>
        <w:ind w:firstLine="284"/>
        <w:jc w:val="both"/>
        <w:rPr>
          <w:ins w:id="2281" w:author="Orion" w:date="2011-08-01T17:48:00Z"/>
        </w:rPr>
        <w:pPrChange w:id="2282" w:author="IO" w:date="2011-07-22T12:38:00Z">
          <w:pPr/>
        </w:pPrChange>
      </w:pPr>
      <w:ins w:id="2283"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284" w:author="Orion" w:date="2011-08-01T17:38:00Z"/>
        </w:rPr>
        <w:pPrChange w:id="2285" w:author="Orion" w:date="2011-08-01T17:49:00Z">
          <w:pPr/>
        </w:pPrChange>
      </w:pPr>
      <w:bookmarkStart w:id="2286" w:name="_Ref299984825"/>
      <w:bookmarkStart w:id="2287" w:name="_Toc300051080"/>
      <w:bookmarkStart w:id="2288" w:name="_Toc300051453"/>
      <w:bookmarkStart w:id="2289" w:name="_Toc300051756"/>
      <w:bookmarkStart w:id="2290" w:name="_Toc300052366"/>
      <w:bookmarkStart w:id="2291" w:name="_Toc300052977"/>
      <w:bookmarkStart w:id="2292" w:name="_Toc300057815"/>
      <w:bookmarkStart w:id="2293" w:name="_Toc300346580"/>
      <w:ins w:id="2294" w:author="Orion" w:date="2011-08-01T17:49:00Z">
        <w:r>
          <w:t xml:space="preserve">Figura </w:t>
        </w:r>
        <w:r>
          <w:fldChar w:fldCharType="begin"/>
        </w:r>
        <w:r>
          <w:instrText xml:space="preserve"> SEQ Figura \* ARABIC </w:instrText>
        </w:r>
      </w:ins>
      <w:r>
        <w:fldChar w:fldCharType="separate"/>
      </w:r>
      <w:ins w:id="2295" w:author="Orion" w:date="2011-08-05T22:26:00Z">
        <w:r w:rsidR="004A59D6">
          <w:rPr>
            <w:noProof/>
          </w:rPr>
          <w:t>25</w:t>
        </w:r>
      </w:ins>
      <w:ins w:id="2296" w:author="Orion" w:date="2011-08-01T17:49:00Z">
        <w:r>
          <w:fldChar w:fldCharType="end"/>
        </w:r>
        <w:bookmarkEnd w:id="2286"/>
        <w:r>
          <w:t xml:space="preserve">: </w:t>
        </w:r>
      </w:ins>
      <w:ins w:id="2297" w:author="Orion" w:date="2011-08-01T17:58:00Z">
        <w:r>
          <w:t xml:space="preserve">IAF </w:t>
        </w:r>
      </w:ins>
      <w:ins w:id="2298" w:author="Orion" w:date="2011-08-01T17:49:00Z">
        <w:r>
          <w:t>Estado Mental</w:t>
        </w:r>
      </w:ins>
      <w:bookmarkEnd w:id="2287"/>
      <w:bookmarkEnd w:id="2288"/>
      <w:bookmarkEnd w:id="2289"/>
      <w:bookmarkEnd w:id="2290"/>
      <w:bookmarkEnd w:id="2291"/>
      <w:bookmarkEnd w:id="2292"/>
      <w:bookmarkEnd w:id="2293"/>
    </w:p>
    <w:p w14:paraId="445947FE" w14:textId="7DB1F5ED" w:rsidR="000F05DA" w:rsidRDefault="000F05DA">
      <w:pPr>
        <w:spacing w:before="240" w:after="120"/>
        <w:ind w:firstLine="284"/>
        <w:jc w:val="both"/>
        <w:rPr>
          <w:ins w:id="2299" w:author="Orion" w:date="2011-06-20T19:20:00Z"/>
        </w:rPr>
        <w:pPrChange w:id="2300" w:author="IO" w:date="2011-07-22T12:38:00Z">
          <w:pPr/>
        </w:pPrChange>
      </w:pPr>
      <w:ins w:id="2301"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302" w:author="Orion" w:date="2011-08-01T17:40:00Z"/>
        </w:rPr>
        <w:pPrChange w:id="2303" w:author="Orion" w:date="2011-08-01T17:44:00Z">
          <w:pPr/>
        </w:pPrChange>
      </w:pPr>
      <w:bookmarkStart w:id="2304" w:name="_Ref299984859"/>
      <w:bookmarkStart w:id="2305" w:name="_Toc300051081"/>
      <w:bookmarkStart w:id="2306" w:name="_Toc300051454"/>
      <w:bookmarkStart w:id="2307" w:name="_Toc300051757"/>
      <w:bookmarkStart w:id="2308" w:name="_Toc300052367"/>
      <w:bookmarkStart w:id="2309" w:name="_Toc300052978"/>
      <w:bookmarkStart w:id="2310" w:name="_Toc300057816"/>
      <w:bookmarkStart w:id="2311" w:name="_Toc300346581"/>
      <w:ins w:id="2312" w:author="Orion" w:date="2011-08-01T17:44:00Z">
        <w:r>
          <w:t xml:space="preserve">Figura </w:t>
        </w:r>
        <w:r>
          <w:fldChar w:fldCharType="begin"/>
        </w:r>
        <w:r>
          <w:instrText xml:space="preserve"> SEQ Figura \* ARABIC </w:instrText>
        </w:r>
      </w:ins>
      <w:r>
        <w:fldChar w:fldCharType="separate"/>
      </w:r>
      <w:ins w:id="2313" w:author="Orion" w:date="2011-08-05T22:26:00Z">
        <w:r w:rsidR="004A59D6">
          <w:rPr>
            <w:noProof/>
          </w:rPr>
          <w:t>26</w:t>
        </w:r>
      </w:ins>
      <w:ins w:id="2314" w:author="Orion" w:date="2011-08-01T17:44:00Z">
        <w:r>
          <w:fldChar w:fldCharType="end"/>
        </w:r>
        <w:bookmarkEnd w:id="2304"/>
        <w:r>
          <w:t>: IAF Interacciones</w:t>
        </w:r>
      </w:ins>
      <w:bookmarkEnd w:id="2305"/>
      <w:bookmarkEnd w:id="2306"/>
      <w:bookmarkEnd w:id="2307"/>
      <w:bookmarkEnd w:id="2308"/>
      <w:bookmarkEnd w:id="2309"/>
      <w:bookmarkEnd w:id="2310"/>
      <w:bookmarkEnd w:id="2311"/>
    </w:p>
    <w:p w14:paraId="0B0AA23F" w14:textId="23544A77" w:rsidR="000F05DA" w:rsidRDefault="000F05DA">
      <w:pPr>
        <w:spacing w:before="240" w:after="120"/>
        <w:ind w:firstLine="284"/>
        <w:jc w:val="both"/>
        <w:rPr>
          <w:ins w:id="2315" w:author="Orion" w:date="2011-08-01T17:44:00Z"/>
        </w:rPr>
        <w:pPrChange w:id="2316" w:author="IO" w:date="2011-07-22T12:38:00Z">
          <w:pPr/>
        </w:pPrChange>
      </w:pPr>
      <w:ins w:id="2317"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18" w:author="Orion" w:date="2011-06-20T19:14:00Z"/>
        </w:rPr>
        <w:pPrChange w:id="2319" w:author="Orion" w:date="2011-08-01T17:59:00Z">
          <w:pPr/>
        </w:pPrChange>
      </w:pPr>
      <w:bookmarkStart w:id="2320" w:name="_Ref299984853"/>
      <w:bookmarkStart w:id="2321" w:name="_Toc300051082"/>
      <w:bookmarkStart w:id="2322" w:name="_Toc300051455"/>
      <w:bookmarkStart w:id="2323" w:name="_Toc300051758"/>
      <w:bookmarkStart w:id="2324" w:name="_Toc300052368"/>
      <w:bookmarkStart w:id="2325" w:name="_Toc300052979"/>
      <w:bookmarkStart w:id="2326" w:name="_Toc300057817"/>
      <w:bookmarkStart w:id="2327" w:name="_Toc300346582"/>
      <w:ins w:id="2328" w:author="Orion" w:date="2011-08-01T17:44:00Z">
        <w:r>
          <w:t xml:space="preserve">Figura </w:t>
        </w:r>
        <w:r>
          <w:fldChar w:fldCharType="begin"/>
        </w:r>
        <w:r>
          <w:instrText xml:space="preserve"> SEQ Figura \* ARABIC </w:instrText>
        </w:r>
      </w:ins>
      <w:r>
        <w:fldChar w:fldCharType="separate"/>
      </w:r>
      <w:ins w:id="2329" w:author="Orion" w:date="2011-08-05T22:26:00Z">
        <w:r w:rsidR="004A59D6">
          <w:rPr>
            <w:noProof/>
          </w:rPr>
          <w:t>27</w:t>
        </w:r>
      </w:ins>
      <w:ins w:id="2330" w:author="Orion" w:date="2011-08-01T17:44:00Z">
        <w:r>
          <w:fldChar w:fldCharType="end"/>
        </w:r>
        <w:bookmarkEnd w:id="2320"/>
        <w:r>
          <w:t xml:space="preserve">: IAF </w:t>
        </w:r>
      </w:ins>
      <w:proofErr w:type="spellStart"/>
      <w:ins w:id="2331" w:author="Orion" w:date="2011-08-01T17:45:00Z">
        <w:r>
          <w:t>L</w:t>
        </w:r>
      </w:ins>
      <w:ins w:id="2332" w:author="Orion" w:date="2011-08-01T17:44:00Z">
        <w:r>
          <w:t>ogs</w:t>
        </w:r>
      </w:ins>
      <w:bookmarkEnd w:id="2321"/>
      <w:bookmarkEnd w:id="2322"/>
      <w:bookmarkEnd w:id="2323"/>
      <w:bookmarkEnd w:id="2324"/>
      <w:bookmarkEnd w:id="2325"/>
      <w:bookmarkEnd w:id="2326"/>
      <w:bookmarkEnd w:id="2327"/>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ins w:id="2333" w:author="Orion" w:date="2011-08-05T22:26:00Z">
            <w:r w:rsidR="004A59D6">
              <w:rPr>
                <w:noProof/>
              </w:rPr>
              <w:t xml:space="preserve"> (70)</w:t>
            </w:r>
          </w:ins>
          <w:del w:id="2334" w:author="Orion" w:date="2011-08-05T22:26:00Z">
            <w:r w:rsidR="000A76F4" w:rsidDel="004A59D6">
              <w:rPr>
                <w:noProof/>
              </w:rPr>
              <w:delText xml:space="preserve"> (70)</w:delText>
            </w:r>
          </w:del>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ins w:id="2335" w:author="Orion" w:date="2011-08-05T22:26:00Z">
        <w:r w:rsidR="004A59D6">
          <w:t xml:space="preserve">Figura </w:t>
        </w:r>
        <w:r w:rsidR="004A59D6">
          <w:rPr>
            <w:noProof/>
          </w:rPr>
          <w:t>28</w:t>
        </w:r>
      </w:ins>
      <w:del w:id="2336" w:author="Orion" w:date="2011-08-05T22:26:00Z">
        <w:r w:rsidR="00503590" w:rsidDel="004A59D6">
          <w:delText xml:space="preserve">Figura </w:delText>
        </w:r>
        <w:r w:rsidR="00503590" w:rsidDel="004A59D6">
          <w:rPr>
            <w:noProof/>
          </w:rPr>
          <w:delText>25</w:delText>
        </w:r>
      </w:del>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2337" w:name="_Ref299104038"/>
      <w:bookmarkStart w:id="2338" w:name="_Toc299483450"/>
      <w:bookmarkStart w:id="2339" w:name="_Toc300051083"/>
      <w:bookmarkStart w:id="2340" w:name="_Toc300051456"/>
      <w:bookmarkStart w:id="2341" w:name="_Toc300051759"/>
      <w:bookmarkStart w:id="2342" w:name="_Toc300052369"/>
      <w:bookmarkStart w:id="2343" w:name="_Toc300052980"/>
      <w:bookmarkStart w:id="2344" w:name="_Toc300057818"/>
      <w:bookmarkStart w:id="2345" w:name="_Toc300346583"/>
      <w:r>
        <w:t xml:space="preserve">Figura </w:t>
      </w:r>
      <w:fldSimple w:instr=" SEQ Figura \* ARABIC ">
        <w:ins w:id="2346" w:author="Orion" w:date="2011-08-05T22:26:00Z">
          <w:r w:rsidR="004A59D6">
            <w:rPr>
              <w:noProof/>
            </w:rPr>
            <w:t>28</w:t>
          </w:r>
        </w:ins>
      </w:fldSimple>
      <w:bookmarkEnd w:id="2337"/>
      <w:r>
        <w:t>. Aplicación de visualización.</w:t>
      </w:r>
      <w:bookmarkEnd w:id="2338"/>
      <w:bookmarkEnd w:id="2339"/>
      <w:bookmarkEnd w:id="2340"/>
      <w:bookmarkEnd w:id="2341"/>
      <w:bookmarkEnd w:id="2342"/>
      <w:bookmarkEnd w:id="2343"/>
      <w:bookmarkEnd w:id="2344"/>
      <w:bookmarkEnd w:id="2345"/>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309DC063"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4A59D6">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ins w:id="2347" w:author="Orion" w:date="2011-08-07T16:01:00Z">
        <w:r w:rsidR="002B1651">
          <w:t>, en otro fichero XML,</w:t>
        </w:r>
      </w:ins>
      <w:r w:rsidR="00B90C7A">
        <w:t xml:space="preserve">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4A59D6">
        <w:t xml:space="preserve">Figura </w:t>
      </w:r>
      <w:r w:rsidR="004A59D6">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48" w:author="Orion" w:date="2011-08-01T18:21:00Z">
        <w:r w:rsidR="00CB5ABD">
          <w:t>El</w:t>
        </w:r>
      </w:ins>
      <w:ins w:id="2349" w:author="Orion" w:date="2011-08-01T18:24:00Z">
        <w:r w:rsidR="00370274">
          <w:t xml:space="preserve"> color rojo de las aeronaves se reserva para cuando estas entran en alto riesgo de colisión</w:t>
        </w:r>
      </w:ins>
      <w:ins w:id="2350" w:author="IO" w:date="2011-07-22T13:37:00Z">
        <w:del w:id="2351" w:author="Orion" w:date="2011-08-01T18:21:00Z">
          <w:r w:rsidR="00085242" w:rsidDel="00CB5ABD">
            <w:delText xml:space="preserve">El color rojo se </w:delText>
          </w:r>
          <w:r w:rsidR="00085242" w:rsidDel="00CB5ABD">
            <w:lastRenderedPageBreak/>
            <w:delText>reserva para indicar que el avión no se está desplazando</w:delText>
          </w:r>
        </w:del>
      </w:ins>
      <w:ins w:id="2352"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rsidP="002B1651">
      <w:pPr>
        <w:pStyle w:val="Heading1"/>
        <w:numPr>
          <w:ilvl w:val="2"/>
          <w:numId w:val="40"/>
        </w:numPr>
        <w:rPr>
          <w:sz w:val="36"/>
          <w:szCs w:val="52"/>
        </w:rPr>
      </w:pPr>
      <w:bookmarkStart w:id="2353" w:name="_Toc299463813"/>
      <w:bookmarkStart w:id="2354" w:name="_Toc299463897"/>
      <w:bookmarkStart w:id="2355" w:name="_Toc299721498"/>
      <w:bookmarkStart w:id="2356" w:name="_Toc299463814"/>
      <w:bookmarkStart w:id="2357" w:name="_Toc299463898"/>
      <w:bookmarkStart w:id="2358" w:name="_Toc299721499"/>
      <w:bookmarkStart w:id="2359" w:name="_Toc299463815"/>
      <w:bookmarkStart w:id="2360" w:name="_Toc299463899"/>
      <w:bookmarkStart w:id="2361" w:name="_Toc299721500"/>
      <w:bookmarkStart w:id="2362" w:name="_Ref299099252"/>
      <w:bookmarkStart w:id="2363" w:name="_Toc300347736"/>
      <w:bookmarkEnd w:id="2353"/>
      <w:bookmarkEnd w:id="2354"/>
      <w:bookmarkEnd w:id="2355"/>
      <w:bookmarkEnd w:id="2356"/>
      <w:bookmarkEnd w:id="2357"/>
      <w:bookmarkEnd w:id="2358"/>
      <w:bookmarkEnd w:id="2359"/>
      <w:bookmarkEnd w:id="2360"/>
      <w:bookmarkEnd w:id="2361"/>
      <w:r w:rsidRPr="001D384D">
        <w:rPr>
          <w:b w:val="0"/>
          <w:sz w:val="36"/>
          <w:szCs w:val="52"/>
        </w:rPr>
        <w:t>Controlador</w:t>
      </w:r>
      <w:bookmarkEnd w:id="2362"/>
      <w:bookmarkEnd w:id="2363"/>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26F4E3AE" w14:textId="1BCF5C09" w:rsidR="00F71D6D" w:rsidRDefault="00FD4C74">
      <w:pPr>
        <w:spacing w:before="240" w:after="120"/>
        <w:ind w:firstLine="284"/>
        <w:jc w:val="both"/>
        <w:rPr>
          <w:ins w:id="2364" w:author="Orion" w:date="2011-08-07T16:08:00Z"/>
        </w:rPr>
        <w:pPrChange w:id="2365" w:author="Orion" w:date="2011-08-07T16:09:00Z">
          <w:pPr>
            <w:widowControl/>
            <w:suppressAutoHyphens w:val="0"/>
          </w:pPr>
        </w:pPrChange>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366" w:author="Orion" w:date="2011-08-01T18:31:00Z">
        <w:r w:rsidR="007D3930" w:rsidDel="001D384D">
          <w:delText xml:space="preserve">agente </w:delText>
        </w:r>
      </w:del>
      <w:ins w:id="2367"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ins w:id="2368" w:author="Orion" w:date="2011-08-07T16:08:00Z">
        <w:r w:rsidR="00F71D6D">
          <w:br w:type="page"/>
        </w:r>
      </w:ins>
    </w:p>
    <w:p w14:paraId="2DE57589" w14:textId="77777777" w:rsidR="00B937FD" w:rsidDel="00F71D6D" w:rsidRDefault="00B937FD" w:rsidP="001D384D">
      <w:pPr>
        <w:spacing w:before="240" w:after="120"/>
        <w:ind w:firstLine="284"/>
        <w:jc w:val="both"/>
        <w:rPr>
          <w:del w:id="2369" w:author="Orion" w:date="2011-08-07T16:08:00Z"/>
        </w:rPr>
      </w:pPr>
    </w:p>
    <w:p w14:paraId="556EBD01" w14:textId="77777777" w:rsidR="00E22EE6" w:rsidRPr="00FD4C74" w:rsidDel="00F71D6D" w:rsidRDefault="00E22EE6" w:rsidP="001D384D">
      <w:pPr>
        <w:spacing w:before="240" w:after="120"/>
        <w:ind w:firstLine="284"/>
        <w:jc w:val="both"/>
        <w:rPr>
          <w:del w:id="2370" w:author="Orion" w:date="2011-08-07T16:08:00Z"/>
        </w:rPr>
      </w:pPr>
    </w:p>
    <w:p w14:paraId="73A886CB" w14:textId="5CF87069" w:rsidR="008A1F38" w:rsidRDefault="008A1F38">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Change w:id="2371" w:author="Orion" w:date="2011-08-07T16:08:00Z">
          <w:pPr/>
        </w:pPrChange>
      </w:pPr>
    </w:p>
    <w:p w14:paraId="69766986" w14:textId="65E51D06" w:rsidR="00614C5A" w:rsidRPr="00614C5A" w:rsidRDefault="00B937FD">
      <w:pPr>
        <w:pStyle w:val="Heading1"/>
        <w:numPr>
          <w:ilvl w:val="0"/>
          <w:numId w:val="40"/>
        </w:numPr>
        <w:rPr>
          <w:b w:val="0"/>
          <w:sz w:val="52"/>
          <w:szCs w:val="52"/>
        </w:rPr>
        <w:pPrChange w:id="2372" w:author="Orion" w:date="2011-08-02T00:40:00Z">
          <w:pPr>
            <w:pStyle w:val="Heading1"/>
            <w:numPr>
              <w:numId w:val="57"/>
            </w:numPr>
            <w:tabs>
              <w:tab w:val="clear" w:pos="0"/>
            </w:tabs>
            <w:ind w:left="360" w:hanging="360"/>
          </w:pPr>
        </w:pPrChange>
      </w:pPr>
      <w:bookmarkStart w:id="2373" w:name="_Toc299103616"/>
      <w:bookmarkStart w:id="2374" w:name="_Toc299103989"/>
      <w:bookmarkStart w:id="2375" w:name="_Toc299463817"/>
      <w:bookmarkStart w:id="2376" w:name="_Toc299463901"/>
      <w:bookmarkStart w:id="2377" w:name="_Toc299721502"/>
      <w:bookmarkStart w:id="2378" w:name="_Ref299881061"/>
      <w:bookmarkStart w:id="2379" w:name="_Toc300347737"/>
      <w:bookmarkEnd w:id="2373"/>
      <w:bookmarkEnd w:id="2374"/>
      <w:bookmarkEnd w:id="2375"/>
      <w:bookmarkEnd w:id="2376"/>
      <w:bookmarkEnd w:id="2377"/>
      <w:r w:rsidRPr="00CE00BA">
        <w:rPr>
          <w:b w:val="0"/>
          <w:sz w:val="52"/>
          <w:szCs w:val="52"/>
        </w:rPr>
        <w:lastRenderedPageBreak/>
        <w:t>Casos de estudio</w:t>
      </w:r>
      <w:bookmarkEnd w:id="2378"/>
      <w:bookmarkEnd w:id="2379"/>
    </w:p>
    <w:p w14:paraId="36898152" w14:textId="44E7BFE4" w:rsidR="002731E7" w:rsidRPr="007D3930" w:rsidRDefault="00173B16" w:rsidP="00E622C2">
      <w:pPr>
        <w:spacing w:after="120"/>
        <w:jc w:val="both"/>
      </w:pPr>
      <w:r w:rsidRPr="007D3930">
        <w:t xml:space="preserve">En esta sección se </w:t>
      </w:r>
      <w:del w:id="2380" w:author="Orion" w:date="2011-08-07T17:33:00Z">
        <w:r w:rsidRPr="007D3930" w:rsidDel="00331F65">
          <w:delText>estudia</w:delText>
        </w:r>
        <w:r w:rsidR="0027717A" w:rsidRPr="007D3930" w:rsidDel="00331F65">
          <w:delText xml:space="preserve">n </w:delText>
        </w:r>
      </w:del>
      <w:ins w:id="2381" w:author="Orion" w:date="2011-08-07T17:33:00Z">
        <w:r w:rsidR="00331F65">
          <w:t>muestran</w:t>
        </w:r>
        <w:r w:rsidR="00331F65" w:rsidRPr="007D3930">
          <w:t xml:space="preserve"> </w:t>
        </w:r>
      </w:ins>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4A59D6">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382"/>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383" w:author="Orion" w:date="2011-07-04T12:56:00Z">
        <w:r w:rsidR="00690F18" w:rsidRPr="007D3930">
          <w:t>A su vez</w:t>
        </w:r>
      </w:ins>
      <w:ins w:id="2384" w:author="IO" w:date="2011-07-22T14:23:00Z">
        <w:r w:rsidR="00311567">
          <w:t>,</w:t>
        </w:r>
      </w:ins>
      <w:ins w:id="2385" w:author="Orion" w:date="2011-08-01T20:49:00Z">
        <w:r w:rsidR="00E622C2">
          <w:t xml:space="preserve"> </w:t>
        </w:r>
        <w:r w:rsidR="00E622C2" w:rsidRPr="007D3930">
          <w:t>como la</w:t>
        </w:r>
        <w:r w:rsidR="00E622C2">
          <w:t xml:space="preserve">s </w:t>
        </w:r>
      </w:ins>
      <w:ins w:id="2386" w:author="Orion" w:date="2011-08-01T20:50:00Z">
        <w:r w:rsidR="00E622C2">
          <w:t>velocidades</w:t>
        </w:r>
      </w:ins>
      <w:ins w:id="2387" w:author="Orion" w:date="2011-08-01T20:49:00Z">
        <w:r w:rsidR="00E622C2">
          <w:t xml:space="preserve"> de</w:t>
        </w:r>
      </w:ins>
      <w:ins w:id="2388" w:author="Orion" w:date="2011-08-01T20:50:00Z">
        <w:r w:rsidR="00E622C2">
          <w:t xml:space="preserve"> las aeronaves están aceleradas</w:t>
        </w:r>
      </w:ins>
      <w:ins w:id="2389" w:author="Orion" w:date="2011-08-01T20:49:00Z">
        <w:r w:rsidR="00E622C2">
          <w:t>,</w:t>
        </w:r>
      </w:ins>
      <w:ins w:id="2390" w:author="Orion" w:date="2011-07-04T12:56:00Z">
        <w:r w:rsidR="00690F18" w:rsidRPr="007D3930">
          <w:t xml:space="preserve"> las distancias de riesgos de conflicto han sido ampliadas en un factor de 10 para que</w:t>
        </w:r>
      </w:ins>
      <w:ins w:id="2391" w:author="Orion" w:date="2011-07-04T12:57:00Z">
        <w:r w:rsidR="00690F18" w:rsidRPr="007D3930">
          <w:t xml:space="preserve"> a los controladores les diera </w:t>
        </w:r>
      </w:ins>
      <w:ins w:id="2392" w:author="Orion" w:date="2011-07-04T12:58:00Z">
        <w:r w:rsidR="00690F18" w:rsidRPr="007D3930">
          <w:t>tiempo</w:t>
        </w:r>
      </w:ins>
      <w:ins w:id="2393" w:author="Orion" w:date="2011-07-04T12:57:00Z">
        <w:r w:rsidR="00690F18" w:rsidRPr="007D3930">
          <w:t xml:space="preserve"> </w:t>
        </w:r>
      </w:ins>
      <w:ins w:id="2394" w:author="Orion" w:date="2011-07-04T12:58:00Z">
        <w:r w:rsidR="00690F18" w:rsidRPr="007D3930">
          <w:t>a gestionar debidamente estos conflictos.</w:t>
        </w:r>
      </w:ins>
      <w:commentRangeEnd w:id="2382"/>
      <w:r w:rsidR="00311567">
        <w:rPr>
          <w:rStyle w:val="CommentReference"/>
        </w:rPr>
        <w:commentReference w:id="2382"/>
      </w:r>
      <w:ins w:id="2395"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rsidP="000C6ADA">
      <w:pPr>
        <w:pStyle w:val="Heading1"/>
        <w:numPr>
          <w:ilvl w:val="1"/>
          <w:numId w:val="40"/>
        </w:numPr>
        <w:rPr>
          <w:sz w:val="44"/>
          <w:szCs w:val="52"/>
        </w:rPr>
      </w:pPr>
      <w:bookmarkStart w:id="2396" w:name="_Ref299115864"/>
      <w:bookmarkStart w:id="2397" w:name="_Toc300347738"/>
      <w:r w:rsidRPr="00E622C2">
        <w:rPr>
          <w:b w:val="0"/>
          <w:sz w:val="44"/>
          <w:szCs w:val="52"/>
        </w:rPr>
        <w:t>Caso básico</w:t>
      </w:r>
      <w:r w:rsidR="00EA40AF">
        <w:rPr>
          <w:b w:val="0"/>
          <w:sz w:val="44"/>
          <w:szCs w:val="52"/>
        </w:rPr>
        <w:t>:</w:t>
      </w:r>
      <w:r w:rsidRPr="00E622C2">
        <w:rPr>
          <w:b w:val="0"/>
          <w:sz w:val="44"/>
          <w:szCs w:val="52"/>
        </w:rPr>
        <w:t xml:space="preserve"> dos aviones</w:t>
      </w:r>
      <w:bookmarkEnd w:id="2396"/>
      <w:bookmarkEnd w:id="2397"/>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4A59D6">
        <w:t xml:space="preserve">Figura </w:t>
      </w:r>
      <w:r w:rsidR="004A59D6">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2398" w:name="_Ref299985786"/>
      <w:bookmarkStart w:id="2399" w:name="_Toc300051084"/>
      <w:bookmarkStart w:id="2400" w:name="_Toc300051457"/>
      <w:bookmarkStart w:id="2401" w:name="_Toc300051760"/>
      <w:bookmarkStart w:id="2402" w:name="_Toc300052370"/>
      <w:bookmarkStart w:id="2403" w:name="_Toc300052981"/>
      <w:bookmarkStart w:id="2404" w:name="_Toc300057819"/>
      <w:bookmarkStart w:id="2405" w:name="_Toc300346584"/>
      <w:r>
        <w:t xml:space="preserve">Figura </w:t>
      </w:r>
      <w:fldSimple w:instr=" SEQ Figura \* ARABIC ">
        <w:ins w:id="2406" w:author="Orion" w:date="2011-08-05T22:26:00Z">
          <w:r w:rsidR="004A59D6">
            <w:rPr>
              <w:noProof/>
            </w:rPr>
            <w:t>29</w:t>
          </w:r>
        </w:ins>
      </w:fldSimple>
      <w:bookmarkEnd w:id="2398"/>
      <w:r>
        <w:t xml:space="preserve">: </w:t>
      </w:r>
      <w:r w:rsidRPr="004D1B04">
        <w:t>Despliegue dos aviones.</w:t>
      </w:r>
      <w:bookmarkEnd w:id="2399"/>
      <w:bookmarkEnd w:id="2400"/>
      <w:bookmarkEnd w:id="2401"/>
      <w:bookmarkEnd w:id="2402"/>
      <w:bookmarkEnd w:id="2403"/>
      <w:bookmarkEnd w:id="2404"/>
      <w:bookmarkEnd w:id="2405"/>
    </w:p>
    <w:p w14:paraId="7FEB0210" w14:textId="720ECAD6" w:rsidR="009447DD" w:rsidRPr="00CB7704" w:rsidRDefault="00EC544F" w:rsidP="000C6ADA">
      <w:pPr>
        <w:pStyle w:val="Heading1"/>
        <w:numPr>
          <w:ilvl w:val="2"/>
          <w:numId w:val="40"/>
        </w:numPr>
        <w:rPr>
          <w:sz w:val="36"/>
          <w:szCs w:val="52"/>
        </w:rPr>
      </w:pPr>
      <w:bookmarkStart w:id="2407" w:name="_Toc299463820"/>
      <w:bookmarkStart w:id="2408" w:name="_Toc299463904"/>
      <w:bookmarkStart w:id="2409" w:name="_Toc299721505"/>
      <w:bookmarkStart w:id="2410" w:name="_Toc300347739"/>
      <w:bookmarkEnd w:id="2407"/>
      <w:bookmarkEnd w:id="2408"/>
      <w:bookmarkEnd w:id="2409"/>
      <w:r>
        <w:rPr>
          <w:b w:val="0"/>
          <w:sz w:val="36"/>
          <w:szCs w:val="52"/>
        </w:rPr>
        <w:t>D</w:t>
      </w:r>
      <w:r w:rsidR="009447DD" w:rsidRPr="00CB7704">
        <w:rPr>
          <w:b w:val="0"/>
          <w:sz w:val="36"/>
          <w:szCs w:val="52"/>
        </w:rPr>
        <w:t xml:space="preserve">os aviones sin </w:t>
      </w:r>
      <w:r>
        <w:rPr>
          <w:b w:val="0"/>
          <w:sz w:val="36"/>
          <w:szCs w:val="52"/>
        </w:rPr>
        <w:t>puntos de paso</w:t>
      </w:r>
      <w:bookmarkEnd w:id="2410"/>
    </w:p>
    <w:p w14:paraId="41E856D6" w14:textId="2BB0A232" w:rsidR="00A86110" w:rsidRPr="007D3930" w:rsidRDefault="00E028B5" w:rsidP="00CB7704">
      <w:pPr>
        <w:spacing w:after="120"/>
        <w:jc w:val="both"/>
      </w:pPr>
      <w:r w:rsidRPr="007D3930">
        <w:t>E</w:t>
      </w:r>
      <w:r w:rsidR="00EC544F">
        <w:t xml:space="preserve">l caso más sencillo </w:t>
      </w:r>
      <w:ins w:id="2411" w:author="Orion" w:date="2011-08-08T14:31:00Z">
        <w:r w:rsidR="001838DD">
          <w:t xml:space="preserve">se </w:t>
        </w:r>
      </w:ins>
      <w:r w:rsidR="00EC544F">
        <w:t xml:space="preserve">corresponde </w:t>
      </w:r>
      <w:del w:id="2412" w:author="Orion" w:date="2011-08-08T14:31:00Z">
        <w:r w:rsidR="00EC544F" w:rsidDel="001838DD">
          <w:delText>a</w:delText>
        </w:r>
      </w:del>
      <w:ins w:id="2413" w:author="Orion" w:date="2011-08-08T14:31:00Z">
        <w:r w:rsidR="001838DD">
          <w:t>con aquel en</w:t>
        </w:r>
      </w:ins>
      <w:ins w:id="2414" w:author="Orion" w:date="2011-08-08T14:32:00Z">
        <w:r w:rsidR="001838DD">
          <w:t xml:space="preserve"> el</w:t>
        </w:r>
      </w:ins>
      <w:r w:rsidR="00EC544F">
        <w:t xml:space="preserve"> que </w:t>
      </w:r>
      <w:r w:rsidR="009E0357" w:rsidRPr="007D3930">
        <w:t xml:space="preserve">los planes de vuelo no </w:t>
      </w:r>
      <w:r w:rsidR="00EC544F">
        <w:t>tienen</w:t>
      </w:r>
      <w:r w:rsidR="009E0357" w:rsidRPr="007D3930">
        <w:t xml:space="preserve"> </w:t>
      </w:r>
      <w:del w:id="2415" w:author="Orion" w:date="2011-08-08T14:32:00Z">
        <w:r w:rsidR="009E0357" w:rsidRPr="007D3930" w:rsidDel="001838DD">
          <w:delText xml:space="preserve">planificado </w:delText>
        </w:r>
      </w:del>
      <w:ins w:id="2416" w:author="Orion" w:date="2011-08-08T14:32:00Z">
        <w:r w:rsidR="001838DD">
          <w:t>especificado</w:t>
        </w:r>
        <w:r w:rsidR="001838DD" w:rsidRPr="007D3930">
          <w:t xml:space="preserve"> </w:t>
        </w:r>
      </w:ins>
      <w:r w:rsidR="009E0357" w:rsidRPr="007D3930">
        <w:t xml:space="preserve">ningún </w:t>
      </w:r>
      <w:r w:rsidR="00EC544F">
        <w:t>punto de paso</w:t>
      </w:r>
      <w:r w:rsidR="009E0357" w:rsidRPr="007D3930">
        <w:t xml:space="preserve"> </w:t>
      </w:r>
      <w:del w:id="2417" w:author="Orion" w:date="2011-08-08T14:31:00Z">
        <w:r w:rsidR="009E0357" w:rsidRPr="007D3930" w:rsidDel="001838DD">
          <w:delText xml:space="preserve">por </w:delText>
        </w:r>
        <w:r w:rsidR="00EC544F" w:rsidDel="001838DD">
          <w:delText>el</w:delText>
        </w:r>
        <w:r w:rsidR="009E0357" w:rsidRPr="007D3930" w:rsidDel="001838DD">
          <w:delText xml:space="preserve"> que tenga</w:delText>
        </w:r>
        <w:r w:rsidR="00965560" w:rsidRPr="007D3930" w:rsidDel="001838DD">
          <w:delText>n</w:delText>
        </w:r>
        <w:r w:rsidR="009E0357" w:rsidRPr="007D3930" w:rsidDel="001838DD">
          <w:delText xml:space="preserve"> que pasar</w:delText>
        </w:r>
      </w:del>
      <w:ins w:id="2418" w:author="Orion" w:date="2011-08-08T14:31:00Z">
        <w:r w:rsidR="001838DD">
          <w:t>que tengan que atravesar</w:t>
        </w:r>
      </w:ins>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w:t>
      </w:r>
      <w:r w:rsidR="0031123C" w:rsidRPr="007D3930">
        <w:lastRenderedPageBreak/>
        <w:t>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4A59D6">
        <w:t xml:space="preserve">Figura </w:t>
      </w:r>
      <w:r w:rsidR="004A59D6">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2419" w:name="_Ref299995926"/>
      <w:bookmarkStart w:id="2420" w:name="_Toc299483451"/>
      <w:bookmarkStart w:id="2421" w:name="_Ref296983878"/>
      <w:bookmarkStart w:id="2422" w:name="_Toc300051085"/>
      <w:bookmarkStart w:id="2423" w:name="_Toc300051458"/>
      <w:bookmarkStart w:id="2424" w:name="_Toc300051761"/>
      <w:bookmarkStart w:id="2425" w:name="_Toc300052371"/>
      <w:bookmarkStart w:id="2426" w:name="_Toc300052982"/>
      <w:bookmarkStart w:id="2427" w:name="_Toc300057820"/>
      <w:bookmarkStart w:id="2428" w:name="_Toc300346585"/>
      <w:r>
        <w:t>Figura</w:t>
      </w:r>
      <w:r w:rsidR="004C468C">
        <w:t xml:space="preserve"> </w:t>
      </w:r>
      <w:fldSimple w:instr=" SEQ Figura \* ARABIC ">
        <w:ins w:id="2429" w:author="Orion" w:date="2011-08-05T22:26:00Z">
          <w:r w:rsidR="004A59D6">
            <w:rPr>
              <w:noProof/>
            </w:rPr>
            <w:t>30</w:t>
          </w:r>
        </w:ins>
      </w:fldSimple>
      <w:bookmarkEnd w:id="2419"/>
      <w:r w:rsidR="00CB7704">
        <w:t>:</w:t>
      </w:r>
      <w:r w:rsidR="00E31675">
        <w:t xml:space="preserve"> Resolución de conflicto entre dos aviones volando rutas sin puntos de paso especificados.</w:t>
      </w:r>
      <w:bookmarkEnd w:id="2420"/>
      <w:bookmarkEnd w:id="2421"/>
      <w:bookmarkEnd w:id="2422"/>
      <w:bookmarkEnd w:id="2423"/>
      <w:bookmarkEnd w:id="2424"/>
      <w:bookmarkEnd w:id="2425"/>
      <w:bookmarkEnd w:id="2426"/>
      <w:bookmarkEnd w:id="2427"/>
      <w:bookmarkEnd w:id="2428"/>
    </w:p>
    <w:p w14:paraId="0BF61D26" w14:textId="77777777" w:rsidR="00ED650C" w:rsidRDefault="00ED650C" w:rsidP="000C0F8C">
      <w:pPr>
        <w:spacing w:before="240" w:after="120"/>
        <w:ind w:firstLine="284"/>
        <w:jc w:val="both"/>
      </w:pPr>
    </w:p>
    <w:p w14:paraId="4FA04E0E" w14:textId="1298909A" w:rsidR="009E0357" w:rsidRPr="007D3930" w:rsidRDefault="00F41907" w:rsidP="000C0F8C">
      <w:pPr>
        <w:spacing w:before="240" w:after="120"/>
        <w:ind w:firstLine="284"/>
        <w:jc w:val="both"/>
      </w:pPr>
      <w:commentRangeStart w:id="2430"/>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30"/>
      <w:r w:rsidR="001E6DD5">
        <w:rPr>
          <w:rStyle w:val="CommentReference"/>
        </w:rPr>
        <w:commentReference w:id="2430"/>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A36C674" w:rsidR="009D2CAD" w:rsidRPr="00166C1A" w:rsidRDefault="009D2CAD" w:rsidP="00B25B25">
      <w:pPr>
        <w:ind w:left="641"/>
        <w:jc w:val="both"/>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31" w:author="Orion" w:date="2011-08-01T23:02:00Z">
        <w:r w:rsidR="00760AB5">
          <w:fldChar w:fldCharType="begin"/>
        </w:r>
        <w:r w:rsidR="00760AB5">
          <w:instrText xml:space="preserve"> REF _Ref300003102 \h </w:instrText>
        </w:r>
      </w:ins>
      <w:r w:rsidR="00760AB5">
        <w:fldChar w:fldCharType="separate"/>
      </w:r>
      <w:ins w:id="2432" w:author="Orion" w:date="2011-08-07T17:41:00Z">
        <w:r w:rsidR="000C6ADA">
          <w:t xml:space="preserve">Figura </w:t>
        </w:r>
        <w:r w:rsidR="000C6ADA">
          <w:rPr>
            <w:noProof/>
          </w:rPr>
          <w:t>31</w:t>
        </w:r>
      </w:ins>
      <w:ins w:id="2433" w:author="Orion" w:date="2011-08-01T23:02:00Z">
        <w:r w:rsidR="00760AB5">
          <w:fldChar w:fldCharType="end"/>
        </w:r>
      </w:ins>
      <w:del w:id="2434" w:author="Orion" w:date="2011-08-07T17:41:00Z">
        <w:r w:rsidRPr="00166C1A" w:rsidDel="000C6ADA">
          <w:fldChar w:fldCharType="begin"/>
        </w:r>
        <w:r w:rsidRPr="00166C1A" w:rsidDel="000C6ADA">
          <w:delInstrText xml:space="preserve"> REF _Ref297046911 \h </w:delInstrText>
        </w:r>
        <w:r w:rsidR="00441066" w:rsidRPr="000C0F8C" w:rsidDel="000C6ADA">
          <w:delInstrText xml:space="preserve"> \* MERGEFORMAT </w:delInstrText>
        </w:r>
        <w:r w:rsidRPr="00166C1A" w:rsidDel="000C6ADA">
          <w:fldChar w:fldCharType="end"/>
        </w:r>
      </w:del>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35" w:author="Orion" w:date="2011-08-01T23:03:00Z">
        <w:r w:rsidR="00760AB5">
          <w:fldChar w:fldCharType="begin"/>
        </w:r>
        <w:r w:rsidR="00760AB5">
          <w:instrText xml:space="preserve"> REF _Ref300003142 \h </w:instrText>
        </w:r>
      </w:ins>
      <w:r w:rsidR="00760AB5">
        <w:fldChar w:fldCharType="separate"/>
      </w:r>
      <w:ins w:id="2436" w:author="Orion" w:date="2011-08-07T17:41:00Z">
        <w:r w:rsidR="004150CD">
          <w:t xml:space="preserve">Figura </w:t>
        </w:r>
        <w:r w:rsidR="004150CD">
          <w:rPr>
            <w:noProof/>
          </w:rPr>
          <w:t>32</w:t>
        </w:r>
      </w:ins>
      <w:ins w:id="2437" w:author="Orion" w:date="2011-08-01T23:03:00Z">
        <w:r w:rsidR="00760AB5">
          <w:fldChar w:fldCharType="end"/>
        </w:r>
      </w:ins>
      <w:r w:rsidRPr="00166C1A">
        <w:t xml:space="preserve">). Finalmente el peligro se disipa relativamente en el momento que los pilotos llevan a cabo las ordenes, como puede verse en la </w:t>
      </w:r>
      <w:ins w:id="2438" w:author="Orion" w:date="2011-08-01T23:34:00Z">
        <w:r w:rsidR="004A0E5E">
          <w:fldChar w:fldCharType="begin"/>
        </w:r>
        <w:r w:rsidR="004A0E5E">
          <w:instrText xml:space="preserve"> REF _Ref300004996 \h </w:instrText>
        </w:r>
      </w:ins>
      <w:r w:rsidR="004A0E5E">
        <w:fldChar w:fldCharType="separate"/>
      </w:r>
      <w:ins w:id="2439" w:author="Orion" w:date="2011-08-07T17:42:00Z">
        <w:r w:rsidR="00A13449">
          <w:t xml:space="preserve">Figura </w:t>
        </w:r>
        <w:r w:rsidR="00A13449">
          <w:rPr>
            <w:noProof/>
          </w:rPr>
          <w:t>33</w:t>
        </w:r>
      </w:ins>
      <w:ins w:id="2440" w:author="Orion" w:date="2011-08-01T23:34:00Z">
        <w:r w:rsidR="004A0E5E">
          <w:fldChar w:fldCharType="end"/>
        </w:r>
      </w:ins>
      <w:r w:rsidRPr="00166C1A">
        <w:rPr>
          <w:i/>
          <w:iCs/>
        </w:rPr>
        <w:fldChar w:fldCharType="begin"/>
      </w:r>
      <w:r w:rsidRPr="00166C1A">
        <w:instrText xml:space="preserve"> REF _Ref297047263 \h </w:instrText>
      </w:r>
      <w:r w:rsidR="00441066" w:rsidRPr="00166C1A">
        <w:instrText xml:space="preserve"> \* MERGEFORMAT </w:instrText>
      </w:r>
      <w:r w:rsidRPr="00166C1A">
        <w:rPr>
          <w:i/>
          <w:iCs/>
        </w:rPr>
      </w:r>
      <w:r w:rsidRPr="00166C1A">
        <w:rPr>
          <w:i/>
          <w:iCs/>
        </w:rPr>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441" w:author="Orion" w:date="2011-08-01T23:13:00Z">
        <w:r w:rsidR="00F03737">
          <w:fldChar w:fldCharType="begin"/>
        </w:r>
        <w:r w:rsidR="00F03737">
          <w:instrText xml:space="preserve"> REF _Ref300003735 \h </w:instrText>
        </w:r>
      </w:ins>
      <w:r w:rsidR="00F03737">
        <w:fldChar w:fldCharType="separate"/>
      </w:r>
      <w:ins w:id="2442" w:author="Orion" w:date="2011-08-05T22:26:00Z">
        <w:r w:rsidR="004A59D6">
          <w:t xml:space="preserve">Figura </w:t>
        </w:r>
        <w:r w:rsidR="004A59D6">
          <w:rPr>
            <w:noProof/>
          </w:rPr>
          <w:t>34</w:t>
        </w:r>
      </w:ins>
      <w:ins w:id="2443" w:author="Orion" w:date="2011-08-01T23:13:00Z">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44"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45" w:name="_Ref297046911"/>
    </w:p>
    <w:p w14:paraId="1539AD9B" w14:textId="658234AB" w:rsidR="00760AB5" w:rsidRDefault="00760AB5" w:rsidP="00416930">
      <w:pPr>
        <w:pStyle w:val="Caption"/>
      </w:pPr>
      <w:bookmarkStart w:id="2446" w:name="_Ref300003102"/>
      <w:bookmarkStart w:id="2447" w:name="_Toc300051086"/>
      <w:bookmarkStart w:id="2448" w:name="_Toc300051459"/>
      <w:bookmarkStart w:id="2449" w:name="_Toc300051762"/>
      <w:bookmarkStart w:id="2450" w:name="_Toc300052372"/>
      <w:bookmarkStart w:id="2451" w:name="_Toc300052983"/>
      <w:bookmarkStart w:id="2452" w:name="_Toc300057821"/>
      <w:bookmarkStart w:id="2453" w:name="_Toc300346586"/>
      <w:r>
        <w:t xml:space="preserve">Figura </w:t>
      </w:r>
      <w:fldSimple w:instr=" SEQ Figura \* ARABIC ">
        <w:ins w:id="2454" w:author="Orion" w:date="2011-08-05T22:26:00Z">
          <w:r w:rsidR="004A59D6">
            <w:rPr>
              <w:noProof/>
            </w:rPr>
            <w:t>31</w:t>
          </w:r>
        </w:ins>
        <w:del w:id="2455" w:author="Orion" w:date="2011-08-02T14:09:00Z">
          <w:r w:rsidR="005C4805" w:rsidDel="001335BC">
            <w:rPr>
              <w:noProof/>
            </w:rPr>
            <w:delText>31</w:delText>
          </w:r>
        </w:del>
      </w:fldSimple>
      <w:bookmarkEnd w:id="2446"/>
      <w:r w:rsidRPr="00C51FAF">
        <w:t>: Conflicto entre dos aviones volando rutas sin puntos de paso especificados, tripulados por pilotos con altos valores de estrés y fatiga, y poca experiencia.</w:t>
      </w:r>
      <w:bookmarkEnd w:id="2447"/>
      <w:bookmarkEnd w:id="2448"/>
      <w:bookmarkEnd w:id="2449"/>
      <w:bookmarkEnd w:id="2450"/>
      <w:bookmarkEnd w:id="2451"/>
      <w:bookmarkEnd w:id="2452"/>
      <w:bookmarkEnd w:id="2453"/>
    </w:p>
    <w:bookmarkEnd w:id="2444"/>
    <w:bookmarkEnd w:id="2445"/>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56"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E64178">
        <w:t xml:space="preserve">Figura </w:t>
      </w:r>
      <w:r w:rsidR="00E64178">
        <w:rPr>
          <w:noProof/>
        </w:rPr>
        <w:t>12</w:t>
      </w:r>
      <w:r>
        <w:rPr>
          <w:rFonts w:cs="Times New Roman"/>
        </w:rPr>
        <w:fldChar w:fldCharType="end"/>
      </w:r>
      <w:r w:rsidR="00D51F0C">
        <w:rPr>
          <w:rFonts w:cs="Times New Roman"/>
        </w:rPr>
        <w:t xml:space="preserve"> de la especificación.</w:t>
      </w:r>
    </w:p>
    <w:p w14:paraId="03AC7FAE" w14:textId="352C64B4"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E64178">
        <w:t xml:space="preserve">Figura </w:t>
      </w:r>
      <w:r w:rsidR="00E64178">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ins w:id="2457" w:author="Orion" w:date="2011-08-08T14:50:00Z">
        <w:r w:rsidR="00E64178">
          <w:rPr>
            <w:rFonts w:cs="Times New Roman"/>
          </w:rPr>
          <w:fldChar w:fldCharType="begin"/>
        </w:r>
        <w:r w:rsidR="00E64178">
          <w:rPr>
            <w:rFonts w:cs="Times New Roman"/>
          </w:rPr>
          <w:instrText xml:space="preserve"> REF _Ref300008580 \h </w:instrText>
        </w:r>
      </w:ins>
      <w:r w:rsidR="00E64178">
        <w:rPr>
          <w:rFonts w:cs="Times New Roman"/>
        </w:rPr>
      </w:r>
      <w:r w:rsidR="00E64178">
        <w:rPr>
          <w:rFonts w:cs="Times New Roman"/>
        </w:rPr>
        <w:fldChar w:fldCharType="separate"/>
      </w:r>
      <w:ins w:id="2458" w:author="Orion" w:date="2011-08-08T14:51:00Z">
        <w:r w:rsidR="00E64178">
          <w:t xml:space="preserve">Figura </w:t>
        </w:r>
        <w:r w:rsidR="00E64178">
          <w:rPr>
            <w:noProof/>
          </w:rPr>
          <w:t>19</w:t>
        </w:r>
      </w:ins>
      <w:ins w:id="2459" w:author="Orion" w:date="2011-08-08T14:50:00Z">
        <w:r w:rsidR="00E64178">
          <w:rPr>
            <w:rFonts w:cs="Times New Roman"/>
          </w:rPr>
          <w:fldChar w:fldCharType="end"/>
        </w:r>
      </w:ins>
      <w:r w:rsidR="007B14B9" w:rsidRPr="00486B28">
        <w:rPr>
          <w:rFonts w:cs="Times New Roman"/>
        </w:rPr>
        <w:t xml:space="preserve"> donde se detecta</w:t>
      </w:r>
      <w:del w:id="2460" w:author="Orion" w:date="2011-08-08T14:51:00Z">
        <w:r w:rsidR="007B14B9" w:rsidRPr="00486B28" w:rsidDel="00E64178">
          <w:rPr>
            <w:rFonts w:cs="Times New Roman"/>
          </w:rPr>
          <w:delText>ba</w:delText>
        </w:r>
      </w:del>
      <w:r w:rsidR="007B14B9" w:rsidRPr="00486B28">
        <w:rPr>
          <w:rFonts w:cs="Times New Roman"/>
        </w:rPr>
        <w:t xml:space="preserve"> un conflicto que no había sido tratado antes.</w:t>
      </w:r>
      <w:r w:rsidR="00EB325A" w:rsidRPr="00486B28">
        <w:rPr>
          <w:rFonts w:cs="Times New Roman"/>
        </w:rPr>
        <w:t xml:space="preserve"> D</w:t>
      </w:r>
      <w:ins w:id="2461" w:author="Orion" w:date="2011-08-02T13:39:00Z">
        <w:r w:rsidR="004D3C1B">
          <w:rPr>
            <w:rFonts w:cs="Times New Roman"/>
          </w:rPr>
          <w:t>i</w:t>
        </w:r>
      </w:ins>
      <w:del w:id="2462"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w:t>
      </w:r>
      <w:del w:id="2463" w:author="Orion" w:date="2011-08-08T14:52:00Z">
        <w:r w:rsidR="003C27E3" w:rsidRPr="00CB7704" w:rsidDel="00E64178">
          <w:rPr>
            <w:rFonts w:cs="Times New Roman"/>
          </w:rPr>
          <w:delText xml:space="preserve">que </w:delText>
        </w:r>
      </w:del>
      <w:r w:rsidR="00EB325A" w:rsidRPr="00ED650C">
        <w:rPr>
          <w:rFonts w:cs="Times New Roman"/>
        </w:rPr>
        <w:t>produc</w:t>
      </w:r>
      <w:ins w:id="2464" w:author="Orion" w:date="2011-08-08T14:52:00Z">
        <w:r w:rsidR="00E64178">
          <w:rPr>
            <w:rFonts w:cs="Times New Roman"/>
          </w:rPr>
          <w:t>e</w:t>
        </w:r>
      </w:ins>
      <w:del w:id="2465" w:author="Orion" w:date="2011-08-08T14:52:00Z">
        <w:r w:rsidR="00EB325A" w:rsidRPr="00ED650C" w:rsidDel="00E64178">
          <w:rPr>
            <w:rFonts w:cs="Times New Roman"/>
          </w:rPr>
          <w:delText>irá</w:delText>
        </w:r>
      </w:del>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66" w:author="Orion" w:date="2011-08-02T13:39:00Z">
        <w:r w:rsidR="004D3C1B">
          <w:rPr>
            <w:rFonts w:cs="Times New Roman"/>
          </w:rPr>
          <w:t xml:space="preserve"> </w:t>
        </w:r>
      </w:ins>
      <w:ins w:id="2467"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68" w:author="Orion" w:date="2011-08-05T22:26:00Z">
        <w:r w:rsidR="004A59D6">
          <w:rPr>
            <w:rFonts w:cs="Times New Roman"/>
          </w:rPr>
          <w:t>5.1.5</w:t>
        </w:r>
      </w:ins>
      <w:ins w:id="2469" w:author="Orion" w:date="2011-08-02T13:40:00Z">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70" w:name="_Toc299483453"/>
      <w:bookmarkStart w:id="2471" w:name="_Ref297047202"/>
    </w:p>
    <w:p w14:paraId="2BE6AF78" w14:textId="1025F3FA" w:rsidR="00760AB5" w:rsidRDefault="00760AB5" w:rsidP="00360CB8">
      <w:pPr>
        <w:pStyle w:val="Caption"/>
        <w:rPr>
          <w:rFonts w:cs="Times New Roman"/>
        </w:rPr>
      </w:pPr>
      <w:bookmarkStart w:id="2472" w:name="_Ref300003142"/>
      <w:bookmarkStart w:id="2473" w:name="_Toc300051087"/>
      <w:bookmarkStart w:id="2474" w:name="_Toc300051460"/>
      <w:bookmarkStart w:id="2475" w:name="_Toc300051763"/>
      <w:bookmarkStart w:id="2476" w:name="_Toc300052373"/>
      <w:bookmarkStart w:id="2477" w:name="_Toc300052984"/>
      <w:bookmarkStart w:id="2478" w:name="_Toc300057822"/>
      <w:bookmarkStart w:id="2479" w:name="_Toc300346587"/>
      <w:r>
        <w:t xml:space="preserve">Figura </w:t>
      </w:r>
      <w:fldSimple w:instr=" SEQ Figura \* ARABIC ">
        <w:ins w:id="2480" w:author="Orion" w:date="2011-08-05T22:26:00Z">
          <w:r w:rsidR="004A59D6">
            <w:rPr>
              <w:noProof/>
            </w:rPr>
            <w:t>32</w:t>
          </w:r>
        </w:ins>
        <w:del w:id="2481" w:author="Orion" w:date="2011-08-02T14:09:00Z">
          <w:r w:rsidDel="001335BC">
            <w:rPr>
              <w:noProof/>
            </w:rPr>
            <w:delText>32</w:delText>
          </w:r>
        </w:del>
      </w:fldSimple>
      <w:bookmarkEnd w:id="2472"/>
      <w:r w:rsidRPr="00E55FBF">
        <w:t>: Alto riesgo de conflicto entre dos aviones volando rutas sin puntos de paso especificados, tripulados por pilotos con altos valores de estrés y fatiga, y poca experiencia.</w:t>
      </w:r>
      <w:bookmarkEnd w:id="2473"/>
      <w:bookmarkEnd w:id="2474"/>
      <w:bookmarkEnd w:id="2475"/>
      <w:bookmarkEnd w:id="2476"/>
      <w:bookmarkEnd w:id="2477"/>
      <w:bookmarkEnd w:id="2478"/>
      <w:bookmarkEnd w:id="2479"/>
    </w:p>
    <w:bookmarkEnd w:id="2470"/>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482" w:author="Orion" w:date="2011-08-01T23:33:00Z"/>
        </w:rPr>
      </w:pPr>
      <w:ins w:id="2483" w:author="Orion" w:date="2011-08-01T21:13:00Z">
        <w:r w:rsidRPr="00CA1CA9">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84" w:name="_Toc299483454"/>
      <w:bookmarkStart w:id="2485" w:name="_Ref297047263"/>
      <w:bookmarkEnd w:id="2471"/>
    </w:p>
    <w:p w14:paraId="3F5A2482" w14:textId="49E845DF" w:rsidR="00690137" w:rsidDel="00C246EE" w:rsidRDefault="00EB4E3D">
      <w:pPr>
        <w:pStyle w:val="Caption"/>
        <w:rPr>
          <w:del w:id="2486" w:author="Orion" w:date="2011-08-01T23:31:00Z"/>
          <w:rFonts w:cs="Times New Roman"/>
        </w:rPr>
        <w:pPrChange w:id="2487" w:author="Orion" w:date="2011-08-01T23:34:00Z">
          <w:pPr>
            <w:ind w:left="709"/>
            <w:jc w:val="both"/>
          </w:pPr>
        </w:pPrChange>
      </w:pPr>
      <w:bookmarkStart w:id="2488" w:name="_Ref300004996"/>
      <w:bookmarkStart w:id="2489" w:name="_Toc300051088"/>
      <w:bookmarkStart w:id="2490" w:name="_Toc300051461"/>
      <w:bookmarkStart w:id="2491" w:name="_Toc300051764"/>
      <w:bookmarkStart w:id="2492" w:name="_Toc300052374"/>
      <w:bookmarkStart w:id="2493" w:name="_Toc300052985"/>
      <w:bookmarkStart w:id="2494" w:name="_Toc300057823"/>
      <w:bookmarkStart w:id="2495" w:name="_Toc300346588"/>
      <w:ins w:id="2496" w:author="Orion" w:date="2011-08-01T23:33:00Z">
        <w:r>
          <w:t xml:space="preserve">Figura </w:t>
        </w:r>
        <w:r>
          <w:fldChar w:fldCharType="begin"/>
        </w:r>
        <w:r>
          <w:instrText xml:space="preserve"> SEQ Figura \* ARABIC </w:instrText>
        </w:r>
      </w:ins>
      <w:r>
        <w:fldChar w:fldCharType="separate"/>
      </w:r>
      <w:ins w:id="2497" w:author="Orion" w:date="2011-08-05T22:26:00Z">
        <w:r w:rsidR="004A59D6">
          <w:rPr>
            <w:noProof/>
          </w:rPr>
          <w:t>33</w:t>
        </w:r>
      </w:ins>
      <w:ins w:id="2498" w:author="Orion" w:date="2011-08-01T23:33:00Z">
        <w:r>
          <w:fldChar w:fldCharType="end"/>
        </w:r>
        <w:bookmarkEnd w:id="2488"/>
        <w:r w:rsidRPr="00797FCE">
          <w:t>: Dos aviones volando rutas sin puntos de paso especificados, tripulados por pilotos con altos valores de estrés y fatiga, y poca experiencia, cambiando el tramo actual.</w:t>
        </w:r>
      </w:ins>
      <w:bookmarkEnd w:id="2489"/>
      <w:bookmarkEnd w:id="2490"/>
      <w:bookmarkEnd w:id="2491"/>
      <w:bookmarkEnd w:id="2492"/>
      <w:bookmarkEnd w:id="2493"/>
      <w:bookmarkEnd w:id="2494"/>
      <w:bookmarkEnd w:id="2495"/>
      <w:ins w:id="2499" w:author="Orion" w:date="2011-08-01T23:34:00Z">
        <w:r w:rsidR="00716FA8" w:rsidRPr="001A06EF" w:rsidDel="00E14057">
          <w:rPr>
            <w:b/>
            <w:u w:val="single"/>
          </w:rPr>
          <w:t xml:space="preserve"> </w:t>
        </w:r>
      </w:ins>
      <w:del w:id="2500" w:author="Orion" w:date="2011-08-01T21:13:00Z">
        <w:r w:rsidR="006B1111" w:rsidRPr="008E1A6C" w:rsidDel="00E14057">
          <w:rPr>
            <w:b/>
            <w:u w:val="single"/>
            <w:rPrChange w:id="2501" w:author="Orion" w:date="2011-08-01T23:15:00Z">
              <w:rPr/>
            </w:rPrChange>
          </w:rPr>
          <w:delText>Figura</w:delText>
        </w:r>
      </w:del>
      <w:ins w:id="2502" w:author="IO" w:date="2011-07-22T13:09:00Z">
        <w:del w:id="2503" w:author="Orion" w:date="2011-08-01T21:13:00Z">
          <w:r w:rsidR="006B1111" w:rsidRPr="008E1A6C" w:rsidDel="00E14057">
            <w:rPr>
              <w:b/>
              <w:u w:val="single"/>
              <w:rPrChange w:id="2504" w:author="Orion" w:date="2011-08-01T23:15:00Z">
                <w:rPr/>
              </w:rPrChange>
            </w:rPr>
            <w:fldChar w:fldCharType="begin"/>
          </w:r>
          <w:r w:rsidR="006B1111" w:rsidRPr="008E1A6C" w:rsidDel="00E14057">
            <w:rPr>
              <w:b/>
              <w:u w:val="single"/>
              <w:rPrChange w:id="2505" w:author="Orion" w:date="2011-08-01T23:15:00Z">
                <w:rPr/>
              </w:rPrChange>
            </w:rPr>
            <w:delInstrText xml:space="preserve"> SEQ Figura \* ARABIC </w:delInstrText>
          </w:r>
        </w:del>
      </w:ins>
      <w:del w:id="2506" w:author="Orion" w:date="2011-08-01T21:13:00Z">
        <w:r w:rsidR="006B1111" w:rsidRPr="008E1A6C" w:rsidDel="00E14057">
          <w:rPr>
            <w:b/>
            <w:u w:val="single"/>
            <w:rPrChange w:id="2507" w:author="Orion" w:date="2011-08-01T23:15:00Z">
              <w:rPr/>
            </w:rPrChange>
          </w:rPr>
          <w:fldChar w:fldCharType="separate"/>
        </w:r>
      </w:del>
      <w:bookmarkEnd w:id="2484"/>
      <w:ins w:id="2508" w:author="IO" w:date="2011-07-22T13:16:00Z">
        <w:del w:id="2509" w:author="Orion" w:date="2011-07-24T21:36:00Z">
          <w:r w:rsidR="00416FF6" w:rsidRPr="008E1A6C" w:rsidDel="00587D28">
            <w:rPr>
              <w:b/>
              <w:noProof/>
              <w:u w:val="single"/>
              <w:rPrChange w:id="2510" w:author="Orion" w:date="2011-08-01T23:15:00Z">
                <w:rPr>
                  <w:noProof/>
                </w:rPr>
              </w:rPrChange>
            </w:rPr>
            <w:delText>29</w:delText>
          </w:r>
        </w:del>
      </w:ins>
      <w:ins w:id="2511" w:author="IO" w:date="2011-07-22T13:09:00Z">
        <w:del w:id="2512" w:author="Orion" w:date="2011-08-01T21:13:00Z">
          <w:r w:rsidR="006B1111" w:rsidRPr="008E1A6C" w:rsidDel="00E14057">
            <w:rPr>
              <w:b/>
              <w:u w:val="single"/>
              <w:rPrChange w:id="2513" w:author="Orion" w:date="2011-08-01T23:15:00Z">
                <w:rPr/>
              </w:rPrChange>
            </w:rPr>
            <w:fldChar w:fldCharType="end"/>
          </w:r>
        </w:del>
      </w:ins>
      <w:bookmarkEnd w:id="2485"/>
      <w:del w:id="2514" w:author="Orion" w:date="2011-08-01T21:14:00Z">
        <w:r w:rsidR="001D1141" w:rsidRPr="008E1A6C" w:rsidDel="00E14057">
          <w:rPr>
            <w:rFonts w:cs="Times New Roman"/>
            <w:b/>
            <w:u w:val="single"/>
            <w:rPrChange w:id="2515" w:author="Orion" w:date="2011-08-01T23:15:00Z">
              <w:rPr>
                <w:rFonts w:cs="Times New Roman"/>
              </w:rPr>
            </w:rPrChange>
          </w:rPr>
          <w:delText>En esta imagen (</w:delText>
        </w:r>
      </w:del>
      <w:del w:id="2516" w:author="Orion" w:date="2011-08-01T23:14:00Z">
        <w:r w:rsidR="001D1141" w:rsidRPr="008E1A6C" w:rsidDel="008E1A6C">
          <w:rPr>
            <w:rFonts w:cs="Times New Roman"/>
            <w:b/>
            <w:u w:val="single"/>
            <w:rPrChange w:id="2517" w:author="Orion" w:date="2011-08-01T23:15:00Z">
              <w:rPr>
                <w:rFonts w:cs="Times New Roman"/>
              </w:rPr>
            </w:rPrChange>
          </w:rPr>
          <w:fldChar w:fldCharType="begin"/>
        </w:r>
        <w:r w:rsidR="001D1141" w:rsidRPr="008E1A6C" w:rsidDel="008E1A6C">
          <w:rPr>
            <w:rFonts w:cs="Times New Roman"/>
            <w:b/>
            <w:u w:val="single"/>
            <w:rPrChange w:id="2518" w:author="Orion" w:date="2011-08-01T23:15:00Z">
              <w:rPr>
                <w:rFonts w:cs="Times New Roman"/>
              </w:rPr>
            </w:rPrChange>
          </w:rPr>
          <w:delInstrText xml:space="preserve"> REF _Ref297047263 \h </w:delInstrText>
        </w:r>
      </w:del>
      <w:del w:id="2519" w:author="Orion" w:date="2011-08-01T23:31:00Z">
        <w:r w:rsidR="008E1A6C" w:rsidRPr="008E1A6C" w:rsidDel="00C246EE">
          <w:rPr>
            <w:rFonts w:cs="Times New Roman"/>
            <w:b/>
            <w:u w:val="single"/>
            <w:rPrChange w:id="2520" w:author="Orion" w:date="2011-08-01T23:15:00Z">
              <w:rPr>
                <w:rFonts w:cs="Times New Roman"/>
                <w:b/>
              </w:rPr>
            </w:rPrChange>
          </w:rPr>
          <w:delInstrText xml:space="preserve"> \* MERGEFORMAT </w:delInstrText>
        </w:r>
      </w:del>
      <w:del w:id="2521" w:author="Orion" w:date="2011-08-01T23:14:00Z">
        <w:r w:rsidR="001D1141" w:rsidRPr="008E1A6C" w:rsidDel="008E1A6C">
          <w:rPr>
            <w:rFonts w:cs="Times New Roman"/>
            <w:b/>
            <w:i w:val="0"/>
            <w:iCs w:val="0"/>
            <w:u w:val="single"/>
            <w:rPrChange w:id="2522" w:author="Orion" w:date="2011-08-01T23:15:00Z">
              <w:rPr>
                <w:rFonts w:cs="Times New Roman"/>
                <w:b/>
                <w:i/>
                <w:iCs/>
                <w:u w:val="single"/>
              </w:rPr>
            </w:rPrChange>
          </w:rPr>
        </w:r>
        <w:r w:rsidR="001D1141" w:rsidRPr="008E1A6C" w:rsidDel="008E1A6C">
          <w:rPr>
            <w:rFonts w:cs="Times New Roman"/>
            <w:b/>
            <w:u w:val="single"/>
            <w:rPrChange w:id="2523" w:author="Orion" w:date="2011-08-01T23:15:00Z">
              <w:rPr>
                <w:rFonts w:cs="Times New Roman"/>
              </w:rPr>
            </w:rPrChange>
          </w:rPr>
          <w:fldChar w:fldCharType="separate"/>
        </w:r>
      </w:del>
      <w:del w:id="2524" w:author="Orion" w:date="2011-08-01T18:13:00Z">
        <w:r w:rsidR="00503590" w:rsidRPr="008E1A6C" w:rsidDel="002447D8">
          <w:rPr>
            <w:b/>
            <w:u w:val="single"/>
            <w:rPrChange w:id="2525" w:author="Orion" w:date="2011-08-01T23:15:00Z">
              <w:rPr/>
            </w:rPrChange>
          </w:rPr>
          <w:delText xml:space="preserve">Figura </w:delText>
        </w:r>
        <w:r w:rsidR="00503590" w:rsidRPr="008E1A6C" w:rsidDel="002447D8">
          <w:rPr>
            <w:b/>
            <w:noProof/>
            <w:u w:val="single"/>
            <w:rPrChange w:id="2526" w:author="Orion" w:date="2011-08-01T23:15:00Z">
              <w:rPr>
                <w:noProof/>
              </w:rPr>
            </w:rPrChange>
          </w:rPr>
          <w:delText>30</w:delText>
        </w:r>
      </w:del>
      <w:del w:id="2527" w:author="Orion" w:date="2011-08-01T23:14:00Z">
        <w:r w:rsidR="001D1141" w:rsidRPr="008E1A6C" w:rsidDel="008E1A6C">
          <w:rPr>
            <w:rFonts w:cs="Times New Roman"/>
            <w:b/>
            <w:u w:val="single"/>
            <w:rPrChange w:id="2528" w:author="Orion" w:date="2011-08-01T23:15:00Z">
              <w:rPr>
                <w:rFonts w:cs="Times New Roman"/>
              </w:rPr>
            </w:rPrChange>
          </w:rPr>
          <w:fldChar w:fldCharType="end"/>
        </w:r>
      </w:del>
      <w:del w:id="2529" w:author="Orion" w:date="2011-08-01T21:14:00Z">
        <w:r w:rsidR="001D1141" w:rsidDel="00E14057">
          <w:rPr>
            <w:rFonts w:cs="Times New Roman"/>
          </w:rPr>
          <w:delText>)</w:delText>
        </w:r>
      </w:del>
      <w:del w:id="2530"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rPr>
          <w:fldChar w:fldCharType="begin"/>
        </w:r>
        <w:r w:rsidR="001D1141" w:rsidDel="00C246EE">
          <w:rPr>
            <w:rFonts w:cs="Times New Roman"/>
          </w:rPr>
          <w:delInstrText xml:space="preserve"> REF _Ref296442261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21</w:delText>
        </w:r>
        <w:r w:rsidR="001D1141" w:rsidDel="00C246EE">
          <w:rPr>
            <w:rFonts w:cs="Times New Roman"/>
          </w:rPr>
          <w:fldChar w:fldCharType="end"/>
        </w:r>
        <w:r w:rsidR="001D1141" w:rsidDel="00C246EE">
          <w:rPr>
            <w:rFonts w:cs="Times New Roman"/>
          </w:rPr>
          <w:delText xml:space="preserve">) y que hizo que el piloto creara un nuevo tramo </w:delText>
        </w:r>
      </w:del>
      <w:del w:id="2531" w:author="Orion" w:date="2011-07-31T17:36:00Z">
        <w:r w:rsidR="001D1141" w:rsidDel="004D73B7">
          <w:rPr>
            <w:rFonts w:cs="Times New Roman"/>
          </w:rPr>
          <w:delText>“ficticio”</w:delText>
        </w:r>
      </w:del>
      <w:del w:id="2532" w:author="Orion" w:date="2011-08-01T23:31:00Z">
        <w:r w:rsidR="001D1141" w:rsidDel="00C246EE">
          <w:rPr>
            <w:rFonts w:cs="Times New Roman"/>
          </w:rPr>
          <w:delText xml:space="preserve"> (</w:delText>
        </w:r>
        <w:r w:rsidR="001D1141" w:rsidDel="00C246EE">
          <w:rPr>
            <w:rFonts w:cs="Times New Roman"/>
          </w:rPr>
          <w:fldChar w:fldCharType="begin"/>
        </w:r>
        <w:r w:rsidR="001D1141" w:rsidDel="00C246EE">
          <w:rPr>
            <w:rFonts w:cs="Times New Roman"/>
          </w:rPr>
          <w:delInstrText xml:space="preserve"> REF _Ref296536077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22</w:delText>
        </w:r>
        <w:r w:rsidR="001D1141" w:rsidDel="00C246EE">
          <w:rPr>
            <w:rFonts w:cs="Times New Roman"/>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w:delText>
        </w:r>
        <w:r w:rsidR="001D1141" w:rsidDel="00C246EE">
          <w:rPr>
            <w:rFonts w:cs="Times New Roman"/>
          </w:rPr>
          <w:lastRenderedPageBreak/>
          <w:delText>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33" w:author="Orion" w:date="2011-06-29T15:44:00Z"/>
          <w:rFonts w:cs="Times New Roman"/>
        </w:rPr>
        <w:pPrChange w:id="2534" w:author="Orion" w:date="2011-08-01T23:34:00Z">
          <w:pPr/>
        </w:pPrChange>
      </w:pPr>
    </w:p>
    <w:p w14:paraId="5E569304" w14:textId="77777777" w:rsidR="004A0E5E" w:rsidRPr="004A0E5E" w:rsidRDefault="004A0E5E">
      <w:pPr>
        <w:jc w:val="both"/>
        <w:rPr>
          <w:ins w:id="2535" w:author="Orion" w:date="2011-08-01T23:35:00Z"/>
          <w:iCs/>
          <w:rPrChange w:id="2536" w:author="Orion" w:date="2011-08-01T23:35:00Z">
            <w:rPr>
              <w:ins w:id="2537" w:author="Orion" w:date="2011-08-01T23:35:00Z"/>
              <w:i/>
              <w:iCs/>
            </w:rPr>
          </w:rPrChange>
        </w:rPr>
        <w:pPrChange w:id="2538" w:author="Orion" w:date="2011-08-01T23:13:00Z">
          <w:pPr/>
        </w:pPrChange>
      </w:pPr>
    </w:p>
    <w:p w14:paraId="7BCBCBAD" w14:textId="5720982A" w:rsidR="004A0E5E" w:rsidRPr="004A0E5E" w:rsidRDefault="004A0E5E">
      <w:pPr>
        <w:ind w:left="709"/>
        <w:jc w:val="both"/>
        <w:rPr>
          <w:ins w:id="2539" w:author="Orion" w:date="2011-08-01T23:35:00Z"/>
          <w:iCs/>
          <w:rPrChange w:id="2540" w:author="Orion" w:date="2011-08-01T23:35:00Z">
            <w:rPr>
              <w:ins w:id="2541" w:author="Orion" w:date="2011-08-01T23:35:00Z"/>
              <w:i/>
              <w:iCs/>
            </w:rPr>
          </w:rPrChange>
        </w:rPr>
        <w:pPrChange w:id="2542" w:author="Orion" w:date="2011-08-01T23:36:00Z">
          <w:pPr/>
        </w:pPrChange>
      </w:pPr>
      <w:ins w:id="2543" w:author="Orion" w:date="2011-08-01T23:35:00Z">
        <w:r w:rsidRPr="004A0E5E">
          <w:rPr>
            <w:iCs/>
          </w:rPr>
          <w:t xml:space="preserve">En la </w:t>
        </w:r>
      </w:ins>
      <w:ins w:id="2544"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45" w:author="Orion" w:date="2011-08-08T14:53:00Z">
        <w:r w:rsidR="00F42B55">
          <w:t xml:space="preserve">Figura </w:t>
        </w:r>
        <w:r w:rsidR="00F42B55">
          <w:rPr>
            <w:noProof/>
          </w:rPr>
          <w:t>31</w:t>
        </w:r>
      </w:ins>
      <w:ins w:id="2546" w:author="Orion" w:date="2011-08-02T14:12:00Z">
        <w:r w:rsidR="001335BC">
          <w:rPr>
            <w:iCs/>
          </w:rPr>
          <w:fldChar w:fldCharType="end"/>
        </w:r>
      </w:ins>
      <w:ins w:id="2547"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48"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49" w:author="Orion" w:date="2011-08-08T14:53:00Z">
        <w:r w:rsidR="00F42B55">
          <w:t xml:space="preserve">Figura </w:t>
        </w:r>
        <w:r w:rsidR="00F42B55">
          <w:rPr>
            <w:noProof/>
          </w:rPr>
          <w:t>33</w:t>
        </w:r>
      </w:ins>
      <w:ins w:id="2550" w:author="Orion" w:date="2011-08-01T23:36:00Z">
        <w:r w:rsidR="0090685E">
          <w:rPr>
            <w:iCs/>
          </w:rPr>
          <w:fldChar w:fldCharType="end"/>
        </w:r>
      </w:ins>
      <w:ins w:id="2551" w:author="Orion" w:date="2011-08-01T23:35:00Z">
        <w:r w:rsidRPr="004A0E5E">
          <w:rPr>
            <w:iCs/>
          </w:rPr>
          <w:t xml:space="preserve"> puede verse como la orden, que inicio una interacción entre controlador y piloto (ver </w:t>
        </w:r>
      </w:ins>
      <w:ins w:id="2552" w:author="Orion" w:date="2011-08-08T14:53:00Z">
        <w:r w:rsidR="00F42B55">
          <w:rPr>
            <w:iCs/>
          </w:rPr>
          <w:fldChar w:fldCharType="begin"/>
        </w:r>
        <w:r w:rsidR="00F42B55">
          <w:rPr>
            <w:iCs/>
          </w:rPr>
          <w:instrText xml:space="preserve"> REF _Ref296442261 \h </w:instrText>
        </w:r>
      </w:ins>
      <w:r w:rsidR="00F42B55">
        <w:rPr>
          <w:iCs/>
        </w:rPr>
      </w:r>
      <w:r w:rsidR="00F42B55">
        <w:rPr>
          <w:iCs/>
        </w:rPr>
        <w:fldChar w:fldCharType="separate"/>
      </w:r>
      <w:ins w:id="2553" w:author="Orion" w:date="2011-08-08T14:54:00Z">
        <w:r w:rsidR="00F42B55">
          <w:t xml:space="preserve">Figura </w:t>
        </w:r>
        <w:r w:rsidR="00F42B55">
          <w:rPr>
            <w:noProof/>
          </w:rPr>
          <w:t>21</w:t>
        </w:r>
      </w:ins>
      <w:ins w:id="2554" w:author="Orion" w:date="2011-08-08T14:53:00Z">
        <w:r w:rsidR="00F42B55">
          <w:rPr>
            <w:iCs/>
          </w:rPr>
          <w:fldChar w:fldCharType="end"/>
        </w:r>
      </w:ins>
      <w:ins w:id="2555" w:author="Orion" w:date="2011-08-01T23:35:00Z">
        <w:r w:rsidRPr="004A0E5E">
          <w:rPr>
            <w:iCs/>
          </w:rPr>
          <w:t xml:space="preserve">) y que hizo que el piloto creara un nuevo tramo ad hoc (ver </w:t>
        </w:r>
      </w:ins>
      <w:ins w:id="2556"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57" w:author="Orion" w:date="2011-08-08T14:53:00Z">
        <w:r w:rsidR="00F42B55">
          <w:t xml:space="preserve">Figura </w:t>
        </w:r>
        <w:r w:rsidR="00F42B55">
          <w:rPr>
            <w:noProof/>
          </w:rPr>
          <w:t>21</w:t>
        </w:r>
      </w:ins>
      <w:ins w:id="2558" w:author="Orion" w:date="2011-08-02T14:13:00Z">
        <w:r w:rsidR="001335BC">
          <w:rPr>
            <w:iCs/>
          </w:rPr>
          <w:fldChar w:fldCharType="end"/>
        </w:r>
      </w:ins>
      <w:ins w:id="2559" w:author="Orion" w:date="2011-08-01T23:35:00Z">
        <w:r w:rsidRPr="004A0E5E">
          <w:rPr>
            <w:iCs/>
          </w:rPr>
          <w:t xml:space="preserve">), ha empezado a ser procesada por el piloto y </w:t>
        </w:r>
      </w:ins>
      <w:ins w:id="2560" w:author="Orion" w:date="2011-08-08T15:43:00Z">
        <w:r w:rsidR="002A6327">
          <w:rPr>
            <w:iCs/>
          </w:rPr>
          <w:t>é</w:t>
        </w:r>
      </w:ins>
      <w:ins w:id="2561" w:author="Orion" w:date="2011-08-01T23:35:00Z">
        <w:r w:rsidRPr="004A0E5E">
          <w:rPr>
            <w:iCs/>
          </w:rPr>
          <w:t>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62" w:author="Orion" w:date="2011-08-01T23:35:00Z"/>
          <w:iCs/>
          <w:rPrChange w:id="2563" w:author="Orion" w:date="2011-08-01T23:35:00Z">
            <w:rPr>
              <w:ins w:id="2564" w:author="Orion" w:date="2011-08-01T23:35:00Z"/>
              <w:i/>
              <w:iCs/>
            </w:rPr>
          </w:rPrChange>
        </w:rPr>
        <w:pPrChange w:id="2565" w:author="Orion" w:date="2011-08-01T23:13:00Z">
          <w:pPr/>
        </w:pPrChange>
      </w:pPr>
    </w:p>
    <w:p w14:paraId="386642E6" w14:textId="77777777" w:rsidR="00F03737" w:rsidRDefault="0096704B">
      <w:pPr>
        <w:jc w:val="both"/>
        <w:rPr>
          <w:ins w:id="2566" w:author="Orion" w:date="2011-08-01T23:13:00Z"/>
          <w:i/>
          <w:iCs/>
        </w:rPr>
        <w:pPrChange w:id="2567" w:author="Orion" w:date="2011-08-01T23:13:00Z">
          <w:pPr/>
        </w:pPrChange>
      </w:pPr>
      <w:ins w:id="2568" w:author="Orion" w:date="2011-06-29T15:44:00Z">
        <w:r w:rsidRPr="00CA1CA9">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69" w:name="_Toc299483455"/>
      <w:bookmarkStart w:id="2570" w:name="_Ref297047382"/>
    </w:p>
    <w:p w14:paraId="70EE0809" w14:textId="54A6D19D" w:rsidR="002D48A2" w:rsidRDefault="00F03737">
      <w:pPr>
        <w:pStyle w:val="Caption"/>
        <w:rPr>
          <w:rFonts w:cs="Times New Roman"/>
        </w:rPr>
        <w:pPrChange w:id="2571" w:author="Orion" w:date="2011-08-01T23:13:00Z">
          <w:pPr/>
        </w:pPrChange>
      </w:pPr>
      <w:bookmarkStart w:id="2572" w:name="_Ref300003735"/>
      <w:bookmarkStart w:id="2573" w:name="_Toc300051089"/>
      <w:bookmarkStart w:id="2574" w:name="_Toc300051462"/>
      <w:bookmarkStart w:id="2575" w:name="_Toc300051765"/>
      <w:bookmarkStart w:id="2576" w:name="_Toc300052375"/>
      <w:bookmarkStart w:id="2577" w:name="_Toc300052986"/>
      <w:bookmarkStart w:id="2578" w:name="_Toc300057824"/>
      <w:bookmarkStart w:id="2579" w:name="_Toc300346589"/>
      <w:ins w:id="2580" w:author="Orion" w:date="2011-08-01T23:13:00Z">
        <w:r>
          <w:t xml:space="preserve">Figura </w:t>
        </w:r>
        <w:r>
          <w:fldChar w:fldCharType="begin"/>
        </w:r>
        <w:r>
          <w:instrText xml:space="preserve"> SEQ Figura \* ARABIC </w:instrText>
        </w:r>
      </w:ins>
      <w:r>
        <w:fldChar w:fldCharType="separate"/>
      </w:r>
      <w:ins w:id="2581" w:author="Orion" w:date="2011-08-05T22:26:00Z">
        <w:r w:rsidR="004A59D6">
          <w:rPr>
            <w:noProof/>
          </w:rPr>
          <w:t>34</w:t>
        </w:r>
      </w:ins>
      <w:ins w:id="2582" w:author="Orion" w:date="2011-08-01T23:13:00Z">
        <w:r>
          <w:fldChar w:fldCharType="end"/>
        </w:r>
        <w:bookmarkEnd w:id="2572"/>
        <w:r w:rsidRPr="00F77978">
          <w:t>: Dos aviones volando rutas sin puntos de paso especificados, tripulados por pilotos con altos valores de estrés y fatiga, y poca experiencia finalizando conflicto.</w:t>
        </w:r>
        <w:bookmarkEnd w:id="2573"/>
        <w:bookmarkEnd w:id="2574"/>
        <w:bookmarkEnd w:id="2575"/>
        <w:bookmarkEnd w:id="2576"/>
        <w:bookmarkEnd w:id="2577"/>
        <w:bookmarkEnd w:id="2578"/>
        <w:bookmarkEnd w:id="2579"/>
        <w:r w:rsidDel="00F03737">
          <w:t xml:space="preserve"> </w:t>
        </w:r>
      </w:ins>
      <w:bookmarkEnd w:id="2569"/>
      <w:ins w:id="2583" w:author="Orion" w:date="2011-06-28T17:59:00Z">
        <w:del w:id="2584" w:author="IO" w:date="2011-07-22T13:09:00Z">
          <w:r w:rsidR="009D2CAD" w:rsidDel="006B1111">
            <w:fldChar w:fldCharType="begin"/>
          </w:r>
          <w:r w:rsidR="009D2CAD" w:rsidDel="006B1111">
            <w:delInstrText xml:space="preserve"> SEQ Ilustración \* ARABIC </w:delInstrText>
          </w:r>
        </w:del>
      </w:ins>
      <w:del w:id="2585" w:author="IO" w:date="2011-07-22T13:09:00Z">
        <w:r w:rsidR="009D2CAD" w:rsidDel="006B1111">
          <w:fldChar w:fldCharType="end"/>
        </w:r>
      </w:del>
      <w:bookmarkEnd w:id="2570"/>
    </w:p>
    <w:p w14:paraId="71247681" w14:textId="77777777" w:rsidR="00ED650C" w:rsidRDefault="00ED650C">
      <w:pPr>
        <w:ind w:left="641"/>
        <w:jc w:val="both"/>
        <w:rPr>
          <w:rFonts w:cs="Times New Roman"/>
        </w:rPr>
        <w:pPrChange w:id="2586" w:author="Orion" w:date="2011-08-01T21:15:00Z">
          <w:pPr/>
        </w:pPrChange>
      </w:pPr>
    </w:p>
    <w:p w14:paraId="0094A167" w14:textId="6BAFFEC3" w:rsidR="00EC4B15" w:rsidRDefault="00EC4B15" w:rsidP="004A59D6">
      <w:pPr>
        <w:ind w:left="641"/>
        <w:jc w:val="both"/>
        <w:rPr>
          <w:rFonts w:cs="Times New Roman"/>
        </w:rPr>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587" w:author="Orion" w:date="2011-08-05T22:26:00Z">
        <w:r w:rsidR="004A59D6">
          <w:t xml:space="preserve">Figura </w:t>
        </w:r>
        <w:r w:rsidR="004A59D6">
          <w:rPr>
            <w:noProof/>
          </w:rPr>
          <w:t>34</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4A59D6">
        <w:t xml:space="preserve">Figura </w:t>
      </w:r>
      <w:r w:rsidR="004A59D6">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7C7ABA01"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ins w:id="2588" w:author="Orion" w:date="2011-08-08T15:45:00Z">
        <w:r w:rsidR="002A6327">
          <w:t xml:space="preserve">cómo, </w:t>
        </w:r>
      </w:ins>
      <w:r w:rsidR="004B1C04" w:rsidRPr="00274E9F">
        <w:t>poco después de detectado el conflicto (</w:t>
      </w:r>
      <w:r w:rsidR="008E1A6C">
        <w:fldChar w:fldCharType="begin"/>
      </w:r>
      <w:r w:rsidR="008E1A6C">
        <w:instrText xml:space="preserve"> REF _Ref300003877 \h </w:instrText>
      </w:r>
      <w:r w:rsidR="008E1A6C">
        <w:fldChar w:fldCharType="separate"/>
      </w:r>
      <w:r w:rsidR="004A59D6">
        <w:t xml:space="preserve">Figura </w:t>
      </w:r>
      <w:r w:rsidR="004A59D6">
        <w:rPr>
          <w:noProof/>
        </w:rPr>
        <w:t>35</w:t>
      </w:r>
      <w:r w:rsidR="008E1A6C">
        <w:fldChar w:fldCharType="end"/>
      </w:r>
      <w:r w:rsidR="004B1C04" w:rsidRPr="001A06EF">
        <w:t>)</w:t>
      </w:r>
      <w:ins w:id="2589" w:author="Orion" w:date="2011-08-08T15:45:00Z">
        <w:r w:rsidR="002A6327">
          <w:t>,</w:t>
        </w:r>
      </w:ins>
      <w:r w:rsidR="004B1C04" w:rsidRPr="001A06EF">
        <w:t xml:space="preserve"> los pilotos</w:t>
      </w:r>
      <w:r w:rsidR="004B1C04" w:rsidRPr="007A7C0E">
        <w:t xml:space="preserve"> acatan las ordenes de los controladores y ponen a volar a sus respectivas aeronaves a la altura/velocidad ordenada. </w:t>
      </w:r>
      <w:r w:rsidR="004B1C04" w:rsidRPr="00D93325">
        <w:lastRenderedPageBreak/>
        <w:t>A su vez</w:t>
      </w:r>
      <w:ins w:id="2590" w:author="Orion" w:date="2011-08-02T13:46:00Z">
        <w:r w:rsidR="006E2133">
          <w:t>,</w:t>
        </w:r>
      </w:ins>
      <w:r w:rsidR="004B1C04" w:rsidRPr="00D93325">
        <w:t xml:space="preserve"> se puede </w:t>
      </w:r>
      <w:del w:id="2591" w:author="Orion" w:date="2011-08-08T15:47:00Z">
        <w:r w:rsidR="004B1C04" w:rsidRPr="00D93325" w:rsidDel="002A6327">
          <w:delText>ver</w:delText>
        </w:r>
      </w:del>
      <w:ins w:id="2592" w:author="Orion" w:date="2011-08-08T15:51:00Z">
        <w:r w:rsidR="002A6327">
          <w:t>apreciar</w:t>
        </w:r>
      </w:ins>
      <w:r w:rsidR="004B1C04" w:rsidRPr="00D93325">
        <w:t xml:space="preserve"> en la </w:t>
      </w:r>
      <w:r w:rsidR="00A90B4F">
        <w:fldChar w:fldCharType="begin"/>
      </w:r>
      <w:r w:rsidR="00A90B4F">
        <w:instrText xml:space="preserve"> REF _Ref300004109 \h </w:instrText>
      </w:r>
      <w:r w:rsidR="00A90B4F">
        <w:fldChar w:fldCharType="separate"/>
      </w:r>
      <w:r w:rsidR="004A59D6">
        <w:t xml:space="preserve">Figura </w:t>
      </w:r>
      <w:r w:rsidR="004A59D6">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593" w:author="Orion" w:date="2011-06-28T18:17:00Z">
          <w:pPr/>
        </w:pPrChange>
      </w:pPr>
    </w:p>
    <w:p w14:paraId="356B1991" w14:textId="285360B0" w:rsidR="007A7012" w:rsidRDefault="0055309E">
      <w:pPr>
        <w:jc w:val="both"/>
        <w:rPr>
          <w:rFonts w:cs="Times New Roman"/>
        </w:rPr>
        <w:pPrChange w:id="2594" w:author="Orion" w:date="2011-06-28T18:17:00Z">
          <w:pPr/>
        </w:pPrChange>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595" w:author="Orion" w:date="2011-06-28T18:19:00Z"/>
          <w:rFonts w:cs="Times New Roman"/>
        </w:rPr>
      </w:pPr>
      <w:bookmarkStart w:id="2596" w:name="_Toc299483456"/>
      <w:bookmarkStart w:id="2597" w:name="_Ref300003877"/>
      <w:bookmarkStart w:id="2598" w:name="_Toc300051090"/>
      <w:bookmarkStart w:id="2599" w:name="_Toc300051310"/>
      <w:bookmarkStart w:id="2600" w:name="_Toc300051339"/>
      <w:bookmarkStart w:id="2601" w:name="_Toc300051463"/>
      <w:bookmarkStart w:id="2602" w:name="_Toc300051766"/>
      <w:bookmarkStart w:id="2603" w:name="_Toc300052376"/>
      <w:bookmarkStart w:id="2604" w:name="_Toc300052987"/>
      <w:bookmarkStart w:id="2605" w:name="_Toc300057825"/>
      <w:bookmarkStart w:id="2606" w:name="_Toc300346590"/>
      <w:bookmarkStart w:id="2607" w:name="_Ref297048711"/>
      <w:r>
        <w:t>Figura</w:t>
      </w:r>
      <w:ins w:id="2608" w:author="Orion" w:date="2011-06-28T18:22:00Z">
        <w:r w:rsidR="004B1C04">
          <w:t xml:space="preserve"> </w:t>
        </w:r>
      </w:ins>
      <w:ins w:id="2609" w:author="IO" w:date="2011-07-22T13:09:00Z">
        <w:r>
          <w:fldChar w:fldCharType="begin"/>
        </w:r>
        <w:r>
          <w:instrText xml:space="preserve"> SEQ Figura \* ARABIC </w:instrText>
        </w:r>
      </w:ins>
      <w:r>
        <w:fldChar w:fldCharType="separate"/>
      </w:r>
      <w:ins w:id="2610" w:author="Orion" w:date="2011-08-05T22:26:00Z">
        <w:r w:rsidR="004A59D6">
          <w:rPr>
            <w:noProof/>
          </w:rPr>
          <w:t>35</w:t>
        </w:r>
      </w:ins>
      <w:bookmarkEnd w:id="2596"/>
      <w:ins w:id="2611" w:author="IO" w:date="2011-07-22T13:09:00Z">
        <w:r>
          <w:fldChar w:fldCharType="end"/>
        </w:r>
      </w:ins>
      <w:bookmarkEnd w:id="2597"/>
      <w:ins w:id="2612" w:author="Orion" w:date="2011-08-01T21:35:00Z">
        <w:r w:rsidR="000C0F8C">
          <w:t>:</w:t>
        </w:r>
        <w:r w:rsidR="000C0F8C" w:rsidRPr="000C0F8C">
          <w:t xml:space="preserve"> </w:t>
        </w:r>
        <w:r w:rsidR="000C0F8C">
          <w:t xml:space="preserve">Conflicto entre dos aviones volando rutas sin puntos de paso </w:t>
        </w:r>
      </w:ins>
      <w:ins w:id="2613" w:author="Orion" w:date="2011-08-01T21:49:00Z">
        <w:r w:rsidR="002C560C">
          <w:t>especificados,</w:t>
        </w:r>
      </w:ins>
      <w:ins w:id="2614" w:author="Orion" w:date="2011-08-01T21:35:00Z">
        <w:r w:rsidR="000C0F8C" w:rsidDel="006B1111">
          <w:t xml:space="preserve"> </w:t>
        </w:r>
        <w:r w:rsidR="000C0F8C">
          <w:t>tripulados por pilotos con valores medios de estrés, fatiga y experiencia.</w:t>
        </w:r>
      </w:ins>
      <w:bookmarkEnd w:id="2598"/>
      <w:bookmarkEnd w:id="2599"/>
      <w:bookmarkEnd w:id="2600"/>
      <w:bookmarkEnd w:id="2601"/>
      <w:bookmarkEnd w:id="2602"/>
      <w:bookmarkEnd w:id="2603"/>
      <w:bookmarkEnd w:id="2604"/>
      <w:bookmarkEnd w:id="2605"/>
      <w:bookmarkEnd w:id="2606"/>
      <w:ins w:id="2615" w:author="Orion" w:date="2011-06-28T18:22:00Z">
        <w:del w:id="2616" w:author="IO" w:date="2011-07-22T13:09:00Z">
          <w:r w:rsidR="004B1C04" w:rsidDel="006B1111">
            <w:fldChar w:fldCharType="begin"/>
          </w:r>
          <w:r w:rsidR="004B1C04" w:rsidDel="006B1111">
            <w:delInstrText xml:space="preserve"> SEQ Ilustración \* ARABIC </w:delInstrText>
          </w:r>
        </w:del>
      </w:ins>
      <w:del w:id="2617" w:author="IO" w:date="2011-07-22T13:09:00Z">
        <w:r w:rsidR="004B1C04" w:rsidDel="006B1111">
          <w:fldChar w:fldCharType="end"/>
        </w:r>
      </w:del>
      <w:bookmarkEnd w:id="2607"/>
    </w:p>
    <w:p w14:paraId="5F6DA6F6" w14:textId="77777777" w:rsidR="007A7012" w:rsidRDefault="007A7012">
      <w:pPr>
        <w:jc w:val="both"/>
        <w:rPr>
          <w:ins w:id="2618" w:author="Orion" w:date="2011-06-28T18:19:00Z"/>
          <w:rFonts w:cs="Times New Roman"/>
        </w:rPr>
        <w:pPrChange w:id="2619" w:author="Orion" w:date="2011-06-28T18:17:00Z">
          <w:pPr/>
        </w:pPrChange>
      </w:pPr>
    </w:p>
    <w:p w14:paraId="24E8731D" w14:textId="77777777" w:rsidR="008E1A6C" w:rsidRDefault="002B4BCF">
      <w:pPr>
        <w:jc w:val="both"/>
        <w:rPr>
          <w:ins w:id="2620" w:author="Orion" w:date="2011-08-01T23:18:00Z"/>
        </w:rPr>
        <w:pPrChange w:id="2621" w:author="Orion" w:date="2011-06-28T18:17:00Z">
          <w:pPr/>
        </w:pPrChange>
      </w:pPr>
      <w:ins w:id="2622" w:author="Orion" w:date="2011-06-29T15:42:00Z">
        <w:r w:rsidRPr="00CA1CA9">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623" w:name="_Toc299483457"/>
      <w:bookmarkStart w:id="2624" w:name="_Ref297048794"/>
    </w:p>
    <w:p w14:paraId="40E0CDE3" w14:textId="542A6FCF" w:rsidR="007A7012" w:rsidRPr="001A06EF" w:rsidRDefault="006C503F">
      <w:pPr>
        <w:pStyle w:val="Caption"/>
        <w:pPrChange w:id="2625" w:author="Orion" w:date="2011-08-01T23:18:00Z">
          <w:pPr/>
        </w:pPrChange>
      </w:pPr>
      <w:bookmarkStart w:id="2626" w:name="_Ref300004109"/>
      <w:bookmarkStart w:id="2627" w:name="_Toc300051091"/>
      <w:bookmarkStart w:id="2628" w:name="_Toc300051464"/>
      <w:bookmarkStart w:id="2629" w:name="_Toc300051767"/>
      <w:bookmarkStart w:id="2630" w:name="_Toc300052377"/>
      <w:bookmarkStart w:id="2631" w:name="_Toc300052988"/>
      <w:bookmarkStart w:id="2632" w:name="_Toc300057826"/>
      <w:bookmarkStart w:id="2633" w:name="_Toc300346591"/>
      <w:ins w:id="2634" w:author="Orion" w:date="2011-08-01T23:19:00Z">
        <w:r>
          <w:t xml:space="preserve">Figura </w:t>
        </w:r>
        <w:r>
          <w:fldChar w:fldCharType="begin"/>
        </w:r>
        <w:r>
          <w:instrText xml:space="preserve"> SEQ Figura \* ARABIC </w:instrText>
        </w:r>
      </w:ins>
      <w:r>
        <w:fldChar w:fldCharType="separate"/>
      </w:r>
      <w:ins w:id="2635" w:author="Orion" w:date="2011-08-05T22:26:00Z">
        <w:r w:rsidR="004A59D6">
          <w:rPr>
            <w:noProof/>
          </w:rPr>
          <w:t>36</w:t>
        </w:r>
      </w:ins>
      <w:ins w:id="2636" w:author="Orion" w:date="2011-08-01T23:19:00Z">
        <w:r>
          <w:fldChar w:fldCharType="end"/>
        </w:r>
        <w:bookmarkEnd w:id="2626"/>
        <w:r w:rsidRPr="00790C8B">
          <w:t>: Dos aviones volando rutas sin puntos de paso especificados, tripulados por pilotos con valores medios de estrés, fatiga y ex</w:t>
        </w:r>
        <w:r>
          <w:t>periencia finalizando conflicto</w:t>
        </w:r>
      </w:ins>
      <w:ins w:id="2637" w:author="Orion" w:date="2011-08-01T23:18:00Z">
        <w:r w:rsidRPr="008753F1">
          <w:t>.</w:t>
        </w:r>
      </w:ins>
      <w:bookmarkEnd w:id="2623"/>
      <w:bookmarkEnd w:id="2624"/>
      <w:bookmarkEnd w:id="2627"/>
      <w:bookmarkEnd w:id="2628"/>
      <w:bookmarkEnd w:id="2629"/>
      <w:bookmarkEnd w:id="2630"/>
      <w:bookmarkEnd w:id="2631"/>
      <w:bookmarkEnd w:id="2632"/>
      <w:bookmarkEnd w:id="2633"/>
    </w:p>
    <w:p w14:paraId="147A00BD" w14:textId="77777777" w:rsidR="006C503F" w:rsidRDefault="006C503F" w:rsidP="00360CB8">
      <w:pPr>
        <w:pStyle w:val="ListParagraph"/>
        <w:spacing w:before="120" w:after="120"/>
        <w:ind w:left="641"/>
        <w:jc w:val="both"/>
      </w:pPr>
    </w:p>
    <w:p w14:paraId="4E5E62EC" w14:textId="429E216E" w:rsidR="00DD79DB" w:rsidRPr="00D6172C" w:rsidRDefault="00603073" w:rsidP="00360CB8">
      <w:pPr>
        <w:pStyle w:val="ListParagraph"/>
        <w:numPr>
          <w:ilvl w:val="0"/>
          <w:numId w:val="41"/>
        </w:numPr>
        <w:spacing w:before="120" w:after="120"/>
        <w:ind w:left="641" w:hanging="357"/>
        <w:jc w:val="both"/>
      </w:pPr>
      <w:r w:rsidRPr="00E43623">
        <w:t>En contraposición</w:t>
      </w:r>
      <w:ins w:id="2638" w:author="Orion" w:date="2011-08-08T15:52:00Z">
        <w:r w:rsidR="002A6327">
          <w:t>, en el siguiente caso de estudio</w:t>
        </w:r>
      </w:ins>
      <w:r w:rsidRPr="00E43623">
        <w:t xml:space="preserve"> se puede ver</w:t>
      </w:r>
      <w:ins w:id="2639" w:author="Orion" w:date="2011-08-08T15:52:00Z">
        <w:r w:rsidR="002A6327">
          <w:t xml:space="preserve"> </w:t>
        </w:r>
      </w:ins>
      <w:ins w:id="2640" w:author="Orion" w:date="2011-08-08T15:51:00Z">
        <w:r w:rsidR="002A6327" w:rsidRPr="00E43623">
          <w:t>cómo</w:t>
        </w:r>
      </w:ins>
      <w:r w:rsidRPr="00E43623">
        <w:t xml:space="preserve"> se comportarían dos pilotos con valores de comportamiento </w:t>
      </w:r>
      <w:r w:rsidR="00933C09" w:rsidRPr="00ED650C">
        <w:t>distintos</w:t>
      </w:r>
      <w:ins w:id="2641" w:author="Orion" w:date="2011-08-02T13:46:00Z">
        <w:r w:rsidR="00330DFA">
          <w:t xml:space="preserve"> a l</w:t>
        </w:r>
        <w:r w:rsidR="006E2133">
          <w:t>o</w:t>
        </w:r>
      </w:ins>
      <w:ins w:id="2642" w:author="Orion" w:date="2011-08-02T13:56:00Z">
        <w:r w:rsidR="00330DFA">
          <w:t>s</w:t>
        </w:r>
      </w:ins>
      <w:ins w:id="2643" w:author="Orion" w:date="2011-08-02T13:46:00Z">
        <w:r w:rsidR="006E2133">
          <w:t xml:space="preserve"> anteriores</w:t>
        </w:r>
      </w:ins>
      <w:r w:rsidRPr="00ED650C">
        <w:t>. Es decir, bajo</w:t>
      </w:r>
      <w:ins w:id="2644" w:author="Orion" w:date="2011-08-08T15:53:00Z">
        <w:r w:rsidR="00DC0745">
          <w:t>s</w:t>
        </w:r>
      </w:ins>
      <w:r w:rsidRPr="00ED650C">
        <w:t xml:space="preserve"> nivel</w:t>
      </w:r>
      <w:ins w:id="2645" w:author="Orion" w:date="2011-08-08T15:53:00Z">
        <w:r w:rsidR="00DC0745">
          <w:t>es</w:t>
        </w:r>
      </w:ins>
      <w:r w:rsidRPr="00ED650C">
        <w:t xml:space="preserve"> de estrés y fatiga, y </w:t>
      </w:r>
      <w:del w:id="2646" w:author="Orion" w:date="2011-08-08T15:53:00Z">
        <w:r w:rsidRPr="00ED650C" w:rsidDel="00DC0745">
          <w:delText>algo</w:delText>
        </w:r>
      </w:del>
      <w:ins w:id="2647" w:author="Orion" w:date="2011-08-08T15:53:00Z">
        <w:r w:rsidR="00DC0745">
          <w:t>alto</w:t>
        </w:r>
      </w:ins>
      <w:r w:rsidRPr="00ED650C">
        <w:t xml:space="preserve">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apenas les lleva tiempo 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48" w:author="Orion" w:date="2011-08-08T15:54:00Z">
        <w:r w:rsidR="00A37653">
          <w:t xml:space="preserve">Figura </w:t>
        </w:r>
        <w:r w:rsidR="00A37653">
          <w:rPr>
            <w:noProof/>
          </w:rPr>
          <w:t>37</w:t>
        </w:r>
      </w:ins>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49" w:author="Orion" w:date="2011-08-08T15:54:00Z">
        <w:r w:rsidR="00A37653">
          <w:t xml:space="preserve">Figura </w:t>
        </w:r>
        <w:r w:rsidR="00A37653">
          <w:rPr>
            <w:noProof/>
          </w:rPr>
          <w:t>37</w:t>
        </w:r>
      </w:ins>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50" w:author="Orion" w:date="2011-08-08T15:54:00Z">
        <w:r w:rsidR="00A37653">
          <w:t xml:space="preserve">Figura </w:t>
        </w:r>
        <w:r w:rsidR="00A37653">
          <w:rPr>
            <w:noProof/>
          </w:rPr>
          <w:t>38</w:t>
        </w:r>
      </w:ins>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51" w:author="Orion" w:date="2011-06-28T18:30:00Z">
          <w:pPr/>
        </w:pPrChange>
      </w:pPr>
    </w:p>
    <w:p w14:paraId="05B2062A" w14:textId="77777777" w:rsidR="001C45D7" w:rsidRDefault="00E31E68">
      <w:pPr>
        <w:jc w:val="both"/>
        <w:pPrChange w:id="2652"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53" w:name="_Toc299483458"/>
      <w:bookmarkStart w:id="2654" w:name="_Ref297047702"/>
    </w:p>
    <w:p w14:paraId="1C1EFA64" w14:textId="37D1106C" w:rsidR="00603073" w:rsidRPr="001A06EF" w:rsidRDefault="001C45D7">
      <w:pPr>
        <w:pStyle w:val="Caption"/>
        <w:rPr>
          <w:ins w:id="2655" w:author="Orion" w:date="2011-06-28T17:25:00Z"/>
        </w:rPr>
        <w:pPrChange w:id="2656" w:author="Orion" w:date="2011-08-01T23:20:00Z">
          <w:pPr/>
        </w:pPrChange>
      </w:pPr>
      <w:bookmarkStart w:id="2657" w:name="_Ref300004175"/>
      <w:bookmarkStart w:id="2658" w:name="_Toc300051092"/>
      <w:bookmarkStart w:id="2659" w:name="_Toc300051465"/>
      <w:bookmarkStart w:id="2660" w:name="_Toc300051768"/>
      <w:bookmarkStart w:id="2661" w:name="_Toc300052378"/>
      <w:bookmarkStart w:id="2662" w:name="_Toc300052989"/>
      <w:bookmarkStart w:id="2663" w:name="_Toc300057827"/>
      <w:bookmarkStart w:id="2664" w:name="_Toc300346592"/>
      <w:r>
        <w:t xml:space="preserve">Figura </w:t>
      </w:r>
      <w:fldSimple w:instr=" SEQ Figura \* ARABIC ">
        <w:ins w:id="2665" w:author="Orion" w:date="2011-08-05T22:26:00Z">
          <w:r w:rsidR="004A59D6">
            <w:rPr>
              <w:noProof/>
            </w:rPr>
            <w:t>37</w:t>
          </w:r>
        </w:ins>
        <w:del w:id="2666" w:author="Orion" w:date="2011-08-02T14:13:00Z">
          <w:r w:rsidDel="003C6792">
            <w:rPr>
              <w:noProof/>
            </w:rPr>
            <w:delText>37</w:delText>
          </w:r>
        </w:del>
      </w:fldSimple>
      <w:bookmarkEnd w:id="2657"/>
      <w:r w:rsidRPr="00850A07">
        <w:t>: Conflicto entre dos aviones volando rutas sin puntos de paso especificados, tripulados por pilotos con valores bajos  de estrés, fatiga y bastante experiencia.</w:t>
      </w:r>
      <w:bookmarkEnd w:id="2658"/>
      <w:bookmarkEnd w:id="2659"/>
      <w:bookmarkEnd w:id="2660"/>
      <w:bookmarkEnd w:id="2661"/>
      <w:bookmarkEnd w:id="2662"/>
      <w:bookmarkEnd w:id="2663"/>
      <w:bookmarkEnd w:id="2664"/>
      <w:del w:id="2667" w:author="Orion" w:date="2011-08-01T23:20:00Z">
        <w:r w:rsidR="006B1111" w:rsidDel="001C45D7">
          <w:delText>Figura</w:delText>
        </w:r>
      </w:del>
      <w:ins w:id="2668" w:author="IO" w:date="2011-07-22T13:09:00Z">
        <w:del w:id="2669" w:author="Orion" w:date="2011-08-01T23:20:00Z">
          <w:r w:rsidR="006B1111" w:rsidDel="001C45D7">
            <w:fldChar w:fldCharType="begin"/>
          </w:r>
          <w:r w:rsidR="006B1111" w:rsidDel="001C45D7">
            <w:delInstrText xml:space="preserve"> SEQ Figura \* ARABIC </w:delInstrText>
          </w:r>
        </w:del>
      </w:ins>
      <w:del w:id="2670" w:author="Orion" w:date="2011-08-01T23:20:00Z">
        <w:r w:rsidR="006B1111" w:rsidDel="001C45D7">
          <w:fldChar w:fldCharType="separate"/>
        </w:r>
      </w:del>
      <w:bookmarkEnd w:id="2653"/>
      <w:ins w:id="2671" w:author="IO" w:date="2011-07-22T13:16:00Z">
        <w:del w:id="2672" w:author="Orion" w:date="2011-07-24T21:36:00Z">
          <w:r w:rsidR="00416FF6" w:rsidDel="00587D28">
            <w:rPr>
              <w:noProof/>
            </w:rPr>
            <w:delText>33</w:delText>
          </w:r>
        </w:del>
      </w:ins>
      <w:ins w:id="2673" w:author="IO" w:date="2011-07-22T13:09:00Z">
        <w:del w:id="2674" w:author="Orion" w:date="2011-08-01T23:20:00Z">
          <w:r w:rsidR="006B1111" w:rsidDel="001C45D7">
            <w:fldChar w:fldCharType="end"/>
          </w:r>
        </w:del>
      </w:ins>
      <w:ins w:id="2675" w:author="Orion" w:date="2011-06-28T18:05:00Z">
        <w:del w:id="2676" w:author="IO" w:date="2011-07-22T13:09:00Z">
          <w:r w:rsidR="00603073" w:rsidDel="006B1111">
            <w:fldChar w:fldCharType="begin"/>
          </w:r>
          <w:r w:rsidR="00603073" w:rsidDel="006B1111">
            <w:delInstrText xml:space="preserve"> SEQ Ilustración \* ARABIC </w:delInstrText>
          </w:r>
        </w:del>
      </w:ins>
      <w:del w:id="2677" w:author="IO" w:date="2011-07-22T13:09:00Z">
        <w:r w:rsidR="00603073" w:rsidDel="006B1111">
          <w:fldChar w:fldCharType="end"/>
        </w:r>
      </w:del>
      <w:bookmarkEnd w:id="2654"/>
    </w:p>
    <w:p w14:paraId="71F70350" w14:textId="77777777" w:rsidR="00DD79DB" w:rsidRDefault="00DD79DB">
      <w:pPr>
        <w:jc w:val="both"/>
        <w:rPr>
          <w:ins w:id="2678" w:author="Orion" w:date="2011-06-28T17:25:00Z"/>
          <w:rFonts w:cs="Times New Roman"/>
        </w:rPr>
        <w:pPrChange w:id="2679" w:author="Orion" w:date="2011-06-26T12:33:00Z">
          <w:pPr/>
        </w:pPrChange>
      </w:pPr>
    </w:p>
    <w:p w14:paraId="39A76B13" w14:textId="77777777" w:rsidR="00DA2366" w:rsidRDefault="00E31E68">
      <w:pPr>
        <w:jc w:val="both"/>
        <w:rPr>
          <w:ins w:id="2680" w:author="Orion" w:date="2011-08-01T23:23:00Z"/>
        </w:rPr>
        <w:pPrChange w:id="2681" w:author="Orion" w:date="2011-08-01T23:23:00Z">
          <w:pPr/>
        </w:pPrChange>
      </w:pPr>
      <w:ins w:id="2682" w:author="Orion" w:date="2011-06-29T12:17:00Z">
        <w:r w:rsidRPr="00CA1CA9">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83" w:name="_Toc299483459"/>
      <w:bookmarkStart w:id="2684" w:name="_Ref297047837"/>
    </w:p>
    <w:p w14:paraId="09A1787D" w14:textId="0C2431F0" w:rsidR="00260A98" w:rsidRDefault="00DA2366">
      <w:pPr>
        <w:pStyle w:val="Caption"/>
        <w:rPr>
          <w:ins w:id="2685" w:author="Orion" w:date="2011-08-02T13:49:00Z"/>
        </w:rPr>
        <w:pPrChange w:id="2686" w:author="Orion" w:date="2011-08-01T23:24:00Z">
          <w:pPr/>
        </w:pPrChange>
      </w:pPr>
      <w:bookmarkStart w:id="2687" w:name="_Ref300004388"/>
      <w:bookmarkStart w:id="2688" w:name="_Toc300051093"/>
      <w:bookmarkStart w:id="2689" w:name="_Toc300051466"/>
      <w:bookmarkStart w:id="2690" w:name="_Toc300051769"/>
      <w:bookmarkStart w:id="2691" w:name="_Toc300052379"/>
      <w:bookmarkStart w:id="2692" w:name="_Toc300052990"/>
      <w:bookmarkStart w:id="2693" w:name="_Toc300057828"/>
      <w:bookmarkStart w:id="2694" w:name="_Toc300346593"/>
      <w:ins w:id="2695" w:author="Orion" w:date="2011-08-01T23:23:00Z">
        <w:r>
          <w:t xml:space="preserve">Figura </w:t>
        </w:r>
        <w:r>
          <w:fldChar w:fldCharType="begin"/>
        </w:r>
        <w:r>
          <w:instrText xml:space="preserve"> SEQ Figura \* ARABIC </w:instrText>
        </w:r>
      </w:ins>
      <w:r>
        <w:fldChar w:fldCharType="separate"/>
      </w:r>
      <w:ins w:id="2696" w:author="Orion" w:date="2011-08-05T22:26:00Z">
        <w:r w:rsidR="004A59D6">
          <w:rPr>
            <w:noProof/>
          </w:rPr>
          <w:t>38</w:t>
        </w:r>
      </w:ins>
      <w:ins w:id="2697" w:author="Orion" w:date="2011-08-01T23:23:00Z">
        <w:r>
          <w:fldChar w:fldCharType="end"/>
        </w:r>
        <w:bookmarkEnd w:id="2687"/>
        <w:r w:rsidRPr="00F577B7">
          <w:t>: Dos aviones volando rutas sin puntos de paso especificados, tripulados por pilotos con valores bajos  de estrés, fatiga y bastante experiencia finalizando conflicto.</w:t>
        </w:r>
      </w:ins>
      <w:bookmarkEnd w:id="2688"/>
      <w:bookmarkEnd w:id="2689"/>
      <w:bookmarkEnd w:id="2690"/>
      <w:bookmarkEnd w:id="2691"/>
      <w:bookmarkEnd w:id="2692"/>
      <w:bookmarkEnd w:id="2693"/>
      <w:bookmarkEnd w:id="2694"/>
      <w:ins w:id="2698" w:author="Orion" w:date="2011-08-01T23:24:00Z">
        <w:r w:rsidDel="001D5424">
          <w:t xml:space="preserve"> </w:t>
        </w:r>
      </w:ins>
      <w:bookmarkEnd w:id="2683"/>
      <w:bookmarkEnd w:id="2684"/>
    </w:p>
    <w:p w14:paraId="60D31F32" w14:textId="77777777" w:rsidR="0043386F" w:rsidRDefault="0043386F">
      <w:pPr>
        <w:pStyle w:val="Caption"/>
        <w:rPr>
          <w:ins w:id="2699" w:author="Orion" w:date="2011-07-05T13:02:00Z"/>
          <w:rFonts w:cs="Times New Roman"/>
        </w:rPr>
        <w:pPrChange w:id="2700"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701" w:name="_Toc300347740"/>
      <w:r>
        <w:rPr>
          <w:b w:val="0"/>
          <w:sz w:val="36"/>
          <w:szCs w:val="52"/>
        </w:rPr>
        <w:t>D</w:t>
      </w:r>
      <w:r w:rsidR="00260A98" w:rsidRPr="0043386F">
        <w:rPr>
          <w:b w:val="0"/>
          <w:sz w:val="36"/>
          <w:szCs w:val="52"/>
        </w:rPr>
        <w:t xml:space="preserve">os aviones con </w:t>
      </w:r>
      <w:r>
        <w:rPr>
          <w:b w:val="0"/>
          <w:sz w:val="36"/>
          <w:szCs w:val="52"/>
        </w:rPr>
        <w:t>puntos de paso</w:t>
      </w:r>
      <w:bookmarkEnd w:id="2701"/>
    </w:p>
    <w:p w14:paraId="4D865C00" w14:textId="77777777" w:rsidR="001F6BBC" w:rsidRDefault="001F6BBC" w:rsidP="006E2133">
      <w:pPr>
        <w:jc w:val="both"/>
        <w:rPr>
          <w:rFonts w:cs="Times New Roman"/>
        </w:rPr>
      </w:pPr>
    </w:p>
    <w:p w14:paraId="7EA3E6CD" w14:textId="619FD736" w:rsidR="00FF05C3" w:rsidRDefault="001F6BBC" w:rsidP="002D4F27">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702" w:author="Orion" w:date="2011-08-02T13:49:00Z">
        <w:r w:rsidDel="007407C2">
          <w:rPr>
            <w:rFonts w:cs="Times New Roman"/>
          </w:rPr>
          <w:delText xml:space="preserve">pasos </w:delText>
        </w:r>
      </w:del>
      <w:ins w:id="2703"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r w:rsidR="00FF05C3" w:rsidDel="00FF05C3">
        <w:rPr>
          <w:rFonts w:cs="Times New Roman"/>
        </w:rPr>
        <w:t xml:space="preserve"> </w:t>
      </w:r>
    </w:p>
    <w:p w14:paraId="43775CA8" w14:textId="4C101380" w:rsidR="00664E55" w:rsidRDefault="00664E55" w:rsidP="002D4F27">
      <w:pPr>
        <w:jc w:val="both"/>
      </w:pPr>
    </w:p>
    <w:p w14:paraId="21E8A1F5" w14:textId="069DFF60" w:rsidR="006B5FB9" w:rsidRPr="00571BB6" w:rsidRDefault="00571BB6" w:rsidP="002D4F27">
      <w:pPr>
        <w:pStyle w:val="ListParagraph"/>
        <w:numPr>
          <w:ilvl w:val="0"/>
          <w:numId w:val="41"/>
        </w:num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704" w:author="Orion" w:date="2011-08-02T14:19:00Z">
        <w:r w:rsidRPr="00FB105D">
          <w:fldChar w:fldCharType="begin"/>
        </w:r>
        <w:r w:rsidRPr="00571BB6">
          <w:instrText xml:space="preserve"> REF _Ref300004458 \h </w:instrText>
        </w:r>
      </w:ins>
      <w:r w:rsidRPr="00571BB6">
        <w:rPr>
          <w:rPrChange w:id="2705" w:author="Orion" w:date="2011-08-02T14:20:00Z">
            <w:rPr>
              <w:i/>
            </w:rPr>
          </w:rPrChange>
        </w:rPr>
        <w:instrText xml:space="preserve"> \* MERGEFORMAT </w:instrText>
      </w:r>
      <w:ins w:id="2706" w:author="Orion" w:date="2011-08-02T14:19:00Z">
        <w:r w:rsidRPr="00FB105D">
          <w:rPr>
            <w:rPrChange w:id="2707" w:author="Orion" w:date="2011-08-02T14:20:00Z">
              <w:rPr/>
            </w:rPrChange>
          </w:rPr>
          <w:fldChar w:fldCharType="separate"/>
        </w:r>
      </w:ins>
      <w:ins w:id="2708" w:author="Orion" w:date="2011-08-08T16:33:00Z">
        <w:r w:rsidR="007B396C">
          <w:t xml:space="preserve">Figura </w:t>
        </w:r>
        <w:r w:rsidR="007B396C">
          <w:rPr>
            <w:noProof/>
          </w:rPr>
          <w:t>39</w:t>
        </w:r>
      </w:ins>
      <w:ins w:id="2709" w:author="Orion" w:date="2011-08-02T14:19:00Z">
        <w:r w:rsidRPr="00FB105D">
          <w:fldChar w:fldCharType="end"/>
        </w:r>
      </w:ins>
      <w:ins w:id="2710" w:author="Orion" w:date="2011-08-02T14:20:00Z">
        <w:r>
          <w:t xml:space="preserve"> </w:t>
        </w:r>
      </w:ins>
      <w:del w:id="2711" w:author="Orion" w:date="2011-08-02T14:19:00Z">
        <w:r w:rsidR="0034040B" w:rsidRPr="00664E55" w:rsidDel="00571BB6">
          <w:delText xml:space="preserve"> </w:delText>
        </w:r>
      </w:del>
      <w:r w:rsidR="00A85B1F" w:rsidRPr="00664E55">
        <w:t xml:space="preserve">y la </w:t>
      </w:r>
      <w:ins w:id="2712"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713" w:author="Orion" w:date="2011-08-02T14:20:00Z">
            <w:rPr/>
          </w:rPrChange>
        </w:rPr>
        <w:fldChar w:fldCharType="separate"/>
      </w:r>
      <w:ins w:id="2714" w:author="Orion" w:date="2011-08-08T16:33:00Z">
        <w:r w:rsidR="007B396C">
          <w:t xml:space="preserve">Figura </w:t>
        </w:r>
        <w:r w:rsidR="007B396C">
          <w:rPr>
            <w:noProof/>
          </w:rPr>
          <w:t>40</w:t>
        </w:r>
      </w:ins>
      <w:ins w:id="2715" w:author="Orion" w:date="2011-08-02T14:19:00Z">
        <w:r w:rsidRPr="00FB105D">
          <w:fldChar w:fldCharType="end"/>
        </w:r>
        <w:r w:rsidRPr="00571BB6">
          <w:t xml:space="preserve"> </w:t>
        </w:r>
      </w:ins>
      <w:del w:id="2716"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717" w:author="Orion" w:date="2011-08-02T14:19:00Z">
        <w:r w:rsidR="004756F0" w:rsidRPr="009B36B2" w:rsidDel="00571BB6">
          <w:rPr>
            <w:rPrChange w:id="2718" w:author="Orion" w:date="2011-08-02T14:20:00Z">
              <w:rPr/>
            </w:rPrChange>
          </w:rPr>
          <w:fldChar w:fldCharType="separate"/>
        </w:r>
      </w:del>
      <w:del w:id="2719" w:author="Orion" w:date="2011-08-02T14:13:00Z">
        <w:r w:rsidR="004756F0" w:rsidRPr="00571BB6" w:rsidDel="003C6792">
          <w:delText xml:space="preserve">Figura </w:delText>
        </w:r>
        <w:r w:rsidR="004756F0" w:rsidRPr="00571BB6" w:rsidDel="003C6792">
          <w:rPr>
            <w:noProof/>
          </w:rPr>
          <w:delText>40</w:delText>
        </w:r>
      </w:del>
      <w:del w:id="2720" w:author="Orion" w:date="2011-08-02T14:19:00Z">
        <w:r w:rsidR="004756F0" w:rsidRPr="009B36B2" w:rsidDel="00571BB6">
          <w:fldChar w:fldCharType="end"/>
        </w:r>
        <w:r w:rsidR="00326515" w:rsidRPr="00571BB6" w:rsidDel="00571BB6">
          <w:fldChar w:fldCharType="begin"/>
        </w:r>
        <w:r w:rsidR="00326515" w:rsidRPr="00571BB6" w:rsidDel="00571BB6">
          <w:delInstrText xml:space="preserve"> REF _Ref300004563 \h </w:delInstrText>
        </w:r>
      </w:del>
      <w:r w:rsidRPr="00571BB6">
        <w:instrText xml:space="preserve"> \* MERGEFORMAT </w:instrText>
      </w:r>
      <w:del w:id="2721" w:author="Orion" w:date="2011-08-02T14:19:00Z">
        <w:r w:rsidR="00326515" w:rsidRPr="00571BB6" w:rsidDel="00571BB6">
          <w:rPr>
            <w:rPrChange w:id="2722" w:author="Orion" w:date="2011-08-02T14:20:00Z">
              <w:rPr/>
            </w:rPrChange>
          </w:rPr>
          <w:fldChar w:fldCharType="end"/>
        </w:r>
        <w:r w:rsidR="00A85B1F" w:rsidRPr="001872DC" w:rsidDel="00571BB6">
          <w:rPr>
            <w:rPrChange w:id="2723" w:author="Orion" w:date="2011-08-08T16:30:00Z">
              <w:rPr/>
            </w:rPrChange>
          </w:rPr>
          <w:fldChar w:fldCharType="begin"/>
        </w:r>
        <w:r w:rsidR="00A85B1F" w:rsidRPr="001872DC" w:rsidDel="00571BB6">
          <w:rPr>
            <w:rPrChange w:id="2724" w:author="Orion" w:date="2011-08-08T16:30:00Z">
              <w:rPr/>
            </w:rPrChange>
          </w:rPr>
          <w:delInstrText xml:space="preserve"> REF _Ref297638028 \h </w:delInstrText>
        </w:r>
        <w:r w:rsidR="00441066" w:rsidRPr="001872DC" w:rsidDel="00571BB6">
          <w:rPr>
            <w:rPrChange w:id="2725" w:author="Orion" w:date="2011-08-08T16:30:00Z">
              <w:rPr/>
            </w:rPrChange>
          </w:rPr>
          <w:delInstrText xml:space="preserve"> \* MERGEFORMAT </w:delInstrText>
        </w:r>
        <w:r w:rsidR="00A85B1F" w:rsidRPr="00571BB6" w:rsidDel="00571BB6">
          <w:rPr>
            <w:rPrChange w:id="2726" w:author="Orion" w:date="2011-08-02T14:20:00Z">
              <w:rPr/>
            </w:rPrChange>
          </w:rPr>
        </w:r>
        <w:r w:rsidR="00A85B1F" w:rsidRPr="00571BB6" w:rsidDel="00571BB6">
          <w:rPr>
            <w:szCs w:val="24"/>
            <w:rPrChange w:id="2727" w:author="Orion" w:date="2011-08-02T14:20:00Z">
              <w:rPr/>
            </w:rPrChange>
          </w:rPr>
          <w:fldChar w:fldCharType="end"/>
        </w:r>
        <w:r w:rsidR="00A85B1F" w:rsidRPr="001872DC" w:rsidDel="00571BB6">
          <w:rPr>
            <w:rPrChange w:id="2728" w:author="Orion" w:date="2011-08-08T16:30:00Z">
              <w:rPr/>
            </w:rPrChange>
          </w:rPr>
          <w:delText xml:space="preserve"> </w:delText>
        </w:r>
      </w:del>
      <w:r w:rsidR="000230BE" w:rsidRPr="001872DC">
        <w:rPr>
          <w:rPrChange w:id="2729" w:author="Orion" w:date="2011-08-08T16:30:00Z">
            <w:rPr/>
          </w:rPrChange>
        </w:rPr>
        <w:t xml:space="preserve">simultáneamente puede verse que el avión </w:t>
      </w:r>
      <w:r w:rsidR="00EF7F9C" w:rsidRPr="001872DC">
        <w:rPr>
          <w:rPrChange w:id="2730" w:author="Orion" w:date="2011-08-08T16:30:00Z">
            <w:rPr/>
          </w:rPrChange>
        </w:rPr>
        <w:t xml:space="preserve"> Plane2</w:t>
      </w:r>
      <w:r w:rsidR="000230BE" w:rsidRPr="00571BB6">
        <w:t xml:space="preserve"> deja de estar en posible riesgo de conflicto, </w:t>
      </w:r>
      <w:ins w:id="2731" w:author="Orion" w:date="2011-08-08T16:34:00Z">
        <w:r w:rsidR="007B396C">
          <w:t xml:space="preserve">es decir, </w:t>
        </w:r>
      </w:ins>
      <w:del w:id="2732" w:author="Orion" w:date="2011-08-02T13:51:00Z">
        <w:r w:rsidR="000230BE" w:rsidRPr="00571BB6" w:rsidDel="007407C2">
          <w:delText>momento en el que</w:delText>
        </w:r>
      </w:del>
      <w:del w:id="2733" w:author="Orion" w:date="2011-08-08T16:34:00Z">
        <w:r w:rsidR="000230BE" w:rsidRPr="00571BB6" w:rsidDel="007B396C">
          <w:delText xml:space="preserve"> </w:delText>
        </w:r>
      </w:del>
      <w:r w:rsidR="000230BE" w:rsidRPr="00571BB6">
        <w:t xml:space="preserve">recibe la orden de volver a su altitud y velocidad de crucero, antes de llegar a su segundo </w:t>
      </w:r>
      <w:r w:rsidR="00486B28" w:rsidRPr="001872DC">
        <w:rPr>
          <w:rFonts w:cs="Times New Roman"/>
        </w:rPr>
        <w:t>punto de paso</w:t>
      </w:r>
      <w:r w:rsidR="000230BE" w:rsidRPr="00571BB6">
        <w:t>. Pero el piloto no es capaz de procesar esta orden hasta que ha pasado un tiempo</w:t>
      </w:r>
      <w:ins w:id="2734" w:author="Orion" w:date="2011-08-02T13:52:00Z">
        <w:r w:rsidR="007407C2" w:rsidRPr="00571BB6">
          <w:t xml:space="preserve">, como viene determinado en la </w:t>
        </w:r>
      </w:ins>
      <w:ins w:id="2735" w:author="Orion" w:date="2011-08-02T14:00:00Z">
        <w:r w:rsidR="001F3505" w:rsidRPr="00571BB6">
          <w:t>ta</w:t>
        </w:r>
      </w:ins>
      <w:ins w:id="2736"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737"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38" w:author="Orion" w:date="2011-08-02T14:20:00Z">
            <w:rPr/>
          </w:rPrChange>
        </w:rPr>
        <w:fldChar w:fldCharType="separate"/>
      </w:r>
      <w:ins w:id="2739" w:author="Orion" w:date="2011-08-05T22:26:00Z">
        <w:r w:rsidR="004A59D6">
          <w:t>5.1.4.3</w:t>
        </w:r>
      </w:ins>
      <w:ins w:id="2740" w:author="Orion" w:date="2011-08-02T13:53:00Z">
        <w:r w:rsidR="007407C2" w:rsidRPr="009B36B2">
          <w:fldChar w:fldCharType="end"/>
        </w:r>
      </w:ins>
      <w:del w:id="2741" w:author="Orion" w:date="2011-08-02T13:52:00Z">
        <w:r w:rsidR="000230BE" w:rsidRPr="00571BB6" w:rsidDel="007407C2">
          <w:delText>,</w:delText>
        </w:r>
      </w:del>
      <w:ins w:id="2742" w:author="Orion" w:date="2011-08-02T13:51:00Z">
        <w:r w:rsidR="007407C2" w:rsidRPr="00571BB6">
          <w:t xml:space="preserve">. Esto produce que al avión le </w:t>
        </w:r>
      </w:ins>
      <w:ins w:id="2743" w:author="Orion" w:date="2011-08-02T13:53:00Z">
        <w:r w:rsidR="00330DFA" w:rsidRPr="00571BB6">
          <w:t>dé</w:t>
        </w:r>
      </w:ins>
      <w:ins w:id="2744" w:author="Orion" w:date="2011-08-02T13:51:00Z">
        <w:r w:rsidR="007407C2" w:rsidRPr="00571BB6">
          <w:t xml:space="preserve"> tiempo de </w:t>
        </w:r>
      </w:ins>
      <w:del w:id="2745"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46" w:author="Orion" w:date="2011-08-02T13:53:00Z">
        <w:r w:rsidR="00330DFA" w:rsidRPr="00571BB6">
          <w:t>sobrepasar</w:t>
        </w:r>
      </w:ins>
      <w:del w:id="2747" w:author="Orion" w:date="2011-08-02T13:53:00Z">
        <w:r w:rsidR="000230BE" w:rsidRPr="00571BB6" w:rsidDel="00330DFA">
          <w:delText>reba</w:delText>
        </w:r>
      </w:del>
      <w:del w:id="2748" w:author="Orion" w:date="2011-08-02T13:51:00Z">
        <w:r w:rsidR="000230BE" w:rsidRPr="00571BB6" w:rsidDel="007407C2">
          <w:delText>sado</w:delText>
        </w:r>
      </w:del>
      <w:r w:rsidR="000230BE" w:rsidRPr="00571BB6">
        <w:t xml:space="preserve"> su próximo </w:t>
      </w:r>
      <w:r w:rsidR="00486B28" w:rsidRPr="001872DC">
        <w:rPr>
          <w:rFonts w:cs="Times New Roman"/>
        </w:rPr>
        <w:t>punto de paso</w:t>
      </w:r>
      <w:ins w:id="2749" w:author="Orion" w:date="2011-08-08T16:35:00Z">
        <w:r w:rsidR="007B396C">
          <w:rPr>
            <w:rFonts w:cs="Times New Roman"/>
          </w:rPr>
          <w:t xml:space="preserve"> sin cambiar </w:t>
        </w:r>
      </w:ins>
      <w:ins w:id="2750" w:author="Orion" w:date="2011-08-08T16:36:00Z">
        <w:r w:rsidR="007B396C">
          <w:rPr>
            <w:rFonts w:cs="Times New Roman"/>
          </w:rPr>
          <w:t>de</w:t>
        </w:r>
      </w:ins>
      <w:ins w:id="2751" w:author="Orion" w:date="2011-08-08T16:35:00Z">
        <w:r w:rsidR="007B396C">
          <w:rPr>
            <w:rFonts w:cs="Times New Roman"/>
          </w:rPr>
          <w:t xml:space="preserve"> altitud</w:t>
        </w:r>
      </w:ins>
      <w:r w:rsidR="000230BE" w:rsidRPr="00571BB6">
        <w:t>.</w:t>
      </w:r>
    </w:p>
    <w:p w14:paraId="394A66C6" w14:textId="77777777" w:rsidR="00AF49D4" w:rsidRPr="0080539F" w:rsidRDefault="00AF49D4">
      <w:pPr>
        <w:pStyle w:val="ListParagraph"/>
        <w:jc w:val="both"/>
        <w:rPr>
          <w:ins w:id="2752" w:author="Orion" w:date="2011-07-05T13:17:00Z"/>
          <w:rFonts w:cs="Times New Roman"/>
        </w:rPr>
        <w:pPrChange w:id="2753" w:author="Orion" w:date="2011-07-05T13:58:00Z">
          <w:pPr/>
        </w:pPrChange>
      </w:pPr>
    </w:p>
    <w:p w14:paraId="52E651FA" w14:textId="77777777" w:rsidR="0034040B" w:rsidRDefault="00EF7F9C">
      <w:pPr>
        <w:jc w:val="both"/>
        <w:rPr>
          <w:ins w:id="2754" w:author="Orion" w:date="2011-08-01T23:25:00Z"/>
        </w:rPr>
        <w:pPrChange w:id="2755" w:author="Orion" w:date="2011-08-01T23:24:00Z">
          <w:pPr>
            <w:ind w:left="709"/>
            <w:jc w:val="both"/>
          </w:pPr>
        </w:pPrChange>
      </w:pPr>
      <w:ins w:id="2756" w:author="Orion" w:date="2011-07-05T14:10:00Z">
        <w:r w:rsidRPr="00CA1CA9">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57" w:name="_Toc299483460"/>
      <w:bookmarkStart w:id="2758" w:name="_Ref297638017"/>
    </w:p>
    <w:p w14:paraId="27486C52" w14:textId="3529EFDE" w:rsidR="00471EC5" w:rsidRPr="00D93325" w:rsidRDefault="0034040B">
      <w:pPr>
        <w:pStyle w:val="Caption"/>
        <w:rPr>
          <w:ins w:id="2759" w:author="Orion" w:date="2011-08-01T21:23:00Z"/>
        </w:rPr>
        <w:pPrChange w:id="2760" w:author="Orion" w:date="2011-08-01T23:25:00Z">
          <w:pPr>
            <w:ind w:left="709"/>
            <w:jc w:val="both"/>
          </w:pPr>
        </w:pPrChange>
      </w:pPr>
      <w:bookmarkStart w:id="2761" w:name="_Ref300004458"/>
      <w:bookmarkStart w:id="2762" w:name="_Toc300051094"/>
      <w:bookmarkStart w:id="2763" w:name="_Toc300051467"/>
      <w:bookmarkStart w:id="2764" w:name="_Toc300051770"/>
      <w:bookmarkStart w:id="2765" w:name="_Toc300052380"/>
      <w:bookmarkStart w:id="2766" w:name="_Toc300052991"/>
      <w:bookmarkStart w:id="2767" w:name="_Toc300057829"/>
      <w:bookmarkStart w:id="2768" w:name="_Toc300346594"/>
      <w:ins w:id="2769" w:author="Orion" w:date="2011-08-01T23:25:00Z">
        <w:r>
          <w:t xml:space="preserve">Figura </w:t>
        </w:r>
        <w:r>
          <w:fldChar w:fldCharType="begin"/>
        </w:r>
        <w:r>
          <w:instrText xml:space="preserve"> SEQ Figura \* ARABIC </w:instrText>
        </w:r>
      </w:ins>
      <w:r>
        <w:fldChar w:fldCharType="separate"/>
      </w:r>
      <w:ins w:id="2770" w:author="Orion" w:date="2011-08-08T16:32:00Z">
        <w:r w:rsidR="002D4F27">
          <w:rPr>
            <w:noProof/>
          </w:rPr>
          <w:t>39</w:t>
        </w:r>
      </w:ins>
      <w:ins w:id="2771" w:author="Orion" w:date="2011-08-01T23:25:00Z">
        <w:r>
          <w:fldChar w:fldCharType="end"/>
        </w:r>
        <w:bookmarkEnd w:id="2761"/>
        <w:r w:rsidRPr="00C8241A">
          <w:t>: Dos aviones volando rutas con puntos de paso especificados, tripulados por pilotos con valores altos de estrés, fatiga y  poca experiencia finalizando conflicto.</w:t>
        </w:r>
        <w:bookmarkEnd w:id="2762"/>
        <w:bookmarkEnd w:id="2763"/>
        <w:bookmarkEnd w:id="2764"/>
        <w:bookmarkEnd w:id="2765"/>
        <w:bookmarkEnd w:id="2766"/>
        <w:bookmarkEnd w:id="2767"/>
        <w:bookmarkEnd w:id="2768"/>
        <w:r w:rsidRPr="001A06EF" w:rsidDel="0034040B">
          <w:t xml:space="preserve"> </w:t>
        </w:r>
      </w:ins>
      <w:bookmarkEnd w:id="2757"/>
    </w:p>
    <w:p w14:paraId="70C9A846" w14:textId="77777777" w:rsidR="001A06EF" w:rsidRDefault="00F12BEF">
      <w:pPr>
        <w:pStyle w:val="Caption"/>
        <w:rPr>
          <w:ins w:id="2772" w:author="Orion" w:date="2011-08-01T23:43:00Z"/>
        </w:rPr>
        <w:pPrChange w:id="2773" w:author="Orion" w:date="2011-08-01T23:41:00Z">
          <w:pPr/>
        </w:pPrChange>
      </w:pPr>
      <w:ins w:id="2774" w:author="Orion" w:date="2011-08-01T21:23:00Z">
        <w:r w:rsidRPr="00CA1CA9">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75" w:name="_Toc299483461"/>
      <w:bookmarkStart w:id="2776" w:name="_Ref297638028"/>
      <w:bookmarkEnd w:id="2758"/>
    </w:p>
    <w:p w14:paraId="774EC262" w14:textId="1EBBFD9D" w:rsidR="00E41C4D" w:rsidRDefault="00F647DA" w:rsidP="004358E4">
      <w:pPr>
        <w:pStyle w:val="Caption"/>
        <w:rPr>
          <w:rFonts w:cs="Times New Roman"/>
        </w:rPr>
      </w:pPr>
      <w:bookmarkStart w:id="2777" w:name="_Ref300005616"/>
      <w:bookmarkStart w:id="2778" w:name="_Toc300051095"/>
      <w:bookmarkStart w:id="2779" w:name="_Toc300051468"/>
      <w:bookmarkStart w:id="2780" w:name="_Toc300051771"/>
      <w:bookmarkStart w:id="2781" w:name="_Toc300052381"/>
      <w:bookmarkStart w:id="2782" w:name="_Toc300052992"/>
      <w:bookmarkStart w:id="2783" w:name="_Toc300057830"/>
      <w:bookmarkStart w:id="2784" w:name="_Toc300346595"/>
      <w:ins w:id="2785" w:author="Orion" w:date="2011-08-01T23:41:00Z">
        <w:r>
          <w:t xml:space="preserve">Figura </w:t>
        </w:r>
        <w:r>
          <w:fldChar w:fldCharType="begin"/>
        </w:r>
        <w:r>
          <w:instrText xml:space="preserve"> SEQ Figura \* ARABIC </w:instrText>
        </w:r>
      </w:ins>
      <w:r>
        <w:fldChar w:fldCharType="separate"/>
      </w:r>
      <w:ins w:id="2786" w:author="Orion" w:date="2011-08-05T22:26:00Z">
        <w:r w:rsidR="004A59D6">
          <w:rPr>
            <w:noProof/>
          </w:rPr>
          <w:t>40</w:t>
        </w:r>
      </w:ins>
      <w:ins w:id="2787" w:author="Orion" w:date="2011-08-01T23:41:00Z">
        <w:r>
          <w:fldChar w:fldCharType="end"/>
        </w:r>
        <w:bookmarkEnd w:id="2777"/>
        <w:r w:rsidRPr="00741883">
          <w:t>: Dos aviones volando rutas con puntos de paso especificados, tripulados por pilotos con valores altos de estrés, fatiga y  poca experiencia llegando al destino.</w:t>
        </w:r>
        <w:bookmarkEnd w:id="2778"/>
        <w:bookmarkEnd w:id="2779"/>
        <w:bookmarkEnd w:id="2780"/>
        <w:bookmarkEnd w:id="2781"/>
        <w:bookmarkEnd w:id="2782"/>
        <w:bookmarkEnd w:id="2783"/>
        <w:bookmarkEnd w:id="2784"/>
        <w:r w:rsidDel="00F12BEF">
          <w:t xml:space="preserve"> </w:t>
        </w:r>
      </w:ins>
      <w:bookmarkEnd w:id="2775"/>
      <w:bookmarkEnd w:id="2776"/>
    </w:p>
    <w:p w14:paraId="23842C5A" w14:textId="77777777" w:rsidR="00E41C4D" w:rsidRDefault="00E41C4D">
      <w:pPr>
        <w:jc w:val="both"/>
        <w:rPr>
          <w:rFonts w:cs="Times New Roman"/>
        </w:rPr>
        <w:pPrChange w:id="2788" w:author="Orion" w:date="2011-06-26T12:33:00Z">
          <w:pPr/>
        </w:pPrChange>
      </w:pPr>
    </w:p>
    <w:p w14:paraId="5EBD90F5" w14:textId="7626868E" w:rsidR="008A1FD3" w:rsidRDefault="008A1FD3">
      <w:pPr>
        <w:ind w:left="709"/>
        <w:jc w:val="both"/>
        <w:rPr>
          <w:ins w:id="2789" w:author="Orion" w:date="2011-08-01T23:44:00Z"/>
          <w:rFonts w:cs="Times New Roman"/>
        </w:rPr>
        <w:pPrChange w:id="2790" w:author="Orion" w:date="2011-08-01T23:44:00Z">
          <w:pPr>
            <w:jc w:val="both"/>
          </w:pPr>
        </w:pPrChange>
      </w:pPr>
      <w:r w:rsidRPr="008A1FD3">
        <w:rPr>
          <w:rFonts w:cs="Times New Roman"/>
        </w:rPr>
        <w:t xml:space="preserve">La </w:t>
      </w:r>
      <w:ins w:id="2791" w:author="Orion" w:date="2011-08-08T16:36:00Z">
        <w:r w:rsidR="007B396C">
          <w:rPr>
            <w:rFonts w:cs="Times New Roman"/>
          </w:rPr>
          <w:fldChar w:fldCharType="begin"/>
        </w:r>
        <w:r w:rsidR="007B396C">
          <w:rPr>
            <w:rFonts w:cs="Times New Roman"/>
          </w:rPr>
          <w:instrText xml:space="preserve"> REF _Ref300004458 \h </w:instrText>
        </w:r>
        <w:r w:rsidR="007B396C">
          <w:rPr>
            <w:rFonts w:cs="Times New Roman"/>
          </w:rPr>
        </w:r>
      </w:ins>
      <w:r w:rsidR="007B396C">
        <w:rPr>
          <w:rFonts w:cs="Times New Roman"/>
        </w:rPr>
        <w:fldChar w:fldCharType="separate"/>
      </w:r>
      <w:ins w:id="2792" w:author="Orion" w:date="2011-08-08T16:36:00Z">
        <w:r w:rsidR="007B396C">
          <w:t>Figur</w:t>
        </w:r>
        <w:r w:rsidR="007B396C">
          <w:t>a</w:t>
        </w:r>
        <w:r w:rsidR="007B396C">
          <w:t xml:space="preserve"> </w:t>
        </w:r>
        <w:r w:rsidR="007B396C">
          <w:rPr>
            <w:noProof/>
          </w:rPr>
          <w:t>39</w:t>
        </w:r>
        <w:r w:rsidR="007B396C">
          <w:rPr>
            <w:rFonts w:cs="Times New Roman"/>
          </w:rPr>
          <w:fldChar w:fldCharType="end"/>
        </w:r>
        <w:r w:rsidR="007B396C">
          <w:rPr>
            <w:rFonts w:cs="Times New Roman"/>
          </w:rPr>
          <w:t xml:space="preserve"> </w:t>
        </w:r>
      </w:ins>
      <w:r w:rsidRPr="008A1FD3">
        <w:rPr>
          <w:rFonts w:cs="Times New Roman"/>
        </w:rPr>
        <w:t xml:space="preserve">refleja el momento exacto en el que los aviones dejan de estar en conflicto y </w:t>
      </w:r>
      <w:r w:rsidRPr="008A1FD3">
        <w:rPr>
          <w:rFonts w:cs="Times New Roman"/>
        </w:rPr>
        <w:lastRenderedPageBreak/>
        <w:t>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93" w:author="Orion" w:date="2011-08-08T16:37:00Z">
        <w:r w:rsidR="007B396C">
          <w:t xml:space="preserve">Figura </w:t>
        </w:r>
        <w:r w:rsidR="007B396C">
          <w:rPr>
            <w:noProof/>
          </w:rPr>
          <w:t>2</w:t>
        </w:r>
        <w:r w:rsidR="007B396C">
          <w:rPr>
            <w:noProof/>
          </w:rPr>
          <w:t>4</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794" w:author="Orion" w:date="2011-08-05T22:26:00Z">
        <w:r w:rsidR="004A59D6">
          <w:t xml:space="preserve">Figura </w:t>
        </w:r>
        <w:r w:rsidR="004A59D6">
          <w:rPr>
            <w:noProof/>
          </w:rPr>
          <w:t>40</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795" w:author="Orion" w:date="2011-08-05T22:26:00Z">
        <w:r w:rsidR="004A59D6">
          <w:t xml:space="preserve">Figura </w:t>
        </w:r>
        <w:r w:rsidR="004A59D6">
          <w:rPr>
            <w:noProof/>
          </w:rPr>
          <w:t>2</w:t>
        </w:r>
        <w:r w:rsidR="004A59D6">
          <w:rPr>
            <w:noProof/>
          </w:rPr>
          <w:t>4</w:t>
        </w:r>
      </w:ins>
      <w:r w:rsidR="003F17CA">
        <w:rPr>
          <w:rFonts w:cs="Times New Roman"/>
        </w:rPr>
        <w:fldChar w:fldCharType="end"/>
      </w:r>
      <w:r w:rsidR="003F17CA">
        <w:rPr>
          <w:rFonts w:cs="Times New Roman"/>
        </w:rPr>
        <w:t xml:space="preserve"> </w:t>
      </w:r>
      <w:ins w:id="2796"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797" w:author="Orion" w:date="2011-08-02T13:58:00Z">
        <w:r w:rsidR="003A1971">
          <w:rPr>
            <w:rFonts w:cs="Times New Roman"/>
          </w:rPr>
          <w:fldChar w:fldCharType="separate"/>
        </w:r>
      </w:ins>
      <w:ins w:id="2798" w:author="Orion" w:date="2011-08-05T22:26:00Z">
        <w:r w:rsidR="004A59D6">
          <w:rPr>
            <w:rFonts w:cs="Times New Roman"/>
          </w:rPr>
          <w:t>5.1.5.3</w:t>
        </w:r>
      </w:ins>
      <w:ins w:id="2799" w:author="Orion" w:date="2011-08-02T13:58:00Z">
        <w:r w:rsidR="003A1971">
          <w:rPr>
            <w:rFonts w:cs="Times New Roman"/>
          </w:rPr>
          <w:fldChar w:fldCharType="end"/>
        </w:r>
      </w:ins>
      <w:ins w:id="2800" w:author="Orion" w:date="2011-08-01T23:43:00Z">
        <w:r w:rsidRPr="008A1FD3">
          <w:rPr>
            <w:rFonts w:cs="Times New Roman"/>
          </w:rPr>
          <w:t>.</w:t>
        </w:r>
      </w:ins>
    </w:p>
    <w:p w14:paraId="1E97A5ED" w14:textId="77777777" w:rsidR="008A1FD3" w:rsidRPr="008A1FD3" w:rsidRDefault="008A1FD3">
      <w:pPr>
        <w:ind w:left="709"/>
        <w:jc w:val="both"/>
        <w:rPr>
          <w:ins w:id="2801" w:author="Orion" w:date="2011-08-01T23:43:00Z"/>
          <w:rFonts w:cs="Times New Roman"/>
        </w:rPr>
        <w:pPrChange w:id="2802" w:author="Orion" w:date="2011-08-01T23:44:00Z">
          <w:pPr>
            <w:jc w:val="both"/>
          </w:pPr>
        </w:pPrChange>
      </w:pPr>
    </w:p>
    <w:p w14:paraId="2097A72F" w14:textId="711CE633"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803" w:author="Orion" w:date="2011-08-05T22:26:00Z">
        <w:r w:rsidR="004A59D6">
          <w:t>Fi</w:t>
        </w:r>
        <w:r w:rsidR="004A59D6">
          <w:t>g</w:t>
        </w:r>
        <w:r w:rsidR="004A59D6">
          <w:t xml:space="preserve">ura </w:t>
        </w:r>
        <w:r w:rsidR="004A59D6">
          <w:rPr>
            <w:noProof/>
          </w:rPr>
          <w:t>41</w:t>
        </w:r>
      </w:ins>
      <w:r w:rsidR="007E116F">
        <w:rPr>
          <w:rFonts w:cs="Times New Roman"/>
        </w:rPr>
        <w:fldChar w:fldCharType="end"/>
      </w:r>
      <w:r w:rsidRPr="007A7C0E">
        <w:rPr>
          <w:rFonts w:cs="Times New Roman"/>
        </w:rPr>
        <w:t>)</w:t>
      </w:r>
      <w:ins w:id="2804" w:author="Orion" w:date="2011-08-08T16:43:00Z">
        <w:r w:rsidR="00700C82">
          <w:rPr>
            <w:rFonts w:cs="Times New Roman"/>
          </w:rPr>
          <w:t xml:space="preserve"> </w:t>
        </w:r>
      </w:ins>
      <w:del w:id="2805" w:author="Orion" w:date="2011-08-08T16:43:00Z">
        <w:r w:rsidRPr="007A7C0E" w:rsidDel="00700C82">
          <w:rPr>
            <w:rFonts w:cs="Times New Roman"/>
          </w:rPr>
          <w:delText xml:space="preserve">, como </w:delText>
        </w:r>
      </w:del>
      <w:r w:rsidRPr="007A7C0E">
        <w:rPr>
          <w:rFonts w:cs="Times New Roman"/>
        </w:rPr>
        <w:t>los pilotos tardan menos, comparado con el anterior caso de prue</w:t>
      </w:r>
      <w:r w:rsidRPr="00D93325">
        <w:rPr>
          <w:rFonts w:cs="Times New Roman"/>
        </w:rPr>
        <w:t>ba, en gestionar las maniobras y órdenes de los controladores</w:t>
      </w:r>
      <w:del w:id="2806" w:author="Orion" w:date="2011-08-08T16:44:00Z">
        <w:r w:rsidRPr="00D93325" w:rsidDel="00700C82">
          <w:rPr>
            <w:rFonts w:cs="Times New Roman"/>
          </w:rPr>
          <w:delText>,</w:delText>
        </w:r>
      </w:del>
      <w:ins w:id="2807" w:author="Orion" w:date="2011-08-08T16:44:00Z">
        <w:r w:rsidR="00700C82">
          <w:rPr>
            <w:rFonts w:cs="Times New Roman"/>
          </w:rPr>
          <w:t>.</w:t>
        </w:r>
      </w:ins>
      <w:r w:rsidRPr="00D93325">
        <w:rPr>
          <w:rFonts w:cs="Times New Roman"/>
        </w:rPr>
        <w:t xml:space="preserve"> </w:t>
      </w:r>
      <w:ins w:id="2808" w:author="Orion" w:date="2011-08-08T16:44:00Z">
        <w:r w:rsidR="00700C82">
          <w:rPr>
            <w:rFonts w:cs="Times New Roman"/>
          </w:rPr>
          <w:t>E</w:t>
        </w:r>
      </w:ins>
      <w:del w:id="2809" w:author="Orion" w:date="2011-08-08T16:44:00Z">
        <w:r w:rsidRPr="00D93325" w:rsidDel="00700C82">
          <w:rPr>
            <w:rFonts w:cs="Times New Roman"/>
          </w:rPr>
          <w:delText>e</w:delText>
        </w:r>
      </w:del>
      <w:r w:rsidRPr="00D93325">
        <w:rPr>
          <w:rFonts w:cs="Times New Roman"/>
        </w:rPr>
        <w:t>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810" w:author="Orion" w:date="2011-07-06T16:09:00Z"/>
          <w:rFonts w:cs="Times New Roman"/>
        </w:rPr>
        <w:pPrChange w:id="2811" w:author="Orion" w:date="2011-06-26T12:33:00Z">
          <w:pPr/>
        </w:pPrChange>
      </w:pPr>
    </w:p>
    <w:p w14:paraId="20A65130" w14:textId="4E849903" w:rsidR="00E41C4D" w:rsidRDefault="00E41C4D">
      <w:pPr>
        <w:jc w:val="both"/>
        <w:rPr>
          <w:ins w:id="2812" w:author="Orion" w:date="2011-08-01T23:45:00Z"/>
          <w:rFonts w:cs="Times New Roman"/>
        </w:rPr>
        <w:pPrChange w:id="2813" w:author="Orion" w:date="2011-06-26T12:33:00Z">
          <w:pPr/>
        </w:pPrChange>
      </w:pPr>
      <w:ins w:id="2814" w:author="Orion" w:date="2011-07-06T16:09:00Z">
        <w:r w:rsidRPr="00CA1CA9">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815" w:author="Orion" w:date="2011-08-01T23:45:00Z"/>
          <w:rFonts w:cs="Times New Roman"/>
        </w:rPr>
      </w:pPr>
      <w:bookmarkStart w:id="2816" w:name="_Ref300005684"/>
      <w:bookmarkStart w:id="2817" w:name="_Toc300051096"/>
      <w:bookmarkStart w:id="2818" w:name="_Toc300051469"/>
      <w:bookmarkStart w:id="2819" w:name="_Toc300051772"/>
      <w:bookmarkStart w:id="2820" w:name="_Toc300052382"/>
      <w:bookmarkStart w:id="2821" w:name="_Toc300052993"/>
      <w:bookmarkStart w:id="2822" w:name="_Toc300057831"/>
      <w:bookmarkStart w:id="2823" w:name="_Toc300346596"/>
      <w:ins w:id="2824" w:author="Orion" w:date="2011-08-01T23:45:00Z">
        <w:r>
          <w:t xml:space="preserve">Figura </w:t>
        </w:r>
        <w:r>
          <w:fldChar w:fldCharType="begin"/>
        </w:r>
        <w:r>
          <w:instrText xml:space="preserve"> SEQ Figura \* ARABIC </w:instrText>
        </w:r>
      </w:ins>
      <w:r>
        <w:fldChar w:fldCharType="separate"/>
      </w:r>
      <w:ins w:id="2825" w:author="Orion" w:date="2011-08-05T22:26:00Z">
        <w:r w:rsidR="004A59D6">
          <w:rPr>
            <w:noProof/>
          </w:rPr>
          <w:t>41</w:t>
        </w:r>
      </w:ins>
      <w:ins w:id="2826" w:author="Orion" w:date="2011-08-01T23:45:00Z">
        <w:r>
          <w:fldChar w:fldCharType="end"/>
        </w:r>
        <w:bookmarkEnd w:id="2816"/>
        <w:r w:rsidRPr="001E3FBE">
          <w:t>: Dos aviones volando rutas con puntos de paso especificados, tripulados por pilotos con valores bajos  de estrés, fatiga y bastante experiencia finalizando conflicto.</w:t>
        </w:r>
      </w:ins>
      <w:bookmarkStart w:id="2827" w:name="_Toc299483462"/>
      <w:bookmarkStart w:id="2828" w:name="_Ref297732850"/>
      <w:bookmarkEnd w:id="2817"/>
      <w:bookmarkEnd w:id="2818"/>
      <w:bookmarkEnd w:id="2819"/>
      <w:bookmarkEnd w:id="2820"/>
      <w:bookmarkEnd w:id="2821"/>
      <w:bookmarkEnd w:id="2822"/>
      <w:bookmarkEnd w:id="2823"/>
      <w:del w:id="2829" w:author="Orion" w:date="2011-08-01T23:45:00Z">
        <w:r w:rsidR="006B1111" w:rsidDel="00527BDF">
          <w:delText>Figura</w:delText>
        </w:r>
        <w:r w:rsidR="00162D18" w:rsidDel="00527BDF">
          <w:delText xml:space="preserve"> </w:delText>
        </w:r>
        <w:r w:rsidR="00C246EE" w:rsidDel="00527BDF">
          <w:fldChar w:fldCharType="begin"/>
        </w:r>
        <w:r w:rsidR="00C246EE" w:rsidDel="00527BDF">
          <w:delInstrText xml:space="preserve"> SEQ Figura \* ARABIC </w:delInstrText>
        </w:r>
        <w:r w:rsidR="00C246EE" w:rsidDel="00527BDF">
          <w:fldChar w:fldCharType="separate"/>
        </w:r>
      </w:del>
      <w:bookmarkEnd w:id="2827"/>
      <w:del w:id="2830" w:author="Orion" w:date="2011-07-26T22:30:00Z">
        <w:r w:rsidR="00BF1AE4" w:rsidDel="00503590">
          <w:rPr>
            <w:noProof/>
          </w:rPr>
          <w:delText>37</w:delText>
        </w:r>
      </w:del>
      <w:del w:id="2831" w:author="Orion" w:date="2011-08-01T23:45:00Z">
        <w:r w:rsidR="00C246EE" w:rsidDel="00527BDF">
          <w:rPr>
            <w:noProof/>
          </w:rPr>
          <w:fldChar w:fldCharType="end"/>
        </w:r>
        <w:bookmarkEnd w:id="2828"/>
      </w:del>
    </w:p>
    <w:p w14:paraId="169C9E01" w14:textId="77777777" w:rsidR="00527BDF" w:rsidRDefault="00527BDF">
      <w:pPr>
        <w:jc w:val="both"/>
        <w:rPr>
          <w:ins w:id="2832" w:author="Orion" w:date="2011-08-01T23:45:00Z"/>
          <w:rFonts w:cs="Times New Roman"/>
        </w:rPr>
        <w:pPrChange w:id="2833" w:author="Orion" w:date="2011-06-26T12:33:00Z">
          <w:pPr/>
        </w:pPrChange>
      </w:pPr>
    </w:p>
    <w:p w14:paraId="507347FF" w14:textId="77777777" w:rsidR="001335BC" w:rsidRDefault="001335BC" w:rsidP="003F17CA">
      <w:pPr>
        <w:ind w:left="709"/>
        <w:jc w:val="both"/>
        <w:rPr>
          <w:ins w:id="2834" w:author="Orion" w:date="2011-08-02T14:09:00Z"/>
          <w:rFonts w:cs="Times New Roman"/>
        </w:rPr>
      </w:pPr>
    </w:p>
    <w:p w14:paraId="0413C908" w14:textId="0786E829" w:rsidR="003F17CA" w:rsidRDefault="00162D18" w:rsidP="003F17CA">
      <w:pPr>
        <w:ind w:left="709"/>
        <w:jc w:val="both"/>
        <w:rPr>
          <w:ins w:id="2835"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36" w:author="Orion" w:date="2011-08-05T22:26:00Z">
        <w:r w:rsidR="004A59D6">
          <w:t xml:space="preserve">Figura </w:t>
        </w:r>
        <w:r w:rsidR="004A59D6">
          <w:rPr>
            <w:noProof/>
          </w:rPr>
          <w:t>39</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w:t>
      </w:r>
      <w:r w:rsidR="00600A7E">
        <w:rPr>
          <w:rFonts w:cs="Times New Roman"/>
        </w:rPr>
        <w:lastRenderedPageBreak/>
        <w:t>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37" w:author="Orion" w:date="2011-08-08T16:45:00Z">
        <w:r w:rsidR="00700C82">
          <w:t xml:space="preserve">Figura </w:t>
        </w:r>
        <w:r w:rsidR="00700C82">
          <w:rPr>
            <w:noProof/>
          </w:rPr>
          <w:t>24</w:t>
        </w:r>
      </w:ins>
      <w:r w:rsidR="00600A7E">
        <w:rPr>
          <w:rFonts w:cs="Times New Roman"/>
        </w:rPr>
        <w:fldChar w:fldCharType="end"/>
      </w:r>
      <w:r w:rsidR="003F17CA" w:rsidRPr="003F17CA">
        <w:rPr>
          <w:rFonts w:cs="Times New Roman"/>
        </w:rPr>
        <w:t xml:space="preserve"> </w:t>
      </w:r>
      <w:ins w:id="2838"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39" w:author="Orion" w:date="2011-08-02T14:02:00Z">
        <w:r w:rsidR="003F17CA">
          <w:rPr>
            <w:rFonts w:cs="Times New Roman"/>
          </w:rPr>
          <w:fldChar w:fldCharType="separate"/>
        </w:r>
      </w:ins>
      <w:ins w:id="2840" w:author="Orion" w:date="2011-08-08T16:45:00Z">
        <w:r w:rsidR="00700C82">
          <w:rPr>
            <w:rFonts w:cs="Times New Roman"/>
          </w:rPr>
          <w:t>5.1.5.3</w:t>
        </w:r>
      </w:ins>
      <w:ins w:id="2841"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42" w:author="Orion" w:date="2011-06-28T17:25:00Z"/>
          <w:rFonts w:cs="Times New Roman"/>
        </w:rPr>
        <w:pPrChange w:id="2843"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44" w:name="_Ref300059700"/>
      <w:bookmarkStart w:id="2845" w:name="_Toc300347741"/>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44"/>
      <w:bookmarkEnd w:id="2845"/>
    </w:p>
    <w:p w14:paraId="220C5E53" w14:textId="77777777" w:rsidR="0015563B" w:rsidRDefault="0015563B" w:rsidP="004527AA">
      <w:pPr>
        <w:jc w:val="both"/>
        <w:rPr>
          <w:ins w:id="2846" w:author="Orion" w:date="2011-07-12T10:46:00Z"/>
          <w:rFonts w:cs="Times New Roman"/>
        </w:rPr>
      </w:pPr>
    </w:p>
    <w:p w14:paraId="32B9EEF4" w14:textId="0455B368"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w:t>
      </w:r>
      <w:ins w:id="2847" w:author="Orion" w:date="2011-08-08T16:49:00Z">
        <w:r w:rsidR="003D7085">
          <w:rPr>
            <w:rFonts w:cs="Times New Roman"/>
          </w:rPr>
          <w:t xml:space="preserve">De este modo </w:t>
        </w:r>
      </w:ins>
      <w:ins w:id="2848" w:author="Orion" w:date="2011-08-08T16:50:00Z">
        <w:r w:rsidR="00FC4ABF">
          <w:rPr>
            <w:rFonts w:cs="Times New Roman"/>
          </w:rPr>
          <w:t xml:space="preserve">se tiene un </w:t>
        </w:r>
      </w:ins>
      <w:ins w:id="2849" w:author="Orion" w:date="2011-08-08T16:49:00Z">
        <w:r w:rsidR="003D7085">
          <w:rPr>
            <w:rFonts w:cs="Times New Roman"/>
          </w:rPr>
          <w:t>despliegue con seis aeronaves, seis pilotos, un controlador aéreo, un creador de planes de vuelos</w:t>
        </w:r>
        <w:r w:rsidR="003D7085" w:rsidRPr="007D3930">
          <w:t xml:space="preserve"> y un creador de la simulación</w:t>
        </w:r>
        <w:r w:rsidR="003D7085">
          <w:t xml:space="preserve">. </w:t>
        </w:r>
      </w:ins>
      <w:r>
        <w:rPr>
          <w:rFonts w:cs="Times New Roman"/>
        </w:rPr>
        <w:t xml:space="preserve">El despliegue utilizado para realizar estas simulaciones </w:t>
      </w:r>
      <w:ins w:id="2850" w:author="Orion" w:date="2011-08-08T16:50:00Z">
        <w:r w:rsidR="00FC4ABF">
          <w:rPr>
            <w:rFonts w:cs="Times New Roman"/>
          </w:rPr>
          <w:t xml:space="preserve">se muestra </w:t>
        </w:r>
      </w:ins>
      <w:ins w:id="2851" w:author="Orion" w:date="2011-08-08T16:51:00Z">
        <w:r w:rsidR="00FC4ABF">
          <w:rPr>
            <w:rFonts w:cs="Times New Roman"/>
          </w:rPr>
          <w:t>a continuación</w:t>
        </w:r>
      </w:ins>
      <w:del w:id="2852" w:author="Orion" w:date="2011-08-08T16:51:00Z">
        <w:r w:rsidDel="00FC4ABF">
          <w:rPr>
            <w:rFonts w:cs="Times New Roman"/>
          </w:rPr>
          <w:delText>ha sido</w:delText>
        </w:r>
      </w:del>
      <w:r>
        <w:rPr>
          <w:rFonts w:cs="Times New Roman"/>
        </w:rPr>
        <w:t>:</w:t>
      </w:r>
      <w:r w:rsidR="006E5272" w:rsidDel="006E5272">
        <w:rPr>
          <w:rFonts w:cs="Times New Roman"/>
        </w:rPr>
        <w:t xml:space="preserve"> </w:t>
      </w:r>
    </w:p>
    <w:p w14:paraId="785E0E61" w14:textId="77777777" w:rsidR="00273820" w:rsidRDefault="0015563B" w:rsidP="006E5272">
      <w:pPr>
        <w:jc w:val="both"/>
        <w:rPr>
          <w:ins w:id="2853" w:author="Orion" w:date="2011-08-02T14:17:00Z"/>
        </w:rPr>
      </w:pPr>
      <w:bookmarkStart w:id="2854"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55" w:name="_Toc300051097"/>
      <w:bookmarkStart w:id="2856" w:name="_Toc300051470"/>
      <w:bookmarkStart w:id="2857" w:name="_Toc300051773"/>
      <w:bookmarkStart w:id="2858" w:name="_Toc300052383"/>
      <w:bookmarkStart w:id="2859" w:name="_Toc300052994"/>
    </w:p>
    <w:p w14:paraId="62CA3777" w14:textId="4B5AA56F" w:rsidR="0098663E" w:rsidRDefault="00E826F8" w:rsidP="00ED163C">
      <w:pPr>
        <w:pStyle w:val="Caption"/>
        <w:rPr>
          <w:rFonts w:cs="Times New Roman"/>
        </w:rPr>
      </w:pPr>
      <w:bookmarkStart w:id="2860" w:name="_Toc300346597"/>
      <w:ins w:id="2861" w:author="Orion" w:date="2011-08-02T11:17:00Z">
        <w:r>
          <w:t xml:space="preserve">Figura </w:t>
        </w:r>
        <w:r>
          <w:fldChar w:fldCharType="begin"/>
        </w:r>
        <w:r>
          <w:instrText xml:space="preserve"> SEQ Figura \* ARABIC </w:instrText>
        </w:r>
      </w:ins>
      <w:r>
        <w:fldChar w:fldCharType="separate"/>
      </w:r>
      <w:ins w:id="2862" w:author="Orion" w:date="2011-08-05T22:26:00Z">
        <w:r w:rsidR="004A59D6">
          <w:rPr>
            <w:noProof/>
          </w:rPr>
          <w:t>42</w:t>
        </w:r>
      </w:ins>
      <w:ins w:id="2863" w:author="Orion" w:date="2011-08-02T11:17:00Z">
        <w:r>
          <w:fldChar w:fldCharType="end"/>
        </w:r>
        <w:r w:rsidRPr="0025487E">
          <w:t>: Despliegue seis aviones</w:t>
        </w:r>
        <w:bookmarkStart w:id="2864" w:name="_Ref300008171"/>
        <w:bookmarkEnd w:id="2854"/>
        <w:bookmarkEnd w:id="2855"/>
        <w:bookmarkEnd w:id="2856"/>
        <w:bookmarkEnd w:id="2857"/>
        <w:bookmarkEnd w:id="2858"/>
        <w:bookmarkEnd w:id="2859"/>
        <w:bookmarkEnd w:id="2860"/>
        <w:r w:rsidDel="002274AB">
          <w:t xml:space="preserve"> </w:t>
        </w:r>
      </w:ins>
      <w:bookmarkEnd w:id="2864"/>
    </w:p>
    <w:p w14:paraId="41C387A0" w14:textId="7FF1DADC" w:rsidR="0015563B" w:rsidDel="003D7085" w:rsidRDefault="0015563B" w:rsidP="004527AA">
      <w:pPr>
        <w:jc w:val="both"/>
        <w:rPr>
          <w:del w:id="2865" w:author="Orion" w:date="2011-08-08T16:49:00Z"/>
          <w:rFonts w:cs="Times New Roman"/>
        </w:rPr>
      </w:pPr>
    </w:p>
    <w:p w14:paraId="17FEED70" w14:textId="725C10A8" w:rsidR="004527AA" w:rsidRPr="00B557F3" w:rsidRDefault="00EA40AF" w:rsidP="00B557F3">
      <w:pPr>
        <w:pStyle w:val="Heading1"/>
        <w:numPr>
          <w:ilvl w:val="2"/>
          <w:numId w:val="40"/>
        </w:numPr>
        <w:rPr>
          <w:sz w:val="36"/>
          <w:szCs w:val="52"/>
        </w:rPr>
      </w:pPr>
      <w:bookmarkStart w:id="2866" w:name="_Toc300347742"/>
      <w:r>
        <w:rPr>
          <w:b w:val="0"/>
          <w:sz w:val="36"/>
          <w:szCs w:val="52"/>
        </w:rPr>
        <w:t>V</w:t>
      </w:r>
      <w:r w:rsidR="004527AA" w:rsidRPr="00B557F3">
        <w:rPr>
          <w:b w:val="0"/>
          <w:sz w:val="36"/>
          <w:szCs w:val="52"/>
        </w:rPr>
        <w:t xml:space="preserve">arios  aviones sin </w:t>
      </w:r>
      <w:r>
        <w:rPr>
          <w:b w:val="0"/>
          <w:sz w:val="36"/>
          <w:szCs w:val="52"/>
        </w:rPr>
        <w:t>puntos de paso</w:t>
      </w:r>
      <w:bookmarkEnd w:id="2866"/>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798706DB"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67" w:author="Orion" w:date="2011-08-02T14:07:00Z">
        <w:r w:rsidR="00B557F3">
          <w:t xml:space="preserve"> </w:t>
        </w:r>
      </w:ins>
      <w:ins w:id="2868" w:author="Orion" w:date="2011-08-02T14:08:00Z">
        <w:r w:rsidR="00B557F3">
          <w:t>(</w:t>
        </w:r>
      </w:ins>
      <w:ins w:id="2869" w:author="Orion" w:date="2011-08-02T14:27:00Z">
        <w:r w:rsidR="00DB6D56">
          <w:fldChar w:fldCharType="begin"/>
        </w:r>
        <w:r w:rsidR="00DB6D56">
          <w:instrText xml:space="preserve"> REF _Ref300052952 \h </w:instrText>
        </w:r>
      </w:ins>
      <w:ins w:id="2870" w:author="Orion" w:date="2011-08-02T14:27:00Z">
        <w:r w:rsidR="00DB6D56">
          <w:fldChar w:fldCharType="separate"/>
        </w:r>
      </w:ins>
      <w:ins w:id="2871" w:author="Orion" w:date="2011-08-05T22:26:00Z">
        <w:r w:rsidR="004A59D6">
          <w:t xml:space="preserve">Figura </w:t>
        </w:r>
        <w:r w:rsidR="004A59D6">
          <w:rPr>
            <w:noProof/>
          </w:rPr>
          <w:t>43</w:t>
        </w:r>
      </w:ins>
      <w:ins w:id="2872" w:author="Orion" w:date="2011-08-02T14:27:00Z">
        <w:r w:rsidR="00DB6D56">
          <w:fldChar w:fldCharType="end"/>
        </w:r>
      </w:ins>
      <w:ins w:id="2873"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74" w:author="Orion" w:date="2011-08-02T14:27:00Z">
        <w:r w:rsidR="00DB6D56">
          <w:fldChar w:fldCharType="begin"/>
        </w:r>
        <w:r w:rsidR="00DB6D56">
          <w:instrText xml:space="preserve"> REF _Ref300052952 \h </w:instrText>
        </w:r>
      </w:ins>
      <w:ins w:id="2875" w:author="Orion" w:date="2011-08-02T14:27:00Z">
        <w:r w:rsidR="00DB6D56">
          <w:fldChar w:fldCharType="separate"/>
        </w:r>
      </w:ins>
      <w:ins w:id="2876" w:author="Orion" w:date="2011-08-05T22:26:00Z">
        <w:r w:rsidR="004A59D6">
          <w:t xml:space="preserve">Figura </w:t>
        </w:r>
        <w:r w:rsidR="004A59D6">
          <w:rPr>
            <w:noProof/>
          </w:rPr>
          <w:t>43</w:t>
        </w:r>
      </w:ins>
      <w:ins w:id="2877" w:author="Orion" w:date="2011-08-02T14:27:00Z">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los aviones la altitud de estos no cambia</w:t>
      </w:r>
      <w:ins w:id="2878" w:author="Orion" w:date="2011-08-08T17:08:00Z">
        <w:r w:rsidR="00CB3D35">
          <w:t xml:space="preserve"> (ruta de color blanco)</w:t>
        </w:r>
      </w:ins>
      <w:r w:rsidRPr="001A06EF">
        <w:t xml:space="preserve">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79" w:author="Orion" w:date="2011-08-02T14:28:00Z">
        <w:r w:rsidR="00DB6D56">
          <w:fldChar w:fldCharType="begin"/>
        </w:r>
        <w:r w:rsidR="00DB6D56">
          <w:instrText xml:space="preserve"> REF _Ref300052952 \h </w:instrText>
        </w:r>
      </w:ins>
      <w:ins w:id="2880" w:author="Orion" w:date="2011-08-02T14:28:00Z">
        <w:r w:rsidR="00DB6D56">
          <w:fldChar w:fldCharType="separate"/>
        </w:r>
      </w:ins>
      <w:ins w:id="2881" w:author="Orion" w:date="2011-08-05T22:26:00Z">
        <w:r w:rsidR="004A59D6">
          <w:t>Figura</w:t>
        </w:r>
        <w:r w:rsidR="004A59D6">
          <w:t xml:space="preserve"> </w:t>
        </w:r>
        <w:r w:rsidR="004A59D6">
          <w:rPr>
            <w:noProof/>
          </w:rPr>
          <w:t>43</w:t>
        </w:r>
      </w:ins>
      <w:ins w:id="2882" w:author="Orion" w:date="2011-08-02T14:28:00Z">
        <w:r w:rsidR="00DB6D56">
          <w:fldChar w:fldCharType="end"/>
        </w:r>
      </w:ins>
      <w:del w:id="2883"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84" w:author="Orion" w:date="2011-08-02T14:29:00Z">
        <w:r w:rsidR="00B84C59">
          <w:fldChar w:fldCharType="begin"/>
        </w:r>
        <w:r w:rsidR="00B84C59">
          <w:instrText xml:space="preserve"> REF _Ref300051490 \h </w:instrText>
        </w:r>
      </w:ins>
      <w:r w:rsidR="00B84C59">
        <w:fldChar w:fldCharType="separate"/>
      </w:r>
      <w:ins w:id="2885" w:author="Orion" w:date="2011-08-05T22:26:00Z">
        <w:r w:rsidR="004A59D6">
          <w:t xml:space="preserve">Figura </w:t>
        </w:r>
        <w:r w:rsidR="004A59D6">
          <w:rPr>
            <w:noProof/>
          </w:rPr>
          <w:t>4</w:t>
        </w:r>
        <w:r w:rsidR="004A59D6">
          <w:rPr>
            <w:noProof/>
          </w:rPr>
          <w:t>4</w:t>
        </w:r>
      </w:ins>
      <w:ins w:id="2886" w:author="Orion" w:date="2011-08-02T14:29:00Z">
        <w:r w:rsidR="00B84C59">
          <w:fldChar w:fldCharType="end"/>
        </w:r>
      </w:ins>
      <w:r w:rsidR="00E260BA" w:rsidRPr="009C2572">
        <w:t xml:space="preserve">, la aeronave que vuela </w:t>
      </w:r>
      <w:del w:id="2887" w:author="Orion" w:date="2011-08-08T17:09:00Z">
        <w:r w:rsidR="00E260BA" w:rsidRPr="009C2572" w:rsidDel="00CB3D35">
          <w:delText xml:space="preserve">más </w:delText>
        </w:r>
      </w:del>
      <w:ins w:id="2888" w:author="Orion" w:date="2011-08-08T17:09:00Z">
        <w:r w:rsidR="00CB3D35">
          <w:t>hacia</w:t>
        </w:r>
        <w:r w:rsidR="00CB3D35" w:rsidRPr="009C2572">
          <w:t xml:space="preserve"> </w:t>
        </w:r>
        <w:r w:rsidR="00CB3D35">
          <w:t>e</w:t>
        </w:r>
      </w:ins>
      <w:del w:id="2889" w:author="Orion" w:date="2011-08-08T17:09:00Z">
        <w:r w:rsidR="00E260BA" w:rsidRPr="009C2572" w:rsidDel="00CB3D35">
          <w:delText>a</w:delText>
        </w:r>
      </w:del>
      <w:r w:rsidR="00E260BA" w:rsidRPr="009C2572">
        <w:t>l este</w:t>
      </w:r>
      <w:ins w:id="2890" w:author="Orion" w:date="2011-08-08T17:09:00Z">
        <w:r w:rsidR="00CB3D35">
          <w:t xml:space="preserve"> (</w:t>
        </w:r>
        <w:r w:rsidR="00CB3D35" w:rsidRPr="00CB3D35">
          <w:rPr>
            <w:i/>
            <w:rPrChange w:id="2891" w:author="Orion" w:date="2011-08-08T17:09:00Z">
              <w:rPr/>
            </w:rPrChange>
          </w:rPr>
          <w:t>Plane2</w:t>
        </w:r>
        <w:r w:rsidR="00CB3D35">
          <w:t>)</w:t>
        </w:r>
      </w:ins>
      <w:r w:rsidR="00E260BA" w:rsidRPr="009C2572">
        <w:t xml:space="preserve"> cambia la altitud de su vuelo. Hecho que se produce cuando el otro avi</w:t>
      </w:r>
      <w:r w:rsidR="00E260BA" w:rsidRPr="0006797C">
        <w:t xml:space="preserve">ón ya le </w:t>
      </w:r>
      <w:del w:id="2892" w:author="Orion" w:date="2011-08-08T17:09:00Z">
        <w:r w:rsidR="00E260BA" w:rsidRPr="0006797C" w:rsidDel="00CB3D35">
          <w:delText xml:space="preserve">cruzo </w:delText>
        </w:r>
      </w:del>
      <w:ins w:id="2893" w:author="Orion" w:date="2011-08-08T17:09:00Z">
        <w:r w:rsidR="00CB3D35" w:rsidRPr="0006797C">
          <w:t>cruz</w:t>
        </w:r>
        <w:r w:rsidR="00CB3D35">
          <w:t>ó</w:t>
        </w:r>
        <w:r w:rsidR="00CB3D35" w:rsidRPr="0006797C">
          <w:t xml:space="preserve"> </w:t>
        </w:r>
      </w:ins>
      <w:r w:rsidR="00E260BA" w:rsidRPr="0006797C">
        <w:t>por la parte trasera.</w:t>
      </w:r>
    </w:p>
    <w:p w14:paraId="5CD2954B" w14:textId="77777777" w:rsidR="00DD5FF1" w:rsidRPr="00B557F3" w:rsidRDefault="00DD5FF1">
      <w:pPr>
        <w:rPr>
          <w:i/>
        </w:rPr>
      </w:pPr>
      <w:bookmarkStart w:id="2894"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95" w:author="Orion" w:date="2011-08-02T12:51:00Z"/>
        </w:rPr>
      </w:pPr>
      <w:del w:id="2896" w:author="IO" w:date="2011-07-22T13:09:00Z">
        <w:r w:rsidDel="006B1111">
          <w:lastRenderedPageBreak/>
          <w:fldChar w:fldCharType="begin"/>
        </w:r>
        <w:r w:rsidDel="006B1111">
          <w:delInstrText xml:space="preserve"> SEQ Ilustración \* ARABIC </w:delInstrText>
        </w:r>
        <w:r w:rsidDel="006B1111">
          <w:fldChar w:fldCharType="end"/>
        </w:r>
      </w:del>
      <w:bookmarkEnd w:id="2894"/>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97" w:author="Orion" w:date="2011-08-02T12:51:00Z"/>
        </w:rPr>
        <w:pPrChange w:id="2898" w:author="Orion" w:date="2011-08-02T12:51:00Z">
          <w:pPr/>
        </w:pPrChange>
      </w:pPr>
      <w:bookmarkStart w:id="2899" w:name="_Ref300052952"/>
      <w:bookmarkStart w:id="2900" w:name="_Toc300057833"/>
      <w:ins w:id="2901" w:author="Orion" w:date="2011-08-02T12:51:00Z">
        <w:r>
          <w:t xml:space="preserve">Figura </w:t>
        </w:r>
        <w:r>
          <w:fldChar w:fldCharType="begin"/>
        </w:r>
        <w:r>
          <w:instrText xml:space="preserve"> SEQ Figura \* ARABIC </w:instrText>
        </w:r>
      </w:ins>
      <w:r>
        <w:fldChar w:fldCharType="separate"/>
      </w:r>
      <w:ins w:id="2902" w:author="Orion" w:date="2011-08-05T22:26:00Z">
        <w:r w:rsidR="004A59D6">
          <w:rPr>
            <w:noProof/>
          </w:rPr>
          <w:t>43</w:t>
        </w:r>
      </w:ins>
      <w:ins w:id="2903" w:author="Orion" w:date="2011-08-02T12:51:00Z">
        <w:r>
          <w:fldChar w:fldCharType="end"/>
        </w:r>
        <w:bookmarkEnd w:id="2899"/>
        <w:r w:rsidRPr="00FA3096">
          <w:t>: Alto riesgo de conflicto entre varios aviones volando rutas con puntos de paso especificados, tripulados por pilotos con altos valores de estrés y fatiga, y poca experiencia.</w:t>
        </w:r>
        <w:bookmarkEnd w:id="2900"/>
      </w:ins>
    </w:p>
    <w:p w14:paraId="1960ADDE" w14:textId="77777777" w:rsidR="005C4805" w:rsidRDefault="005C4805">
      <w:pPr>
        <w:rPr>
          <w:ins w:id="2904" w:author="Orion" w:date="2011-08-02T14:36:00Z"/>
        </w:rPr>
      </w:pPr>
    </w:p>
    <w:p w14:paraId="38C582D1" w14:textId="77777777" w:rsidR="00945F80" w:rsidRDefault="00945F80">
      <w:pPr>
        <w:rPr>
          <w:ins w:id="2905" w:author="Orion" w:date="2011-08-02T14:35:00Z"/>
        </w:rPr>
      </w:pPr>
    </w:p>
    <w:p w14:paraId="290B378F" w14:textId="77777777" w:rsidR="00945F80" w:rsidRDefault="00945F80" w:rsidP="00945F80">
      <w:pPr>
        <w:jc w:val="both"/>
        <w:rPr>
          <w:ins w:id="2906" w:author="Orion" w:date="2011-08-02T14:35:00Z"/>
          <w:rFonts w:cs="Times New Roman"/>
        </w:rPr>
      </w:pPr>
      <w:ins w:id="2907" w:author="Orion" w:date="2011-08-02T14:35:00Z">
        <w:r w:rsidRPr="00CA1CA9">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908" w:name="_Toc299483465"/>
        <w:bookmarkStart w:id="2909" w:name="_Ref297111036"/>
      </w:ins>
    </w:p>
    <w:p w14:paraId="3EA05C8C" w14:textId="2E5F347A" w:rsidR="00945F80" w:rsidRPr="00DD5FF1" w:rsidRDefault="00945F80" w:rsidP="00945F80">
      <w:pPr>
        <w:rPr>
          <w:ins w:id="2910" w:author="Orion" w:date="2011-08-02T12:47:00Z"/>
          <w:rPrChange w:id="2911" w:author="Orion" w:date="2011-08-02T12:49:00Z">
            <w:rPr>
              <w:ins w:id="2912" w:author="Orion" w:date="2011-08-02T12:47:00Z"/>
              <w:rFonts w:cs="Times New Roman"/>
              <w:noProof/>
              <w:lang w:eastAsia="es-ES" w:bidi="ar-SA"/>
            </w:rPr>
          </w:rPrChange>
        </w:rPr>
      </w:pPr>
      <w:bookmarkStart w:id="2913" w:name="_Ref300051490"/>
      <w:bookmarkStart w:id="2914" w:name="_Toc300051098"/>
      <w:bookmarkStart w:id="2915" w:name="_Toc300051471"/>
      <w:bookmarkStart w:id="2916" w:name="_Toc300051774"/>
      <w:bookmarkStart w:id="2917" w:name="_Toc300052384"/>
      <w:bookmarkStart w:id="2918" w:name="_Toc300052995"/>
      <w:bookmarkStart w:id="2919" w:name="_Toc300057834"/>
      <w:bookmarkStart w:id="2920" w:name="_Toc300346598"/>
      <w:ins w:id="2921" w:author="Orion" w:date="2011-08-02T14:35:00Z">
        <w:r>
          <w:t xml:space="preserve">Figura </w:t>
        </w:r>
        <w:r>
          <w:rPr>
            <w:i/>
            <w:iCs/>
          </w:rPr>
          <w:fldChar w:fldCharType="begin"/>
        </w:r>
        <w:r>
          <w:instrText xml:space="preserve"> SEQ Figura \* ARABIC </w:instrText>
        </w:r>
        <w:r>
          <w:rPr>
            <w:i/>
            <w:iCs/>
          </w:rPr>
          <w:fldChar w:fldCharType="separate"/>
        </w:r>
      </w:ins>
      <w:ins w:id="2922" w:author="Orion" w:date="2011-08-05T22:26:00Z">
        <w:r w:rsidR="004A59D6">
          <w:rPr>
            <w:noProof/>
          </w:rPr>
          <w:t>44</w:t>
        </w:r>
      </w:ins>
      <w:ins w:id="2923" w:author="Orion" w:date="2011-08-02T14:35:00Z">
        <w:r>
          <w:rPr>
            <w:i/>
            <w:iCs/>
          </w:rPr>
          <w:fldChar w:fldCharType="end"/>
        </w:r>
        <w:bookmarkEnd w:id="2913"/>
        <w:r w:rsidRPr="003E4E0B">
          <w:t>: Varios  aviones volando rutas con puntos de paso especificados, tripulados por pilotos con altos valores de estrés y fatiga, y poca experiencia gestionando conflictos.</w:t>
        </w:r>
      </w:ins>
      <w:bookmarkEnd w:id="2908"/>
      <w:bookmarkEnd w:id="2909"/>
      <w:bookmarkEnd w:id="2914"/>
      <w:bookmarkEnd w:id="2915"/>
      <w:bookmarkEnd w:id="2916"/>
      <w:bookmarkEnd w:id="2917"/>
      <w:bookmarkEnd w:id="2918"/>
      <w:bookmarkEnd w:id="2919"/>
      <w:bookmarkEnd w:id="2920"/>
    </w:p>
    <w:p w14:paraId="3F6D0E57" w14:textId="77777777" w:rsidR="00114447" w:rsidRDefault="00114447">
      <w:pPr>
        <w:pStyle w:val="ListParagraph"/>
        <w:spacing w:before="120" w:after="120"/>
        <w:ind w:left="641"/>
        <w:jc w:val="both"/>
        <w:rPr>
          <w:ins w:id="2924" w:author="Orion" w:date="2011-08-02T11:42:00Z"/>
        </w:rPr>
        <w:pPrChange w:id="2925" w:author="Orion" w:date="2011-08-02T12:11:00Z">
          <w:pPr/>
        </w:pPrChange>
      </w:pPr>
    </w:p>
    <w:p w14:paraId="3E5959AF" w14:textId="76935303"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4A59D6">
        <w:t xml:space="preserve">Figura </w:t>
      </w:r>
      <w:r w:rsidR="004A59D6">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ins w:id="2926" w:author="Orion" w:date="2011-08-05T22:26:00Z">
        <w:r w:rsidR="004A59D6">
          <w:t>Figu</w:t>
        </w:r>
        <w:r w:rsidR="004A59D6">
          <w:t>r</w:t>
        </w:r>
        <w:r w:rsidR="004A59D6">
          <w:t>a 21</w:t>
        </w:r>
      </w:ins>
      <w:del w:id="2927" w:author="Orion" w:date="2011-08-05T22:26:00Z">
        <w:r w:rsidR="00C51138" w:rsidDel="004A59D6">
          <w:delText>Figura 22</w:delText>
        </w:r>
      </w:del>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w:t>
      </w:r>
      <w:del w:id="2928" w:author="Orion" w:date="2011-08-08T17:11:00Z">
        <w:r w:rsidR="00BA4B94" w:rsidRPr="00B041DA" w:rsidDel="009D00D8">
          <w:delText>el piloto</w:delText>
        </w:r>
        <w:r w:rsidR="005A1AC0" w:rsidRPr="00B041DA" w:rsidDel="009D00D8">
          <w:delText xml:space="preserve"> </w:delText>
        </w:r>
      </w:del>
      <w:ins w:id="2929" w:author="Orion" w:date="2011-08-08T17:11:00Z">
        <w:r w:rsidR="009D00D8">
          <w:t xml:space="preserve">los pilotos </w:t>
        </w:r>
      </w:ins>
      <w:r w:rsidR="005A1AC0" w:rsidRPr="00B041DA">
        <w:t>no restablezca</w:t>
      </w:r>
      <w:ins w:id="2930" w:author="Orion" w:date="2011-08-08T17:11:00Z">
        <w:r w:rsidR="009D00D8">
          <w:t>n</w:t>
        </w:r>
      </w:ins>
      <w:r w:rsidR="005A1AC0" w:rsidRPr="00B041DA">
        <w:t xml:space="preserve"> el tramo por el que </w:t>
      </w:r>
      <w:del w:id="2931" w:author="Orion" w:date="2011-08-08T17:11:00Z">
        <w:r w:rsidR="005A1AC0" w:rsidRPr="00B041DA" w:rsidDel="009D00D8">
          <w:delText xml:space="preserve">se </w:delText>
        </w:r>
      </w:del>
      <w:r w:rsidR="005A1AC0" w:rsidRPr="00B041DA">
        <w:t>estaba</w:t>
      </w:r>
      <w:ins w:id="2932" w:author="Orion" w:date="2011-08-08T17:11:00Z">
        <w:r w:rsidR="009D00D8">
          <w:t>n</w:t>
        </w:r>
      </w:ins>
      <w:r w:rsidR="005A1AC0" w:rsidRPr="00B041DA">
        <w:t xml:space="preserve"> volando antes del conflicto </w:t>
      </w:r>
      <w:ins w:id="2933" w:author="Orion" w:date="2011-08-08T17:11:00Z">
        <w:r w:rsidR="009D00D8">
          <w:t>ya que</w:t>
        </w:r>
      </w:ins>
      <w:del w:id="2934" w:author="Orion" w:date="2011-08-08T17:11:00Z">
        <w:r w:rsidR="005A1AC0" w:rsidRPr="00B041DA" w:rsidDel="009D00D8">
          <w:delText>por</w:delText>
        </w:r>
      </w:del>
      <w:ins w:id="2935" w:author="Orion" w:date="2011-08-08T17:11:00Z">
        <w:r w:rsidR="009D00D8">
          <w:t xml:space="preserve"> tienen</w:t>
        </w:r>
      </w:ins>
      <w:del w:id="2936" w:author="Orion" w:date="2011-08-08T17:12:00Z">
        <w:r w:rsidR="005A1AC0" w:rsidRPr="00B041DA" w:rsidDel="009D00D8">
          <w:delText xml:space="preserve"> tener</w:delText>
        </w:r>
      </w:del>
      <w:r w:rsidR="005A1AC0" w:rsidRPr="00B041DA">
        <w:t xml:space="preserve">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937" w:name="_Toc300052149"/>
      <w:bookmarkStart w:id="2938" w:name="_Toc299483466"/>
      <w:bookmarkStart w:id="2939"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940"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937"/>
    </w:p>
    <w:bookmarkEnd w:id="2938"/>
    <w:bookmarkEnd w:id="2939"/>
    <w:p w14:paraId="57FEF5D8" w14:textId="694C46EF" w:rsidR="003614CB" w:rsidRDefault="003614CB">
      <w:pPr>
        <w:jc w:val="both"/>
        <w:rPr>
          <w:ins w:id="2941" w:author="Orion" w:date="2011-08-02T12:16:00Z"/>
          <w:rFonts w:cs="Times New Roman"/>
        </w:rPr>
      </w:pPr>
    </w:p>
    <w:p w14:paraId="60C1AD4D" w14:textId="3A519E54" w:rsidR="003614CB" w:rsidRDefault="003614CB">
      <w:pPr>
        <w:pStyle w:val="Caption"/>
        <w:rPr>
          <w:ins w:id="2942" w:author="Orion" w:date="2011-08-02T12:42:00Z"/>
          <w:rFonts w:cs="Times New Roman"/>
        </w:rPr>
        <w:pPrChange w:id="2943" w:author="Orion" w:date="2011-08-02T12:42:00Z">
          <w:pPr>
            <w:jc w:val="both"/>
          </w:pPr>
        </w:pPrChange>
      </w:pPr>
      <w:bookmarkStart w:id="2944" w:name="_Ref300050925"/>
      <w:bookmarkStart w:id="2945" w:name="_Toc300051100"/>
      <w:bookmarkStart w:id="2946" w:name="_Toc300051473"/>
      <w:bookmarkStart w:id="2947" w:name="_Toc300051776"/>
      <w:bookmarkStart w:id="2948" w:name="_Toc300052385"/>
      <w:bookmarkStart w:id="2949" w:name="_Toc300052996"/>
      <w:bookmarkStart w:id="2950" w:name="_Toc300057835"/>
      <w:bookmarkStart w:id="2951" w:name="_Toc300346599"/>
      <w:ins w:id="2952" w:author="Orion" w:date="2011-08-02T12:16:00Z">
        <w:r>
          <w:t xml:space="preserve">Figura </w:t>
        </w:r>
        <w:r>
          <w:fldChar w:fldCharType="begin"/>
        </w:r>
        <w:r>
          <w:instrText xml:space="preserve"> SEQ Figura \* ARABIC </w:instrText>
        </w:r>
      </w:ins>
      <w:r>
        <w:fldChar w:fldCharType="separate"/>
      </w:r>
      <w:ins w:id="2953" w:author="Orion" w:date="2011-08-05T22:26:00Z">
        <w:r w:rsidR="004A59D6">
          <w:rPr>
            <w:noProof/>
          </w:rPr>
          <w:t>45</w:t>
        </w:r>
      </w:ins>
      <w:ins w:id="2954" w:author="Orion" w:date="2011-08-02T12:16:00Z">
        <w:r>
          <w:fldChar w:fldCharType="end"/>
        </w:r>
      </w:ins>
      <w:bookmarkEnd w:id="2944"/>
      <w:ins w:id="2955"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945"/>
      <w:bookmarkEnd w:id="2946"/>
      <w:bookmarkEnd w:id="2947"/>
      <w:bookmarkEnd w:id="2948"/>
      <w:bookmarkEnd w:id="2949"/>
      <w:bookmarkEnd w:id="2950"/>
      <w:bookmarkEnd w:id="2951"/>
    </w:p>
    <w:p w14:paraId="5E9572BC" w14:textId="77777777" w:rsidR="00940083" w:rsidRDefault="00940083">
      <w:pPr>
        <w:ind w:left="709"/>
        <w:jc w:val="both"/>
        <w:rPr>
          <w:ins w:id="2956" w:author="Orion" w:date="2011-08-02T12:13:00Z"/>
          <w:rFonts w:cs="Times New Roman"/>
        </w:rPr>
        <w:pPrChange w:id="2957" w:author="Orion" w:date="2011-08-02T11:32:00Z">
          <w:pPr>
            <w:jc w:val="both"/>
          </w:pPr>
        </w:pPrChange>
      </w:pPr>
    </w:p>
    <w:p w14:paraId="01225578" w14:textId="1D357EB0" w:rsidR="003614CB" w:rsidRDefault="003614CB">
      <w:pPr>
        <w:ind w:left="709"/>
        <w:jc w:val="both"/>
        <w:rPr>
          <w:ins w:id="2958" w:author="Orion" w:date="2011-08-02T12:17:00Z"/>
          <w:rFonts w:cs="Times New Roman"/>
        </w:rPr>
        <w:pPrChange w:id="2959" w:author="Orion" w:date="2011-08-02T11:32:00Z">
          <w:pPr>
            <w:jc w:val="both"/>
          </w:pPr>
        </w:pPrChange>
      </w:pPr>
      <w:ins w:id="2960" w:author="Orion" w:date="2011-08-02T12:13:00Z">
        <w:r w:rsidRPr="00CA1CA9">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61" w:author="Orion" w:date="2011-08-02T12:18:00Z"/>
        </w:rPr>
        <w:pPrChange w:id="2962" w:author="Orion" w:date="2011-08-02T12:17:00Z">
          <w:pPr>
            <w:jc w:val="both"/>
          </w:pPr>
        </w:pPrChange>
      </w:pPr>
      <w:bookmarkStart w:id="2963" w:name="_Ref300050936"/>
      <w:bookmarkStart w:id="2964" w:name="_Toc300051101"/>
      <w:bookmarkStart w:id="2965" w:name="_Toc300051474"/>
      <w:bookmarkStart w:id="2966" w:name="_Toc300051777"/>
      <w:bookmarkStart w:id="2967" w:name="_Toc300052386"/>
      <w:bookmarkStart w:id="2968" w:name="_Toc300052997"/>
      <w:bookmarkStart w:id="2969" w:name="_Toc300057836"/>
      <w:bookmarkStart w:id="2970" w:name="_Toc300346600"/>
      <w:ins w:id="2971" w:author="Orion" w:date="2011-08-02T12:17:00Z">
        <w:r>
          <w:t xml:space="preserve">Figura </w:t>
        </w:r>
        <w:r>
          <w:fldChar w:fldCharType="begin"/>
        </w:r>
        <w:r>
          <w:instrText xml:space="preserve"> SEQ Figura \* ARABIC </w:instrText>
        </w:r>
      </w:ins>
      <w:r>
        <w:fldChar w:fldCharType="separate"/>
      </w:r>
      <w:ins w:id="2972" w:author="Orion" w:date="2011-08-05T22:26:00Z">
        <w:r w:rsidR="004A59D6">
          <w:rPr>
            <w:noProof/>
          </w:rPr>
          <w:t>46</w:t>
        </w:r>
      </w:ins>
      <w:ins w:id="2973" w:author="Orion" w:date="2011-08-02T12:17:00Z">
        <w:r>
          <w:fldChar w:fldCharType="end"/>
        </w:r>
        <w:bookmarkEnd w:id="2963"/>
        <w:r>
          <w:t>:</w:t>
        </w:r>
        <w:r w:rsidRPr="00B708F9">
          <w:t xml:space="preserve"> Varios  aviones volando rutas con puntos de paso especificados, tripulados por pilotos con bajos  valores de estrés y fatiga, y bastante experiencia finalizando conflictos.</w:t>
        </w:r>
      </w:ins>
      <w:bookmarkEnd w:id="2964"/>
      <w:bookmarkEnd w:id="2965"/>
      <w:bookmarkEnd w:id="2966"/>
      <w:bookmarkEnd w:id="2967"/>
      <w:bookmarkEnd w:id="2968"/>
      <w:bookmarkEnd w:id="2969"/>
      <w:bookmarkEnd w:id="2970"/>
    </w:p>
    <w:p w14:paraId="4876A57B" w14:textId="77777777" w:rsidR="00D9741D" w:rsidRDefault="00D9741D" w:rsidP="00D9741D">
      <w:pPr>
        <w:spacing w:after="120"/>
        <w:jc w:val="both"/>
        <w:rPr>
          <w:ins w:id="2974"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4A59D6">
        <w:t xml:space="preserve">Figura </w:t>
      </w:r>
      <w:r w:rsidR="004A59D6">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4A59D6">
        <w:t xml:space="preserve">Figura </w:t>
      </w:r>
      <w:r w:rsidR="004A59D6">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75" w:name="_Toc300051995"/>
      <w:bookmarkStart w:id="2976" w:name="_Toc300347743"/>
      <w:bookmarkEnd w:id="2975"/>
      <w:r>
        <w:rPr>
          <w:b w:val="0"/>
          <w:sz w:val="36"/>
          <w:szCs w:val="52"/>
        </w:rPr>
        <w:t>V</w:t>
      </w:r>
      <w:r w:rsidR="004527AA" w:rsidRPr="00216C95">
        <w:rPr>
          <w:b w:val="0"/>
          <w:sz w:val="36"/>
          <w:szCs w:val="52"/>
        </w:rPr>
        <w:t xml:space="preserve">arios aviones con </w:t>
      </w:r>
      <w:r>
        <w:rPr>
          <w:b w:val="0"/>
          <w:sz w:val="36"/>
          <w:szCs w:val="52"/>
        </w:rPr>
        <w:t>puntos de paso</w:t>
      </w:r>
      <w:bookmarkEnd w:id="2976"/>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4A59D6">
        <w:t xml:space="preserve">Figura </w:t>
      </w:r>
      <w:r w:rsidR="004A59D6">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77" w:name="_Toc299483468"/>
      <w:bookmarkStart w:id="2978" w:name="_Ref298151791"/>
    </w:p>
    <w:p w14:paraId="65FA66B2" w14:textId="77777777" w:rsidR="004C236E" w:rsidRDefault="004C236E">
      <w:pPr>
        <w:ind w:left="709"/>
        <w:jc w:val="both"/>
        <w:rPr>
          <w:ins w:id="2979" w:author="Orion" w:date="2011-08-02T11:28:00Z"/>
          <w:rFonts w:cs="Times New Roman"/>
        </w:rPr>
        <w:pPrChange w:id="2980" w:author="Orion" w:date="2011-08-02T11:28:00Z">
          <w:pPr/>
        </w:pPrChange>
      </w:pPr>
    </w:p>
    <w:p w14:paraId="2B4A91BF" w14:textId="77777777" w:rsidR="008815C7" w:rsidRDefault="00CB66BA">
      <w:pPr>
        <w:jc w:val="both"/>
        <w:rPr>
          <w:ins w:id="2981" w:author="Orion" w:date="2011-08-02T12:20:00Z"/>
        </w:rPr>
        <w:pPrChange w:id="2982" w:author="Orion" w:date="2011-08-02T12:07:00Z">
          <w:pPr/>
        </w:pPrChange>
      </w:pPr>
      <w:ins w:id="2983" w:author="Orion" w:date="2011-08-02T11:28:00Z">
        <w:r w:rsidRPr="00CA1CA9">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84" w:name="_Ref300047889"/>
    </w:p>
    <w:p w14:paraId="5F553001" w14:textId="729180A0" w:rsidR="00D9741D" w:rsidRDefault="00D9741D">
      <w:pPr>
        <w:pStyle w:val="Caption"/>
        <w:rPr>
          <w:ins w:id="2985" w:author="Orion" w:date="2011-08-02T12:08:00Z"/>
        </w:rPr>
        <w:pPrChange w:id="2986" w:author="Orion" w:date="2011-08-02T12:20:00Z">
          <w:pPr/>
        </w:pPrChange>
      </w:pPr>
      <w:bookmarkStart w:id="2987" w:name="_Ref300050993"/>
      <w:bookmarkStart w:id="2988" w:name="_Toc300051102"/>
      <w:bookmarkStart w:id="2989" w:name="_Toc300051475"/>
      <w:bookmarkStart w:id="2990" w:name="_Toc300051778"/>
      <w:bookmarkStart w:id="2991" w:name="_Toc300052387"/>
      <w:bookmarkStart w:id="2992" w:name="_Toc300052998"/>
      <w:bookmarkStart w:id="2993" w:name="_Toc300057837"/>
      <w:bookmarkStart w:id="2994" w:name="_Toc300346601"/>
      <w:ins w:id="2995" w:author="Orion" w:date="2011-08-02T12:20:00Z">
        <w:r>
          <w:t xml:space="preserve">Figura </w:t>
        </w:r>
        <w:r>
          <w:fldChar w:fldCharType="begin"/>
        </w:r>
        <w:r>
          <w:instrText xml:space="preserve"> SEQ Figura \* ARABIC </w:instrText>
        </w:r>
      </w:ins>
      <w:r>
        <w:fldChar w:fldCharType="separate"/>
      </w:r>
      <w:ins w:id="2996" w:author="Orion" w:date="2011-08-05T22:26:00Z">
        <w:r w:rsidR="004A59D6">
          <w:rPr>
            <w:noProof/>
          </w:rPr>
          <w:t>47</w:t>
        </w:r>
      </w:ins>
      <w:ins w:id="2997" w:author="Orion" w:date="2011-08-02T12:20:00Z">
        <w:r>
          <w:fldChar w:fldCharType="end"/>
        </w:r>
        <w:bookmarkEnd w:id="2987"/>
        <w:r>
          <w:t xml:space="preserve">: </w:t>
        </w:r>
        <w:r w:rsidRPr="00D9741D">
          <w:t>Varios  aviones volando rutas con puntos de paso especificados, tripulados por pilotos con  distintos  valores de estrés, fatiga y experiencia gestionando conflictos.</w:t>
        </w:r>
      </w:ins>
      <w:bookmarkEnd w:id="2988"/>
      <w:bookmarkEnd w:id="2989"/>
      <w:bookmarkEnd w:id="2990"/>
      <w:bookmarkEnd w:id="2991"/>
      <w:bookmarkEnd w:id="2992"/>
      <w:bookmarkEnd w:id="2993"/>
      <w:bookmarkEnd w:id="2994"/>
    </w:p>
    <w:bookmarkEnd w:id="2977"/>
    <w:bookmarkEnd w:id="2978"/>
    <w:bookmarkEnd w:id="2984"/>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98" w:author="Orion" w:date="2011-08-03T12:44:00Z"/>
          <w:bCs/>
          <w:sz w:val="44"/>
          <w:szCs w:val="52"/>
        </w:rPr>
      </w:pPr>
      <w:ins w:id="2999"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bookmarkStart w:id="3000" w:name="_Toc300347744"/>
      <w:r w:rsidRPr="00216C95">
        <w:rPr>
          <w:b w:val="0"/>
          <w:sz w:val="44"/>
          <w:szCs w:val="52"/>
        </w:rPr>
        <w:lastRenderedPageBreak/>
        <w:t>Discusión</w:t>
      </w:r>
      <w:bookmarkEnd w:id="3000"/>
    </w:p>
    <w:p w14:paraId="4082AB88" w14:textId="755BB58A"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4A59D6">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4A59D6">
        <w:t>6.2</w:t>
      </w:r>
      <w:r w:rsidR="003C61EF">
        <w:fldChar w:fldCharType="end"/>
      </w:r>
      <w:r>
        <w:t>. La información obtenida en estos estudios permite extraer algunas conclusiones acerca d</w:t>
      </w:r>
      <w:del w:id="3001" w:author="Orion" w:date="2011-08-08T17:18:00Z">
        <w:r w:rsidDel="00216B37">
          <w:delText xml:space="preserve"> </w:delText>
        </w:r>
      </w:del>
      <w:r>
        <w:t>e</w:t>
      </w:r>
      <w:ins w:id="3002" w:author="Orion" w:date="2011-08-08T17:18:00Z">
        <w:r w:rsidR="00216B37">
          <w:t xml:space="preserve"> </w:t>
        </w:r>
      </w:ins>
      <w:r>
        <w:t xml:space="preserve">la propuesta de este trabajo y compararla con otras aproximaciones vistas en el estado del arte (ver Sección </w:t>
      </w:r>
      <w:r>
        <w:fldChar w:fldCharType="begin"/>
      </w:r>
      <w:r>
        <w:instrText xml:space="preserve"> REF _Ref299115945 \r \h </w:instrText>
      </w:r>
      <w:r>
        <w:fldChar w:fldCharType="separate"/>
      </w:r>
      <w:r w:rsidR="004A59D6">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4A59D6">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3003" w:author="IO" w:date="2011-07-22T16:47:00Z">
        <w:r w:rsidR="008804A5">
          <w:t>“</w:t>
        </w:r>
      </w:ins>
      <w:proofErr w:type="spellStart"/>
      <w:ins w:id="3004" w:author="Orion" w:date="2011-08-02T17:01:00Z">
        <w:r w:rsidR="00FB105D">
          <w:t>ThinkNewDecision</w:t>
        </w:r>
      </w:ins>
      <w:proofErr w:type="spellEnd"/>
      <w:ins w:id="3005" w:author="IO" w:date="2011-07-22T16:47:00Z">
        <w:r w:rsidR="008804A5">
          <w:t>”</w:t>
        </w:r>
      </w:ins>
      <w:ins w:id="3006"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4A59D6">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4A59D6">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3007"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4A59D6">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3008" w:author="Orion" w:date="2011-08-03T00:24:00Z"/>
        </w:rPr>
      </w:pPr>
      <w:commentRangeStart w:id="3009"/>
      <w:del w:id="3010"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3009"/>
        <w:r w:rsidR="008804A5" w:rsidDel="002E3A21">
          <w:rPr>
            <w:rStyle w:val="CommentReference"/>
          </w:rPr>
          <w:commentReference w:id="3009"/>
        </w:r>
      </w:del>
    </w:p>
    <w:p w14:paraId="6D66B512" w14:textId="7CFEA06A" w:rsidR="00EA40AF" w:rsidRPr="00FB105D" w:rsidRDefault="00EA40AF" w:rsidP="00FB105D">
      <w:pPr>
        <w:spacing w:before="120" w:after="120"/>
        <w:jc w:val="both"/>
        <w:rPr>
          <w:ins w:id="3011"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3012" w:name="_Toc299103625"/>
      <w:bookmarkStart w:id="3013" w:name="_Toc299103998"/>
      <w:bookmarkStart w:id="3014" w:name="_Toc299463827"/>
      <w:bookmarkStart w:id="3015" w:name="_Toc299463911"/>
      <w:bookmarkStart w:id="3016" w:name="_Toc299721512"/>
      <w:bookmarkStart w:id="3017" w:name="_Toc299995545"/>
      <w:bookmarkStart w:id="3018" w:name="_Toc300048680"/>
      <w:bookmarkStart w:id="3019" w:name="_Toc300051998"/>
      <w:bookmarkStart w:id="3020" w:name="_Ref299881073"/>
      <w:bookmarkStart w:id="3021" w:name="_Toc300347745"/>
      <w:bookmarkEnd w:id="3012"/>
      <w:bookmarkEnd w:id="3013"/>
      <w:bookmarkEnd w:id="3014"/>
      <w:bookmarkEnd w:id="3015"/>
      <w:bookmarkEnd w:id="3016"/>
      <w:bookmarkEnd w:id="3017"/>
      <w:bookmarkEnd w:id="3018"/>
      <w:bookmarkEnd w:id="3019"/>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3020"/>
      <w:bookmarkEnd w:id="3021"/>
    </w:p>
    <w:p w14:paraId="33C16978" w14:textId="0A57766A" w:rsidR="00904D1F" w:rsidRDefault="00904D1F" w:rsidP="00FB105D">
      <w:pPr>
        <w:pStyle w:val="Heading1"/>
        <w:numPr>
          <w:ilvl w:val="1"/>
          <w:numId w:val="40"/>
        </w:numPr>
        <w:rPr>
          <w:b w:val="0"/>
          <w:sz w:val="44"/>
          <w:szCs w:val="52"/>
        </w:rPr>
      </w:pPr>
      <w:bookmarkStart w:id="3022" w:name="_Toc300347746"/>
      <w:r>
        <w:rPr>
          <w:b w:val="0"/>
          <w:sz w:val="44"/>
          <w:szCs w:val="52"/>
        </w:rPr>
        <w:t>Conclusión</w:t>
      </w:r>
      <w:bookmarkEnd w:id="3022"/>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4A59D6">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3023" w:name="_Toc300347747"/>
      <w:r>
        <w:rPr>
          <w:b w:val="0"/>
          <w:sz w:val="44"/>
          <w:szCs w:val="52"/>
        </w:rPr>
        <w:t>Trabajo Futuro</w:t>
      </w:r>
      <w:bookmarkEnd w:id="3023"/>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431A621D" w:rsidR="00825202" w:rsidRDefault="00A116CA" w:rsidP="00825202">
      <w:pPr>
        <w:pStyle w:val="ListParagraph"/>
        <w:numPr>
          <w:ilvl w:val="0"/>
          <w:numId w:val="41"/>
        </w:numPr>
        <w:spacing w:before="120" w:after="120"/>
        <w:ind w:left="641" w:hanging="357"/>
        <w:jc w:val="both"/>
        <w:rPr>
          <w:ins w:id="3024" w:author="Orion" w:date="2011-08-08T17:43:00Z"/>
        </w:rPr>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ins w:id="3025" w:author="Orion" w:date="2011-08-08T17:43:00Z">
        <w:r w:rsidR="00825202" w:rsidRPr="00825202">
          <w:t xml:space="preserve"> </w:t>
        </w:r>
      </w:ins>
    </w:p>
    <w:p w14:paraId="0716A7B3" w14:textId="184FA930" w:rsidR="007704FF" w:rsidRPr="00364573" w:rsidRDefault="00825202" w:rsidP="00825202">
      <w:pPr>
        <w:pStyle w:val="ListParagraph"/>
        <w:numPr>
          <w:ilvl w:val="0"/>
          <w:numId w:val="41"/>
        </w:numPr>
        <w:spacing w:before="120" w:after="120"/>
        <w:ind w:left="641" w:hanging="357"/>
        <w:jc w:val="both"/>
      </w:pPr>
      <w:ins w:id="3026" w:author="Orion" w:date="2011-08-08T17:43:00Z">
        <w:r w:rsidRPr="00F117CA">
          <w:rPr>
            <w:i/>
          </w:rPr>
          <w:t>Aumento del número de controladores aéreos.</w:t>
        </w:r>
        <w:r>
          <w:t xml:space="preserve"> Con sus respectivos procesos de sincronización </w:t>
        </w:r>
        <w:proofErr w:type="spellStart"/>
        <w:r>
          <w:t>y</w:t>
        </w:r>
        <w:proofErr w:type="spellEnd"/>
        <w:r>
          <w:t xml:space="preserve"> interacción para gestionar los conflictos de una misma región o transmitir el control de los aviones de una región a otra.</w:t>
        </w:r>
      </w:ins>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ins w:id="3027" w:author="Orion" w:date="2011-08-08T17:25:00Z"/>
          <w:rFonts w:cs="Times New Roman"/>
        </w:rPr>
      </w:pPr>
      <w:bookmarkStart w:id="3028" w:name="_GoBack"/>
    </w:p>
    <w:bookmarkEnd w:id="3028"/>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3029" w:name="firstHeading" w:displacedByCustomXml="next"/>
    <w:bookmarkEnd w:id="3029" w:displacedByCustomXml="next"/>
    <w:bookmarkStart w:id="3030" w:name="_Toc300347748"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p w14:paraId="41F4A2BF" w14:textId="4A804F8B" w:rsidR="00B946E5" w:rsidRPr="00BF77B8" w:rsidRDefault="00B946E5">
          <w:pPr>
            <w:pStyle w:val="Heading1"/>
            <w:rPr>
              <w:sz w:val="52"/>
              <w:szCs w:val="52"/>
              <w:lang w:val="en-US"/>
            </w:rPr>
            <w:pPrChange w:id="3031" w:author="Orion" w:date="2011-08-03T12:43:00Z">
              <w:pPr/>
            </w:pPrChange>
          </w:pPr>
          <w:proofErr w:type="spellStart"/>
          <w:r w:rsidRPr="00BF77B8">
            <w:rPr>
              <w:sz w:val="52"/>
              <w:szCs w:val="52"/>
              <w:lang w:val="en-US"/>
            </w:rPr>
            <w:t>Bibliogra</w:t>
          </w:r>
          <w:r w:rsidR="00C038CA" w:rsidRPr="00BF77B8">
            <w:rPr>
              <w:sz w:val="52"/>
              <w:szCs w:val="52"/>
              <w:lang w:val="en-US"/>
            </w:rPr>
            <w:t>fía</w:t>
          </w:r>
          <w:bookmarkEnd w:id="3030"/>
          <w:proofErr w:type="spellEnd"/>
        </w:p>
        <w:sdt>
          <w:sdtPr>
            <w:rPr>
              <w:rFonts w:cs="Times New Roman"/>
              <w:szCs w:val="24"/>
            </w:rPr>
            <w:id w:val="111145805"/>
            <w:bibliography/>
          </w:sdtPr>
          <w:sdtEndPr>
            <w:rPr>
              <w:rFonts w:cs="Mangal"/>
              <w:szCs w:val="21"/>
            </w:rPr>
          </w:sdtEndPr>
          <w:sdtContent>
            <w:p w14:paraId="17281390" w14:textId="77777777" w:rsidR="004A59D6" w:rsidRDefault="00B946E5">
              <w:pPr>
                <w:pStyle w:val="Bibliography"/>
                <w:rPr>
                  <w:ins w:id="3032" w:author="Orion" w:date="2011-08-05T22:26:00Z"/>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ins w:id="3033" w:author="Orion" w:date="2011-08-05T22:26:00Z">
                <w:r w:rsidR="004A59D6">
                  <w:rPr>
                    <w:noProof/>
                    <w:lang w:val="en-US"/>
                  </w:rPr>
                  <w:t xml:space="preserve">1. </w:t>
                </w:r>
                <w:r w:rsidR="004A59D6">
                  <w:rPr>
                    <w:b/>
                    <w:bCs/>
                    <w:noProof/>
                    <w:lang w:val="en-US"/>
                  </w:rPr>
                  <w:t>Eurocontrol.</w:t>
                </w:r>
                <w:r w:rsidR="004A59D6">
                  <w:rPr>
                    <w:noProof/>
                    <w:lang w:val="en-US"/>
                  </w:rPr>
                  <w:t xml:space="preserve"> </w:t>
                </w:r>
                <w:r w:rsidR="004A59D6">
                  <w:rPr>
                    <w:i/>
                    <w:iCs/>
                    <w:noProof/>
                    <w:lang w:val="en-US"/>
                  </w:rPr>
                  <w:t xml:space="preserve">A vision for European Aviation. </w:t>
                </w:r>
                <w:r w:rsidR="004A59D6">
                  <w:rPr>
                    <w:noProof/>
                    <w:lang w:val="en-US"/>
                  </w:rPr>
                  <w:t>s.l. : Newdesk Communications Ltd., 2005.</w:t>
                </w:r>
              </w:ins>
            </w:p>
            <w:p w14:paraId="77833441" w14:textId="77777777" w:rsidR="004A59D6" w:rsidRDefault="004A59D6">
              <w:pPr>
                <w:pStyle w:val="Bibliography"/>
                <w:rPr>
                  <w:ins w:id="3034" w:author="Orion" w:date="2011-08-05T22:26:00Z"/>
                  <w:noProof/>
                  <w:lang w:val="en-US"/>
                </w:rPr>
              </w:pPr>
              <w:ins w:id="3035" w:author="Orion" w:date="2011-08-05T22:26: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7F78A39C" w14:textId="77777777" w:rsidR="004A59D6" w:rsidRDefault="004A59D6">
              <w:pPr>
                <w:pStyle w:val="Bibliography"/>
                <w:rPr>
                  <w:ins w:id="3036" w:author="Orion" w:date="2011-08-05T22:26:00Z"/>
                  <w:noProof/>
                  <w:lang w:val="en-US"/>
                </w:rPr>
              </w:pPr>
              <w:ins w:id="3037" w:author="Orion" w:date="2011-08-05T22:26: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2299D91" w14:textId="77777777" w:rsidR="004A59D6" w:rsidRDefault="004A59D6">
              <w:pPr>
                <w:pStyle w:val="Bibliography"/>
                <w:rPr>
                  <w:ins w:id="3038" w:author="Orion" w:date="2011-08-05T22:26:00Z"/>
                  <w:noProof/>
                  <w:lang w:val="en-US"/>
                </w:rPr>
              </w:pPr>
              <w:ins w:id="3039" w:author="Orion" w:date="2011-08-05T22:26: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218EB44C" w14:textId="77777777" w:rsidR="004A59D6" w:rsidRDefault="004A59D6">
              <w:pPr>
                <w:pStyle w:val="Bibliography"/>
                <w:rPr>
                  <w:ins w:id="3040" w:author="Orion" w:date="2011-08-05T22:26:00Z"/>
                  <w:noProof/>
                  <w:lang w:val="en-US"/>
                </w:rPr>
              </w:pPr>
              <w:ins w:id="3041" w:author="Orion" w:date="2011-08-05T22:26: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7AA77B4F" w14:textId="77777777" w:rsidR="004A59D6" w:rsidRDefault="004A59D6">
              <w:pPr>
                <w:pStyle w:val="Bibliography"/>
                <w:rPr>
                  <w:ins w:id="3042" w:author="Orion" w:date="2011-08-05T22:26:00Z"/>
                  <w:noProof/>
                  <w:lang w:val="en-US"/>
                </w:rPr>
              </w:pPr>
              <w:ins w:id="3043" w:author="Orion" w:date="2011-08-05T22:26: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06326C48" w14:textId="77777777" w:rsidR="004A59D6" w:rsidRDefault="004A59D6">
              <w:pPr>
                <w:pStyle w:val="Bibliography"/>
                <w:rPr>
                  <w:ins w:id="3044" w:author="Orion" w:date="2011-08-05T22:26:00Z"/>
                  <w:noProof/>
                  <w:lang w:val="en-US"/>
                </w:rPr>
              </w:pPr>
              <w:ins w:id="3045" w:author="Orion" w:date="2011-08-05T22:26: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5770ACE5" w14:textId="77777777" w:rsidR="004A59D6" w:rsidRDefault="004A59D6">
              <w:pPr>
                <w:pStyle w:val="Bibliography"/>
                <w:rPr>
                  <w:ins w:id="3046" w:author="Orion" w:date="2011-08-05T22:26:00Z"/>
                  <w:noProof/>
                  <w:lang w:val="en-US"/>
                </w:rPr>
              </w:pPr>
              <w:ins w:id="3047" w:author="Orion" w:date="2011-08-05T22:26: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8A5A383" w14:textId="77777777" w:rsidR="004A59D6" w:rsidRDefault="004A59D6">
              <w:pPr>
                <w:pStyle w:val="Bibliography"/>
                <w:rPr>
                  <w:ins w:id="3048" w:author="Orion" w:date="2011-08-05T22:26:00Z"/>
                  <w:noProof/>
                  <w:lang w:val="en-US"/>
                </w:rPr>
              </w:pPr>
              <w:ins w:id="3049" w:author="Orion" w:date="2011-08-05T22:26: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257E95A9" w14:textId="77777777" w:rsidR="004A59D6" w:rsidRDefault="004A59D6">
              <w:pPr>
                <w:pStyle w:val="Bibliography"/>
                <w:rPr>
                  <w:ins w:id="3050" w:author="Orion" w:date="2011-08-05T22:26:00Z"/>
                  <w:noProof/>
                  <w:lang w:val="en-US"/>
                </w:rPr>
              </w:pPr>
              <w:ins w:id="3051" w:author="Orion" w:date="2011-08-05T22:26: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0440294C" w14:textId="77777777" w:rsidR="004A59D6" w:rsidRPr="004A59D6" w:rsidRDefault="004A59D6">
              <w:pPr>
                <w:pStyle w:val="Bibliography"/>
                <w:rPr>
                  <w:ins w:id="3052" w:author="Orion" w:date="2011-08-05T22:26:00Z"/>
                  <w:noProof/>
                  <w:rPrChange w:id="3053" w:author="Orion" w:date="2011-08-05T22:27:00Z">
                    <w:rPr>
                      <w:ins w:id="3054" w:author="Orion" w:date="2011-08-05T22:26:00Z"/>
                      <w:noProof/>
                      <w:lang w:val="en-US"/>
                    </w:rPr>
                  </w:rPrChange>
                </w:rPr>
              </w:pPr>
              <w:ins w:id="3055" w:author="Orion" w:date="2011-08-05T22:26:00Z">
                <w:r>
                  <w:rPr>
                    <w:noProof/>
                    <w:lang w:val="en-US"/>
                  </w:rPr>
                  <w:t xml:space="preserve">11. </w:t>
                </w:r>
                <w:r>
                  <w:rPr>
                    <w:i/>
                    <w:iCs/>
                    <w:noProof/>
                    <w:lang w:val="en-US"/>
                  </w:rPr>
                  <w:t xml:space="preserve">FACET: Future ATM Concepts Evaluation Tool. </w:t>
                </w:r>
                <w:r w:rsidRPr="004A59D6">
                  <w:rPr>
                    <w:b/>
                    <w:bCs/>
                    <w:noProof/>
                    <w:rPrChange w:id="3056" w:author="Orion" w:date="2011-08-05T22:27:00Z">
                      <w:rPr>
                        <w:b/>
                        <w:bCs/>
                        <w:noProof/>
                        <w:lang w:val="en-US"/>
                      </w:rPr>
                    </w:rPrChange>
                  </w:rPr>
                  <w:t>Bilimoria, K.</w:t>
                </w:r>
                <w:r w:rsidRPr="004A59D6">
                  <w:rPr>
                    <w:noProof/>
                    <w:rPrChange w:id="3057" w:author="Orion" w:date="2011-08-05T22:27:00Z">
                      <w:rPr>
                        <w:noProof/>
                        <w:lang w:val="en-US"/>
                      </w:rPr>
                    </w:rPrChange>
                  </w:rPr>
                  <w:t xml:space="preserve"> Napoli, Italy : s.n., 2000. 3rd USA/Europe ATM 2001 R&amp;D Seminar.</w:t>
                </w:r>
              </w:ins>
            </w:p>
            <w:p w14:paraId="2C7D053A" w14:textId="77777777" w:rsidR="004A59D6" w:rsidRDefault="004A59D6">
              <w:pPr>
                <w:pStyle w:val="Bibliography"/>
                <w:rPr>
                  <w:ins w:id="3058" w:author="Orion" w:date="2011-08-05T22:26:00Z"/>
                  <w:noProof/>
                  <w:lang w:val="en-US"/>
                </w:rPr>
              </w:pPr>
              <w:ins w:id="3059" w:author="Orion" w:date="2011-08-05T22:26:00Z">
                <w:r w:rsidRPr="004A59D6">
                  <w:rPr>
                    <w:noProof/>
                    <w:rPrChange w:id="3060" w:author="Orion" w:date="2011-08-05T22:27:00Z">
                      <w:rPr>
                        <w:noProof/>
                        <w:lang w:val="en-US"/>
                      </w:rPr>
                    </w:rPrChange>
                  </w:rPr>
                  <w:t xml:space="preserve">12. </w:t>
                </w:r>
                <w:r w:rsidRPr="004A59D6">
                  <w:rPr>
                    <w:b/>
                    <w:bCs/>
                    <w:noProof/>
                    <w:rPrChange w:id="3061" w:author="Orion" w:date="2011-08-05T22:27:00Z">
                      <w:rPr>
                        <w:b/>
                        <w:bCs/>
                        <w:noProof/>
                        <w:lang w:val="en-US"/>
                      </w:rPr>
                    </w:rPrChange>
                  </w:rPr>
                  <w:t>Wolfe, S.R., et al., et al.</w:t>
                </w:r>
                <w:r w:rsidRPr="004A59D6">
                  <w:rPr>
                    <w:noProof/>
                    <w:rPrChange w:id="3062" w:author="Orion" w:date="2011-08-05T22:27: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33E59E3" w14:textId="77777777" w:rsidR="004A59D6" w:rsidRDefault="004A59D6">
              <w:pPr>
                <w:pStyle w:val="Bibliography"/>
                <w:rPr>
                  <w:ins w:id="3063" w:author="Orion" w:date="2011-08-05T22:26:00Z"/>
                  <w:noProof/>
                  <w:lang w:val="en-US"/>
                </w:rPr>
              </w:pPr>
              <w:ins w:id="3064" w:author="Orion" w:date="2011-08-05T22:26: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1A0B2ED0" w14:textId="77777777" w:rsidR="004A59D6" w:rsidRDefault="004A59D6">
              <w:pPr>
                <w:pStyle w:val="Bibliography"/>
                <w:rPr>
                  <w:ins w:id="3065" w:author="Orion" w:date="2011-08-05T22:26:00Z"/>
                  <w:noProof/>
                  <w:lang w:val="en-US"/>
                </w:rPr>
              </w:pPr>
              <w:ins w:id="3066" w:author="Orion" w:date="2011-08-05T22:26:00Z">
                <w:r>
                  <w:rPr>
                    <w:noProof/>
                    <w:lang w:val="en-US"/>
                  </w:rPr>
                  <w:t xml:space="preserve">14. </w:t>
                </w:r>
                <w:r>
                  <w:rPr>
                    <w:i/>
                    <w:iCs/>
                    <w:noProof/>
                    <w:lang w:val="en-US"/>
                  </w:rPr>
                  <w:t xml:space="preserve">Human performance models of pilot behaviour. </w:t>
                </w:r>
                <w:r w:rsidRPr="004A59D6">
                  <w:rPr>
                    <w:b/>
                    <w:bCs/>
                    <w:noProof/>
                    <w:rPrChange w:id="3067" w:author="Orion" w:date="2011-08-05T22:27:00Z">
                      <w:rPr>
                        <w:b/>
                        <w:bCs/>
                        <w:noProof/>
                        <w:lang w:val="en-US"/>
                      </w:rPr>
                    </w:rPrChange>
                  </w:rPr>
                  <w:t>Foyle, D.C., et al., et al.</w:t>
                </w:r>
                <w:r w:rsidRPr="004A59D6">
                  <w:rPr>
                    <w:noProof/>
                    <w:rPrChange w:id="3068" w:author="Orion" w:date="2011-08-05T22:27:00Z">
                      <w:rPr>
                        <w:noProof/>
                        <w:lang w:val="en-US"/>
                      </w:rPr>
                    </w:rPrChange>
                  </w:rPr>
                  <w:t xml:space="preserve"> </w:t>
                </w:r>
                <w:r>
                  <w:rPr>
                    <w:noProof/>
                    <w:lang w:val="en-US"/>
                  </w:rPr>
                  <w:t>Santa Monica, CA : s.n., 2005. The Human Factors and Ergonomics Society 49th Annual Meeting. pp. 1109-1113.</w:t>
                </w:r>
              </w:ins>
            </w:p>
            <w:p w14:paraId="3A0F90C5" w14:textId="77777777" w:rsidR="004A59D6" w:rsidRDefault="004A59D6">
              <w:pPr>
                <w:pStyle w:val="Bibliography"/>
                <w:rPr>
                  <w:ins w:id="3069" w:author="Orion" w:date="2011-08-05T22:26:00Z"/>
                  <w:noProof/>
                  <w:lang w:val="en-US"/>
                </w:rPr>
              </w:pPr>
              <w:ins w:id="3070" w:author="Orion" w:date="2011-08-05T22:26: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23199AE" w14:textId="77777777" w:rsidR="004A59D6" w:rsidRDefault="004A59D6">
              <w:pPr>
                <w:pStyle w:val="Bibliography"/>
                <w:rPr>
                  <w:ins w:id="3071" w:author="Orion" w:date="2011-08-05T22:26:00Z"/>
                  <w:noProof/>
                  <w:lang w:val="en-US"/>
                </w:rPr>
              </w:pPr>
              <w:ins w:id="3072" w:author="Orion" w:date="2011-08-05T22:26: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43E15FF5" w14:textId="77777777" w:rsidR="004A59D6" w:rsidRDefault="004A59D6">
              <w:pPr>
                <w:pStyle w:val="Bibliography"/>
                <w:rPr>
                  <w:ins w:id="3073" w:author="Orion" w:date="2011-08-05T22:26:00Z"/>
                  <w:noProof/>
                  <w:lang w:val="en-US"/>
                </w:rPr>
              </w:pPr>
              <w:ins w:id="3074" w:author="Orion" w:date="2011-08-05T22:26: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382B193E" w14:textId="77777777" w:rsidR="004A59D6" w:rsidRDefault="004A59D6">
              <w:pPr>
                <w:pStyle w:val="Bibliography"/>
                <w:rPr>
                  <w:ins w:id="3075" w:author="Orion" w:date="2011-08-05T22:26:00Z"/>
                  <w:noProof/>
                  <w:lang w:val="en-US"/>
                </w:rPr>
              </w:pPr>
              <w:ins w:id="3076" w:author="Orion" w:date="2011-08-05T22:26: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87424D4" w14:textId="77777777" w:rsidR="004A59D6" w:rsidRDefault="004A59D6">
              <w:pPr>
                <w:pStyle w:val="Bibliography"/>
                <w:rPr>
                  <w:ins w:id="3077" w:author="Orion" w:date="2011-08-05T22:26:00Z"/>
                  <w:noProof/>
                  <w:lang w:val="en-US"/>
                </w:rPr>
              </w:pPr>
              <w:ins w:id="3078" w:author="Orion" w:date="2011-08-05T22:26: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4AB5D9E4" w14:textId="77777777" w:rsidR="004A59D6" w:rsidRDefault="004A59D6">
              <w:pPr>
                <w:pStyle w:val="Bibliography"/>
                <w:rPr>
                  <w:ins w:id="3079" w:author="Orion" w:date="2011-08-05T22:26:00Z"/>
                  <w:noProof/>
                  <w:lang w:val="en-US"/>
                </w:rPr>
              </w:pPr>
              <w:ins w:id="3080" w:author="Orion" w:date="2011-08-05T22:26: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3D74E9DA" w14:textId="77777777" w:rsidR="004A59D6" w:rsidRDefault="004A59D6">
              <w:pPr>
                <w:pStyle w:val="Bibliography"/>
                <w:rPr>
                  <w:ins w:id="3081" w:author="Orion" w:date="2011-08-05T22:26:00Z"/>
                  <w:noProof/>
                  <w:lang w:val="en-US"/>
                </w:rPr>
              </w:pPr>
              <w:ins w:id="3082" w:author="Orion" w:date="2011-08-05T22:26: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493C2ADC" w14:textId="77777777" w:rsidR="004A59D6" w:rsidRDefault="004A59D6">
              <w:pPr>
                <w:pStyle w:val="Bibliography"/>
                <w:rPr>
                  <w:ins w:id="3083" w:author="Orion" w:date="2011-08-05T22:26:00Z"/>
                  <w:noProof/>
                  <w:lang w:val="en-US"/>
                </w:rPr>
              </w:pPr>
              <w:ins w:id="3084" w:author="Orion" w:date="2011-08-05T22:26: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24450B85" w14:textId="77777777" w:rsidR="004A59D6" w:rsidRDefault="004A59D6">
              <w:pPr>
                <w:pStyle w:val="Bibliography"/>
                <w:rPr>
                  <w:ins w:id="3085" w:author="Orion" w:date="2011-08-05T22:26:00Z"/>
                  <w:noProof/>
                  <w:lang w:val="en-US"/>
                </w:rPr>
              </w:pPr>
              <w:ins w:id="3086" w:author="Orion" w:date="2011-08-05T22:26: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ins>
            </w:p>
            <w:p w14:paraId="07D7BFBE" w14:textId="77777777" w:rsidR="004A59D6" w:rsidRDefault="004A59D6">
              <w:pPr>
                <w:pStyle w:val="Bibliography"/>
                <w:rPr>
                  <w:ins w:id="3087" w:author="Orion" w:date="2011-08-05T22:26:00Z"/>
                  <w:noProof/>
                  <w:lang w:val="en-US"/>
                </w:rPr>
              </w:pPr>
              <w:ins w:id="3088" w:author="Orion" w:date="2011-08-05T22:26:00Z">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ins>
            </w:p>
            <w:p w14:paraId="7AE38801" w14:textId="77777777" w:rsidR="004A59D6" w:rsidRPr="004A59D6" w:rsidRDefault="004A59D6">
              <w:pPr>
                <w:pStyle w:val="Bibliography"/>
                <w:rPr>
                  <w:ins w:id="3089" w:author="Orion" w:date="2011-08-05T22:26:00Z"/>
                  <w:noProof/>
                  <w:rPrChange w:id="3090" w:author="Orion" w:date="2011-08-05T22:27:00Z">
                    <w:rPr>
                      <w:ins w:id="3091" w:author="Orion" w:date="2011-08-05T22:26:00Z"/>
                      <w:noProof/>
                      <w:lang w:val="en-US"/>
                    </w:rPr>
                  </w:rPrChange>
                </w:rPr>
              </w:pPr>
              <w:ins w:id="3092" w:author="Orion" w:date="2011-08-05T22:26:00Z">
                <w:r w:rsidRPr="004A59D6">
                  <w:rPr>
                    <w:noProof/>
                    <w:rPrChange w:id="3093" w:author="Orion" w:date="2011-08-05T22:27:00Z">
                      <w:rPr>
                        <w:noProof/>
                        <w:lang w:val="en-US"/>
                      </w:rPr>
                    </w:rPrChange>
                  </w:rPr>
                  <w:t xml:space="preserve">25. </w:t>
                </w:r>
                <w:r w:rsidRPr="004A59D6">
                  <w:rPr>
                    <w:b/>
                    <w:bCs/>
                    <w:noProof/>
                    <w:rPrChange w:id="3094" w:author="Orion" w:date="2011-08-05T22:27:00Z">
                      <w:rPr>
                        <w:b/>
                        <w:bCs/>
                        <w:noProof/>
                        <w:lang w:val="en-US"/>
                      </w:rPr>
                    </w:rPrChange>
                  </w:rPr>
                  <w:t>Calvo, J.A.</w:t>
                </w:r>
                <w:r w:rsidRPr="004A59D6">
                  <w:rPr>
                    <w:noProof/>
                    <w:rPrChange w:id="3095" w:author="Orion" w:date="2011-08-05T22:27:00Z">
                      <w:rPr>
                        <w:noProof/>
                        <w:lang w:val="en-US"/>
                      </w:rPr>
                    </w:rPrChange>
                  </w:rPr>
                  <w:t xml:space="preserve"> </w:t>
                </w:r>
                <w:r w:rsidRPr="004A59D6">
                  <w:rPr>
                    <w:i/>
                    <w:iCs/>
                    <w:noProof/>
                    <w:rPrChange w:id="3096" w:author="Orion" w:date="2011-08-05T22:27:00Z">
                      <w:rPr>
                        <w:i/>
                        <w:iCs/>
                        <w:noProof/>
                        <w:lang w:val="en-US"/>
                      </w:rPr>
                    </w:rPrChange>
                  </w:rPr>
                  <w:t xml:space="preserve">Fundamentos de Navegación Aérea. </w:t>
                </w:r>
                <w:r w:rsidRPr="004A59D6">
                  <w:rPr>
                    <w:noProof/>
                    <w:rPrChange w:id="3097" w:author="Orion" w:date="2011-08-05T22:27:00Z">
                      <w:rPr>
                        <w:noProof/>
                        <w:lang w:val="en-US"/>
                      </w:rPr>
                    </w:rPrChange>
                  </w:rPr>
                  <w:t>[ed.] Ediciones de la Universidad Autónoma de Madrid. 2003.</w:t>
                </w:r>
              </w:ins>
            </w:p>
            <w:p w14:paraId="05E5801C" w14:textId="77777777" w:rsidR="004A59D6" w:rsidRDefault="004A59D6">
              <w:pPr>
                <w:pStyle w:val="Bibliography"/>
                <w:rPr>
                  <w:ins w:id="3098" w:author="Orion" w:date="2011-08-05T22:26:00Z"/>
                  <w:noProof/>
                  <w:lang w:val="en-US"/>
                </w:rPr>
              </w:pPr>
              <w:ins w:id="3099" w:author="Orion" w:date="2011-08-05T22:26:00Z">
                <w:r w:rsidRPr="004A59D6">
                  <w:rPr>
                    <w:noProof/>
                    <w:rPrChange w:id="3100" w:author="Orion" w:date="2011-08-05T22:27:00Z">
                      <w:rPr>
                        <w:noProof/>
                        <w:lang w:val="en-US"/>
                      </w:rPr>
                    </w:rPrChange>
                  </w:rPr>
                  <w:t xml:space="preserve">26. </w:t>
                </w:r>
                <w:r w:rsidRPr="004A59D6">
                  <w:rPr>
                    <w:b/>
                    <w:bCs/>
                    <w:noProof/>
                    <w:rPrChange w:id="3101" w:author="Orion" w:date="2011-08-05T22:27:00Z">
                      <w:rPr>
                        <w:b/>
                        <w:bCs/>
                        <w:noProof/>
                        <w:lang w:val="en-US"/>
                      </w:rPr>
                    </w:rPrChange>
                  </w:rPr>
                  <w:t>Aeropuertos Españoles y Navegación Aérea (AENA).</w:t>
                </w:r>
                <w:r w:rsidRPr="004A59D6">
                  <w:rPr>
                    <w:noProof/>
                    <w:rPrChange w:id="3102" w:author="Orion" w:date="2011-08-05T22:27:00Z">
                      <w:rPr>
                        <w:noProof/>
                        <w:lang w:val="en-US"/>
                      </w:rPr>
                    </w:rPrChange>
                  </w:rPr>
                  <w:t xml:space="preserve"> Navegación Aérea: Espacio aéreo. </w:t>
                </w:r>
                <w:r>
                  <w:rPr>
                    <w:noProof/>
                    <w:lang w:val="en-US"/>
                  </w:rPr>
                  <w:t>[Online] [Cited: September 1, 2011.] http://www.aena.es/csee/Satellite/navegacion-aerea/es/Page/1043396095606/.</w:t>
                </w:r>
              </w:ins>
            </w:p>
            <w:p w14:paraId="50705B75" w14:textId="77777777" w:rsidR="004A59D6" w:rsidRDefault="004A59D6">
              <w:pPr>
                <w:pStyle w:val="Bibliography"/>
                <w:rPr>
                  <w:ins w:id="3103" w:author="Orion" w:date="2011-08-05T22:26:00Z"/>
                  <w:noProof/>
                  <w:lang w:val="en-US"/>
                </w:rPr>
              </w:pPr>
              <w:ins w:id="3104" w:author="Orion" w:date="2011-08-05T22:26: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01717492" w14:textId="77777777" w:rsidR="004A59D6" w:rsidRDefault="004A59D6">
              <w:pPr>
                <w:pStyle w:val="Bibliography"/>
                <w:rPr>
                  <w:ins w:id="3105" w:author="Orion" w:date="2011-08-05T22:26:00Z"/>
                  <w:noProof/>
                  <w:lang w:val="en-US"/>
                </w:rPr>
              </w:pPr>
              <w:ins w:id="3106" w:author="Orion" w:date="2011-08-05T22:26: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7891A914" w14:textId="77777777" w:rsidR="004A59D6" w:rsidRDefault="004A59D6">
              <w:pPr>
                <w:pStyle w:val="Bibliography"/>
                <w:rPr>
                  <w:ins w:id="3107" w:author="Orion" w:date="2011-08-05T22:26:00Z"/>
                  <w:noProof/>
                  <w:lang w:val="en-US"/>
                </w:rPr>
              </w:pPr>
              <w:ins w:id="3108" w:author="Orion" w:date="2011-08-05T22:26: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07104C45" w14:textId="77777777" w:rsidR="004A59D6" w:rsidRDefault="004A59D6">
              <w:pPr>
                <w:pStyle w:val="Bibliography"/>
                <w:rPr>
                  <w:ins w:id="3109" w:author="Orion" w:date="2011-08-05T22:26:00Z"/>
                  <w:noProof/>
                  <w:lang w:val="en-US"/>
                </w:rPr>
              </w:pPr>
              <w:ins w:id="3110" w:author="Orion" w:date="2011-08-05T22:26: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174AB694" w14:textId="77777777" w:rsidR="004A59D6" w:rsidRDefault="004A59D6">
              <w:pPr>
                <w:pStyle w:val="Bibliography"/>
                <w:rPr>
                  <w:ins w:id="3111" w:author="Orion" w:date="2011-08-05T22:26:00Z"/>
                  <w:noProof/>
                  <w:lang w:val="en-US"/>
                </w:rPr>
              </w:pPr>
              <w:ins w:id="3112" w:author="Orion" w:date="2011-08-05T22:26: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284B187E" w14:textId="77777777" w:rsidR="004A59D6" w:rsidRDefault="004A59D6">
              <w:pPr>
                <w:pStyle w:val="Bibliography"/>
                <w:rPr>
                  <w:ins w:id="3113" w:author="Orion" w:date="2011-08-05T22:26:00Z"/>
                  <w:noProof/>
                  <w:lang w:val="en-US"/>
                </w:rPr>
              </w:pPr>
              <w:ins w:id="3114" w:author="Orion" w:date="2011-08-05T22:26: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63F7739C" w14:textId="77777777" w:rsidR="004A59D6" w:rsidRDefault="004A59D6">
              <w:pPr>
                <w:pStyle w:val="Bibliography"/>
                <w:rPr>
                  <w:ins w:id="3115" w:author="Orion" w:date="2011-08-05T22:26:00Z"/>
                  <w:noProof/>
                  <w:lang w:val="en-US"/>
                </w:rPr>
              </w:pPr>
              <w:ins w:id="3116" w:author="Orion" w:date="2011-08-05T22:26: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271B1FB5" w14:textId="77777777" w:rsidR="004A59D6" w:rsidRDefault="004A59D6">
              <w:pPr>
                <w:pStyle w:val="Bibliography"/>
                <w:rPr>
                  <w:ins w:id="3117" w:author="Orion" w:date="2011-08-05T22:26:00Z"/>
                  <w:noProof/>
                  <w:lang w:val="en-US"/>
                </w:rPr>
              </w:pPr>
              <w:ins w:id="3118" w:author="Orion" w:date="2011-08-05T22:26: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569C3C24" w14:textId="77777777" w:rsidR="004A59D6" w:rsidRDefault="004A59D6">
              <w:pPr>
                <w:pStyle w:val="Bibliography"/>
                <w:rPr>
                  <w:ins w:id="3119" w:author="Orion" w:date="2011-08-05T22:26:00Z"/>
                  <w:noProof/>
                  <w:lang w:val="en-US"/>
                </w:rPr>
              </w:pPr>
              <w:ins w:id="3120" w:author="Orion" w:date="2011-08-05T22:26: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42BC25AB" w14:textId="77777777" w:rsidR="004A59D6" w:rsidRDefault="004A59D6">
              <w:pPr>
                <w:pStyle w:val="Bibliography"/>
                <w:rPr>
                  <w:ins w:id="3121" w:author="Orion" w:date="2011-08-05T22:26:00Z"/>
                  <w:noProof/>
                  <w:lang w:val="en-US"/>
                </w:rPr>
              </w:pPr>
              <w:ins w:id="3122" w:author="Orion" w:date="2011-08-05T22:26: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46FDDCE0" w14:textId="77777777" w:rsidR="004A59D6" w:rsidRDefault="004A59D6">
              <w:pPr>
                <w:pStyle w:val="Bibliography"/>
                <w:rPr>
                  <w:ins w:id="3123" w:author="Orion" w:date="2011-08-05T22:26:00Z"/>
                  <w:noProof/>
                  <w:lang w:val="en-US"/>
                </w:rPr>
              </w:pPr>
              <w:ins w:id="3124" w:author="Orion" w:date="2011-08-05T22:26: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40F495B" w14:textId="77777777" w:rsidR="004A59D6" w:rsidRDefault="004A59D6">
              <w:pPr>
                <w:pStyle w:val="Bibliography"/>
                <w:rPr>
                  <w:ins w:id="3125" w:author="Orion" w:date="2011-08-05T22:26:00Z"/>
                  <w:noProof/>
                  <w:lang w:val="en-US"/>
                </w:rPr>
              </w:pPr>
              <w:ins w:id="3126" w:author="Orion" w:date="2011-08-05T22:26: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297DE294" w14:textId="77777777" w:rsidR="004A59D6" w:rsidRDefault="004A59D6">
              <w:pPr>
                <w:pStyle w:val="Bibliography"/>
                <w:rPr>
                  <w:ins w:id="3127" w:author="Orion" w:date="2011-08-05T22:26:00Z"/>
                  <w:noProof/>
                  <w:lang w:val="en-US"/>
                </w:rPr>
              </w:pPr>
              <w:ins w:id="3128" w:author="Orion" w:date="2011-08-05T22:26: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5D6A1C49" w14:textId="77777777" w:rsidR="004A59D6" w:rsidRDefault="004A59D6">
              <w:pPr>
                <w:pStyle w:val="Bibliography"/>
                <w:rPr>
                  <w:ins w:id="3129" w:author="Orion" w:date="2011-08-05T22:26:00Z"/>
                  <w:noProof/>
                  <w:lang w:val="en-US"/>
                </w:rPr>
              </w:pPr>
              <w:ins w:id="3130" w:author="Orion" w:date="2011-08-05T22:26: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4ACBF22A" w14:textId="77777777" w:rsidR="004A59D6" w:rsidRDefault="004A59D6">
              <w:pPr>
                <w:pStyle w:val="Bibliography"/>
                <w:rPr>
                  <w:ins w:id="3131" w:author="Orion" w:date="2011-08-05T22:26:00Z"/>
                  <w:noProof/>
                  <w:lang w:val="en-US"/>
                </w:rPr>
              </w:pPr>
              <w:ins w:id="3132" w:author="Orion" w:date="2011-08-05T22:26: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0D160057" w14:textId="77777777" w:rsidR="004A59D6" w:rsidRDefault="004A59D6">
              <w:pPr>
                <w:pStyle w:val="Bibliography"/>
                <w:rPr>
                  <w:ins w:id="3133" w:author="Orion" w:date="2011-08-05T22:26:00Z"/>
                  <w:noProof/>
                  <w:lang w:val="en-US"/>
                </w:rPr>
              </w:pPr>
              <w:ins w:id="3134" w:author="Orion" w:date="2011-08-05T22:26: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2017BD3C" w14:textId="77777777" w:rsidR="004A59D6" w:rsidRDefault="004A59D6">
              <w:pPr>
                <w:pStyle w:val="Bibliography"/>
                <w:rPr>
                  <w:ins w:id="3135" w:author="Orion" w:date="2011-08-05T22:26:00Z"/>
                  <w:noProof/>
                  <w:lang w:val="en-US"/>
                </w:rPr>
              </w:pPr>
              <w:ins w:id="3136" w:author="Orion" w:date="2011-08-05T22:26: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49C3600B" w14:textId="77777777" w:rsidR="004A59D6" w:rsidRDefault="004A59D6">
              <w:pPr>
                <w:pStyle w:val="Bibliography"/>
                <w:rPr>
                  <w:ins w:id="3137" w:author="Orion" w:date="2011-08-05T22:26:00Z"/>
                  <w:noProof/>
                  <w:lang w:val="en-US"/>
                </w:rPr>
              </w:pPr>
              <w:ins w:id="3138" w:author="Orion" w:date="2011-08-05T22:26: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67485724" w14:textId="77777777" w:rsidR="004A59D6" w:rsidRDefault="004A59D6">
              <w:pPr>
                <w:pStyle w:val="Bibliography"/>
                <w:rPr>
                  <w:ins w:id="3139" w:author="Orion" w:date="2011-08-05T22:26:00Z"/>
                  <w:noProof/>
                  <w:lang w:val="en-US"/>
                </w:rPr>
              </w:pPr>
              <w:ins w:id="3140" w:author="Orion" w:date="2011-08-05T22:26: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5D43F56A" w14:textId="77777777" w:rsidR="004A59D6" w:rsidRDefault="004A59D6">
              <w:pPr>
                <w:pStyle w:val="Bibliography"/>
                <w:rPr>
                  <w:ins w:id="3141" w:author="Orion" w:date="2011-08-05T22:26:00Z"/>
                  <w:noProof/>
                  <w:lang w:val="en-US"/>
                </w:rPr>
              </w:pPr>
              <w:ins w:id="3142" w:author="Orion" w:date="2011-08-05T22:26: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ins>
            </w:p>
            <w:p w14:paraId="132ACE95" w14:textId="77777777" w:rsidR="004A59D6" w:rsidRDefault="004A59D6">
              <w:pPr>
                <w:pStyle w:val="Bibliography"/>
                <w:rPr>
                  <w:ins w:id="3143" w:author="Orion" w:date="2011-08-05T22:26:00Z"/>
                  <w:noProof/>
                  <w:lang w:val="en-US"/>
                </w:rPr>
              </w:pPr>
              <w:ins w:id="3144" w:author="Orion" w:date="2011-08-05T22:26: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6C43F342" w14:textId="77777777" w:rsidR="004A59D6" w:rsidRDefault="004A59D6">
              <w:pPr>
                <w:pStyle w:val="Bibliography"/>
                <w:rPr>
                  <w:ins w:id="3145" w:author="Orion" w:date="2011-08-05T22:26:00Z"/>
                  <w:noProof/>
                  <w:lang w:val="en-US"/>
                </w:rPr>
              </w:pPr>
              <w:ins w:id="3146" w:author="Orion" w:date="2011-08-05T22:26: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05D80F9C" w14:textId="77777777" w:rsidR="004A59D6" w:rsidRDefault="004A59D6">
              <w:pPr>
                <w:pStyle w:val="Bibliography"/>
                <w:rPr>
                  <w:ins w:id="3147" w:author="Orion" w:date="2011-08-05T22:26:00Z"/>
                  <w:noProof/>
                  <w:lang w:val="en-US"/>
                </w:rPr>
              </w:pPr>
              <w:ins w:id="3148" w:author="Orion" w:date="2011-08-05T22:26: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4CDB850D" w14:textId="77777777" w:rsidR="004A59D6" w:rsidRDefault="004A59D6">
              <w:pPr>
                <w:pStyle w:val="Bibliography"/>
                <w:rPr>
                  <w:ins w:id="3149" w:author="Orion" w:date="2011-08-05T22:26:00Z"/>
                  <w:noProof/>
                  <w:lang w:val="en-US"/>
                </w:rPr>
              </w:pPr>
              <w:ins w:id="3150" w:author="Orion" w:date="2011-08-05T22:26: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1C8C121A" w14:textId="77777777" w:rsidR="004A59D6" w:rsidRDefault="004A59D6">
              <w:pPr>
                <w:pStyle w:val="Bibliography"/>
                <w:rPr>
                  <w:ins w:id="3151" w:author="Orion" w:date="2011-08-05T22:26:00Z"/>
                  <w:noProof/>
                  <w:lang w:val="en-US"/>
                </w:rPr>
              </w:pPr>
              <w:ins w:id="3152" w:author="Orion" w:date="2011-08-05T22:26: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449F22C5" w14:textId="77777777" w:rsidR="004A59D6" w:rsidRDefault="004A59D6">
              <w:pPr>
                <w:pStyle w:val="Bibliography"/>
                <w:rPr>
                  <w:ins w:id="3153" w:author="Orion" w:date="2011-08-05T22:26:00Z"/>
                  <w:noProof/>
                  <w:lang w:val="en-US"/>
                </w:rPr>
              </w:pPr>
              <w:ins w:id="3154" w:author="Orion" w:date="2011-08-05T22:26: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2805C9AB" w14:textId="77777777" w:rsidR="004A59D6" w:rsidRDefault="004A59D6">
              <w:pPr>
                <w:pStyle w:val="Bibliography"/>
                <w:rPr>
                  <w:ins w:id="3155" w:author="Orion" w:date="2011-08-05T22:26:00Z"/>
                  <w:noProof/>
                  <w:lang w:val="en-US"/>
                </w:rPr>
              </w:pPr>
              <w:ins w:id="3156" w:author="Orion" w:date="2011-08-05T22:26: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1166065" w14:textId="77777777" w:rsidR="004A59D6" w:rsidRDefault="004A59D6">
              <w:pPr>
                <w:pStyle w:val="Bibliography"/>
                <w:rPr>
                  <w:ins w:id="3157" w:author="Orion" w:date="2011-08-05T22:26:00Z"/>
                  <w:noProof/>
                  <w:lang w:val="en-US"/>
                </w:rPr>
              </w:pPr>
              <w:ins w:id="3158" w:author="Orion" w:date="2011-08-05T22:26: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527CA9CE" w14:textId="77777777" w:rsidR="004A59D6" w:rsidRDefault="004A59D6">
              <w:pPr>
                <w:pStyle w:val="Bibliography"/>
                <w:rPr>
                  <w:ins w:id="3159" w:author="Orion" w:date="2011-08-05T22:26:00Z"/>
                  <w:noProof/>
                  <w:lang w:val="en-US"/>
                </w:rPr>
              </w:pPr>
              <w:ins w:id="3160" w:author="Orion" w:date="2011-08-05T22:26: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138B16A3" w14:textId="77777777" w:rsidR="004A59D6" w:rsidRDefault="004A59D6">
              <w:pPr>
                <w:pStyle w:val="Bibliography"/>
                <w:rPr>
                  <w:ins w:id="3161" w:author="Orion" w:date="2011-08-05T22:26:00Z"/>
                  <w:noProof/>
                  <w:lang w:val="en-US"/>
                </w:rPr>
              </w:pPr>
              <w:ins w:id="3162" w:author="Orion" w:date="2011-08-05T22:26: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59F01F24" w14:textId="77777777" w:rsidR="004A59D6" w:rsidRDefault="004A59D6">
              <w:pPr>
                <w:pStyle w:val="Bibliography"/>
                <w:rPr>
                  <w:ins w:id="3163" w:author="Orion" w:date="2011-08-05T22:26:00Z"/>
                  <w:noProof/>
                  <w:lang w:val="en-US"/>
                </w:rPr>
              </w:pPr>
              <w:ins w:id="3164" w:author="Orion" w:date="2011-08-05T22:26: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6BE77D32" w14:textId="77777777" w:rsidR="004A59D6" w:rsidRDefault="004A59D6">
              <w:pPr>
                <w:pStyle w:val="Bibliography"/>
                <w:rPr>
                  <w:ins w:id="3165" w:author="Orion" w:date="2011-08-05T22:26:00Z"/>
                  <w:noProof/>
                  <w:lang w:val="en-US"/>
                </w:rPr>
              </w:pPr>
              <w:ins w:id="3166" w:author="Orion" w:date="2011-08-05T22:26:00Z">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ins>
            </w:p>
            <w:p w14:paraId="2ABACE31" w14:textId="77777777" w:rsidR="004A59D6" w:rsidRDefault="004A59D6">
              <w:pPr>
                <w:pStyle w:val="Bibliography"/>
                <w:rPr>
                  <w:ins w:id="3167" w:author="Orion" w:date="2011-08-05T22:26:00Z"/>
                  <w:noProof/>
                  <w:lang w:val="en-US"/>
                </w:rPr>
              </w:pPr>
              <w:ins w:id="3168" w:author="Orion" w:date="2011-08-05T22:26:00Z">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5B84FE59" w14:textId="77777777" w:rsidR="004A59D6" w:rsidRDefault="004A59D6">
              <w:pPr>
                <w:pStyle w:val="Bibliography"/>
                <w:rPr>
                  <w:ins w:id="3169" w:author="Orion" w:date="2011-08-05T22:26:00Z"/>
                  <w:noProof/>
                  <w:lang w:val="en-US"/>
                </w:rPr>
              </w:pPr>
              <w:ins w:id="3170" w:author="Orion" w:date="2011-08-05T22:26:00Z">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181E804A" w14:textId="77777777" w:rsidR="004A59D6" w:rsidRDefault="004A59D6">
              <w:pPr>
                <w:pStyle w:val="Bibliography"/>
                <w:rPr>
                  <w:ins w:id="3171" w:author="Orion" w:date="2011-08-05T22:26:00Z"/>
                  <w:noProof/>
                  <w:lang w:val="en-US"/>
                </w:rPr>
              </w:pPr>
              <w:ins w:id="3172" w:author="Orion" w:date="2011-08-05T22:26:00Z">
                <w:r>
                  <w:rPr>
                    <w:noProof/>
                    <w:lang w:val="en-US"/>
                  </w:rPr>
                  <w:t>61. Directory of Waypoints in Spain. [Online] [Cited: September 1, 2011.] http://www.fallingrain.com/world/SP/waypoints.html.</w:t>
                </w:r>
              </w:ins>
            </w:p>
            <w:p w14:paraId="652C5632" w14:textId="77777777" w:rsidR="004A59D6" w:rsidRDefault="004A59D6">
              <w:pPr>
                <w:pStyle w:val="Bibliography"/>
                <w:rPr>
                  <w:ins w:id="3173" w:author="Orion" w:date="2011-08-05T22:26:00Z"/>
                  <w:noProof/>
                  <w:lang w:val="en-US"/>
                </w:rPr>
              </w:pPr>
              <w:ins w:id="3174" w:author="Orion" w:date="2011-08-05T22:26:00Z">
                <w:r>
                  <w:rPr>
                    <w:noProof/>
                    <w:lang w:val="en-US"/>
                  </w:rPr>
                  <w:t>62. Dimensions &amp; key data for A-320. [Online] [Cited: September 1, 2011.] http://www.airbus.com/aircraftfamilies/passengeraircraft/a320family/a320/specifications/#details.</w:t>
                </w:r>
              </w:ins>
            </w:p>
            <w:p w14:paraId="70F3A8A8" w14:textId="77777777" w:rsidR="004A59D6" w:rsidRDefault="004A59D6">
              <w:pPr>
                <w:pStyle w:val="Bibliography"/>
                <w:rPr>
                  <w:ins w:id="3175" w:author="Orion" w:date="2011-08-05T22:26:00Z"/>
                  <w:noProof/>
                  <w:lang w:val="en-US"/>
                </w:rPr>
              </w:pPr>
              <w:ins w:id="3176" w:author="Orion" w:date="2011-08-05T22:26:00Z">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4E9A35D5" w14:textId="77777777" w:rsidR="004A59D6" w:rsidRDefault="004A59D6">
              <w:pPr>
                <w:pStyle w:val="Bibliography"/>
                <w:rPr>
                  <w:ins w:id="3177" w:author="Orion" w:date="2011-08-05T22:26:00Z"/>
                  <w:noProof/>
                  <w:lang w:val="en-US"/>
                </w:rPr>
              </w:pPr>
              <w:ins w:id="3178" w:author="Orion" w:date="2011-08-05T22:26:00Z">
                <w:r w:rsidRPr="004A59D6">
                  <w:rPr>
                    <w:noProof/>
                    <w:rPrChange w:id="3179" w:author="Orion" w:date="2011-08-05T22:27:00Z">
                      <w:rPr>
                        <w:noProof/>
                        <w:lang w:val="en-US"/>
                      </w:rPr>
                    </w:rPrChange>
                  </w:rPr>
                  <w:t xml:space="preserve">64. </w:t>
                </w:r>
                <w:r w:rsidRPr="004A59D6">
                  <w:rPr>
                    <w:b/>
                    <w:bCs/>
                    <w:noProof/>
                    <w:rPrChange w:id="3180" w:author="Orion" w:date="2011-08-05T22:27:00Z">
                      <w:rPr>
                        <w:b/>
                        <w:bCs/>
                        <w:noProof/>
                        <w:lang w:val="en-US"/>
                      </w:rPr>
                    </w:rPrChange>
                  </w:rPr>
                  <w:t>Iberia Líneas Aéreas de España, S.A.</w:t>
                </w:r>
                <w:r w:rsidRPr="004A59D6">
                  <w:rPr>
                    <w:noProof/>
                    <w:rPrChange w:id="3181" w:author="Orion" w:date="2011-08-05T22:27: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0D100F83" w14:textId="77777777" w:rsidR="004A59D6" w:rsidRDefault="004A59D6">
              <w:pPr>
                <w:pStyle w:val="Bibliography"/>
                <w:rPr>
                  <w:ins w:id="3182" w:author="Orion" w:date="2011-08-05T22:26:00Z"/>
                  <w:noProof/>
                  <w:lang w:val="en-US"/>
                </w:rPr>
              </w:pPr>
              <w:ins w:id="3183" w:author="Orion" w:date="2011-08-05T22:26:00Z">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 xml:space="preserve">Washington, DC. : </w:t>
                </w:r>
                <w:r>
                  <w:rPr>
                    <w:noProof/>
                    <w:lang w:val="en-US"/>
                  </w:rPr>
                  <w:lastRenderedPageBreak/>
                  <w:t>s.n., Feb. 11, 2010.</w:t>
                </w:r>
              </w:ins>
            </w:p>
            <w:p w14:paraId="3C2FD3FB" w14:textId="77777777" w:rsidR="004A59D6" w:rsidRDefault="004A59D6">
              <w:pPr>
                <w:pStyle w:val="Bibliography"/>
                <w:rPr>
                  <w:ins w:id="3184" w:author="Orion" w:date="2011-08-05T22:26:00Z"/>
                  <w:noProof/>
                  <w:lang w:val="en-US"/>
                </w:rPr>
              </w:pPr>
              <w:ins w:id="3185" w:author="Orion" w:date="2011-08-05T22:26:00Z">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ins>
            </w:p>
            <w:p w14:paraId="11E4114A" w14:textId="77777777" w:rsidR="004A59D6" w:rsidRDefault="004A59D6">
              <w:pPr>
                <w:pStyle w:val="Bibliography"/>
                <w:rPr>
                  <w:ins w:id="3186" w:author="Orion" w:date="2011-08-05T22:26:00Z"/>
                  <w:noProof/>
                  <w:lang w:val="en-US"/>
                </w:rPr>
              </w:pPr>
              <w:ins w:id="3187" w:author="Orion" w:date="2011-08-05T22:26:00Z">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ins>
            </w:p>
            <w:p w14:paraId="7577F3D6" w14:textId="77777777" w:rsidR="004A59D6" w:rsidRDefault="004A59D6">
              <w:pPr>
                <w:pStyle w:val="Bibliography"/>
                <w:rPr>
                  <w:ins w:id="3188" w:author="Orion" w:date="2011-08-05T22:26:00Z"/>
                  <w:noProof/>
                  <w:lang w:val="en-US"/>
                </w:rPr>
              </w:pPr>
              <w:ins w:id="3189" w:author="Orion" w:date="2011-08-05T22:26:00Z">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ins>
            </w:p>
            <w:p w14:paraId="15D23C2D" w14:textId="77777777" w:rsidR="004A59D6" w:rsidRDefault="004A59D6">
              <w:pPr>
                <w:pStyle w:val="Bibliography"/>
                <w:rPr>
                  <w:ins w:id="3190" w:author="Orion" w:date="2011-08-05T22:26:00Z"/>
                  <w:noProof/>
                  <w:lang w:val="en-US"/>
                </w:rPr>
              </w:pPr>
              <w:ins w:id="3191" w:author="Orion" w:date="2011-08-05T22:26:00Z">
                <w:r>
                  <w:rPr>
                    <w:noProof/>
                    <w:lang w:val="en-US"/>
                  </w:rPr>
                  <w:t xml:space="preserve">69. </w:t>
                </w:r>
                <w:r>
                  <w:rPr>
                    <w:i/>
                    <w:iCs/>
                    <w:noProof/>
                    <w:lang w:val="en-US"/>
                  </w:rPr>
                  <w:t xml:space="preserve">Quick Prototyping and Simulation with the INGENIAS Agent Framework. </w:t>
                </w:r>
                <w:r w:rsidRPr="004A59D6">
                  <w:rPr>
                    <w:b/>
                    <w:bCs/>
                    <w:noProof/>
                    <w:rPrChange w:id="3192" w:author="Orion" w:date="2011-08-05T22:27:00Z">
                      <w:rPr>
                        <w:b/>
                        <w:bCs/>
                        <w:noProof/>
                        <w:lang w:val="en-US"/>
                      </w:rPr>
                    </w:rPrChange>
                  </w:rPr>
                  <w:t>Gómez-Sanz, J.J., Rodríguez-Fernández, C. and Pavón, J.</w:t>
                </w:r>
                <w:r w:rsidRPr="004A59D6">
                  <w:rPr>
                    <w:noProof/>
                    <w:rPrChange w:id="3193" w:author="Orion" w:date="2011-08-05T22:27:00Z">
                      <w:rPr>
                        <w:noProof/>
                        <w:lang w:val="en-US"/>
                      </w:rPr>
                    </w:rPrChange>
                  </w:rPr>
                  <w:t xml:space="preserve"> Turin, Italy : s.n., 2009. </w:t>
                </w:r>
                <w:r>
                  <w:rPr>
                    <w:noProof/>
                    <w:lang w:val="en-US"/>
                  </w:rPr>
                  <w:t>Proceedings of the Second Multi-Agent Logics, Languages, and Organisations Federated Workshops;.</w:t>
                </w:r>
              </w:ins>
            </w:p>
            <w:p w14:paraId="3D5B3F53" w14:textId="77777777" w:rsidR="004A59D6" w:rsidRDefault="004A59D6">
              <w:pPr>
                <w:pStyle w:val="Bibliography"/>
                <w:rPr>
                  <w:ins w:id="3194" w:author="Orion" w:date="2011-08-05T22:26:00Z"/>
                  <w:noProof/>
                  <w:lang w:val="en-US"/>
                </w:rPr>
              </w:pPr>
              <w:ins w:id="3195" w:author="Orion" w:date="2011-08-05T22:26:00Z">
                <w:r>
                  <w:rPr>
                    <w:noProof/>
                    <w:lang w:val="en-US"/>
                  </w:rPr>
                  <w:t>70. World Wind Java SDK. [Online] [Cited: September 1, 2011.] http://worldwind.arc.nasa.gov/java/.</w:t>
                </w:r>
              </w:ins>
            </w:p>
            <w:p w14:paraId="709916BC" w14:textId="77777777" w:rsidR="004A59D6" w:rsidRDefault="004A59D6">
              <w:pPr>
                <w:pStyle w:val="Bibliography"/>
                <w:rPr>
                  <w:ins w:id="3196" w:author="Orion" w:date="2011-08-05T22:26:00Z"/>
                  <w:noProof/>
                  <w:lang w:val="en-US"/>
                </w:rPr>
              </w:pPr>
              <w:ins w:id="3197" w:author="Orion" w:date="2011-08-05T22:26:00Z">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3C0A245B" w14:textId="77777777" w:rsidR="004A59D6" w:rsidRDefault="004A59D6">
              <w:pPr>
                <w:pStyle w:val="Bibliography"/>
                <w:rPr>
                  <w:ins w:id="3198" w:author="Orion" w:date="2011-08-05T22:26:00Z"/>
                  <w:noProof/>
                  <w:lang w:val="en-US"/>
                </w:rPr>
              </w:pPr>
              <w:ins w:id="3199" w:author="Orion" w:date="2011-08-05T22:26:00Z">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6C218CD9" w14:textId="77777777" w:rsidR="004A59D6" w:rsidRDefault="004A59D6">
              <w:pPr>
                <w:pStyle w:val="Bibliography"/>
                <w:rPr>
                  <w:ins w:id="3200" w:author="Orion" w:date="2011-08-05T22:26:00Z"/>
                  <w:noProof/>
                  <w:lang w:val="en-US"/>
                </w:rPr>
              </w:pPr>
              <w:ins w:id="3201" w:author="Orion" w:date="2011-08-05T22:26:00Z">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5E256035" w14:textId="77777777" w:rsidR="004A59D6" w:rsidRDefault="004A59D6">
              <w:pPr>
                <w:pStyle w:val="Bibliography"/>
                <w:rPr>
                  <w:ins w:id="3202" w:author="Orion" w:date="2011-08-05T22:26:00Z"/>
                  <w:noProof/>
                  <w:lang w:val="en-US"/>
                </w:rPr>
              </w:pPr>
              <w:ins w:id="3203" w:author="Orion" w:date="2011-08-05T22:26:00Z">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ins>
            </w:p>
            <w:p w14:paraId="5AE8C95D" w14:textId="77777777" w:rsidR="004A59D6" w:rsidRDefault="004A59D6">
              <w:pPr>
                <w:pStyle w:val="Bibliography"/>
                <w:rPr>
                  <w:ins w:id="3204" w:author="Orion" w:date="2011-08-05T22:26:00Z"/>
                  <w:noProof/>
                  <w:lang w:val="en-US"/>
                </w:rPr>
              </w:pPr>
              <w:ins w:id="3205" w:author="Orion" w:date="2011-08-05T22:26:00Z">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082E982A" w14:textId="77777777" w:rsidR="000A76F4" w:rsidDel="004A59D6" w:rsidRDefault="000A76F4">
              <w:pPr>
                <w:pStyle w:val="Bibliography"/>
                <w:rPr>
                  <w:del w:id="3206" w:author="Orion" w:date="2011-08-05T22:26:00Z"/>
                  <w:noProof/>
                  <w:lang w:val="en-US"/>
                </w:rPr>
              </w:pPr>
              <w:del w:id="3207" w:author="Orion" w:date="2011-08-05T22:26:00Z">
                <w:r w:rsidDel="004A59D6">
                  <w:rPr>
                    <w:noProof/>
                    <w:lang w:val="en-US"/>
                  </w:rPr>
                  <w:delText xml:space="preserve">1.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A vision for European Aviation. </w:delText>
                </w:r>
                <w:r w:rsidDel="004A59D6">
                  <w:rPr>
                    <w:noProof/>
                    <w:lang w:val="en-US"/>
                  </w:rPr>
                  <w:delText>s.l. : Newdesk Communications Ltd., 2005.</w:delText>
                </w:r>
              </w:del>
            </w:p>
            <w:p w14:paraId="7E9043EB" w14:textId="77777777" w:rsidR="000A76F4" w:rsidDel="004A59D6" w:rsidRDefault="000A76F4">
              <w:pPr>
                <w:pStyle w:val="Bibliography"/>
                <w:rPr>
                  <w:del w:id="3208" w:author="Orion" w:date="2011-08-05T22:26:00Z"/>
                  <w:noProof/>
                  <w:lang w:val="en-US"/>
                </w:rPr>
              </w:pPr>
              <w:del w:id="3209" w:author="Orion" w:date="2011-08-05T22:26:00Z">
                <w:r w:rsidDel="004A59D6">
                  <w:rPr>
                    <w:noProof/>
                    <w:lang w:val="en-US"/>
                  </w:rPr>
                  <w:delText xml:space="preserve">2. </w:delText>
                </w:r>
                <w:r w:rsidDel="004A59D6">
                  <w:rPr>
                    <w:i/>
                    <w:iCs/>
                    <w:noProof/>
                    <w:lang w:val="en-US"/>
                  </w:rPr>
                  <w:delText xml:space="preserve">International urban systems and air passenger and cargo flows: some calculation. </w:delText>
                </w:r>
                <w:r w:rsidDel="004A59D6">
                  <w:rPr>
                    <w:b/>
                    <w:bCs/>
                    <w:noProof/>
                    <w:lang w:val="en-US"/>
                  </w:rPr>
                  <w:delText>Matsumoto, H.</w:delText>
                </w:r>
                <w:r w:rsidDel="004A59D6">
                  <w:rPr>
                    <w:noProof/>
                    <w:lang w:val="en-US"/>
                  </w:rPr>
                  <w:delText xml:space="preserve"> 4, s.l. : Elsevier, Journal of Air Transport Management, Vol. 10, pp. 239-247.</w:delText>
                </w:r>
              </w:del>
            </w:p>
            <w:p w14:paraId="7F8A8534" w14:textId="77777777" w:rsidR="000A76F4" w:rsidDel="004A59D6" w:rsidRDefault="000A76F4">
              <w:pPr>
                <w:pStyle w:val="Bibliography"/>
                <w:rPr>
                  <w:del w:id="3210" w:author="Orion" w:date="2011-08-05T22:26:00Z"/>
                  <w:noProof/>
                  <w:lang w:val="en-US"/>
                </w:rPr>
              </w:pPr>
              <w:del w:id="3211" w:author="Orion" w:date="2011-08-05T22:26:00Z">
                <w:r w:rsidDel="004A59D6">
                  <w:rPr>
                    <w:noProof/>
                    <w:lang w:val="en-US"/>
                  </w:rPr>
                  <w:delText xml:space="preserve">3. </w:delText>
                </w:r>
                <w:r w:rsidDel="004A59D6">
                  <w:rPr>
                    <w:i/>
                    <w:iCs/>
                    <w:noProof/>
                    <w:lang w:val="en-US"/>
                  </w:rPr>
                  <w:delText xml:space="preserve">Air traffic knowledge management policy. </w:delText>
                </w:r>
                <w:r w:rsidDel="004A59D6">
                  <w:rPr>
                    <w:b/>
                    <w:bCs/>
                    <w:noProof/>
                    <w:lang w:val="en-US"/>
                  </w:rPr>
                  <w:delText>Iordanova, B.N.</w:delText>
                </w:r>
                <w:r w:rsidDel="004A59D6">
                  <w:rPr>
                    <w:noProof/>
                    <w:lang w:val="en-US"/>
                  </w:rPr>
                  <w:delText xml:space="preserve"> 1, 2003, European Journal of Operational Research, Vol. 146, pp. 83-100.</w:delText>
                </w:r>
              </w:del>
            </w:p>
            <w:p w14:paraId="00251F65" w14:textId="77777777" w:rsidR="000A76F4" w:rsidDel="004A59D6" w:rsidRDefault="000A76F4">
              <w:pPr>
                <w:pStyle w:val="Bibliography"/>
                <w:rPr>
                  <w:del w:id="3212" w:author="Orion" w:date="2011-08-05T22:26:00Z"/>
                  <w:noProof/>
                  <w:lang w:val="en-US"/>
                </w:rPr>
              </w:pPr>
              <w:del w:id="3213" w:author="Orion" w:date="2011-08-05T22:26:00Z">
                <w:r w:rsidDel="004A59D6">
                  <w:rPr>
                    <w:noProof/>
                    <w:lang w:val="en-US"/>
                  </w:rPr>
                  <w:delText xml:space="preserve">4. </w:delText>
                </w:r>
                <w:r w:rsidDel="004A59D6">
                  <w:rPr>
                    <w:b/>
                    <w:bCs/>
                    <w:noProof/>
                    <w:lang w:val="en-US"/>
                  </w:rPr>
                  <w:delText>Roskam, J.</w:delText>
                </w:r>
                <w:r w:rsidDel="004A59D6">
                  <w:rPr>
                    <w:noProof/>
                    <w:lang w:val="en-US"/>
                  </w:rPr>
                  <w:delText xml:space="preserve"> </w:delText>
                </w:r>
                <w:r w:rsidDel="004A59D6">
                  <w:rPr>
                    <w:i/>
                    <w:iCs/>
                    <w:noProof/>
                    <w:lang w:val="en-US"/>
                  </w:rPr>
                  <w:delText xml:space="preserve">Airplane Flight Dynamics and Automatic Flight Controls. </w:delText>
                </w:r>
                <w:r w:rsidDel="004A59D6">
                  <w:rPr>
                    <w:noProof/>
                    <w:lang w:val="en-US"/>
                  </w:rPr>
                  <w:delText>s.l. : Design, Analysis and Research Corporation (DARcorporation), 1995.</w:delText>
                </w:r>
              </w:del>
            </w:p>
            <w:p w14:paraId="2B3210C7" w14:textId="77777777" w:rsidR="000A76F4" w:rsidDel="004A59D6" w:rsidRDefault="000A76F4">
              <w:pPr>
                <w:pStyle w:val="Bibliography"/>
                <w:rPr>
                  <w:del w:id="3214" w:author="Orion" w:date="2011-08-05T22:26:00Z"/>
                  <w:noProof/>
                  <w:lang w:val="en-US"/>
                </w:rPr>
              </w:pPr>
              <w:del w:id="3215" w:author="Orion" w:date="2011-08-05T22:26:00Z">
                <w:r w:rsidDel="004A59D6">
                  <w:rPr>
                    <w:noProof/>
                    <w:lang w:val="en-US"/>
                  </w:rPr>
                  <w:delText xml:space="preserve">5. </w:delText>
                </w:r>
                <w:r w:rsidDel="004A59D6">
                  <w:rPr>
                    <w:b/>
                    <w:bCs/>
                    <w:noProof/>
                    <w:lang w:val="en-US"/>
                  </w:rPr>
                  <w:delText>Kazda, A. and Caves, R.E.</w:delText>
                </w:r>
                <w:r w:rsidDel="004A59D6">
                  <w:rPr>
                    <w:noProof/>
                    <w:lang w:val="en-US"/>
                  </w:rPr>
                  <w:delText xml:space="preserve"> </w:delText>
                </w:r>
                <w:r w:rsidDel="004A59D6">
                  <w:rPr>
                    <w:i/>
                    <w:iCs/>
                    <w:noProof/>
                    <w:lang w:val="en-US"/>
                  </w:rPr>
                  <w:delText xml:space="preserve">Airport design and operation. </w:delText>
                </w:r>
                <w:r w:rsidDel="004A59D6">
                  <w:rPr>
                    <w:noProof/>
                    <w:lang w:val="en-US"/>
                  </w:rPr>
                  <w:delText>s.l. : Emerald Group Publishing, 2007.</w:delText>
                </w:r>
              </w:del>
            </w:p>
            <w:p w14:paraId="3ABA66C8" w14:textId="77777777" w:rsidR="000A76F4" w:rsidDel="004A59D6" w:rsidRDefault="000A76F4">
              <w:pPr>
                <w:pStyle w:val="Bibliography"/>
                <w:rPr>
                  <w:del w:id="3216" w:author="Orion" w:date="2011-08-05T22:26:00Z"/>
                  <w:noProof/>
                  <w:lang w:val="en-US"/>
                </w:rPr>
              </w:pPr>
              <w:del w:id="3217" w:author="Orion" w:date="2011-08-05T22:26:00Z">
                <w:r w:rsidDel="004A59D6">
                  <w:rPr>
                    <w:noProof/>
                    <w:lang w:val="en-US"/>
                  </w:rPr>
                  <w:delText xml:space="preserve">6. </w:delText>
                </w:r>
                <w:r w:rsidDel="004A59D6">
                  <w:rPr>
                    <w:i/>
                    <w:iCs/>
                    <w:noProof/>
                    <w:lang w:val="en-US"/>
                  </w:rPr>
                  <w:delText xml:space="preserve">Conflict Resolution for Air Traffic Management: A Study in Multi-Agent Hybrid Systems. </w:delText>
                </w:r>
                <w:r w:rsidDel="004A59D6">
                  <w:rPr>
                    <w:b/>
                    <w:bCs/>
                    <w:noProof/>
                    <w:lang w:val="en-US"/>
                  </w:rPr>
                  <w:delText>Tomlin, C., Pappas, G.J. and Sastry, S.</w:delText>
                </w:r>
                <w:r w:rsidDel="004A59D6">
                  <w:rPr>
                    <w:noProof/>
                    <w:lang w:val="en-US"/>
                  </w:rPr>
                  <w:delText xml:space="preserve"> 4, s.l. : IEEE, Abril 1998, IEEE Transactions on Automatic Control, Vol. 43, pp. 509-521.</w:delText>
                </w:r>
              </w:del>
            </w:p>
            <w:p w14:paraId="1C05C945" w14:textId="77777777" w:rsidR="000A76F4" w:rsidDel="004A59D6" w:rsidRDefault="000A76F4">
              <w:pPr>
                <w:pStyle w:val="Bibliography"/>
                <w:rPr>
                  <w:del w:id="3218" w:author="Orion" w:date="2011-08-05T22:26:00Z"/>
                  <w:noProof/>
                  <w:lang w:val="en-US"/>
                </w:rPr>
              </w:pPr>
              <w:del w:id="3219" w:author="Orion" w:date="2011-08-05T22:26:00Z">
                <w:r w:rsidDel="004A59D6">
                  <w:rPr>
                    <w:noProof/>
                    <w:lang w:val="en-US"/>
                  </w:rPr>
                  <w:delText xml:space="preserve">7. </w:delText>
                </w:r>
                <w:r w:rsidDel="004A59D6">
                  <w:rPr>
                    <w:i/>
                    <w:iCs/>
                    <w:noProof/>
                    <w:lang w:val="en-US"/>
                  </w:rPr>
                  <w:delText xml:space="preserve">Challenges of air traffic management research - Analysis, simulation, and field test. </w:delText>
                </w:r>
                <w:r w:rsidDel="004A59D6">
                  <w:rPr>
                    <w:b/>
                    <w:bCs/>
                    <w:noProof/>
                    <w:lang w:val="en-US"/>
                  </w:rPr>
                  <w:delText>Denery, D.G., et al., et al.</w:delText>
                </w:r>
                <w:r w:rsidDel="004A59D6">
                  <w:rPr>
                    <w:noProof/>
                    <w:lang w:val="en-US"/>
                  </w:rPr>
                  <w:delText xml:space="preserve"> s.l. : American Institute of Aeronautics and Astronautics (AIAA), 1997. 1997 AIAA Guidance, Navigation, and Control Conference.</w:delText>
                </w:r>
              </w:del>
            </w:p>
            <w:p w14:paraId="250721E7" w14:textId="77777777" w:rsidR="000A76F4" w:rsidDel="004A59D6" w:rsidRDefault="000A76F4">
              <w:pPr>
                <w:pStyle w:val="Bibliography"/>
                <w:rPr>
                  <w:del w:id="3220" w:author="Orion" w:date="2011-08-05T22:26:00Z"/>
                  <w:noProof/>
                  <w:lang w:val="en-US"/>
                </w:rPr>
              </w:pPr>
              <w:del w:id="3221" w:author="Orion" w:date="2011-08-05T22:26:00Z">
                <w:r w:rsidDel="004A59D6">
                  <w:rPr>
                    <w:noProof/>
                    <w:lang w:val="en-US"/>
                  </w:rPr>
                  <w:delText xml:space="preserve">8. </w:delText>
                </w:r>
                <w:r w:rsidDel="004A59D6">
                  <w:rPr>
                    <w:b/>
                    <w:bCs/>
                    <w:noProof/>
                    <w:lang w:val="en-US"/>
                  </w:rPr>
                  <w:delText>JSBSim.</w:delText>
                </w:r>
                <w:r w:rsidDel="004A59D6">
                  <w:rPr>
                    <w:noProof/>
                    <w:lang w:val="en-US"/>
                  </w:rPr>
                  <w:delText xml:space="preserve"> JSBSim - Open Source Flight Dynamics Software Library. [Online] 2010. [Cited: Septiembre 01, 2011.] http://jsbsim.sourceforge.net/.</w:delText>
                </w:r>
              </w:del>
            </w:p>
            <w:p w14:paraId="1DAC597C" w14:textId="77777777" w:rsidR="000A76F4" w:rsidDel="004A59D6" w:rsidRDefault="000A76F4">
              <w:pPr>
                <w:pStyle w:val="Bibliography"/>
                <w:rPr>
                  <w:del w:id="3222" w:author="Orion" w:date="2011-08-05T22:26:00Z"/>
                  <w:noProof/>
                  <w:lang w:val="en-US"/>
                </w:rPr>
              </w:pPr>
              <w:del w:id="3223" w:author="Orion" w:date="2011-08-05T22:26:00Z">
                <w:r w:rsidDel="004A59D6">
                  <w:rPr>
                    <w:noProof/>
                    <w:lang w:val="en-US"/>
                  </w:rPr>
                  <w:delText xml:space="preserve">9. </w:delText>
                </w:r>
                <w:r w:rsidDel="004A59D6">
                  <w:rPr>
                    <w:b/>
                    <w:bCs/>
                    <w:noProof/>
                    <w:lang w:val="en-US"/>
                  </w:rPr>
                  <w:delText>FlightGear Flight Simulator.</w:delText>
                </w:r>
                <w:r w:rsidDel="004A59D6">
                  <w:rPr>
                    <w:noProof/>
                    <w:lang w:val="en-US"/>
                  </w:rPr>
                  <w:delText xml:space="preserve"> FlightGear Flight Simulator. [Online] 2010. [Cited: Septiembre 01, 2011.] http://www.flightgear.org/.</w:delText>
                </w:r>
              </w:del>
            </w:p>
            <w:p w14:paraId="77F1B738" w14:textId="77777777" w:rsidR="000A76F4" w:rsidDel="004A59D6" w:rsidRDefault="000A76F4">
              <w:pPr>
                <w:pStyle w:val="Bibliography"/>
                <w:rPr>
                  <w:del w:id="3224" w:author="Orion" w:date="2011-08-05T22:26:00Z"/>
                  <w:noProof/>
                  <w:lang w:val="en-US"/>
                </w:rPr>
              </w:pPr>
              <w:del w:id="3225" w:author="Orion" w:date="2011-08-05T22:26:00Z">
                <w:r w:rsidDel="004A59D6">
                  <w:rPr>
                    <w:noProof/>
                    <w:lang w:val="en-US"/>
                  </w:rPr>
                  <w:delText xml:space="preserve">10. </w:delText>
                </w:r>
                <w:r w:rsidDel="004A59D6">
                  <w:rPr>
                    <w:b/>
                    <w:bCs/>
                    <w:noProof/>
                    <w:lang w:val="en-US"/>
                  </w:rPr>
                  <w:delText>OpenEaagles.</w:delText>
                </w:r>
                <w:r w:rsidDel="004A59D6">
                  <w:rPr>
                    <w:noProof/>
                    <w:lang w:val="en-US"/>
                  </w:rPr>
                  <w:delText xml:space="preserve"> OpenEaagles Simulation Framework. [Online] 2011. [Cited: Septiembre 1, 2011.] http://www.openeaagles.org/.</w:delText>
                </w:r>
              </w:del>
            </w:p>
            <w:p w14:paraId="0F0EE2FF" w14:textId="77777777" w:rsidR="000A76F4" w:rsidRPr="000A76F4" w:rsidDel="004A59D6" w:rsidRDefault="000A76F4">
              <w:pPr>
                <w:pStyle w:val="Bibliography"/>
                <w:rPr>
                  <w:del w:id="3226" w:author="Orion" w:date="2011-08-05T22:26:00Z"/>
                  <w:noProof/>
                  <w:rPrChange w:id="3227" w:author="Orion" w:date="2011-08-03T17:23:00Z">
                    <w:rPr>
                      <w:del w:id="3228" w:author="Orion" w:date="2011-08-05T22:26:00Z"/>
                      <w:noProof/>
                      <w:lang w:val="en-US"/>
                    </w:rPr>
                  </w:rPrChange>
                </w:rPr>
              </w:pPr>
              <w:del w:id="3229" w:author="Orion" w:date="2011-08-05T22:26:00Z">
                <w:r w:rsidDel="004A59D6">
                  <w:rPr>
                    <w:noProof/>
                    <w:lang w:val="en-US"/>
                  </w:rPr>
                  <w:delText xml:space="preserve">11. </w:delText>
                </w:r>
                <w:r w:rsidDel="004A59D6">
                  <w:rPr>
                    <w:i/>
                    <w:iCs/>
                    <w:noProof/>
                    <w:lang w:val="en-US"/>
                  </w:rPr>
                  <w:delText xml:space="preserve">FACET: Future ATM Concepts Evaluation Tool. </w:delText>
                </w:r>
                <w:r w:rsidRPr="000A76F4" w:rsidDel="004A59D6">
                  <w:rPr>
                    <w:b/>
                    <w:bCs/>
                    <w:noProof/>
                    <w:rPrChange w:id="3230" w:author="Orion" w:date="2011-08-03T17:23:00Z">
                      <w:rPr>
                        <w:b/>
                        <w:bCs/>
                        <w:noProof/>
                        <w:lang w:val="en-US"/>
                      </w:rPr>
                    </w:rPrChange>
                  </w:rPr>
                  <w:delText>Bilimoria, K.</w:delText>
                </w:r>
                <w:r w:rsidRPr="000A76F4" w:rsidDel="004A59D6">
                  <w:rPr>
                    <w:noProof/>
                    <w:rPrChange w:id="3231" w:author="Orion" w:date="2011-08-03T17:23:00Z">
                      <w:rPr>
                        <w:noProof/>
                        <w:lang w:val="en-US"/>
                      </w:rPr>
                    </w:rPrChange>
                  </w:rPr>
                  <w:delText xml:space="preserve"> Napoli, Italy : s.n., 2000. 3rd USA/Europe ATM 2001 R&amp;D Seminar.</w:delText>
                </w:r>
              </w:del>
            </w:p>
            <w:p w14:paraId="492709A8" w14:textId="77777777" w:rsidR="000A76F4" w:rsidDel="004A59D6" w:rsidRDefault="000A76F4">
              <w:pPr>
                <w:pStyle w:val="Bibliography"/>
                <w:rPr>
                  <w:del w:id="3232" w:author="Orion" w:date="2011-08-05T22:26:00Z"/>
                  <w:noProof/>
                  <w:lang w:val="en-US"/>
                </w:rPr>
              </w:pPr>
              <w:del w:id="3233" w:author="Orion" w:date="2011-08-05T22:26:00Z">
                <w:r w:rsidRPr="000A76F4" w:rsidDel="004A59D6">
                  <w:rPr>
                    <w:noProof/>
                    <w:rPrChange w:id="3234" w:author="Orion" w:date="2011-08-03T17:23:00Z">
                      <w:rPr>
                        <w:noProof/>
                        <w:lang w:val="en-US"/>
                      </w:rPr>
                    </w:rPrChange>
                  </w:rPr>
                  <w:delText xml:space="preserve">12. </w:delText>
                </w:r>
                <w:r w:rsidRPr="000A76F4" w:rsidDel="004A59D6">
                  <w:rPr>
                    <w:b/>
                    <w:bCs/>
                    <w:noProof/>
                    <w:rPrChange w:id="3235" w:author="Orion" w:date="2011-08-03T17:23:00Z">
                      <w:rPr>
                        <w:b/>
                        <w:bCs/>
                        <w:noProof/>
                        <w:lang w:val="en-US"/>
                      </w:rPr>
                    </w:rPrChange>
                  </w:rPr>
                  <w:delText>Wolfe, S.R., et al., et al.</w:delText>
                </w:r>
                <w:r w:rsidRPr="000A76F4" w:rsidDel="004A59D6">
                  <w:rPr>
                    <w:noProof/>
                    <w:rPrChange w:id="3236" w:author="Orion" w:date="2011-08-03T17:23:00Z">
                      <w:rPr>
                        <w:noProof/>
                        <w:lang w:val="en-US"/>
                      </w:rPr>
                    </w:rPrChange>
                  </w:rPr>
                  <w:delText xml:space="preserve"> </w:delText>
                </w:r>
                <w:r w:rsidDel="004A59D6">
                  <w:rPr>
                    <w:noProof/>
                    <w:lang w:val="en-US"/>
                  </w:rPr>
                  <w:delText xml:space="preserve">A Multi-Agent Simulation of Collaborative Air Traffic Flow Management. [ed.] A. Bazzan and F. Klügl. </w:delText>
                </w:r>
                <w:r w:rsidDel="004A59D6">
                  <w:rPr>
                    <w:i/>
                    <w:iCs/>
                    <w:noProof/>
                    <w:lang w:val="en-US"/>
                  </w:rPr>
                  <w:delText xml:space="preserve">Multi-Agent Systems for Traffic and Transportation Engineering. </w:delText>
                </w:r>
                <w:r w:rsidDel="004A59D6">
                  <w:rPr>
                    <w:noProof/>
                    <w:lang w:val="en-US"/>
                  </w:rPr>
                  <w:delText>s.l. : IGI Global, 2009, pp. 357-381. NASA Ames Research Center.</w:delText>
                </w:r>
              </w:del>
            </w:p>
            <w:p w14:paraId="79AA54A2" w14:textId="77777777" w:rsidR="000A76F4" w:rsidDel="004A59D6" w:rsidRDefault="000A76F4">
              <w:pPr>
                <w:pStyle w:val="Bibliography"/>
                <w:rPr>
                  <w:del w:id="3237" w:author="Orion" w:date="2011-08-05T22:26:00Z"/>
                  <w:noProof/>
                  <w:lang w:val="en-US"/>
                </w:rPr>
              </w:pPr>
              <w:del w:id="3238" w:author="Orion" w:date="2011-08-05T22:26:00Z">
                <w:r w:rsidDel="004A59D6">
                  <w:rPr>
                    <w:noProof/>
                    <w:lang w:val="en-US"/>
                  </w:rPr>
                  <w:delText xml:space="preserve">13. </w:delText>
                </w:r>
                <w:r w:rsidDel="004A59D6">
                  <w:rPr>
                    <w:b/>
                    <w:bCs/>
                    <w:noProof/>
                    <w:lang w:val="en-US"/>
                  </w:rPr>
                  <w:delText>Law, A.M. and Kelton, W.D.</w:delText>
                </w:r>
                <w:r w:rsidDel="004A59D6">
                  <w:rPr>
                    <w:noProof/>
                    <w:lang w:val="en-US"/>
                  </w:rPr>
                  <w:delText xml:space="preserve"> </w:delText>
                </w:r>
                <w:r w:rsidDel="004A59D6">
                  <w:rPr>
                    <w:i/>
                    <w:iCs/>
                    <w:noProof/>
                    <w:lang w:val="en-US"/>
                  </w:rPr>
                  <w:delText xml:space="preserve">Simulation Modeling and Analysis. </w:delText>
                </w:r>
                <w:r w:rsidDel="004A59D6">
                  <w:rPr>
                    <w:noProof/>
                    <w:lang w:val="en-US"/>
                  </w:rPr>
                  <w:delText>s.l. : McGraw-Hill, 1991.</w:delText>
                </w:r>
              </w:del>
            </w:p>
            <w:p w14:paraId="167DCC8E" w14:textId="77777777" w:rsidR="000A76F4" w:rsidDel="004A59D6" w:rsidRDefault="000A76F4">
              <w:pPr>
                <w:pStyle w:val="Bibliography"/>
                <w:rPr>
                  <w:del w:id="3239" w:author="Orion" w:date="2011-08-05T22:26:00Z"/>
                  <w:noProof/>
                  <w:lang w:val="en-US"/>
                </w:rPr>
              </w:pPr>
              <w:del w:id="3240" w:author="Orion" w:date="2011-08-05T22:26:00Z">
                <w:r w:rsidDel="004A59D6">
                  <w:rPr>
                    <w:noProof/>
                    <w:lang w:val="en-US"/>
                  </w:rPr>
                  <w:delText xml:space="preserve">14. </w:delText>
                </w:r>
                <w:r w:rsidDel="004A59D6">
                  <w:rPr>
                    <w:i/>
                    <w:iCs/>
                    <w:noProof/>
                    <w:lang w:val="en-US"/>
                  </w:rPr>
                  <w:delText xml:space="preserve">Human performance models of pilot behaviour. </w:delText>
                </w:r>
                <w:r w:rsidRPr="000A76F4" w:rsidDel="004A59D6">
                  <w:rPr>
                    <w:b/>
                    <w:bCs/>
                    <w:noProof/>
                    <w:rPrChange w:id="3241" w:author="Orion" w:date="2011-08-03T17:23:00Z">
                      <w:rPr>
                        <w:b/>
                        <w:bCs/>
                        <w:noProof/>
                        <w:lang w:val="en-US"/>
                      </w:rPr>
                    </w:rPrChange>
                  </w:rPr>
                  <w:delText>Foyle, D.C., et al., et al.</w:delText>
                </w:r>
                <w:r w:rsidRPr="000A76F4" w:rsidDel="004A59D6">
                  <w:rPr>
                    <w:noProof/>
                    <w:rPrChange w:id="3242" w:author="Orion" w:date="2011-08-03T17:23:00Z">
                      <w:rPr>
                        <w:noProof/>
                        <w:lang w:val="en-US"/>
                      </w:rPr>
                    </w:rPrChange>
                  </w:rPr>
                  <w:delText xml:space="preserve"> </w:delText>
                </w:r>
                <w:r w:rsidDel="004A59D6">
                  <w:rPr>
                    <w:noProof/>
                    <w:lang w:val="en-US"/>
                  </w:rPr>
                  <w:delText xml:space="preserve">Santa Monica, CA : </w:delText>
                </w:r>
                <w:r w:rsidDel="004A59D6">
                  <w:rPr>
                    <w:noProof/>
                    <w:lang w:val="en-US"/>
                  </w:rPr>
                  <w:lastRenderedPageBreak/>
                  <w:delText>s.n., 2005. The Human Factors and Ergonomics Society 49th Annual Meeting. pp. 1109-1113.</w:delText>
                </w:r>
              </w:del>
            </w:p>
            <w:p w14:paraId="731D273E" w14:textId="77777777" w:rsidR="000A76F4" w:rsidDel="004A59D6" w:rsidRDefault="000A76F4">
              <w:pPr>
                <w:pStyle w:val="Bibliography"/>
                <w:rPr>
                  <w:del w:id="3243" w:author="Orion" w:date="2011-08-05T22:26:00Z"/>
                  <w:noProof/>
                  <w:lang w:val="en-US"/>
                </w:rPr>
              </w:pPr>
              <w:del w:id="3244" w:author="Orion" w:date="2011-08-05T22:26:00Z">
                <w:r w:rsidDel="004A59D6">
                  <w:rPr>
                    <w:noProof/>
                    <w:lang w:val="en-US"/>
                  </w:rPr>
                  <w:delText xml:space="preserve">15. </w:delText>
                </w:r>
                <w:r w:rsidDel="004A59D6">
                  <w:rPr>
                    <w:i/>
                    <w:iCs/>
                    <w:noProof/>
                    <w:lang w:val="en-US"/>
                  </w:rPr>
                  <w:delText xml:space="preserve">Ethnographically-informed systems design for air traffic control. </w:delText>
                </w:r>
                <w:r w:rsidDel="004A59D6">
                  <w:rPr>
                    <w:b/>
                    <w:bCs/>
                    <w:noProof/>
                    <w:lang w:val="en-US"/>
                  </w:rPr>
                  <w:delText>Bentley, R., et al., et al.</w:delText>
                </w:r>
                <w:r w:rsidDel="004A59D6">
                  <w:rPr>
                    <w:noProof/>
                    <w:lang w:val="en-US"/>
                  </w:rPr>
                  <w:delText xml:space="preserve"> s.l. : ACM, 1992. 1992 ACM Conference on Computer-Supported Cooperative Work (CSCW 1992). pp. 123-129.</w:delText>
                </w:r>
              </w:del>
            </w:p>
            <w:p w14:paraId="4077768D" w14:textId="77777777" w:rsidR="000A76F4" w:rsidDel="004A59D6" w:rsidRDefault="000A76F4">
              <w:pPr>
                <w:pStyle w:val="Bibliography"/>
                <w:rPr>
                  <w:del w:id="3245" w:author="Orion" w:date="2011-08-05T22:26:00Z"/>
                  <w:noProof/>
                  <w:lang w:val="en-US"/>
                </w:rPr>
              </w:pPr>
              <w:del w:id="3246" w:author="Orion" w:date="2011-08-05T22:26:00Z">
                <w:r w:rsidDel="004A59D6">
                  <w:rPr>
                    <w:noProof/>
                    <w:lang w:val="en-US"/>
                  </w:rPr>
                  <w:delText xml:space="preserve">16. </w:delText>
                </w:r>
                <w:r w:rsidDel="004A59D6">
                  <w:rPr>
                    <w:b/>
                    <w:bCs/>
                    <w:noProof/>
                    <w:lang w:val="en-US"/>
                  </w:rPr>
                  <w:delText>Wickens, D., et al., et al.</w:delText>
                </w:r>
                <w:r w:rsidDel="004A59D6">
                  <w:rPr>
                    <w:noProof/>
                    <w:lang w:val="en-US"/>
                  </w:rPr>
                  <w:delText xml:space="preserve"> </w:delText>
                </w:r>
                <w:r w:rsidDel="004A59D6">
                  <w:rPr>
                    <w:i/>
                    <w:iCs/>
                    <w:noProof/>
                    <w:lang w:val="en-US"/>
                  </w:rPr>
                  <w:delText xml:space="preserve">The future of air traffic control: Human operators and automation. </w:delText>
                </w:r>
                <w:r w:rsidDel="004A59D6">
                  <w:rPr>
                    <w:noProof/>
                    <w:lang w:val="en-US"/>
                  </w:rPr>
                  <w:delText>s.l. : National Academy Press, 1998.</w:delText>
                </w:r>
              </w:del>
            </w:p>
            <w:p w14:paraId="420BD0F8" w14:textId="77777777" w:rsidR="000A76F4" w:rsidDel="004A59D6" w:rsidRDefault="000A76F4">
              <w:pPr>
                <w:pStyle w:val="Bibliography"/>
                <w:rPr>
                  <w:del w:id="3247" w:author="Orion" w:date="2011-08-05T22:26:00Z"/>
                  <w:noProof/>
                  <w:lang w:val="en-US"/>
                </w:rPr>
              </w:pPr>
              <w:del w:id="3248" w:author="Orion" w:date="2011-08-05T22:26:00Z">
                <w:r w:rsidDel="004A59D6">
                  <w:rPr>
                    <w:noProof/>
                    <w:lang w:val="en-US"/>
                  </w:rPr>
                  <w:delText xml:space="preserve">17. </w:delText>
                </w:r>
                <w:r w:rsidDel="004A59D6">
                  <w:rPr>
                    <w:b/>
                    <w:bCs/>
                    <w:noProof/>
                    <w:lang w:val="en-US"/>
                  </w:rPr>
                  <w:delText>Frankel, D.</w:delText>
                </w:r>
                <w:r w:rsidDel="004A59D6">
                  <w:rPr>
                    <w:noProof/>
                    <w:lang w:val="en-US"/>
                  </w:rPr>
                  <w:delText xml:space="preserve"> </w:delText>
                </w:r>
                <w:r w:rsidDel="004A59D6">
                  <w:rPr>
                    <w:i/>
                    <w:iCs/>
                    <w:noProof/>
                    <w:lang w:val="en-US"/>
                  </w:rPr>
                  <w:delText xml:space="preserve">Model Driven Architecture: Applying MDA to Enterprise Computing. </w:delText>
                </w:r>
                <w:r w:rsidDel="004A59D6">
                  <w:rPr>
                    <w:noProof/>
                    <w:lang w:val="en-US"/>
                  </w:rPr>
                  <w:delText>s.l. : John Wiley &amp; Sons, 2003.</w:delText>
                </w:r>
              </w:del>
            </w:p>
            <w:p w14:paraId="5A5C9A73" w14:textId="77777777" w:rsidR="000A76F4" w:rsidDel="004A59D6" w:rsidRDefault="000A76F4">
              <w:pPr>
                <w:pStyle w:val="Bibliography"/>
                <w:rPr>
                  <w:del w:id="3249" w:author="Orion" w:date="2011-08-05T22:26:00Z"/>
                  <w:noProof/>
                  <w:lang w:val="en-US"/>
                </w:rPr>
              </w:pPr>
              <w:del w:id="3250" w:author="Orion" w:date="2011-08-05T22:26:00Z">
                <w:r w:rsidDel="004A59D6">
                  <w:rPr>
                    <w:noProof/>
                    <w:lang w:val="en-US"/>
                  </w:rPr>
                  <w:delText xml:space="preserve">18. </w:delText>
                </w:r>
                <w:r w:rsidDel="004A59D6">
                  <w:rPr>
                    <w:b/>
                    <w:bCs/>
                    <w:noProof/>
                    <w:lang w:val="en-US"/>
                  </w:rPr>
                  <w:delText>Gilbert, N. and Troitzsch, K.G.</w:delText>
                </w:r>
                <w:r w:rsidDel="004A59D6">
                  <w:rPr>
                    <w:noProof/>
                    <w:lang w:val="en-US"/>
                  </w:rPr>
                  <w:delText xml:space="preserve"> </w:delText>
                </w:r>
                <w:r w:rsidDel="004A59D6">
                  <w:rPr>
                    <w:i/>
                    <w:iCs/>
                    <w:noProof/>
                    <w:lang w:val="en-US"/>
                  </w:rPr>
                  <w:delText xml:space="preserve">Simulation for the Social Scientist. </w:delText>
                </w:r>
                <w:r w:rsidDel="004A59D6">
                  <w:rPr>
                    <w:noProof/>
                    <w:lang w:val="en-US"/>
                  </w:rPr>
                  <w:delText>s.l. : Open University Press, 2005.</w:delText>
                </w:r>
              </w:del>
            </w:p>
            <w:p w14:paraId="2D9E1E3F" w14:textId="77777777" w:rsidR="000A76F4" w:rsidDel="004A59D6" w:rsidRDefault="000A76F4">
              <w:pPr>
                <w:pStyle w:val="Bibliography"/>
                <w:rPr>
                  <w:del w:id="3251" w:author="Orion" w:date="2011-08-05T22:26:00Z"/>
                  <w:noProof/>
                  <w:lang w:val="en-US"/>
                </w:rPr>
              </w:pPr>
              <w:del w:id="3252" w:author="Orion" w:date="2011-08-05T22:26:00Z">
                <w:r w:rsidDel="004A59D6">
                  <w:rPr>
                    <w:noProof/>
                    <w:lang w:val="en-US"/>
                  </w:rPr>
                  <w:delText xml:space="preserve">19. </w:delText>
                </w:r>
                <w:r w:rsidDel="004A59D6">
                  <w:rPr>
                    <w:b/>
                    <w:bCs/>
                    <w:noProof/>
                    <w:lang w:val="en-US"/>
                  </w:rPr>
                  <w:delText>Bazzan, A.L.C. and Klügl, F., [ed.].</w:delText>
                </w:r>
                <w:r w:rsidDel="004A59D6">
                  <w:rPr>
                    <w:noProof/>
                    <w:lang w:val="en-US"/>
                  </w:rPr>
                  <w:delText xml:space="preserve"> </w:delText>
                </w:r>
                <w:r w:rsidDel="004A59D6">
                  <w:rPr>
                    <w:i/>
                    <w:iCs/>
                    <w:noProof/>
                    <w:lang w:val="en-US"/>
                  </w:rPr>
                  <w:delText xml:space="preserve">Multi-Agent Systems for Traffic and Transportation Engineering. </w:delText>
                </w:r>
                <w:r w:rsidDel="004A59D6">
                  <w:rPr>
                    <w:noProof/>
                    <w:lang w:val="en-US"/>
                  </w:rPr>
                  <w:delText>s.l. : IGI Global, 2009.</w:delText>
                </w:r>
              </w:del>
            </w:p>
            <w:p w14:paraId="25FB2304" w14:textId="77777777" w:rsidR="000A76F4" w:rsidDel="004A59D6" w:rsidRDefault="000A76F4">
              <w:pPr>
                <w:pStyle w:val="Bibliography"/>
                <w:rPr>
                  <w:del w:id="3253" w:author="Orion" w:date="2011-08-05T22:26:00Z"/>
                  <w:noProof/>
                  <w:lang w:val="en-US"/>
                </w:rPr>
              </w:pPr>
              <w:del w:id="3254" w:author="Orion" w:date="2011-08-05T22:26:00Z">
                <w:r w:rsidDel="004A59D6">
                  <w:rPr>
                    <w:noProof/>
                    <w:lang w:val="en-US"/>
                  </w:rPr>
                  <w:delText xml:space="preserve">20. </w:delText>
                </w:r>
                <w:r w:rsidDel="004A59D6">
                  <w:rPr>
                    <w:b/>
                    <w:bCs/>
                    <w:noProof/>
                    <w:lang w:val="en-US"/>
                  </w:rPr>
                  <w:delText>Pavón, J., Gómez-Sanz, J.J. and Fuentes, R.</w:delText>
                </w:r>
                <w:r w:rsidDel="004A59D6">
                  <w:rPr>
                    <w:noProof/>
                    <w:lang w:val="en-US"/>
                  </w:rPr>
                  <w:delText xml:space="preserve"> The INGENIAS Methodology and Tools. [ed.] B. Henderson-Sellers and P. Giorgini. </w:delText>
                </w:r>
                <w:r w:rsidDel="004A59D6">
                  <w:rPr>
                    <w:i/>
                    <w:iCs/>
                    <w:noProof/>
                    <w:lang w:val="en-US"/>
                  </w:rPr>
                  <w:delText xml:space="preserve">Agent-Oriented Methodologies. </w:delText>
                </w:r>
                <w:r w:rsidDel="004A59D6">
                  <w:rPr>
                    <w:noProof/>
                    <w:lang w:val="en-US"/>
                  </w:rPr>
                  <w:delText>s.l. : IGI Global, 2005, 9, pp. 236-276.</w:delText>
                </w:r>
              </w:del>
            </w:p>
            <w:p w14:paraId="2E7B18E9" w14:textId="77777777" w:rsidR="000A76F4" w:rsidDel="004A59D6" w:rsidRDefault="000A76F4">
              <w:pPr>
                <w:pStyle w:val="Bibliography"/>
                <w:rPr>
                  <w:del w:id="3255" w:author="Orion" w:date="2011-08-05T22:26:00Z"/>
                  <w:noProof/>
                  <w:lang w:val="en-US"/>
                </w:rPr>
              </w:pPr>
              <w:del w:id="3256" w:author="Orion" w:date="2011-08-05T22:26:00Z">
                <w:r w:rsidDel="004A59D6">
                  <w:rPr>
                    <w:noProof/>
                    <w:lang w:val="en-US"/>
                  </w:rPr>
                  <w:delText xml:space="preserve">21. </w:delText>
                </w:r>
                <w:r w:rsidDel="004A59D6">
                  <w:rPr>
                    <w:b/>
                    <w:bCs/>
                    <w:noProof/>
                    <w:lang w:val="en-US"/>
                  </w:rPr>
                  <w:delText>Henderson-Sellers, B. and Giorgini, P., [ed.].</w:delText>
                </w:r>
                <w:r w:rsidDel="004A59D6">
                  <w:rPr>
                    <w:noProof/>
                    <w:lang w:val="en-US"/>
                  </w:rPr>
                  <w:delText xml:space="preserve"> </w:delText>
                </w:r>
                <w:r w:rsidDel="004A59D6">
                  <w:rPr>
                    <w:i/>
                    <w:iCs/>
                    <w:noProof/>
                    <w:lang w:val="en-US"/>
                  </w:rPr>
                  <w:delText xml:space="preserve">Agent-Oriented Methodologies. </w:delText>
                </w:r>
                <w:r w:rsidDel="004A59D6">
                  <w:rPr>
                    <w:noProof/>
                    <w:lang w:val="en-US"/>
                  </w:rPr>
                  <w:delText>s.l. : IGI Global, 2005.</w:delText>
                </w:r>
              </w:del>
            </w:p>
            <w:p w14:paraId="43776EEC" w14:textId="77777777" w:rsidR="000A76F4" w:rsidDel="004A59D6" w:rsidRDefault="000A76F4">
              <w:pPr>
                <w:pStyle w:val="Bibliography"/>
                <w:rPr>
                  <w:del w:id="3257" w:author="Orion" w:date="2011-08-05T22:26:00Z"/>
                  <w:noProof/>
                  <w:lang w:val="en-US"/>
                </w:rPr>
              </w:pPr>
              <w:del w:id="3258" w:author="Orion" w:date="2011-08-05T22:26:00Z">
                <w:r w:rsidDel="004A59D6">
                  <w:rPr>
                    <w:noProof/>
                    <w:lang w:val="en-US"/>
                  </w:rPr>
                  <w:delText xml:space="preserve">22. </w:delText>
                </w:r>
                <w:r w:rsidDel="004A59D6">
                  <w:rPr>
                    <w:i/>
                    <w:iCs/>
                    <w:noProof/>
                    <w:lang w:val="en-US"/>
                  </w:rPr>
                  <w:delText xml:space="preserve">Reducing the Modeling Gap: On the use of Metamodels in Agent-Based Simulation. </w:delText>
                </w:r>
                <w:r w:rsidDel="004A59D6">
                  <w:rPr>
                    <w:b/>
                    <w:bCs/>
                    <w:noProof/>
                    <w:lang w:val="en-US"/>
                  </w:rPr>
                  <w:delText>Hassan, S., et al., et al.</w:delText>
                </w:r>
                <w:r w:rsidDel="004A59D6">
                  <w:rPr>
                    <w:noProof/>
                    <w:lang w:val="en-US"/>
                  </w:rPr>
                  <w:delText xml:space="preserve"> 2009. 6th Conference of the European Social Simulation Association (ESSA 2009). pp. 1-13.</w:delText>
                </w:r>
              </w:del>
            </w:p>
            <w:p w14:paraId="57E72A20" w14:textId="77777777" w:rsidR="000A76F4" w:rsidDel="004A59D6" w:rsidRDefault="000A76F4">
              <w:pPr>
                <w:pStyle w:val="Bibliography"/>
                <w:rPr>
                  <w:del w:id="3259" w:author="Orion" w:date="2011-08-05T22:26:00Z"/>
                  <w:noProof/>
                  <w:lang w:val="en-US"/>
                </w:rPr>
              </w:pPr>
              <w:del w:id="3260" w:author="Orion" w:date="2011-08-05T22:26:00Z">
                <w:r w:rsidDel="004A59D6">
                  <w:rPr>
                    <w:noProof/>
                    <w:lang w:val="en-US"/>
                  </w:rPr>
                  <w:delText xml:space="preserve">23. </w:delText>
                </w:r>
                <w:r w:rsidDel="004A59D6">
                  <w:rPr>
                    <w:b/>
                    <w:bCs/>
                    <w:noProof/>
                    <w:lang w:val="en-US"/>
                  </w:rPr>
                  <w:delText>Valavanis, K.P.</w:delText>
                </w:r>
                <w:r w:rsidDel="004A59D6">
                  <w:rPr>
                    <w:noProof/>
                    <w:lang w:val="en-US"/>
                  </w:rPr>
                  <w:delText xml:space="preserve"> </w:delText>
                </w:r>
                <w:r w:rsidDel="004A59D6">
                  <w:rPr>
                    <w:i/>
                    <w:iCs/>
                    <w:noProof/>
                    <w:lang w:val="en-US"/>
                  </w:rPr>
                  <w:delText xml:space="preserve">Advances in Unmanned Aerial vehicles - State of the Art and the Road to Autonomy. </w:delText>
                </w:r>
                <w:r w:rsidDel="004A59D6">
                  <w:rPr>
                    <w:noProof/>
                    <w:lang w:val="en-US"/>
                  </w:rPr>
                  <w:delText>s.l. : Springer, 2007.</w:delText>
                </w:r>
              </w:del>
            </w:p>
            <w:p w14:paraId="5A47F806" w14:textId="77777777" w:rsidR="000A76F4" w:rsidDel="004A59D6" w:rsidRDefault="000A76F4">
              <w:pPr>
                <w:pStyle w:val="Bibliography"/>
                <w:rPr>
                  <w:del w:id="3261" w:author="Orion" w:date="2011-08-05T22:26:00Z"/>
                  <w:noProof/>
                  <w:lang w:val="en-US"/>
                </w:rPr>
              </w:pPr>
              <w:del w:id="3262" w:author="Orion" w:date="2011-08-05T22:26:00Z">
                <w:r w:rsidDel="004A59D6">
                  <w:rPr>
                    <w:noProof/>
                    <w:lang w:val="en-US"/>
                  </w:rPr>
                  <w:delText xml:space="preserve">24. </w:delText>
                </w:r>
                <w:r w:rsidDel="004A59D6">
                  <w:rPr>
                    <w:i/>
                    <w:iCs/>
                    <w:noProof/>
                    <w:lang w:val="en-US"/>
                  </w:rPr>
                  <w:delText xml:space="preserve">Prospective Unmanned Aerial Vehicle Operations in the Future National Airspace System. </w:delText>
                </w:r>
                <w:r w:rsidDel="004A59D6">
                  <w:rPr>
                    <w:b/>
                    <w:bCs/>
                    <w:noProof/>
                    <w:lang w:val="en-US"/>
                  </w:rPr>
                  <w:delText>DeGarmo, M. and Nelson, G.M.</w:delText>
                </w:r>
                <w:r w:rsidDel="004A59D6">
                  <w:rPr>
                    <w:noProof/>
                    <w:lang w:val="en-US"/>
                  </w:rPr>
                  <w:delText xml:space="preserve"> 2004. AIAA 4th Aviation Technology, Integration and Operations (ATIO) Forum. pp. 20-23.</w:delText>
                </w:r>
              </w:del>
            </w:p>
            <w:p w14:paraId="1602D553" w14:textId="77777777" w:rsidR="000A76F4" w:rsidRPr="00B81101" w:rsidDel="004A59D6" w:rsidRDefault="000A76F4">
              <w:pPr>
                <w:pStyle w:val="Bibliography"/>
                <w:rPr>
                  <w:del w:id="3263" w:author="Orion" w:date="2011-08-05T22:26:00Z"/>
                  <w:noProof/>
                  <w:rPrChange w:id="3264" w:author="Orion" w:date="2011-08-03T17:33:00Z">
                    <w:rPr>
                      <w:del w:id="3265" w:author="Orion" w:date="2011-08-05T22:26:00Z"/>
                      <w:noProof/>
                      <w:lang w:val="en-US"/>
                    </w:rPr>
                  </w:rPrChange>
                </w:rPr>
              </w:pPr>
              <w:del w:id="3266" w:author="Orion" w:date="2011-08-05T22:26:00Z">
                <w:r w:rsidRPr="00B81101" w:rsidDel="004A59D6">
                  <w:rPr>
                    <w:noProof/>
                    <w:rPrChange w:id="3267" w:author="Orion" w:date="2011-08-03T17:33:00Z">
                      <w:rPr>
                        <w:noProof/>
                        <w:lang w:val="en-US"/>
                      </w:rPr>
                    </w:rPrChange>
                  </w:rPr>
                  <w:delText xml:space="preserve">25. </w:delText>
                </w:r>
                <w:r w:rsidRPr="00B81101" w:rsidDel="004A59D6">
                  <w:rPr>
                    <w:b/>
                    <w:bCs/>
                    <w:noProof/>
                    <w:rPrChange w:id="3268" w:author="Orion" w:date="2011-08-03T17:33:00Z">
                      <w:rPr>
                        <w:b/>
                        <w:bCs/>
                        <w:noProof/>
                        <w:lang w:val="en-US"/>
                      </w:rPr>
                    </w:rPrChange>
                  </w:rPr>
                  <w:delText>Calvo, J.A.</w:delText>
                </w:r>
                <w:r w:rsidRPr="00B81101" w:rsidDel="004A59D6">
                  <w:rPr>
                    <w:noProof/>
                    <w:rPrChange w:id="3269" w:author="Orion" w:date="2011-08-03T17:33:00Z">
                      <w:rPr>
                        <w:noProof/>
                        <w:lang w:val="en-US"/>
                      </w:rPr>
                    </w:rPrChange>
                  </w:rPr>
                  <w:delText xml:space="preserve"> </w:delText>
                </w:r>
                <w:r w:rsidRPr="00B81101" w:rsidDel="004A59D6">
                  <w:rPr>
                    <w:i/>
                    <w:iCs/>
                    <w:noProof/>
                    <w:rPrChange w:id="3270" w:author="Orion" w:date="2011-08-03T17:33:00Z">
                      <w:rPr>
                        <w:i/>
                        <w:iCs/>
                        <w:noProof/>
                        <w:lang w:val="en-US"/>
                      </w:rPr>
                    </w:rPrChange>
                  </w:rPr>
                  <w:delText xml:space="preserve">Fundamentos de Navegación Aérea. </w:delText>
                </w:r>
                <w:r w:rsidRPr="00B81101" w:rsidDel="004A59D6">
                  <w:rPr>
                    <w:noProof/>
                    <w:rPrChange w:id="3271" w:author="Orion" w:date="2011-08-03T17:33:00Z">
                      <w:rPr>
                        <w:noProof/>
                        <w:lang w:val="en-US"/>
                      </w:rPr>
                    </w:rPrChange>
                  </w:rPr>
                  <w:delText>[ed.] Ediciones de la Universidad Autónoma de Madrid. 2003.</w:delText>
                </w:r>
              </w:del>
            </w:p>
            <w:p w14:paraId="05BE8E26" w14:textId="77777777" w:rsidR="000A76F4" w:rsidDel="004A59D6" w:rsidRDefault="000A76F4">
              <w:pPr>
                <w:pStyle w:val="Bibliography"/>
                <w:rPr>
                  <w:del w:id="3272" w:author="Orion" w:date="2011-08-05T22:26:00Z"/>
                  <w:noProof/>
                  <w:lang w:val="en-US"/>
                </w:rPr>
              </w:pPr>
              <w:del w:id="3273" w:author="Orion" w:date="2011-08-05T22:26:00Z">
                <w:r w:rsidRPr="00B81101" w:rsidDel="004A59D6">
                  <w:rPr>
                    <w:noProof/>
                    <w:rPrChange w:id="3274" w:author="Orion" w:date="2011-08-03T17:33:00Z">
                      <w:rPr>
                        <w:noProof/>
                        <w:lang w:val="en-US"/>
                      </w:rPr>
                    </w:rPrChange>
                  </w:rPr>
                  <w:delText xml:space="preserve">26. </w:delText>
                </w:r>
                <w:r w:rsidRPr="00B81101" w:rsidDel="004A59D6">
                  <w:rPr>
                    <w:b/>
                    <w:bCs/>
                    <w:noProof/>
                    <w:rPrChange w:id="3275" w:author="Orion" w:date="2011-08-03T17:33:00Z">
                      <w:rPr>
                        <w:b/>
                        <w:bCs/>
                        <w:noProof/>
                        <w:lang w:val="en-US"/>
                      </w:rPr>
                    </w:rPrChange>
                  </w:rPr>
                  <w:delText>Aeropuertos Españoles y Navegación Aérea (AENA).</w:delText>
                </w:r>
                <w:r w:rsidRPr="00B81101" w:rsidDel="004A59D6">
                  <w:rPr>
                    <w:noProof/>
                    <w:rPrChange w:id="3276" w:author="Orion" w:date="2011-08-03T17:33:00Z">
                      <w:rPr>
                        <w:noProof/>
                        <w:lang w:val="en-US"/>
                      </w:rPr>
                    </w:rPrChange>
                  </w:rPr>
                  <w:delText xml:space="preserve"> Navegación Aérea: Espacio aéreo. </w:delText>
                </w:r>
                <w:r w:rsidDel="004A59D6">
                  <w:rPr>
                    <w:noProof/>
                    <w:lang w:val="en-US"/>
                  </w:rPr>
                  <w:delText>[Online] [Cited: September 1, 2011.] http://www.aena.es/csee/Satellite/navegacion-aerea/es/Page/1043396095606/.</w:delText>
                </w:r>
              </w:del>
            </w:p>
            <w:p w14:paraId="7A5FF5BC" w14:textId="77777777" w:rsidR="000A76F4" w:rsidDel="004A59D6" w:rsidRDefault="000A76F4">
              <w:pPr>
                <w:pStyle w:val="Bibliography"/>
                <w:rPr>
                  <w:del w:id="3277" w:author="Orion" w:date="2011-08-05T22:26:00Z"/>
                  <w:noProof/>
                  <w:lang w:val="en-US"/>
                </w:rPr>
              </w:pPr>
              <w:del w:id="3278" w:author="Orion" w:date="2011-08-05T22:26:00Z">
                <w:r w:rsidDel="004A59D6">
                  <w:rPr>
                    <w:noProof/>
                    <w:lang w:val="en-US"/>
                  </w:rPr>
                  <w:delText xml:space="preserve">27. </w:delText>
                </w:r>
                <w:r w:rsidDel="004A59D6">
                  <w:rPr>
                    <w:b/>
                    <w:bCs/>
                    <w:noProof/>
                    <w:lang w:val="en-US"/>
                  </w:rPr>
                  <w:delText>Administration, US Federal Aviation.</w:delText>
                </w:r>
                <w:r w:rsidDel="004A59D6">
                  <w:rPr>
                    <w:noProof/>
                    <w:lang w:val="en-US"/>
                  </w:rPr>
                  <w:delText xml:space="preserve"> Glossary of Terms. [Online] 08 06, 2009. [Cited: September 1, 2011.] http://www.fly.faa.gov/FAQ/Acronyms/acronyms.jsp.</w:delText>
                </w:r>
              </w:del>
            </w:p>
            <w:p w14:paraId="4E631466" w14:textId="77777777" w:rsidR="000A76F4" w:rsidDel="004A59D6" w:rsidRDefault="000A76F4">
              <w:pPr>
                <w:pStyle w:val="Bibliography"/>
                <w:rPr>
                  <w:del w:id="3279" w:author="Orion" w:date="2011-08-05T22:26:00Z"/>
                  <w:noProof/>
                  <w:lang w:val="en-US"/>
                </w:rPr>
              </w:pPr>
              <w:del w:id="3280" w:author="Orion" w:date="2011-08-05T22:26:00Z">
                <w:r w:rsidDel="004A59D6">
                  <w:rPr>
                    <w:noProof/>
                    <w:lang w:val="en-US"/>
                  </w:rPr>
                  <w:delText xml:space="preserve">28. </w:delText>
                </w:r>
                <w:r w:rsidDel="004A59D6">
                  <w:rPr>
                    <w:i/>
                    <w:iCs/>
                    <w:noProof/>
                    <w:lang w:val="en-US"/>
                  </w:rPr>
                  <w:delText xml:space="preserve">The evolution of crew resource management training in commercial aviation. </w:delText>
                </w:r>
                <w:r w:rsidDel="004A59D6">
                  <w:rPr>
                    <w:b/>
                    <w:bCs/>
                    <w:noProof/>
                    <w:lang w:val="en-US"/>
                  </w:rPr>
                  <w:delText>Helmreich, R.L., Merritt, A.C. and Wilhelm, J.A.</w:delText>
                </w:r>
                <w:r w:rsidDel="004A59D6">
                  <w:rPr>
                    <w:noProof/>
                    <w:lang w:val="en-US"/>
                  </w:rPr>
                  <w:delText xml:space="preserve"> 1999, International Journal of Aviation Psychology, Vol. 9, pp. 19–32.</w:delText>
                </w:r>
              </w:del>
            </w:p>
            <w:p w14:paraId="4A12647F" w14:textId="77777777" w:rsidR="000A76F4" w:rsidDel="004A59D6" w:rsidRDefault="000A76F4">
              <w:pPr>
                <w:pStyle w:val="Bibliography"/>
                <w:rPr>
                  <w:del w:id="3281" w:author="Orion" w:date="2011-08-05T22:26:00Z"/>
                  <w:noProof/>
                  <w:lang w:val="en-US"/>
                </w:rPr>
              </w:pPr>
              <w:del w:id="3282" w:author="Orion" w:date="2011-08-05T22:26:00Z">
                <w:r w:rsidDel="004A59D6">
                  <w:rPr>
                    <w:noProof/>
                    <w:lang w:val="en-US"/>
                  </w:rPr>
                  <w:delText xml:space="preserve">29. </w:delText>
                </w:r>
                <w:r w:rsidDel="004A59D6">
                  <w:rPr>
                    <w:b/>
                    <w:bCs/>
                    <w:noProof/>
                    <w:lang w:val="en-US"/>
                  </w:rPr>
                  <w:delText>Wiener, E.L. and D.C., Nagel.</w:delText>
                </w:r>
                <w:r w:rsidDel="004A59D6">
                  <w:rPr>
                    <w:noProof/>
                    <w:lang w:val="en-US"/>
                  </w:rPr>
                  <w:delText xml:space="preserve"> </w:delText>
                </w:r>
                <w:r w:rsidDel="004A59D6">
                  <w:rPr>
                    <w:i/>
                    <w:iCs/>
                    <w:noProof/>
                    <w:lang w:val="en-US"/>
                  </w:rPr>
                  <w:delText xml:space="preserve">Human Factors in Aviation. </w:delText>
                </w:r>
                <w:r w:rsidDel="004A59D6">
                  <w:rPr>
                    <w:noProof/>
                    <w:lang w:val="en-US"/>
                  </w:rPr>
                  <w:delText>s.l. : Academic Press, Inc, 1988.</w:delText>
                </w:r>
              </w:del>
            </w:p>
            <w:p w14:paraId="3EA63501" w14:textId="77777777" w:rsidR="000A76F4" w:rsidDel="004A59D6" w:rsidRDefault="000A76F4">
              <w:pPr>
                <w:pStyle w:val="Bibliography"/>
                <w:rPr>
                  <w:del w:id="3283" w:author="Orion" w:date="2011-08-05T22:26:00Z"/>
                  <w:noProof/>
                  <w:lang w:val="en-US"/>
                </w:rPr>
              </w:pPr>
              <w:del w:id="3284" w:author="Orion" w:date="2011-08-05T22:26:00Z">
                <w:r w:rsidDel="004A59D6">
                  <w:rPr>
                    <w:noProof/>
                    <w:lang w:val="en-US"/>
                  </w:rPr>
                  <w:delText xml:space="preserve">30. </w:delText>
                </w:r>
                <w:r w:rsidDel="004A59D6">
                  <w:rPr>
                    <w:i/>
                    <w:iCs/>
                    <w:noProof/>
                    <w:lang w:val="en-US"/>
                  </w:rPr>
                  <w:delText xml:space="preserve">Resource Management on the Flightdeck: Proceedings of a NASA/Industry Workshop. </w:delText>
                </w:r>
                <w:r w:rsidDel="004A59D6">
                  <w:rPr>
                    <w:b/>
                    <w:bCs/>
                    <w:noProof/>
                    <w:lang w:val="en-US"/>
                  </w:rPr>
                  <w:delText>Cooper, G.E., White, M.D. and Lauber, J.K.</w:delText>
                </w:r>
                <w:r w:rsidDel="004A59D6">
                  <w:rPr>
                    <w:noProof/>
                    <w:lang w:val="en-US"/>
                  </w:rPr>
                  <w:delText xml:space="preserve"> Moffett Field, CA : NASAAmes Research Center, 1980.</w:delText>
                </w:r>
              </w:del>
            </w:p>
            <w:p w14:paraId="094C2B2D" w14:textId="77777777" w:rsidR="000A76F4" w:rsidDel="004A59D6" w:rsidRDefault="000A76F4">
              <w:pPr>
                <w:pStyle w:val="Bibliography"/>
                <w:rPr>
                  <w:del w:id="3285" w:author="Orion" w:date="2011-08-05T22:26:00Z"/>
                  <w:noProof/>
                  <w:lang w:val="en-US"/>
                </w:rPr>
              </w:pPr>
              <w:del w:id="3286" w:author="Orion" w:date="2011-08-05T22:26:00Z">
                <w:r w:rsidDel="004A59D6">
                  <w:rPr>
                    <w:noProof/>
                    <w:lang w:val="en-US"/>
                  </w:rPr>
                  <w:delText xml:space="preserve">31. </w:delText>
                </w:r>
                <w:r w:rsidDel="004A59D6">
                  <w:rPr>
                    <w:b/>
                    <w:bCs/>
                    <w:noProof/>
                    <w:lang w:val="en-US"/>
                  </w:rPr>
                  <w:delText>Wiener, E.L., Kanki, B.G. and Helmreich, R.L., [ed.].</w:delText>
                </w:r>
                <w:r w:rsidDel="004A59D6">
                  <w:rPr>
                    <w:noProof/>
                    <w:lang w:val="en-US"/>
                  </w:rPr>
                  <w:delText xml:space="preserve"> </w:delText>
                </w:r>
                <w:r w:rsidDel="004A59D6">
                  <w:rPr>
                    <w:i/>
                    <w:iCs/>
                    <w:noProof/>
                    <w:lang w:val="en-US"/>
                  </w:rPr>
                  <w:delText xml:space="preserve">Cockpit Resource Management. </w:delText>
                </w:r>
                <w:r w:rsidDel="004A59D6">
                  <w:rPr>
                    <w:noProof/>
                    <w:lang w:val="en-US"/>
                  </w:rPr>
                  <w:delText>s.l. : Academic Press, 1995.</w:delText>
                </w:r>
              </w:del>
            </w:p>
            <w:p w14:paraId="4A211F95" w14:textId="77777777" w:rsidR="000A76F4" w:rsidDel="004A59D6" w:rsidRDefault="000A76F4">
              <w:pPr>
                <w:pStyle w:val="Bibliography"/>
                <w:rPr>
                  <w:del w:id="3287" w:author="Orion" w:date="2011-08-05T22:26:00Z"/>
                  <w:noProof/>
                  <w:lang w:val="en-US"/>
                </w:rPr>
              </w:pPr>
              <w:del w:id="3288" w:author="Orion" w:date="2011-08-05T22:26:00Z">
                <w:r w:rsidDel="004A59D6">
                  <w:rPr>
                    <w:noProof/>
                    <w:lang w:val="en-US"/>
                  </w:rPr>
                  <w:delText xml:space="preserve">32. </w:delText>
                </w:r>
                <w:r w:rsidDel="004A59D6">
                  <w:rPr>
                    <w:b/>
                    <w:bCs/>
                    <w:noProof/>
                    <w:lang w:val="en-US"/>
                  </w:rPr>
                  <w:delText>Taggart, W.R.</w:delText>
                </w:r>
                <w:r w:rsidDel="004A59D6">
                  <w:rPr>
                    <w:noProof/>
                    <w:lang w:val="en-US"/>
                  </w:rPr>
                  <w:delText xml:space="preserve"> </w:delText>
                </w:r>
                <w:r w:rsidDel="004A59D6">
                  <w:rPr>
                    <w:i/>
                    <w:iCs/>
                    <w:noProof/>
                    <w:lang w:val="en-US"/>
                  </w:rPr>
                  <w:delText xml:space="preserve">Crew resource management: Achieving enhanced flight operations. </w:delText>
                </w:r>
                <w:r w:rsidDel="004A59D6">
                  <w:rPr>
                    <w:noProof/>
                    <w:lang w:val="en-US"/>
                  </w:rPr>
                  <w:delText>Aldershot, UK : Aviation Psychology in Practice, 1994. pp. 309-339.</w:delText>
                </w:r>
              </w:del>
            </w:p>
            <w:p w14:paraId="73C586D8" w14:textId="77777777" w:rsidR="000A76F4" w:rsidDel="004A59D6" w:rsidRDefault="000A76F4">
              <w:pPr>
                <w:pStyle w:val="Bibliography"/>
                <w:rPr>
                  <w:del w:id="3289" w:author="Orion" w:date="2011-08-05T22:26:00Z"/>
                  <w:noProof/>
                  <w:lang w:val="en-US"/>
                </w:rPr>
              </w:pPr>
              <w:del w:id="3290" w:author="Orion" w:date="2011-08-05T22:26:00Z">
                <w:r w:rsidDel="004A59D6">
                  <w:rPr>
                    <w:noProof/>
                    <w:lang w:val="en-US"/>
                  </w:rPr>
                  <w:delText xml:space="preserve">33.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Crew resource management training. </w:delText>
                </w:r>
                <w:r w:rsidDel="004A59D6">
                  <w:rPr>
                    <w:noProof/>
                    <w:lang w:val="en-US"/>
                  </w:rPr>
                  <w:delText>Departament of Transportation, FAA. Washington, DC : Advisory Circular No AC 123-51B, 1995. pp. 10-12, Appendix 3, 1-2.</w:delText>
                </w:r>
              </w:del>
            </w:p>
            <w:p w14:paraId="7BD30600" w14:textId="77777777" w:rsidR="000A76F4" w:rsidDel="004A59D6" w:rsidRDefault="000A76F4">
              <w:pPr>
                <w:pStyle w:val="Bibliography"/>
                <w:rPr>
                  <w:del w:id="3291" w:author="Orion" w:date="2011-08-05T22:26:00Z"/>
                  <w:noProof/>
                  <w:lang w:val="en-US"/>
                </w:rPr>
              </w:pPr>
              <w:del w:id="3292" w:author="Orion" w:date="2011-08-05T22:26:00Z">
                <w:r w:rsidDel="004A59D6">
                  <w:rPr>
                    <w:noProof/>
                    <w:lang w:val="en-US"/>
                  </w:rPr>
                  <w:delText xml:space="preserve">34. </w:delText>
                </w:r>
                <w:r w:rsidDel="004A59D6">
                  <w:rPr>
                    <w:b/>
                    <w:bCs/>
                    <w:noProof/>
                    <w:lang w:val="en-US"/>
                  </w:rPr>
                  <w:delText>Mellor, A.</w:delText>
                </w:r>
                <w:r w:rsidDel="004A59D6">
                  <w:rPr>
                    <w:noProof/>
                    <w:lang w:val="en-US"/>
                  </w:rPr>
                  <w:delText xml:space="preserve"> Design, development and implementation of a CRM program. </w:delText>
                </w:r>
                <w:r w:rsidDel="004A59D6">
                  <w:rPr>
                    <w:i/>
                    <w:iCs/>
                    <w:noProof/>
                    <w:lang w:val="en-US"/>
                  </w:rPr>
                  <w:delText xml:space="preserve">Aviation instruction and Training. </w:delText>
                </w:r>
                <w:r w:rsidDel="004A59D6">
                  <w:rPr>
                    <w:noProof/>
                    <w:lang w:val="en-US"/>
                  </w:rPr>
                  <w:delText>1993, pp. 368-384.</w:delText>
                </w:r>
              </w:del>
            </w:p>
            <w:p w14:paraId="699A1FD0" w14:textId="77777777" w:rsidR="000A76F4" w:rsidDel="004A59D6" w:rsidRDefault="000A76F4">
              <w:pPr>
                <w:pStyle w:val="Bibliography"/>
                <w:rPr>
                  <w:del w:id="3293" w:author="Orion" w:date="2011-08-05T22:26:00Z"/>
                  <w:noProof/>
                  <w:lang w:val="en-US"/>
                </w:rPr>
              </w:pPr>
              <w:del w:id="3294" w:author="Orion" w:date="2011-08-05T22:26:00Z">
                <w:r w:rsidDel="004A59D6">
                  <w:rPr>
                    <w:noProof/>
                    <w:lang w:val="en-US"/>
                  </w:rPr>
                  <w:delText xml:space="preserve">35. </w:delText>
                </w:r>
                <w:r w:rsidDel="004A59D6">
                  <w:rPr>
                    <w:b/>
                    <w:bCs/>
                    <w:noProof/>
                    <w:lang w:val="en-US"/>
                  </w:rPr>
                  <w:delText>Kern., T.</w:delText>
                </w:r>
                <w:r w:rsidDel="004A59D6">
                  <w:rPr>
                    <w:noProof/>
                    <w:lang w:val="en-US"/>
                  </w:rPr>
                  <w:delText xml:space="preserve"> </w:delText>
                </w:r>
                <w:r w:rsidDel="004A59D6">
                  <w:rPr>
                    <w:i/>
                    <w:iCs/>
                    <w:noProof/>
                    <w:lang w:val="en-US"/>
                  </w:rPr>
                  <w:delText xml:space="preserve">Redefining airmanship. </w:delText>
                </w:r>
                <w:r w:rsidDel="004A59D6">
                  <w:rPr>
                    <w:noProof/>
                    <w:lang w:val="en-US"/>
                  </w:rPr>
                  <w:delText>[ed.] McGraw-Hill. New York : s.n., 1997.</w:delText>
                </w:r>
              </w:del>
            </w:p>
            <w:p w14:paraId="58C36B77" w14:textId="77777777" w:rsidR="000A76F4" w:rsidDel="004A59D6" w:rsidRDefault="000A76F4">
              <w:pPr>
                <w:pStyle w:val="Bibliography"/>
                <w:rPr>
                  <w:del w:id="3295" w:author="Orion" w:date="2011-08-05T22:26:00Z"/>
                  <w:noProof/>
                  <w:lang w:val="en-US"/>
                </w:rPr>
              </w:pPr>
              <w:del w:id="3296" w:author="Orion" w:date="2011-08-05T22:26:00Z">
                <w:r w:rsidDel="004A59D6">
                  <w:rPr>
                    <w:noProof/>
                    <w:lang w:val="en-US"/>
                  </w:rPr>
                  <w:delText xml:space="preserve">36. </w:delText>
                </w:r>
                <w:r w:rsidDel="004A59D6">
                  <w:rPr>
                    <w:i/>
                    <w:iCs/>
                    <w:noProof/>
                    <w:lang w:val="en-US"/>
                  </w:rPr>
                  <w:delText xml:space="preserve">Guidelines for the development of line oriented flight training. </w:delText>
                </w:r>
                <w:r w:rsidDel="004A59D6">
                  <w:rPr>
                    <w:b/>
                    <w:bCs/>
                    <w:noProof/>
                    <w:lang w:val="en-US"/>
                  </w:rPr>
                  <w:delText>Lauber, J.K. and Foushee, H.C.</w:delText>
                </w:r>
                <w:r w:rsidDel="004A59D6">
                  <w:rPr>
                    <w:noProof/>
                    <w:lang w:val="en-US"/>
                  </w:rPr>
                  <w:delText xml:space="preserve"> Moffett Field, CA : s.n., 1981. NASA Conference Publication 2184.</w:delText>
                </w:r>
              </w:del>
            </w:p>
            <w:p w14:paraId="5BFEAC90" w14:textId="77777777" w:rsidR="000A76F4" w:rsidDel="004A59D6" w:rsidRDefault="000A76F4">
              <w:pPr>
                <w:pStyle w:val="Bibliography"/>
                <w:rPr>
                  <w:del w:id="3297" w:author="Orion" w:date="2011-08-05T22:26:00Z"/>
                  <w:noProof/>
                  <w:lang w:val="en-US"/>
                </w:rPr>
              </w:pPr>
              <w:del w:id="3298" w:author="Orion" w:date="2011-08-05T22:26:00Z">
                <w:r w:rsidDel="004A59D6">
                  <w:rPr>
                    <w:noProof/>
                    <w:lang w:val="en-US"/>
                  </w:rPr>
                  <w:delText xml:space="preserve">37. </w:delText>
                </w:r>
                <w:r w:rsidDel="004A59D6">
                  <w:rPr>
                    <w:b/>
                    <w:bCs/>
                    <w:noProof/>
                    <w:lang w:val="en-US"/>
                  </w:rPr>
                  <w:delText>Chidester, T.R., et al., et al.</w:delText>
                </w:r>
                <w:r w:rsidDel="004A59D6">
                  <w:rPr>
                    <w:noProof/>
                    <w:lang w:val="en-US"/>
                  </w:rPr>
                  <w:delText xml:space="preserve"> Pilot Personality and Crew Coordination: Implications for Training and Selection. 1991, Vol. 1, pp. 25-44.</w:delText>
                </w:r>
              </w:del>
            </w:p>
            <w:p w14:paraId="542F0593" w14:textId="77777777" w:rsidR="000A76F4" w:rsidDel="004A59D6" w:rsidRDefault="000A76F4">
              <w:pPr>
                <w:pStyle w:val="Bibliography"/>
                <w:rPr>
                  <w:del w:id="3299" w:author="Orion" w:date="2011-08-05T22:26:00Z"/>
                  <w:noProof/>
                  <w:lang w:val="en-US"/>
                </w:rPr>
              </w:pPr>
              <w:del w:id="3300" w:author="Orion" w:date="2011-08-05T22:26:00Z">
                <w:r w:rsidDel="004A59D6">
                  <w:rPr>
                    <w:noProof/>
                    <w:lang w:val="en-US"/>
                  </w:rPr>
                  <w:lastRenderedPageBreak/>
                  <w:delText xml:space="preserve">38. </w:delText>
                </w:r>
                <w:r w:rsidDel="004A59D6">
                  <w:rPr>
                    <w:b/>
                    <w:bCs/>
                    <w:noProof/>
                    <w:lang w:val="en-US"/>
                  </w:rPr>
                  <w:delText>Eurocontrol.</w:delText>
                </w:r>
                <w:r w:rsidDel="004A59D6">
                  <w:rPr>
                    <w:noProof/>
                    <w:lang w:val="en-US"/>
                  </w:rPr>
                  <w:delText xml:space="preserve"> </w:delText>
                </w:r>
                <w:r w:rsidDel="004A59D6">
                  <w:rPr>
                    <w:i/>
                    <w:iCs/>
                    <w:noProof/>
                    <w:lang w:val="en-US"/>
                  </w:rPr>
                  <w:delText xml:space="preserve">Eurocontrol specifications for the use of military unmanned aerial vehicles as operational air traffic outside segregated airspace. </w:delText>
                </w:r>
                <w:r w:rsidDel="004A59D6">
                  <w:rPr>
                    <w:noProof/>
                    <w:lang w:val="en-US"/>
                  </w:rPr>
                  <w:delText>2007. http://www.barnardmicrosystems.com/download/EUROCONTROL_MIL_UAV_ATM_SPEC_2007.pdf.</w:delText>
                </w:r>
              </w:del>
            </w:p>
            <w:p w14:paraId="2AF5BC82" w14:textId="77777777" w:rsidR="000A76F4" w:rsidDel="004A59D6" w:rsidRDefault="000A76F4">
              <w:pPr>
                <w:pStyle w:val="Bibliography"/>
                <w:rPr>
                  <w:del w:id="3301" w:author="Orion" w:date="2011-08-05T22:26:00Z"/>
                  <w:noProof/>
                  <w:lang w:val="en-US"/>
                </w:rPr>
              </w:pPr>
              <w:del w:id="3302" w:author="Orion" w:date="2011-08-05T22:26:00Z">
                <w:r w:rsidDel="004A59D6">
                  <w:rPr>
                    <w:noProof/>
                    <w:lang w:val="en-US"/>
                  </w:rPr>
                  <w:delText xml:space="preserve">39. </w:delText>
                </w:r>
                <w:r w:rsidDel="004A59D6">
                  <w:rPr>
                    <w:i/>
                    <w:iCs/>
                    <w:noProof/>
                    <w:lang w:val="en-US"/>
                  </w:rPr>
                  <w:delText xml:space="preserve">Improving air traffic management through agent suggestions. </w:delText>
                </w:r>
                <w:r w:rsidDel="004A59D6">
                  <w:rPr>
                    <w:b/>
                    <w:bCs/>
                    <w:noProof/>
                    <w:lang w:val="en-US"/>
                  </w:rPr>
                  <w:delText>Agogino, A.K. and Tumer, K.</w:delText>
                </w:r>
                <w:r w:rsidDel="004A59D6">
                  <w:rPr>
                    <w:noProof/>
                    <w:lang w:val="en-US"/>
                  </w:rPr>
                  <w:delText xml:space="preserve"> 2009. AAMAS '09 Proceedings of The 8th International Conference on Autonomous Agents and Multiagent Systems - Volume 2. pp. 1271-1272.</w:delText>
                </w:r>
              </w:del>
            </w:p>
            <w:p w14:paraId="304D947B" w14:textId="77777777" w:rsidR="000A76F4" w:rsidDel="004A59D6" w:rsidRDefault="000A76F4">
              <w:pPr>
                <w:pStyle w:val="Bibliography"/>
                <w:rPr>
                  <w:del w:id="3303" w:author="Orion" w:date="2011-08-05T22:26:00Z"/>
                  <w:noProof/>
                  <w:lang w:val="en-US"/>
                </w:rPr>
              </w:pPr>
              <w:del w:id="3304" w:author="Orion" w:date="2011-08-05T22:26:00Z">
                <w:r w:rsidDel="004A59D6">
                  <w:rPr>
                    <w:noProof/>
                    <w:lang w:val="en-US"/>
                  </w:rPr>
                  <w:delText xml:space="preserve">40. </w:delText>
                </w:r>
                <w:r w:rsidDel="004A59D6">
                  <w:rPr>
                    <w:b/>
                    <w:bCs/>
                    <w:noProof/>
                    <w:lang w:val="en-US"/>
                  </w:rPr>
                  <w:delText>IABG Dept. Airborne Air Defence.</w:delText>
                </w:r>
                <w:r w:rsidDel="004A59D6">
                  <w:rPr>
                    <w:noProof/>
                    <w:lang w:val="en-US"/>
                  </w:rPr>
                  <w:delText xml:space="preserve"> </w:delText>
                </w:r>
                <w:r w:rsidDel="004A59D6">
                  <w:rPr>
                    <w:i/>
                    <w:iCs/>
                    <w:noProof/>
                    <w:lang w:val="en-US"/>
                  </w:rPr>
                  <w:delText xml:space="preserve">CARE Innovative Action, Preliminary Study on Integration of Unmanned Aerial Vehicles into Future Air Traffic Management. </w:delText>
                </w:r>
                <w:r w:rsidDel="004A59D6">
                  <w:rPr>
                    <w:noProof/>
                    <w:lang w:val="en-US"/>
                  </w:rPr>
                  <w:delText>2001.</w:delText>
                </w:r>
              </w:del>
            </w:p>
            <w:p w14:paraId="2B45F093" w14:textId="77777777" w:rsidR="000A76F4" w:rsidDel="004A59D6" w:rsidRDefault="000A76F4">
              <w:pPr>
                <w:pStyle w:val="Bibliography"/>
                <w:rPr>
                  <w:del w:id="3305" w:author="Orion" w:date="2011-08-05T22:26:00Z"/>
                  <w:noProof/>
                  <w:lang w:val="en-US"/>
                </w:rPr>
              </w:pPr>
              <w:del w:id="3306" w:author="Orion" w:date="2011-08-05T22:26:00Z">
                <w:r w:rsidDel="004A59D6">
                  <w:rPr>
                    <w:noProof/>
                    <w:lang w:val="en-US"/>
                  </w:rPr>
                  <w:delText xml:space="preserve">41. </w:delText>
                </w:r>
                <w:r w:rsidDel="004A59D6">
                  <w:rPr>
                    <w:b/>
                    <w:bCs/>
                    <w:noProof/>
                    <w:lang w:val="en-US"/>
                  </w:rPr>
                  <w:delText>NASA.</w:delText>
                </w:r>
                <w:r w:rsidDel="004A59D6">
                  <w:rPr>
                    <w:noProof/>
                    <w:lang w:val="en-US"/>
                  </w:rPr>
                  <w:delText xml:space="preserve"> </w:delText>
                </w:r>
                <w:r w:rsidDel="004A59D6">
                  <w:rPr>
                    <w:i/>
                    <w:iCs/>
                    <w:noProof/>
                    <w:lang w:val="en-US"/>
                  </w:rPr>
                  <w:delText xml:space="preserve">Access 5. HALE ROA Concept of Operations. </w:delText>
                </w:r>
                <w:r w:rsidDel="004A59D6">
                  <w:rPr>
                    <w:noProof/>
                    <w:lang w:val="en-US"/>
                  </w:rPr>
                  <w:delText>2003.</w:delText>
                </w:r>
              </w:del>
            </w:p>
            <w:p w14:paraId="352B1297" w14:textId="77777777" w:rsidR="000A76F4" w:rsidDel="004A59D6" w:rsidRDefault="000A76F4">
              <w:pPr>
                <w:pStyle w:val="Bibliography"/>
                <w:rPr>
                  <w:del w:id="3307" w:author="Orion" w:date="2011-08-05T22:26:00Z"/>
                  <w:noProof/>
                  <w:lang w:val="en-US"/>
                </w:rPr>
              </w:pPr>
              <w:del w:id="3308" w:author="Orion" w:date="2011-08-05T22:26:00Z">
                <w:r w:rsidDel="004A59D6">
                  <w:rPr>
                    <w:noProof/>
                    <w:lang w:val="en-US"/>
                  </w:rPr>
                  <w:delText xml:space="preserve">42. </w:delText>
                </w:r>
                <w:r w:rsidDel="004A59D6">
                  <w:rPr>
                    <w:b/>
                    <w:bCs/>
                    <w:noProof/>
                    <w:lang w:val="en-US"/>
                  </w:rPr>
                  <w:delText>Williams, K.W.</w:delText>
                </w:r>
                <w:r w:rsidDel="004A59D6">
                  <w:rPr>
                    <w:noProof/>
                    <w:lang w:val="en-US"/>
                  </w:rPr>
                  <w:delText xml:space="preserve"> </w:delText>
                </w:r>
                <w:r w:rsidDel="004A59D6">
                  <w:rPr>
                    <w:i/>
                    <w:iCs/>
                    <w:noProof/>
                    <w:lang w:val="en-US"/>
                  </w:rPr>
                  <w:delText xml:space="preserve">A summary of unmanned aircraft accident/incident data: Human factors implications. </w:delText>
                </w:r>
                <w:r w:rsidDel="004A59D6">
                  <w:rPr>
                    <w:noProof/>
                    <w:lang w:val="en-US"/>
                  </w:rPr>
                  <w:delText>[ed.] FAA Office of Aerospace Medicine. Washington, DC : s.n., 2004. Technical report DOT/FAA/AM-04/24.</w:delText>
                </w:r>
              </w:del>
            </w:p>
            <w:p w14:paraId="507506DE" w14:textId="77777777" w:rsidR="000A76F4" w:rsidDel="004A59D6" w:rsidRDefault="000A76F4">
              <w:pPr>
                <w:pStyle w:val="Bibliography"/>
                <w:rPr>
                  <w:del w:id="3309" w:author="Orion" w:date="2011-08-05T22:26:00Z"/>
                  <w:noProof/>
                  <w:lang w:val="en-US"/>
                </w:rPr>
              </w:pPr>
              <w:del w:id="3310" w:author="Orion" w:date="2011-08-05T22:26:00Z">
                <w:r w:rsidDel="004A59D6">
                  <w:rPr>
                    <w:noProof/>
                    <w:lang w:val="en-US"/>
                  </w:rPr>
                  <w:delText xml:space="preserve">43. </w:delText>
                </w:r>
                <w:r w:rsidDel="004A59D6">
                  <w:rPr>
                    <w:i/>
                    <w:iCs/>
                    <w:noProof/>
                    <w:lang w:val="en-US"/>
                  </w:rPr>
                  <w:delText xml:space="preserve">Autonomous UAV Surveillance in Complex Urban Environments. </w:delText>
                </w:r>
                <w:r w:rsidDel="004A59D6">
                  <w:rPr>
                    <w:b/>
                    <w:bCs/>
                    <w:noProof/>
                    <w:lang w:val="en-US"/>
                  </w:rPr>
                  <w:delText>Semsch, E., et al., et al.</w:delText>
                </w:r>
                <w:r w:rsidDel="004A59D6">
                  <w:rPr>
                    <w:noProof/>
                    <w:lang w:val="en-US"/>
                  </w:rPr>
                  <w:delText xml:space="preserve"> 2009. IAT 2009. pp. 82-85.</w:delText>
                </w:r>
              </w:del>
            </w:p>
            <w:p w14:paraId="34954E96" w14:textId="77777777" w:rsidR="000A76F4" w:rsidDel="004A59D6" w:rsidRDefault="000A76F4">
              <w:pPr>
                <w:pStyle w:val="Bibliography"/>
                <w:rPr>
                  <w:del w:id="3311" w:author="Orion" w:date="2011-08-05T22:26:00Z"/>
                  <w:noProof/>
                  <w:lang w:val="en-US"/>
                </w:rPr>
              </w:pPr>
              <w:del w:id="3312" w:author="Orion" w:date="2011-08-05T22:26:00Z">
                <w:r w:rsidDel="004A59D6">
                  <w:rPr>
                    <w:noProof/>
                    <w:lang w:val="en-US"/>
                  </w:rPr>
                  <w:delText xml:space="preserve">44. </w:delText>
                </w:r>
                <w:r w:rsidDel="004A59D6">
                  <w:rPr>
                    <w:b/>
                    <w:bCs/>
                    <w:noProof/>
                    <w:lang w:val="en-US"/>
                  </w:rPr>
                  <w:delText>Rasmussen Simulation Technologies Limited.</w:delText>
                </w:r>
                <w:r w:rsidDel="004A59D6">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EF4A576" w14:textId="77777777" w:rsidR="000A76F4" w:rsidDel="004A59D6" w:rsidRDefault="000A76F4">
              <w:pPr>
                <w:pStyle w:val="Bibliography"/>
                <w:rPr>
                  <w:del w:id="3313" w:author="Orion" w:date="2011-08-05T22:26:00Z"/>
                  <w:noProof/>
                  <w:lang w:val="en-US"/>
                </w:rPr>
              </w:pPr>
              <w:del w:id="3314" w:author="Orion" w:date="2011-08-05T22:26:00Z">
                <w:r w:rsidDel="004A59D6">
                  <w:rPr>
                    <w:noProof/>
                    <w:lang w:val="en-US"/>
                  </w:rPr>
                  <w:delText xml:space="preserve">45. </w:delText>
                </w:r>
                <w:r w:rsidDel="004A59D6">
                  <w:rPr>
                    <w:b/>
                    <w:bCs/>
                    <w:noProof/>
                    <w:lang w:val="en-US"/>
                  </w:rPr>
                  <w:delText>Rolfe, J.M. and Staples, K.J., [ed.].</w:delText>
                </w:r>
                <w:r w:rsidDel="004A59D6">
                  <w:rPr>
                    <w:noProof/>
                    <w:lang w:val="en-US"/>
                  </w:rPr>
                  <w:delText xml:space="preserve"> </w:delText>
                </w:r>
                <w:r w:rsidDel="004A59D6">
                  <w:rPr>
                    <w:i/>
                    <w:iCs/>
                    <w:noProof/>
                    <w:lang w:val="en-US"/>
                  </w:rPr>
                  <w:delText xml:space="preserve">Flight simulation. </w:delText>
                </w:r>
                <w:r w:rsidDel="004A59D6">
                  <w:rPr>
                    <w:noProof/>
                    <w:lang w:val="en-US"/>
                  </w:rPr>
                  <w:delText>s.l. : Cambridge University Press, 1988.</w:delText>
                </w:r>
              </w:del>
            </w:p>
            <w:p w14:paraId="6A7C78F4" w14:textId="77777777" w:rsidR="000A76F4" w:rsidDel="004A59D6" w:rsidRDefault="000A76F4">
              <w:pPr>
                <w:pStyle w:val="Bibliography"/>
                <w:rPr>
                  <w:del w:id="3315" w:author="Orion" w:date="2011-08-05T22:26:00Z"/>
                  <w:noProof/>
                  <w:lang w:val="en-US"/>
                </w:rPr>
              </w:pPr>
              <w:del w:id="3316" w:author="Orion" w:date="2011-08-05T22:26:00Z">
                <w:r w:rsidDel="004A59D6">
                  <w:rPr>
                    <w:noProof/>
                    <w:lang w:val="en-US"/>
                  </w:rPr>
                  <w:delText xml:space="preserve">46. </w:delText>
                </w:r>
                <w:r w:rsidDel="004A59D6">
                  <w:rPr>
                    <w:b/>
                    <w:bCs/>
                    <w:noProof/>
                    <w:lang w:val="en-US"/>
                  </w:rPr>
                  <w:delText>Ehlert, P.A.M. and Rothkrantz, L.J.M.</w:delText>
                </w:r>
                <w:r w:rsidDel="004A59D6">
                  <w:rPr>
                    <w:noProof/>
                    <w:lang w:val="en-US"/>
                  </w:rPr>
                  <w:delText xml:space="preserve"> </w:delText>
                </w:r>
                <w:r w:rsidDel="004A59D6">
                  <w:rPr>
                    <w:i/>
                    <w:iCs/>
                    <w:noProof/>
                    <w:lang w:val="en-US"/>
                  </w:rPr>
                  <w:delText xml:space="preserve">The Intelligent Cockpit Environment Project. </w:delText>
                </w:r>
                <w:r w:rsidDel="004A59D6">
                  <w:rPr>
                    <w:noProof/>
                    <w:lang w:val="en-US"/>
                  </w:rPr>
                  <w:delText>Data and Knowledge Systems Group, Delft University of Technology, The Netherlands. 2003.</w:delText>
                </w:r>
              </w:del>
            </w:p>
            <w:p w14:paraId="443927B8" w14:textId="77777777" w:rsidR="000A76F4" w:rsidDel="004A59D6" w:rsidRDefault="000A76F4">
              <w:pPr>
                <w:pStyle w:val="Bibliography"/>
                <w:rPr>
                  <w:del w:id="3317" w:author="Orion" w:date="2011-08-05T22:26:00Z"/>
                  <w:noProof/>
                  <w:lang w:val="en-US"/>
                </w:rPr>
              </w:pPr>
              <w:del w:id="3318" w:author="Orion" w:date="2011-08-05T22:26:00Z">
                <w:r w:rsidDel="004A59D6">
                  <w:rPr>
                    <w:noProof/>
                    <w:lang w:val="en-US"/>
                  </w:rPr>
                  <w:delText xml:space="preserve">47. </w:delText>
                </w:r>
                <w:r w:rsidDel="004A59D6">
                  <w:rPr>
                    <w:i/>
                    <w:iCs/>
                    <w:noProof/>
                    <w:lang w:val="en-US"/>
                  </w:rPr>
                  <w:delText xml:space="preserve">Aerobot airdata measurement for planetary exploration. </w:delText>
                </w:r>
                <w:r w:rsidDel="004A59D6">
                  <w:rPr>
                    <w:b/>
                    <w:bCs/>
                    <w:noProof/>
                    <w:lang w:val="en-US"/>
                  </w:rPr>
                  <w:delText>Geneste, E. and Barnes, D.</w:delText>
                </w:r>
                <w:r w:rsidDel="004A59D6">
                  <w:rPr>
                    <w:noProof/>
                    <w:lang w:val="en-US"/>
                  </w:rPr>
                  <w:delText xml:space="preserve"> Manchester, UK : s.n., 2001. 3rd British Conference on Autonomous Mobile Robots and Autonomous Systems - Towards Intelligent Mobile Robots (TIMR 01). pp. 1-8.</w:delText>
                </w:r>
              </w:del>
            </w:p>
            <w:p w14:paraId="5FB59A14" w14:textId="77777777" w:rsidR="000A76F4" w:rsidDel="004A59D6" w:rsidRDefault="000A76F4">
              <w:pPr>
                <w:pStyle w:val="Bibliography"/>
                <w:rPr>
                  <w:del w:id="3319" w:author="Orion" w:date="2011-08-05T22:26:00Z"/>
                  <w:noProof/>
                  <w:lang w:val="en-US"/>
                </w:rPr>
              </w:pPr>
              <w:del w:id="3320" w:author="Orion" w:date="2011-08-05T22:26:00Z">
                <w:r w:rsidDel="004A59D6">
                  <w:rPr>
                    <w:noProof/>
                    <w:lang w:val="en-US"/>
                  </w:rPr>
                  <w:delText xml:space="preserve">48. </w:delText>
                </w:r>
                <w:r w:rsidDel="004A59D6">
                  <w:rPr>
                    <w:b/>
                    <w:bCs/>
                    <w:noProof/>
                    <w:lang w:val="en-US"/>
                  </w:rPr>
                  <w:delText>OpenEaagles.</w:delText>
                </w:r>
                <w:r w:rsidDel="004A59D6">
                  <w:rPr>
                    <w:noProof/>
                    <w:lang w:val="en-US"/>
                  </w:rPr>
                  <w:delText xml:space="preserve"> Projects &amp; Applications. [Online] [Cited: September 1, 2011.] http://www.openeaagles.org/wiki/doku.php?id=projects:projects.</w:delText>
                </w:r>
              </w:del>
            </w:p>
            <w:p w14:paraId="54E4E21B" w14:textId="77777777" w:rsidR="000A76F4" w:rsidDel="004A59D6" w:rsidRDefault="000A76F4">
              <w:pPr>
                <w:pStyle w:val="Bibliography"/>
                <w:rPr>
                  <w:del w:id="3321" w:author="Orion" w:date="2011-08-05T22:26:00Z"/>
                  <w:noProof/>
                  <w:lang w:val="en-US"/>
                </w:rPr>
              </w:pPr>
              <w:del w:id="3322" w:author="Orion" w:date="2011-08-05T22:26:00Z">
                <w:r w:rsidDel="004A59D6">
                  <w:rPr>
                    <w:noProof/>
                    <w:lang w:val="en-US"/>
                  </w:rPr>
                  <w:delText xml:space="preserve">49. </w:delText>
                </w:r>
                <w:r w:rsidDel="004A59D6">
                  <w:rPr>
                    <w:b/>
                    <w:bCs/>
                    <w:noProof/>
                    <w:lang w:val="en-US"/>
                  </w:rPr>
                  <w:delText>MathWorks.</w:delText>
                </w:r>
                <w:r w:rsidDel="004A59D6">
                  <w:rPr>
                    <w:noProof/>
                    <w:lang w:val="en-US"/>
                  </w:rPr>
                  <w:delText xml:space="preserve"> Simulink. [Online] 2011. [Cited: Septiembre 1, 2011.] http://www.mathworks.com/products/simulink/.</w:delText>
                </w:r>
              </w:del>
            </w:p>
            <w:p w14:paraId="6BC314C6" w14:textId="77777777" w:rsidR="000A76F4" w:rsidDel="004A59D6" w:rsidRDefault="000A76F4">
              <w:pPr>
                <w:pStyle w:val="Bibliography"/>
                <w:rPr>
                  <w:del w:id="3323" w:author="Orion" w:date="2011-08-05T22:26:00Z"/>
                  <w:noProof/>
                  <w:lang w:val="en-US"/>
                </w:rPr>
              </w:pPr>
              <w:del w:id="3324" w:author="Orion" w:date="2011-08-05T22:26:00Z">
                <w:r w:rsidDel="004A59D6">
                  <w:rPr>
                    <w:noProof/>
                    <w:lang w:val="en-US"/>
                  </w:rPr>
                  <w:delText xml:space="preserve">50. </w:delText>
                </w:r>
                <w:r w:rsidDel="004A59D6">
                  <w:rPr>
                    <w:i/>
                    <w:iCs/>
                    <w:noProof/>
                    <w:lang w:val="en-US"/>
                  </w:rPr>
                  <w:delText xml:space="preserve">Distributed agent-based air traffic flow management. </w:delText>
                </w:r>
                <w:r w:rsidDel="004A59D6">
                  <w:rPr>
                    <w:b/>
                    <w:bCs/>
                    <w:noProof/>
                    <w:lang w:val="en-US"/>
                  </w:rPr>
                  <w:delText>Agogino, A.K. and Tumer, K.</w:delText>
                </w:r>
                <w:r w:rsidDel="004A59D6">
                  <w:rPr>
                    <w:noProof/>
                    <w:lang w:val="en-US"/>
                  </w:rPr>
                  <w:delText xml:space="preserve"> Honolulu, Hawaii : s.n., May, 2007. Sixth International Joint Conference on Autonomous Agents and Multi-Agent Systems.</w:delText>
                </w:r>
              </w:del>
            </w:p>
            <w:p w14:paraId="3600F082" w14:textId="77777777" w:rsidR="000A76F4" w:rsidDel="004A59D6" w:rsidRDefault="000A76F4">
              <w:pPr>
                <w:pStyle w:val="Bibliography"/>
                <w:rPr>
                  <w:del w:id="3325" w:author="Orion" w:date="2011-08-05T22:26:00Z"/>
                  <w:noProof/>
                  <w:lang w:val="en-US"/>
                </w:rPr>
              </w:pPr>
              <w:del w:id="3326" w:author="Orion" w:date="2011-08-05T22:26:00Z">
                <w:r w:rsidDel="004A59D6">
                  <w:rPr>
                    <w:noProof/>
                    <w:lang w:val="en-US"/>
                  </w:rPr>
                  <w:delText xml:space="preserve">51. </w:delText>
                </w:r>
                <w:r w:rsidDel="004A59D6">
                  <w:rPr>
                    <w:i/>
                    <w:iCs/>
                    <w:noProof/>
                    <w:lang w:val="en-US"/>
                  </w:rPr>
                  <w:delText xml:space="preserve">Fast-Time Simulation System for Analysis of Advanced Air Transportation Concepts. </w:delText>
                </w:r>
                <w:r w:rsidDel="004A59D6">
                  <w:rPr>
                    <w:b/>
                    <w:bCs/>
                    <w:noProof/>
                    <w:lang w:val="en-US"/>
                  </w:rPr>
                  <w:delText>Sweet, D.N., et al., et al.</w:delText>
                </w:r>
                <w:r w:rsidDel="004A59D6">
                  <w:rPr>
                    <w:noProof/>
                    <w:lang w:val="en-US"/>
                  </w:rPr>
                  <w:delText xml:space="preserve"> Monterey, California : s.n., 2002. American Institute of Aeronautics and Astronautics (AIAA) Modeling and Simulation Technologies Conference and Exhibit.</w:delText>
                </w:r>
              </w:del>
            </w:p>
            <w:p w14:paraId="5D177960" w14:textId="77777777" w:rsidR="000A76F4" w:rsidDel="004A59D6" w:rsidRDefault="000A76F4">
              <w:pPr>
                <w:pStyle w:val="Bibliography"/>
                <w:rPr>
                  <w:del w:id="3327" w:author="Orion" w:date="2011-08-05T22:26:00Z"/>
                  <w:noProof/>
                  <w:lang w:val="en-US"/>
                </w:rPr>
              </w:pPr>
              <w:del w:id="3328" w:author="Orion" w:date="2011-08-05T22:26:00Z">
                <w:r w:rsidDel="004A59D6">
                  <w:rPr>
                    <w:noProof/>
                    <w:lang w:val="en-US"/>
                  </w:rPr>
                  <w:delText xml:space="preserve">52. </w:delText>
                </w:r>
                <w:r w:rsidDel="004A59D6">
                  <w:rPr>
                    <w:i/>
                    <w:iCs/>
                    <w:noProof/>
                    <w:lang w:val="en-US"/>
                  </w:rPr>
                  <w:delText xml:space="preserve">Agent Architectures for Flexible, Practical Teamwork. </w:delText>
                </w:r>
                <w:r w:rsidDel="004A59D6">
                  <w:rPr>
                    <w:b/>
                    <w:bCs/>
                    <w:noProof/>
                    <w:lang w:val="en-US"/>
                  </w:rPr>
                  <w:delText>Tambe, M.</w:delText>
                </w:r>
                <w:r w:rsidDel="004A59D6">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68984305" w14:textId="77777777" w:rsidR="000A76F4" w:rsidDel="004A59D6" w:rsidRDefault="000A76F4">
              <w:pPr>
                <w:pStyle w:val="Bibliography"/>
                <w:rPr>
                  <w:del w:id="3329" w:author="Orion" w:date="2011-08-05T22:26:00Z"/>
                  <w:noProof/>
                  <w:lang w:val="en-US"/>
                </w:rPr>
              </w:pPr>
              <w:del w:id="3330" w:author="Orion" w:date="2011-08-05T22:26:00Z">
                <w:r w:rsidDel="004A59D6">
                  <w:rPr>
                    <w:noProof/>
                    <w:lang w:val="en-US"/>
                  </w:rPr>
                  <w:delText xml:space="preserve">53. </w:delText>
                </w:r>
                <w:r w:rsidDel="004A59D6">
                  <w:rPr>
                    <w:i/>
                    <w:iCs/>
                    <w:noProof/>
                    <w:lang w:val="en-US"/>
                  </w:rPr>
                  <w:delText xml:space="preserve">To BDI, or Not to BDI: Design Choices in an Agent-Based Traffic Flow Management Simulation. </w:delText>
                </w:r>
                <w:r w:rsidDel="004A59D6">
                  <w:rPr>
                    <w:b/>
                    <w:bCs/>
                    <w:noProof/>
                    <w:lang w:val="en-US"/>
                  </w:rPr>
                  <w:delText>Wolfe, S.R., Sierhuis, M. and Jarvis, P.A.</w:delText>
                </w:r>
                <w:r w:rsidDel="004A59D6">
                  <w:rPr>
                    <w:noProof/>
                    <w:lang w:val="en-US"/>
                  </w:rPr>
                  <w:delText xml:space="preserve"> San Diego, CA, USA : Society for Computer Simulation International (SCS), 2008. 2008 Spring Simulation Multiconference (SpringSim 2008). pp. 63-70.</w:delText>
                </w:r>
              </w:del>
            </w:p>
            <w:p w14:paraId="34500D47" w14:textId="77777777" w:rsidR="000A76F4" w:rsidDel="004A59D6" w:rsidRDefault="000A76F4">
              <w:pPr>
                <w:pStyle w:val="Bibliography"/>
                <w:rPr>
                  <w:del w:id="3331" w:author="Orion" w:date="2011-08-05T22:26:00Z"/>
                  <w:noProof/>
                  <w:lang w:val="en-US"/>
                </w:rPr>
              </w:pPr>
              <w:del w:id="3332" w:author="Orion" w:date="2011-08-05T22:26:00Z">
                <w:r w:rsidDel="004A59D6">
                  <w:rPr>
                    <w:noProof/>
                    <w:lang w:val="en-US"/>
                  </w:rPr>
                  <w:delText xml:space="preserve">54. </w:delText>
                </w:r>
                <w:r w:rsidDel="004A59D6">
                  <w:rPr>
                    <w:b/>
                    <w:bCs/>
                    <w:noProof/>
                    <w:lang w:val="en-US"/>
                  </w:rPr>
                  <w:delText>Flight Explorer Inc.</w:delText>
                </w:r>
                <w:r w:rsidDel="004A59D6">
                  <w:rPr>
                    <w:noProof/>
                    <w:lang w:val="en-US"/>
                  </w:rPr>
                  <w:delText xml:space="preserve"> Flight Explorer. [Online] [Cited: September 1, 2011.] http://www.flightexplorer.com/.</w:delText>
                </w:r>
              </w:del>
            </w:p>
            <w:p w14:paraId="7E1A3D4C" w14:textId="77777777" w:rsidR="000A76F4" w:rsidDel="004A59D6" w:rsidRDefault="000A76F4">
              <w:pPr>
                <w:pStyle w:val="Bibliography"/>
                <w:rPr>
                  <w:del w:id="3333" w:author="Orion" w:date="2011-08-05T22:26:00Z"/>
                  <w:noProof/>
                  <w:lang w:val="en-US"/>
                </w:rPr>
              </w:pPr>
              <w:del w:id="3334" w:author="Orion" w:date="2011-08-05T22:26:00Z">
                <w:r w:rsidDel="004A59D6">
                  <w:rPr>
                    <w:noProof/>
                    <w:lang w:val="en-US"/>
                  </w:rPr>
                  <w:delText xml:space="preserve">55. </w:delText>
                </w:r>
                <w:r w:rsidDel="004A59D6">
                  <w:rPr>
                    <w:i/>
                    <w:iCs/>
                    <w:noProof/>
                    <w:lang w:val="en-US"/>
                  </w:rPr>
                  <w:delText xml:space="preserve">An Agent Based Framework for Modeling UAVs. </w:delText>
                </w:r>
                <w:r w:rsidDel="004A59D6">
                  <w:rPr>
                    <w:b/>
                    <w:bCs/>
                    <w:noProof/>
                    <w:lang w:val="en-US"/>
                  </w:rPr>
                  <w:delText>Huff, N., Kamel, A. and Nygard, K.</w:delText>
                </w:r>
                <w:r w:rsidDel="004A59D6">
                  <w:rPr>
                    <w:noProof/>
                    <w:lang w:val="en-US"/>
                  </w:rPr>
                  <w:delText xml:space="preserve"> 2003. The 16th International Conference on Computer Applications in Industry and Engineering (CAINE03).</w:delText>
                </w:r>
              </w:del>
            </w:p>
            <w:p w14:paraId="4FAE8B03" w14:textId="77777777" w:rsidR="000A76F4" w:rsidDel="004A59D6" w:rsidRDefault="000A76F4">
              <w:pPr>
                <w:pStyle w:val="Bibliography"/>
                <w:rPr>
                  <w:del w:id="3335" w:author="Orion" w:date="2011-08-05T22:26:00Z"/>
                  <w:noProof/>
                  <w:lang w:val="en-US"/>
                </w:rPr>
              </w:pPr>
              <w:del w:id="3336" w:author="Orion" w:date="2011-08-05T22:26:00Z">
                <w:r w:rsidDel="004A59D6">
                  <w:rPr>
                    <w:noProof/>
                    <w:lang w:val="en-US"/>
                  </w:rPr>
                  <w:delText xml:space="preserve">56. </w:delText>
                </w:r>
                <w:r w:rsidDel="004A59D6">
                  <w:rPr>
                    <w:i/>
                    <w:iCs/>
                    <w:noProof/>
                    <w:lang w:val="en-US"/>
                  </w:rPr>
                  <w:delText xml:space="preserve">BDI-agents: From Theory to Practice. </w:delText>
                </w:r>
                <w:r w:rsidDel="004A59D6">
                  <w:rPr>
                    <w:b/>
                    <w:bCs/>
                    <w:noProof/>
                    <w:lang w:val="en-US"/>
                  </w:rPr>
                  <w:delText>Rao, A.S. and Georgeff, M. P.</w:delText>
                </w:r>
                <w:r w:rsidDel="004A59D6">
                  <w:rPr>
                    <w:noProof/>
                    <w:lang w:val="en-US"/>
                  </w:rPr>
                  <w:delText xml:space="preserve"> San Francisco : s.n., 1995. Proceedings of the First International Conference on Multiagent Systems.</w:delText>
                </w:r>
              </w:del>
            </w:p>
            <w:p w14:paraId="7617DC69" w14:textId="77777777" w:rsidR="000A76F4" w:rsidDel="004A59D6" w:rsidRDefault="000A76F4">
              <w:pPr>
                <w:pStyle w:val="Bibliography"/>
                <w:rPr>
                  <w:del w:id="3337" w:author="Orion" w:date="2011-08-05T22:26:00Z"/>
                  <w:noProof/>
                  <w:lang w:val="en-US"/>
                </w:rPr>
              </w:pPr>
              <w:del w:id="3338" w:author="Orion" w:date="2011-08-05T22:26:00Z">
                <w:r w:rsidDel="004A59D6">
                  <w:rPr>
                    <w:noProof/>
                    <w:lang w:val="en-US"/>
                  </w:rPr>
                  <w:delText xml:space="preserve">57. </w:delText>
                </w:r>
                <w:r w:rsidDel="004A59D6">
                  <w:rPr>
                    <w:i/>
                    <w:iCs/>
                    <w:noProof/>
                    <w:lang w:val="en-US"/>
                  </w:rPr>
                  <w:delText xml:space="preserve">The use of personal computer-based aviation training devices to teach aircrew decision-making, teamwork, and resource management. </w:delText>
                </w:r>
                <w:r w:rsidDel="004A59D6">
                  <w:rPr>
                    <w:b/>
                    <w:bCs/>
                    <w:noProof/>
                    <w:lang w:val="en-US"/>
                  </w:rPr>
                  <w:delText>Duncan, J.C. and Feterle, L.C.</w:delText>
                </w:r>
                <w:r w:rsidDel="004A59D6">
                  <w:rPr>
                    <w:noProof/>
                    <w:lang w:val="en-US"/>
                  </w:rPr>
                  <w:delText xml:space="preserve"> Dayton, OH : s.n., 2000. Proceedings of IEEE 2000 National Aerospace and Electronics Conference. pp. 421–426.</w:delText>
                </w:r>
              </w:del>
            </w:p>
            <w:p w14:paraId="0C6F9EAF" w14:textId="77777777" w:rsidR="000A76F4" w:rsidDel="004A59D6" w:rsidRDefault="000A76F4">
              <w:pPr>
                <w:pStyle w:val="Bibliography"/>
                <w:rPr>
                  <w:del w:id="3339" w:author="Orion" w:date="2011-08-05T22:26:00Z"/>
                  <w:noProof/>
                  <w:lang w:val="en-US"/>
                </w:rPr>
              </w:pPr>
              <w:del w:id="3340" w:author="Orion" w:date="2011-08-05T22:26:00Z">
                <w:r w:rsidDel="004A59D6">
                  <w:rPr>
                    <w:noProof/>
                    <w:lang w:val="en-US"/>
                  </w:rPr>
                  <w:lastRenderedPageBreak/>
                  <w:delText xml:space="preserve">58. </w:delText>
                </w:r>
                <w:r w:rsidDel="004A59D6">
                  <w:rPr>
                    <w:b/>
                    <w:bCs/>
                    <w:noProof/>
                    <w:lang w:val="en-US"/>
                  </w:rPr>
                  <w:delText>Gore, B.F.</w:delText>
                </w:r>
                <w:r w:rsidDel="004A59D6">
                  <w:rPr>
                    <w:noProof/>
                    <w:lang w:val="en-US"/>
                  </w:rPr>
                  <w:delText xml:space="preserve"> Man-Machine Integration Design and Analysis System (MIDAS) v5: Augmentations, Motivations, and Directions for Aeronautics Applications. </w:delText>
                </w:r>
                <w:r w:rsidDel="004A59D6">
                  <w:rPr>
                    <w:i/>
                    <w:iCs/>
                    <w:noProof/>
                    <w:lang w:val="en-US"/>
                  </w:rPr>
                  <w:delText xml:space="preserve">HMAT 2010: 1st International Workshop on Human Modelling in Assisted Transportation 2010. </w:delText>
                </w:r>
                <w:r w:rsidDel="004A59D6">
                  <w:rPr>
                    <w:noProof/>
                    <w:lang w:val="en-US"/>
                  </w:rPr>
                  <w:delText>2010.</w:delText>
                </w:r>
              </w:del>
            </w:p>
            <w:p w14:paraId="312760D7" w14:textId="77777777" w:rsidR="000A76F4" w:rsidDel="004A59D6" w:rsidRDefault="000A76F4">
              <w:pPr>
                <w:pStyle w:val="Bibliography"/>
                <w:rPr>
                  <w:del w:id="3341" w:author="Orion" w:date="2011-08-05T22:26:00Z"/>
                  <w:noProof/>
                  <w:lang w:val="en-US"/>
                </w:rPr>
              </w:pPr>
              <w:del w:id="3342" w:author="Orion" w:date="2011-08-05T22:26:00Z">
                <w:r w:rsidDel="004A59D6">
                  <w:rPr>
                    <w:noProof/>
                    <w:lang w:val="en-US"/>
                  </w:rPr>
                  <w:delText xml:space="preserve">59. </w:delText>
                </w:r>
                <w:r w:rsidDel="004A59D6">
                  <w:rPr>
                    <w:i/>
                    <w:iCs/>
                    <w:noProof/>
                    <w:lang w:val="en-US"/>
                  </w:rPr>
                  <w:delText xml:space="preserve">Generic Nonlinear model of reduced scale UAV. </w:delText>
                </w:r>
                <w:r w:rsidDel="004A59D6">
                  <w:rPr>
                    <w:b/>
                    <w:bCs/>
                    <w:noProof/>
                    <w:lang w:val="en-US"/>
                  </w:rPr>
                  <w:delText>Cheviron, T., Chriette, A. and Plestan, F.</w:delText>
                </w:r>
                <w:r w:rsidDel="004A59D6">
                  <w:rPr>
                    <w:noProof/>
                    <w:lang w:val="en-US"/>
                  </w:rPr>
                  <w:delText xml:space="preserve"> Kobe, Japan : s.n., 2009. IEEE International Conference on Robotics &amp; Automation. pp. 3271-3276.</w:delText>
                </w:r>
              </w:del>
            </w:p>
            <w:p w14:paraId="4EBAD399" w14:textId="77777777" w:rsidR="000A76F4" w:rsidDel="004A59D6" w:rsidRDefault="000A76F4">
              <w:pPr>
                <w:pStyle w:val="Bibliography"/>
                <w:rPr>
                  <w:del w:id="3343" w:author="Orion" w:date="2011-08-05T22:26:00Z"/>
                  <w:noProof/>
                  <w:lang w:val="en-US"/>
                </w:rPr>
              </w:pPr>
              <w:del w:id="3344" w:author="Orion" w:date="2011-08-05T22:26:00Z">
                <w:r w:rsidDel="004A59D6">
                  <w:rPr>
                    <w:noProof/>
                    <w:lang w:val="en-US"/>
                  </w:rPr>
                  <w:delText xml:space="preserve">60. </w:delText>
                </w:r>
                <w:r w:rsidDel="004A59D6">
                  <w:rPr>
                    <w:i/>
                    <w:iCs/>
                    <w:noProof/>
                    <w:lang w:val="en-US"/>
                  </w:rPr>
                  <w:delText xml:space="preserve">Multiple UAV cooperative search under collision avoidance and limited range communication constraints. </w:delText>
                </w:r>
                <w:r w:rsidDel="004A59D6">
                  <w:rPr>
                    <w:b/>
                    <w:bCs/>
                    <w:noProof/>
                    <w:lang w:val="en-US"/>
                  </w:rPr>
                  <w:delText>Beard, R.W. and McLain, T.W.</w:delText>
                </w:r>
                <w:r w:rsidDel="004A59D6">
                  <w:rPr>
                    <w:noProof/>
                    <w:lang w:val="en-US"/>
                  </w:rPr>
                  <w:delText xml:space="preserve"> s.l. : IEEE, 2003. 42nd IEEE Conference on Decision and Control. pp. 25-30.</w:delText>
                </w:r>
              </w:del>
            </w:p>
            <w:p w14:paraId="705476F6" w14:textId="77777777" w:rsidR="000A76F4" w:rsidDel="004A59D6" w:rsidRDefault="000A76F4">
              <w:pPr>
                <w:pStyle w:val="Bibliography"/>
                <w:rPr>
                  <w:del w:id="3345" w:author="Orion" w:date="2011-08-05T22:26:00Z"/>
                  <w:noProof/>
                  <w:lang w:val="en-US"/>
                </w:rPr>
              </w:pPr>
              <w:del w:id="3346" w:author="Orion" w:date="2011-08-05T22:26:00Z">
                <w:r w:rsidDel="004A59D6">
                  <w:rPr>
                    <w:noProof/>
                    <w:lang w:val="en-US"/>
                  </w:rPr>
                  <w:delText>61. Directory of Waypoints in Spain. [Online] [Cited: September 1, 2011.] http://www.fallingrain.com/world/SP/waypoints.html.</w:delText>
                </w:r>
              </w:del>
            </w:p>
            <w:p w14:paraId="7364A829" w14:textId="77777777" w:rsidR="000A76F4" w:rsidDel="004A59D6" w:rsidRDefault="000A76F4">
              <w:pPr>
                <w:pStyle w:val="Bibliography"/>
                <w:rPr>
                  <w:del w:id="3347" w:author="Orion" w:date="2011-08-05T22:26:00Z"/>
                  <w:noProof/>
                  <w:lang w:val="en-US"/>
                </w:rPr>
              </w:pPr>
              <w:del w:id="3348" w:author="Orion" w:date="2011-08-05T22:26:00Z">
                <w:r w:rsidDel="004A59D6">
                  <w:rPr>
                    <w:noProof/>
                    <w:lang w:val="en-US"/>
                  </w:rPr>
                  <w:delText>62. Dimensions &amp; key data for A-320. [Online] [Cited: September 1, 2011.] http://www.airbus.com/aircraftfamilies/passengeraircraft/a320family/a320/specifications/#details.</w:delText>
                </w:r>
              </w:del>
            </w:p>
            <w:p w14:paraId="77942334" w14:textId="77777777" w:rsidR="000A76F4" w:rsidDel="004A59D6" w:rsidRDefault="000A76F4">
              <w:pPr>
                <w:pStyle w:val="Bibliography"/>
                <w:rPr>
                  <w:del w:id="3349" w:author="Orion" w:date="2011-08-05T22:26:00Z"/>
                  <w:noProof/>
                  <w:lang w:val="en-US"/>
                </w:rPr>
              </w:pPr>
              <w:del w:id="3350" w:author="Orion" w:date="2011-08-05T22:26:00Z">
                <w:r w:rsidDel="004A59D6">
                  <w:rPr>
                    <w:noProof/>
                    <w:lang w:val="en-US"/>
                  </w:rPr>
                  <w:delText xml:space="preserve">63. </w:delText>
                </w:r>
                <w:r w:rsidDel="004A59D6">
                  <w:rPr>
                    <w:b/>
                    <w:bCs/>
                    <w:noProof/>
                    <w:lang w:val="en-US"/>
                  </w:rPr>
                  <w:delText>Airbus S.A.S. Customer Services.</w:delText>
                </w:r>
                <w:r w:rsidDel="004A59D6">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09177AE7" w14:textId="77777777" w:rsidR="000A76F4" w:rsidDel="004A59D6" w:rsidRDefault="000A76F4">
              <w:pPr>
                <w:pStyle w:val="Bibliography"/>
                <w:rPr>
                  <w:del w:id="3351" w:author="Orion" w:date="2011-08-05T22:26:00Z"/>
                  <w:noProof/>
                  <w:lang w:val="en-US"/>
                </w:rPr>
              </w:pPr>
              <w:del w:id="3352" w:author="Orion" w:date="2011-08-05T22:26:00Z">
                <w:r w:rsidRPr="00B81101" w:rsidDel="004A59D6">
                  <w:rPr>
                    <w:noProof/>
                    <w:rPrChange w:id="3353" w:author="Orion" w:date="2011-08-03T17:33:00Z">
                      <w:rPr>
                        <w:noProof/>
                        <w:lang w:val="en-US"/>
                      </w:rPr>
                    </w:rPrChange>
                  </w:rPr>
                  <w:delText xml:space="preserve">64. </w:delText>
                </w:r>
                <w:r w:rsidRPr="00B81101" w:rsidDel="004A59D6">
                  <w:rPr>
                    <w:b/>
                    <w:bCs/>
                    <w:noProof/>
                    <w:rPrChange w:id="3354" w:author="Orion" w:date="2011-08-03T17:33:00Z">
                      <w:rPr>
                        <w:b/>
                        <w:bCs/>
                        <w:noProof/>
                        <w:lang w:val="en-US"/>
                      </w:rPr>
                    </w:rPrChange>
                  </w:rPr>
                  <w:delText>Iberia Líneas Aéreas de España, S.A.</w:delText>
                </w:r>
                <w:r w:rsidRPr="00B81101" w:rsidDel="004A59D6">
                  <w:rPr>
                    <w:noProof/>
                    <w:rPrChange w:id="3355" w:author="Orion" w:date="2011-08-03T17:33:00Z">
                      <w:rPr>
                        <w:noProof/>
                        <w:lang w:val="en-US"/>
                      </w:rPr>
                    </w:rPrChange>
                  </w:rPr>
                  <w:delText xml:space="preserve"> Flota de Iberia en el Grupo Iberia. </w:delText>
                </w:r>
                <w:r w:rsidDel="004A59D6">
                  <w:rPr>
                    <w:noProof/>
                    <w:lang w:val="en-US"/>
                  </w:rPr>
                  <w:delText>[Online] [Cited: September 1, 2011.] http://grupo.iberia.es/portal/site/grupoiberia/menuitem.2f3f71d6b9bcb13a485771fbf34e51ca/.</w:delText>
                </w:r>
              </w:del>
            </w:p>
            <w:p w14:paraId="64D2B0E1" w14:textId="77777777" w:rsidR="000A76F4" w:rsidDel="004A59D6" w:rsidRDefault="000A76F4">
              <w:pPr>
                <w:pStyle w:val="Bibliography"/>
                <w:rPr>
                  <w:del w:id="3356" w:author="Orion" w:date="2011-08-05T22:26:00Z"/>
                  <w:noProof/>
                  <w:lang w:val="en-US"/>
                </w:rPr>
              </w:pPr>
              <w:del w:id="3357" w:author="Orion" w:date="2011-08-05T22:26:00Z">
                <w:r w:rsidDel="004A59D6">
                  <w:rPr>
                    <w:noProof/>
                    <w:lang w:val="en-US"/>
                  </w:rPr>
                  <w:delText xml:space="preserve">65. </w:delText>
                </w:r>
                <w:r w:rsidDel="004A59D6">
                  <w:rPr>
                    <w:b/>
                    <w:bCs/>
                    <w:noProof/>
                    <w:lang w:val="en-US"/>
                  </w:rPr>
                  <w:delText>Federal Aviation Administration.</w:delText>
                </w:r>
                <w:r w:rsidDel="004A59D6">
                  <w:rPr>
                    <w:noProof/>
                    <w:lang w:val="en-US"/>
                  </w:rPr>
                  <w:delText xml:space="preserve"> </w:delText>
                </w:r>
                <w:r w:rsidDel="004A59D6">
                  <w:rPr>
                    <w:i/>
                    <w:iCs/>
                    <w:noProof/>
                    <w:lang w:val="en-US"/>
                  </w:rPr>
                  <w:delText xml:space="preserve">Air Traffic Control FAA Order 7110.65T. </w:delText>
                </w:r>
                <w:r w:rsidDel="004A59D6">
                  <w:rPr>
                    <w:noProof/>
                    <w:lang w:val="en-US"/>
                  </w:rPr>
                  <w:delText>Washington, DC. : s.n., Feb. 11, 2010.</w:delText>
                </w:r>
              </w:del>
            </w:p>
            <w:p w14:paraId="01D89417" w14:textId="77777777" w:rsidR="000A76F4" w:rsidDel="004A59D6" w:rsidRDefault="000A76F4">
              <w:pPr>
                <w:pStyle w:val="Bibliography"/>
                <w:rPr>
                  <w:del w:id="3358" w:author="Orion" w:date="2011-08-05T22:26:00Z"/>
                  <w:noProof/>
                  <w:lang w:val="en-US"/>
                </w:rPr>
              </w:pPr>
              <w:del w:id="3359" w:author="Orion" w:date="2011-08-05T22:26:00Z">
                <w:r w:rsidDel="004A59D6">
                  <w:rPr>
                    <w:noProof/>
                    <w:lang w:val="en-US"/>
                  </w:rPr>
                  <w:delText xml:space="preserve">66. </w:delText>
                </w:r>
                <w:r w:rsidDel="004A59D6">
                  <w:rPr>
                    <w:b/>
                    <w:bCs/>
                    <w:noProof/>
                    <w:lang w:val="en-US"/>
                  </w:rPr>
                  <w:delText>Macal, C.M. and North, M.J.</w:delText>
                </w:r>
                <w:r w:rsidDel="004A59D6">
                  <w:rPr>
                    <w:noProof/>
                    <w:lang w:val="en-US"/>
                  </w:rPr>
                  <w:delText xml:space="preserve"> Tutorial on agent-based modelling and simulation. s.l. : Nature Publishing Group, 2010, Vol. 4, pp. 151-162.</w:delText>
                </w:r>
              </w:del>
            </w:p>
            <w:p w14:paraId="6CB5DC7E" w14:textId="77777777" w:rsidR="000A76F4" w:rsidDel="004A59D6" w:rsidRDefault="000A76F4">
              <w:pPr>
                <w:pStyle w:val="Bibliography"/>
                <w:rPr>
                  <w:del w:id="3360" w:author="Orion" w:date="2011-08-05T22:26:00Z"/>
                  <w:noProof/>
                  <w:lang w:val="en-US"/>
                </w:rPr>
              </w:pPr>
              <w:del w:id="3361" w:author="Orion" w:date="2011-08-05T22:26:00Z">
                <w:r w:rsidDel="004A59D6">
                  <w:rPr>
                    <w:noProof/>
                    <w:lang w:val="en-US"/>
                  </w:rPr>
                  <w:delText xml:space="preserve">67. </w:delText>
                </w:r>
                <w:r w:rsidDel="004A59D6">
                  <w:rPr>
                    <w:i/>
                    <w:iCs/>
                    <w:noProof/>
                    <w:lang w:val="en-US"/>
                  </w:rPr>
                  <w:delText xml:space="preserve">Modelling a Knowledge Management System Architecture with INGENIAS Methodology. </w:delText>
                </w:r>
                <w:r w:rsidDel="004A59D6">
                  <w:rPr>
                    <w:b/>
                    <w:bCs/>
                    <w:noProof/>
                    <w:lang w:val="en-US"/>
                  </w:rPr>
                  <w:delText>Soto, J.P., et al., et al.</w:delText>
                </w:r>
                <w:r w:rsidDel="004A59D6">
                  <w:rPr>
                    <w:noProof/>
                    <w:lang w:val="en-US"/>
                  </w:rPr>
                  <w:delText xml:space="preserve"> Washington, DC : s.n., 2006. En Proceedings of the 15th international Conference on Computing. pp. 167-173.</w:delText>
                </w:r>
              </w:del>
            </w:p>
            <w:p w14:paraId="17D8B913" w14:textId="77777777" w:rsidR="000A76F4" w:rsidDel="004A59D6" w:rsidRDefault="000A76F4">
              <w:pPr>
                <w:pStyle w:val="Bibliography"/>
                <w:rPr>
                  <w:del w:id="3362" w:author="Orion" w:date="2011-08-05T22:26:00Z"/>
                  <w:noProof/>
                  <w:lang w:val="en-US"/>
                </w:rPr>
              </w:pPr>
              <w:del w:id="3363" w:author="Orion" w:date="2011-08-05T22:26:00Z">
                <w:r w:rsidDel="004A59D6">
                  <w:rPr>
                    <w:noProof/>
                    <w:lang w:val="en-US"/>
                  </w:rPr>
                  <w:delText xml:space="preserve">68. </w:delText>
                </w:r>
                <w:r w:rsidDel="004A59D6">
                  <w:rPr>
                    <w:b/>
                    <w:bCs/>
                    <w:noProof/>
                    <w:lang w:val="en-US"/>
                  </w:rPr>
                  <w:delText>Reenskau, T.M.H.</w:delText>
                </w:r>
                <w:r w:rsidDel="004A59D6">
                  <w:rPr>
                    <w:noProof/>
                    <w:lang w:val="en-US"/>
                  </w:rPr>
                  <w:delText xml:space="preserve"> MVC XEROX PARC 1978-79. [Online] [Cited: September 1, 2011.] http://heim.ifi.uio.no/~trygver/themes/mvc/mvc-index.html.</w:delText>
                </w:r>
              </w:del>
            </w:p>
            <w:p w14:paraId="7040DCA6" w14:textId="77777777" w:rsidR="000A76F4" w:rsidDel="004A59D6" w:rsidRDefault="000A76F4">
              <w:pPr>
                <w:pStyle w:val="Bibliography"/>
                <w:rPr>
                  <w:del w:id="3364" w:author="Orion" w:date="2011-08-05T22:26:00Z"/>
                  <w:noProof/>
                  <w:lang w:val="en-US"/>
                </w:rPr>
              </w:pPr>
              <w:del w:id="3365" w:author="Orion" w:date="2011-08-05T22:26:00Z">
                <w:r w:rsidDel="004A59D6">
                  <w:rPr>
                    <w:noProof/>
                    <w:lang w:val="en-US"/>
                  </w:rPr>
                  <w:delText xml:space="preserve">69. </w:delText>
                </w:r>
                <w:r w:rsidDel="004A59D6">
                  <w:rPr>
                    <w:i/>
                    <w:iCs/>
                    <w:noProof/>
                    <w:lang w:val="en-US"/>
                  </w:rPr>
                  <w:delText xml:space="preserve">Quick Prototyping and Simulation with the INGENIAS Agent Framework. </w:delText>
                </w:r>
                <w:r w:rsidRPr="00B81101" w:rsidDel="004A59D6">
                  <w:rPr>
                    <w:b/>
                    <w:bCs/>
                    <w:noProof/>
                    <w:rPrChange w:id="3366" w:author="Orion" w:date="2011-08-03T17:33:00Z">
                      <w:rPr>
                        <w:b/>
                        <w:bCs/>
                        <w:noProof/>
                        <w:lang w:val="en-US"/>
                      </w:rPr>
                    </w:rPrChange>
                  </w:rPr>
                  <w:delText>Gómez-Sanz, J.J., Rodríguez-Fernández, C. and Pavón, J.</w:delText>
                </w:r>
                <w:r w:rsidRPr="00B81101" w:rsidDel="004A59D6">
                  <w:rPr>
                    <w:noProof/>
                    <w:rPrChange w:id="3367" w:author="Orion" w:date="2011-08-03T17:33:00Z">
                      <w:rPr>
                        <w:noProof/>
                        <w:lang w:val="en-US"/>
                      </w:rPr>
                    </w:rPrChange>
                  </w:rPr>
                  <w:delText xml:space="preserve"> Turin, Italy : s.n., 2009. </w:delText>
                </w:r>
                <w:r w:rsidDel="004A59D6">
                  <w:rPr>
                    <w:noProof/>
                    <w:lang w:val="en-US"/>
                  </w:rPr>
                  <w:delText>Proceedings of the Second Multi-Agent Logics, Languages, and Organisations Federated Workshops;.</w:delText>
                </w:r>
              </w:del>
            </w:p>
            <w:p w14:paraId="035DC8D7" w14:textId="77777777" w:rsidR="000A76F4" w:rsidDel="004A59D6" w:rsidRDefault="000A76F4">
              <w:pPr>
                <w:pStyle w:val="Bibliography"/>
                <w:rPr>
                  <w:del w:id="3368" w:author="Orion" w:date="2011-08-05T22:26:00Z"/>
                  <w:noProof/>
                  <w:lang w:val="en-US"/>
                </w:rPr>
              </w:pPr>
              <w:del w:id="3369" w:author="Orion" w:date="2011-08-05T22:26:00Z">
                <w:r w:rsidDel="004A59D6">
                  <w:rPr>
                    <w:noProof/>
                    <w:lang w:val="en-US"/>
                  </w:rPr>
                  <w:delText>70. World Wind Java SDK. [Online] [Cited: September 1, 2011.] http://worldwind.arc.nasa.gov/java/.</w:delText>
                </w:r>
              </w:del>
            </w:p>
            <w:p w14:paraId="3FEE8F63" w14:textId="77777777" w:rsidR="000A76F4" w:rsidDel="004A59D6" w:rsidRDefault="000A76F4">
              <w:pPr>
                <w:pStyle w:val="Bibliography"/>
                <w:rPr>
                  <w:del w:id="3370" w:author="Orion" w:date="2011-08-05T22:26:00Z"/>
                  <w:noProof/>
                  <w:lang w:val="en-US"/>
                </w:rPr>
              </w:pPr>
              <w:del w:id="3371" w:author="Orion" w:date="2011-08-05T22:26:00Z">
                <w:r w:rsidDel="004A59D6">
                  <w:rPr>
                    <w:noProof/>
                    <w:lang w:val="en-US"/>
                  </w:rPr>
                  <w:delText xml:space="preserve">71. </w:delText>
                </w:r>
                <w:r w:rsidDel="004A59D6">
                  <w:rPr>
                    <w:b/>
                    <w:bCs/>
                    <w:noProof/>
                    <w:lang w:val="en-US"/>
                  </w:rPr>
                  <w:delText>Garland, D.J., Wise, J. A. and Hopkin, V.D.</w:delText>
                </w:r>
                <w:r w:rsidDel="004A59D6">
                  <w:rPr>
                    <w:noProof/>
                    <w:lang w:val="en-US"/>
                  </w:rPr>
                  <w:delText xml:space="preserve"> </w:delText>
                </w:r>
                <w:r w:rsidDel="004A59D6">
                  <w:rPr>
                    <w:i/>
                    <w:iCs/>
                    <w:noProof/>
                    <w:lang w:val="en-US"/>
                  </w:rPr>
                  <w:delText xml:space="preserve">Handbook of Aviation Human Factors. </w:delText>
                </w:r>
                <w:r w:rsidDel="004A59D6">
                  <w:rPr>
                    <w:noProof/>
                    <w:lang w:val="en-US"/>
                  </w:rPr>
                  <w:delText>[ed.] Lawrence Erlbaum Associates. 1999. ISBN 0-8058-1680-1.</w:delText>
                </w:r>
              </w:del>
            </w:p>
            <w:p w14:paraId="3DFF940B" w14:textId="77777777" w:rsidR="000A76F4" w:rsidDel="004A59D6" w:rsidRDefault="000A76F4">
              <w:pPr>
                <w:pStyle w:val="Bibliography"/>
                <w:rPr>
                  <w:del w:id="3372" w:author="Orion" w:date="2011-08-05T22:26:00Z"/>
                  <w:noProof/>
                  <w:lang w:val="en-US"/>
                </w:rPr>
              </w:pPr>
              <w:del w:id="3373" w:author="Orion" w:date="2011-08-05T22:26:00Z">
                <w:r w:rsidDel="004A59D6">
                  <w:rPr>
                    <w:noProof/>
                    <w:lang w:val="en-US"/>
                  </w:rPr>
                  <w:delText xml:space="preserve">72. </w:delText>
                </w:r>
                <w:r w:rsidDel="004A59D6">
                  <w:rPr>
                    <w:i/>
                    <w:iCs/>
                    <w:noProof/>
                    <w:lang w:val="en-US"/>
                  </w:rPr>
                  <w:delText xml:space="preserve">Modeling Distributed Human Decision-Making in Traffic Flow Management Operations. </w:delText>
                </w:r>
                <w:r w:rsidDel="004A59D6">
                  <w:rPr>
                    <w:b/>
                    <w:bCs/>
                    <w:noProof/>
                    <w:lang w:val="en-US"/>
                  </w:rPr>
                  <w:delText>Campbell, K., et al., et al.</w:delText>
                </w:r>
                <w:r w:rsidDel="004A59D6">
                  <w:rPr>
                    <w:noProof/>
                    <w:lang w:val="en-US"/>
                  </w:rPr>
                  <w:delText xml:space="preserve"> Napoli, Italy : s.n., 2000. 3rd USA/Europe Air Traffic Management R&amp;D Seminar.</w:delText>
                </w:r>
              </w:del>
            </w:p>
            <w:p w14:paraId="10DF43FD" w14:textId="77777777" w:rsidR="000A76F4" w:rsidDel="004A59D6" w:rsidRDefault="000A76F4">
              <w:pPr>
                <w:pStyle w:val="Bibliography"/>
                <w:rPr>
                  <w:del w:id="3374" w:author="Orion" w:date="2011-08-05T22:26:00Z"/>
                  <w:noProof/>
                  <w:lang w:val="en-US"/>
                </w:rPr>
              </w:pPr>
              <w:del w:id="3375" w:author="Orion" w:date="2011-08-05T22:26:00Z">
                <w:r w:rsidDel="004A59D6">
                  <w:rPr>
                    <w:noProof/>
                    <w:lang w:val="en-US"/>
                  </w:rPr>
                  <w:delText xml:space="preserve">73. </w:delText>
                </w:r>
                <w:r w:rsidDel="004A59D6">
                  <w:rPr>
                    <w:b/>
                    <w:bCs/>
                    <w:noProof/>
                    <w:lang w:val="en-US"/>
                  </w:rPr>
                  <w:delText>Pavón, J., Gómez-Sanz, J.J. and Fuentes, R.</w:delText>
                </w:r>
                <w:r w:rsidDel="004A59D6">
                  <w:rPr>
                    <w:noProof/>
                    <w:lang w:val="en-US"/>
                  </w:rPr>
                  <w:delText xml:space="preserve"> </w:delText>
                </w:r>
                <w:r w:rsidDel="004A59D6">
                  <w:rPr>
                    <w:i/>
                    <w:iCs/>
                    <w:noProof/>
                    <w:lang w:val="en-US"/>
                  </w:rPr>
                  <w:delText xml:space="preserve">Model Driven Development of Multi-Agent Systems. </w:delText>
                </w:r>
                <w:r w:rsidDel="004A59D6">
                  <w:rPr>
                    <w:noProof/>
                    <w:lang w:val="en-US"/>
                  </w:rPr>
                  <w:delText>[ed.] A. Rensink and J. Warmer. Springer, Heidelberg : s.n., 2006. pp. 284- 298. Vol. 4066.</w:delText>
                </w:r>
              </w:del>
            </w:p>
            <w:p w14:paraId="603FFA27" w14:textId="77777777" w:rsidR="000A76F4" w:rsidDel="004A59D6" w:rsidRDefault="000A76F4">
              <w:pPr>
                <w:pStyle w:val="Bibliography"/>
                <w:rPr>
                  <w:del w:id="3376" w:author="Orion" w:date="2011-08-05T22:26:00Z"/>
                  <w:noProof/>
                  <w:lang w:val="en-US"/>
                </w:rPr>
              </w:pPr>
              <w:del w:id="3377" w:author="Orion" w:date="2011-08-05T22:26:00Z">
                <w:r w:rsidDel="004A59D6">
                  <w:rPr>
                    <w:noProof/>
                    <w:lang w:val="en-US"/>
                  </w:rPr>
                  <w:delText xml:space="preserve">74. </w:delText>
                </w:r>
                <w:r w:rsidDel="004A59D6">
                  <w:rPr>
                    <w:b/>
                    <w:bCs/>
                    <w:noProof/>
                    <w:lang w:val="en-US"/>
                  </w:rPr>
                  <w:delText>Botia, J. A., et al., et al.</w:delText>
                </w:r>
                <w:r w:rsidDel="004A59D6">
                  <w:rPr>
                    <w:noProof/>
                    <w:lang w:val="en-US"/>
                  </w:rPr>
                  <w:delText xml:space="preserve"> The Ingenias Project: Methods and Tool For Developing Multiagent Systems. 2008, pp. 529-534.</w:delText>
                </w:r>
              </w:del>
            </w:p>
            <w:p w14:paraId="116CA1AF" w14:textId="77777777" w:rsidR="000A76F4" w:rsidDel="004A59D6" w:rsidRDefault="000A76F4">
              <w:pPr>
                <w:pStyle w:val="Bibliography"/>
                <w:rPr>
                  <w:del w:id="3378" w:author="Orion" w:date="2011-08-05T22:26:00Z"/>
                  <w:noProof/>
                  <w:lang w:val="en-US"/>
                </w:rPr>
              </w:pPr>
              <w:del w:id="3379" w:author="Orion" w:date="2011-08-05T22:26:00Z">
                <w:r w:rsidDel="004A59D6">
                  <w:rPr>
                    <w:noProof/>
                    <w:lang w:val="en-US"/>
                  </w:rPr>
                  <w:delText xml:space="preserve">75. </w:delText>
                </w:r>
                <w:r w:rsidDel="004A59D6">
                  <w:rPr>
                    <w:i/>
                    <w:iCs/>
                    <w:noProof/>
                    <w:lang w:val="en-US"/>
                  </w:rPr>
                  <w:delText xml:space="preserve">INGENIAS development kit: a visual multi-agent system development environment. </w:delText>
                </w:r>
                <w:r w:rsidDel="004A59D6">
                  <w:rPr>
                    <w:b/>
                    <w:bCs/>
                    <w:noProof/>
                    <w:lang w:val="en-US"/>
                  </w:rPr>
                  <w:delText>Gómez-Sanz, J.J., et al., et al.</w:delText>
                </w:r>
                <w:r w:rsidDel="004A59D6">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3380" w:name="_Toc300347749"/>
      <w:proofErr w:type="spellStart"/>
      <w:r w:rsidRPr="00BF77B8">
        <w:rPr>
          <w:rFonts w:ascii="Times New Roman" w:eastAsia="SimSun" w:hAnsi="Times New Roman"/>
          <w:bCs/>
          <w:color w:val="auto"/>
          <w:spacing w:val="0"/>
          <w:kern w:val="1"/>
          <w:szCs w:val="52"/>
          <w:lang w:val="en-US"/>
        </w:rPr>
        <w:lastRenderedPageBreak/>
        <w:t>Glosario</w:t>
      </w:r>
      <w:bookmarkEnd w:id="3380"/>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3381" w:author="Orion" w:date="2011-07-29T15:58:00Z"/>
          <w:rFonts w:ascii="Courier New" w:hAnsi="Courier New" w:cs="Courier New"/>
          <w:lang w:val="en-US"/>
        </w:rPr>
      </w:pPr>
      <w:ins w:id="3382" w:author="Orion" w:date="2011-07-29T15:58:00Z">
        <w:r>
          <w:rPr>
            <w:rFonts w:ascii="Courier New" w:hAnsi="Courier New" w:cs="Courier New"/>
            <w:lang w:val="en-US"/>
          </w:rPr>
          <w:br w:type="page"/>
        </w:r>
      </w:ins>
    </w:p>
    <w:p w14:paraId="5BD14EF8" w14:textId="6E577F97" w:rsidR="0002321F" w:rsidRDefault="00B06AD8">
      <w:pPr>
        <w:pStyle w:val="Heading1"/>
        <w:rPr>
          <w:ins w:id="3383" w:author="Orion" w:date="2011-07-29T16:51:00Z"/>
        </w:rPr>
        <w:pPrChange w:id="3384"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3385" w:name="_Ref299719310"/>
      <w:bookmarkStart w:id="3386" w:name="_Ref299721518"/>
      <w:bookmarkStart w:id="3387" w:name="_Ref299721519"/>
      <w:bookmarkStart w:id="3388" w:name="_Ref299721520"/>
      <w:bookmarkStart w:id="3389" w:name="_Ref299721521"/>
      <w:bookmarkStart w:id="3390" w:name="_Ref299721522"/>
      <w:bookmarkStart w:id="3391" w:name="_Ref299721555"/>
      <w:bookmarkStart w:id="3392" w:name="_Toc300347750"/>
      <w:ins w:id="3393" w:author="Orion" w:date="2011-07-29T15:58:00Z">
        <w:r w:rsidRPr="0039135E">
          <w:rPr>
            <w:rPrChange w:id="3394" w:author="Orion" w:date="2011-07-29T21:10:00Z">
              <w:rPr>
                <w:b/>
                <w:bCs/>
                <w:i w:val="0"/>
                <w:iCs w:val="0"/>
                <w:lang w:val="en-US"/>
              </w:rPr>
            </w:rPrChange>
          </w:rPr>
          <w:lastRenderedPageBreak/>
          <w:t>Ap</w:t>
        </w:r>
      </w:ins>
      <w:ins w:id="3395" w:author="Orion" w:date="2011-07-29T16:53:00Z">
        <w:r w:rsidRPr="0039135E">
          <w:rPr>
            <w:rPrChange w:id="3396" w:author="Orion" w:date="2011-07-29T21:10:00Z">
              <w:rPr>
                <w:b/>
                <w:bCs/>
                <w:i w:val="0"/>
                <w:iCs w:val="0"/>
                <w:lang w:val="en-US"/>
              </w:rPr>
            </w:rPrChange>
          </w:rPr>
          <w:t>é</w:t>
        </w:r>
      </w:ins>
      <w:ins w:id="3397" w:author="Orion" w:date="2011-07-29T15:58:00Z">
        <w:r w:rsidR="00917996" w:rsidRPr="0039135E">
          <w:rPr>
            <w:rPrChange w:id="3398" w:author="Orion" w:date="2011-07-29T21:10:00Z">
              <w:rPr>
                <w:b/>
                <w:bCs/>
                <w:i w:val="0"/>
                <w:iCs w:val="0"/>
                <w:lang w:val="en-US"/>
              </w:rPr>
            </w:rPrChange>
          </w:rPr>
          <w:t>ndi</w:t>
        </w:r>
      </w:ins>
      <w:ins w:id="3399" w:author="Orion" w:date="2011-07-29T16:52:00Z">
        <w:r w:rsidR="003C3626" w:rsidRPr="0039135E">
          <w:rPr>
            <w:rPrChange w:id="3400" w:author="Orion" w:date="2011-07-29T21:10:00Z">
              <w:rPr>
                <w:b/>
                <w:bCs/>
                <w:i w:val="0"/>
                <w:iCs w:val="0"/>
                <w:lang w:val="en-US"/>
              </w:rPr>
            </w:rPrChange>
          </w:rPr>
          <w:t>ce</w:t>
        </w:r>
      </w:ins>
      <w:ins w:id="3401" w:author="Orion" w:date="2011-07-29T15:58:00Z">
        <w:r w:rsidR="00917996" w:rsidRPr="0039135E">
          <w:rPr>
            <w:rPrChange w:id="3402" w:author="Orion" w:date="2011-07-29T21:10:00Z">
              <w:rPr>
                <w:b/>
                <w:bCs/>
                <w:i w:val="0"/>
                <w:iCs w:val="0"/>
                <w:lang w:val="en-US"/>
              </w:rPr>
            </w:rPrChange>
          </w:rPr>
          <w:t xml:space="preserve"> </w:t>
        </w:r>
      </w:ins>
      <w:bookmarkEnd w:id="3385"/>
      <w:ins w:id="3403" w:author="Orion" w:date="2011-07-29T16:14:00Z">
        <w:r w:rsidR="00C901F9" w:rsidRPr="0039135E">
          <w:rPr>
            <w:rPrChange w:id="3404" w:author="Orion" w:date="2011-07-29T21:10:00Z">
              <w:rPr>
                <w:b/>
                <w:bCs/>
                <w:i w:val="0"/>
                <w:iCs w:val="0"/>
                <w:lang w:val="en-US"/>
              </w:rPr>
            </w:rPrChange>
          </w:rPr>
          <w:t>A</w:t>
        </w:r>
      </w:ins>
      <w:bookmarkEnd w:id="3386"/>
      <w:bookmarkEnd w:id="3387"/>
      <w:bookmarkEnd w:id="3388"/>
      <w:bookmarkEnd w:id="3389"/>
      <w:bookmarkEnd w:id="3390"/>
      <w:bookmarkEnd w:id="3391"/>
      <w:bookmarkEnd w:id="3392"/>
    </w:p>
    <w:p w14:paraId="72168359" w14:textId="10342041" w:rsidR="00EC2D90" w:rsidRPr="003514AD" w:rsidRDefault="00EC2D90">
      <w:pPr>
        <w:pStyle w:val="BodyText"/>
        <w:rPr>
          <w:ins w:id="3405" w:author="Orion" w:date="2011-07-29T15:58:00Z"/>
          <w:b/>
          <w:rPrChange w:id="3406" w:author="Orion" w:date="2011-07-29T16:51:00Z">
            <w:rPr>
              <w:ins w:id="3407" w:author="Orion" w:date="2011-07-29T15:58:00Z"/>
              <w:lang w:val="en-US"/>
            </w:rPr>
          </w:rPrChange>
        </w:rPr>
        <w:pPrChange w:id="3408" w:author="Orion" w:date="2011-07-29T16:51:00Z">
          <w:pPr>
            <w:pStyle w:val="Heading6"/>
            <w:keepLines w:val="0"/>
            <w:widowControl/>
            <w:numPr>
              <w:ilvl w:val="5"/>
              <w:numId w:val="13"/>
            </w:numPr>
            <w:tabs>
              <w:tab w:val="left" w:pos="720"/>
            </w:tabs>
            <w:suppressAutoHyphens w:val="0"/>
            <w:spacing w:before="0" w:after="240" w:line="360" w:lineRule="auto"/>
          </w:pPr>
        </w:pPrChange>
      </w:pPr>
      <w:ins w:id="3409" w:author="Orion" w:date="2011-07-29T16:51:00Z">
        <w:r w:rsidRPr="003514AD">
          <w:rPr>
            <w:b/>
            <w:rPrChange w:id="3410" w:author="Orion" w:date="2011-07-29T16:51:00Z">
              <w:rPr/>
            </w:rPrChange>
          </w:rPr>
          <w:t xml:space="preserve">Tabla de </w:t>
        </w:r>
        <w:proofErr w:type="spellStart"/>
        <w:r w:rsidRPr="003514AD">
          <w:rPr>
            <w:b/>
            <w:rPrChange w:id="3411" w:author="Orion" w:date="2011-07-29T16:51:00Z">
              <w:rPr/>
            </w:rPrChange>
          </w:rPr>
          <w:t>IDs</w:t>
        </w:r>
        <w:proofErr w:type="spellEnd"/>
        <w:r w:rsidRPr="003514AD">
          <w:rPr>
            <w:b/>
            <w:rPrChange w:id="3412" w:author="Orion" w:date="2011-07-29T16:51:00Z">
              <w:rPr/>
            </w:rPrChange>
          </w:rPr>
          <w:t xml:space="preserve"> de </w:t>
        </w:r>
      </w:ins>
      <w:ins w:id="3413"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414"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415" w:author="Orion" w:date="2011-07-29T16:45:00Z"/>
                <w:rFonts w:ascii="Calibri" w:eastAsia="Times New Roman" w:hAnsi="Calibri" w:cs="Calibri"/>
                <w:color w:val="000000"/>
                <w:kern w:val="0"/>
                <w:sz w:val="22"/>
                <w:szCs w:val="22"/>
                <w:lang w:eastAsia="es-ES" w:bidi="ar-SA"/>
              </w:rPr>
            </w:pPr>
            <w:ins w:id="3416"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417" w:author="Orion" w:date="2011-07-29T16:45:00Z"/>
                <w:rFonts w:ascii="Calibri" w:eastAsia="Times New Roman" w:hAnsi="Calibri" w:cs="Calibri"/>
                <w:color w:val="000000"/>
                <w:kern w:val="0"/>
                <w:sz w:val="22"/>
                <w:szCs w:val="22"/>
                <w:lang w:eastAsia="es-ES" w:bidi="ar-SA"/>
              </w:rPr>
            </w:pPr>
            <w:ins w:id="3418"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419" w:author="Orion" w:date="2011-07-29T16:45:00Z"/>
                <w:rFonts w:ascii="Calibri" w:eastAsia="Times New Roman" w:hAnsi="Calibri" w:cs="Calibri"/>
                <w:color w:val="000000"/>
                <w:kern w:val="0"/>
                <w:sz w:val="22"/>
                <w:szCs w:val="22"/>
                <w:lang w:eastAsia="es-ES" w:bidi="ar-SA"/>
              </w:rPr>
            </w:pPr>
            <w:ins w:id="34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421" w:author="Orion" w:date="2011-07-29T16:45:00Z"/>
                <w:rFonts w:ascii="Calibri" w:eastAsia="Times New Roman" w:hAnsi="Calibri" w:cs="Calibri"/>
                <w:color w:val="000000"/>
                <w:kern w:val="0"/>
                <w:sz w:val="22"/>
                <w:szCs w:val="22"/>
                <w:lang w:eastAsia="es-ES" w:bidi="ar-SA"/>
              </w:rPr>
            </w:pPr>
            <w:ins w:id="3422"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423" w:author="Orion" w:date="2011-07-29T16:45:00Z"/>
                <w:rFonts w:ascii="Calibri" w:eastAsia="Times New Roman" w:hAnsi="Calibri" w:cs="Calibri"/>
                <w:color w:val="000000"/>
                <w:kern w:val="0"/>
                <w:sz w:val="22"/>
                <w:szCs w:val="22"/>
                <w:lang w:eastAsia="es-ES" w:bidi="ar-SA"/>
              </w:rPr>
            </w:pPr>
            <w:ins w:id="3424"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425" w:author="Orion" w:date="2011-07-29T16:45:00Z"/>
                <w:rFonts w:ascii="Calibri" w:eastAsia="Times New Roman" w:hAnsi="Calibri" w:cs="Calibri"/>
                <w:color w:val="000000"/>
                <w:kern w:val="0"/>
                <w:sz w:val="22"/>
                <w:szCs w:val="22"/>
                <w:lang w:eastAsia="es-ES" w:bidi="ar-SA"/>
              </w:rPr>
            </w:pPr>
            <w:ins w:id="34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427" w:author="Orion" w:date="2011-07-29T16:45:00Z"/>
                <w:rFonts w:ascii="Calibri" w:eastAsia="Times New Roman" w:hAnsi="Calibri" w:cs="Calibri"/>
                <w:color w:val="000000"/>
                <w:kern w:val="0"/>
                <w:sz w:val="22"/>
                <w:szCs w:val="22"/>
                <w:lang w:eastAsia="es-ES" w:bidi="ar-SA"/>
              </w:rPr>
            </w:pPr>
            <w:ins w:id="3428"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429" w:author="Orion" w:date="2011-07-29T16:45:00Z"/>
                <w:rFonts w:ascii="Calibri" w:eastAsia="Times New Roman" w:hAnsi="Calibri" w:cs="Calibri"/>
                <w:color w:val="000000"/>
                <w:kern w:val="0"/>
                <w:sz w:val="22"/>
                <w:szCs w:val="22"/>
                <w:lang w:eastAsia="es-ES" w:bidi="ar-SA"/>
              </w:rPr>
            </w:pPr>
            <w:ins w:id="3430"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4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432" w:author="Orion" w:date="2011-07-29T16:45:00Z"/>
                <w:rFonts w:ascii="Calibri" w:eastAsia="Times New Roman" w:hAnsi="Calibri" w:cs="Calibri"/>
                <w:color w:val="000000"/>
                <w:kern w:val="0"/>
                <w:sz w:val="22"/>
                <w:szCs w:val="22"/>
                <w:lang w:eastAsia="es-ES" w:bidi="ar-SA"/>
              </w:rPr>
            </w:pPr>
            <w:ins w:id="3433"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434" w:author="Orion" w:date="2011-07-29T16:45:00Z"/>
                <w:rFonts w:ascii="Calibri" w:eastAsia="Times New Roman" w:hAnsi="Calibri" w:cs="Calibri"/>
                <w:color w:val="000000"/>
                <w:kern w:val="0"/>
                <w:sz w:val="22"/>
                <w:szCs w:val="22"/>
                <w:lang w:eastAsia="es-ES" w:bidi="ar-SA"/>
              </w:rPr>
            </w:pPr>
            <w:ins w:id="3435"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436" w:author="Orion" w:date="2011-07-29T16:45:00Z"/>
                <w:rFonts w:ascii="Calibri" w:eastAsia="Times New Roman" w:hAnsi="Calibri" w:cs="Calibri"/>
                <w:color w:val="000000"/>
                <w:kern w:val="0"/>
                <w:sz w:val="22"/>
                <w:szCs w:val="22"/>
                <w:lang w:eastAsia="es-ES" w:bidi="ar-SA"/>
              </w:rPr>
            </w:pPr>
            <w:ins w:id="34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438" w:author="Orion" w:date="2011-07-29T16:45:00Z"/>
                <w:rFonts w:ascii="Calibri" w:eastAsia="Times New Roman" w:hAnsi="Calibri" w:cs="Calibri"/>
                <w:color w:val="000000"/>
                <w:kern w:val="0"/>
                <w:sz w:val="22"/>
                <w:szCs w:val="22"/>
                <w:lang w:eastAsia="es-ES" w:bidi="ar-SA"/>
              </w:rPr>
            </w:pPr>
            <w:ins w:id="3439"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440" w:author="Orion" w:date="2011-07-29T16:45:00Z"/>
                <w:rFonts w:ascii="Calibri" w:eastAsia="Times New Roman" w:hAnsi="Calibri" w:cs="Calibri"/>
                <w:color w:val="000000"/>
                <w:kern w:val="0"/>
                <w:sz w:val="22"/>
                <w:szCs w:val="22"/>
                <w:lang w:eastAsia="es-ES" w:bidi="ar-SA"/>
              </w:rPr>
            </w:pPr>
            <w:ins w:id="3441"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442" w:author="Orion" w:date="2011-07-29T16:45:00Z"/>
                <w:rFonts w:ascii="Calibri" w:eastAsia="Times New Roman" w:hAnsi="Calibri" w:cs="Calibri"/>
                <w:color w:val="000000"/>
                <w:kern w:val="0"/>
                <w:sz w:val="22"/>
                <w:szCs w:val="22"/>
                <w:lang w:eastAsia="es-ES" w:bidi="ar-SA"/>
              </w:rPr>
            </w:pPr>
            <w:ins w:id="34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444" w:author="Orion" w:date="2011-07-29T16:45:00Z"/>
                <w:rFonts w:ascii="Calibri" w:eastAsia="Times New Roman" w:hAnsi="Calibri" w:cs="Calibri"/>
                <w:color w:val="000000"/>
                <w:kern w:val="0"/>
                <w:sz w:val="22"/>
                <w:szCs w:val="22"/>
                <w:lang w:eastAsia="es-ES" w:bidi="ar-SA"/>
              </w:rPr>
            </w:pPr>
            <w:ins w:id="3445"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446" w:author="Orion" w:date="2011-07-29T16:45:00Z"/>
                <w:rFonts w:ascii="Calibri" w:eastAsia="Times New Roman" w:hAnsi="Calibri" w:cs="Calibri"/>
                <w:color w:val="000000"/>
                <w:kern w:val="0"/>
                <w:sz w:val="22"/>
                <w:szCs w:val="22"/>
                <w:lang w:eastAsia="es-ES" w:bidi="ar-SA"/>
              </w:rPr>
            </w:pPr>
            <w:ins w:id="3447"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4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449" w:author="Orion" w:date="2011-07-29T16:45:00Z"/>
                <w:rFonts w:ascii="Calibri" w:eastAsia="Times New Roman" w:hAnsi="Calibri" w:cs="Calibri"/>
                <w:color w:val="000000"/>
                <w:kern w:val="0"/>
                <w:sz w:val="22"/>
                <w:szCs w:val="22"/>
                <w:lang w:eastAsia="es-ES" w:bidi="ar-SA"/>
              </w:rPr>
            </w:pPr>
            <w:ins w:id="3450"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451" w:author="Orion" w:date="2011-07-29T16:45:00Z"/>
                <w:rFonts w:ascii="Calibri" w:eastAsia="Times New Roman" w:hAnsi="Calibri" w:cs="Calibri"/>
                <w:color w:val="000000"/>
                <w:kern w:val="0"/>
                <w:sz w:val="22"/>
                <w:szCs w:val="22"/>
                <w:lang w:eastAsia="es-ES" w:bidi="ar-SA"/>
              </w:rPr>
            </w:pPr>
            <w:ins w:id="3452"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453" w:author="Orion" w:date="2011-07-29T16:45:00Z"/>
                <w:rFonts w:ascii="Calibri" w:eastAsia="Times New Roman" w:hAnsi="Calibri" w:cs="Calibri"/>
                <w:color w:val="000000"/>
                <w:kern w:val="0"/>
                <w:sz w:val="22"/>
                <w:szCs w:val="22"/>
                <w:lang w:eastAsia="es-ES" w:bidi="ar-SA"/>
              </w:rPr>
            </w:pPr>
            <w:ins w:id="34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455" w:author="Orion" w:date="2011-07-29T16:45:00Z"/>
                <w:rFonts w:ascii="Calibri" w:eastAsia="Times New Roman" w:hAnsi="Calibri" w:cs="Calibri"/>
                <w:color w:val="000000"/>
                <w:kern w:val="0"/>
                <w:sz w:val="22"/>
                <w:szCs w:val="22"/>
                <w:lang w:eastAsia="es-ES" w:bidi="ar-SA"/>
              </w:rPr>
            </w:pPr>
            <w:ins w:id="3456"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457" w:author="Orion" w:date="2011-07-29T16:45:00Z"/>
                <w:rFonts w:ascii="Calibri" w:eastAsia="Times New Roman" w:hAnsi="Calibri" w:cs="Calibri"/>
                <w:color w:val="000000"/>
                <w:kern w:val="0"/>
                <w:sz w:val="22"/>
                <w:szCs w:val="22"/>
                <w:lang w:eastAsia="es-ES" w:bidi="ar-SA"/>
              </w:rPr>
            </w:pPr>
            <w:ins w:id="3458"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459" w:author="Orion" w:date="2011-07-29T16:45:00Z"/>
                <w:rFonts w:ascii="Calibri" w:eastAsia="Times New Roman" w:hAnsi="Calibri" w:cs="Calibri"/>
                <w:color w:val="000000"/>
                <w:kern w:val="0"/>
                <w:sz w:val="22"/>
                <w:szCs w:val="22"/>
                <w:lang w:eastAsia="es-ES" w:bidi="ar-SA"/>
              </w:rPr>
            </w:pPr>
            <w:ins w:id="34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461" w:author="Orion" w:date="2011-07-29T16:45:00Z"/>
                <w:rFonts w:ascii="Calibri" w:eastAsia="Times New Roman" w:hAnsi="Calibri" w:cs="Calibri"/>
                <w:color w:val="000000"/>
                <w:kern w:val="0"/>
                <w:sz w:val="22"/>
                <w:szCs w:val="22"/>
                <w:lang w:eastAsia="es-ES" w:bidi="ar-SA"/>
              </w:rPr>
            </w:pPr>
            <w:ins w:id="3462"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463" w:author="Orion" w:date="2011-07-29T16:45:00Z"/>
                <w:rFonts w:ascii="Calibri" w:eastAsia="Times New Roman" w:hAnsi="Calibri" w:cs="Calibri"/>
                <w:color w:val="000000"/>
                <w:kern w:val="0"/>
                <w:sz w:val="22"/>
                <w:szCs w:val="22"/>
                <w:lang w:eastAsia="es-ES" w:bidi="ar-SA"/>
              </w:rPr>
            </w:pPr>
            <w:ins w:id="3464"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4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466" w:author="Orion" w:date="2011-07-29T16:45:00Z"/>
                <w:rFonts w:ascii="Calibri" w:eastAsia="Times New Roman" w:hAnsi="Calibri" w:cs="Calibri"/>
                <w:color w:val="000000"/>
                <w:kern w:val="0"/>
                <w:sz w:val="22"/>
                <w:szCs w:val="22"/>
                <w:lang w:eastAsia="es-ES" w:bidi="ar-SA"/>
              </w:rPr>
            </w:pPr>
            <w:ins w:id="3467"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468" w:author="Orion" w:date="2011-07-29T16:45:00Z"/>
                <w:rFonts w:ascii="Calibri" w:eastAsia="Times New Roman" w:hAnsi="Calibri" w:cs="Calibri"/>
                <w:color w:val="000000"/>
                <w:kern w:val="0"/>
                <w:sz w:val="22"/>
                <w:szCs w:val="22"/>
                <w:lang w:eastAsia="es-ES" w:bidi="ar-SA"/>
              </w:rPr>
            </w:pPr>
            <w:ins w:id="3469"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470" w:author="Orion" w:date="2011-07-29T16:45:00Z"/>
                <w:rFonts w:ascii="Calibri" w:eastAsia="Times New Roman" w:hAnsi="Calibri" w:cs="Calibri"/>
                <w:color w:val="000000"/>
                <w:kern w:val="0"/>
                <w:sz w:val="22"/>
                <w:szCs w:val="22"/>
                <w:lang w:eastAsia="es-ES" w:bidi="ar-SA"/>
              </w:rPr>
            </w:pPr>
            <w:ins w:id="34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472" w:author="Orion" w:date="2011-07-29T16:45:00Z"/>
                <w:rFonts w:ascii="Calibri" w:eastAsia="Times New Roman" w:hAnsi="Calibri" w:cs="Calibri"/>
                <w:color w:val="000000"/>
                <w:kern w:val="0"/>
                <w:sz w:val="22"/>
                <w:szCs w:val="22"/>
                <w:lang w:eastAsia="es-ES" w:bidi="ar-SA"/>
              </w:rPr>
            </w:pPr>
            <w:ins w:id="3473"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474" w:author="Orion" w:date="2011-07-29T16:45:00Z"/>
                <w:rFonts w:ascii="Calibri" w:eastAsia="Times New Roman" w:hAnsi="Calibri" w:cs="Calibri"/>
                <w:color w:val="000000"/>
                <w:kern w:val="0"/>
                <w:sz w:val="22"/>
                <w:szCs w:val="22"/>
                <w:lang w:eastAsia="es-ES" w:bidi="ar-SA"/>
              </w:rPr>
            </w:pPr>
            <w:ins w:id="3475"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476" w:author="Orion" w:date="2011-07-29T16:45:00Z"/>
                <w:rFonts w:ascii="Calibri" w:eastAsia="Times New Roman" w:hAnsi="Calibri" w:cs="Calibri"/>
                <w:color w:val="000000"/>
                <w:kern w:val="0"/>
                <w:sz w:val="22"/>
                <w:szCs w:val="22"/>
                <w:lang w:eastAsia="es-ES" w:bidi="ar-SA"/>
              </w:rPr>
            </w:pPr>
            <w:ins w:id="34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478" w:author="Orion" w:date="2011-07-29T16:45:00Z"/>
                <w:rFonts w:ascii="Calibri" w:eastAsia="Times New Roman" w:hAnsi="Calibri" w:cs="Calibri"/>
                <w:color w:val="000000"/>
                <w:kern w:val="0"/>
                <w:sz w:val="22"/>
                <w:szCs w:val="22"/>
                <w:lang w:eastAsia="es-ES" w:bidi="ar-SA"/>
              </w:rPr>
            </w:pPr>
            <w:ins w:id="3479"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480" w:author="Orion" w:date="2011-07-29T16:45:00Z"/>
                <w:rFonts w:ascii="Calibri" w:eastAsia="Times New Roman" w:hAnsi="Calibri" w:cs="Calibri"/>
                <w:color w:val="000000"/>
                <w:kern w:val="0"/>
                <w:sz w:val="22"/>
                <w:szCs w:val="22"/>
                <w:lang w:eastAsia="es-ES" w:bidi="ar-SA"/>
              </w:rPr>
            </w:pPr>
            <w:ins w:id="3481"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4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483" w:author="Orion" w:date="2011-07-29T16:45:00Z"/>
                <w:rFonts w:ascii="Calibri" w:eastAsia="Times New Roman" w:hAnsi="Calibri" w:cs="Calibri"/>
                <w:color w:val="000000"/>
                <w:kern w:val="0"/>
                <w:sz w:val="22"/>
                <w:szCs w:val="22"/>
                <w:lang w:eastAsia="es-ES" w:bidi="ar-SA"/>
              </w:rPr>
            </w:pPr>
            <w:ins w:id="3484"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485" w:author="Orion" w:date="2011-07-29T16:45:00Z"/>
                <w:rFonts w:ascii="Calibri" w:eastAsia="Times New Roman" w:hAnsi="Calibri" w:cs="Calibri"/>
                <w:color w:val="000000"/>
                <w:kern w:val="0"/>
                <w:sz w:val="22"/>
                <w:szCs w:val="22"/>
                <w:lang w:eastAsia="es-ES" w:bidi="ar-SA"/>
              </w:rPr>
            </w:pPr>
            <w:ins w:id="3486"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487" w:author="Orion" w:date="2011-07-29T16:45:00Z"/>
                <w:rFonts w:ascii="Calibri" w:eastAsia="Times New Roman" w:hAnsi="Calibri" w:cs="Calibri"/>
                <w:color w:val="000000"/>
                <w:kern w:val="0"/>
                <w:sz w:val="22"/>
                <w:szCs w:val="22"/>
                <w:lang w:eastAsia="es-ES" w:bidi="ar-SA"/>
              </w:rPr>
            </w:pPr>
            <w:ins w:id="34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489" w:author="Orion" w:date="2011-07-29T16:45:00Z"/>
                <w:rFonts w:ascii="Calibri" w:eastAsia="Times New Roman" w:hAnsi="Calibri" w:cs="Calibri"/>
                <w:color w:val="000000"/>
                <w:kern w:val="0"/>
                <w:sz w:val="22"/>
                <w:szCs w:val="22"/>
                <w:lang w:eastAsia="es-ES" w:bidi="ar-SA"/>
              </w:rPr>
            </w:pPr>
            <w:ins w:id="3490"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491" w:author="Orion" w:date="2011-07-29T16:45:00Z"/>
                <w:rFonts w:ascii="Calibri" w:eastAsia="Times New Roman" w:hAnsi="Calibri" w:cs="Calibri"/>
                <w:color w:val="000000"/>
                <w:kern w:val="0"/>
                <w:sz w:val="22"/>
                <w:szCs w:val="22"/>
                <w:lang w:eastAsia="es-ES" w:bidi="ar-SA"/>
              </w:rPr>
            </w:pPr>
            <w:ins w:id="3492"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493" w:author="Orion" w:date="2011-07-29T16:45:00Z"/>
                <w:rFonts w:ascii="Calibri" w:eastAsia="Times New Roman" w:hAnsi="Calibri" w:cs="Calibri"/>
                <w:color w:val="000000"/>
                <w:kern w:val="0"/>
                <w:sz w:val="22"/>
                <w:szCs w:val="22"/>
                <w:lang w:eastAsia="es-ES" w:bidi="ar-SA"/>
              </w:rPr>
            </w:pPr>
            <w:ins w:id="34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495" w:author="Orion" w:date="2011-07-29T16:45:00Z"/>
                <w:rFonts w:ascii="Calibri" w:eastAsia="Times New Roman" w:hAnsi="Calibri" w:cs="Calibri"/>
                <w:color w:val="000000"/>
                <w:kern w:val="0"/>
                <w:sz w:val="22"/>
                <w:szCs w:val="22"/>
                <w:lang w:eastAsia="es-ES" w:bidi="ar-SA"/>
              </w:rPr>
            </w:pPr>
            <w:ins w:id="3496"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497" w:author="Orion" w:date="2011-07-29T16:45:00Z"/>
                <w:rFonts w:ascii="Calibri" w:eastAsia="Times New Roman" w:hAnsi="Calibri" w:cs="Calibri"/>
                <w:color w:val="000000"/>
                <w:kern w:val="0"/>
                <w:sz w:val="22"/>
                <w:szCs w:val="22"/>
                <w:lang w:eastAsia="es-ES" w:bidi="ar-SA"/>
              </w:rPr>
            </w:pPr>
            <w:ins w:id="3498"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4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500" w:author="Orion" w:date="2011-07-29T16:45:00Z"/>
                <w:rFonts w:ascii="Calibri" w:eastAsia="Times New Roman" w:hAnsi="Calibri" w:cs="Calibri"/>
                <w:color w:val="000000"/>
                <w:kern w:val="0"/>
                <w:sz w:val="22"/>
                <w:szCs w:val="22"/>
                <w:lang w:eastAsia="es-ES" w:bidi="ar-SA"/>
              </w:rPr>
            </w:pPr>
            <w:ins w:id="3501"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502" w:author="Orion" w:date="2011-07-29T16:45:00Z"/>
                <w:rFonts w:ascii="Calibri" w:eastAsia="Times New Roman" w:hAnsi="Calibri" w:cs="Calibri"/>
                <w:color w:val="000000"/>
                <w:kern w:val="0"/>
                <w:sz w:val="22"/>
                <w:szCs w:val="22"/>
                <w:lang w:eastAsia="es-ES" w:bidi="ar-SA"/>
              </w:rPr>
            </w:pPr>
            <w:ins w:id="3503"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504" w:author="Orion" w:date="2011-07-29T16:45:00Z"/>
                <w:rFonts w:ascii="Calibri" w:eastAsia="Times New Roman" w:hAnsi="Calibri" w:cs="Calibri"/>
                <w:color w:val="000000"/>
                <w:kern w:val="0"/>
                <w:sz w:val="22"/>
                <w:szCs w:val="22"/>
                <w:lang w:eastAsia="es-ES" w:bidi="ar-SA"/>
              </w:rPr>
            </w:pPr>
            <w:ins w:id="35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506" w:author="Orion" w:date="2011-07-29T16:45:00Z"/>
                <w:rFonts w:ascii="Calibri" w:eastAsia="Times New Roman" w:hAnsi="Calibri" w:cs="Calibri"/>
                <w:color w:val="000000"/>
                <w:kern w:val="0"/>
                <w:sz w:val="22"/>
                <w:szCs w:val="22"/>
                <w:lang w:eastAsia="es-ES" w:bidi="ar-SA"/>
              </w:rPr>
            </w:pPr>
            <w:ins w:id="3507"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508" w:author="Orion" w:date="2011-07-29T16:45:00Z"/>
                <w:rFonts w:ascii="Calibri" w:eastAsia="Times New Roman" w:hAnsi="Calibri" w:cs="Calibri"/>
                <w:color w:val="000000"/>
                <w:kern w:val="0"/>
                <w:sz w:val="22"/>
                <w:szCs w:val="22"/>
                <w:lang w:eastAsia="es-ES" w:bidi="ar-SA"/>
              </w:rPr>
            </w:pPr>
            <w:ins w:id="3509"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510" w:author="Orion" w:date="2011-07-29T16:45:00Z"/>
                <w:rFonts w:ascii="Calibri" w:eastAsia="Times New Roman" w:hAnsi="Calibri" w:cs="Calibri"/>
                <w:color w:val="000000"/>
                <w:kern w:val="0"/>
                <w:sz w:val="22"/>
                <w:szCs w:val="22"/>
                <w:lang w:eastAsia="es-ES" w:bidi="ar-SA"/>
              </w:rPr>
            </w:pPr>
            <w:ins w:id="35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512" w:author="Orion" w:date="2011-07-29T16:45:00Z"/>
                <w:rFonts w:ascii="Calibri" w:eastAsia="Times New Roman" w:hAnsi="Calibri" w:cs="Calibri"/>
                <w:color w:val="000000"/>
                <w:kern w:val="0"/>
                <w:sz w:val="22"/>
                <w:szCs w:val="22"/>
                <w:lang w:eastAsia="es-ES" w:bidi="ar-SA"/>
              </w:rPr>
            </w:pPr>
            <w:ins w:id="3513"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514" w:author="Orion" w:date="2011-07-29T16:45:00Z"/>
                <w:rFonts w:ascii="Calibri" w:eastAsia="Times New Roman" w:hAnsi="Calibri" w:cs="Calibri"/>
                <w:color w:val="000000"/>
                <w:kern w:val="0"/>
                <w:sz w:val="22"/>
                <w:szCs w:val="22"/>
                <w:lang w:eastAsia="es-ES" w:bidi="ar-SA"/>
              </w:rPr>
            </w:pPr>
            <w:ins w:id="3515"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5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517" w:author="Orion" w:date="2011-07-29T16:45:00Z"/>
                <w:rFonts w:ascii="Calibri" w:eastAsia="Times New Roman" w:hAnsi="Calibri" w:cs="Calibri"/>
                <w:color w:val="000000"/>
                <w:kern w:val="0"/>
                <w:sz w:val="22"/>
                <w:szCs w:val="22"/>
                <w:lang w:eastAsia="es-ES" w:bidi="ar-SA"/>
              </w:rPr>
            </w:pPr>
            <w:ins w:id="3518"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519" w:author="Orion" w:date="2011-07-29T16:45:00Z"/>
                <w:rFonts w:ascii="Calibri" w:eastAsia="Times New Roman" w:hAnsi="Calibri" w:cs="Calibri"/>
                <w:color w:val="000000"/>
                <w:kern w:val="0"/>
                <w:sz w:val="22"/>
                <w:szCs w:val="22"/>
                <w:lang w:eastAsia="es-ES" w:bidi="ar-SA"/>
              </w:rPr>
            </w:pPr>
            <w:ins w:id="3520"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521" w:author="Orion" w:date="2011-07-29T16:45:00Z"/>
                <w:rFonts w:ascii="Calibri" w:eastAsia="Times New Roman" w:hAnsi="Calibri" w:cs="Calibri"/>
                <w:color w:val="000000"/>
                <w:kern w:val="0"/>
                <w:sz w:val="22"/>
                <w:szCs w:val="22"/>
                <w:lang w:eastAsia="es-ES" w:bidi="ar-SA"/>
              </w:rPr>
            </w:pPr>
            <w:ins w:id="35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523" w:author="Orion" w:date="2011-07-29T16:45:00Z"/>
                <w:rFonts w:ascii="Calibri" w:eastAsia="Times New Roman" w:hAnsi="Calibri" w:cs="Calibri"/>
                <w:color w:val="000000"/>
                <w:kern w:val="0"/>
                <w:sz w:val="22"/>
                <w:szCs w:val="22"/>
                <w:lang w:eastAsia="es-ES" w:bidi="ar-SA"/>
              </w:rPr>
            </w:pPr>
            <w:ins w:id="3524"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525" w:author="Orion" w:date="2011-07-29T16:45:00Z"/>
                <w:rFonts w:ascii="Calibri" w:eastAsia="Times New Roman" w:hAnsi="Calibri" w:cs="Calibri"/>
                <w:color w:val="000000"/>
                <w:kern w:val="0"/>
                <w:sz w:val="22"/>
                <w:szCs w:val="22"/>
                <w:lang w:eastAsia="es-ES" w:bidi="ar-SA"/>
              </w:rPr>
            </w:pPr>
            <w:ins w:id="3526"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527" w:author="Orion" w:date="2011-07-29T16:45:00Z"/>
                <w:rFonts w:ascii="Calibri" w:eastAsia="Times New Roman" w:hAnsi="Calibri" w:cs="Calibri"/>
                <w:color w:val="000000"/>
                <w:kern w:val="0"/>
                <w:sz w:val="22"/>
                <w:szCs w:val="22"/>
                <w:lang w:eastAsia="es-ES" w:bidi="ar-SA"/>
              </w:rPr>
            </w:pPr>
            <w:ins w:id="35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529" w:author="Orion" w:date="2011-07-29T16:45:00Z"/>
                <w:rFonts w:ascii="Calibri" w:eastAsia="Times New Roman" w:hAnsi="Calibri" w:cs="Calibri"/>
                <w:color w:val="000000"/>
                <w:kern w:val="0"/>
                <w:sz w:val="22"/>
                <w:szCs w:val="22"/>
                <w:lang w:eastAsia="es-ES" w:bidi="ar-SA"/>
              </w:rPr>
            </w:pPr>
            <w:ins w:id="3530"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531" w:author="Orion" w:date="2011-07-29T16:45:00Z"/>
                <w:rFonts w:ascii="Calibri" w:eastAsia="Times New Roman" w:hAnsi="Calibri" w:cs="Calibri"/>
                <w:color w:val="000000"/>
                <w:kern w:val="0"/>
                <w:sz w:val="22"/>
                <w:szCs w:val="22"/>
                <w:lang w:eastAsia="es-ES" w:bidi="ar-SA"/>
              </w:rPr>
            </w:pPr>
            <w:ins w:id="3532"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5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534" w:author="Orion" w:date="2011-07-29T16:45:00Z"/>
                <w:rFonts w:ascii="Calibri" w:eastAsia="Times New Roman" w:hAnsi="Calibri" w:cs="Calibri"/>
                <w:color w:val="000000"/>
                <w:kern w:val="0"/>
                <w:sz w:val="22"/>
                <w:szCs w:val="22"/>
                <w:lang w:eastAsia="es-ES" w:bidi="ar-SA"/>
              </w:rPr>
            </w:pPr>
            <w:ins w:id="3535"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536" w:author="Orion" w:date="2011-07-29T16:45:00Z"/>
                <w:rFonts w:ascii="Calibri" w:eastAsia="Times New Roman" w:hAnsi="Calibri" w:cs="Calibri"/>
                <w:color w:val="000000"/>
                <w:kern w:val="0"/>
                <w:sz w:val="22"/>
                <w:szCs w:val="22"/>
                <w:lang w:eastAsia="es-ES" w:bidi="ar-SA"/>
              </w:rPr>
            </w:pPr>
            <w:ins w:id="3537"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538" w:author="Orion" w:date="2011-07-29T16:45:00Z"/>
                <w:rFonts w:ascii="Calibri" w:eastAsia="Times New Roman" w:hAnsi="Calibri" w:cs="Calibri"/>
                <w:color w:val="000000"/>
                <w:kern w:val="0"/>
                <w:sz w:val="22"/>
                <w:szCs w:val="22"/>
                <w:lang w:eastAsia="es-ES" w:bidi="ar-SA"/>
              </w:rPr>
            </w:pPr>
            <w:ins w:id="35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540" w:author="Orion" w:date="2011-07-29T16:45:00Z"/>
                <w:rFonts w:ascii="Calibri" w:eastAsia="Times New Roman" w:hAnsi="Calibri" w:cs="Calibri"/>
                <w:color w:val="000000"/>
                <w:kern w:val="0"/>
                <w:sz w:val="22"/>
                <w:szCs w:val="22"/>
                <w:lang w:eastAsia="es-ES" w:bidi="ar-SA"/>
              </w:rPr>
            </w:pPr>
            <w:ins w:id="3541"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542" w:author="Orion" w:date="2011-07-29T16:45:00Z"/>
                <w:rFonts w:ascii="Calibri" w:eastAsia="Times New Roman" w:hAnsi="Calibri" w:cs="Calibri"/>
                <w:color w:val="000000"/>
                <w:kern w:val="0"/>
                <w:sz w:val="22"/>
                <w:szCs w:val="22"/>
                <w:lang w:eastAsia="es-ES" w:bidi="ar-SA"/>
              </w:rPr>
            </w:pPr>
            <w:ins w:id="3543"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544" w:author="Orion" w:date="2011-07-29T16:45:00Z"/>
                <w:rFonts w:ascii="Calibri" w:eastAsia="Times New Roman" w:hAnsi="Calibri" w:cs="Calibri"/>
                <w:color w:val="000000"/>
                <w:kern w:val="0"/>
                <w:sz w:val="22"/>
                <w:szCs w:val="22"/>
                <w:lang w:eastAsia="es-ES" w:bidi="ar-SA"/>
              </w:rPr>
            </w:pPr>
            <w:ins w:id="35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546" w:author="Orion" w:date="2011-07-29T16:45:00Z"/>
                <w:rFonts w:ascii="Calibri" w:eastAsia="Times New Roman" w:hAnsi="Calibri" w:cs="Calibri"/>
                <w:color w:val="000000"/>
                <w:kern w:val="0"/>
                <w:sz w:val="22"/>
                <w:szCs w:val="22"/>
                <w:lang w:eastAsia="es-ES" w:bidi="ar-SA"/>
              </w:rPr>
            </w:pPr>
            <w:ins w:id="3547"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548" w:author="Orion" w:date="2011-07-29T16:45:00Z"/>
                <w:rFonts w:ascii="Calibri" w:eastAsia="Times New Roman" w:hAnsi="Calibri" w:cs="Calibri"/>
                <w:color w:val="000000"/>
                <w:kern w:val="0"/>
                <w:sz w:val="22"/>
                <w:szCs w:val="22"/>
                <w:lang w:eastAsia="es-ES" w:bidi="ar-SA"/>
              </w:rPr>
            </w:pPr>
            <w:ins w:id="3549"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5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551" w:author="Orion" w:date="2011-07-29T16:45:00Z"/>
                <w:rFonts w:ascii="Calibri" w:eastAsia="Times New Roman" w:hAnsi="Calibri" w:cs="Calibri"/>
                <w:color w:val="000000"/>
                <w:kern w:val="0"/>
                <w:sz w:val="22"/>
                <w:szCs w:val="22"/>
                <w:lang w:eastAsia="es-ES" w:bidi="ar-SA"/>
              </w:rPr>
            </w:pPr>
            <w:ins w:id="3552"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553" w:author="Orion" w:date="2011-07-29T16:45:00Z"/>
                <w:rFonts w:ascii="Calibri" w:eastAsia="Times New Roman" w:hAnsi="Calibri" w:cs="Calibri"/>
                <w:color w:val="000000"/>
                <w:kern w:val="0"/>
                <w:sz w:val="22"/>
                <w:szCs w:val="22"/>
                <w:lang w:eastAsia="es-ES" w:bidi="ar-SA"/>
              </w:rPr>
            </w:pPr>
            <w:ins w:id="3554"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555" w:author="Orion" w:date="2011-07-29T16:45:00Z"/>
                <w:rFonts w:ascii="Calibri" w:eastAsia="Times New Roman" w:hAnsi="Calibri" w:cs="Calibri"/>
                <w:color w:val="000000"/>
                <w:kern w:val="0"/>
                <w:sz w:val="22"/>
                <w:szCs w:val="22"/>
                <w:lang w:eastAsia="es-ES" w:bidi="ar-SA"/>
              </w:rPr>
            </w:pPr>
            <w:ins w:id="35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557" w:author="Orion" w:date="2011-07-29T16:45:00Z"/>
                <w:rFonts w:ascii="Calibri" w:eastAsia="Times New Roman" w:hAnsi="Calibri" w:cs="Calibri"/>
                <w:color w:val="000000"/>
                <w:kern w:val="0"/>
                <w:sz w:val="22"/>
                <w:szCs w:val="22"/>
                <w:lang w:eastAsia="es-ES" w:bidi="ar-SA"/>
              </w:rPr>
            </w:pPr>
            <w:ins w:id="3558"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559" w:author="Orion" w:date="2011-07-29T16:45:00Z"/>
                <w:rFonts w:ascii="Calibri" w:eastAsia="Times New Roman" w:hAnsi="Calibri" w:cs="Calibri"/>
                <w:color w:val="000000"/>
                <w:kern w:val="0"/>
                <w:sz w:val="22"/>
                <w:szCs w:val="22"/>
                <w:lang w:eastAsia="es-ES" w:bidi="ar-SA"/>
              </w:rPr>
            </w:pPr>
            <w:ins w:id="3560"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561" w:author="Orion" w:date="2011-07-29T16:45:00Z"/>
                <w:rFonts w:ascii="Calibri" w:eastAsia="Times New Roman" w:hAnsi="Calibri" w:cs="Calibri"/>
                <w:color w:val="000000"/>
                <w:kern w:val="0"/>
                <w:sz w:val="22"/>
                <w:szCs w:val="22"/>
                <w:lang w:eastAsia="es-ES" w:bidi="ar-SA"/>
              </w:rPr>
            </w:pPr>
            <w:ins w:id="35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563" w:author="Orion" w:date="2011-07-29T16:45:00Z"/>
                <w:rFonts w:ascii="Calibri" w:eastAsia="Times New Roman" w:hAnsi="Calibri" w:cs="Calibri"/>
                <w:color w:val="000000"/>
                <w:kern w:val="0"/>
                <w:sz w:val="22"/>
                <w:szCs w:val="22"/>
                <w:lang w:eastAsia="es-ES" w:bidi="ar-SA"/>
              </w:rPr>
            </w:pPr>
            <w:ins w:id="3564"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565" w:author="Orion" w:date="2011-07-29T16:45:00Z"/>
                <w:rFonts w:ascii="Calibri" w:eastAsia="Times New Roman" w:hAnsi="Calibri" w:cs="Calibri"/>
                <w:color w:val="000000"/>
                <w:kern w:val="0"/>
                <w:sz w:val="22"/>
                <w:szCs w:val="22"/>
                <w:lang w:eastAsia="es-ES" w:bidi="ar-SA"/>
              </w:rPr>
            </w:pPr>
            <w:ins w:id="3566"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5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568" w:author="Orion" w:date="2011-07-29T16:45:00Z"/>
                <w:rFonts w:ascii="Calibri" w:eastAsia="Times New Roman" w:hAnsi="Calibri" w:cs="Calibri"/>
                <w:color w:val="000000"/>
                <w:kern w:val="0"/>
                <w:sz w:val="22"/>
                <w:szCs w:val="22"/>
                <w:lang w:eastAsia="es-ES" w:bidi="ar-SA"/>
              </w:rPr>
            </w:pPr>
            <w:ins w:id="3569"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570" w:author="Orion" w:date="2011-07-29T16:45:00Z"/>
                <w:rFonts w:ascii="Calibri" w:eastAsia="Times New Roman" w:hAnsi="Calibri" w:cs="Calibri"/>
                <w:color w:val="000000"/>
                <w:kern w:val="0"/>
                <w:sz w:val="22"/>
                <w:szCs w:val="22"/>
                <w:lang w:eastAsia="es-ES" w:bidi="ar-SA"/>
              </w:rPr>
            </w:pPr>
            <w:ins w:id="3571"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572" w:author="Orion" w:date="2011-07-29T16:45:00Z"/>
                <w:rFonts w:ascii="Calibri" w:eastAsia="Times New Roman" w:hAnsi="Calibri" w:cs="Calibri"/>
                <w:color w:val="000000"/>
                <w:kern w:val="0"/>
                <w:sz w:val="22"/>
                <w:szCs w:val="22"/>
                <w:lang w:eastAsia="es-ES" w:bidi="ar-SA"/>
              </w:rPr>
            </w:pPr>
            <w:ins w:id="35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574" w:author="Orion" w:date="2011-07-29T16:45:00Z"/>
                <w:rFonts w:ascii="Calibri" w:eastAsia="Times New Roman" w:hAnsi="Calibri" w:cs="Calibri"/>
                <w:color w:val="000000"/>
                <w:kern w:val="0"/>
                <w:sz w:val="22"/>
                <w:szCs w:val="22"/>
                <w:lang w:eastAsia="es-ES" w:bidi="ar-SA"/>
              </w:rPr>
            </w:pPr>
            <w:ins w:id="3575"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576" w:author="Orion" w:date="2011-07-29T16:45:00Z"/>
                <w:rFonts w:ascii="Calibri" w:eastAsia="Times New Roman" w:hAnsi="Calibri" w:cs="Calibri"/>
                <w:color w:val="000000"/>
                <w:kern w:val="0"/>
                <w:sz w:val="22"/>
                <w:szCs w:val="22"/>
                <w:lang w:eastAsia="es-ES" w:bidi="ar-SA"/>
              </w:rPr>
            </w:pPr>
            <w:ins w:id="3577"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578" w:author="Orion" w:date="2011-07-29T16:45:00Z"/>
                <w:rFonts w:ascii="Calibri" w:eastAsia="Times New Roman" w:hAnsi="Calibri" w:cs="Calibri"/>
                <w:color w:val="000000"/>
                <w:kern w:val="0"/>
                <w:sz w:val="22"/>
                <w:szCs w:val="22"/>
                <w:lang w:eastAsia="es-ES" w:bidi="ar-SA"/>
              </w:rPr>
            </w:pPr>
            <w:ins w:id="35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580" w:author="Orion" w:date="2011-07-29T16:45:00Z"/>
                <w:rFonts w:ascii="Calibri" w:eastAsia="Times New Roman" w:hAnsi="Calibri" w:cs="Calibri"/>
                <w:color w:val="000000"/>
                <w:kern w:val="0"/>
                <w:sz w:val="22"/>
                <w:szCs w:val="22"/>
                <w:lang w:eastAsia="es-ES" w:bidi="ar-SA"/>
              </w:rPr>
            </w:pPr>
            <w:ins w:id="3581"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582" w:author="Orion" w:date="2011-07-29T16:45:00Z"/>
                <w:rFonts w:ascii="Calibri" w:eastAsia="Times New Roman" w:hAnsi="Calibri" w:cs="Calibri"/>
                <w:color w:val="000000"/>
                <w:kern w:val="0"/>
                <w:sz w:val="22"/>
                <w:szCs w:val="22"/>
                <w:lang w:eastAsia="es-ES" w:bidi="ar-SA"/>
              </w:rPr>
            </w:pPr>
            <w:ins w:id="3583"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5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585" w:author="Orion" w:date="2011-07-29T16:45:00Z"/>
                <w:rFonts w:ascii="Calibri" w:eastAsia="Times New Roman" w:hAnsi="Calibri" w:cs="Calibri"/>
                <w:color w:val="000000"/>
                <w:kern w:val="0"/>
                <w:sz w:val="22"/>
                <w:szCs w:val="22"/>
                <w:lang w:eastAsia="es-ES" w:bidi="ar-SA"/>
              </w:rPr>
            </w:pPr>
            <w:ins w:id="3586"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587" w:author="Orion" w:date="2011-07-29T16:45:00Z"/>
                <w:rFonts w:ascii="Calibri" w:eastAsia="Times New Roman" w:hAnsi="Calibri" w:cs="Calibri"/>
                <w:color w:val="000000"/>
                <w:kern w:val="0"/>
                <w:sz w:val="22"/>
                <w:szCs w:val="22"/>
                <w:lang w:eastAsia="es-ES" w:bidi="ar-SA"/>
              </w:rPr>
            </w:pPr>
            <w:ins w:id="3588"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589" w:author="Orion" w:date="2011-07-29T16:45:00Z"/>
                <w:rFonts w:ascii="Calibri" w:eastAsia="Times New Roman" w:hAnsi="Calibri" w:cs="Calibri"/>
                <w:color w:val="000000"/>
                <w:kern w:val="0"/>
                <w:sz w:val="22"/>
                <w:szCs w:val="22"/>
                <w:lang w:eastAsia="es-ES" w:bidi="ar-SA"/>
              </w:rPr>
            </w:pPr>
            <w:ins w:id="35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591" w:author="Orion" w:date="2011-07-29T16:45:00Z"/>
                <w:rFonts w:ascii="Calibri" w:eastAsia="Times New Roman" w:hAnsi="Calibri" w:cs="Calibri"/>
                <w:color w:val="000000"/>
                <w:kern w:val="0"/>
                <w:sz w:val="22"/>
                <w:szCs w:val="22"/>
                <w:lang w:eastAsia="es-ES" w:bidi="ar-SA"/>
              </w:rPr>
            </w:pPr>
            <w:ins w:id="3592"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593" w:author="Orion" w:date="2011-07-29T16:45:00Z"/>
                <w:rFonts w:ascii="Calibri" w:eastAsia="Times New Roman" w:hAnsi="Calibri" w:cs="Calibri"/>
                <w:color w:val="000000"/>
                <w:kern w:val="0"/>
                <w:sz w:val="22"/>
                <w:szCs w:val="22"/>
                <w:lang w:eastAsia="es-ES" w:bidi="ar-SA"/>
              </w:rPr>
            </w:pPr>
            <w:ins w:id="3594"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595" w:author="Orion" w:date="2011-07-29T16:45:00Z"/>
                <w:rFonts w:ascii="Calibri" w:eastAsia="Times New Roman" w:hAnsi="Calibri" w:cs="Calibri"/>
                <w:color w:val="000000"/>
                <w:kern w:val="0"/>
                <w:sz w:val="22"/>
                <w:szCs w:val="22"/>
                <w:lang w:eastAsia="es-ES" w:bidi="ar-SA"/>
              </w:rPr>
            </w:pPr>
            <w:ins w:id="35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597" w:author="Orion" w:date="2011-07-29T16:45:00Z"/>
                <w:rFonts w:ascii="Calibri" w:eastAsia="Times New Roman" w:hAnsi="Calibri" w:cs="Calibri"/>
                <w:color w:val="000000"/>
                <w:kern w:val="0"/>
                <w:sz w:val="22"/>
                <w:szCs w:val="22"/>
                <w:lang w:eastAsia="es-ES" w:bidi="ar-SA"/>
              </w:rPr>
            </w:pPr>
            <w:ins w:id="3598"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599" w:author="Orion" w:date="2011-07-29T16:45:00Z"/>
                <w:rFonts w:ascii="Calibri" w:eastAsia="Times New Roman" w:hAnsi="Calibri" w:cs="Calibri"/>
                <w:color w:val="000000"/>
                <w:kern w:val="0"/>
                <w:sz w:val="22"/>
                <w:szCs w:val="22"/>
                <w:lang w:eastAsia="es-ES" w:bidi="ar-SA"/>
              </w:rPr>
            </w:pPr>
            <w:ins w:id="3600"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6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602" w:author="Orion" w:date="2011-07-29T16:45:00Z"/>
                <w:rFonts w:ascii="Calibri" w:eastAsia="Times New Roman" w:hAnsi="Calibri" w:cs="Calibri"/>
                <w:color w:val="000000"/>
                <w:kern w:val="0"/>
                <w:sz w:val="22"/>
                <w:szCs w:val="22"/>
                <w:lang w:eastAsia="es-ES" w:bidi="ar-SA"/>
              </w:rPr>
            </w:pPr>
            <w:ins w:id="3603"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604" w:author="Orion" w:date="2011-07-29T16:45:00Z"/>
                <w:rFonts w:ascii="Calibri" w:eastAsia="Times New Roman" w:hAnsi="Calibri" w:cs="Calibri"/>
                <w:color w:val="000000"/>
                <w:kern w:val="0"/>
                <w:sz w:val="22"/>
                <w:szCs w:val="22"/>
                <w:lang w:eastAsia="es-ES" w:bidi="ar-SA"/>
              </w:rPr>
            </w:pPr>
            <w:ins w:id="3605"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606" w:author="Orion" w:date="2011-07-29T16:45:00Z"/>
                <w:rFonts w:ascii="Calibri" w:eastAsia="Times New Roman" w:hAnsi="Calibri" w:cs="Calibri"/>
                <w:color w:val="000000"/>
                <w:kern w:val="0"/>
                <w:sz w:val="22"/>
                <w:szCs w:val="22"/>
                <w:lang w:eastAsia="es-ES" w:bidi="ar-SA"/>
              </w:rPr>
            </w:pPr>
            <w:ins w:id="36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608" w:author="Orion" w:date="2011-07-29T16:45:00Z"/>
                <w:rFonts w:ascii="Calibri" w:eastAsia="Times New Roman" w:hAnsi="Calibri" w:cs="Calibri"/>
                <w:color w:val="000000"/>
                <w:kern w:val="0"/>
                <w:sz w:val="22"/>
                <w:szCs w:val="22"/>
                <w:lang w:eastAsia="es-ES" w:bidi="ar-SA"/>
              </w:rPr>
            </w:pPr>
            <w:ins w:id="3609"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610" w:author="Orion" w:date="2011-07-29T16:45:00Z"/>
                <w:rFonts w:ascii="Calibri" w:eastAsia="Times New Roman" w:hAnsi="Calibri" w:cs="Calibri"/>
                <w:color w:val="000000"/>
                <w:kern w:val="0"/>
                <w:sz w:val="22"/>
                <w:szCs w:val="22"/>
                <w:lang w:eastAsia="es-ES" w:bidi="ar-SA"/>
              </w:rPr>
            </w:pPr>
            <w:ins w:id="3611"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612" w:author="Orion" w:date="2011-07-29T16:45:00Z"/>
                <w:rFonts w:ascii="Calibri" w:eastAsia="Times New Roman" w:hAnsi="Calibri" w:cs="Calibri"/>
                <w:color w:val="000000"/>
                <w:kern w:val="0"/>
                <w:sz w:val="22"/>
                <w:szCs w:val="22"/>
                <w:lang w:eastAsia="es-ES" w:bidi="ar-SA"/>
              </w:rPr>
            </w:pPr>
            <w:ins w:id="36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614" w:author="Orion" w:date="2011-07-29T16:45:00Z"/>
                <w:rFonts w:ascii="Calibri" w:eastAsia="Times New Roman" w:hAnsi="Calibri" w:cs="Calibri"/>
                <w:color w:val="000000"/>
                <w:kern w:val="0"/>
                <w:sz w:val="22"/>
                <w:szCs w:val="22"/>
                <w:lang w:eastAsia="es-ES" w:bidi="ar-SA"/>
              </w:rPr>
            </w:pPr>
            <w:ins w:id="3615"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616" w:author="Orion" w:date="2011-07-29T16:45:00Z"/>
                <w:rFonts w:ascii="Calibri" w:eastAsia="Times New Roman" w:hAnsi="Calibri" w:cs="Calibri"/>
                <w:color w:val="000000"/>
                <w:kern w:val="0"/>
                <w:sz w:val="22"/>
                <w:szCs w:val="22"/>
                <w:lang w:eastAsia="es-ES" w:bidi="ar-SA"/>
              </w:rPr>
            </w:pPr>
            <w:ins w:id="3617"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6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619" w:author="Orion" w:date="2011-07-29T16:45:00Z"/>
                <w:rFonts w:ascii="Calibri" w:eastAsia="Times New Roman" w:hAnsi="Calibri" w:cs="Calibri"/>
                <w:color w:val="000000"/>
                <w:kern w:val="0"/>
                <w:sz w:val="22"/>
                <w:szCs w:val="22"/>
                <w:lang w:eastAsia="es-ES" w:bidi="ar-SA"/>
              </w:rPr>
            </w:pPr>
            <w:ins w:id="3620"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621" w:author="Orion" w:date="2011-07-29T16:45:00Z"/>
                <w:rFonts w:ascii="Calibri" w:eastAsia="Times New Roman" w:hAnsi="Calibri" w:cs="Calibri"/>
                <w:color w:val="000000"/>
                <w:kern w:val="0"/>
                <w:sz w:val="22"/>
                <w:szCs w:val="22"/>
                <w:lang w:eastAsia="es-ES" w:bidi="ar-SA"/>
              </w:rPr>
            </w:pPr>
            <w:ins w:id="3622"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623" w:author="Orion" w:date="2011-07-29T16:45:00Z"/>
                <w:rFonts w:ascii="Calibri" w:eastAsia="Times New Roman" w:hAnsi="Calibri" w:cs="Calibri"/>
                <w:color w:val="000000"/>
                <w:kern w:val="0"/>
                <w:sz w:val="22"/>
                <w:szCs w:val="22"/>
                <w:lang w:eastAsia="es-ES" w:bidi="ar-SA"/>
              </w:rPr>
            </w:pPr>
            <w:ins w:id="36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625" w:author="Orion" w:date="2011-07-29T16:45:00Z"/>
                <w:rFonts w:ascii="Calibri" w:eastAsia="Times New Roman" w:hAnsi="Calibri" w:cs="Calibri"/>
                <w:color w:val="000000"/>
                <w:kern w:val="0"/>
                <w:sz w:val="22"/>
                <w:szCs w:val="22"/>
                <w:lang w:eastAsia="es-ES" w:bidi="ar-SA"/>
              </w:rPr>
            </w:pPr>
            <w:ins w:id="3626"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627" w:author="Orion" w:date="2011-07-29T16:45:00Z"/>
                <w:rFonts w:ascii="Calibri" w:eastAsia="Times New Roman" w:hAnsi="Calibri" w:cs="Calibri"/>
                <w:color w:val="000000"/>
                <w:kern w:val="0"/>
                <w:sz w:val="22"/>
                <w:szCs w:val="22"/>
                <w:lang w:eastAsia="es-ES" w:bidi="ar-SA"/>
              </w:rPr>
            </w:pPr>
            <w:ins w:id="3628"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629" w:author="Orion" w:date="2011-07-29T16:45:00Z"/>
                <w:rFonts w:ascii="Calibri" w:eastAsia="Times New Roman" w:hAnsi="Calibri" w:cs="Calibri"/>
                <w:color w:val="000000"/>
                <w:kern w:val="0"/>
                <w:sz w:val="22"/>
                <w:szCs w:val="22"/>
                <w:lang w:eastAsia="es-ES" w:bidi="ar-SA"/>
              </w:rPr>
            </w:pPr>
            <w:ins w:id="36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631" w:author="Orion" w:date="2011-07-29T16:45:00Z"/>
                <w:rFonts w:ascii="Calibri" w:eastAsia="Times New Roman" w:hAnsi="Calibri" w:cs="Calibri"/>
                <w:color w:val="000000"/>
                <w:kern w:val="0"/>
                <w:sz w:val="22"/>
                <w:szCs w:val="22"/>
                <w:lang w:eastAsia="es-ES" w:bidi="ar-SA"/>
              </w:rPr>
            </w:pPr>
            <w:ins w:id="3632"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633" w:author="Orion" w:date="2011-07-29T16:45:00Z"/>
                <w:rFonts w:ascii="Calibri" w:eastAsia="Times New Roman" w:hAnsi="Calibri" w:cs="Calibri"/>
                <w:color w:val="000000"/>
                <w:kern w:val="0"/>
                <w:sz w:val="22"/>
                <w:szCs w:val="22"/>
                <w:lang w:eastAsia="es-ES" w:bidi="ar-SA"/>
              </w:rPr>
            </w:pPr>
            <w:ins w:id="3634"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6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636" w:author="Orion" w:date="2011-07-29T16:45:00Z"/>
                <w:rFonts w:ascii="Calibri" w:eastAsia="Times New Roman" w:hAnsi="Calibri" w:cs="Calibri"/>
                <w:color w:val="000000"/>
                <w:kern w:val="0"/>
                <w:sz w:val="22"/>
                <w:szCs w:val="22"/>
                <w:lang w:eastAsia="es-ES" w:bidi="ar-SA"/>
              </w:rPr>
            </w:pPr>
            <w:ins w:id="3637"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638" w:author="Orion" w:date="2011-07-29T16:45:00Z"/>
                <w:rFonts w:ascii="Calibri" w:eastAsia="Times New Roman" w:hAnsi="Calibri" w:cs="Calibri"/>
                <w:color w:val="000000"/>
                <w:kern w:val="0"/>
                <w:sz w:val="22"/>
                <w:szCs w:val="22"/>
                <w:lang w:eastAsia="es-ES" w:bidi="ar-SA"/>
              </w:rPr>
            </w:pPr>
            <w:ins w:id="3639"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640" w:author="Orion" w:date="2011-07-29T16:45:00Z"/>
                <w:rFonts w:ascii="Calibri" w:eastAsia="Times New Roman" w:hAnsi="Calibri" w:cs="Calibri"/>
                <w:color w:val="000000"/>
                <w:kern w:val="0"/>
                <w:sz w:val="22"/>
                <w:szCs w:val="22"/>
                <w:lang w:eastAsia="es-ES" w:bidi="ar-SA"/>
              </w:rPr>
            </w:pPr>
            <w:ins w:id="36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642" w:author="Orion" w:date="2011-07-29T16:45:00Z"/>
                <w:rFonts w:ascii="Calibri" w:eastAsia="Times New Roman" w:hAnsi="Calibri" w:cs="Calibri"/>
                <w:color w:val="000000"/>
                <w:kern w:val="0"/>
                <w:sz w:val="22"/>
                <w:szCs w:val="22"/>
                <w:lang w:eastAsia="es-ES" w:bidi="ar-SA"/>
              </w:rPr>
            </w:pPr>
            <w:ins w:id="3643"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644" w:author="Orion" w:date="2011-07-29T16:45:00Z"/>
                <w:rFonts w:ascii="Calibri" w:eastAsia="Times New Roman" w:hAnsi="Calibri" w:cs="Calibri"/>
                <w:color w:val="000000"/>
                <w:kern w:val="0"/>
                <w:sz w:val="22"/>
                <w:szCs w:val="22"/>
                <w:lang w:eastAsia="es-ES" w:bidi="ar-SA"/>
              </w:rPr>
            </w:pPr>
            <w:ins w:id="3645"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646" w:author="Orion" w:date="2011-07-29T16:45:00Z"/>
                <w:rFonts w:ascii="Calibri" w:eastAsia="Times New Roman" w:hAnsi="Calibri" w:cs="Calibri"/>
                <w:color w:val="000000"/>
                <w:kern w:val="0"/>
                <w:sz w:val="22"/>
                <w:szCs w:val="22"/>
                <w:lang w:eastAsia="es-ES" w:bidi="ar-SA"/>
              </w:rPr>
            </w:pPr>
            <w:ins w:id="36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648" w:author="Orion" w:date="2011-07-29T16:45:00Z"/>
                <w:rFonts w:ascii="Calibri" w:eastAsia="Times New Roman" w:hAnsi="Calibri" w:cs="Calibri"/>
                <w:color w:val="000000"/>
                <w:kern w:val="0"/>
                <w:sz w:val="22"/>
                <w:szCs w:val="22"/>
                <w:lang w:eastAsia="es-ES" w:bidi="ar-SA"/>
              </w:rPr>
            </w:pPr>
            <w:ins w:id="3649"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650" w:author="Orion" w:date="2011-07-29T16:45:00Z"/>
                <w:rFonts w:ascii="Calibri" w:eastAsia="Times New Roman" w:hAnsi="Calibri" w:cs="Calibri"/>
                <w:color w:val="000000"/>
                <w:kern w:val="0"/>
                <w:sz w:val="22"/>
                <w:szCs w:val="22"/>
                <w:lang w:eastAsia="es-ES" w:bidi="ar-SA"/>
              </w:rPr>
            </w:pPr>
            <w:ins w:id="3651"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6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653" w:author="Orion" w:date="2011-07-29T16:45:00Z"/>
                <w:rFonts w:ascii="Calibri" w:eastAsia="Times New Roman" w:hAnsi="Calibri" w:cs="Calibri"/>
                <w:color w:val="000000"/>
                <w:kern w:val="0"/>
                <w:sz w:val="22"/>
                <w:szCs w:val="22"/>
                <w:lang w:eastAsia="es-ES" w:bidi="ar-SA"/>
              </w:rPr>
            </w:pPr>
            <w:ins w:id="3654"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655" w:author="Orion" w:date="2011-07-29T16:45:00Z"/>
                <w:rFonts w:ascii="Calibri" w:eastAsia="Times New Roman" w:hAnsi="Calibri" w:cs="Calibri"/>
                <w:color w:val="000000"/>
                <w:kern w:val="0"/>
                <w:sz w:val="22"/>
                <w:szCs w:val="22"/>
                <w:lang w:eastAsia="es-ES" w:bidi="ar-SA"/>
              </w:rPr>
            </w:pPr>
            <w:ins w:id="3656"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657" w:author="Orion" w:date="2011-07-29T16:45:00Z"/>
                <w:rFonts w:ascii="Calibri" w:eastAsia="Times New Roman" w:hAnsi="Calibri" w:cs="Calibri"/>
                <w:color w:val="000000"/>
                <w:kern w:val="0"/>
                <w:sz w:val="22"/>
                <w:szCs w:val="22"/>
                <w:lang w:eastAsia="es-ES" w:bidi="ar-SA"/>
              </w:rPr>
            </w:pPr>
            <w:ins w:id="36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659" w:author="Orion" w:date="2011-07-29T16:45:00Z"/>
                <w:rFonts w:ascii="Calibri" w:eastAsia="Times New Roman" w:hAnsi="Calibri" w:cs="Calibri"/>
                <w:color w:val="000000"/>
                <w:kern w:val="0"/>
                <w:sz w:val="22"/>
                <w:szCs w:val="22"/>
                <w:lang w:eastAsia="es-ES" w:bidi="ar-SA"/>
              </w:rPr>
            </w:pPr>
            <w:ins w:id="3660"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661" w:author="Orion" w:date="2011-07-29T16:45:00Z"/>
                <w:rFonts w:ascii="Calibri" w:eastAsia="Times New Roman" w:hAnsi="Calibri" w:cs="Calibri"/>
                <w:color w:val="000000"/>
                <w:kern w:val="0"/>
                <w:sz w:val="22"/>
                <w:szCs w:val="22"/>
                <w:lang w:eastAsia="es-ES" w:bidi="ar-SA"/>
              </w:rPr>
            </w:pPr>
            <w:ins w:id="3662"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663" w:author="Orion" w:date="2011-07-29T16:45:00Z"/>
                <w:rFonts w:ascii="Calibri" w:eastAsia="Times New Roman" w:hAnsi="Calibri" w:cs="Calibri"/>
                <w:color w:val="000000"/>
                <w:kern w:val="0"/>
                <w:sz w:val="22"/>
                <w:szCs w:val="22"/>
                <w:lang w:eastAsia="es-ES" w:bidi="ar-SA"/>
              </w:rPr>
            </w:pPr>
            <w:ins w:id="36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665" w:author="Orion" w:date="2011-07-29T16:45:00Z"/>
                <w:rFonts w:ascii="Calibri" w:eastAsia="Times New Roman" w:hAnsi="Calibri" w:cs="Calibri"/>
                <w:color w:val="000000"/>
                <w:kern w:val="0"/>
                <w:sz w:val="22"/>
                <w:szCs w:val="22"/>
                <w:lang w:eastAsia="es-ES" w:bidi="ar-SA"/>
              </w:rPr>
            </w:pPr>
            <w:ins w:id="3666"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667" w:author="Orion" w:date="2011-07-29T16:45:00Z"/>
                <w:rFonts w:ascii="Calibri" w:eastAsia="Times New Roman" w:hAnsi="Calibri" w:cs="Calibri"/>
                <w:color w:val="000000"/>
                <w:kern w:val="0"/>
                <w:sz w:val="22"/>
                <w:szCs w:val="22"/>
                <w:lang w:eastAsia="es-ES" w:bidi="ar-SA"/>
              </w:rPr>
            </w:pPr>
            <w:ins w:id="3668"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6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670" w:author="Orion" w:date="2011-07-29T16:45:00Z"/>
                <w:rFonts w:ascii="Calibri" w:eastAsia="Times New Roman" w:hAnsi="Calibri" w:cs="Calibri"/>
                <w:color w:val="000000"/>
                <w:kern w:val="0"/>
                <w:sz w:val="22"/>
                <w:szCs w:val="22"/>
                <w:lang w:eastAsia="es-ES" w:bidi="ar-SA"/>
              </w:rPr>
            </w:pPr>
            <w:ins w:id="3671"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672" w:author="Orion" w:date="2011-07-29T16:45:00Z"/>
                <w:rFonts w:ascii="Calibri" w:eastAsia="Times New Roman" w:hAnsi="Calibri" w:cs="Calibri"/>
                <w:color w:val="000000"/>
                <w:kern w:val="0"/>
                <w:sz w:val="22"/>
                <w:szCs w:val="22"/>
                <w:lang w:eastAsia="es-ES" w:bidi="ar-SA"/>
              </w:rPr>
            </w:pPr>
            <w:ins w:id="3673"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674" w:author="Orion" w:date="2011-07-29T16:45:00Z"/>
                <w:rFonts w:ascii="Calibri" w:eastAsia="Times New Roman" w:hAnsi="Calibri" w:cs="Calibri"/>
                <w:color w:val="000000"/>
                <w:kern w:val="0"/>
                <w:sz w:val="22"/>
                <w:szCs w:val="22"/>
                <w:lang w:eastAsia="es-ES" w:bidi="ar-SA"/>
              </w:rPr>
            </w:pPr>
            <w:ins w:id="36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676" w:author="Orion" w:date="2011-07-29T16:45:00Z"/>
                <w:rFonts w:ascii="Calibri" w:eastAsia="Times New Roman" w:hAnsi="Calibri" w:cs="Calibri"/>
                <w:color w:val="000000"/>
                <w:kern w:val="0"/>
                <w:sz w:val="22"/>
                <w:szCs w:val="22"/>
                <w:lang w:eastAsia="es-ES" w:bidi="ar-SA"/>
              </w:rPr>
            </w:pPr>
            <w:ins w:id="3677"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678" w:author="Orion" w:date="2011-07-29T16:45:00Z"/>
                <w:rFonts w:ascii="Calibri" w:eastAsia="Times New Roman" w:hAnsi="Calibri" w:cs="Calibri"/>
                <w:color w:val="000000"/>
                <w:kern w:val="0"/>
                <w:sz w:val="22"/>
                <w:szCs w:val="22"/>
                <w:lang w:eastAsia="es-ES" w:bidi="ar-SA"/>
              </w:rPr>
            </w:pPr>
            <w:ins w:id="3679"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680" w:author="Orion" w:date="2011-07-29T16:45:00Z"/>
                <w:rFonts w:ascii="Calibri" w:eastAsia="Times New Roman" w:hAnsi="Calibri" w:cs="Calibri"/>
                <w:color w:val="000000"/>
                <w:kern w:val="0"/>
                <w:sz w:val="22"/>
                <w:szCs w:val="22"/>
                <w:lang w:eastAsia="es-ES" w:bidi="ar-SA"/>
              </w:rPr>
            </w:pPr>
            <w:ins w:id="36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682" w:author="Orion" w:date="2011-07-29T16:45:00Z"/>
                <w:rFonts w:ascii="Calibri" w:eastAsia="Times New Roman" w:hAnsi="Calibri" w:cs="Calibri"/>
                <w:color w:val="000000"/>
                <w:kern w:val="0"/>
                <w:sz w:val="22"/>
                <w:szCs w:val="22"/>
                <w:lang w:eastAsia="es-ES" w:bidi="ar-SA"/>
              </w:rPr>
            </w:pPr>
            <w:ins w:id="3683"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684" w:author="Orion" w:date="2011-07-29T16:45:00Z"/>
                <w:rFonts w:ascii="Calibri" w:eastAsia="Times New Roman" w:hAnsi="Calibri" w:cs="Calibri"/>
                <w:color w:val="000000"/>
                <w:kern w:val="0"/>
                <w:sz w:val="22"/>
                <w:szCs w:val="22"/>
                <w:lang w:eastAsia="es-ES" w:bidi="ar-SA"/>
              </w:rPr>
            </w:pPr>
            <w:ins w:id="3685"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6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687" w:author="Orion" w:date="2011-07-29T16:45:00Z"/>
                <w:rFonts w:ascii="Calibri" w:eastAsia="Times New Roman" w:hAnsi="Calibri" w:cs="Calibri"/>
                <w:color w:val="000000"/>
                <w:kern w:val="0"/>
                <w:sz w:val="22"/>
                <w:szCs w:val="22"/>
                <w:lang w:eastAsia="es-ES" w:bidi="ar-SA"/>
              </w:rPr>
            </w:pPr>
            <w:ins w:id="3688"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689" w:author="Orion" w:date="2011-07-29T16:45:00Z"/>
                <w:rFonts w:ascii="Calibri" w:eastAsia="Times New Roman" w:hAnsi="Calibri" w:cs="Calibri"/>
                <w:color w:val="000000"/>
                <w:kern w:val="0"/>
                <w:sz w:val="22"/>
                <w:szCs w:val="22"/>
                <w:lang w:eastAsia="es-ES" w:bidi="ar-SA"/>
              </w:rPr>
            </w:pPr>
            <w:ins w:id="3690"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691" w:author="Orion" w:date="2011-07-29T16:45:00Z"/>
                <w:rFonts w:ascii="Calibri" w:eastAsia="Times New Roman" w:hAnsi="Calibri" w:cs="Calibri"/>
                <w:color w:val="000000"/>
                <w:kern w:val="0"/>
                <w:sz w:val="22"/>
                <w:szCs w:val="22"/>
                <w:lang w:eastAsia="es-ES" w:bidi="ar-SA"/>
              </w:rPr>
            </w:pPr>
            <w:ins w:id="36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693" w:author="Orion" w:date="2011-07-29T16:45:00Z"/>
                <w:rFonts w:ascii="Calibri" w:eastAsia="Times New Roman" w:hAnsi="Calibri" w:cs="Calibri"/>
                <w:color w:val="000000"/>
                <w:kern w:val="0"/>
                <w:sz w:val="22"/>
                <w:szCs w:val="22"/>
                <w:lang w:eastAsia="es-ES" w:bidi="ar-SA"/>
              </w:rPr>
            </w:pPr>
            <w:ins w:id="3694"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695" w:author="Orion" w:date="2011-07-29T16:45:00Z"/>
                <w:rFonts w:ascii="Calibri" w:eastAsia="Times New Roman" w:hAnsi="Calibri" w:cs="Calibri"/>
                <w:color w:val="000000"/>
                <w:kern w:val="0"/>
                <w:sz w:val="22"/>
                <w:szCs w:val="22"/>
                <w:lang w:eastAsia="es-ES" w:bidi="ar-SA"/>
              </w:rPr>
            </w:pPr>
            <w:ins w:id="3696"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697" w:author="Orion" w:date="2011-07-29T16:45:00Z"/>
                <w:rFonts w:ascii="Calibri" w:eastAsia="Times New Roman" w:hAnsi="Calibri" w:cs="Calibri"/>
                <w:color w:val="000000"/>
                <w:kern w:val="0"/>
                <w:sz w:val="22"/>
                <w:szCs w:val="22"/>
                <w:lang w:eastAsia="es-ES" w:bidi="ar-SA"/>
              </w:rPr>
            </w:pPr>
            <w:ins w:id="36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699" w:author="Orion" w:date="2011-07-29T16:45:00Z"/>
                <w:rFonts w:ascii="Calibri" w:eastAsia="Times New Roman" w:hAnsi="Calibri" w:cs="Calibri"/>
                <w:color w:val="000000"/>
                <w:kern w:val="0"/>
                <w:sz w:val="22"/>
                <w:szCs w:val="22"/>
                <w:lang w:eastAsia="es-ES" w:bidi="ar-SA"/>
              </w:rPr>
            </w:pPr>
            <w:ins w:id="3700"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701" w:author="Orion" w:date="2011-07-29T16:45:00Z"/>
                <w:rFonts w:ascii="Calibri" w:eastAsia="Times New Roman" w:hAnsi="Calibri" w:cs="Calibri"/>
                <w:color w:val="000000"/>
                <w:kern w:val="0"/>
                <w:sz w:val="22"/>
                <w:szCs w:val="22"/>
                <w:lang w:eastAsia="es-ES" w:bidi="ar-SA"/>
              </w:rPr>
            </w:pPr>
            <w:ins w:id="3702"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7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704" w:author="Orion" w:date="2011-07-29T16:45:00Z"/>
                <w:rFonts w:ascii="Calibri" w:eastAsia="Times New Roman" w:hAnsi="Calibri" w:cs="Calibri"/>
                <w:color w:val="000000"/>
                <w:kern w:val="0"/>
                <w:sz w:val="22"/>
                <w:szCs w:val="22"/>
                <w:lang w:eastAsia="es-ES" w:bidi="ar-SA"/>
              </w:rPr>
            </w:pPr>
            <w:ins w:id="3705"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706" w:author="Orion" w:date="2011-07-29T16:45:00Z"/>
                <w:rFonts w:ascii="Calibri" w:eastAsia="Times New Roman" w:hAnsi="Calibri" w:cs="Calibri"/>
                <w:color w:val="000000"/>
                <w:kern w:val="0"/>
                <w:sz w:val="22"/>
                <w:szCs w:val="22"/>
                <w:lang w:eastAsia="es-ES" w:bidi="ar-SA"/>
              </w:rPr>
            </w:pPr>
            <w:ins w:id="3707"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708" w:author="Orion" w:date="2011-07-29T16:45:00Z"/>
                <w:rFonts w:ascii="Calibri" w:eastAsia="Times New Roman" w:hAnsi="Calibri" w:cs="Calibri"/>
                <w:color w:val="000000"/>
                <w:kern w:val="0"/>
                <w:sz w:val="22"/>
                <w:szCs w:val="22"/>
                <w:lang w:eastAsia="es-ES" w:bidi="ar-SA"/>
              </w:rPr>
            </w:pPr>
            <w:ins w:id="37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710" w:author="Orion" w:date="2011-07-29T16:45:00Z"/>
                <w:rFonts w:ascii="Calibri" w:eastAsia="Times New Roman" w:hAnsi="Calibri" w:cs="Calibri"/>
                <w:color w:val="000000"/>
                <w:kern w:val="0"/>
                <w:sz w:val="22"/>
                <w:szCs w:val="22"/>
                <w:lang w:eastAsia="es-ES" w:bidi="ar-SA"/>
              </w:rPr>
            </w:pPr>
            <w:ins w:id="3711"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712" w:author="Orion" w:date="2011-07-29T16:45:00Z"/>
                <w:rFonts w:ascii="Calibri" w:eastAsia="Times New Roman" w:hAnsi="Calibri" w:cs="Calibri"/>
                <w:color w:val="000000"/>
                <w:kern w:val="0"/>
                <w:sz w:val="22"/>
                <w:szCs w:val="22"/>
                <w:lang w:eastAsia="es-ES" w:bidi="ar-SA"/>
              </w:rPr>
            </w:pPr>
            <w:ins w:id="3713"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714" w:author="Orion" w:date="2011-07-29T16:45:00Z"/>
                <w:rFonts w:ascii="Calibri" w:eastAsia="Times New Roman" w:hAnsi="Calibri" w:cs="Calibri"/>
                <w:color w:val="000000"/>
                <w:kern w:val="0"/>
                <w:sz w:val="22"/>
                <w:szCs w:val="22"/>
                <w:lang w:eastAsia="es-ES" w:bidi="ar-SA"/>
              </w:rPr>
            </w:pPr>
            <w:ins w:id="37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716" w:author="Orion" w:date="2011-07-29T16:45:00Z"/>
                <w:rFonts w:ascii="Calibri" w:eastAsia="Times New Roman" w:hAnsi="Calibri" w:cs="Calibri"/>
                <w:color w:val="000000"/>
                <w:kern w:val="0"/>
                <w:sz w:val="22"/>
                <w:szCs w:val="22"/>
                <w:lang w:eastAsia="es-ES" w:bidi="ar-SA"/>
              </w:rPr>
            </w:pPr>
            <w:ins w:id="3717"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718" w:author="Orion" w:date="2011-07-29T16:45:00Z"/>
                <w:rFonts w:ascii="Calibri" w:eastAsia="Times New Roman" w:hAnsi="Calibri" w:cs="Calibri"/>
                <w:color w:val="000000"/>
                <w:kern w:val="0"/>
                <w:sz w:val="22"/>
                <w:szCs w:val="22"/>
                <w:lang w:eastAsia="es-ES" w:bidi="ar-SA"/>
              </w:rPr>
            </w:pPr>
            <w:ins w:id="3719"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7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721" w:author="Orion" w:date="2011-07-29T16:45:00Z"/>
                <w:rFonts w:ascii="Calibri" w:eastAsia="Times New Roman" w:hAnsi="Calibri" w:cs="Calibri"/>
                <w:color w:val="000000"/>
                <w:kern w:val="0"/>
                <w:sz w:val="22"/>
                <w:szCs w:val="22"/>
                <w:lang w:eastAsia="es-ES" w:bidi="ar-SA"/>
              </w:rPr>
            </w:pPr>
            <w:ins w:id="3722"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723" w:author="Orion" w:date="2011-07-29T16:45:00Z"/>
                <w:rFonts w:ascii="Calibri" w:eastAsia="Times New Roman" w:hAnsi="Calibri" w:cs="Calibri"/>
                <w:color w:val="000000"/>
                <w:kern w:val="0"/>
                <w:sz w:val="22"/>
                <w:szCs w:val="22"/>
                <w:lang w:eastAsia="es-ES" w:bidi="ar-SA"/>
              </w:rPr>
            </w:pPr>
            <w:ins w:id="3724"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725" w:author="Orion" w:date="2011-07-29T16:45:00Z"/>
                <w:rFonts w:ascii="Calibri" w:eastAsia="Times New Roman" w:hAnsi="Calibri" w:cs="Calibri"/>
                <w:color w:val="000000"/>
                <w:kern w:val="0"/>
                <w:sz w:val="22"/>
                <w:szCs w:val="22"/>
                <w:lang w:eastAsia="es-ES" w:bidi="ar-SA"/>
              </w:rPr>
            </w:pPr>
            <w:ins w:id="37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727" w:author="Orion" w:date="2011-07-29T16:45:00Z"/>
                <w:rFonts w:ascii="Calibri" w:eastAsia="Times New Roman" w:hAnsi="Calibri" w:cs="Calibri"/>
                <w:color w:val="000000"/>
                <w:kern w:val="0"/>
                <w:sz w:val="22"/>
                <w:szCs w:val="22"/>
                <w:lang w:eastAsia="es-ES" w:bidi="ar-SA"/>
              </w:rPr>
            </w:pPr>
            <w:ins w:id="3728"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729" w:author="Orion" w:date="2011-07-29T16:45:00Z"/>
                <w:rFonts w:ascii="Calibri" w:eastAsia="Times New Roman" w:hAnsi="Calibri" w:cs="Calibri"/>
                <w:color w:val="000000"/>
                <w:kern w:val="0"/>
                <w:sz w:val="22"/>
                <w:szCs w:val="22"/>
                <w:lang w:eastAsia="es-ES" w:bidi="ar-SA"/>
              </w:rPr>
            </w:pPr>
            <w:ins w:id="3730"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731" w:author="Orion" w:date="2011-07-29T16:45:00Z"/>
                <w:rFonts w:ascii="Calibri" w:eastAsia="Times New Roman" w:hAnsi="Calibri" w:cs="Calibri"/>
                <w:color w:val="000000"/>
                <w:kern w:val="0"/>
                <w:sz w:val="22"/>
                <w:szCs w:val="22"/>
                <w:lang w:eastAsia="es-ES" w:bidi="ar-SA"/>
              </w:rPr>
            </w:pPr>
            <w:ins w:id="37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733" w:author="Orion" w:date="2011-07-29T16:45:00Z"/>
                <w:rFonts w:ascii="Calibri" w:eastAsia="Times New Roman" w:hAnsi="Calibri" w:cs="Calibri"/>
                <w:color w:val="000000"/>
                <w:kern w:val="0"/>
                <w:sz w:val="22"/>
                <w:szCs w:val="22"/>
                <w:lang w:eastAsia="es-ES" w:bidi="ar-SA"/>
              </w:rPr>
            </w:pPr>
            <w:ins w:id="3734"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735" w:author="Orion" w:date="2011-07-29T16:45:00Z"/>
                <w:rFonts w:ascii="Calibri" w:eastAsia="Times New Roman" w:hAnsi="Calibri" w:cs="Calibri"/>
                <w:color w:val="000000"/>
                <w:kern w:val="0"/>
                <w:sz w:val="22"/>
                <w:szCs w:val="22"/>
                <w:lang w:eastAsia="es-ES" w:bidi="ar-SA"/>
              </w:rPr>
            </w:pPr>
            <w:ins w:id="3736"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7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738" w:author="Orion" w:date="2011-07-29T16:45:00Z"/>
                <w:rFonts w:ascii="Calibri" w:eastAsia="Times New Roman" w:hAnsi="Calibri" w:cs="Calibri"/>
                <w:color w:val="000000"/>
                <w:kern w:val="0"/>
                <w:sz w:val="22"/>
                <w:szCs w:val="22"/>
                <w:lang w:eastAsia="es-ES" w:bidi="ar-SA"/>
              </w:rPr>
            </w:pPr>
            <w:ins w:id="3739"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740" w:author="Orion" w:date="2011-07-29T16:45:00Z"/>
                <w:rFonts w:ascii="Calibri" w:eastAsia="Times New Roman" w:hAnsi="Calibri" w:cs="Calibri"/>
                <w:color w:val="000000"/>
                <w:kern w:val="0"/>
                <w:sz w:val="22"/>
                <w:szCs w:val="22"/>
                <w:lang w:eastAsia="es-ES" w:bidi="ar-SA"/>
              </w:rPr>
            </w:pPr>
            <w:ins w:id="3741"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742" w:author="Orion" w:date="2011-07-29T16:45:00Z"/>
                <w:rFonts w:ascii="Calibri" w:eastAsia="Times New Roman" w:hAnsi="Calibri" w:cs="Calibri"/>
                <w:color w:val="000000"/>
                <w:kern w:val="0"/>
                <w:sz w:val="22"/>
                <w:szCs w:val="22"/>
                <w:lang w:eastAsia="es-ES" w:bidi="ar-SA"/>
              </w:rPr>
            </w:pPr>
            <w:ins w:id="37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744" w:author="Orion" w:date="2011-07-29T16:45:00Z"/>
                <w:rFonts w:ascii="Calibri" w:eastAsia="Times New Roman" w:hAnsi="Calibri" w:cs="Calibri"/>
                <w:color w:val="000000"/>
                <w:kern w:val="0"/>
                <w:sz w:val="22"/>
                <w:szCs w:val="22"/>
                <w:lang w:eastAsia="es-ES" w:bidi="ar-SA"/>
              </w:rPr>
            </w:pPr>
            <w:ins w:id="3745"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746" w:author="Orion" w:date="2011-07-29T16:45:00Z"/>
                <w:rFonts w:ascii="Calibri" w:eastAsia="Times New Roman" w:hAnsi="Calibri" w:cs="Calibri"/>
                <w:color w:val="000000"/>
                <w:kern w:val="0"/>
                <w:sz w:val="22"/>
                <w:szCs w:val="22"/>
                <w:lang w:eastAsia="es-ES" w:bidi="ar-SA"/>
              </w:rPr>
            </w:pPr>
            <w:ins w:id="3747"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748" w:author="Orion" w:date="2011-07-29T16:45:00Z"/>
                <w:rFonts w:ascii="Calibri" w:eastAsia="Times New Roman" w:hAnsi="Calibri" w:cs="Calibri"/>
                <w:color w:val="000000"/>
                <w:kern w:val="0"/>
                <w:sz w:val="22"/>
                <w:szCs w:val="22"/>
                <w:lang w:eastAsia="es-ES" w:bidi="ar-SA"/>
              </w:rPr>
            </w:pPr>
            <w:ins w:id="37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750" w:author="Orion" w:date="2011-07-29T16:45:00Z"/>
                <w:rFonts w:ascii="Calibri" w:eastAsia="Times New Roman" w:hAnsi="Calibri" w:cs="Calibri"/>
                <w:color w:val="000000"/>
                <w:kern w:val="0"/>
                <w:sz w:val="22"/>
                <w:szCs w:val="22"/>
                <w:lang w:eastAsia="es-ES" w:bidi="ar-SA"/>
              </w:rPr>
            </w:pPr>
            <w:ins w:id="3751"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752" w:author="Orion" w:date="2011-07-29T16:45:00Z"/>
                <w:rFonts w:ascii="Calibri" w:eastAsia="Times New Roman" w:hAnsi="Calibri" w:cs="Calibri"/>
                <w:color w:val="000000"/>
                <w:kern w:val="0"/>
                <w:sz w:val="22"/>
                <w:szCs w:val="22"/>
                <w:lang w:eastAsia="es-ES" w:bidi="ar-SA"/>
              </w:rPr>
            </w:pPr>
            <w:ins w:id="3753"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7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755" w:author="Orion" w:date="2011-07-29T16:45:00Z"/>
                <w:rFonts w:ascii="Calibri" w:eastAsia="Times New Roman" w:hAnsi="Calibri" w:cs="Calibri"/>
                <w:color w:val="000000"/>
                <w:kern w:val="0"/>
                <w:sz w:val="22"/>
                <w:szCs w:val="22"/>
                <w:lang w:eastAsia="es-ES" w:bidi="ar-SA"/>
              </w:rPr>
            </w:pPr>
            <w:ins w:id="3756"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757" w:author="Orion" w:date="2011-07-29T16:45:00Z"/>
                <w:rFonts w:ascii="Calibri" w:eastAsia="Times New Roman" w:hAnsi="Calibri" w:cs="Calibri"/>
                <w:color w:val="000000"/>
                <w:kern w:val="0"/>
                <w:sz w:val="22"/>
                <w:szCs w:val="22"/>
                <w:lang w:eastAsia="es-ES" w:bidi="ar-SA"/>
              </w:rPr>
            </w:pPr>
            <w:ins w:id="3758"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759" w:author="Orion" w:date="2011-07-29T16:45:00Z"/>
                <w:rFonts w:ascii="Calibri" w:eastAsia="Times New Roman" w:hAnsi="Calibri" w:cs="Calibri"/>
                <w:color w:val="000000"/>
                <w:kern w:val="0"/>
                <w:sz w:val="22"/>
                <w:szCs w:val="22"/>
                <w:lang w:eastAsia="es-ES" w:bidi="ar-SA"/>
              </w:rPr>
            </w:pPr>
            <w:ins w:id="37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761" w:author="Orion" w:date="2011-07-29T16:45:00Z"/>
                <w:rFonts w:ascii="Calibri" w:eastAsia="Times New Roman" w:hAnsi="Calibri" w:cs="Calibri"/>
                <w:color w:val="000000"/>
                <w:kern w:val="0"/>
                <w:sz w:val="22"/>
                <w:szCs w:val="22"/>
                <w:lang w:eastAsia="es-ES" w:bidi="ar-SA"/>
              </w:rPr>
            </w:pPr>
            <w:ins w:id="3762"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763" w:author="Orion" w:date="2011-07-29T16:45:00Z"/>
                <w:rFonts w:ascii="Calibri" w:eastAsia="Times New Roman" w:hAnsi="Calibri" w:cs="Calibri"/>
                <w:color w:val="000000"/>
                <w:kern w:val="0"/>
                <w:sz w:val="22"/>
                <w:szCs w:val="22"/>
                <w:lang w:eastAsia="es-ES" w:bidi="ar-SA"/>
              </w:rPr>
            </w:pPr>
            <w:ins w:id="3764"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765" w:author="Orion" w:date="2011-07-29T16:45:00Z"/>
                <w:rFonts w:ascii="Calibri" w:eastAsia="Times New Roman" w:hAnsi="Calibri" w:cs="Calibri"/>
                <w:color w:val="000000"/>
                <w:kern w:val="0"/>
                <w:sz w:val="22"/>
                <w:szCs w:val="22"/>
                <w:lang w:eastAsia="es-ES" w:bidi="ar-SA"/>
              </w:rPr>
            </w:pPr>
            <w:ins w:id="37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767" w:author="Orion" w:date="2011-07-29T16:45:00Z"/>
                <w:rFonts w:ascii="Calibri" w:eastAsia="Times New Roman" w:hAnsi="Calibri" w:cs="Calibri"/>
                <w:color w:val="000000"/>
                <w:kern w:val="0"/>
                <w:sz w:val="22"/>
                <w:szCs w:val="22"/>
                <w:lang w:eastAsia="es-ES" w:bidi="ar-SA"/>
              </w:rPr>
            </w:pPr>
            <w:ins w:id="3768"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769" w:author="Orion" w:date="2011-07-29T16:45:00Z"/>
                <w:rFonts w:ascii="Calibri" w:eastAsia="Times New Roman" w:hAnsi="Calibri" w:cs="Calibri"/>
                <w:color w:val="000000"/>
                <w:kern w:val="0"/>
                <w:sz w:val="22"/>
                <w:szCs w:val="22"/>
                <w:lang w:eastAsia="es-ES" w:bidi="ar-SA"/>
              </w:rPr>
            </w:pPr>
            <w:ins w:id="3770"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7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772" w:author="Orion" w:date="2011-07-29T16:45:00Z"/>
                <w:rFonts w:ascii="Calibri" w:eastAsia="Times New Roman" w:hAnsi="Calibri" w:cs="Calibri"/>
                <w:color w:val="000000"/>
                <w:kern w:val="0"/>
                <w:sz w:val="22"/>
                <w:szCs w:val="22"/>
                <w:lang w:eastAsia="es-ES" w:bidi="ar-SA"/>
              </w:rPr>
            </w:pPr>
            <w:ins w:id="3773"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774" w:author="Orion" w:date="2011-07-29T16:45:00Z"/>
                <w:rFonts w:ascii="Calibri" w:eastAsia="Times New Roman" w:hAnsi="Calibri" w:cs="Calibri"/>
                <w:color w:val="000000"/>
                <w:kern w:val="0"/>
                <w:sz w:val="22"/>
                <w:szCs w:val="22"/>
                <w:lang w:eastAsia="es-ES" w:bidi="ar-SA"/>
              </w:rPr>
            </w:pPr>
            <w:ins w:id="3775"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776" w:author="Orion" w:date="2011-07-29T16:45:00Z"/>
                <w:rFonts w:ascii="Calibri" w:eastAsia="Times New Roman" w:hAnsi="Calibri" w:cs="Calibri"/>
                <w:color w:val="000000"/>
                <w:kern w:val="0"/>
                <w:sz w:val="22"/>
                <w:szCs w:val="22"/>
                <w:lang w:eastAsia="es-ES" w:bidi="ar-SA"/>
              </w:rPr>
            </w:pPr>
            <w:ins w:id="37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778" w:author="Orion" w:date="2011-07-29T16:45:00Z"/>
                <w:rFonts w:ascii="Calibri" w:eastAsia="Times New Roman" w:hAnsi="Calibri" w:cs="Calibri"/>
                <w:color w:val="000000"/>
                <w:kern w:val="0"/>
                <w:sz w:val="22"/>
                <w:szCs w:val="22"/>
                <w:lang w:eastAsia="es-ES" w:bidi="ar-SA"/>
              </w:rPr>
            </w:pPr>
            <w:ins w:id="3779"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780" w:author="Orion" w:date="2011-07-29T16:45:00Z"/>
                <w:rFonts w:ascii="Calibri" w:eastAsia="Times New Roman" w:hAnsi="Calibri" w:cs="Calibri"/>
                <w:color w:val="000000"/>
                <w:kern w:val="0"/>
                <w:sz w:val="22"/>
                <w:szCs w:val="22"/>
                <w:lang w:eastAsia="es-ES" w:bidi="ar-SA"/>
              </w:rPr>
            </w:pPr>
            <w:ins w:id="3781"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782" w:author="Orion" w:date="2011-07-29T16:45:00Z"/>
                <w:rFonts w:ascii="Calibri" w:eastAsia="Times New Roman" w:hAnsi="Calibri" w:cs="Calibri"/>
                <w:color w:val="000000"/>
                <w:kern w:val="0"/>
                <w:sz w:val="22"/>
                <w:szCs w:val="22"/>
                <w:lang w:eastAsia="es-ES" w:bidi="ar-SA"/>
              </w:rPr>
            </w:pPr>
            <w:ins w:id="37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784" w:author="Orion" w:date="2011-07-29T16:45:00Z"/>
                <w:rFonts w:ascii="Calibri" w:eastAsia="Times New Roman" w:hAnsi="Calibri" w:cs="Calibri"/>
                <w:color w:val="000000"/>
                <w:kern w:val="0"/>
                <w:sz w:val="22"/>
                <w:szCs w:val="22"/>
                <w:lang w:eastAsia="es-ES" w:bidi="ar-SA"/>
              </w:rPr>
            </w:pPr>
            <w:ins w:id="3785"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786" w:author="Orion" w:date="2011-07-29T16:45:00Z"/>
                <w:rFonts w:ascii="Calibri" w:eastAsia="Times New Roman" w:hAnsi="Calibri" w:cs="Calibri"/>
                <w:color w:val="000000"/>
                <w:kern w:val="0"/>
                <w:sz w:val="22"/>
                <w:szCs w:val="22"/>
                <w:lang w:eastAsia="es-ES" w:bidi="ar-SA"/>
              </w:rPr>
            </w:pPr>
            <w:ins w:id="3787"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78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789" w:author="Orion" w:date="2011-07-29T16:45:00Z"/>
                <w:rFonts w:ascii="Calibri" w:eastAsia="Times New Roman" w:hAnsi="Calibri" w:cs="Calibri"/>
                <w:color w:val="000000"/>
                <w:kern w:val="0"/>
                <w:sz w:val="22"/>
                <w:szCs w:val="22"/>
                <w:lang w:eastAsia="es-ES" w:bidi="ar-SA"/>
              </w:rPr>
            </w:pPr>
            <w:ins w:id="3790"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791" w:author="Orion" w:date="2011-07-29T16:45:00Z"/>
                <w:rFonts w:ascii="Calibri" w:eastAsia="Times New Roman" w:hAnsi="Calibri" w:cs="Calibri"/>
                <w:color w:val="000000"/>
                <w:kern w:val="0"/>
                <w:sz w:val="22"/>
                <w:szCs w:val="22"/>
                <w:lang w:eastAsia="es-ES" w:bidi="ar-SA"/>
              </w:rPr>
            </w:pPr>
            <w:ins w:id="3792"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793" w:author="Orion" w:date="2011-07-29T16:45:00Z"/>
                <w:rFonts w:ascii="Calibri" w:eastAsia="Times New Roman" w:hAnsi="Calibri" w:cs="Calibri"/>
                <w:color w:val="000000"/>
                <w:kern w:val="0"/>
                <w:sz w:val="22"/>
                <w:szCs w:val="22"/>
                <w:lang w:eastAsia="es-ES" w:bidi="ar-SA"/>
              </w:rPr>
            </w:pPr>
            <w:ins w:id="37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795" w:author="Orion" w:date="2011-07-29T16:45:00Z"/>
                <w:rFonts w:ascii="Calibri" w:eastAsia="Times New Roman" w:hAnsi="Calibri" w:cs="Calibri"/>
                <w:color w:val="000000"/>
                <w:kern w:val="0"/>
                <w:sz w:val="22"/>
                <w:szCs w:val="22"/>
                <w:lang w:eastAsia="es-ES" w:bidi="ar-SA"/>
              </w:rPr>
            </w:pPr>
            <w:ins w:id="3796"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797" w:author="Orion" w:date="2011-07-29T16:45:00Z"/>
                <w:rFonts w:ascii="Calibri" w:eastAsia="Times New Roman" w:hAnsi="Calibri" w:cs="Calibri"/>
                <w:color w:val="000000"/>
                <w:kern w:val="0"/>
                <w:sz w:val="22"/>
                <w:szCs w:val="22"/>
                <w:lang w:eastAsia="es-ES" w:bidi="ar-SA"/>
              </w:rPr>
            </w:pPr>
            <w:ins w:id="3798"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799" w:author="Orion" w:date="2011-07-29T16:45:00Z"/>
                <w:rFonts w:ascii="Calibri" w:eastAsia="Times New Roman" w:hAnsi="Calibri" w:cs="Calibri"/>
                <w:color w:val="000000"/>
                <w:kern w:val="0"/>
                <w:sz w:val="22"/>
                <w:szCs w:val="22"/>
                <w:lang w:eastAsia="es-ES" w:bidi="ar-SA"/>
              </w:rPr>
            </w:pPr>
            <w:ins w:id="38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801" w:author="Orion" w:date="2011-07-29T16:45:00Z"/>
                <w:rFonts w:ascii="Calibri" w:eastAsia="Times New Roman" w:hAnsi="Calibri" w:cs="Calibri"/>
                <w:color w:val="000000"/>
                <w:kern w:val="0"/>
                <w:sz w:val="22"/>
                <w:szCs w:val="22"/>
                <w:lang w:eastAsia="es-ES" w:bidi="ar-SA"/>
              </w:rPr>
            </w:pPr>
            <w:ins w:id="3802"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803" w:author="Orion" w:date="2011-07-29T16:45:00Z"/>
                <w:rFonts w:ascii="Calibri" w:eastAsia="Times New Roman" w:hAnsi="Calibri" w:cs="Calibri"/>
                <w:color w:val="000000"/>
                <w:kern w:val="0"/>
                <w:sz w:val="22"/>
                <w:szCs w:val="22"/>
                <w:lang w:eastAsia="es-ES" w:bidi="ar-SA"/>
              </w:rPr>
            </w:pPr>
            <w:ins w:id="3804"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80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806" w:author="Orion" w:date="2011-07-29T16:45:00Z"/>
                <w:rFonts w:ascii="Calibri" w:eastAsia="Times New Roman" w:hAnsi="Calibri" w:cs="Calibri"/>
                <w:color w:val="000000"/>
                <w:kern w:val="0"/>
                <w:sz w:val="22"/>
                <w:szCs w:val="22"/>
                <w:lang w:eastAsia="es-ES" w:bidi="ar-SA"/>
              </w:rPr>
            </w:pPr>
            <w:ins w:id="3807"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808" w:author="Orion" w:date="2011-07-29T16:45:00Z"/>
                <w:rFonts w:ascii="Calibri" w:eastAsia="Times New Roman" w:hAnsi="Calibri" w:cs="Calibri"/>
                <w:color w:val="000000"/>
                <w:kern w:val="0"/>
                <w:sz w:val="22"/>
                <w:szCs w:val="22"/>
                <w:lang w:eastAsia="es-ES" w:bidi="ar-SA"/>
              </w:rPr>
            </w:pPr>
            <w:ins w:id="3809"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810" w:author="Orion" w:date="2011-07-29T16:45:00Z"/>
                <w:rFonts w:ascii="Calibri" w:eastAsia="Times New Roman" w:hAnsi="Calibri" w:cs="Calibri"/>
                <w:color w:val="000000"/>
                <w:kern w:val="0"/>
                <w:sz w:val="22"/>
                <w:szCs w:val="22"/>
                <w:lang w:eastAsia="es-ES" w:bidi="ar-SA"/>
              </w:rPr>
            </w:pPr>
            <w:ins w:id="38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812" w:author="Orion" w:date="2011-07-29T16:45:00Z"/>
                <w:rFonts w:ascii="Calibri" w:eastAsia="Times New Roman" w:hAnsi="Calibri" w:cs="Calibri"/>
                <w:color w:val="000000"/>
                <w:kern w:val="0"/>
                <w:sz w:val="22"/>
                <w:szCs w:val="22"/>
                <w:lang w:eastAsia="es-ES" w:bidi="ar-SA"/>
              </w:rPr>
            </w:pPr>
            <w:ins w:id="3813"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814" w:author="Orion" w:date="2011-07-29T16:45:00Z"/>
                <w:rFonts w:ascii="Calibri" w:eastAsia="Times New Roman" w:hAnsi="Calibri" w:cs="Calibri"/>
                <w:color w:val="000000"/>
                <w:kern w:val="0"/>
                <w:sz w:val="22"/>
                <w:szCs w:val="22"/>
                <w:lang w:eastAsia="es-ES" w:bidi="ar-SA"/>
              </w:rPr>
            </w:pPr>
            <w:ins w:id="3815"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816" w:author="Orion" w:date="2011-07-29T16:45:00Z"/>
                <w:rFonts w:ascii="Calibri" w:eastAsia="Times New Roman" w:hAnsi="Calibri" w:cs="Calibri"/>
                <w:color w:val="000000"/>
                <w:kern w:val="0"/>
                <w:sz w:val="22"/>
                <w:szCs w:val="22"/>
                <w:lang w:eastAsia="es-ES" w:bidi="ar-SA"/>
              </w:rPr>
            </w:pPr>
            <w:ins w:id="381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818" w:author="Orion" w:date="2011-07-29T16:45:00Z"/>
                <w:rFonts w:ascii="Calibri" w:eastAsia="Times New Roman" w:hAnsi="Calibri" w:cs="Calibri"/>
                <w:color w:val="000000"/>
                <w:kern w:val="0"/>
                <w:sz w:val="22"/>
                <w:szCs w:val="22"/>
                <w:lang w:eastAsia="es-ES" w:bidi="ar-SA"/>
              </w:rPr>
            </w:pPr>
            <w:ins w:id="3819"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820" w:author="Orion" w:date="2011-07-29T16:45:00Z"/>
                <w:rFonts w:ascii="Calibri" w:eastAsia="Times New Roman" w:hAnsi="Calibri" w:cs="Calibri"/>
                <w:color w:val="000000"/>
                <w:kern w:val="0"/>
                <w:sz w:val="22"/>
                <w:szCs w:val="22"/>
                <w:lang w:eastAsia="es-ES" w:bidi="ar-SA"/>
              </w:rPr>
            </w:pPr>
            <w:ins w:id="3821"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82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823" w:author="Orion" w:date="2011-07-29T16:45:00Z"/>
                <w:rFonts w:ascii="Calibri" w:eastAsia="Times New Roman" w:hAnsi="Calibri" w:cs="Calibri"/>
                <w:color w:val="000000"/>
                <w:kern w:val="0"/>
                <w:sz w:val="22"/>
                <w:szCs w:val="22"/>
                <w:lang w:eastAsia="es-ES" w:bidi="ar-SA"/>
              </w:rPr>
            </w:pPr>
            <w:ins w:id="3824"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825" w:author="Orion" w:date="2011-07-29T16:45:00Z"/>
                <w:rFonts w:ascii="Calibri" w:eastAsia="Times New Roman" w:hAnsi="Calibri" w:cs="Calibri"/>
                <w:color w:val="000000"/>
                <w:kern w:val="0"/>
                <w:sz w:val="22"/>
                <w:szCs w:val="22"/>
                <w:lang w:eastAsia="es-ES" w:bidi="ar-SA"/>
              </w:rPr>
            </w:pPr>
            <w:ins w:id="3826"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827" w:author="Orion" w:date="2011-07-29T16:45:00Z"/>
                <w:rFonts w:ascii="Calibri" w:eastAsia="Times New Roman" w:hAnsi="Calibri" w:cs="Calibri"/>
                <w:color w:val="000000"/>
                <w:kern w:val="0"/>
                <w:sz w:val="22"/>
                <w:szCs w:val="22"/>
                <w:lang w:eastAsia="es-ES" w:bidi="ar-SA"/>
              </w:rPr>
            </w:pPr>
            <w:ins w:id="38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829" w:author="Orion" w:date="2011-07-29T16:45:00Z"/>
                <w:rFonts w:ascii="Calibri" w:eastAsia="Times New Roman" w:hAnsi="Calibri" w:cs="Calibri"/>
                <w:color w:val="000000"/>
                <w:kern w:val="0"/>
                <w:sz w:val="22"/>
                <w:szCs w:val="22"/>
                <w:lang w:eastAsia="es-ES" w:bidi="ar-SA"/>
              </w:rPr>
            </w:pPr>
            <w:ins w:id="3830"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831" w:author="Orion" w:date="2011-07-29T16:45:00Z"/>
                <w:rFonts w:ascii="Calibri" w:eastAsia="Times New Roman" w:hAnsi="Calibri" w:cs="Calibri"/>
                <w:color w:val="000000"/>
                <w:kern w:val="0"/>
                <w:sz w:val="22"/>
                <w:szCs w:val="22"/>
                <w:lang w:eastAsia="es-ES" w:bidi="ar-SA"/>
              </w:rPr>
            </w:pPr>
            <w:ins w:id="3832"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833" w:author="Orion" w:date="2011-07-29T16:45:00Z"/>
                <w:rFonts w:ascii="Calibri" w:eastAsia="Times New Roman" w:hAnsi="Calibri" w:cs="Calibri"/>
                <w:color w:val="000000"/>
                <w:kern w:val="0"/>
                <w:sz w:val="22"/>
                <w:szCs w:val="22"/>
                <w:lang w:eastAsia="es-ES" w:bidi="ar-SA"/>
              </w:rPr>
            </w:pPr>
            <w:ins w:id="383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835" w:author="Orion" w:date="2011-07-29T16:45:00Z"/>
                <w:rFonts w:ascii="Calibri" w:eastAsia="Times New Roman" w:hAnsi="Calibri" w:cs="Calibri"/>
                <w:color w:val="000000"/>
                <w:kern w:val="0"/>
                <w:sz w:val="22"/>
                <w:szCs w:val="22"/>
                <w:lang w:eastAsia="es-ES" w:bidi="ar-SA"/>
              </w:rPr>
            </w:pPr>
            <w:ins w:id="3836"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837" w:author="Orion" w:date="2011-07-29T16:45:00Z"/>
                <w:rFonts w:ascii="Calibri" w:eastAsia="Times New Roman" w:hAnsi="Calibri" w:cs="Calibri"/>
                <w:color w:val="000000"/>
                <w:kern w:val="0"/>
                <w:sz w:val="22"/>
                <w:szCs w:val="22"/>
                <w:lang w:eastAsia="es-ES" w:bidi="ar-SA"/>
              </w:rPr>
            </w:pPr>
            <w:ins w:id="3838"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83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840" w:author="Orion" w:date="2011-07-29T16:45:00Z"/>
                <w:rFonts w:ascii="Calibri" w:eastAsia="Times New Roman" w:hAnsi="Calibri" w:cs="Calibri"/>
                <w:color w:val="000000"/>
                <w:kern w:val="0"/>
                <w:sz w:val="22"/>
                <w:szCs w:val="22"/>
                <w:lang w:eastAsia="es-ES" w:bidi="ar-SA"/>
              </w:rPr>
            </w:pPr>
            <w:ins w:id="3841"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842" w:author="Orion" w:date="2011-07-29T16:45:00Z"/>
                <w:rFonts w:ascii="Calibri" w:eastAsia="Times New Roman" w:hAnsi="Calibri" w:cs="Calibri"/>
                <w:color w:val="000000"/>
                <w:kern w:val="0"/>
                <w:sz w:val="22"/>
                <w:szCs w:val="22"/>
                <w:lang w:eastAsia="es-ES" w:bidi="ar-SA"/>
              </w:rPr>
            </w:pPr>
            <w:ins w:id="3843"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844" w:author="Orion" w:date="2011-07-29T16:45:00Z"/>
                <w:rFonts w:ascii="Calibri" w:eastAsia="Times New Roman" w:hAnsi="Calibri" w:cs="Calibri"/>
                <w:color w:val="000000"/>
                <w:kern w:val="0"/>
                <w:sz w:val="22"/>
                <w:szCs w:val="22"/>
                <w:lang w:eastAsia="es-ES" w:bidi="ar-SA"/>
              </w:rPr>
            </w:pPr>
            <w:ins w:id="38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846" w:author="Orion" w:date="2011-07-29T16:45:00Z"/>
                <w:rFonts w:ascii="Calibri" w:eastAsia="Times New Roman" w:hAnsi="Calibri" w:cs="Calibri"/>
                <w:color w:val="000000"/>
                <w:kern w:val="0"/>
                <w:sz w:val="22"/>
                <w:szCs w:val="22"/>
                <w:lang w:eastAsia="es-ES" w:bidi="ar-SA"/>
              </w:rPr>
            </w:pPr>
            <w:ins w:id="3847"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848" w:author="Orion" w:date="2011-07-29T16:45:00Z"/>
                <w:rFonts w:ascii="Calibri" w:eastAsia="Times New Roman" w:hAnsi="Calibri" w:cs="Calibri"/>
                <w:color w:val="000000"/>
                <w:kern w:val="0"/>
                <w:sz w:val="22"/>
                <w:szCs w:val="22"/>
                <w:lang w:eastAsia="es-ES" w:bidi="ar-SA"/>
              </w:rPr>
            </w:pPr>
            <w:ins w:id="3849"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850" w:author="Orion" w:date="2011-07-29T16:45:00Z"/>
                <w:rFonts w:ascii="Calibri" w:eastAsia="Times New Roman" w:hAnsi="Calibri" w:cs="Calibri"/>
                <w:color w:val="000000"/>
                <w:kern w:val="0"/>
                <w:sz w:val="22"/>
                <w:szCs w:val="22"/>
                <w:lang w:eastAsia="es-ES" w:bidi="ar-SA"/>
              </w:rPr>
            </w:pPr>
            <w:ins w:id="385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852" w:author="Orion" w:date="2011-07-29T16:45:00Z"/>
                <w:rFonts w:ascii="Calibri" w:eastAsia="Times New Roman" w:hAnsi="Calibri" w:cs="Calibri"/>
                <w:color w:val="000000"/>
                <w:kern w:val="0"/>
                <w:sz w:val="22"/>
                <w:szCs w:val="22"/>
                <w:lang w:eastAsia="es-ES" w:bidi="ar-SA"/>
              </w:rPr>
            </w:pPr>
            <w:ins w:id="3853"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854" w:author="Orion" w:date="2011-07-29T16:45:00Z"/>
                <w:rFonts w:ascii="Calibri" w:eastAsia="Times New Roman" w:hAnsi="Calibri" w:cs="Calibri"/>
                <w:color w:val="000000"/>
                <w:kern w:val="0"/>
                <w:sz w:val="22"/>
                <w:szCs w:val="22"/>
                <w:lang w:eastAsia="es-ES" w:bidi="ar-SA"/>
              </w:rPr>
            </w:pPr>
            <w:ins w:id="3855"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85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857" w:author="Orion" w:date="2011-07-29T16:45:00Z"/>
                <w:rFonts w:ascii="Calibri" w:eastAsia="Times New Roman" w:hAnsi="Calibri" w:cs="Calibri"/>
                <w:color w:val="000000"/>
                <w:kern w:val="0"/>
                <w:sz w:val="22"/>
                <w:szCs w:val="22"/>
                <w:lang w:eastAsia="es-ES" w:bidi="ar-SA"/>
              </w:rPr>
            </w:pPr>
            <w:ins w:id="3858"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859" w:author="Orion" w:date="2011-07-29T16:45:00Z"/>
                <w:rFonts w:ascii="Calibri" w:eastAsia="Times New Roman" w:hAnsi="Calibri" w:cs="Calibri"/>
                <w:color w:val="000000"/>
                <w:kern w:val="0"/>
                <w:sz w:val="22"/>
                <w:szCs w:val="22"/>
                <w:lang w:eastAsia="es-ES" w:bidi="ar-SA"/>
              </w:rPr>
            </w:pPr>
            <w:ins w:id="3860"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861" w:author="Orion" w:date="2011-07-29T16:45:00Z"/>
                <w:rFonts w:ascii="Calibri" w:eastAsia="Times New Roman" w:hAnsi="Calibri" w:cs="Calibri"/>
                <w:color w:val="000000"/>
                <w:kern w:val="0"/>
                <w:sz w:val="22"/>
                <w:szCs w:val="22"/>
                <w:lang w:eastAsia="es-ES" w:bidi="ar-SA"/>
              </w:rPr>
            </w:pPr>
            <w:ins w:id="38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863" w:author="Orion" w:date="2011-07-29T16:45:00Z"/>
                <w:rFonts w:ascii="Calibri" w:eastAsia="Times New Roman" w:hAnsi="Calibri" w:cs="Calibri"/>
                <w:color w:val="000000"/>
                <w:kern w:val="0"/>
                <w:sz w:val="22"/>
                <w:szCs w:val="22"/>
                <w:lang w:eastAsia="es-ES" w:bidi="ar-SA"/>
              </w:rPr>
            </w:pPr>
            <w:ins w:id="3864"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865" w:author="Orion" w:date="2011-07-29T16:45:00Z"/>
                <w:rFonts w:ascii="Calibri" w:eastAsia="Times New Roman" w:hAnsi="Calibri" w:cs="Calibri"/>
                <w:color w:val="000000"/>
                <w:kern w:val="0"/>
                <w:sz w:val="22"/>
                <w:szCs w:val="22"/>
                <w:lang w:eastAsia="es-ES" w:bidi="ar-SA"/>
              </w:rPr>
            </w:pPr>
            <w:ins w:id="3866"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867" w:author="Orion" w:date="2011-07-29T16:45:00Z"/>
                <w:rFonts w:ascii="Calibri" w:eastAsia="Times New Roman" w:hAnsi="Calibri" w:cs="Calibri"/>
                <w:color w:val="000000"/>
                <w:kern w:val="0"/>
                <w:sz w:val="22"/>
                <w:szCs w:val="22"/>
                <w:lang w:eastAsia="es-ES" w:bidi="ar-SA"/>
              </w:rPr>
            </w:pPr>
            <w:ins w:id="386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869" w:author="Orion" w:date="2011-07-29T16:45:00Z"/>
                <w:rFonts w:ascii="Calibri" w:eastAsia="Times New Roman" w:hAnsi="Calibri" w:cs="Calibri"/>
                <w:color w:val="000000"/>
                <w:kern w:val="0"/>
                <w:sz w:val="22"/>
                <w:szCs w:val="22"/>
                <w:lang w:eastAsia="es-ES" w:bidi="ar-SA"/>
              </w:rPr>
            </w:pPr>
            <w:ins w:id="387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871" w:author="Orion" w:date="2011-07-29T16:45:00Z"/>
                <w:rFonts w:ascii="Calibri" w:eastAsia="Times New Roman" w:hAnsi="Calibri" w:cs="Calibri"/>
                <w:color w:val="000000"/>
                <w:kern w:val="0"/>
                <w:sz w:val="22"/>
                <w:szCs w:val="22"/>
                <w:lang w:eastAsia="es-ES" w:bidi="ar-SA"/>
              </w:rPr>
            </w:pPr>
            <w:ins w:id="387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87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874" w:author="Orion" w:date="2011-07-29T16:45:00Z"/>
                <w:rFonts w:ascii="Calibri" w:eastAsia="Times New Roman" w:hAnsi="Calibri" w:cs="Calibri"/>
                <w:color w:val="000000"/>
                <w:kern w:val="0"/>
                <w:sz w:val="22"/>
                <w:szCs w:val="22"/>
                <w:lang w:eastAsia="es-ES" w:bidi="ar-SA"/>
              </w:rPr>
            </w:pPr>
            <w:ins w:id="3875"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876" w:author="Orion" w:date="2011-07-29T16:45:00Z"/>
                <w:rFonts w:ascii="Calibri" w:eastAsia="Times New Roman" w:hAnsi="Calibri" w:cs="Calibri"/>
                <w:color w:val="000000"/>
                <w:kern w:val="0"/>
                <w:sz w:val="22"/>
                <w:szCs w:val="22"/>
                <w:lang w:eastAsia="es-ES" w:bidi="ar-SA"/>
              </w:rPr>
            </w:pPr>
            <w:ins w:id="3877"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878" w:author="Orion" w:date="2011-07-29T16:45:00Z"/>
                <w:rFonts w:ascii="Calibri" w:eastAsia="Times New Roman" w:hAnsi="Calibri" w:cs="Calibri"/>
                <w:color w:val="000000"/>
                <w:kern w:val="0"/>
                <w:sz w:val="22"/>
                <w:szCs w:val="22"/>
                <w:lang w:eastAsia="es-ES" w:bidi="ar-SA"/>
              </w:rPr>
            </w:pPr>
            <w:ins w:id="38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880" w:author="Orion" w:date="2011-07-29T16:45:00Z"/>
                <w:rFonts w:ascii="Calibri" w:eastAsia="Times New Roman" w:hAnsi="Calibri" w:cs="Calibri"/>
                <w:color w:val="000000"/>
                <w:kern w:val="0"/>
                <w:sz w:val="22"/>
                <w:szCs w:val="22"/>
                <w:lang w:eastAsia="es-ES" w:bidi="ar-SA"/>
              </w:rPr>
            </w:pPr>
            <w:ins w:id="3881"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882" w:author="Orion" w:date="2011-07-29T16:45:00Z"/>
                <w:rFonts w:ascii="Calibri" w:eastAsia="Times New Roman" w:hAnsi="Calibri" w:cs="Calibri"/>
                <w:color w:val="000000"/>
                <w:kern w:val="0"/>
                <w:sz w:val="22"/>
                <w:szCs w:val="22"/>
                <w:lang w:eastAsia="es-ES" w:bidi="ar-SA"/>
              </w:rPr>
            </w:pPr>
            <w:ins w:id="3883"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884" w:author="Orion" w:date="2011-07-29T16:45:00Z"/>
                <w:rFonts w:ascii="Calibri" w:eastAsia="Times New Roman" w:hAnsi="Calibri" w:cs="Calibri"/>
                <w:color w:val="000000"/>
                <w:kern w:val="0"/>
                <w:sz w:val="22"/>
                <w:szCs w:val="22"/>
                <w:lang w:eastAsia="es-ES" w:bidi="ar-SA"/>
              </w:rPr>
            </w:pPr>
            <w:ins w:id="388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886" w:author="Orion" w:date="2011-07-29T16:45:00Z"/>
                <w:rFonts w:ascii="Calibri" w:eastAsia="Times New Roman" w:hAnsi="Calibri" w:cs="Calibri"/>
                <w:color w:val="000000"/>
                <w:kern w:val="0"/>
                <w:sz w:val="22"/>
                <w:szCs w:val="22"/>
                <w:lang w:eastAsia="es-ES" w:bidi="ar-SA"/>
              </w:rPr>
            </w:pPr>
            <w:ins w:id="388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888" w:author="Orion" w:date="2011-07-29T16:45:00Z"/>
                <w:rFonts w:ascii="Calibri" w:eastAsia="Times New Roman" w:hAnsi="Calibri" w:cs="Calibri"/>
                <w:color w:val="000000"/>
                <w:kern w:val="0"/>
                <w:sz w:val="22"/>
                <w:szCs w:val="22"/>
                <w:lang w:eastAsia="es-ES" w:bidi="ar-SA"/>
              </w:rPr>
            </w:pPr>
            <w:ins w:id="388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89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891" w:author="Orion" w:date="2011-07-29T16:45:00Z"/>
                <w:rFonts w:ascii="Calibri" w:eastAsia="Times New Roman" w:hAnsi="Calibri" w:cs="Calibri"/>
                <w:color w:val="000000"/>
                <w:kern w:val="0"/>
                <w:sz w:val="22"/>
                <w:szCs w:val="22"/>
                <w:lang w:eastAsia="es-ES" w:bidi="ar-SA"/>
              </w:rPr>
            </w:pPr>
            <w:ins w:id="3892"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893" w:author="Orion" w:date="2011-07-29T16:45:00Z"/>
                <w:rFonts w:ascii="Calibri" w:eastAsia="Times New Roman" w:hAnsi="Calibri" w:cs="Calibri"/>
                <w:color w:val="000000"/>
                <w:kern w:val="0"/>
                <w:sz w:val="22"/>
                <w:szCs w:val="22"/>
                <w:lang w:eastAsia="es-ES" w:bidi="ar-SA"/>
              </w:rPr>
            </w:pPr>
            <w:ins w:id="3894"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895" w:author="Orion" w:date="2011-07-29T16:45:00Z"/>
                <w:rFonts w:ascii="Calibri" w:eastAsia="Times New Roman" w:hAnsi="Calibri" w:cs="Calibri"/>
                <w:color w:val="000000"/>
                <w:kern w:val="0"/>
                <w:sz w:val="22"/>
                <w:szCs w:val="22"/>
                <w:lang w:eastAsia="es-ES" w:bidi="ar-SA"/>
              </w:rPr>
            </w:pPr>
            <w:ins w:id="38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897" w:author="Orion" w:date="2011-07-29T16:45:00Z"/>
                <w:rFonts w:ascii="Calibri" w:eastAsia="Times New Roman" w:hAnsi="Calibri" w:cs="Calibri"/>
                <w:color w:val="000000"/>
                <w:kern w:val="0"/>
                <w:sz w:val="22"/>
                <w:szCs w:val="22"/>
                <w:lang w:eastAsia="es-ES" w:bidi="ar-SA"/>
              </w:rPr>
            </w:pPr>
            <w:ins w:id="3898"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899" w:author="Orion" w:date="2011-07-29T16:45:00Z"/>
                <w:rFonts w:ascii="Calibri" w:eastAsia="Times New Roman" w:hAnsi="Calibri" w:cs="Calibri"/>
                <w:color w:val="000000"/>
                <w:kern w:val="0"/>
                <w:sz w:val="22"/>
                <w:szCs w:val="22"/>
                <w:lang w:eastAsia="es-ES" w:bidi="ar-SA"/>
              </w:rPr>
            </w:pPr>
            <w:ins w:id="3900"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901" w:author="Orion" w:date="2011-07-29T16:45:00Z"/>
                <w:rFonts w:ascii="Calibri" w:eastAsia="Times New Roman" w:hAnsi="Calibri" w:cs="Calibri"/>
                <w:color w:val="000000"/>
                <w:kern w:val="0"/>
                <w:sz w:val="22"/>
                <w:szCs w:val="22"/>
                <w:lang w:eastAsia="es-ES" w:bidi="ar-SA"/>
              </w:rPr>
            </w:pPr>
            <w:ins w:id="390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903" w:author="Orion" w:date="2011-07-29T16:45:00Z"/>
                <w:rFonts w:ascii="Calibri" w:eastAsia="Times New Roman" w:hAnsi="Calibri" w:cs="Calibri"/>
                <w:color w:val="000000"/>
                <w:kern w:val="0"/>
                <w:sz w:val="22"/>
                <w:szCs w:val="22"/>
                <w:lang w:eastAsia="es-ES" w:bidi="ar-SA"/>
              </w:rPr>
            </w:pPr>
            <w:ins w:id="390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905" w:author="Orion" w:date="2011-07-29T16:45:00Z"/>
                <w:rFonts w:ascii="Calibri" w:eastAsia="Times New Roman" w:hAnsi="Calibri" w:cs="Calibri"/>
                <w:color w:val="000000"/>
                <w:kern w:val="0"/>
                <w:sz w:val="22"/>
                <w:szCs w:val="22"/>
                <w:lang w:eastAsia="es-ES" w:bidi="ar-SA"/>
              </w:rPr>
            </w:pPr>
            <w:ins w:id="390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90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908" w:author="Orion" w:date="2011-07-29T16:45:00Z"/>
                <w:rFonts w:ascii="Calibri" w:eastAsia="Times New Roman" w:hAnsi="Calibri" w:cs="Calibri"/>
                <w:color w:val="000000"/>
                <w:kern w:val="0"/>
                <w:sz w:val="22"/>
                <w:szCs w:val="22"/>
                <w:lang w:eastAsia="es-ES" w:bidi="ar-SA"/>
              </w:rPr>
            </w:pPr>
            <w:ins w:id="3909"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910" w:author="Orion" w:date="2011-07-29T16:45:00Z"/>
                <w:rFonts w:ascii="Calibri" w:eastAsia="Times New Roman" w:hAnsi="Calibri" w:cs="Calibri"/>
                <w:color w:val="000000"/>
                <w:kern w:val="0"/>
                <w:sz w:val="22"/>
                <w:szCs w:val="22"/>
                <w:lang w:eastAsia="es-ES" w:bidi="ar-SA"/>
              </w:rPr>
            </w:pPr>
            <w:ins w:id="3911"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912" w:author="Orion" w:date="2011-07-29T16:45:00Z"/>
                <w:rFonts w:ascii="Calibri" w:eastAsia="Times New Roman" w:hAnsi="Calibri" w:cs="Calibri"/>
                <w:color w:val="000000"/>
                <w:kern w:val="0"/>
                <w:sz w:val="22"/>
                <w:szCs w:val="22"/>
                <w:lang w:eastAsia="es-ES" w:bidi="ar-SA"/>
              </w:rPr>
            </w:pPr>
            <w:ins w:id="39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914" w:author="Orion" w:date="2011-07-29T16:45:00Z"/>
                <w:rFonts w:ascii="Calibri" w:eastAsia="Times New Roman" w:hAnsi="Calibri" w:cs="Calibri"/>
                <w:color w:val="000000"/>
                <w:kern w:val="0"/>
                <w:sz w:val="22"/>
                <w:szCs w:val="22"/>
                <w:lang w:eastAsia="es-ES" w:bidi="ar-SA"/>
              </w:rPr>
            </w:pPr>
            <w:ins w:id="3915"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916" w:author="Orion" w:date="2011-07-29T16:45:00Z"/>
                <w:rFonts w:ascii="Calibri" w:eastAsia="Times New Roman" w:hAnsi="Calibri" w:cs="Calibri"/>
                <w:color w:val="000000"/>
                <w:kern w:val="0"/>
                <w:sz w:val="22"/>
                <w:szCs w:val="22"/>
                <w:lang w:eastAsia="es-ES" w:bidi="ar-SA"/>
              </w:rPr>
            </w:pPr>
            <w:ins w:id="3917"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918" w:author="Orion" w:date="2011-07-29T16:45:00Z"/>
                <w:rFonts w:ascii="Calibri" w:eastAsia="Times New Roman" w:hAnsi="Calibri" w:cs="Calibri"/>
                <w:color w:val="000000"/>
                <w:kern w:val="0"/>
                <w:sz w:val="22"/>
                <w:szCs w:val="22"/>
                <w:lang w:eastAsia="es-ES" w:bidi="ar-SA"/>
              </w:rPr>
            </w:pPr>
            <w:ins w:id="391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920" w:author="Orion" w:date="2011-07-29T16:45:00Z"/>
                <w:rFonts w:ascii="Calibri" w:eastAsia="Times New Roman" w:hAnsi="Calibri" w:cs="Calibri"/>
                <w:color w:val="000000"/>
                <w:kern w:val="0"/>
                <w:sz w:val="22"/>
                <w:szCs w:val="22"/>
                <w:lang w:eastAsia="es-ES" w:bidi="ar-SA"/>
              </w:rPr>
            </w:pPr>
            <w:ins w:id="392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922" w:author="Orion" w:date="2011-07-29T16:45:00Z"/>
                <w:rFonts w:ascii="Calibri" w:eastAsia="Times New Roman" w:hAnsi="Calibri" w:cs="Calibri"/>
                <w:color w:val="000000"/>
                <w:kern w:val="0"/>
                <w:sz w:val="22"/>
                <w:szCs w:val="22"/>
                <w:lang w:eastAsia="es-ES" w:bidi="ar-SA"/>
              </w:rPr>
            </w:pPr>
            <w:ins w:id="392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92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925" w:author="Orion" w:date="2011-07-29T16:45:00Z"/>
                <w:rFonts w:ascii="Calibri" w:eastAsia="Times New Roman" w:hAnsi="Calibri" w:cs="Calibri"/>
                <w:color w:val="000000"/>
                <w:kern w:val="0"/>
                <w:sz w:val="22"/>
                <w:szCs w:val="22"/>
                <w:lang w:eastAsia="es-ES" w:bidi="ar-SA"/>
              </w:rPr>
            </w:pPr>
            <w:ins w:id="3926"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927" w:author="Orion" w:date="2011-07-29T16:45:00Z"/>
                <w:rFonts w:ascii="Calibri" w:eastAsia="Times New Roman" w:hAnsi="Calibri" w:cs="Calibri"/>
                <w:color w:val="000000"/>
                <w:kern w:val="0"/>
                <w:sz w:val="22"/>
                <w:szCs w:val="22"/>
                <w:lang w:eastAsia="es-ES" w:bidi="ar-SA"/>
              </w:rPr>
            </w:pPr>
            <w:ins w:id="3928"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929" w:author="Orion" w:date="2011-07-29T16:45:00Z"/>
                <w:rFonts w:ascii="Calibri" w:eastAsia="Times New Roman" w:hAnsi="Calibri" w:cs="Calibri"/>
                <w:color w:val="000000"/>
                <w:kern w:val="0"/>
                <w:sz w:val="22"/>
                <w:szCs w:val="22"/>
                <w:lang w:eastAsia="es-ES" w:bidi="ar-SA"/>
              </w:rPr>
            </w:pPr>
            <w:ins w:id="39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931" w:author="Orion" w:date="2011-07-29T16:45:00Z"/>
                <w:rFonts w:ascii="Calibri" w:eastAsia="Times New Roman" w:hAnsi="Calibri" w:cs="Calibri"/>
                <w:color w:val="000000"/>
                <w:kern w:val="0"/>
                <w:sz w:val="22"/>
                <w:szCs w:val="22"/>
                <w:lang w:eastAsia="es-ES" w:bidi="ar-SA"/>
              </w:rPr>
            </w:pPr>
            <w:ins w:id="3932"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933" w:author="Orion" w:date="2011-07-29T16:45:00Z"/>
                <w:rFonts w:ascii="Calibri" w:eastAsia="Times New Roman" w:hAnsi="Calibri" w:cs="Calibri"/>
                <w:color w:val="000000"/>
                <w:kern w:val="0"/>
                <w:sz w:val="22"/>
                <w:szCs w:val="22"/>
                <w:lang w:eastAsia="es-ES" w:bidi="ar-SA"/>
              </w:rPr>
            </w:pPr>
            <w:ins w:id="3934"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935" w:author="Orion" w:date="2011-07-29T16:45:00Z"/>
                <w:rFonts w:ascii="Calibri" w:eastAsia="Times New Roman" w:hAnsi="Calibri" w:cs="Calibri"/>
                <w:color w:val="000000"/>
                <w:kern w:val="0"/>
                <w:sz w:val="22"/>
                <w:szCs w:val="22"/>
                <w:lang w:eastAsia="es-ES" w:bidi="ar-SA"/>
              </w:rPr>
            </w:pPr>
            <w:ins w:id="393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937" w:author="Orion" w:date="2011-07-29T16:45:00Z"/>
                <w:rFonts w:ascii="Calibri" w:eastAsia="Times New Roman" w:hAnsi="Calibri" w:cs="Calibri"/>
                <w:color w:val="000000"/>
                <w:kern w:val="0"/>
                <w:sz w:val="22"/>
                <w:szCs w:val="22"/>
                <w:lang w:eastAsia="es-ES" w:bidi="ar-SA"/>
              </w:rPr>
            </w:pPr>
            <w:ins w:id="393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939" w:author="Orion" w:date="2011-07-29T16:45:00Z"/>
                <w:rFonts w:ascii="Calibri" w:eastAsia="Times New Roman" w:hAnsi="Calibri" w:cs="Calibri"/>
                <w:color w:val="000000"/>
                <w:kern w:val="0"/>
                <w:sz w:val="22"/>
                <w:szCs w:val="22"/>
                <w:lang w:eastAsia="es-ES" w:bidi="ar-SA"/>
              </w:rPr>
            </w:pPr>
            <w:ins w:id="394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94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942" w:author="Orion" w:date="2011-07-29T16:45:00Z"/>
                <w:rFonts w:ascii="Calibri" w:eastAsia="Times New Roman" w:hAnsi="Calibri" w:cs="Calibri"/>
                <w:color w:val="000000"/>
                <w:kern w:val="0"/>
                <w:sz w:val="22"/>
                <w:szCs w:val="22"/>
                <w:lang w:eastAsia="es-ES" w:bidi="ar-SA"/>
              </w:rPr>
            </w:pPr>
            <w:ins w:id="3943"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944" w:author="Orion" w:date="2011-07-29T16:45:00Z"/>
                <w:rFonts w:ascii="Calibri" w:eastAsia="Times New Roman" w:hAnsi="Calibri" w:cs="Calibri"/>
                <w:color w:val="000000"/>
                <w:kern w:val="0"/>
                <w:sz w:val="22"/>
                <w:szCs w:val="22"/>
                <w:lang w:eastAsia="es-ES" w:bidi="ar-SA"/>
              </w:rPr>
            </w:pPr>
            <w:ins w:id="3945"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946" w:author="Orion" w:date="2011-07-29T16:45:00Z"/>
                <w:rFonts w:ascii="Calibri" w:eastAsia="Times New Roman" w:hAnsi="Calibri" w:cs="Calibri"/>
                <w:color w:val="000000"/>
                <w:kern w:val="0"/>
                <w:sz w:val="22"/>
                <w:szCs w:val="22"/>
                <w:lang w:eastAsia="es-ES" w:bidi="ar-SA"/>
              </w:rPr>
            </w:pPr>
            <w:ins w:id="39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948" w:author="Orion" w:date="2011-07-29T16:45:00Z"/>
                <w:rFonts w:ascii="Calibri" w:eastAsia="Times New Roman" w:hAnsi="Calibri" w:cs="Calibri"/>
                <w:color w:val="000000"/>
                <w:kern w:val="0"/>
                <w:sz w:val="22"/>
                <w:szCs w:val="22"/>
                <w:lang w:eastAsia="es-ES" w:bidi="ar-SA"/>
              </w:rPr>
            </w:pPr>
            <w:ins w:id="3949"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950" w:author="Orion" w:date="2011-07-29T16:45:00Z"/>
                <w:rFonts w:ascii="Calibri" w:eastAsia="Times New Roman" w:hAnsi="Calibri" w:cs="Calibri"/>
                <w:color w:val="000000"/>
                <w:kern w:val="0"/>
                <w:sz w:val="22"/>
                <w:szCs w:val="22"/>
                <w:lang w:eastAsia="es-ES" w:bidi="ar-SA"/>
              </w:rPr>
            </w:pPr>
            <w:ins w:id="3951"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952" w:author="Orion" w:date="2011-07-29T16:45:00Z"/>
                <w:rFonts w:ascii="Calibri" w:eastAsia="Times New Roman" w:hAnsi="Calibri" w:cs="Calibri"/>
                <w:color w:val="000000"/>
                <w:kern w:val="0"/>
                <w:sz w:val="22"/>
                <w:szCs w:val="22"/>
                <w:lang w:eastAsia="es-ES" w:bidi="ar-SA"/>
              </w:rPr>
            </w:pPr>
            <w:ins w:id="395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954" w:author="Orion" w:date="2011-07-29T16:45:00Z"/>
                <w:rFonts w:ascii="Calibri" w:eastAsia="Times New Roman" w:hAnsi="Calibri" w:cs="Calibri"/>
                <w:color w:val="000000"/>
                <w:kern w:val="0"/>
                <w:sz w:val="22"/>
                <w:szCs w:val="22"/>
                <w:lang w:eastAsia="es-ES" w:bidi="ar-SA"/>
              </w:rPr>
            </w:pPr>
            <w:ins w:id="395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956" w:author="Orion" w:date="2011-07-29T16:45:00Z"/>
                <w:rFonts w:ascii="Calibri" w:eastAsia="Times New Roman" w:hAnsi="Calibri" w:cs="Calibri"/>
                <w:color w:val="000000"/>
                <w:kern w:val="0"/>
                <w:sz w:val="22"/>
                <w:szCs w:val="22"/>
                <w:lang w:eastAsia="es-ES" w:bidi="ar-SA"/>
              </w:rPr>
            </w:pPr>
            <w:ins w:id="395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95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959" w:author="Orion" w:date="2011-07-29T16:45:00Z"/>
                <w:rFonts w:ascii="Calibri" w:eastAsia="Times New Roman" w:hAnsi="Calibri" w:cs="Calibri"/>
                <w:color w:val="000000"/>
                <w:kern w:val="0"/>
                <w:sz w:val="22"/>
                <w:szCs w:val="22"/>
                <w:lang w:eastAsia="es-ES" w:bidi="ar-SA"/>
              </w:rPr>
            </w:pPr>
            <w:ins w:id="3960"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961" w:author="Orion" w:date="2011-07-29T16:45:00Z"/>
                <w:rFonts w:ascii="Calibri" w:eastAsia="Times New Roman" w:hAnsi="Calibri" w:cs="Calibri"/>
                <w:color w:val="000000"/>
                <w:kern w:val="0"/>
                <w:sz w:val="22"/>
                <w:szCs w:val="22"/>
                <w:lang w:eastAsia="es-ES" w:bidi="ar-SA"/>
              </w:rPr>
            </w:pPr>
            <w:ins w:id="3962"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963" w:author="Orion" w:date="2011-07-29T16:45:00Z"/>
                <w:rFonts w:ascii="Calibri" w:eastAsia="Times New Roman" w:hAnsi="Calibri" w:cs="Calibri"/>
                <w:color w:val="000000"/>
                <w:kern w:val="0"/>
                <w:sz w:val="22"/>
                <w:szCs w:val="22"/>
                <w:lang w:eastAsia="es-ES" w:bidi="ar-SA"/>
              </w:rPr>
            </w:pPr>
            <w:ins w:id="39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965" w:author="Orion" w:date="2011-07-29T16:45:00Z"/>
                <w:rFonts w:ascii="Calibri" w:eastAsia="Times New Roman" w:hAnsi="Calibri" w:cs="Calibri"/>
                <w:color w:val="000000"/>
                <w:kern w:val="0"/>
                <w:sz w:val="22"/>
                <w:szCs w:val="22"/>
                <w:lang w:eastAsia="es-ES" w:bidi="ar-SA"/>
              </w:rPr>
            </w:pPr>
            <w:ins w:id="3966"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967" w:author="Orion" w:date="2011-07-29T16:45:00Z"/>
                <w:rFonts w:ascii="Calibri" w:eastAsia="Times New Roman" w:hAnsi="Calibri" w:cs="Calibri"/>
                <w:color w:val="000000"/>
                <w:kern w:val="0"/>
                <w:sz w:val="22"/>
                <w:szCs w:val="22"/>
                <w:lang w:eastAsia="es-ES" w:bidi="ar-SA"/>
              </w:rPr>
            </w:pPr>
            <w:ins w:id="3968"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969" w:author="Orion" w:date="2011-07-29T16:45:00Z"/>
                <w:rFonts w:ascii="Calibri" w:eastAsia="Times New Roman" w:hAnsi="Calibri" w:cs="Calibri"/>
                <w:color w:val="000000"/>
                <w:kern w:val="0"/>
                <w:sz w:val="22"/>
                <w:szCs w:val="22"/>
                <w:lang w:eastAsia="es-ES" w:bidi="ar-SA"/>
              </w:rPr>
            </w:pPr>
            <w:ins w:id="397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971" w:author="Orion" w:date="2011-07-29T16:45:00Z"/>
                <w:rFonts w:ascii="Calibri" w:eastAsia="Times New Roman" w:hAnsi="Calibri" w:cs="Calibri"/>
                <w:color w:val="000000"/>
                <w:kern w:val="0"/>
                <w:sz w:val="22"/>
                <w:szCs w:val="22"/>
                <w:lang w:eastAsia="es-ES" w:bidi="ar-SA"/>
              </w:rPr>
            </w:pPr>
            <w:ins w:id="397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973" w:author="Orion" w:date="2011-07-29T16:45:00Z"/>
                <w:rFonts w:ascii="Calibri" w:eastAsia="Times New Roman" w:hAnsi="Calibri" w:cs="Calibri"/>
                <w:color w:val="000000"/>
                <w:kern w:val="0"/>
                <w:sz w:val="22"/>
                <w:szCs w:val="22"/>
                <w:lang w:eastAsia="es-ES" w:bidi="ar-SA"/>
              </w:rPr>
            </w:pPr>
            <w:ins w:id="397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97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976" w:author="Orion" w:date="2011-07-29T16:45:00Z"/>
                <w:rFonts w:ascii="Calibri" w:eastAsia="Times New Roman" w:hAnsi="Calibri" w:cs="Calibri"/>
                <w:color w:val="000000"/>
                <w:kern w:val="0"/>
                <w:sz w:val="22"/>
                <w:szCs w:val="22"/>
                <w:lang w:eastAsia="es-ES" w:bidi="ar-SA"/>
              </w:rPr>
            </w:pPr>
            <w:ins w:id="3977"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978" w:author="Orion" w:date="2011-07-29T16:45:00Z"/>
                <w:rFonts w:ascii="Calibri" w:eastAsia="Times New Roman" w:hAnsi="Calibri" w:cs="Calibri"/>
                <w:color w:val="000000"/>
                <w:kern w:val="0"/>
                <w:sz w:val="22"/>
                <w:szCs w:val="22"/>
                <w:lang w:eastAsia="es-ES" w:bidi="ar-SA"/>
              </w:rPr>
            </w:pPr>
            <w:ins w:id="3979"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980" w:author="Orion" w:date="2011-07-29T16:45:00Z"/>
                <w:rFonts w:ascii="Calibri" w:eastAsia="Times New Roman" w:hAnsi="Calibri" w:cs="Calibri"/>
                <w:color w:val="000000"/>
                <w:kern w:val="0"/>
                <w:sz w:val="22"/>
                <w:szCs w:val="22"/>
                <w:lang w:eastAsia="es-ES" w:bidi="ar-SA"/>
              </w:rPr>
            </w:pPr>
            <w:ins w:id="39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982" w:author="Orion" w:date="2011-07-29T16:45:00Z"/>
                <w:rFonts w:ascii="Calibri" w:eastAsia="Times New Roman" w:hAnsi="Calibri" w:cs="Calibri"/>
                <w:color w:val="000000"/>
                <w:kern w:val="0"/>
                <w:sz w:val="22"/>
                <w:szCs w:val="22"/>
                <w:lang w:eastAsia="es-ES" w:bidi="ar-SA"/>
              </w:rPr>
            </w:pPr>
            <w:ins w:id="3983"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984" w:author="Orion" w:date="2011-07-29T16:45:00Z"/>
                <w:rFonts w:ascii="Calibri" w:eastAsia="Times New Roman" w:hAnsi="Calibri" w:cs="Calibri"/>
                <w:color w:val="000000"/>
                <w:kern w:val="0"/>
                <w:sz w:val="22"/>
                <w:szCs w:val="22"/>
                <w:lang w:eastAsia="es-ES" w:bidi="ar-SA"/>
              </w:rPr>
            </w:pPr>
            <w:ins w:id="3985"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986" w:author="Orion" w:date="2011-07-29T16:45:00Z"/>
                <w:rFonts w:ascii="Calibri" w:eastAsia="Times New Roman" w:hAnsi="Calibri" w:cs="Calibri"/>
                <w:color w:val="000000"/>
                <w:kern w:val="0"/>
                <w:sz w:val="22"/>
                <w:szCs w:val="22"/>
                <w:lang w:eastAsia="es-ES" w:bidi="ar-SA"/>
              </w:rPr>
            </w:pPr>
            <w:ins w:id="398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988" w:author="Orion" w:date="2011-07-29T16:45:00Z"/>
                <w:rFonts w:ascii="Calibri" w:eastAsia="Times New Roman" w:hAnsi="Calibri" w:cs="Calibri"/>
                <w:color w:val="000000"/>
                <w:kern w:val="0"/>
                <w:sz w:val="22"/>
                <w:szCs w:val="22"/>
                <w:lang w:eastAsia="es-ES" w:bidi="ar-SA"/>
              </w:rPr>
            </w:pPr>
            <w:ins w:id="398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990" w:author="Orion" w:date="2011-07-29T16:45:00Z"/>
                <w:rFonts w:ascii="Calibri" w:eastAsia="Times New Roman" w:hAnsi="Calibri" w:cs="Calibri"/>
                <w:color w:val="000000"/>
                <w:kern w:val="0"/>
                <w:sz w:val="22"/>
                <w:szCs w:val="22"/>
                <w:lang w:eastAsia="es-ES" w:bidi="ar-SA"/>
              </w:rPr>
            </w:pPr>
            <w:ins w:id="399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99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993" w:author="Orion" w:date="2011-07-29T16:45:00Z"/>
                <w:rFonts w:ascii="Calibri" w:eastAsia="Times New Roman" w:hAnsi="Calibri" w:cs="Calibri"/>
                <w:color w:val="000000"/>
                <w:kern w:val="0"/>
                <w:sz w:val="22"/>
                <w:szCs w:val="22"/>
                <w:lang w:eastAsia="es-ES" w:bidi="ar-SA"/>
              </w:rPr>
            </w:pPr>
            <w:ins w:id="3994"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995" w:author="Orion" w:date="2011-07-29T16:45:00Z"/>
                <w:rFonts w:ascii="Calibri" w:eastAsia="Times New Roman" w:hAnsi="Calibri" w:cs="Calibri"/>
                <w:color w:val="000000"/>
                <w:kern w:val="0"/>
                <w:sz w:val="22"/>
                <w:szCs w:val="22"/>
                <w:lang w:eastAsia="es-ES" w:bidi="ar-SA"/>
              </w:rPr>
            </w:pPr>
            <w:ins w:id="3996"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997" w:author="Orion" w:date="2011-07-29T16:45:00Z"/>
                <w:rFonts w:ascii="Calibri" w:eastAsia="Times New Roman" w:hAnsi="Calibri" w:cs="Calibri"/>
                <w:color w:val="000000"/>
                <w:kern w:val="0"/>
                <w:sz w:val="22"/>
                <w:szCs w:val="22"/>
                <w:lang w:eastAsia="es-ES" w:bidi="ar-SA"/>
              </w:rPr>
            </w:pPr>
            <w:ins w:id="39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999" w:author="Orion" w:date="2011-07-29T16:45:00Z"/>
                <w:rFonts w:ascii="Calibri" w:eastAsia="Times New Roman" w:hAnsi="Calibri" w:cs="Calibri"/>
                <w:color w:val="000000"/>
                <w:kern w:val="0"/>
                <w:sz w:val="22"/>
                <w:szCs w:val="22"/>
                <w:lang w:eastAsia="es-ES" w:bidi="ar-SA"/>
              </w:rPr>
            </w:pPr>
            <w:ins w:id="4000"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4001" w:author="Orion" w:date="2011-07-29T16:45:00Z"/>
                <w:rFonts w:ascii="Calibri" w:eastAsia="Times New Roman" w:hAnsi="Calibri" w:cs="Calibri"/>
                <w:color w:val="000000"/>
                <w:kern w:val="0"/>
                <w:sz w:val="22"/>
                <w:szCs w:val="22"/>
                <w:lang w:eastAsia="es-ES" w:bidi="ar-SA"/>
              </w:rPr>
            </w:pPr>
            <w:ins w:id="4002"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4003" w:author="Orion" w:date="2011-07-29T16:45:00Z"/>
                <w:rFonts w:ascii="Calibri" w:eastAsia="Times New Roman" w:hAnsi="Calibri" w:cs="Calibri"/>
                <w:color w:val="000000"/>
                <w:kern w:val="0"/>
                <w:sz w:val="22"/>
                <w:szCs w:val="22"/>
                <w:lang w:eastAsia="es-ES" w:bidi="ar-SA"/>
              </w:rPr>
            </w:pPr>
            <w:ins w:id="400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4005" w:author="Orion" w:date="2011-07-29T16:45:00Z"/>
                <w:rFonts w:ascii="Calibri" w:eastAsia="Times New Roman" w:hAnsi="Calibri" w:cs="Calibri"/>
                <w:color w:val="000000"/>
                <w:kern w:val="0"/>
                <w:sz w:val="22"/>
                <w:szCs w:val="22"/>
                <w:lang w:eastAsia="es-ES" w:bidi="ar-SA"/>
              </w:rPr>
            </w:pPr>
            <w:ins w:id="400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4007" w:author="Orion" w:date="2011-07-29T16:45:00Z"/>
                <w:rFonts w:ascii="Calibri" w:eastAsia="Times New Roman" w:hAnsi="Calibri" w:cs="Calibri"/>
                <w:color w:val="000000"/>
                <w:kern w:val="0"/>
                <w:sz w:val="22"/>
                <w:szCs w:val="22"/>
                <w:lang w:eastAsia="es-ES" w:bidi="ar-SA"/>
              </w:rPr>
            </w:pPr>
            <w:ins w:id="400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400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4010" w:author="Orion" w:date="2011-07-29T16:45:00Z"/>
                <w:rFonts w:ascii="Calibri" w:eastAsia="Times New Roman" w:hAnsi="Calibri" w:cs="Calibri"/>
                <w:color w:val="000000"/>
                <w:kern w:val="0"/>
                <w:sz w:val="22"/>
                <w:szCs w:val="22"/>
                <w:lang w:eastAsia="es-ES" w:bidi="ar-SA"/>
              </w:rPr>
            </w:pPr>
            <w:ins w:id="4011"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4012" w:author="Orion" w:date="2011-07-29T16:45:00Z"/>
                <w:rFonts w:ascii="Calibri" w:eastAsia="Times New Roman" w:hAnsi="Calibri" w:cs="Calibri"/>
                <w:color w:val="000000"/>
                <w:kern w:val="0"/>
                <w:sz w:val="22"/>
                <w:szCs w:val="22"/>
                <w:lang w:eastAsia="es-ES" w:bidi="ar-SA"/>
              </w:rPr>
            </w:pPr>
            <w:ins w:id="4013"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4014" w:author="Orion" w:date="2011-07-29T16:45:00Z"/>
                <w:rFonts w:ascii="Calibri" w:eastAsia="Times New Roman" w:hAnsi="Calibri" w:cs="Calibri"/>
                <w:color w:val="000000"/>
                <w:kern w:val="0"/>
                <w:sz w:val="22"/>
                <w:szCs w:val="22"/>
                <w:lang w:eastAsia="es-ES" w:bidi="ar-SA"/>
              </w:rPr>
            </w:pPr>
            <w:ins w:id="40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4016" w:author="Orion" w:date="2011-07-29T16:45:00Z"/>
                <w:rFonts w:ascii="Calibri" w:eastAsia="Times New Roman" w:hAnsi="Calibri" w:cs="Calibri"/>
                <w:color w:val="000000"/>
                <w:kern w:val="0"/>
                <w:sz w:val="22"/>
                <w:szCs w:val="22"/>
                <w:lang w:eastAsia="es-ES" w:bidi="ar-SA"/>
              </w:rPr>
            </w:pPr>
            <w:ins w:id="4017"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4018" w:author="Orion" w:date="2011-07-29T16:45:00Z"/>
                <w:rFonts w:ascii="Calibri" w:eastAsia="Times New Roman" w:hAnsi="Calibri" w:cs="Calibri"/>
                <w:color w:val="000000"/>
                <w:kern w:val="0"/>
                <w:sz w:val="22"/>
                <w:szCs w:val="22"/>
                <w:lang w:eastAsia="es-ES" w:bidi="ar-SA"/>
              </w:rPr>
            </w:pPr>
            <w:ins w:id="4019"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4020" w:author="Orion" w:date="2011-07-29T16:45:00Z"/>
                <w:rFonts w:ascii="Calibri" w:eastAsia="Times New Roman" w:hAnsi="Calibri" w:cs="Calibri"/>
                <w:color w:val="000000"/>
                <w:kern w:val="0"/>
                <w:sz w:val="22"/>
                <w:szCs w:val="22"/>
                <w:lang w:eastAsia="es-ES" w:bidi="ar-SA"/>
              </w:rPr>
            </w:pPr>
            <w:ins w:id="402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4022" w:author="Orion" w:date="2011-07-29T16:45:00Z"/>
                <w:rFonts w:ascii="Calibri" w:eastAsia="Times New Roman" w:hAnsi="Calibri" w:cs="Calibri"/>
                <w:color w:val="000000"/>
                <w:kern w:val="0"/>
                <w:sz w:val="22"/>
                <w:szCs w:val="22"/>
                <w:lang w:eastAsia="es-ES" w:bidi="ar-SA"/>
              </w:rPr>
            </w:pPr>
            <w:ins w:id="402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4024" w:author="Orion" w:date="2011-07-29T16:45:00Z"/>
                <w:rFonts w:ascii="Calibri" w:eastAsia="Times New Roman" w:hAnsi="Calibri" w:cs="Calibri"/>
                <w:color w:val="000000"/>
                <w:kern w:val="0"/>
                <w:sz w:val="22"/>
                <w:szCs w:val="22"/>
                <w:lang w:eastAsia="es-ES" w:bidi="ar-SA"/>
              </w:rPr>
            </w:pPr>
            <w:ins w:id="402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402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4027" w:author="Orion" w:date="2011-07-29T16:45:00Z"/>
                <w:rFonts w:ascii="Calibri" w:eastAsia="Times New Roman" w:hAnsi="Calibri" w:cs="Calibri"/>
                <w:color w:val="000000"/>
                <w:kern w:val="0"/>
                <w:sz w:val="22"/>
                <w:szCs w:val="22"/>
                <w:lang w:eastAsia="es-ES" w:bidi="ar-SA"/>
              </w:rPr>
            </w:pPr>
            <w:ins w:id="4028"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4029" w:author="Orion" w:date="2011-07-29T16:45:00Z"/>
                <w:rFonts w:ascii="Calibri" w:eastAsia="Times New Roman" w:hAnsi="Calibri" w:cs="Calibri"/>
                <w:color w:val="000000"/>
                <w:kern w:val="0"/>
                <w:sz w:val="22"/>
                <w:szCs w:val="22"/>
                <w:lang w:eastAsia="es-ES" w:bidi="ar-SA"/>
              </w:rPr>
            </w:pPr>
            <w:ins w:id="4030"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4031" w:author="Orion" w:date="2011-07-29T16:45:00Z"/>
                <w:rFonts w:ascii="Calibri" w:eastAsia="Times New Roman" w:hAnsi="Calibri" w:cs="Calibri"/>
                <w:color w:val="000000"/>
                <w:kern w:val="0"/>
                <w:sz w:val="22"/>
                <w:szCs w:val="22"/>
                <w:lang w:eastAsia="es-ES" w:bidi="ar-SA"/>
              </w:rPr>
            </w:pPr>
            <w:ins w:id="40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4033" w:author="Orion" w:date="2011-07-29T16:45:00Z"/>
                <w:rFonts w:ascii="Calibri" w:eastAsia="Times New Roman" w:hAnsi="Calibri" w:cs="Calibri"/>
                <w:color w:val="000000"/>
                <w:kern w:val="0"/>
                <w:sz w:val="22"/>
                <w:szCs w:val="22"/>
                <w:lang w:eastAsia="es-ES" w:bidi="ar-SA"/>
              </w:rPr>
            </w:pPr>
            <w:ins w:id="4034"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4035" w:author="Orion" w:date="2011-07-29T16:45:00Z"/>
                <w:rFonts w:ascii="Calibri" w:eastAsia="Times New Roman" w:hAnsi="Calibri" w:cs="Calibri"/>
                <w:color w:val="000000"/>
                <w:kern w:val="0"/>
                <w:sz w:val="22"/>
                <w:szCs w:val="22"/>
                <w:lang w:eastAsia="es-ES" w:bidi="ar-SA"/>
              </w:rPr>
            </w:pPr>
            <w:ins w:id="4036"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4037" w:author="Orion" w:date="2011-07-29T16:45:00Z"/>
                <w:rFonts w:ascii="Calibri" w:eastAsia="Times New Roman" w:hAnsi="Calibri" w:cs="Calibri"/>
                <w:color w:val="000000"/>
                <w:kern w:val="0"/>
                <w:sz w:val="22"/>
                <w:szCs w:val="22"/>
                <w:lang w:eastAsia="es-ES" w:bidi="ar-SA"/>
              </w:rPr>
            </w:pPr>
            <w:ins w:id="403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4039" w:author="Orion" w:date="2011-07-29T16:45:00Z"/>
                <w:rFonts w:ascii="Calibri" w:eastAsia="Times New Roman" w:hAnsi="Calibri" w:cs="Calibri"/>
                <w:color w:val="000000"/>
                <w:kern w:val="0"/>
                <w:sz w:val="22"/>
                <w:szCs w:val="22"/>
                <w:lang w:eastAsia="es-ES" w:bidi="ar-SA"/>
              </w:rPr>
            </w:pPr>
            <w:ins w:id="404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4041" w:author="Orion" w:date="2011-07-29T16:45:00Z"/>
                <w:rFonts w:ascii="Calibri" w:eastAsia="Times New Roman" w:hAnsi="Calibri" w:cs="Calibri"/>
                <w:color w:val="000000"/>
                <w:kern w:val="0"/>
                <w:sz w:val="22"/>
                <w:szCs w:val="22"/>
                <w:lang w:eastAsia="es-ES" w:bidi="ar-SA"/>
              </w:rPr>
            </w:pPr>
            <w:ins w:id="404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404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4044" w:author="Orion" w:date="2011-07-29T16:45:00Z"/>
                <w:rFonts w:ascii="Calibri" w:eastAsia="Times New Roman" w:hAnsi="Calibri" w:cs="Calibri"/>
                <w:color w:val="000000"/>
                <w:kern w:val="0"/>
                <w:sz w:val="22"/>
                <w:szCs w:val="22"/>
                <w:lang w:eastAsia="es-ES" w:bidi="ar-SA"/>
              </w:rPr>
            </w:pPr>
            <w:ins w:id="4045"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4046" w:author="Orion" w:date="2011-07-29T16:45:00Z"/>
                <w:rFonts w:ascii="Calibri" w:eastAsia="Times New Roman" w:hAnsi="Calibri" w:cs="Calibri"/>
                <w:color w:val="000000"/>
                <w:kern w:val="0"/>
                <w:sz w:val="22"/>
                <w:szCs w:val="22"/>
                <w:lang w:eastAsia="es-ES" w:bidi="ar-SA"/>
              </w:rPr>
            </w:pPr>
            <w:ins w:id="4047"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4048" w:author="Orion" w:date="2011-07-29T16:45:00Z"/>
                <w:rFonts w:ascii="Calibri" w:eastAsia="Times New Roman" w:hAnsi="Calibri" w:cs="Calibri"/>
                <w:color w:val="000000"/>
                <w:kern w:val="0"/>
                <w:sz w:val="22"/>
                <w:szCs w:val="22"/>
                <w:lang w:eastAsia="es-ES" w:bidi="ar-SA"/>
              </w:rPr>
            </w:pPr>
            <w:ins w:id="40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4050" w:author="Orion" w:date="2011-07-29T16:45:00Z"/>
                <w:rFonts w:ascii="Calibri" w:eastAsia="Times New Roman" w:hAnsi="Calibri" w:cs="Calibri"/>
                <w:color w:val="000000"/>
                <w:kern w:val="0"/>
                <w:sz w:val="22"/>
                <w:szCs w:val="22"/>
                <w:lang w:eastAsia="es-ES" w:bidi="ar-SA"/>
              </w:rPr>
            </w:pPr>
            <w:ins w:id="4051"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4052" w:author="Orion" w:date="2011-07-29T16:45:00Z"/>
                <w:rFonts w:ascii="Calibri" w:eastAsia="Times New Roman" w:hAnsi="Calibri" w:cs="Calibri"/>
                <w:color w:val="000000"/>
                <w:kern w:val="0"/>
                <w:sz w:val="22"/>
                <w:szCs w:val="22"/>
                <w:lang w:eastAsia="es-ES" w:bidi="ar-SA"/>
              </w:rPr>
            </w:pPr>
            <w:ins w:id="4053"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4054" w:author="Orion" w:date="2011-07-29T16:45:00Z"/>
                <w:rFonts w:ascii="Calibri" w:eastAsia="Times New Roman" w:hAnsi="Calibri" w:cs="Calibri"/>
                <w:color w:val="000000"/>
                <w:kern w:val="0"/>
                <w:sz w:val="22"/>
                <w:szCs w:val="22"/>
                <w:lang w:eastAsia="es-ES" w:bidi="ar-SA"/>
              </w:rPr>
            </w:pPr>
            <w:ins w:id="405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4056" w:author="Orion" w:date="2011-07-29T16:45:00Z"/>
                <w:rFonts w:ascii="Calibri" w:eastAsia="Times New Roman" w:hAnsi="Calibri" w:cs="Calibri"/>
                <w:color w:val="000000"/>
                <w:kern w:val="0"/>
                <w:sz w:val="22"/>
                <w:szCs w:val="22"/>
                <w:lang w:eastAsia="es-ES" w:bidi="ar-SA"/>
              </w:rPr>
            </w:pPr>
            <w:ins w:id="405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4058" w:author="Orion" w:date="2011-07-29T16:45:00Z"/>
                <w:rFonts w:ascii="Calibri" w:eastAsia="Times New Roman" w:hAnsi="Calibri" w:cs="Calibri"/>
                <w:color w:val="000000"/>
                <w:kern w:val="0"/>
                <w:sz w:val="22"/>
                <w:szCs w:val="22"/>
                <w:lang w:eastAsia="es-ES" w:bidi="ar-SA"/>
              </w:rPr>
            </w:pPr>
            <w:ins w:id="405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406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4061" w:author="Orion" w:date="2011-07-29T16:45:00Z"/>
                <w:rFonts w:ascii="Calibri" w:eastAsia="Times New Roman" w:hAnsi="Calibri" w:cs="Calibri"/>
                <w:color w:val="000000"/>
                <w:kern w:val="0"/>
                <w:sz w:val="22"/>
                <w:szCs w:val="22"/>
                <w:lang w:eastAsia="es-ES" w:bidi="ar-SA"/>
              </w:rPr>
            </w:pPr>
            <w:ins w:id="4062"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4063" w:author="Orion" w:date="2011-07-29T16:45:00Z"/>
                <w:rFonts w:ascii="Calibri" w:eastAsia="Times New Roman" w:hAnsi="Calibri" w:cs="Calibri"/>
                <w:color w:val="000000"/>
                <w:kern w:val="0"/>
                <w:sz w:val="22"/>
                <w:szCs w:val="22"/>
                <w:lang w:eastAsia="es-ES" w:bidi="ar-SA"/>
              </w:rPr>
            </w:pPr>
            <w:ins w:id="4064"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4065" w:author="Orion" w:date="2011-07-29T16:45:00Z"/>
                <w:rFonts w:ascii="Calibri" w:eastAsia="Times New Roman" w:hAnsi="Calibri" w:cs="Calibri"/>
                <w:color w:val="000000"/>
                <w:kern w:val="0"/>
                <w:sz w:val="22"/>
                <w:szCs w:val="22"/>
                <w:lang w:eastAsia="es-ES" w:bidi="ar-SA"/>
              </w:rPr>
            </w:pPr>
            <w:ins w:id="40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4067" w:author="Orion" w:date="2011-07-29T16:45:00Z"/>
                <w:rFonts w:ascii="Calibri" w:eastAsia="Times New Roman" w:hAnsi="Calibri" w:cs="Calibri"/>
                <w:color w:val="000000"/>
                <w:kern w:val="0"/>
                <w:sz w:val="22"/>
                <w:szCs w:val="22"/>
                <w:lang w:eastAsia="es-ES" w:bidi="ar-SA"/>
              </w:rPr>
            </w:pPr>
            <w:ins w:id="4068"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4069" w:author="Orion" w:date="2011-07-29T16:45:00Z"/>
                <w:rFonts w:ascii="Calibri" w:eastAsia="Times New Roman" w:hAnsi="Calibri" w:cs="Calibri"/>
                <w:color w:val="000000"/>
                <w:kern w:val="0"/>
                <w:sz w:val="22"/>
                <w:szCs w:val="22"/>
                <w:lang w:eastAsia="es-ES" w:bidi="ar-SA"/>
              </w:rPr>
            </w:pPr>
            <w:ins w:id="4070"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4071" w:author="Orion" w:date="2011-07-29T16:45:00Z"/>
                <w:rFonts w:ascii="Calibri" w:eastAsia="Times New Roman" w:hAnsi="Calibri" w:cs="Calibri"/>
                <w:color w:val="000000"/>
                <w:kern w:val="0"/>
                <w:sz w:val="22"/>
                <w:szCs w:val="22"/>
                <w:lang w:eastAsia="es-ES" w:bidi="ar-SA"/>
              </w:rPr>
            </w:pPr>
            <w:ins w:id="407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4073" w:author="Orion" w:date="2011-07-29T16:45:00Z"/>
                <w:rFonts w:ascii="Calibri" w:eastAsia="Times New Roman" w:hAnsi="Calibri" w:cs="Calibri"/>
                <w:color w:val="000000"/>
                <w:kern w:val="0"/>
                <w:sz w:val="22"/>
                <w:szCs w:val="22"/>
                <w:lang w:eastAsia="es-ES" w:bidi="ar-SA"/>
              </w:rPr>
            </w:pPr>
            <w:ins w:id="407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4075" w:author="Orion" w:date="2011-07-29T16:45:00Z"/>
                <w:rFonts w:ascii="Calibri" w:eastAsia="Times New Roman" w:hAnsi="Calibri" w:cs="Calibri"/>
                <w:color w:val="000000"/>
                <w:kern w:val="0"/>
                <w:sz w:val="22"/>
                <w:szCs w:val="22"/>
                <w:lang w:eastAsia="es-ES" w:bidi="ar-SA"/>
              </w:rPr>
            </w:pPr>
            <w:ins w:id="407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4077"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4078" w:author="Orion" w:date="2011-07-29T16:45:00Z"/>
                <w:rFonts w:ascii="Calibri" w:eastAsia="Times New Roman" w:hAnsi="Calibri" w:cs="Calibri"/>
                <w:color w:val="000000"/>
                <w:kern w:val="0"/>
                <w:sz w:val="22"/>
                <w:szCs w:val="22"/>
                <w:lang w:eastAsia="es-ES" w:bidi="ar-SA"/>
              </w:rPr>
            </w:pPr>
            <w:ins w:id="4079"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4080" w:author="Orion" w:date="2011-07-29T16:45:00Z"/>
                <w:rFonts w:ascii="Calibri" w:eastAsia="Times New Roman" w:hAnsi="Calibri" w:cs="Calibri"/>
                <w:color w:val="000000"/>
                <w:kern w:val="0"/>
                <w:sz w:val="22"/>
                <w:szCs w:val="22"/>
                <w:lang w:eastAsia="es-ES" w:bidi="ar-SA"/>
              </w:rPr>
            </w:pPr>
            <w:ins w:id="4081"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4082" w:author="Orion" w:date="2011-07-29T16:45:00Z"/>
                <w:rFonts w:ascii="Calibri" w:eastAsia="Times New Roman" w:hAnsi="Calibri" w:cs="Calibri"/>
                <w:color w:val="000000"/>
                <w:kern w:val="0"/>
                <w:sz w:val="22"/>
                <w:szCs w:val="22"/>
                <w:lang w:eastAsia="es-ES" w:bidi="ar-SA"/>
              </w:rPr>
            </w:pPr>
            <w:ins w:id="40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4084" w:author="Orion" w:date="2011-07-29T16:45:00Z"/>
                <w:rFonts w:ascii="Calibri" w:eastAsia="Times New Roman" w:hAnsi="Calibri" w:cs="Calibri"/>
                <w:color w:val="000000"/>
                <w:kern w:val="0"/>
                <w:sz w:val="22"/>
                <w:szCs w:val="22"/>
                <w:lang w:eastAsia="es-ES" w:bidi="ar-SA"/>
              </w:rPr>
            </w:pPr>
            <w:ins w:id="4085"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4086" w:author="Orion" w:date="2011-07-29T16:45:00Z"/>
                <w:rFonts w:ascii="Calibri" w:eastAsia="Times New Roman" w:hAnsi="Calibri" w:cs="Calibri"/>
                <w:color w:val="000000"/>
                <w:kern w:val="0"/>
                <w:sz w:val="22"/>
                <w:szCs w:val="22"/>
                <w:lang w:eastAsia="es-ES" w:bidi="ar-SA"/>
              </w:rPr>
            </w:pPr>
            <w:ins w:id="4087"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4088" w:author="Orion" w:date="2011-07-29T16:45:00Z"/>
                <w:rFonts w:ascii="Calibri" w:eastAsia="Times New Roman" w:hAnsi="Calibri" w:cs="Calibri"/>
                <w:color w:val="000000"/>
                <w:kern w:val="0"/>
                <w:sz w:val="22"/>
                <w:szCs w:val="22"/>
                <w:lang w:eastAsia="es-ES" w:bidi="ar-SA"/>
              </w:rPr>
            </w:pPr>
            <w:ins w:id="408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4090" w:author="Orion" w:date="2011-07-29T16:45:00Z"/>
                <w:rFonts w:ascii="Calibri" w:eastAsia="Times New Roman" w:hAnsi="Calibri" w:cs="Calibri"/>
                <w:color w:val="000000"/>
                <w:kern w:val="0"/>
                <w:sz w:val="22"/>
                <w:szCs w:val="22"/>
                <w:lang w:eastAsia="es-ES" w:bidi="ar-SA"/>
              </w:rPr>
            </w:pPr>
            <w:ins w:id="409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4092" w:author="Orion" w:date="2011-07-29T16:45:00Z"/>
                <w:rFonts w:ascii="Calibri" w:eastAsia="Times New Roman" w:hAnsi="Calibri" w:cs="Calibri"/>
                <w:color w:val="000000"/>
                <w:kern w:val="0"/>
                <w:sz w:val="22"/>
                <w:szCs w:val="22"/>
                <w:lang w:eastAsia="es-ES" w:bidi="ar-SA"/>
              </w:rPr>
            </w:pPr>
            <w:ins w:id="409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4094"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4095"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4096"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4097"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4098"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4099"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4100"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4101"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4102"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4103"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4104" w:author="Orion" w:date="2011-06-26T18:17:00Z">
            <w:rPr>
              <w:rFonts w:cs="Times New Roman"/>
              <w:color w:val="000000"/>
              <w:lang w:val="en-US"/>
            </w:rPr>
          </w:rPrChange>
        </w:rPr>
        <w:pPrChange w:id="4105"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3" w:author="IO" w:date="2011-07-22T16:52:00Z" w:initials="IO">
    <w:p w14:paraId="4FBDCBF9" w14:textId="77777777" w:rsidR="003D7085" w:rsidRDefault="003D7085">
      <w:pPr>
        <w:pStyle w:val="CommentText"/>
      </w:pPr>
      <w:r>
        <w:rPr>
          <w:rStyle w:val="CommentReference"/>
        </w:rPr>
        <w:annotationRef/>
      </w:r>
      <w:r>
        <w:t>La introducción sigue carente de una estructura razonable. Creo que sería mejor ponerles los siguientes bloques:</w:t>
      </w:r>
    </w:p>
    <w:p w14:paraId="3F46EADF" w14:textId="77777777" w:rsidR="003D7085" w:rsidRDefault="003D7085">
      <w:pPr>
        <w:pStyle w:val="CommentText"/>
      </w:pPr>
      <w:r>
        <w:t>1. El tráfico aéreo es muy importante.</w:t>
      </w:r>
    </w:p>
    <w:p w14:paraId="1EAD3791" w14:textId="77777777" w:rsidR="003D7085" w:rsidRDefault="003D7085">
      <w:pPr>
        <w:pStyle w:val="CommentText"/>
      </w:pPr>
      <w:r>
        <w:t>2. Entre lo que se puede hacer para estudiar el fenómeno está la simulación, con sus correspondientes ventajas y desventajas con respecto a estudio reales o métodos analíticos.</w:t>
      </w:r>
    </w:p>
    <w:p w14:paraId="7639853F" w14:textId="77777777" w:rsidR="003D7085" w:rsidRDefault="003D7085">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3D7085" w:rsidRDefault="003D7085">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3D7085" w:rsidRDefault="003D7085">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3D7085" w:rsidRDefault="003D7085">
      <w:pPr>
        <w:pStyle w:val="CommentText"/>
      </w:pPr>
      <w:r>
        <w:t>6. El resto de la memoria se organiza como sigue... Por cierto, recuerda que esto es una "memoria" o "trabajo fin de máster", pero no un "artículo".</w:t>
      </w:r>
    </w:p>
  </w:comment>
  <w:comment w:id="1102" w:author="IO" w:date="2011-07-22T16:52:00Z" w:initials="IO">
    <w:p w14:paraId="0A68B32A" w14:textId="7358E6B9" w:rsidR="003D7085" w:rsidRDefault="003D7085">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194" w:author="IO" w:date="2011-07-22T16:52:00Z" w:initials="IO">
    <w:p w14:paraId="0E7EA885" w14:textId="5E9DE7F8" w:rsidR="003D7085" w:rsidRDefault="003D7085">
      <w:pPr>
        <w:pStyle w:val="CommentText"/>
      </w:pPr>
      <w:r>
        <w:rPr>
          <w:rStyle w:val="CommentReference"/>
        </w:rPr>
        <w:annotationRef/>
      </w:r>
      <w:r>
        <w:t xml:space="preserve">Incluir otra referencia sobre control de </w:t>
      </w:r>
      <w:proofErr w:type="spellStart"/>
      <w:r>
        <w:t>UAVs</w:t>
      </w:r>
      <w:proofErr w:type="spellEnd"/>
      <w:r>
        <w:t>.</w:t>
      </w:r>
    </w:p>
  </w:comment>
  <w:comment w:id="1215" w:author="IO" w:date="2011-07-22T16:52:00Z" w:initials="IO">
    <w:p w14:paraId="39738971" w14:textId="792BA36B" w:rsidR="003D7085" w:rsidRDefault="003D7085">
      <w:pPr>
        <w:pStyle w:val="CommentText"/>
      </w:pPr>
      <w:r>
        <w:rPr>
          <w:rStyle w:val="CommentReference"/>
        </w:rPr>
        <w:annotationRef/>
      </w:r>
      <w:r>
        <w:t>¿De los instrumentos de navegación? ¿O se trata de las aeronaves completas?</w:t>
      </w:r>
    </w:p>
  </w:comment>
  <w:comment w:id="1216" w:author="IO" w:date="2011-07-22T16:52:00Z" w:initials="IO">
    <w:p w14:paraId="22A9B7C3" w14:textId="4CFF786E" w:rsidR="003D7085" w:rsidRDefault="003D7085">
      <w:pPr>
        <w:pStyle w:val="CommentText"/>
      </w:pPr>
      <w:r>
        <w:rPr>
          <w:rStyle w:val="CommentReference"/>
        </w:rPr>
        <w:annotationRef/>
      </w:r>
      <w:r>
        <w:t>¿Tiene editores gráficos o algo parecido?</w:t>
      </w:r>
    </w:p>
  </w:comment>
  <w:comment w:id="1279" w:author="IO" w:date="2011-07-22T16:52:00Z" w:initials="IO">
    <w:p w14:paraId="72879803" w14:textId="0B0B76FC" w:rsidR="003D7085" w:rsidRDefault="003D7085">
      <w:pPr>
        <w:pStyle w:val="CommentText"/>
      </w:pPr>
      <w:r>
        <w:rPr>
          <w:rStyle w:val="CommentReference"/>
        </w:rPr>
        <w:annotationRef/>
      </w:r>
      <w:r>
        <w:t>Referencias para estos dos grupos</w:t>
      </w:r>
    </w:p>
  </w:comment>
  <w:comment w:id="1682" w:author="IO" w:date="2011-07-22T16:52:00Z" w:initials="IO">
    <w:p w14:paraId="19FD7073" w14:textId="6990CCD8" w:rsidR="003D7085" w:rsidRDefault="003D7085">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768" w:author="IO" w:date="2011-07-22T16:52:00Z" w:initials="IO">
    <w:p w14:paraId="54170CA2" w14:textId="3B34DFC8" w:rsidR="003D7085" w:rsidRDefault="003D7085">
      <w:pPr>
        <w:pStyle w:val="CommentText"/>
      </w:pPr>
      <w:r>
        <w:rPr>
          <w:rStyle w:val="CommentReference"/>
        </w:rPr>
        <w:annotationRef/>
      </w:r>
      <w:r>
        <w:t>Redacta en presente.</w:t>
      </w:r>
    </w:p>
  </w:comment>
  <w:comment w:id="1836" w:author="IO" w:date="2011-07-22T16:52:00Z" w:initials="IO">
    <w:p w14:paraId="233F49F1" w14:textId="4131B9F8" w:rsidR="003D7085" w:rsidRDefault="003D7085">
      <w:pPr>
        <w:pStyle w:val="CommentText"/>
      </w:pPr>
      <w:r>
        <w:rPr>
          <w:rStyle w:val="CommentReference"/>
        </w:rPr>
        <w:annotationRef/>
      </w:r>
      <w:r>
        <w:t>En estas figuras grandes trata de aprovechar al máximo el ancho de la página para que se vean bien.</w:t>
      </w:r>
    </w:p>
  </w:comment>
  <w:comment w:id="2017" w:author="IO" w:date="2011-07-22T16:52:00Z" w:initials="IO">
    <w:p w14:paraId="20C3E703" w14:textId="74E3ACDC" w:rsidR="003D7085" w:rsidRDefault="003D7085">
      <w:pPr>
        <w:pStyle w:val="CommentText"/>
      </w:pPr>
      <w:r>
        <w:rPr>
          <w:rStyle w:val="CommentReference"/>
        </w:rPr>
        <w:annotationRef/>
      </w:r>
      <w:r>
        <w:t>Esto puede ser una pregunta del tribunal. ¿Por qué se usa aquí una aplicación y no el agente?</w:t>
      </w:r>
    </w:p>
  </w:comment>
  <w:comment w:id="2031" w:author="IO" w:date="2011-07-31T16:34:00Z" w:initials="IO">
    <w:p w14:paraId="016E967C" w14:textId="504916E0" w:rsidR="003D7085" w:rsidRDefault="003D7085">
      <w:pPr>
        <w:pStyle w:val="CommentText"/>
      </w:pPr>
      <w:r>
        <w:rPr>
          <w:rStyle w:val="CommentReference"/>
        </w:rPr>
        <w:annotationRef/>
      </w:r>
      <w:r>
        <w:t>¿Y no se pueden abortar algunas de las planificadas?</w:t>
      </w:r>
    </w:p>
  </w:comment>
  <w:comment w:id="2065" w:author="IO" w:date="2011-07-22T16:52:00Z" w:initials="IO">
    <w:p w14:paraId="69C7881C" w14:textId="7BDAB72C" w:rsidR="003D7085" w:rsidRDefault="003D7085">
      <w:pPr>
        <w:pStyle w:val="CommentText"/>
      </w:pPr>
      <w:r>
        <w:rPr>
          <w:rStyle w:val="CommentReference"/>
        </w:rPr>
        <w:annotationRef/>
      </w:r>
      <w:r>
        <w:t>¿No debería iniciarse al iniciar el tramo? Explicarlo.</w:t>
      </w:r>
    </w:p>
  </w:comment>
  <w:comment w:id="2243" w:author="IO" w:date="2011-07-22T16:52:00Z" w:initials="IO">
    <w:p w14:paraId="6FD6076C" w14:textId="0C227881" w:rsidR="003D7085" w:rsidRDefault="003D7085">
      <w:pPr>
        <w:pStyle w:val="CommentText"/>
      </w:pPr>
      <w:r>
        <w:rPr>
          <w:rStyle w:val="CommentReference"/>
        </w:rPr>
        <w:annotationRef/>
      </w:r>
      <w:r>
        <w:t>La verdad es que no resulta muy natural, porque el controlador puede ordenar también un cambio de rumbo.</w:t>
      </w:r>
    </w:p>
  </w:comment>
  <w:comment w:id="2382" w:author="IO" w:date="2011-07-22T16:52:00Z" w:initials="IO">
    <w:p w14:paraId="7116E344" w14:textId="5283931C" w:rsidR="003D7085" w:rsidRDefault="003D7085">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430" w:author="IO" w:date="2011-07-22T16:52:00Z" w:initials="IO">
    <w:p w14:paraId="623A2A8C" w14:textId="77777777" w:rsidR="003D7085" w:rsidRDefault="003D7085">
      <w:pPr>
        <w:pStyle w:val="CommentText"/>
      </w:pPr>
      <w:r>
        <w:rPr>
          <w:rStyle w:val="CommentReference"/>
        </w:rPr>
        <w:annotationRef/>
      </w:r>
      <w:r>
        <w:t>Para toda esta sección:</w:t>
      </w:r>
    </w:p>
    <w:p w14:paraId="3DD67874" w14:textId="77777777" w:rsidR="003D7085" w:rsidRDefault="003D7085" w:rsidP="001E6DD5">
      <w:pPr>
        <w:pStyle w:val="CommentText"/>
        <w:numPr>
          <w:ilvl w:val="0"/>
          <w:numId w:val="55"/>
        </w:numPr>
      </w:pPr>
      <w:r>
        <w:t>Agrupa las imágenes por pares. Los párrafos quedan tan pequeños y aislados que queda feo.</w:t>
      </w:r>
    </w:p>
    <w:p w14:paraId="0470F3A6" w14:textId="59587A47" w:rsidR="003D7085" w:rsidRDefault="003D7085" w:rsidP="001E6DD5">
      <w:pPr>
        <w:pStyle w:val="CommentText"/>
        <w:numPr>
          <w:ilvl w:val="0"/>
          <w:numId w:val="55"/>
        </w:numPr>
      </w:pPr>
      <w:r>
        <w:t>Todas las imágenes han de tener un texto como pie de foto. No se puede poner sólo “Figura Z”.</w:t>
      </w:r>
    </w:p>
    <w:p w14:paraId="673029ED" w14:textId="77777777" w:rsidR="003D7085" w:rsidRDefault="003D7085"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3D7085" w:rsidRDefault="003D7085" w:rsidP="001E6DD5">
      <w:pPr>
        <w:pStyle w:val="CommentText"/>
        <w:numPr>
          <w:ilvl w:val="0"/>
          <w:numId w:val="55"/>
        </w:numPr>
      </w:pPr>
      <w:r>
        <w:t>4) Utiliza los estilos marcados en el resto del artículo.</w:t>
      </w:r>
    </w:p>
  </w:comment>
  <w:comment w:id="3009" w:author="IO" w:date="2011-07-22T16:52:00Z" w:initials="IO">
    <w:p w14:paraId="7C3FEFC0" w14:textId="1E56BF1C" w:rsidR="003D7085" w:rsidRDefault="003D7085">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17D907" w14:textId="77777777" w:rsidR="000C3F32" w:rsidRDefault="000C3F32" w:rsidP="00FE689F">
      <w:r>
        <w:separator/>
      </w:r>
    </w:p>
  </w:endnote>
  <w:endnote w:type="continuationSeparator" w:id="0">
    <w:p w14:paraId="0A123216" w14:textId="77777777" w:rsidR="000C3F32" w:rsidRDefault="000C3F32" w:rsidP="00FE689F">
      <w:r>
        <w:continuationSeparator/>
      </w:r>
    </w:p>
  </w:endnote>
  <w:endnote w:type="continuationNotice" w:id="1">
    <w:p w14:paraId="77D011AC" w14:textId="77777777" w:rsidR="000C3F32" w:rsidRDefault="000C3F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3D7085" w:rsidRDefault="003D7085">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825202">
          <w:rPr>
            <w:noProof/>
          </w:rPr>
          <w:t>81</w:t>
        </w:r>
        <w:ins w:id="325" w:author="Orion" w:date="2011-04-24T20:29:00Z">
          <w:r>
            <w:rPr>
              <w:noProof/>
            </w:rPr>
            <w:fldChar w:fldCharType="end"/>
          </w:r>
        </w:ins>
      </w:p>
      <w:customXmlInsRangeStart w:id="326" w:author="Orion" w:date="2011-04-24T20:28:00Z"/>
    </w:sdtContent>
  </w:sdt>
  <w:customXmlInsRangeEnd w:id="326"/>
  <w:p w14:paraId="551F620B" w14:textId="77777777" w:rsidR="003D7085" w:rsidRDefault="003D7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181A3" w14:textId="77777777" w:rsidR="000C3F32" w:rsidRDefault="000C3F32" w:rsidP="00FE689F">
      <w:r>
        <w:separator/>
      </w:r>
    </w:p>
  </w:footnote>
  <w:footnote w:type="continuationSeparator" w:id="0">
    <w:p w14:paraId="0604A9B3" w14:textId="77777777" w:rsidR="000C3F32" w:rsidRDefault="000C3F32" w:rsidP="00FE689F">
      <w:r>
        <w:continuationSeparator/>
      </w:r>
    </w:p>
  </w:footnote>
  <w:footnote w:type="continuationNotice" w:id="1">
    <w:p w14:paraId="15CDDC8F" w14:textId="77777777" w:rsidR="000C3F32" w:rsidRDefault="000C3F32"/>
  </w:footnote>
  <w:footnote w:id="2">
    <w:p w14:paraId="4E79B475" w14:textId="68610240" w:rsidR="003D7085" w:rsidRPr="00CF2C24" w:rsidRDefault="003D7085" w:rsidP="00545B0D">
      <w:pPr>
        <w:pStyle w:val="FootnoteText"/>
        <w:rPr>
          <w:ins w:id="704"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3D7085" w:rsidRPr="00CF2C24" w:rsidRDefault="003D7085"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3D7085" w:rsidRPr="00CF2C24" w:rsidRDefault="003D7085"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3D7085" w:rsidRPr="006210B0" w:rsidRDefault="003D7085">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3D7085" w:rsidRPr="00467946" w:rsidRDefault="003D7085"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3D7085" w:rsidRPr="00493C58" w:rsidRDefault="003D7085">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3D7085" w:rsidRDefault="003D70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5AEA"/>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15B9"/>
    <w:rsid w:val="00331F65"/>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AC7"/>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0CD"/>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200"/>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44CE"/>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0C82"/>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00B"/>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0807"/>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A55"/>
    <w:rsid w:val="00927826"/>
    <w:rsid w:val="00927B11"/>
    <w:rsid w:val="0093017F"/>
    <w:rsid w:val="00930B66"/>
    <w:rsid w:val="00930FA0"/>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1F29"/>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648FA"/>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C59"/>
    <w:rsid w:val="00B8653C"/>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AF5"/>
    <w:rsid w:val="00C06E11"/>
    <w:rsid w:val="00C07636"/>
    <w:rsid w:val="00C07723"/>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1340"/>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3D35"/>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06B"/>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0745"/>
    <w:rsid w:val="00DC23EF"/>
    <w:rsid w:val="00DC26C8"/>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7DEC40BF-36D1-4C84-8C5C-C6B6A0F7C882}">
  <ds:schemaRefs>
    <ds:schemaRef ds:uri="http://schemas.openxmlformats.org/officeDocument/2006/bibliography"/>
  </ds:schemaRefs>
</ds:datastoreItem>
</file>

<file path=customXml/itemProps2.xml><?xml version="1.0" encoding="utf-8"?>
<ds:datastoreItem xmlns:ds="http://schemas.openxmlformats.org/officeDocument/2006/customXml" ds:itemID="{D863A8B1-A50D-4D23-ACF6-9E70EF144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20803</TotalTime>
  <Pages>91</Pages>
  <Words>31029</Words>
  <Characters>170660</Characters>
  <Application>Microsoft Office Word</Application>
  <DocSecurity>0</DocSecurity>
  <Lines>1422</Lines>
  <Paragraphs>402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201287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690</cp:revision>
  <cp:lastPrinted>2011-04-02T11:53:00Z</cp:lastPrinted>
  <dcterms:created xsi:type="dcterms:W3CDTF">2011-05-03T09:49:00Z</dcterms:created>
  <dcterms:modified xsi:type="dcterms:W3CDTF">2011-08-08T15:44:00Z</dcterms:modified>
</cp:coreProperties>
</file>