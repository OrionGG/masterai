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608381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608381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608381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608381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608381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6083816"/>
      <w:proofErr w:type="spellStart"/>
      <w:r>
        <w:lastRenderedPageBreak/>
        <w:t>Índice</w:t>
      </w:r>
      <w:proofErr w:type="spellEnd"/>
      <w:r>
        <w:t xml:space="preserve"> de </w:t>
      </w:r>
      <w:proofErr w:type="spellStart"/>
      <w:r>
        <w:t>contenidos</w:t>
      </w:r>
      <w:bookmarkEnd w:id="36"/>
      <w:proofErr w:type="spellEnd"/>
    </w:p>
    <w:p w14:paraId="272CD57E" w14:textId="77777777" w:rsidR="00AA6153" w:rsidRDefault="00120931">
      <w:pPr>
        <w:pStyle w:val="TOC1"/>
        <w:rPr>
          <w:ins w:id="37" w:author="Orion" w:date="2011-06-17T14:2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6-17T14:21:00Z">
        <w:r w:rsidR="00AA6153" w:rsidRPr="00CC2ECC">
          <w:rPr>
            <w:rStyle w:val="Hyperlink"/>
            <w:noProof/>
          </w:rPr>
          <w:fldChar w:fldCharType="begin"/>
        </w:r>
        <w:r w:rsidR="00AA6153" w:rsidRPr="00CC2ECC">
          <w:rPr>
            <w:rStyle w:val="Hyperlink"/>
            <w:noProof/>
          </w:rPr>
          <w:instrText xml:space="preserve"> </w:instrText>
        </w:r>
        <w:r w:rsidR="00AA6153">
          <w:rPr>
            <w:noProof/>
          </w:rPr>
          <w:instrText>HYPERLINK \l "_Toc296083811"</w:instrText>
        </w:r>
        <w:r w:rsidR="00AA6153" w:rsidRPr="00CC2ECC">
          <w:rPr>
            <w:rStyle w:val="Hyperlink"/>
            <w:noProof/>
          </w:rPr>
          <w:instrText xml:space="preserve"> </w:instrText>
        </w:r>
        <w:r w:rsidR="00AA6153" w:rsidRPr="00CC2ECC">
          <w:rPr>
            <w:rStyle w:val="Hyperlink"/>
            <w:noProof/>
          </w:rPr>
          <w:fldChar w:fldCharType="separate"/>
        </w:r>
        <w:r w:rsidR="00AA6153" w:rsidRPr="00CC2ECC">
          <w:rPr>
            <w:rStyle w:val="Hyperlink"/>
            <w:noProof/>
            <w:lang w:val="es-ES"/>
          </w:rPr>
          <w:t>Autorización de Difusión</w:t>
        </w:r>
        <w:r w:rsidR="00AA6153">
          <w:rPr>
            <w:noProof/>
            <w:webHidden/>
          </w:rPr>
          <w:tab/>
        </w:r>
        <w:r w:rsidR="00AA6153">
          <w:rPr>
            <w:noProof/>
            <w:webHidden/>
          </w:rPr>
          <w:fldChar w:fldCharType="begin"/>
        </w:r>
        <w:r w:rsidR="00AA6153">
          <w:rPr>
            <w:noProof/>
            <w:webHidden/>
          </w:rPr>
          <w:instrText xml:space="preserve"> PAGEREF _Toc296083811 \h </w:instrText>
        </w:r>
      </w:ins>
      <w:r w:rsidR="00AA6153">
        <w:rPr>
          <w:noProof/>
          <w:webHidden/>
        </w:rPr>
      </w:r>
      <w:r w:rsidR="00AA6153">
        <w:rPr>
          <w:noProof/>
          <w:webHidden/>
        </w:rPr>
        <w:fldChar w:fldCharType="separate"/>
      </w:r>
      <w:ins w:id="39" w:author="Orion" w:date="2011-06-17T14:21:00Z">
        <w:r w:rsidR="00AA6153">
          <w:rPr>
            <w:noProof/>
            <w:webHidden/>
          </w:rPr>
          <w:t>iii</w:t>
        </w:r>
        <w:r w:rsidR="00AA6153">
          <w:rPr>
            <w:noProof/>
            <w:webHidden/>
          </w:rPr>
          <w:fldChar w:fldCharType="end"/>
        </w:r>
        <w:r w:rsidR="00AA6153" w:rsidRPr="00CC2ECC">
          <w:rPr>
            <w:rStyle w:val="Hyperlink"/>
            <w:noProof/>
          </w:rPr>
          <w:fldChar w:fldCharType="end"/>
        </w:r>
      </w:ins>
    </w:p>
    <w:p w14:paraId="7E06FC8A" w14:textId="77777777" w:rsidR="00AA6153" w:rsidRDefault="00AA6153">
      <w:pPr>
        <w:pStyle w:val="TOC1"/>
        <w:rPr>
          <w:ins w:id="40" w:author="Orion" w:date="2011-06-17T14:21:00Z"/>
          <w:rFonts w:asciiTheme="minorHAnsi" w:eastAsiaTheme="minorEastAsia" w:hAnsiTheme="minorHAnsi" w:cstheme="minorBidi"/>
          <w:noProof/>
          <w:sz w:val="22"/>
          <w:szCs w:val="22"/>
          <w:lang w:val="es-ES" w:eastAsia="es-ES"/>
        </w:rPr>
      </w:pPr>
      <w:ins w:id="4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"_Toc296083812"</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castellano</w:t>
        </w:r>
        <w:r>
          <w:rPr>
            <w:noProof/>
            <w:webHidden/>
          </w:rPr>
          <w:tab/>
        </w:r>
        <w:r>
          <w:rPr>
            <w:noProof/>
            <w:webHidden/>
          </w:rPr>
          <w:fldChar w:fldCharType="begin"/>
        </w:r>
        <w:r>
          <w:rPr>
            <w:noProof/>
            <w:webHidden/>
          </w:rPr>
          <w:instrText xml:space="preserve"> PAGEREF _Toc296083812 \h </w:instrText>
        </w:r>
      </w:ins>
      <w:r>
        <w:rPr>
          <w:noProof/>
          <w:webHidden/>
        </w:rPr>
      </w:r>
      <w:r>
        <w:rPr>
          <w:noProof/>
          <w:webHidden/>
        </w:rPr>
        <w:fldChar w:fldCharType="separate"/>
      </w:r>
      <w:ins w:id="42" w:author="Orion" w:date="2011-06-17T14:21:00Z">
        <w:r>
          <w:rPr>
            <w:noProof/>
            <w:webHidden/>
          </w:rPr>
          <w:t>v</w:t>
        </w:r>
        <w:r>
          <w:rPr>
            <w:noProof/>
            <w:webHidden/>
          </w:rPr>
          <w:fldChar w:fldCharType="end"/>
        </w:r>
        <w:r w:rsidRPr="00CC2ECC">
          <w:rPr>
            <w:rStyle w:val="Hyperlink"/>
            <w:noProof/>
          </w:rPr>
          <w:fldChar w:fldCharType="end"/>
        </w:r>
      </w:ins>
    </w:p>
    <w:p w14:paraId="6D133C0E" w14:textId="77777777" w:rsidR="00AA6153" w:rsidRDefault="00AA6153">
      <w:pPr>
        <w:pStyle w:val="TOC1"/>
        <w:rPr>
          <w:ins w:id="43" w:author="Orion" w:date="2011-06-17T14:21:00Z"/>
          <w:rFonts w:asciiTheme="minorHAnsi" w:eastAsiaTheme="minorEastAsia" w:hAnsiTheme="minorHAnsi" w:cstheme="minorBidi"/>
          <w:noProof/>
          <w:sz w:val="22"/>
          <w:szCs w:val="22"/>
          <w:lang w:val="es-ES" w:eastAsia="es-ES"/>
        </w:rPr>
      </w:pPr>
      <w:ins w:id="4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"_Toc296083813"</w:instrText>
        </w:r>
        <w:r w:rsidRPr="00CC2ECC">
          <w:rPr>
            <w:rStyle w:val="Hyperlink"/>
            <w:noProof/>
          </w:rPr>
          <w:instrText xml:space="preserve"> </w:instrText>
        </w:r>
        <w:r w:rsidRPr="00CC2ECC">
          <w:rPr>
            <w:rStyle w:val="Hyperlink"/>
            <w:noProof/>
          </w:rPr>
          <w:fldChar w:fldCharType="separate"/>
        </w:r>
        <w:r w:rsidRPr="00CC2ECC">
          <w:rPr>
            <w:rStyle w:val="Hyperlink"/>
            <w:noProof/>
          </w:rPr>
          <w:t>Palabras clave</w:t>
        </w:r>
        <w:r>
          <w:rPr>
            <w:noProof/>
            <w:webHidden/>
          </w:rPr>
          <w:tab/>
        </w:r>
        <w:r>
          <w:rPr>
            <w:noProof/>
            <w:webHidden/>
          </w:rPr>
          <w:fldChar w:fldCharType="begin"/>
        </w:r>
        <w:r>
          <w:rPr>
            <w:noProof/>
            <w:webHidden/>
          </w:rPr>
          <w:instrText xml:space="preserve"> PAGEREF _Toc296083813 \h </w:instrText>
        </w:r>
      </w:ins>
      <w:r>
        <w:rPr>
          <w:noProof/>
          <w:webHidden/>
        </w:rPr>
      </w:r>
      <w:r>
        <w:rPr>
          <w:noProof/>
          <w:webHidden/>
        </w:rPr>
        <w:fldChar w:fldCharType="separate"/>
      </w:r>
      <w:ins w:id="45" w:author="Orion" w:date="2011-06-17T14:21:00Z">
        <w:r>
          <w:rPr>
            <w:noProof/>
            <w:webHidden/>
          </w:rPr>
          <w:t>v</w:t>
        </w:r>
        <w:r>
          <w:rPr>
            <w:noProof/>
            <w:webHidden/>
          </w:rPr>
          <w:fldChar w:fldCharType="end"/>
        </w:r>
        <w:r w:rsidRPr="00CC2ECC">
          <w:rPr>
            <w:rStyle w:val="Hyperlink"/>
            <w:noProof/>
          </w:rPr>
          <w:fldChar w:fldCharType="end"/>
        </w:r>
      </w:ins>
    </w:p>
    <w:p w14:paraId="15F3E418" w14:textId="77777777" w:rsidR="00AA6153" w:rsidRDefault="00AA6153">
      <w:pPr>
        <w:pStyle w:val="TOC1"/>
        <w:rPr>
          <w:ins w:id="46" w:author="Orion" w:date="2011-06-17T14:21:00Z"/>
          <w:rFonts w:asciiTheme="minorHAnsi" w:eastAsiaTheme="minorEastAsia" w:hAnsiTheme="minorHAnsi" w:cstheme="minorBidi"/>
          <w:noProof/>
          <w:sz w:val="22"/>
          <w:szCs w:val="22"/>
          <w:lang w:val="es-ES" w:eastAsia="es-ES"/>
        </w:rPr>
      </w:pPr>
      <w:ins w:id="4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"_Toc296083814"</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inglés</w:t>
        </w:r>
        <w:r>
          <w:rPr>
            <w:noProof/>
            <w:webHidden/>
          </w:rPr>
          <w:tab/>
        </w:r>
        <w:r>
          <w:rPr>
            <w:noProof/>
            <w:webHidden/>
          </w:rPr>
          <w:fldChar w:fldCharType="begin"/>
        </w:r>
        <w:r>
          <w:rPr>
            <w:noProof/>
            <w:webHidden/>
          </w:rPr>
          <w:instrText xml:space="preserve"> PAGEREF _Toc296083814 \h </w:instrText>
        </w:r>
      </w:ins>
      <w:r>
        <w:rPr>
          <w:noProof/>
          <w:webHidden/>
        </w:rPr>
      </w:r>
      <w:r>
        <w:rPr>
          <w:noProof/>
          <w:webHidden/>
        </w:rPr>
        <w:fldChar w:fldCharType="separate"/>
      </w:r>
      <w:ins w:id="48" w:author="Orion" w:date="2011-06-17T14:21:00Z">
        <w:r>
          <w:rPr>
            <w:noProof/>
            <w:webHidden/>
          </w:rPr>
          <w:t>vi</w:t>
        </w:r>
        <w:r>
          <w:rPr>
            <w:noProof/>
            <w:webHidden/>
          </w:rPr>
          <w:fldChar w:fldCharType="end"/>
        </w:r>
        <w:r w:rsidRPr="00CC2ECC">
          <w:rPr>
            <w:rStyle w:val="Hyperlink"/>
            <w:noProof/>
          </w:rPr>
          <w:fldChar w:fldCharType="end"/>
        </w:r>
      </w:ins>
    </w:p>
    <w:p w14:paraId="48821BB3" w14:textId="77777777" w:rsidR="00AA6153" w:rsidRDefault="00AA6153">
      <w:pPr>
        <w:pStyle w:val="TOC1"/>
        <w:rPr>
          <w:ins w:id="49" w:author="Orion" w:date="2011-06-17T14:21:00Z"/>
          <w:rFonts w:asciiTheme="minorHAnsi" w:eastAsiaTheme="minorEastAsia" w:hAnsiTheme="minorHAnsi" w:cstheme="minorBidi"/>
          <w:noProof/>
          <w:sz w:val="22"/>
          <w:szCs w:val="22"/>
          <w:lang w:val="es-ES" w:eastAsia="es-ES"/>
        </w:rPr>
      </w:pPr>
      <w:ins w:id="5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"_Toc296083815"</w:instrText>
        </w:r>
        <w:r w:rsidRPr="00CC2ECC">
          <w:rPr>
            <w:rStyle w:val="Hyperlink"/>
            <w:noProof/>
          </w:rPr>
          <w:instrText xml:space="preserve"> </w:instrText>
        </w:r>
        <w:r w:rsidRPr="00CC2ECC">
          <w:rPr>
            <w:rStyle w:val="Hyperlink"/>
            <w:noProof/>
          </w:rPr>
          <w:fldChar w:fldCharType="separate"/>
        </w:r>
        <w:r w:rsidRPr="00CC2ECC">
          <w:rPr>
            <w:rStyle w:val="Hyperlink"/>
            <w:noProof/>
            <w:lang w:val="es-ES"/>
          </w:rPr>
          <w:t>Keywords</w:t>
        </w:r>
        <w:r>
          <w:rPr>
            <w:noProof/>
            <w:webHidden/>
          </w:rPr>
          <w:tab/>
        </w:r>
        <w:r>
          <w:rPr>
            <w:noProof/>
            <w:webHidden/>
          </w:rPr>
          <w:fldChar w:fldCharType="begin"/>
        </w:r>
        <w:r>
          <w:rPr>
            <w:noProof/>
            <w:webHidden/>
          </w:rPr>
          <w:instrText xml:space="preserve"> PAGEREF _Toc296083815 \h </w:instrText>
        </w:r>
      </w:ins>
      <w:r>
        <w:rPr>
          <w:noProof/>
          <w:webHidden/>
        </w:rPr>
      </w:r>
      <w:r>
        <w:rPr>
          <w:noProof/>
          <w:webHidden/>
        </w:rPr>
        <w:fldChar w:fldCharType="separate"/>
      </w:r>
      <w:ins w:id="51" w:author="Orion" w:date="2011-06-17T14:21:00Z">
        <w:r>
          <w:rPr>
            <w:noProof/>
            <w:webHidden/>
          </w:rPr>
          <w:t>vi</w:t>
        </w:r>
        <w:r>
          <w:rPr>
            <w:noProof/>
            <w:webHidden/>
          </w:rPr>
          <w:fldChar w:fldCharType="end"/>
        </w:r>
        <w:r w:rsidRPr="00CC2ECC">
          <w:rPr>
            <w:rStyle w:val="Hyperlink"/>
            <w:noProof/>
          </w:rPr>
          <w:fldChar w:fldCharType="end"/>
        </w:r>
      </w:ins>
    </w:p>
    <w:p w14:paraId="426D7798" w14:textId="77777777" w:rsidR="00AA6153" w:rsidRDefault="00AA6153">
      <w:pPr>
        <w:pStyle w:val="TOC1"/>
        <w:rPr>
          <w:ins w:id="52" w:author="Orion" w:date="2011-06-17T14:21:00Z"/>
          <w:rFonts w:asciiTheme="minorHAnsi" w:eastAsiaTheme="minorEastAsia" w:hAnsiTheme="minorHAnsi" w:cstheme="minorBidi"/>
          <w:noProof/>
          <w:sz w:val="22"/>
          <w:szCs w:val="22"/>
          <w:lang w:val="es-ES" w:eastAsia="es-ES"/>
        </w:rPr>
      </w:pPr>
      <w:ins w:id="5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"_Toc296083816"</w:instrText>
        </w:r>
        <w:r w:rsidRPr="00CC2ECC">
          <w:rPr>
            <w:rStyle w:val="Hyperlink"/>
            <w:noProof/>
          </w:rPr>
          <w:instrText xml:space="preserve"> </w:instrText>
        </w:r>
        <w:r w:rsidRPr="00CC2ECC">
          <w:rPr>
            <w:rStyle w:val="Hyperlink"/>
            <w:noProof/>
          </w:rPr>
          <w:fldChar w:fldCharType="separate"/>
        </w:r>
        <w:r w:rsidRPr="00CC2ECC">
          <w:rPr>
            <w:rStyle w:val="Hyperlink"/>
            <w:noProof/>
          </w:rPr>
          <w:t>Índice de contenidos</w:t>
        </w:r>
        <w:r>
          <w:rPr>
            <w:noProof/>
            <w:webHidden/>
          </w:rPr>
          <w:tab/>
        </w:r>
        <w:r>
          <w:rPr>
            <w:noProof/>
            <w:webHidden/>
          </w:rPr>
          <w:fldChar w:fldCharType="begin"/>
        </w:r>
        <w:r>
          <w:rPr>
            <w:noProof/>
            <w:webHidden/>
          </w:rPr>
          <w:instrText xml:space="preserve"> PAGEREF _Toc296083816 \h </w:instrText>
        </w:r>
      </w:ins>
      <w:r>
        <w:rPr>
          <w:noProof/>
          <w:webHidden/>
        </w:rPr>
      </w:r>
      <w:r>
        <w:rPr>
          <w:noProof/>
          <w:webHidden/>
        </w:rPr>
        <w:fldChar w:fldCharType="separate"/>
      </w:r>
      <w:ins w:id="54" w:author="Orion" w:date="2011-06-17T14:21:00Z">
        <w:r>
          <w:rPr>
            <w:noProof/>
            <w:webHidden/>
          </w:rPr>
          <w:t>7</w:t>
        </w:r>
        <w:r>
          <w:rPr>
            <w:noProof/>
            <w:webHidden/>
          </w:rPr>
          <w:fldChar w:fldCharType="end"/>
        </w:r>
        <w:r w:rsidRPr="00CC2ECC">
          <w:rPr>
            <w:rStyle w:val="Hyperlink"/>
            <w:noProof/>
          </w:rPr>
          <w:fldChar w:fldCharType="end"/>
        </w:r>
      </w:ins>
    </w:p>
    <w:p w14:paraId="7C91ECB0" w14:textId="77777777" w:rsidR="00AA6153" w:rsidRDefault="00AA6153">
      <w:pPr>
        <w:pStyle w:val="TOC1"/>
        <w:rPr>
          <w:ins w:id="55" w:author="Orion" w:date="2011-06-17T14:21:00Z"/>
          <w:rFonts w:asciiTheme="minorHAnsi" w:eastAsiaTheme="minorEastAsia" w:hAnsiTheme="minorHAnsi" w:cstheme="minorBidi"/>
          <w:noProof/>
          <w:sz w:val="22"/>
          <w:szCs w:val="22"/>
          <w:lang w:val="es-ES" w:eastAsia="es-ES"/>
        </w:rPr>
      </w:pPr>
      <w:ins w:id="5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"_Toc296083817"</w:instrText>
        </w:r>
        <w:r w:rsidRPr="00CC2ECC">
          <w:rPr>
            <w:rStyle w:val="Hyperlink"/>
            <w:noProof/>
          </w:rPr>
          <w:instrText xml:space="preserve"> </w:instrText>
        </w:r>
        <w:r w:rsidRPr="00CC2ECC">
          <w:rPr>
            <w:rStyle w:val="Hyperlink"/>
            <w:noProof/>
          </w:rPr>
          <w:fldChar w:fldCharType="separate"/>
        </w:r>
        <w:r w:rsidRPr="00CC2ECC">
          <w:rPr>
            <w:rStyle w:val="Hyperlink"/>
            <w:noProof/>
          </w:rPr>
          <w:t>Tabla de Figuras</w:t>
        </w:r>
        <w:r>
          <w:rPr>
            <w:noProof/>
            <w:webHidden/>
          </w:rPr>
          <w:tab/>
        </w:r>
        <w:r>
          <w:rPr>
            <w:noProof/>
            <w:webHidden/>
          </w:rPr>
          <w:fldChar w:fldCharType="begin"/>
        </w:r>
        <w:r>
          <w:rPr>
            <w:noProof/>
            <w:webHidden/>
          </w:rPr>
          <w:instrText xml:space="preserve"> PAGEREF _Toc296083817 \h </w:instrText>
        </w:r>
      </w:ins>
      <w:r>
        <w:rPr>
          <w:noProof/>
          <w:webHidden/>
        </w:rPr>
      </w:r>
      <w:r>
        <w:rPr>
          <w:noProof/>
          <w:webHidden/>
        </w:rPr>
        <w:fldChar w:fldCharType="separate"/>
      </w:r>
      <w:ins w:id="57" w:author="Orion" w:date="2011-06-17T14:21:00Z">
        <w:r>
          <w:rPr>
            <w:noProof/>
            <w:webHidden/>
          </w:rPr>
          <w:t>8</w:t>
        </w:r>
        <w:r>
          <w:rPr>
            <w:noProof/>
            <w:webHidden/>
          </w:rPr>
          <w:fldChar w:fldCharType="end"/>
        </w:r>
        <w:r w:rsidRPr="00CC2ECC">
          <w:rPr>
            <w:rStyle w:val="Hyperlink"/>
            <w:noProof/>
          </w:rPr>
          <w:fldChar w:fldCharType="end"/>
        </w:r>
      </w:ins>
    </w:p>
    <w:p w14:paraId="0532206A" w14:textId="77777777" w:rsidR="00AA6153" w:rsidRDefault="00AA6153">
      <w:pPr>
        <w:pStyle w:val="TOC1"/>
        <w:rPr>
          <w:ins w:id="58" w:author="Orion" w:date="2011-06-17T14:21:00Z"/>
          <w:rFonts w:asciiTheme="minorHAnsi" w:eastAsiaTheme="minorEastAsia" w:hAnsiTheme="minorHAnsi" w:cstheme="minorBidi"/>
          <w:noProof/>
          <w:sz w:val="22"/>
          <w:szCs w:val="22"/>
          <w:lang w:val="es-ES" w:eastAsia="es-ES"/>
        </w:rPr>
      </w:pPr>
      <w:ins w:id="5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"_Toc296083818"</w:instrText>
        </w:r>
        <w:r w:rsidRPr="00CC2ECC">
          <w:rPr>
            <w:rStyle w:val="Hyperlink"/>
            <w:noProof/>
          </w:rPr>
          <w:instrText xml:space="preserve"> </w:instrText>
        </w:r>
        <w:r w:rsidRPr="00CC2ECC">
          <w:rPr>
            <w:rStyle w:val="Hyperlink"/>
            <w:noProof/>
          </w:rPr>
          <w:fldChar w:fldCharType="separate"/>
        </w:r>
        <w:r w:rsidRPr="00CC2ECC">
          <w:rPr>
            <w:rStyle w:val="Hyperlink"/>
            <w:noProof/>
          </w:rPr>
          <w:t>Agradecimientos</w:t>
        </w:r>
        <w:r>
          <w:rPr>
            <w:noProof/>
            <w:webHidden/>
          </w:rPr>
          <w:tab/>
        </w:r>
        <w:r>
          <w:rPr>
            <w:noProof/>
            <w:webHidden/>
          </w:rPr>
          <w:fldChar w:fldCharType="begin"/>
        </w:r>
        <w:r>
          <w:rPr>
            <w:noProof/>
            <w:webHidden/>
          </w:rPr>
          <w:instrText xml:space="preserve"> PAGEREF _Toc296083818 \h </w:instrText>
        </w:r>
      </w:ins>
      <w:r>
        <w:rPr>
          <w:noProof/>
          <w:webHidden/>
        </w:rPr>
      </w:r>
      <w:r>
        <w:rPr>
          <w:noProof/>
          <w:webHidden/>
        </w:rPr>
        <w:fldChar w:fldCharType="separate"/>
      </w:r>
      <w:ins w:id="60" w:author="Orion" w:date="2011-06-17T14:21:00Z">
        <w:r>
          <w:rPr>
            <w:noProof/>
            <w:webHidden/>
          </w:rPr>
          <w:t>9</w:t>
        </w:r>
        <w:r>
          <w:rPr>
            <w:noProof/>
            <w:webHidden/>
          </w:rPr>
          <w:fldChar w:fldCharType="end"/>
        </w:r>
        <w:r w:rsidRPr="00CC2ECC">
          <w:rPr>
            <w:rStyle w:val="Hyperlink"/>
            <w:noProof/>
          </w:rPr>
          <w:fldChar w:fldCharType="end"/>
        </w:r>
      </w:ins>
    </w:p>
    <w:p w14:paraId="6F123B60" w14:textId="77777777" w:rsidR="00AA6153" w:rsidRDefault="00AA6153">
      <w:pPr>
        <w:pStyle w:val="TOC1"/>
        <w:rPr>
          <w:ins w:id="61" w:author="Orion" w:date="2011-06-17T14:21:00Z"/>
          <w:rFonts w:asciiTheme="minorHAnsi" w:eastAsiaTheme="minorEastAsia" w:hAnsiTheme="minorHAnsi" w:cstheme="minorBidi"/>
          <w:noProof/>
          <w:sz w:val="22"/>
          <w:szCs w:val="22"/>
          <w:lang w:val="es-ES" w:eastAsia="es-ES"/>
        </w:rPr>
      </w:pPr>
      <w:ins w:id="6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Introducción</w:t>
        </w:r>
        <w:r>
          <w:rPr>
            <w:noProof/>
            <w:webHidden/>
          </w:rPr>
          <w:tab/>
        </w:r>
        <w:r>
          <w:rPr>
            <w:noProof/>
            <w:webHidden/>
          </w:rPr>
          <w:fldChar w:fldCharType="begin"/>
        </w:r>
        <w:r>
          <w:rPr>
            <w:noProof/>
            <w:webHidden/>
          </w:rPr>
          <w:instrText xml:space="preserve"> PAGEREF _Toc296083819 \h </w:instrText>
        </w:r>
      </w:ins>
      <w:r>
        <w:rPr>
          <w:noProof/>
          <w:webHidden/>
        </w:rPr>
      </w:r>
      <w:r>
        <w:rPr>
          <w:noProof/>
          <w:webHidden/>
        </w:rPr>
        <w:fldChar w:fldCharType="separate"/>
      </w:r>
      <w:ins w:id="63" w:author="Orion" w:date="2011-06-17T14:21:00Z">
        <w:r>
          <w:rPr>
            <w:noProof/>
            <w:webHidden/>
          </w:rPr>
          <w:t>11</w:t>
        </w:r>
        <w:r>
          <w:rPr>
            <w:noProof/>
            <w:webHidden/>
          </w:rPr>
          <w:fldChar w:fldCharType="end"/>
        </w:r>
        <w:r w:rsidRPr="00CC2ECC">
          <w:rPr>
            <w:rStyle w:val="Hyperlink"/>
            <w:noProof/>
          </w:rPr>
          <w:fldChar w:fldCharType="end"/>
        </w:r>
      </w:ins>
    </w:p>
    <w:p w14:paraId="297CCCE9" w14:textId="77777777" w:rsidR="00AA6153" w:rsidRDefault="00AA6153">
      <w:pPr>
        <w:pStyle w:val="TOC1"/>
        <w:rPr>
          <w:ins w:id="64" w:author="Orion" w:date="2011-06-17T14:21:00Z"/>
          <w:rFonts w:asciiTheme="minorHAnsi" w:eastAsiaTheme="minorEastAsia" w:hAnsiTheme="minorHAnsi" w:cstheme="minorBidi"/>
          <w:noProof/>
          <w:sz w:val="22"/>
          <w:szCs w:val="22"/>
          <w:lang w:val="es-ES" w:eastAsia="es-ES"/>
        </w:rPr>
      </w:pPr>
      <w:ins w:id="6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_Toc296083820 \h </w:instrText>
        </w:r>
      </w:ins>
      <w:r>
        <w:rPr>
          <w:noProof/>
          <w:webHidden/>
        </w:rPr>
      </w:r>
      <w:r>
        <w:rPr>
          <w:noProof/>
          <w:webHidden/>
        </w:rPr>
        <w:fldChar w:fldCharType="separate"/>
      </w:r>
      <w:ins w:id="66" w:author="Orion" w:date="2011-06-17T14:21:00Z">
        <w:r>
          <w:rPr>
            <w:noProof/>
            <w:webHidden/>
          </w:rPr>
          <w:t>13</w:t>
        </w:r>
        <w:r>
          <w:rPr>
            <w:noProof/>
            <w:webHidden/>
          </w:rPr>
          <w:fldChar w:fldCharType="end"/>
        </w:r>
        <w:r w:rsidRPr="00CC2ECC">
          <w:rPr>
            <w:rStyle w:val="Hyperlink"/>
            <w:noProof/>
          </w:rPr>
          <w:fldChar w:fldCharType="end"/>
        </w:r>
      </w:ins>
    </w:p>
    <w:p w14:paraId="33CDC403" w14:textId="77777777" w:rsidR="00AA6153" w:rsidRDefault="00AA6153">
      <w:pPr>
        <w:pStyle w:val="TOC1"/>
        <w:rPr>
          <w:ins w:id="67" w:author="Orion" w:date="2011-06-17T14:21:00Z"/>
          <w:rFonts w:asciiTheme="minorHAnsi" w:eastAsiaTheme="minorEastAsia" w:hAnsiTheme="minorHAnsi" w:cstheme="minorBidi"/>
          <w:noProof/>
          <w:sz w:val="22"/>
          <w:szCs w:val="22"/>
          <w:lang w:val="es-ES" w:eastAsia="es-ES"/>
        </w:rPr>
      </w:pPr>
      <w:ins w:id="6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Estado del arte</w:t>
        </w:r>
        <w:r>
          <w:rPr>
            <w:noProof/>
            <w:webHidden/>
          </w:rPr>
          <w:tab/>
        </w:r>
        <w:r>
          <w:rPr>
            <w:noProof/>
            <w:webHidden/>
          </w:rPr>
          <w:fldChar w:fldCharType="begin"/>
        </w:r>
        <w:r>
          <w:rPr>
            <w:noProof/>
            <w:webHidden/>
          </w:rPr>
          <w:instrText xml:space="preserve"> PAGEREF _Toc296083821 \h </w:instrText>
        </w:r>
      </w:ins>
      <w:r>
        <w:rPr>
          <w:noProof/>
          <w:webHidden/>
        </w:rPr>
      </w:r>
      <w:r>
        <w:rPr>
          <w:noProof/>
          <w:webHidden/>
        </w:rPr>
        <w:fldChar w:fldCharType="separate"/>
      </w:r>
      <w:ins w:id="69" w:author="Orion" w:date="2011-06-17T14:21:00Z">
        <w:r>
          <w:rPr>
            <w:noProof/>
            <w:webHidden/>
          </w:rPr>
          <w:t>15</w:t>
        </w:r>
        <w:r>
          <w:rPr>
            <w:noProof/>
            <w:webHidden/>
          </w:rPr>
          <w:fldChar w:fldCharType="end"/>
        </w:r>
        <w:r w:rsidRPr="00CC2ECC">
          <w:rPr>
            <w:rStyle w:val="Hyperlink"/>
            <w:noProof/>
          </w:rPr>
          <w:fldChar w:fldCharType="end"/>
        </w:r>
      </w:ins>
    </w:p>
    <w:p w14:paraId="77E577DC" w14:textId="77777777" w:rsidR="00AA6153" w:rsidRDefault="00AA6153">
      <w:pPr>
        <w:pStyle w:val="TOC2"/>
        <w:tabs>
          <w:tab w:val="right" w:leader="dot" w:pos="9628"/>
        </w:tabs>
        <w:rPr>
          <w:ins w:id="70" w:author="Orion" w:date="2011-06-17T14:21:00Z"/>
          <w:rFonts w:asciiTheme="minorHAnsi" w:eastAsiaTheme="minorEastAsia" w:hAnsiTheme="minorHAnsi" w:cstheme="minorBidi"/>
          <w:noProof/>
          <w:sz w:val="22"/>
          <w:szCs w:val="22"/>
          <w:lang w:val="es-ES" w:eastAsia="es-ES"/>
        </w:rPr>
      </w:pPr>
      <w:ins w:id="7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Factores humanos en aviación</w:t>
        </w:r>
        <w:r>
          <w:rPr>
            <w:noProof/>
            <w:webHidden/>
          </w:rPr>
          <w:tab/>
        </w:r>
        <w:r>
          <w:rPr>
            <w:noProof/>
            <w:webHidden/>
          </w:rPr>
          <w:fldChar w:fldCharType="begin"/>
        </w:r>
        <w:r>
          <w:rPr>
            <w:noProof/>
            <w:webHidden/>
          </w:rPr>
          <w:instrText xml:space="preserve"> PAGEREF _Toc296083822 \h </w:instrText>
        </w:r>
      </w:ins>
      <w:r>
        <w:rPr>
          <w:noProof/>
          <w:webHidden/>
        </w:rPr>
      </w:r>
      <w:r>
        <w:rPr>
          <w:noProof/>
          <w:webHidden/>
        </w:rPr>
        <w:fldChar w:fldCharType="separate"/>
      </w:r>
      <w:ins w:id="72" w:author="Orion" w:date="2011-06-17T14:21:00Z">
        <w:r>
          <w:rPr>
            <w:noProof/>
            <w:webHidden/>
          </w:rPr>
          <w:t>15</w:t>
        </w:r>
        <w:r>
          <w:rPr>
            <w:noProof/>
            <w:webHidden/>
          </w:rPr>
          <w:fldChar w:fldCharType="end"/>
        </w:r>
        <w:r w:rsidRPr="00CC2ECC">
          <w:rPr>
            <w:rStyle w:val="Hyperlink"/>
            <w:noProof/>
          </w:rPr>
          <w:fldChar w:fldCharType="end"/>
        </w:r>
      </w:ins>
    </w:p>
    <w:p w14:paraId="39342BC8" w14:textId="77777777" w:rsidR="00AA6153" w:rsidRDefault="00AA6153">
      <w:pPr>
        <w:pStyle w:val="TOC2"/>
        <w:tabs>
          <w:tab w:val="right" w:leader="dot" w:pos="9628"/>
        </w:tabs>
        <w:rPr>
          <w:ins w:id="73" w:author="Orion" w:date="2011-06-17T14:21:00Z"/>
          <w:rFonts w:asciiTheme="minorHAnsi" w:eastAsiaTheme="minorEastAsia" w:hAnsiTheme="minorHAnsi" w:cstheme="minorBidi"/>
          <w:noProof/>
          <w:sz w:val="22"/>
          <w:szCs w:val="22"/>
          <w:lang w:val="es-ES" w:eastAsia="es-ES"/>
        </w:rPr>
      </w:pPr>
      <w:ins w:id="7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_Toc296083823 \h </w:instrText>
        </w:r>
      </w:ins>
      <w:r>
        <w:rPr>
          <w:noProof/>
          <w:webHidden/>
        </w:rPr>
      </w:r>
      <w:r>
        <w:rPr>
          <w:noProof/>
          <w:webHidden/>
        </w:rPr>
        <w:fldChar w:fldCharType="separate"/>
      </w:r>
      <w:ins w:id="75" w:author="Orion" w:date="2011-06-17T14:21:00Z">
        <w:r>
          <w:rPr>
            <w:noProof/>
            <w:webHidden/>
          </w:rPr>
          <w:t>17</w:t>
        </w:r>
        <w:r>
          <w:rPr>
            <w:noProof/>
            <w:webHidden/>
          </w:rPr>
          <w:fldChar w:fldCharType="end"/>
        </w:r>
        <w:r w:rsidRPr="00CC2ECC">
          <w:rPr>
            <w:rStyle w:val="Hyperlink"/>
            <w:noProof/>
          </w:rPr>
          <w:fldChar w:fldCharType="end"/>
        </w:r>
      </w:ins>
    </w:p>
    <w:p w14:paraId="2180710C" w14:textId="77777777" w:rsidR="00AA6153" w:rsidRDefault="00AA6153">
      <w:pPr>
        <w:pStyle w:val="TOC2"/>
        <w:tabs>
          <w:tab w:val="right" w:leader="dot" w:pos="9628"/>
        </w:tabs>
        <w:rPr>
          <w:ins w:id="76" w:author="Orion" w:date="2011-06-17T14:21:00Z"/>
          <w:rFonts w:asciiTheme="minorHAnsi" w:eastAsiaTheme="minorEastAsia" w:hAnsiTheme="minorHAnsi" w:cstheme="minorBidi"/>
          <w:noProof/>
          <w:sz w:val="22"/>
          <w:szCs w:val="22"/>
          <w:lang w:val="es-ES" w:eastAsia="es-ES"/>
        </w:rPr>
      </w:pPr>
      <w:ins w:id="7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Trabajos de investigación sobre UAVs</w:t>
        </w:r>
        <w:r>
          <w:rPr>
            <w:noProof/>
            <w:webHidden/>
          </w:rPr>
          <w:tab/>
        </w:r>
        <w:r>
          <w:rPr>
            <w:noProof/>
            <w:webHidden/>
          </w:rPr>
          <w:fldChar w:fldCharType="begin"/>
        </w:r>
        <w:r>
          <w:rPr>
            <w:noProof/>
            <w:webHidden/>
          </w:rPr>
          <w:instrText xml:space="preserve"> PAGEREF _Toc296083824 \h </w:instrText>
        </w:r>
      </w:ins>
      <w:r>
        <w:rPr>
          <w:noProof/>
          <w:webHidden/>
        </w:rPr>
      </w:r>
      <w:r>
        <w:rPr>
          <w:noProof/>
          <w:webHidden/>
        </w:rPr>
        <w:fldChar w:fldCharType="separate"/>
      </w:r>
      <w:ins w:id="78" w:author="Orion" w:date="2011-06-17T14:21:00Z">
        <w:r>
          <w:rPr>
            <w:noProof/>
            <w:webHidden/>
          </w:rPr>
          <w:t>20</w:t>
        </w:r>
        <w:r>
          <w:rPr>
            <w:noProof/>
            <w:webHidden/>
          </w:rPr>
          <w:fldChar w:fldCharType="end"/>
        </w:r>
        <w:r w:rsidRPr="00CC2ECC">
          <w:rPr>
            <w:rStyle w:val="Hyperlink"/>
            <w:noProof/>
          </w:rPr>
          <w:fldChar w:fldCharType="end"/>
        </w:r>
      </w:ins>
    </w:p>
    <w:p w14:paraId="577DA795" w14:textId="77777777" w:rsidR="00AA6153" w:rsidRDefault="00AA6153">
      <w:pPr>
        <w:pStyle w:val="TOC1"/>
        <w:rPr>
          <w:ins w:id="79" w:author="Orion" w:date="2011-06-17T14:21:00Z"/>
          <w:rFonts w:asciiTheme="minorHAnsi" w:eastAsiaTheme="minorEastAsia" w:hAnsiTheme="minorHAnsi" w:cstheme="minorBidi"/>
          <w:noProof/>
          <w:sz w:val="22"/>
          <w:szCs w:val="22"/>
          <w:lang w:val="es-ES" w:eastAsia="es-ES"/>
        </w:rPr>
      </w:pPr>
      <w:ins w:id="8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Requisitos del Sistema</w:t>
        </w:r>
        <w:r>
          <w:rPr>
            <w:noProof/>
            <w:webHidden/>
          </w:rPr>
          <w:tab/>
        </w:r>
        <w:r>
          <w:rPr>
            <w:noProof/>
            <w:webHidden/>
          </w:rPr>
          <w:fldChar w:fldCharType="begin"/>
        </w:r>
        <w:r>
          <w:rPr>
            <w:noProof/>
            <w:webHidden/>
          </w:rPr>
          <w:instrText xml:space="preserve"> PAGEREF _Toc296083825 \h </w:instrText>
        </w:r>
      </w:ins>
      <w:r>
        <w:rPr>
          <w:noProof/>
          <w:webHidden/>
        </w:rPr>
      </w:r>
      <w:r>
        <w:rPr>
          <w:noProof/>
          <w:webHidden/>
        </w:rPr>
        <w:fldChar w:fldCharType="separate"/>
      </w:r>
      <w:ins w:id="81" w:author="Orion" w:date="2011-06-17T14:21:00Z">
        <w:r>
          <w:rPr>
            <w:noProof/>
            <w:webHidden/>
          </w:rPr>
          <w:t>21</w:t>
        </w:r>
        <w:r>
          <w:rPr>
            <w:noProof/>
            <w:webHidden/>
          </w:rPr>
          <w:fldChar w:fldCharType="end"/>
        </w:r>
        <w:r w:rsidRPr="00CC2ECC">
          <w:rPr>
            <w:rStyle w:val="Hyperlink"/>
            <w:noProof/>
          </w:rPr>
          <w:fldChar w:fldCharType="end"/>
        </w:r>
      </w:ins>
    </w:p>
    <w:p w14:paraId="0A92F140" w14:textId="77777777" w:rsidR="00AA6153" w:rsidRDefault="00AA6153">
      <w:pPr>
        <w:pStyle w:val="TOC2"/>
        <w:tabs>
          <w:tab w:val="right" w:leader="dot" w:pos="9628"/>
        </w:tabs>
        <w:rPr>
          <w:ins w:id="82" w:author="Orion" w:date="2011-06-17T14:21:00Z"/>
          <w:rFonts w:asciiTheme="minorHAnsi" w:eastAsiaTheme="minorEastAsia" w:hAnsiTheme="minorHAnsi" w:cstheme="minorBidi"/>
          <w:noProof/>
          <w:sz w:val="22"/>
          <w:szCs w:val="22"/>
          <w:lang w:val="es-ES" w:eastAsia="es-ES"/>
        </w:rPr>
      </w:pPr>
      <w:ins w:id="8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Infraestructura y desarrollo</w:t>
        </w:r>
        <w:r>
          <w:rPr>
            <w:noProof/>
            <w:webHidden/>
          </w:rPr>
          <w:tab/>
        </w:r>
        <w:r>
          <w:rPr>
            <w:noProof/>
            <w:webHidden/>
          </w:rPr>
          <w:fldChar w:fldCharType="begin"/>
        </w:r>
        <w:r>
          <w:rPr>
            <w:noProof/>
            <w:webHidden/>
          </w:rPr>
          <w:instrText xml:space="preserve"> PAGEREF _Toc296083826 \h </w:instrText>
        </w:r>
      </w:ins>
      <w:r>
        <w:rPr>
          <w:noProof/>
          <w:webHidden/>
        </w:rPr>
      </w:r>
      <w:r>
        <w:rPr>
          <w:noProof/>
          <w:webHidden/>
        </w:rPr>
        <w:fldChar w:fldCharType="separate"/>
      </w:r>
      <w:ins w:id="84" w:author="Orion" w:date="2011-06-17T14:21:00Z">
        <w:r>
          <w:rPr>
            <w:noProof/>
            <w:webHidden/>
          </w:rPr>
          <w:t>23</w:t>
        </w:r>
        <w:r>
          <w:rPr>
            <w:noProof/>
            <w:webHidden/>
          </w:rPr>
          <w:fldChar w:fldCharType="end"/>
        </w:r>
        <w:r w:rsidRPr="00CC2ECC">
          <w:rPr>
            <w:rStyle w:val="Hyperlink"/>
            <w:noProof/>
          </w:rPr>
          <w:fldChar w:fldCharType="end"/>
        </w:r>
      </w:ins>
    </w:p>
    <w:p w14:paraId="423DC9DD" w14:textId="77777777" w:rsidR="00AA6153" w:rsidRDefault="00AA6153">
      <w:pPr>
        <w:pStyle w:val="TOC1"/>
        <w:rPr>
          <w:ins w:id="85" w:author="Orion" w:date="2011-06-17T14:21:00Z"/>
          <w:rFonts w:asciiTheme="minorHAnsi" w:eastAsiaTheme="minorEastAsia" w:hAnsiTheme="minorHAnsi" w:cstheme="minorBidi"/>
          <w:noProof/>
          <w:sz w:val="22"/>
          <w:szCs w:val="22"/>
          <w:lang w:val="es-ES" w:eastAsia="es-ES"/>
        </w:rPr>
      </w:pPr>
      <w:ins w:id="8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"_Toc296083827"</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Plataforma</w:t>
        </w:r>
        <w:r>
          <w:rPr>
            <w:noProof/>
            <w:webHidden/>
          </w:rPr>
          <w:tab/>
        </w:r>
        <w:r>
          <w:rPr>
            <w:noProof/>
            <w:webHidden/>
          </w:rPr>
          <w:fldChar w:fldCharType="begin"/>
        </w:r>
        <w:r>
          <w:rPr>
            <w:noProof/>
            <w:webHidden/>
          </w:rPr>
          <w:instrText xml:space="preserve"> PAGEREF _Toc296083827 \h </w:instrText>
        </w:r>
      </w:ins>
      <w:r>
        <w:rPr>
          <w:noProof/>
          <w:webHidden/>
        </w:rPr>
      </w:r>
      <w:r>
        <w:rPr>
          <w:noProof/>
          <w:webHidden/>
        </w:rPr>
        <w:fldChar w:fldCharType="separate"/>
      </w:r>
      <w:ins w:id="87" w:author="Orion" w:date="2011-06-17T14:21:00Z">
        <w:r>
          <w:rPr>
            <w:noProof/>
            <w:webHidden/>
          </w:rPr>
          <w:t>24</w:t>
        </w:r>
        <w:r>
          <w:rPr>
            <w:noProof/>
            <w:webHidden/>
          </w:rPr>
          <w:fldChar w:fldCharType="end"/>
        </w:r>
        <w:r w:rsidRPr="00CC2ECC">
          <w:rPr>
            <w:rStyle w:val="Hyperlink"/>
            <w:noProof/>
          </w:rPr>
          <w:fldChar w:fldCharType="end"/>
        </w:r>
      </w:ins>
    </w:p>
    <w:p w14:paraId="5776042B" w14:textId="77777777" w:rsidR="00AA6153" w:rsidRDefault="00AA6153">
      <w:pPr>
        <w:pStyle w:val="TOC2"/>
        <w:tabs>
          <w:tab w:val="right" w:leader="dot" w:pos="9628"/>
        </w:tabs>
        <w:rPr>
          <w:ins w:id="88" w:author="Orion" w:date="2011-06-17T14:21:00Z"/>
          <w:rFonts w:asciiTheme="minorHAnsi" w:eastAsiaTheme="minorEastAsia" w:hAnsiTheme="minorHAnsi" w:cstheme="minorBidi"/>
          <w:noProof/>
          <w:sz w:val="22"/>
          <w:szCs w:val="22"/>
          <w:lang w:val="es-ES" w:eastAsia="es-ES"/>
        </w:rPr>
      </w:pPr>
      <w:ins w:id="8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"_Toc296083828"</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Especificación</w:t>
        </w:r>
        <w:r>
          <w:rPr>
            <w:noProof/>
            <w:webHidden/>
          </w:rPr>
          <w:tab/>
        </w:r>
        <w:r>
          <w:rPr>
            <w:noProof/>
            <w:webHidden/>
          </w:rPr>
          <w:fldChar w:fldCharType="begin"/>
        </w:r>
        <w:r>
          <w:rPr>
            <w:noProof/>
            <w:webHidden/>
          </w:rPr>
          <w:instrText xml:space="preserve"> PAGEREF _Toc296083828 \h </w:instrText>
        </w:r>
      </w:ins>
      <w:r>
        <w:rPr>
          <w:noProof/>
          <w:webHidden/>
        </w:rPr>
      </w:r>
      <w:r>
        <w:rPr>
          <w:noProof/>
          <w:webHidden/>
        </w:rPr>
        <w:fldChar w:fldCharType="separate"/>
      </w:r>
      <w:ins w:id="90" w:author="Orion" w:date="2011-06-17T14:21:00Z">
        <w:r>
          <w:rPr>
            <w:noProof/>
            <w:webHidden/>
          </w:rPr>
          <w:t>24</w:t>
        </w:r>
        <w:r>
          <w:rPr>
            <w:noProof/>
            <w:webHidden/>
          </w:rPr>
          <w:fldChar w:fldCharType="end"/>
        </w:r>
        <w:r w:rsidRPr="00CC2ECC">
          <w:rPr>
            <w:rStyle w:val="Hyperlink"/>
            <w:noProof/>
          </w:rPr>
          <w:fldChar w:fldCharType="end"/>
        </w:r>
      </w:ins>
    </w:p>
    <w:p w14:paraId="658ABA23" w14:textId="77777777" w:rsidR="00AA6153" w:rsidRDefault="00AA6153">
      <w:pPr>
        <w:pStyle w:val="TOC2"/>
        <w:tabs>
          <w:tab w:val="right" w:leader="dot" w:pos="9628"/>
        </w:tabs>
        <w:rPr>
          <w:ins w:id="91" w:author="Orion" w:date="2011-06-17T14:21:00Z"/>
          <w:rFonts w:asciiTheme="minorHAnsi" w:eastAsiaTheme="minorEastAsia" w:hAnsiTheme="minorHAnsi" w:cstheme="minorBidi"/>
          <w:noProof/>
          <w:sz w:val="22"/>
          <w:szCs w:val="22"/>
          <w:lang w:val="es-ES" w:eastAsia="es-ES"/>
        </w:rPr>
      </w:pPr>
      <w:ins w:id="9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Módulo de lógica</w:t>
        </w:r>
        <w:r>
          <w:rPr>
            <w:noProof/>
            <w:webHidden/>
          </w:rPr>
          <w:tab/>
        </w:r>
        <w:r>
          <w:rPr>
            <w:noProof/>
            <w:webHidden/>
          </w:rPr>
          <w:fldChar w:fldCharType="begin"/>
        </w:r>
        <w:r>
          <w:rPr>
            <w:noProof/>
            <w:webHidden/>
          </w:rPr>
          <w:instrText xml:space="preserve"> PAGEREF _Toc296083829 \h </w:instrText>
        </w:r>
      </w:ins>
      <w:r>
        <w:rPr>
          <w:noProof/>
          <w:webHidden/>
        </w:rPr>
      </w:r>
      <w:r>
        <w:rPr>
          <w:noProof/>
          <w:webHidden/>
        </w:rPr>
        <w:fldChar w:fldCharType="separate"/>
      </w:r>
      <w:ins w:id="93" w:author="Orion" w:date="2011-06-17T14:21:00Z">
        <w:r>
          <w:rPr>
            <w:noProof/>
            <w:webHidden/>
          </w:rPr>
          <w:t>34</w:t>
        </w:r>
        <w:r>
          <w:rPr>
            <w:noProof/>
            <w:webHidden/>
          </w:rPr>
          <w:fldChar w:fldCharType="end"/>
        </w:r>
        <w:r w:rsidRPr="00CC2ECC">
          <w:rPr>
            <w:rStyle w:val="Hyperlink"/>
            <w:noProof/>
          </w:rPr>
          <w:fldChar w:fldCharType="end"/>
        </w:r>
      </w:ins>
    </w:p>
    <w:p w14:paraId="1613CCB9" w14:textId="77777777" w:rsidR="00AA6153" w:rsidRDefault="00AA6153">
      <w:pPr>
        <w:pStyle w:val="TOC2"/>
        <w:tabs>
          <w:tab w:val="right" w:leader="dot" w:pos="9628"/>
        </w:tabs>
        <w:rPr>
          <w:ins w:id="94" w:author="Orion" w:date="2011-06-17T14:21:00Z"/>
          <w:rFonts w:asciiTheme="minorHAnsi" w:eastAsiaTheme="minorEastAsia" w:hAnsiTheme="minorHAnsi" w:cstheme="minorBidi"/>
          <w:noProof/>
          <w:sz w:val="22"/>
          <w:szCs w:val="22"/>
          <w:lang w:val="es-ES" w:eastAsia="es-ES"/>
        </w:rPr>
      </w:pPr>
      <w:ins w:id="9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Visualización</w:t>
        </w:r>
        <w:r>
          <w:rPr>
            <w:noProof/>
            <w:webHidden/>
          </w:rPr>
          <w:tab/>
        </w:r>
        <w:r>
          <w:rPr>
            <w:noProof/>
            <w:webHidden/>
          </w:rPr>
          <w:fldChar w:fldCharType="begin"/>
        </w:r>
        <w:r>
          <w:rPr>
            <w:noProof/>
            <w:webHidden/>
          </w:rPr>
          <w:instrText xml:space="preserve"> PAGEREF _Toc296083830 \h </w:instrText>
        </w:r>
      </w:ins>
      <w:r>
        <w:rPr>
          <w:noProof/>
          <w:webHidden/>
        </w:rPr>
      </w:r>
      <w:r>
        <w:rPr>
          <w:noProof/>
          <w:webHidden/>
        </w:rPr>
        <w:fldChar w:fldCharType="separate"/>
      </w:r>
      <w:ins w:id="96" w:author="Orion" w:date="2011-06-17T14:21:00Z">
        <w:r>
          <w:rPr>
            <w:noProof/>
            <w:webHidden/>
          </w:rPr>
          <w:t>34</w:t>
        </w:r>
        <w:r>
          <w:rPr>
            <w:noProof/>
            <w:webHidden/>
          </w:rPr>
          <w:fldChar w:fldCharType="end"/>
        </w:r>
        <w:r w:rsidRPr="00CC2ECC">
          <w:rPr>
            <w:rStyle w:val="Hyperlink"/>
            <w:noProof/>
          </w:rPr>
          <w:fldChar w:fldCharType="end"/>
        </w:r>
      </w:ins>
    </w:p>
    <w:p w14:paraId="10A1A04A" w14:textId="77777777" w:rsidR="00AA6153" w:rsidRDefault="00AA6153">
      <w:pPr>
        <w:pStyle w:val="TOC2"/>
        <w:tabs>
          <w:tab w:val="right" w:leader="dot" w:pos="9628"/>
        </w:tabs>
        <w:rPr>
          <w:ins w:id="97" w:author="Orion" w:date="2011-06-17T14:21:00Z"/>
          <w:rFonts w:asciiTheme="minorHAnsi" w:eastAsiaTheme="minorEastAsia" w:hAnsiTheme="minorHAnsi" w:cstheme="minorBidi"/>
          <w:noProof/>
          <w:sz w:val="22"/>
          <w:szCs w:val="22"/>
          <w:lang w:val="es-ES" w:eastAsia="es-ES"/>
        </w:rPr>
      </w:pPr>
      <w:ins w:id="9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Controlador</w:t>
        </w:r>
        <w:r>
          <w:rPr>
            <w:noProof/>
            <w:webHidden/>
          </w:rPr>
          <w:tab/>
        </w:r>
        <w:r>
          <w:rPr>
            <w:noProof/>
            <w:webHidden/>
          </w:rPr>
          <w:fldChar w:fldCharType="begin"/>
        </w:r>
        <w:r>
          <w:rPr>
            <w:noProof/>
            <w:webHidden/>
          </w:rPr>
          <w:instrText xml:space="preserve"> PAGEREF _Toc296083831 \h </w:instrText>
        </w:r>
      </w:ins>
      <w:r>
        <w:rPr>
          <w:noProof/>
          <w:webHidden/>
        </w:rPr>
      </w:r>
      <w:r>
        <w:rPr>
          <w:noProof/>
          <w:webHidden/>
        </w:rPr>
        <w:fldChar w:fldCharType="separate"/>
      </w:r>
      <w:ins w:id="99" w:author="Orion" w:date="2011-06-17T14:21:00Z">
        <w:r>
          <w:rPr>
            <w:noProof/>
            <w:webHidden/>
          </w:rPr>
          <w:t>35</w:t>
        </w:r>
        <w:r>
          <w:rPr>
            <w:noProof/>
            <w:webHidden/>
          </w:rPr>
          <w:fldChar w:fldCharType="end"/>
        </w:r>
        <w:r w:rsidRPr="00CC2ECC">
          <w:rPr>
            <w:rStyle w:val="Hyperlink"/>
            <w:noProof/>
          </w:rPr>
          <w:fldChar w:fldCharType="end"/>
        </w:r>
      </w:ins>
    </w:p>
    <w:p w14:paraId="238EEA83" w14:textId="77777777" w:rsidR="00AA6153" w:rsidRDefault="00AA6153">
      <w:pPr>
        <w:pStyle w:val="TOC1"/>
        <w:rPr>
          <w:ins w:id="100" w:author="Orion" w:date="2011-06-17T14:21:00Z"/>
          <w:rFonts w:asciiTheme="minorHAnsi" w:eastAsiaTheme="minorEastAsia" w:hAnsiTheme="minorHAnsi" w:cstheme="minorBidi"/>
          <w:noProof/>
          <w:sz w:val="22"/>
          <w:szCs w:val="22"/>
          <w:lang w:val="es-ES" w:eastAsia="es-ES"/>
        </w:rPr>
      </w:pPr>
      <w:ins w:id="10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Casos de estudio</w:t>
        </w:r>
        <w:r>
          <w:rPr>
            <w:noProof/>
            <w:webHidden/>
          </w:rPr>
          <w:tab/>
        </w:r>
        <w:r>
          <w:rPr>
            <w:noProof/>
            <w:webHidden/>
          </w:rPr>
          <w:fldChar w:fldCharType="begin"/>
        </w:r>
        <w:r>
          <w:rPr>
            <w:noProof/>
            <w:webHidden/>
          </w:rPr>
          <w:instrText xml:space="preserve"> PAGEREF _Toc296083832 \h </w:instrText>
        </w:r>
      </w:ins>
      <w:r>
        <w:rPr>
          <w:noProof/>
          <w:webHidden/>
        </w:rPr>
      </w:r>
      <w:r>
        <w:rPr>
          <w:noProof/>
          <w:webHidden/>
        </w:rPr>
        <w:fldChar w:fldCharType="separate"/>
      </w:r>
      <w:ins w:id="102" w:author="Orion" w:date="2011-06-17T14:21:00Z">
        <w:r>
          <w:rPr>
            <w:noProof/>
            <w:webHidden/>
          </w:rPr>
          <w:t>35</w:t>
        </w:r>
        <w:r>
          <w:rPr>
            <w:noProof/>
            <w:webHidden/>
          </w:rPr>
          <w:fldChar w:fldCharType="end"/>
        </w:r>
        <w:r w:rsidRPr="00CC2ECC">
          <w:rPr>
            <w:rStyle w:val="Hyperlink"/>
            <w:noProof/>
          </w:rPr>
          <w:fldChar w:fldCharType="end"/>
        </w:r>
      </w:ins>
    </w:p>
    <w:p w14:paraId="3CC75CD6" w14:textId="77777777" w:rsidR="00AA6153" w:rsidRDefault="00AA6153">
      <w:pPr>
        <w:pStyle w:val="TOC1"/>
        <w:rPr>
          <w:ins w:id="103" w:author="Orion" w:date="2011-06-17T14:21:00Z"/>
          <w:rFonts w:asciiTheme="minorHAnsi" w:eastAsiaTheme="minorEastAsia" w:hAnsiTheme="minorHAnsi" w:cstheme="minorBidi"/>
          <w:noProof/>
          <w:sz w:val="22"/>
          <w:szCs w:val="22"/>
          <w:lang w:val="es-ES" w:eastAsia="es-ES"/>
        </w:rPr>
      </w:pPr>
      <w:ins w:id="10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Discusión</w:t>
        </w:r>
        <w:r>
          <w:rPr>
            <w:noProof/>
            <w:webHidden/>
          </w:rPr>
          <w:tab/>
        </w:r>
        <w:r>
          <w:rPr>
            <w:noProof/>
            <w:webHidden/>
          </w:rPr>
          <w:fldChar w:fldCharType="begin"/>
        </w:r>
        <w:r>
          <w:rPr>
            <w:noProof/>
            <w:webHidden/>
          </w:rPr>
          <w:instrText xml:space="preserve"> PAGEREF _Toc296083833 \h </w:instrText>
        </w:r>
      </w:ins>
      <w:r>
        <w:rPr>
          <w:noProof/>
          <w:webHidden/>
        </w:rPr>
      </w:r>
      <w:r>
        <w:rPr>
          <w:noProof/>
          <w:webHidden/>
        </w:rPr>
        <w:fldChar w:fldCharType="separate"/>
      </w:r>
      <w:ins w:id="105" w:author="Orion" w:date="2011-06-17T14:21:00Z">
        <w:r>
          <w:rPr>
            <w:noProof/>
            <w:webHidden/>
          </w:rPr>
          <w:t>35</w:t>
        </w:r>
        <w:r>
          <w:rPr>
            <w:noProof/>
            <w:webHidden/>
          </w:rPr>
          <w:fldChar w:fldCharType="end"/>
        </w:r>
        <w:r w:rsidRPr="00CC2ECC">
          <w:rPr>
            <w:rStyle w:val="Hyperlink"/>
            <w:noProof/>
          </w:rPr>
          <w:fldChar w:fldCharType="end"/>
        </w:r>
      </w:ins>
    </w:p>
    <w:p w14:paraId="47414EE4" w14:textId="77777777" w:rsidR="00AA6153" w:rsidRDefault="00AA6153">
      <w:pPr>
        <w:pStyle w:val="TOC1"/>
        <w:rPr>
          <w:ins w:id="106" w:author="Orion" w:date="2011-06-17T14:21:00Z"/>
          <w:rFonts w:asciiTheme="minorHAnsi" w:eastAsiaTheme="minorEastAsia" w:hAnsiTheme="minorHAnsi" w:cstheme="minorBidi"/>
          <w:noProof/>
          <w:sz w:val="22"/>
          <w:szCs w:val="22"/>
          <w:lang w:val="es-ES" w:eastAsia="es-ES"/>
        </w:rPr>
      </w:pPr>
      <w:ins w:id="10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Conclusión y trabajo futuro</w:t>
        </w:r>
        <w:r>
          <w:rPr>
            <w:noProof/>
            <w:webHidden/>
          </w:rPr>
          <w:tab/>
        </w:r>
        <w:r>
          <w:rPr>
            <w:noProof/>
            <w:webHidden/>
          </w:rPr>
          <w:fldChar w:fldCharType="begin"/>
        </w:r>
        <w:r>
          <w:rPr>
            <w:noProof/>
            <w:webHidden/>
          </w:rPr>
          <w:instrText xml:space="preserve"> PAGEREF _Toc296083834 \h </w:instrText>
        </w:r>
      </w:ins>
      <w:r>
        <w:rPr>
          <w:noProof/>
          <w:webHidden/>
        </w:rPr>
      </w:r>
      <w:r>
        <w:rPr>
          <w:noProof/>
          <w:webHidden/>
        </w:rPr>
        <w:fldChar w:fldCharType="separate"/>
      </w:r>
      <w:ins w:id="108" w:author="Orion" w:date="2011-06-17T14:21:00Z">
        <w:r>
          <w:rPr>
            <w:noProof/>
            <w:webHidden/>
          </w:rPr>
          <w:t>35</w:t>
        </w:r>
        <w:r>
          <w:rPr>
            <w:noProof/>
            <w:webHidden/>
          </w:rPr>
          <w:fldChar w:fldCharType="end"/>
        </w:r>
        <w:r w:rsidRPr="00CC2ECC">
          <w:rPr>
            <w:rStyle w:val="Hyperlink"/>
            <w:noProof/>
          </w:rPr>
          <w:fldChar w:fldCharType="end"/>
        </w:r>
      </w:ins>
    </w:p>
    <w:p w14:paraId="2F7C4FCE" w14:textId="77777777" w:rsidR="00AA6153" w:rsidRDefault="00AA6153">
      <w:pPr>
        <w:pStyle w:val="TOC1"/>
        <w:rPr>
          <w:ins w:id="109" w:author="Orion" w:date="2011-06-17T14:21:00Z"/>
          <w:rFonts w:asciiTheme="minorHAnsi" w:eastAsiaTheme="minorEastAsia" w:hAnsiTheme="minorHAnsi" w:cstheme="minorBidi"/>
          <w:noProof/>
          <w:sz w:val="22"/>
          <w:szCs w:val="22"/>
          <w:lang w:val="es-ES" w:eastAsia="es-ES"/>
        </w:rPr>
      </w:pPr>
      <w:ins w:id="11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Bibliografía</w:t>
        </w:r>
        <w:r>
          <w:rPr>
            <w:noProof/>
            <w:webHidden/>
          </w:rPr>
          <w:tab/>
        </w:r>
        <w:r>
          <w:rPr>
            <w:noProof/>
            <w:webHidden/>
          </w:rPr>
          <w:fldChar w:fldCharType="begin"/>
        </w:r>
        <w:r>
          <w:rPr>
            <w:noProof/>
            <w:webHidden/>
          </w:rPr>
          <w:instrText xml:space="preserve"> PAGEREF _Toc296083835 \h </w:instrText>
        </w:r>
      </w:ins>
      <w:r>
        <w:rPr>
          <w:noProof/>
          <w:webHidden/>
        </w:rPr>
      </w:r>
      <w:r>
        <w:rPr>
          <w:noProof/>
          <w:webHidden/>
        </w:rPr>
        <w:fldChar w:fldCharType="separate"/>
      </w:r>
      <w:ins w:id="111" w:author="Orion" w:date="2011-06-17T14:21:00Z">
        <w:r>
          <w:rPr>
            <w:noProof/>
            <w:webHidden/>
          </w:rPr>
          <w:t>36</w:t>
        </w:r>
        <w:r>
          <w:rPr>
            <w:noProof/>
            <w:webHidden/>
          </w:rPr>
          <w:fldChar w:fldCharType="end"/>
        </w:r>
        <w:r w:rsidRPr="00CC2ECC">
          <w:rPr>
            <w:rStyle w:val="Hyperlink"/>
            <w:noProof/>
          </w:rPr>
          <w:fldChar w:fldCharType="end"/>
        </w:r>
      </w:ins>
    </w:p>
    <w:p w14:paraId="4F0E568B" w14:textId="77777777" w:rsidR="00AA6153" w:rsidRDefault="00AA6153">
      <w:pPr>
        <w:pStyle w:val="TOC1"/>
        <w:rPr>
          <w:ins w:id="112" w:author="Orion" w:date="2011-06-17T14:21:00Z"/>
          <w:rFonts w:asciiTheme="minorHAnsi" w:eastAsiaTheme="minorEastAsia" w:hAnsiTheme="minorHAnsi" w:cstheme="minorBidi"/>
          <w:noProof/>
          <w:sz w:val="22"/>
          <w:szCs w:val="22"/>
          <w:lang w:val="es-ES" w:eastAsia="es-ES"/>
        </w:rPr>
      </w:pPr>
      <w:ins w:id="11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Glosario</w:t>
        </w:r>
        <w:r>
          <w:rPr>
            <w:noProof/>
            <w:webHidden/>
          </w:rPr>
          <w:tab/>
        </w:r>
        <w:r>
          <w:rPr>
            <w:noProof/>
            <w:webHidden/>
          </w:rPr>
          <w:fldChar w:fldCharType="begin"/>
        </w:r>
        <w:r>
          <w:rPr>
            <w:noProof/>
            <w:webHidden/>
          </w:rPr>
          <w:instrText xml:space="preserve"> PAGEREF _Toc296083836 \h </w:instrText>
        </w:r>
      </w:ins>
      <w:r>
        <w:rPr>
          <w:noProof/>
          <w:webHidden/>
        </w:rPr>
      </w:r>
      <w:r>
        <w:rPr>
          <w:noProof/>
          <w:webHidden/>
        </w:rPr>
        <w:fldChar w:fldCharType="separate"/>
      </w:r>
      <w:ins w:id="114" w:author="Orion" w:date="2011-06-17T14:21:00Z">
        <w:r>
          <w:rPr>
            <w:noProof/>
            <w:webHidden/>
          </w:rPr>
          <w:t>39</w:t>
        </w:r>
        <w:r>
          <w:rPr>
            <w:noProof/>
            <w:webHidden/>
          </w:rPr>
          <w:fldChar w:fldCharType="end"/>
        </w:r>
        <w:r w:rsidRPr="00CC2ECC">
          <w:rPr>
            <w:rStyle w:val="Hyperlink"/>
            <w:noProof/>
          </w:rPr>
          <w:fldChar w:fldCharType="end"/>
        </w:r>
      </w:ins>
    </w:p>
    <w:p w14:paraId="58EF5CFD" w14:textId="77777777" w:rsidR="00646653" w:rsidDel="00AA6153" w:rsidRDefault="00646653">
      <w:pPr>
        <w:pStyle w:val="TOC1"/>
        <w:rPr>
          <w:del w:id="115" w:author="Orion" w:date="2011-06-17T14:21:00Z"/>
          <w:rFonts w:asciiTheme="minorHAnsi" w:eastAsiaTheme="minorEastAsia" w:hAnsiTheme="minorHAnsi" w:cstheme="minorBidi"/>
          <w:noProof/>
          <w:sz w:val="22"/>
          <w:szCs w:val="22"/>
          <w:lang w:val="es-ES" w:eastAsia="es-ES"/>
        </w:rPr>
      </w:pPr>
      <w:del w:id="116" w:author="Orion" w:date="2011-06-17T14:21:00Z">
        <w:r w:rsidRPr="00AA6153" w:rsidDel="00AA6153">
          <w:rPr>
            <w:rPrChange w:id="117"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18" w:author="Orion" w:date="2011-06-17T14:21:00Z"/>
          <w:rFonts w:asciiTheme="minorHAnsi" w:eastAsiaTheme="minorEastAsia" w:hAnsiTheme="minorHAnsi" w:cstheme="minorBidi"/>
          <w:noProof/>
          <w:sz w:val="22"/>
          <w:szCs w:val="22"/>
          <w:lang w:val="es-ES" w:eastAsia="es-ES"/>
        </w:rPr>
      </w:pPr>
      <w:del w:id="119" w:author="Orion" w:date="2011-06-17T14:21:00Z">
        <w:r w:rsidRPr="00AA6153" w:rsidDel="00AA6153">
          <w:rPr>
            <w:rPrChange w:id="120"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rPrChange w:id="123"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rPrChange w:id="126"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rPrChange w:id="129"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rPrChange w:id="132"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rPrChange w:id="135"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rPrChange w:id="138"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rPrChange w:id="141"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rPrChange w:id="144"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rPrChange w:id="147"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rPrChange w:id="150"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rPrChange w:id="153"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rPrChange w:id="156"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rPrChange w:id="159"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rPrChange w:id="162"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rPrChange w:id="165"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rPrChange w:id="168"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rPrChange w:id="171"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rPrChange w:id="174"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rPrChange w:id="177"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rPrChange w:id="180"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rPrChange w:id="183"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rPrChange w:id="186"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rPrChange w:id="189"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rPrChange w:id="192"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3" w:name="Acknowledgements"/>
    </w:p>
    <w:p w14:paraId="546CA65F" w14:textId="77777777" w:rsidR="00E026E0" w:rsidRDefault="00BC3639" w:rsidP="002539EB">
      <w:pPr>
        <w:pStyle w:val="PageHeading"/>
      </w:pPr>
      <w:bookmarkStart w:id="194" w:name="_Toc296083817"/>
      <w:proofErr w:type="spellStart"/>
      <w:r>
        <w:lastRenderedPageBreak/>
        <w:t>Tabla</w:t>
      </w:r>
      <w:proofErr w:type="spellEnd"/>
      <w:r>
        <w:t xml:space="preserve"> de </w:t>
      </w:r>
      <w:proofErr w:type="spellStart"/>
      <w:r>
        <w:t>Figuras</w:t>
      </w:r>
      <w:bookmarkEnd w:id="194"/>
      <w:proofErr w:type="spellEnd"/>
    </w:p>
    <w:p w14:paraId="33A17F1F" w14:textId="77777777" w:rsidR="00BD68AA" w:rsidRDefault="00266A4F">
      <w:pPr>
        <w:pStyle w:val="TableofFigures"/>
        <w:tabs>
          <w:tab w:val="right" w:leader="dot" w:pos="9628"/>
        </w:tabs>
        <w:rPr>
          <w:ins w:id="195" w:author="Orion" w:date="2011-07-05T21:09: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196" w:author="Orion" w:date="2011-07-05T21:09:00Z">
        <w:r w:rsidR="00BD68AA" w:rsidRPr="00676B2B">
          <w:rPr>
            <w:rStyle w:val="Hyperlink"/>
            <w:noProof/>
          </w:rPr>
          <w:fldChar w:fldCharType="begin"/>
        </w:r>
        <w:r w:rsidR="00BD68AA" w:rsidRPr="00676B2B">
          <w:rPr>
            <w:rStyle w:val="Hyperlink"/>
            <w:noProof/>
          </w:rPr>
          <w:instrText xml:space="preserve"> </w:instrText>
        </w:r>
        <w:r w:rsidR="00BD68AA">
          <w:rPr>
            <w:noProof/>
          </w:rPr>
          <w:instrText>HYPERLINK \l "_Toc297663499"</w:instrText>
        </w:r>
        <w:r w:rsidR="00BD68AA" w:rsidRPr="00676B2B">
          <w:rPr>
            <w:rStyle w:val="Hyperlink"/>
            <w:noProof/>
          </w:rPr>
          <w:instrText xml:space="preserve"> </w:instrText>
        </w:r>
        <w:r w:rsidR="00BD68AA" w:rsidRPr="00676B2B">
          <w:rPr>
            <w:rStyle w:val="Hyperlink"/>
            <w:noProof/>
          </w:rPr>
        </w:r>
        <w:r w:rsidR="00BD68AA" w:rsidRPr="00676B2B">
          <w:rPr>
            <w:rStyle w:val="Hyperlink"/>
            <w:noProof/>
          </w:rPr>
          <w:fldChar w:fldCharType="separate"/>
        </w:r>
        <w:r w:rsidR="00BD68AA" w:rsidRPr="00676B2B">
          <w:rPr>
            <w:rStyle w:val="Hyperlink"/>
            <w:noProof/>
          </w:rPr>
          <w:t>Figura 1: Casos de Uso</w:t>
        </w:r>
        <w:r w:rsidR="00BD68AA" w:rsidRPr="00676B2B">
          <w:rPr>
            <w:rStyle w:val="Hyperlink"/>
            <w:noProof/>
          </w:rPr>
          <w:fldChar w:fldCharType="end"/>
        </w:r>
      </w:ins>
    </w:p>
    <w:p w14:paraId="55969031" w14:textId="77777777" w:rsidR="00BD68AA" w:rsidRDefault="00BD68AA">
      <w:pPr>
        <w:pStyle w:val="TableofFigures"/>
        <w:tabs>
          <w:tab w:val="right" w:leader="dot" w:pos="9628"/>
        </w:tabs>
        <w:rPr>
          <w:ins w:id="197" w:author="Orion" w:date="2011-07-05T21:09:00Z"/>
          <w:rFonts w:asciiTheme="minorHAnsi" w:eastAsiaTheme="minorEastAsia" w:hAnsiTheme="minorHAnsi" w:cstheme="minorBidi"/>
          <w:noProof/>
          <w:kern w:val="0"/>
          <w:sz w:val="22"/>
          <w:szCs w:val="22"/>
          <w:lang w:eastAsia="es-ES" w:bidi="ar-SA"/>
        </w:rPr>
      </w:pPr>
      <w:ins w:id="19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"_Toc297663500"</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 Diagrama de Objetivos</w:t>
        </w:r>
        <w:r w:rsidRPr="00676B2B">
          <w:rPr>
            <w:rStyle w:val="Hyperlink"/>
            <w:noProof/>
          </w:rPr>
          <w:fldChar w:fldCharType="end"/>
        </w:r>
      </w:ins>
    </w:p>
    <w:p w14:paraId="0C269008" w14:textId="77777777" w:rsidR="00BD68AA" w:rsidRDefault="00BD68AA">
      <w:pPr>
        <w:pStyle w:val="TableofFigures"/>
        <w:tabs>
          <w:tab w:val="right" w:leader="dot" w:pos="9628"/>
        </w:tabs>
        <w:rPr>
          <w:ins w:id="199" w:author="Orion" w:date="2011-07-05T21:09:00Z"/>
          <w:rFonts w:asciiTheme="minorHAnsi" w:eastAsiaTheme="minorEastAsia" w:hAnsiTheme="minorHAnsi" w:cstheme="minorBidi"/>
          <w:noProof/>
          <w:kern w:val="0"/>
          <w:sz w:val="22"/>
          <w:szCs w:val="22"/>
          <w:lang w:eastAsia="es-ES" w:bidi="ar-SA"/>
        </w:rPr>
      </w:pPr>
      <w:ins w:id="20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"_Toc297663501"</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3: Estado Mental "FlightPlanner"</w:t>
        </w:r>
        <w:r w:rsidRPr="00676B2B">
          <w:rPr>
            <w:rStyle w:val="Hyperlink"/>
            <w:noProof/>
          </w:rPr>
          <w:fldChar w:fldCharType="end"/>
        </w:r>
      </w:ins>
    </w:p>
    <w:p w14:paraId="3E70296B" w14:textId="77777777" w:rsidR="00BD68AA" w:rsidRDefault="00BD68AA">
      <w:pPr>
        <w:pStyle w:val="TableofFigures"/>
        <w:tabs>
          <w:tab w:val="right" w:leader="dot" w:pos="9628"/>
        </w:tabs>
        <w:rPr>
          <w:ins w:id="201" w:author="Orion" w:date="2011-07-05T21:09:00Z"/>
          <w:rFonts w:asciiTheme="minorHAnsi" w:eastAsiaTheme="minorEastAsia" w:hAnsiTheme="minorHAnsi" w:cstheme="minorBidi"/>
          <w:noProof/>
          <w:kern w:val="0"/>
          <w:sz w:val="22"/>
          <w:szCs w:val="22"/>
          <w:lang w:eastAsia="es-ES" w:bidi="ar-SA"/>
        </w:rPr>
      </w:pPr>
      <w:ins w:id="20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"_Toc297663502"</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4: Tarea de Crear Planes de Vuelo</w:t>
        </w:r>
        <w:r w:rsidRPr="00676B2B">
          <w:rPr>
            <w:rStyle w:val="Hyperlink"/>
            <w:noProof/>
          </w:rPr>
          <w:fldChar w:fldCharType="end"/>
        </w:r>
      </w:ins>
    </w:p>
    <w:p w14:paraId="6FF1D5A5" w14:textId="77777777" w:rsidR="00BD68AA" w:rsidRDefault="00BD68AA">
      <w:pPr>
        <w:pStyle w:val="TableofFigures"/>
        <w:tabs>
          <w:tab w:val="right" w:leader="dot" w:pos="9628"/>
        </w:tabs>
        <w:rPr>
          <w:ins w:id="203" w:author="Orion" w:date="2011-07-05T21:09:00Z"/>
          <w:rFonts w:asciiTheme="minorHAnsi" w:eastAsiaTheme="minorEastAsia" w:hAnsiTheme="minorHAnsi" w:cstheme="minorBidi"/>
          <w:noProof/>
          <w:kern w:val="0"/>
          <w:sz w:val="22"/>
          <w:szCs w:val="22"/>
          <w:lang w:eastAsia="es-ES" w:bidi="ar-SA"/>
        </w:rPr>
      </w:pPr>
      <w:ins w:id="20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"_Toc297663503"</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5: Diagrama de Interacción Para Recibir el Plan de Vuelo Inicial</w:t>
        </w:r>
        <w:r w:rsidRPr="00676B2B">
          <w:rPr>
            <w:rStyle w:val="Hyperlink"/>
            <w:noProof/>
          </w:rPr>
          <w:fldChar w:fldCharType="end"/>
        </w:r>
      </w:ins>
    </w:p>
    <w:p w14:paraId="2B9E0ABC" w14:textId="77777777" w:rsidR="00BD68AA" w:rsidRDefault="00BD68AA">
      <w:pPr>
        <w:pStyle w:val="TableofFigures"/>
        <w:tabs>
          <w:tab w:val="right" w:leader="dot" w:pos="9628"/>
        </w:tabs>
        <w:rPr>
          <w:ins w:id="205" w:author="Orion" w:date="2011-07-05T21:09:00Z"/>
          <w:rFonts w:asciiTheme="minorHAnsi" w:eastAsiaTheme="minorEastAsia" w:hAnsiTheme="minorHAnsi" w:cstheme="minorBidi"/>
          <w:noProof/>
          <w:kern w:val="0"/>
          <w:sz w:val="22"/>
          <w:szCs w:val="22"/>
          <w:lang w:eastAsia="es-ES" w:bidi="ar-SA"/>
        </w:rPr>
      </w:pPr>
      <w:ins w:id="20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"_Toc297663504"</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6: Creación del Estado Mental Inicial del Piloto</w:t>
        </w:r>
        <w:r w:rsidRPr="00676B2B">
          <w:rPr>
            <w:rStyle w:val="Hyperlink"/>
            <w:noProof/>
          </w:rPr>
          <w:fldChar w:fldCharType="end"/>
        </w:r>
      </w:ins>
    </w:p>
    <w:p w14:paraId="690EA86F" w14:textId="77777777" w:rsidR="00BD68AA" w:rsidRDefault="00BD68AA">
      <w:pPr>
        <w:pStyle w:val="TableofFigures"/>
        <w:tabs>
          <w:tab w:val="right" w:leader="dot" w:pos="9628"/>
        </w:tabs>
        <w:rPr>
          <w:ins w:id="207" w:author="Orion" w:date="2011-07-05T21:09:00Z"/>
          <w:rFonts w:asciiTheme="minorHAnsi" w:eastAsiaTheme="minorEastAsia" w:hAnsiTheme="minorHAnsi" w:cstheme="minorBidi"/>
          <w:noProof/>
          <w:kern w:val="0"/>
          <w:sz w:val="22"/>
          <w:szCs w:val="22"/>
          <w:lang w:eastAsia="es-ES" w:bidi="ar-SA"/>
        </w:rPr>
      </w:pPr>
      <w:ins w:id="20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"_Toc297663505"</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7: Diagrama de Actividad General</w:t>
        </w:r>
        <w:r w:rsidRPr="00676B2B">
          <w:rPr>
            <w:rStyle w:val="Hyperlink"/>
            <w:noProof/>
          </w:rPr>
          <w:fldChar w:fldCharType="end"/>
        </w:r>
      </w:ins>
    </w:p>
    <w:p w14:paraId="726097DE" w14:textId="77777777" w:rsidR="00BD68AA" w:rsidRDefault="00BD68AA">
      <w:pPr>
        <w:pStyle w:val="TableofFigures"/>
        <w:tabs>
          <w:tab w:val="right" w:leader="dot" w:pos="9628"/>
        </w:tabs>
        <w:rPr>
          <w:ins w:id="209" w:author="Orion" w:date="2011-07-05T21:09:00Z"/>
          <w:rFonts w:asciiTheme="minorHAnsi" w:eastAsiaTheme="minorEastAsia" w:hAnsiTheme="minorHAnsi" w:cstheme="minorBidi"/>
          <w:noProof/>
          <w:kern w:val="0"/>
          <w:sz w:val="22"/>
          <w:szCs w:val="22"/>
          <w:lang w:eastAsia="es-ES" w:bidi="ar-SA"/>
        </w:rPr>
      </w:pPr>
      <w:ins w:id="21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"_Toc297663506"</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8: Comprobación de la Hora de Salida del Vuelo</w:t>
        </w:r>
        <w:r w:rsidRPr="00676B2B">
          <w:rPr>
            <w:rStyle w:val="Hyperlink"/>
            <w:noProof/>
          </w:rPr>
          <w:fldChar w:fldCharType="end"/>
        </w:r>
      </w:ins>
    </w:p>
    <w:p w14:paraId="7EAF0EEA" w14:textId="77777777" w:rsidR="00BD68AA" w:rsidRDefault="00BD68AA">
      <w:pPr>
        <w:pStyle w:val="TableofFigures"/>
        <w:tabs>
          <w:tab w:val="right" w:leader="dot" w:pos="9628"/>
        </w:tabs>
        <w:rPr>
          <w:ins w:id="211" w:author="Orion" w:date="2011-07-05T21:09:00Z"/>
          <w:rFonts w:asciiTheme="minorHAnsi" w:eastAsiaTheme="minorEastAsia" w:hAnsiTheme="minorHAnsi" w:cstheme="minorBidi"/>
          <w:noProof/>
          <w:kern w:val="0"/>
          <w:sz w:val="22"/>
          <w:szCs w:val="22"/>
          <w:lang w:eastAsia="es-ES" w:bidi="ar-SA"/>
        </w:rPr>
      </w:pPr>
      <w:ins w:id="21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"_Toc297663507"</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9: Interacción para Arrancar el Avión</w:t>
        </w:r>
        <w:r w:rsidRPr="00676B2B">
          <w:rPr>
            <w:rStyle w:val="Hyperlink"/>
            <w:noProof/>
          </w:rPr>
          <w:fldChar w:fldCharType="end"/>
        </w:r>
      </w:ins>
    </w:p>
    <w:p w14:paraId="1CDC1D2C" w14:textId="77777777" w:rsidR="00BD68AA" w:rsidRDefault="00BD68AA">
      <w:pPr>
        <w:pStyle w:val="TableofFigures"/>
        <w:tabs>
          <w:tab w:val="right" w:leader="dot" w:pos="9628"/>
        </w:tabs>
        <w:rPr>
          <w:ins w:id="213" w:author="Orion" w:date="2011-07-05T21:09:00Z"/>
          <w:rFonts w:asciiTheme="minorHAnsi" w:eastAsiaTheme="minorEastAsia" w:hAnsiTheme="minorHAnsi" w:cstheme="minorBidi"/>
          <w:noProof/>
          <w:kern w:val="0"/>
          <w:sz w:val="22"/>
          <w:szCs w:val="22"/>
          <w:lang w:eastAsia="es-ES" w:bidi="ar-SA"/>
        </w:rPr>
      </w:pPr>
      <w:ins w:id="21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"_Toc297663508"</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10: Descom</w:t>
        </w:r>
        <w:r w:rsidRPr="00676B2B">
          <w:rPr>
            <w:rStyle w:val="Hyperlink"/>
            <w:noProof/>
          </w:rPr>
          <w:t>p</w:t>
        </w:r>
        <w:r w:rsidRPr="00676B2B">
          <w:rPr>
            <w:rStyle w:val="Hyperlink"/>
            <w:noProof/>
          </w:rPr>
          <w:t>osición del Plan de Vuelo</w:t>
        </w:r>
        <w:r w:rsidRPr="00676B2B">
          <w:rPr>
            <w:rStyle w:val="Hyperlink"/>
            <w:noProof/>
          </w:rPr>
          <w:fldChar w:fldCharType="end"/>
        </w:r>
      </w:ins>
    </w:p>
    <w:p w14:paraId="4357E5B2" w14:textId="77777777" w:rsidR="00BD68AA" w:rsidRDefault="00BD68AA">
      <w:pPr>
        <w:pStyle w:val="TableofFigures"/>
        <w:tabs>
          <w:tab w:val="right" w:leader="dot" w:pos="9628"/>
        </w:tabs>
        <w:rPr>
          <w:ins w:id="215" w:author="Orion" w:date="2011-07-05T21:09:00Z"/>
          <w:rFonts w:asciiTheme="minorHAnsi" w:eastAsiaTheme="minorEastAsia" w:hAnsiTheme="minorHAnsi" w:cstheme="minorBidi"/>
          <w:noProof/>
          <w:kern w:val="0"/>
          <w:sz w:val="22"/>
          <w:szCs w:val="22"/>
          <w:lang w:eastAsia="es-ES" w:bidi="ar-SA"/>
        </w:rPr>
      </w:pPr>
      <w:ins w:id="21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"_Toc297663509"</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11: Tiempo de Creación de las Decisiones</w:t>
        </w:r>
        <w:r w:rsidRPr="00676B2B">
          <w:rPr>
            <w:rStyle w:val="Hyperlink"/>
            <w:noProof/>
          </w:rPr>
          <w:fldChar w:fldCharType="end"/>
        </w:r>
      </w:ins>
    </w:p>
    <w:p w14:paraId="1E13A6CC" w14:textId="77777777" w:rsidR="00BD68AA" w:rsidRDefault="00BD68AA">
      <w:pPr>
        <w:pStyle w:val="TableofFigures"/>
        <w:tabs>
          <w:tab w:val="right" w:leader="dot" w:pos="9628"/>
        </w:tabs>
        <w:rPr>
          <w:ins w:id="217" w:author="Orion" w:date="2011-07-05T21:09:00Z"/>
          <w:rFonts w:asciiTheme="minorHAnsi" w:eastAsiaTheme="minorEastAsia" w:hAnsiTheme="minorHAnsi" w:cstheme="minorBidi"/>
          <w:noProof/>
          <w:kern w:val="0"/>
          <w:sz w:val="22"/>
          <w:szCs w:val="22"/>
          <w:lang w:eastAsia="es-ES" w:bidi="ar-SA"/>
        </w:rPr>
      </w:pPr>
      <w:ins w:id="21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"_Toc297663510"</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12: Creación de las Decisiones</w:t>
        </w:r>
        <w:r w:rsidRPr="00676B2B">
          <w:rPr>
            <w:rStyle w:val="Hyperlink"/>
            <w:noProof/>
          </w:rPr>
          <w:fldChar w:fldCharType="end"/>
        </w:r>
      </w:ins>
    </w:p>
    <w:p w14:paraId="72F29E5F" w14:textId="77777777" w:rsidR="00BD68AA" w:rsidRDefault="00BD68AA">
      <w:pPr>
        <w:pStyle w:val="TableofFigures"/>
        <w:tabs>
          <w:tab w:val="right" w:leader="dot" w:pos="9628"/>
        </w:tabs>
        <w:rPr>
          <w:ins w:id="219" w:author="Orion" w:date="2011-07-05T21:09:00Z"/>
          <w:rFonts w:asciiTheme="minorHAnsi" w:eastAsiaTheme="minorEastAsia" w:hAnsiTheme="minorHAnsi" w:cstheme="minorBidi"/>
          <w:noProof/>
          <w:kern w:val="0"/>
          <w:sz w:val="22"/>
          <w:szCs w:val="22"/>
          <w:lang w:eastAsia="es-ES" w:bidi="ar-SA"/>
        </w:rPr>
      </w:pPr>
      <w:ins w:id="22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"_Toc297663511"</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13: Descomposición de Decisiones</w:t>
        </w:r>
        <w:r w:rsidRPr="00676B2B">
          <w:rPr>
            <w:rStyle w:val="Hyperlink"/>
            <w:noProof/>
          </w:rPr>
          <w:fldChar w:fldCharType="end"/>
        </w:r>
      </w:ins>
    </w:p>
    <w:p w14:paraId="60B2A08A" w14:textId="77777777" w:rsidR="00BD68AA" w:rsidRDefault="00BD68AA">
      <w:pPr>
        <w:pStyle w:val="TableofFigures"/>
        <w:tabs>
          <w:tab w:val="right" w:leader="dot" w:pos="9628"/>
        </w:tabs>
        <w:rPr>
          <w:ins w:id="221" w:author="Orion" w:date="2011-07-05T21:09:00Z"/>
          <w:rFonts w:asciiTheme="minorHAnsi" w:eastAsiaTheme="minorEastAsia" w:hAnsiTheme="minorHAnsi" w:cstheme="minorBidi"/>
          <w:noProof/>
          <w:kern w:val="0"/>
          <w:sz w:val="22"/>
          <w:szCs w:val="22"/>
          <w:lang w:eastAsia="es-ES" w:bidi="ar-SA"/>
        </w:rPr>
      </w:pPr>
      <w:ins w:id="22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"_Toc297663512"</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14: Interacción Piloto-Avión: Ejecución Maniobra</w:t>
        </w:r>
        <w:r w:rsidRPr="00676B2B">
          <w:rPr>
            <w:rStyle w:val="Hyperlink"/>
            <w:noProof/>
          </w:rPr>
          <w:fldChar w:fldCharType="end"/>
        </w:r>
      </w:ins>
    </w:p>
    <w:p w14:paraId="3FC5BC0E" w14:textId="77777777" w:rsidR="00BD68AA" w:rsidRDefault="00BD68AA">
      <w:pPr>
        <w:pStyle w:val="TableofFigures"/>
        <w:tabs>
          <w:tab w:val="right" w:leader="dot" w:pos="9628"/>
        </w:tabs>
        <w:rPr>
          <w:ins w:id="223" w:author="Orion" w:date="2011-07-05T21:09:00Z"/>
          <w:rFonts w:asciiTheme="minorHAnsi" w:eastAsiaTheme="minorEastAsia" w:hAnsiTheme="minorHAnsi" w:cstheme="minorBidi"/>
          <w:noProof/>
          <w:kern w:val="0"/>
          <w:sz w:val="22"/>
          <w:szCs w:val="22"/>
          <w:lang w:eastAsia="es-ES" w:bidi="ar-SA"/>
        </w:rPr>
      </w:pPr>
      <w:ins w:id="22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"_Toc297663513"</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15: Aplicación que Comprueba la Finalización del Tramo</w:t>
        </w:r>
        <w:r w:rsidRPr="00676B2B">
          <w:rPr>
            <w:rStyle w:val="Hyperlink"/>
            <w:noProof/>
          </w:rPr>
          <w:fldChar w:fldCharType="end"/>
        </w:r>
      </w:ins>
    </w:p>
    <w:p w14:paraId="1FCC2A79" w14:textId="77777777" w:rsidR="00BD68AA" w:rsidRDefault="00BD68AA">
      <w:pPr>
        <w:pStyle w:val="TableofFigures"/>
        <w:tabs>
          <w:tab w:val="right" w:leader="dot" w:pos="9628"/>
        </w:tabs>
        <w:rPr>
          <w:ins w:id="225" w:author="Orion" w:date="2011-07-05T21:09:00Z"/>
          <w:rFonts w:asciiTheme="minorHAnsi" w:eastAsiaTheme="minorEastAsia" w:hAnsiTheme="minorHAnsi" w:cstheme="minorBidi"/>
          <w:noProof/>
          <w:kern w:val="0"/>
          <w:sz w:val="22"/>
          <w:szCs w:val="22"/>
          <w:lang w:eastAsia="es-ES" w:bidi="ar-SA"/>
        </w:rPr>
      </w:pPr>
      <w:ins w:id="22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"_Toc297663514"</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16: Diag</w:t>
        </w:r>
        <w:r w:rsidRPr="00676B2B">
          <w:rPr>
            <w:rStyle w:val="Hyperlink"/>
            <w:noProof/>
          </w:rPr>
          <w:t>r</w:t>
        </w:r>
        <w:r w:rsidRPr="00676B2B">
          <w:rPr>
            <w:rStyle w:val="Hyperlink"/>
            <w:noProof/>
          </w:rPr>
          <w:t>ama para  Ir al Siguiente Tramo</w:t>
        </w:r>
        <w:r w:rsidRPr="00676B2B">
          <w:rPr>
            <w:rStyle w:val="Hyperlink"/>
            <w:noProof/>
          </w:rPr>
          <w:fldChar w:fldCharType="end"/>
        </w:r>
      </w:ins>
    </w:p>
    <w:p w14:paraId="76861F13" w14:textId="77777777" w:rsidR="00BD68AA" w:rsidRDefault="00BD68AA">
      <w:pPr>
        <w:pStyle w:val="TableofFigures"/>
        <w:tabs>
          <w:tab w:val="right" w:leader="dot" w:pos="9628"/>
        </w:tabs>
        <w:rPr>
          <w:ins w:id="227" w:author="Orion" w:date="2011-07-05T21:09:00Z"/>
          <w:rFonts w:asciiTheme="minorHAnsi" w:eastAsiaTheme="minorEastAsia" w:hAnsiTheme="minorHAnsi" w:cstheme="minorBidi"/>
          <w:noProof/>
          <w:kern w:val="0"/>
          <w:sz w:val="22"/>
          <w:szCs w:val="22"/>
          <w:lang w:eastAsia="es-ES" w:bidi="ar-SA"/>
        </w:rPr>
      </w:pPr>
      <w:ins w:id="22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"_Toc297663515"</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17: Diagrama de Actividad Evitar Conflicto</w:t>
        </w:r>
        <w:r w:rsidRPr="00676B2B">
          <w:rPr>
            <w:rStyle w:val="Hyperlink"/>
            <w:noProof/>
          </w:rPr>
          <w:fldChar w:fldCharType="end"/>
        </w:r>
      </w:ins>
    </w:p>
    <w:p w14:paraId="126301CF" w14:textId="77777777" w:rsidR="00BD68AA" w:rsidRDefault="00BD68AA">
      <w:pPr>
        <w:pStyle w:val="TableofFigures"/>
        <w:tabs>
          <w:tab w:val="right" w:leader="dot" w:pos="9628"/>
        </w:tabs>
        <w:rPr>
          <w:ins w:id="229" w:author="Orion" w:date="2011-07-05T21:09:00Z"/>
          <w:rFonts w:asciiTheme="minorHAnsi" w:eastAsiaTheme="minorEastAsia" w:hAnsiTheme="minorHAnsi" w:cstheme="minorBidi"/>
          <w:noProof/>
          <w:kern w:val="0"/>
          <w:sz w:val="22"/>
          <w:szCs w:val="22"/>
          <w:lang w:eastAsia="es-ES" w:bidi="ar-SA"/>
        </w:rPr>
      </w:pPr>
      <w:ins w:id="23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"_Toc297663516"</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18: Comprobación de Nuevo Conflicto</w:t>
        </w:r>
        <w:r w:rsidRPr="00676B2B">
          <w:rPr>
            <w:rStyle w:val="Hyperlink"/>
            <w:noProof/>
          </w:rPr>
          <w:fldChar w:fldCharType="end"/>
        </w:r>
      </w:ins>
    </w:p>
    <w:p w14:paraId="7B4916DF" w14:textId="77777777" w:rsidR="00BD68AA" w:rsidRDefault="00BD68AA">
      <w:pPr>
        <w:pStyle w:val="TableofFigures"/>
        <w:tabs>
          <w:tab w:val="right" w:leader="dot" w:pos="9628"/>
        </w:tabs>
        <w:rPr>
          <w:ins w:id="231" w:author="Orion" w:date="2011-07-05T21:09:00Z"/>
          <w:rFonts w:asciiTheme="minorHAnsi" w:eastAsiaTheme="minorEastAsia" w:hAnsiTheme="minorHAnsi" w:cstheme="minorBidi"/>
          <w:noProof/>
          <w:kern w:val="0"/>
          <w:sz w:val="22"/>
          <w:szCs w:val="22"/>
          <w:lang w:eastAsia="es-ES" w:bidi="ar-SA"/>
        </w:rPr>
      </w:pPr>
      <w:ins w:id="23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"_Toc297663517"</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19: Creación de las Ordenes</w:t>
        </w:r>
        <w:r w:rsidRPr="00676B2B">
          <w:rPr>
            <w:rStyle w:val="Hyperlink"/>
            <w:noProof/>
          </w:rPr>
          <w:fldChar w:fldCharType="end"/>
        </w:r>
      </w:ins>
    </w:p>
    <w:p w14:paraId="3DFF5D73" w14:textId="77777777" w:rsidR="00BD68AA" w:rsidRDefault="00BD68AA">
      <w:pPr>
        <w:pStyle w:val="TableofFigures"/>
        <w:tabs>
          <w:tab w:val="right" w:leader="dot" w:pos="9628"/>
        </w:tabs>
        <w:rPr>
          <w:ins w:id="233" w:author="Orion" w:date="2011-07-05T21:09:00Z"/>
          <w:rFonts w:asciiTheme="minorHAnsi" w:eastAsiaTheme="minorEastAsia" w:hAnsiTheme="minorHAnsi" w:cstheme="minorBidi"/>
          <w:noProof/>
          <w:kern w:val="0"/>
          <w:sz w:val="22"/>
          <w:szCs w:val="22"/>
          <w:lang w:eastAsia="es-ES" w:bidi="ar-SA"/>
        </w:rPr>
      </w:pPr>
      <w:ins w:id="23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"_Toc297663518"</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20: Interacción Controlador-Piloto traspaso de Ordenes</w:t>
        </w:r>
        <w:r w:rsidRPr="00676B2B">
          <w:rPr>
            <w:rStyle w:val="Hyperlink"/>
            <w:noProof/>
          </w:rPr>
          <w:fldChar w:fldCharType="end"/>
        </w:r>
      </w:ins>
    </w:p>
    <w:p w14:paraId="08B0E91C" w14:textId="77777777" w:rsidR="00BD68AA" w:rsidRDefault="00BD68AA">
      <w:pPr>
        <w:pStyle w:val="TableofFigures"/>
        <w:tabs>
          <w:tab w:val="right" w:leader="dot" w:pos="9628"/>
        </w:tabs>
        <w:rPr>
          <w:ins w:id="235" w:author="Orion" w:date="2011-07-05T21:09:00Z"/>
          <w:rFonts w:asciiTheme="minorHAnsi" w:eastAsiaTheme="minorEastAsia" w:hAnsiTheme="minorHAnsi" w:cstheme="minorBidi"/>
          <w:noProof/>
          <w:kern w:val="0"/>
          <w:sz w:val="22"/>
          <w:szCs w:val="22"/>
          <w:lang w:eastAsia="es-ES" w:bidi="ar-SA"/>
        </w:rPr>
      </w:pPr>
      <w:ins w:id="23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"_Toc297663519"</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21: Piloto Obedeciendo una Orden</w:t>
        </w:r>
        <w:r w:rsidRPr="00676B2B">
          <w:rPr>
            <w:rStyle w:val="Hyperlink"/>
            <w:noProof/>
          </w:rPr>
          <w:fldChar w:fldCharType="end"/>
        </w:r>
      </w:ins>
    </w:p>
    <w:p w14:paraId="05EB92F8" w14:textId="77777777" w:rsidR="00BD68AA" w:rsidRDefault="00BD68AA">
      <w:pPr>
        <w:pStyle w:val="TableofFigures"/>
        <w:tabs>
          <w:tab w:val="right" w:leader="dot" w:pos="9628"/>
        </w:tabs>
        <w:rPr>
          <w:ins w:id="237" w:author="Orion" w:date="2011-07-05T21:09:00Z"/>
          <w:rFonts w:asciiTheme="minorHAnsi" w:eastAsiaTheme="minorEastAsia" w:hAnsiTheme="minorHAnsi" w:cstheme="minorBidi"/>
          <w:noProof/>
          <w:kern w:val="0"/>
          <w:sz w:val="22"/>
          <w:szCs w:val="22"/>
          <w:lang w:eastAsia="es-ES" w:bidi="ar-SA"/>
        </w:rPr>
      </w:pPr>
      <w:ins w:id="23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"_Toc297663520"</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22: Conflicto Finalizado por Lejanía entre Aviones</w:t>
        </w:r>
        <w:r w:rsidRPr="00676B2B">
          <w:rPr>
            <w:rStyle w:val="Hyperlink"/>
            <w:noProof/>
          </w:rPr>
          <w:fldChar w:fldCharType="end"/>
        </w:r>
      </w:ins>
    </w:p>
    <w:p w14:paraId="3971E59F" w14:textId="77777777" w:rsidR="00BD68AA" w:rsidRDefault="00BD68AA">
      <w:pPr>
        <w:pStyle w:val="TableofFigures"/>
        <w:tabs>
          <w:tab w:val="right" w:leader="dot" w:pos="9628"/>
        </w:tabs>
        <w:rPr>
          <w:ins w:id="239" w:author="Orion" w:date="2011-07-05T21:09:00Z"/>
          <w:rFonts w:asciiTheme="minorHAnsi" w:eastAsiaTheme="minorEastAsia" w:hAnsiTheme="minorHAnsi" w:cstheme="minorBidi"/>
          <w:noProof/>
          <w:kern w:val="0"/>
          <w:sz w:val="22"/>
          <w:szCs w:val="22"/>
          <w:lang w:eastAsia="es-ES" w:bidi="ar-SA"/>
        </w:rPr>
      </w:pPr>
      <w:ins w:id="24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"_Toc297663521"</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23: Ir al</w:t>
        </w:r>
        <w:r w:rsidRPr="00676B2B">
          <w:rPr>
            <w:rStyle w:val="Hyperlink"/>
            <w:noProof/>
          </w:rPr>
          <w:t xml:space="preserve"> </w:t>
        </w:r>
        <w:r w:rsidRPr="00676B2B">
          <w:rPr>
            <w:rStyle w:val="Hyperlink"/>
            <w:noProof/>
          </w:rPr>
          <w:t>Sig</w:t>
        </w:r>
        <w:r w:rsidRPr="00676B2B">
          <w:rPr>
            <w:rStyle w:val="Hyperlink"/>
            <w:noProof/>
          </w:rPr>
          <w:t>u</w:t>
        </w:r>
        <w:r w:rsidRPr="00676B2B">
          <w:rPr>
            <w:rStyle w:val="Hyperlink"/>
            <w:noProof/>
          </w:rPr>
          <w:t>i</w:t>
        </w:r>
        <w:r w:rsidRPr="00676B2B">
          <w:rPr>
            <w:rStyle w:val="Hyperlink"/>
            <w:noProof/>
          </w:rPr>
          <w:t>en</w:t>
        </w:r>
        <w:r w:rsidRPr="00676B2B">
          <w:rPr>
            <w:rStyle w:val="Hyperlink"/>
            <w:noProof/>
          </w:rPr>
          <w:t>t</w:t>
        </w:r>
        <w:r w:rsidRPr="00676B2B">
          <w:rPr>
            <w:rStyle w:val="Hyperlink"/>
            <w:noProof/>
          </w:rPr>
          <w:t>e Tramo Con Conflicto</w:t>
        </w:r>
        <w:r w:rsidRPr="00676B2B">
          <w:rPr>
            <w:rStyle w:val="Hyperlink"/>
            <w:noProof/>
          </w:rPr>
          <w:fldChar w:fldCharType="end"/>
        </w:r>
      </w:ins>
    </w:p>
    <w:p w14:paraId="6182E112" w14:textId="77777777" w:rsidR="00BD68AA" w:rsidRDefault="00BD68AA">
      <w:pPr>
        <w:pStyle w:val="TableofFigures"/>
        <w:tabs>
          <w:tab w:val="right" w:leader="dot" w:pos="9628"/>
        </w:tabs>
        <w:rPr>
          <w:ins w:id="241" w:author="Orion" w:date="2011-07-05T21:09:00Z"/>
          <w:rFonts w:asciiTheme="minorHAnsi" w:eastAsiaTheme="minorEastAsia" w:hAnsiTheme="minorHAnsi" w:cstheme="minorBidi"/>
          <w:noProof/>
          <w:kern w:val="0"/>
          <w:sz w:val="22"/>
          <w:szCs w:val="22"/>
          <w:lang w:eastAsia="es-ES" w:bidi="ar-SA"/>
        </w:rPr>
      </w:pPr>
      <w:ins w:id="24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"_Toc297663522"</w:instrText>
        </w:r>
        <w:r w:rsidRPr="00676B2B">
          <w:rPr>
            <w:rStyle w:val="Hyperlink"/>
            <w:noProof/>
          </w:rPr>
          <w:instrText xml:space="preserve"> </w:instrText>
        </w:r>
        <w:r w:rsidRPr="00676B2B">
          <w:rPr>
            <w:rStyle w:val="Hyperlink"/>
            <w:noProof/>
          </w:rPr>
        </w:r>
        <w:r w:rsidRPr="00676B2B">
          <w:rPr>
            <w:rStyle w:val="Hyperlink"/>
            <w:noProof/>
          </w:rPr>
          <w:fldChar w:fldCharType="separate"/>
        </w:r>
        <w:r w:rsidRPr="00676B2B">
          <w:rPr>
            <w:rStyle w:val="Hyperlink"/>
            <w:noProof/>
          </w:rPr>
          <w:t>Figura 24: Despliegue dos aviones</w:t>
        </w:r>
        <w:r w:rsidRPr="00676B2B">
          <w:rPr>
            <w:rStyle w:val="Hyperlink"/>
            <w:noProof/>
          </w:rPr>
          <w:fldChar w:fldCharType="end"/>
        </w:r>
      </w:ins>
    </w:p>
    <w:p w14:paraId="333F5AF1" w14:textId="77777777" w:rsidR="00504893" w:rsidDel="00C910CE" w:rsidRDefault="00504893">
      <w:pPr>
        <w:pStyle w:val="TableofFigures"/>
        <w:tabs>
          <w:tab w:val="right" w:leader="dot" w:pos="9628"/>
        </w:tabs>
        <w:rPr>
          <w:del w:id="243" w:author="Orion" w:date="2011-06-20T18:31:00Z"/>
          <w:rFonts w:asciiTheme="minorHAnsi" w:eastAsiaTheme="minorEastAsia" w:hAnsiTheme="minorHAnsi" w:cstheme="minorBidi"/>
          <w:noProof/>
          <w:kern w:val="0"/>
          <w:sz w:val="22"/>
          <w:szCs w:val="22"/>
          <w:lang w:eastAsia="es-ES" w:bidi="ar-SA"/>
        </w:rPr>
      </w:pPr>
      <w:del w:id="244" w:author="Orion" w:date="2011-06-20T18:31:00Z">
        <w:r w:rsidRPr="00C910CE" w:rsidDel="00C910CE">
          <w:rPr>
            <w:rStyle w:val="Hyperlink"/>
            <w:noProof/>
            <w:rPrChange w:id="245"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46" w:author="Orion" w:date="2011-06-20T18:31:00Z"/>
          <w:rFonts w:asciiTheme="minorHAnsi" w:eastAsiaTheme="minorEastAsia" w:hAnsiTheme="minorHAnsi" w:cstheme="minorBidi"/>
          <w:noProof/>
          <w:kern w:val="0"/>
          <w:sz w:val="22"/>
          <w:szCs w:val="22"/>
          <w:lang w:eastAsia="es-ES" w:bidi="ar-SA"/>
        </w:rPr>
      </w:pPr>
      <w:del w:id="247" w:author="Orion" w:date="2011-06-20T18:31:00Z">
        <w:r w:rsidRPr="00C910CE" w:rsidDel="00C910CE">
          <w:rPr>
            <w:rStyle w:val="Hyperlink"/>
            <w:noProof/>
            <w:rPrChange w:id="248"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49" w:author="Orion" w:date="2011-06-20T18:31:00Z"/>
          <w:rFonts w:asciiTheme="minorHAnsi" w:eastAsiaTheme="minorEastAsia" w:hAnsiTheme="minorHAnsi" w:cstheme="minorBidi"/>
          <w:noProof/>
          <w:kern w:val="0"/>
          <w:sz w:val="22"/>
          <w:szCs w:val="22"/>
          <w:lang w:eastAsia="es-ES" w:bidi="ar-SA"/>
        </w:rPr>
      </w:pPr>
      <w:del w:id="250" w:author="Orion" w:date="2011-06-20T18:31:00Z">
        <w:r w:rsidRPr="00C910CE" w:rsidDel="00C910CE">
          <w:rPr>
            <w:rStyle w:val="Hyperlink"/>
            <w:noProof/>
            <w:rPrChange w:id="251"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52" w:author="Orion" w:date="2011-06-20T18:31:00Z"/>
          <w:rFonts w:asciiTheme="minorHAnsi" w:eastAsiaTheme="minorEastAsia" w:hAnsiTheme="minorHAnsi" w:cstheme="minorBidi"/>
          <w:noProof/>
          <w:kern w:val="0"/>
          <w:sz w:val="22"/>
          <w:szCs w:val="22"/>
          <w:lang w:eastAsia="es-ES" w:bidi="ar-SA"/>
        </w:rPr>
      </w:pPr>
      <w:del w:id="253" w:author="Orion" w:date="2011-06-20T18:31:00Z">
        <w:r w:rsidRPr="00C910CE" w:rsidDel="00C910CE">
          <w:rPr>
            <w:rStyle w:val="Hyperlink"/>
            <w:noProof/>
            <w:rPrChange w:id="254"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294" w:name="_Toc296083818"/>
      <w:proofErr w:type="spellStart"/>
      <w:r>
        <w:t>Agradecimientos</w:t>
      </w:r>
      <w:bookmarkEnd w:id="294"/>
      <w:proofErr w:type="spellEnd"/>
    </w:p>
    <w:bookmarkEnd w:id="193"/>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295"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295"/>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296" w:author="Orion" w:date="2011-04-01T23:35:00Z"/>
          <w:rFonts w:cs="Times New Roman"/>
        </w:rPr>
        <w:pPrChange w:id="297" w:author="Orion" w:date="2011-05-01T20:33:00Z">
          <w:pPr>
            <w:jc w:val="both"/>
          </w:pPr>
        </w:pPrChange>
      </w:pPr>
      <w:bookmarkStart w:id="298" w:name="_Toc296083819"/>
      <w:commentRangeStart w:id="299"/>
      <w:r w:rsidRPr="00246937">
        <w:rPr>
          <w:rFonts w:ascii="Times New Roman" w:hAnsi="Times New Roman" w:cs="Times New Roman"/>
          <w:rPrChange w:id="300" w:author="Orion" w:date="2011-04-24T22:32:00Z">
            <w:rPr/>
          </w:rPrChange>
        </w:rPr>
        <w:lastRenderedPageBreak/>
        <w:t>Introducción</w:t>
      </w:r>
      <w:commentRangeEnd w:id="299"/>
      <w:r w:rsidR="00914129">
        <w:rPr>
          <w:rStyle w:val="CommentReference"/>
          <w:rFonts w:ascii="Times New Roman" w:eastAsia="SimSun" w:hAnsi="Times New Roman"/>
          <w:color w:val="auto"/>
          <w:spacing w:val="0"/>
          <w:kern w:val="1"/>
        </w:rPr>
        <w:commentReference w:id="299"/>
      </w:r>
      <w:bookmarkEnd w:id="298"/>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01" w:author="Orion" w:date="2011-05-15T15:54:00Z"/>
          <w:rFonts w:cs="Times New Roman"/>
        </w:rPr>
      </w:pPr>
    </w:p>
    <w:p w14:paraId="7CF82A98" w14:textId="2EF0EDF8" w:rsidR="007B2B50" w:rsidDel="005131F6" w:rsidRDefault="007B2B50" w:rsidP="007E223D">
      <w:pPr>
        <w:jc w:val="both"/>
        <w:rPr>
          <w:del w:id="302" w:author="Orion" w:date="2011-06-10T20:44:00Z"/>
          <w:rFonts w:cs="Times New Roman"/>
        </w:rPr>
      </w:pPr>
      <w:ins w:id="303" w:author="Orion" w:date="2011-05-02T20:20:00Z">
        <w:r w:rsidRPr="00246937">
          <w:rPr>
            <w:rFonts w:cs="Times New Roman"/>
          </w:rPr>
          <w:t>Actualmente hay numerosas aplicaciones que se dedican a la simulación aérea</w:t>
        </w:r>
        <w:r w:rsidRPr="007E223D">
          <w:rPr>
            <w:rFonts w:cs="Times New Roman"/>
          </w:rPr>
          <w:t xml:space="preserve">. </w:t>
        </w:r>
      </w:ins>
      <w:ins w:id="304" w:author="IO" w:date="2011-06-09T10:52:00Z">
        <w:r w:rsidR="00A27703">
          <w:rPr>
            <w:rFonts w:cs="Times New Roman"/>
          </w:rPr>
          <w:t>Una clasificación básica de las mismas es según</w:t>
        </w:r>
      </w:ins>
      <w:ins w:id="305" w:author="Orion" w:date="2011-05-02T21:04:00Z">
        <w:del w:id="306" w:author="IO" w:date="2011-06-09T10:52:00Z">
          <w:r w:rsidR="006C1FAC" w:rsidRPr="006C1FAC">
            <w:rPr>
              <w:rFonts w:cs="Times New Roman"/>
              <w:rPrChange w:id="307"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08" w:author="Orion" w:date="2011-05-02T21:04:00Z">
              <w:rPr>
                <w:rFonts w:ascii="Courier New" w:hAnsi="Courier New" w:cs="Courier New"/>
              </w:rPr>
            </w:rPrChange>
          </w:rPr>
          <w:t xml:space="preserve"> el foco de su estudio. </w:t>
        </w:r>
      </w:ins>
      <w:ins w:id="309" w:author="Orion" w:date="2011-05-02T21:05:00Z">
        <w:r w:rsidR="00723DA9" w:rsidRPr="007E223D">
          <w:rPr>
            <w:rFonts w:cs="Times New Roman"/>
          </w:rPr>
          <w:t>Por</w:t>
        </w:r>
      </w:ins>
      <w:ins w:id="310"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11" w:author="IO" w:date="2011-06-09T10:52:00Z">
        <w:r w:rsidR="00A27703">
          <w:rPr>
            <w:rFonts w:cs="Times New Roman"/>
          </w:rPr>
          <w:t xml:space="preserve"> del vuelo</w:t>
        </w:r>
      </w:ins>
      <w:ins w:id="312" w:author="Orion" w:date="2011-05-02T20:20:00Z">
        <w:r w:rsidRPr="007E223D">
          <w:rPr>
            <w:rFonts w:cs="Times New Roman"/>
          </w:rPr>
          <w:t xml:space="preserve">. </w:t>
        </w:r>
      </w:ins>
      <w:ins w:id="313"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14" w:author="Orion" w:date="2011-06-10T20:15:00Z">
          <w:r w:rsidR="00A27703" w:rsidDel="00682800">
            <w:rPr>
              <w:rFonts w:cs="Times New Roman"/>
            </w:rPr>
            <w:delText>.</w:delText>
          </w:r>
        </w:del>
      </w:ins>
      <w:ins w:id="315" w:author="Orion" w:date="2011-05-02T20:20:00Z">
        <w:r w:rsidRPr="007E223D">
          <w:rPr>
            <w:rFonts w:cs="Times New Roman"/>
          </w:rPr>
          <w:t xml:space="preserve">. </w:t>
        </w:r>
      </w:ins>
      <w:ins w:id="316" w:author="Orion" w:date="2011-05-03T12:12:00Z">
        <w:del w:id="317" w:author="IO" w:date="2011-06-09T10:53:00Z">
          <w:r w:rsidR="00547362">
            <w:rPr>
              <w:rFonts w:cs="Times New Roman"/>
            </w:rPr>
            <w:delText>Se pueden</w:delText>
          </w:r>
        </w:del>
      </w:ins>
      <w:ins w:id="318" w:author="Orion" w:date="2011-05-02T21:06:00Z">
        <w:del w:id="319" w:author="IO" w:date="2011-06-09T10:53:00Z">
          <w:r w:rsidR="00723DA9" w:rsidRPr="00723DA9">
            <w:rPr>
              <w:rFonts w:cs="Times New Roman"/>
              <w:rPrChange w:id="320" w:author="Orion" w:date="2011-05-02T21:06:00Z">
                <w:rPr>
                  <w:rFonts w:ascii="Courier New" w:hAnsi="Courier New" w:cs="Courier New"/>
                </w:rPr>
              </w:rPrChange>
            </w:rPr>
            <w:delText xml:space="preserve"> destacar una serie de herramientas desarrolladas sobre </w:delText>
          </w:r>
        </w:del>
      </w:ins>
      <w:proofErr w:type="spellStart"/>
      <w:ins w:id="321" w:author="Orion" w:date="2011-05-02T20:20:00Z">
        <w:r w:rsidRPr="00246937">
          <w:rPr>
            <w:rFonts w:cs="Times New Roman"/>
          </w:rPr>
          <w:t>JSBSim</w:t>
        </w:r>
      </w:ins>
      <w:proofErr w:type="spellEnd"/>
      <w:customXmlInsRangeStart w:id="322" w:author="IO" w:date="2011-06-09T10:54:00Z"/>
      <w:sdt>
        <w:sdtPr>
          <w:rPr>
            <w:rFonts w:cs="Times New Roman"/>
          </w:rPr>
          <w:id w:val="-176737872"/>
          <w:citation/>
        </w:sdtPr>
        <w:sdtContent>
          <w:customXmlInsRangeEnd w:id="322"/>
          <w:ins w:id="323"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24" w:author="IO" w:date="2011-06-09T10:54:00Z">
            <w:r w:rsidR="00A27703" w:rsidRPr="00F818EC">
              <w:rPr>
                <w:rFonts w:cs="Times New Roman"/>
              </w:rPr>
              <w:fldChar w:fldCharType="end"/>
            </w:r>
          </w:ins>
          <w:customXmlInsRangeStart w:id="325" w:author="IO" w:date="2011-06-09T10:54:00Z"/>
        </w:sdtContent>
      </w:sdt>
      <w:customXmlInsRangeEnd w:id="325"/>
      <w:ins w:id="326" w:author="Orion" w:date="2011-05-02T20:20:00Z">
        <w:del w:id="327"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28" w:author="Orion" w:date="2011-05-02T21:05:00Z">
        <w:r w:rsidR="00723DA9">
          <w:rPr>
            <w:rFonts w:cs="Times New Roman"/>
          </w:rPr>
          <w:t>de código abierto</w:t>
        </w:r>
      </w:ins>
      <w:ins w:id="329" w:author="Orion" w:date="2011-05-02T20:20:00Z">
        <w:r w:rsidRPr="00246937">
          <w:rPr>
            <w:rFonts w:cs="Times New Roman"/>
          </w:rPr>
          <w:t xml:space="preserve"> que modela la dinámica de vuelo de aeronaves</w:t>
        </w:r>
      </w:ins>
      <w:ins w:id="330" w:author="Orion" w:date="2011-05-02T21:05:00Z">
        <w:r w:rsidR="00723DA9">
          <w:rPr>
            <w:rFonts w:cs="Times New Roman"/>
          </w:rPr>
          <w:t>, el denominado</w:t>
        </w:r>
      </w:ins>
      <w:ins w:id="331" w:author="Orion" w:date="2011-05-02T21:06:00Z">
        <w:r w:rsidR="00723DA9">
          <w:rPr>
            <w:rFonts w:cs="Times New Roman"/>
          </w:rPr>
          <w:t xml:space="preserve"> </w:t>
        </w:r>
      </w:ins>
      <w:ins w:id="332" w:author="Orion" w:date="2011-05-02T20:20:00Z">
        <w:r w:rsidRPr="00246937">
          <w:rPr>
            <w:rFonts w:cs="Times New Roman"/>
          </w:rPr>
          <w:t>modelo físico de</w:t>
        </w:r>
        <w:r w:rsidR="00723DA9">
          <w:rPr>
            <w:rFonts w:cs="Times New Roman"/>
          </w:rPr>
          <w:t xml:space="preserve"> los movimientos de los aviones</w:t>
        </w:r>
      </w:ins>
      <w:customXmlInsRangeStart w:id="333" w:author="Orion" w:date="2011-05-02T20:20:00Z"/>
      <w:customXmlDelRangeStart w:id="334" w:author="IO" w:date="2011-06-09T10:54:00Z"/>
      <w:sdt>
        <w:sdtPr>
          <w:rPr>
            <w:rFonts w:cs="Times New Roman"/>
          </w:rPr>
          <w:id w:val="-1890024628"/>
          <w:citation/>
        </w:sdtPr>
        <w:sdtContent>
          <w:customXmlInsRangeEnd w:id="333"/>
          <w:customXmlDelRangeEnd w:id="334"/>
          <w:ins w:id="335" w:author="Orion" w:date="2011-05-02T20:20:00Z">
            <w:del w:id="336"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37" w:author="IO" w:date="2011-06-09T10:54:00Z">
            <w:r w:rsidR="002B2B1D">
              <w:rPr>
                <w:rFonts w:cs="Times New Roman"/>
                <w:noProof/>
              </w:rPr>
              <w:delText xml:space="preserve"> </w:delText>
            </w:r>
            <w:r w:rsidR="002B2B1D" w:rsidRPr="002B2B1D">
              <w:rPr>
                <w:rFonts w:cs="Times New Roman"/>
                <w:noProof/>
              </w:rPr>
              <w:delText>(3)</w:delText>
            </w:r>
          </w:del>
          <w:ins w:id="338" w:author="Orion" w:date="2011-05-02T20:20:00Z">
            <w:del w:id="339" w:author="IO" w:date="2011-06-09T10:54:00Z">
              <w:r w:rsidRPr="00F818EC">
                <w:rPr>
                  <w:rFonts w:cs="Times New Roman"/>
                </w:rPr>
                <w:fldChar w:fldCharType="end"/>
              </w:r>
            </w:del>
          </w:ins>
          <w:customXmlInsRangeStart w:id="340" w:author="Orion" w:date="2011-05-02T20:20:00Z"/>
          <w:customXmlDelRangeStart w:id="341" w:author="IO" w:date="2011-06-09T10:54:00Z"/>
        </w:sdtContent>
      </w:sdt>
      <w:customXmlInsRangeEnd w:id="340"/>
      <w:customXmlDelRangeEnd w:id="341"/>
      <w:ins w:id="342" w:author="Orion" w:date="2011-05-02T21:07:00Z">
        <w:r w:rsidR="00723DA9" w:rsidRPr="007E223D">
          <w:rPr>
            <w:rFonts w:cs="Times New Roman"/>
          </w:rPr>
          <w:t>.</w:t>
        </w:r>
      </w:ins>
      <w:ins w:id="343" w:author="Orion" w:date="2011-05-02T20:46:00Z">
        <w:r w:rsidR="009B6936" w:rsidRPr="007E223D">
          <w:rPr>
            <w:rFonts w:cs="Times New Roman"/>
          </w:rPr>
          <w:t xml:space="preserve"> </w:t>
        </w:r>
      </w:ins>
      <w:ins w:id="344" w:author="Orion" w:date="2011-06-10T20:16:00Z">
        <w:r w:rsidR="00953EDC">
          <w:rPr>
            <w:rFonts w:cs="Times New Roman"/>
          </w:rPr>
          <w:t>Basándose</w:t>
        </w:r>
      </w:ins>
      <w:ins w:id="345" w:author="Orion" w:date="2011-06-10T20:10:00Z">
        <w:r w:rsidR="00152E0C">
          <w:rPr>
            <w:rFonts w:cs="Times New Roman"/>
          </w:rPr>
          <w:t xml:space="preserve"> en el entorno</w:t>
        </w:r>
      </w:ins>
      <w:ins w:id="346" w:author="Orion" w:date="2011-05-02T21:06:00Z">
        <w:r w:rsidR="00723DA9" w:rsidRPr="00723DA9">
          <w:rPr>
            <w:rFonts w:cs="Times New Roman"/>
            <w:rPrChange w:id="347" w:author="Orion" w:date="2011-05-02T21:07:00Z">
              <w:rPr>
                <w:rFonts w:ascii="Courier New" w:hAnsi="Courier New" w:cs="Courier New"/>
              </w:rPr>
            </w:rPrChange>
          </w:rPr>
          <w:t xml:space="preserve"> </w:t>
        </w:r>
        <w:proofErr w:type="spellStart"/>
        <w:r w:rsidR="00723DA9" w:rsidRPr="00723DA9">
          <w:rPr>
            <w:rFonts w:cs="Times New Roman"/>
            <w:rPrChange w:id="348" w:author="Orion" w:date="2011-05-02T21:07:00Z">
              <w:rPr>
                <w:rFonts w:ascii="Courier New" w:hAnsi="Courier New" w:cs="Courier New"/>
              </w:rPr>
            </w:rPrChange>
          </w:rPr>
          <w:t>JSBSim</w:t>
        </w:r>
        <w:proofErr w:type="spellEnd"/>
        <w:r w:rsidR="00723DA9" w:rsidRPr="00723DA9">
          <w:rPr>
            <w:rFonts w:cs="Times New Roman"/>
            <w:rPrChange w:id="349" w:author="Orion" w:date="2011-05-02T21:07:00Z">
              <w:rPr>
                <w:rFonts w:ascii="Courier New" w:hAnsi="Courier New" w:cs="Courier New"/>
              </w:rPr>
            </w:rPrChange>
          </w:rPr>
          <w:t xml:space="preserve"> se encuentran</w:t>
        </w:r>
      </w:ins>
      <w:ins w:id="350" w:author="Orion" w:date="2011-06-10T20:08:00Z">
        <w:r w:rsidR="00D33F86">
          <w:rPr>
            <w:rFonts w:cs="Times New Roman"/>
          </w:rPr>
          <w:t xml:space="preserve"> un</w:t>
        </w:r>
      </w:ins>
      <w:ins w:id="351" w:author="Orion" w:date="2011-06-10T20:09:00Z">
        <w:r w:rsidR="00152E0C">
          <w:rPr>
            <w:rFonts w:cs="Times New Roman"/>
          </w:rPr>
          <w:t>a serie</w:t>
        </w:r>
      </w:ins>
      <w:ins w:id="352" w:author="Orion" w:date="2011-06-10T20:08:00Z">
        <w:r w:rsidR="00D33F86">
          <w:rPr>
            <w:rFonts w:cs="Times New Roman"/>
          </w:rPr>
          <w:t xml:space="preserve"> de herramientas que</w:t>
        </w:r>
      </w:ins>
      <w:ins w:id="353" w:author="Orion" w:date="2011-06-10T20:09:00Z">
        <w:r w:rsidR="00D33F86">
          <w:rPr>
            <w:rFonts w:cs="Times New Roman"/>
          </w:rPr>
          <w:t xml:space="preserve"> simulan vuelos </w:t>
        </w:r>
      </w:ins>
      <w:ins w:id="354" w:author="Orion" w:date="2011-06-10T20:16:00Z">
        <w:r w:rsidR="00953EDC">
          <w:rPr>
            <w:rFonts w:cs="Times New Roman"/>
          </w:rPr>
          <w:t>centrándose</w:t>
        </w:r>
      </w:ins>
      <w:ins w:id="355" w:author="Orion" w:date="2011-06-10T20:08:00Z">
        <w:r w:rsidR="00D33F86">
          <w:rPr>
            <w:rFonts w:cs="Times New Roman"/>
          </w:rPr>
          <w:t xml:space="preserve"> en el manejo </w:t>
        </w:r>
      </w:ins>
      <w:ins w:id="356" w:author="Orion" w:date="2011-06-10T20:09:00Z">
        <w:r w:rsidR="00D33F86">
          <w:rPr>
            <w:rFonts w:cs="Times New Roman"/>
          </w:rPr>
          <w:t>y control de los aviones</w:t>
        </w:r>
      </w:ins>
      <w:ins w:id="357" w:author="Orion" w:date="2011-06-10T20:11:00Z">
        <w:r w:rsidR="0062103A">
          <w:rPr>
            <w:rFonts w:cs="Times New Roman"/>
          </w:rPr>
          <w:t>, estas son</w:t>
        </w:r>
      </w:ins>
      <w:ins w:id="358" w:author="Orion" w:date="2011-05-02T21:06:00Z">
        <w:r w:rsidR="00723DA9" w:rsidRPr="00723DA9">
          <w:rPr>
            <w:rFonts w:cs="Times New Roman"/>
            <w:rPrChange w:id="359" w:author="Orion" w:date="2011-05-02T21:07:00Z">
              <w:rPr>
                <w:rFonts w:ascii="Courier New" w:hAnsi="Courier New" w:cs="Courier New"/>
              </w:rPr>
            </w:rPrChange>
          </w:rPr>
          <w:t xml:space="preserve"> </w:t>
        </w:r>
      </w:ins>
      <w:proofErr w:type="spellStart"/>
      <w:ins w:id="360" w:author="Orion" w:date="2011-05-02T20:20:00Z">
        <w:r w:rsidRPr="00246937">
          <w:rPr>
            <w:rFonts w:cs="Times New Roman"/>
          </w:rPr>
          <w:t>FlightGear</w:t>
        </w:r>
        <w:proofErr w:type="spellEnd"/>
        <w:r w:rsidRPr="00F818EC">
          <w:rPr>
            <w:rFonts w:cs="Times New Roman"/>
          </w:rPr>
          <w:t xml:space="preserve"> </w:t>
        </w:r>
      </w:ins>
      <w:customXmlInsRangeStart w:id="361" w:author="Orion" w:date="2011-05-02T20:20:00Z"/>
      <w:sdt>
        <w:sdtPr>
          <w:rPr>
            <w:rFonts w:cs="Times New Roman"/>
          </w:rPr>
          <w:id w:val="685101863"/>
          <w:citation/>
        </w:sdtPr>
        <w:sdtContent>
          <w:customXmlInsRangeEnd w:id="361"/>
          <w:ins w:id="362"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63" w:author="Orion" w:date="2011-05-02T20:20:00Z">
            <w:r w:rsidRPr="00F818EC">
              <w:rPr>
                <w:rFonts w:cs="Times New Roman"/>
              </w:rPr>
              <w:fldChar w:fldCharType="end"/>
            </w:r>
          </w:ins>
          <w:customXmlInsRangeStart w:id="364" w:author="Orion" w:date="2011-05-02T20:20:00Z"/>
        </w:sdtContent>
      </w:sdt>
      <w:customXmlInsRangeEnd w:id="364"/>
      <w:ins w:id="365" w:author="Orion" w:date="2011-05-02T20:20:00Z">
        <w:r w:rsidRPr="00246937">
          <w:rPr>
            <w:rFonts w:cs="Times New Roman"/>
          </w:rPr>
          <w:t xml:space="preserve"> y el </w:t>
        </w:r>
        <w:proofErr w:type="spellStart"/>
        <w:r w:rsidRPr="00246937">
          <w:rPr>
            <w:rFonts w:cs="Times New Roman"/>
          </w:rPr>
          <w:t>OpenE</w:t>
        </w:r>
        <w:del w:id="366" w:author="IO" w:date="2011-05-12T15:54:00Z">
          <w:r w:rsidRPr="00246937" w:rsidDel="00316790">
            <w:rPr>
              <w:rFonts w:cs="Times New Roman"/>
            </w:rPr>
            <w:delText>a</w:delText>
          </w:r>
        </w:del>
      </w:ins>
      <w:ins w:id="367" w:author="Orion" w:date="2011-06-17T12:58:00Z">
        <w:r w:rsidR="00A56841">
          <w:rPr>
            <w:rFonts w:cs="Times New Roman"/>
          </w:rPr>
          <w:t>a</w:t>
        </w:r>
      </w:ins>
      <w:ins w:id="368" w:author="Orion" w:date="2011-05-02T20:20:00Z">
        <w:r w:rsidRPr="00246937">
          <w:rPr>
            <w:rFonts w:cs="Times New Roman"/>
          </w:rPr>
          <w:t>agles</w:t>
        </w:r>
        <w:proofErr w:type="spellEnd"/>
        <w:r w:rsidRPr="00246937">
          <w:rPr>
            <w:rFonts w:cs="Times New Roman"/>
          </w:rPr>
          <w:t xml:space="preserve"> </w:t>
        </w:r>
      </w:ins>
      <w:customXmlInsRangeStart w:id="369" w:author="Orion" w:date="2011-05-02T20:20:00Z"/>
      <w:sdt>
        <w:sdtPr>
          <w:rPr>
            <w:rFonts w:cs="Times New Roman"/>
          </w:rPr>
          <w:id w:val="140473646"/>
          <w:citation/>
        </w:sdtPr>
        <w:sdtContent>
          <w:customXmlInsRangeEnd w:id="369"/>
          <w:ins w:id="370"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71" w:author="Orion" w:date="2011-05-02T20:20:00Z">
            <w:r w:rsidRPr="00F818EC">
              <w:rPr>
                <w:rFonts w:cs="Times New Roman"/>
              </w:rPr>
              <w:fldChar w:fldCharType="end"/>
            </w:r>
          </w:ins>
          <w:customXmlInsRangeStart w:id="372" w:author="Orion" w:date="2011-05-02T20:20:00Z"/>
        </w:sdtContent>
      </w:sdt>
      <w:customXmlInsRangeEnd w:id="372"/>
      <w:ins w:id="373" w:author="Orion" w:date="2011-05-03T09:19:00Z">
        <w:r w:rsidR="00382AD3">
          <w:rPr>
            <w:rFonts w:cs="Times New Roman"/>
          </w:rPr>
          <w:t>.</w:t>
        </w:r>
        <w:r w:rsidR="0026344F">
          <w:rPr>
            <w:rFonts w:cs="Times New Roman"/>
          </w:rPr>
          <w:t xml:space="preserve"> </w:t>
        </w:r>
      </w:ins>
      <w:ins w:id="374" w:author="Orion" w:date="2011-05-02T20:20:00Z">
        <w:r w:rsidR="0026344F">
          <w:rPr>
            <w:rFonts w:cs="Times New Roman"/>
          </w:rPr>
          <w:t>Otro trabajo</w:t>
        </w:r>
      </w:ins>
      <w:ins w:id="375" w:author="Orion" w:date="2011-06-10T20:06:00Z">
        <w:r w:rsidR="00DB0719">
          <w:rPr>
            <w:rFonts w:cs="Times New Roman"/>
          </w:rPr>
          <w:t xml:space="preserve"> </w:t>
        </w:r>
        <w:r w:rsidR="00DB0719" w:rsidRPr="00F818EC">
          <w:rPr>
            <w:rFonts w:cs="Times New Roman"/>
          </w:rPr>
          <w:t>que se centra también en los aspectos físicos</w:t>
        </w:r>
      </w:ins>
      <w:ins w:id="376" w:author="Orion" w:date="2011-06-10T20:12:00Z">
        <w:r w:rsidR="00392488">
          <w:rPr>
            <w:rFonts w:cs="Times New Roman"/>
          </w:rPr>
          <w:t xml:space="preserve"> pero</w:t>
        </w:r>
      </w:ins>
      <w:ins w:id="377"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78" w:author="Orion" w:date="2011-06-10T20:06:00Z">
        <w:r w:rsidR="00DB0719">
          <w:rPr>
            <w:rFonts w:cs="Times New Roman"/>
          </w:rPr>
          <w:t>y</w:t>
        </w:r>
      </w:ins>
      <w:ins w:id="379" w:author="Orion" w:date="2011-06-10T20:03:00Z">
        <w:r w:rsidR="00DB0719">
          <w:rPr>
            <w:rFonts w:cs="Times New Roman"/>
          </w:rPr>
          <w:t xml:space="preserve"> donde</w:t>
        </w:r>
      </w:ins>
      <w:ins w:id="380" w:author="Orion" w:date="2011-06-10T20:05:00Z">
        <w:r w:rsidR="00DB0719">
          <w:rPr>
            <w:rFonts w:cs="Times New Roman"/>
          </w:rPr>
          <w:t xml:space="preserve"> prima un poco más </w:t>
        </w:r>
      </w:ins>
      <w:ins w:id="381" w:author="Orion" w:date="2011-06-10T20:03:00Z">
        <w:r w:rsidR="00DB0719">
          <w:rPr>
            <w:rFonts w:cs="Times New Roman"/>
          </w:rPr>
          <w:t>la liger</w:t>
        </w:r>
      </w:ins>
      <w:ins w:id="382" w:author="Orion" w:date="2011-06-10T20:04:00Z">
        <w:r w:rsidR="00DB0719">
          <w:rPr>
            <w:rFonts w:cs="Times New Roman"/>
          </w:rPr>
          <w:t xml:space="preserve">eza y rapidez del programa </w:t>
        </w:r>
      </w:ins>
      <w:ins w:id="383" w:author="Orion" w:date="2011-06-10T20:05:00Z">
        <w:r w:rsidR="00DB0719">
          <w:rPr>
            <w:rFonts w:cs="Times New Roman"/>
          </w:rPr>
          <w:t xml:space="preserve">que </w:t>
        </w:r>
      </w:ins>
      <w:ins w:id="384" w:author="Orion" w:date="2011-06-10T20:04:00Z">
        <w:r w:rsidR="00DB0719">
          <w:rPr>
            <w:rFonts w:cs="Times New Roman"/>
          </w:rPr>
          <w:t>la fidelidad a la realidad</w:t>
        </w:r>
      </w:ins>
      <w:ins w:id="385" w:author="Orion" w:date="2011-06-10T20:14:00Z">
        <w:r w:rsidR="00104D5E">
          <w:rPr>
            <w:rFonts w:cs="Times New Roman"/>
          </w:rPr>
          <w:t>,</w:t>
        </w:r>
      </w:ins>
      <w:ins w:id="386" w:author="Orion" w:date="2011-06-10T20:06:00Z">
        <w:r w:rsidR="00DB0719">
          <w:rPr>
            <w:rFonts w:cs="Times New Roman"/>
          </w:rPr>
          <w:t xml:space="preserve"> es una herramienta desarro</w:t>
        </w:r>
      </w:ins>
      <w:ins w:id="387" w:author="Orion" w:date="2011-06-10T20:07:00Z">
        <w:r w:rsidR="00DB0719">
          <w:rPr>
            <w:rFonts w:cs="Times New Roman"/>
          </w:rPr>
          <w:t>llada</w:t>
        </w:r>
      </w:ins>
      <w:ins w:id="388" w:author="Orion" w:date="2011-05-03T09:21:00Z">
        <w:r w:rsidR="0026344F">
          <w:rPr>
            <w:rFonts w:cs="Times New Roman"/>
          </w:rPr>
          <w:t xml:space="preserve"> bajo el entorno </w:t>
        </w:r>
        <w:proofErr w:type="spellStart"/>
        <w:r w:rsidR="0026344F">
          <w:rPr>
            <w:rFonts w:cs="Times New Roman"/>
          </w:rPr>
          <w:t>Matlab</w:t>
        </w:r>
      </w:ins>
      <w:proofErr w:type="spellEnd"/>
      <w:ins w:id="389" w:author="Orion" w:date="2011-06-10T20:07:00Z">
        <w:r w:rsidR="00DB0719">
          <w:rPr>
            <w:rFonts w:cs="Times New Roman"/>
          </w:rPr>
          <w:t xml:space="preserve"> denominada</w:t>
        </w:r>
      </w:ins>
      <w:ins w:id="390" w:author="Orion" w:date="2011-05-02T20:20:00Z">
        <w:r w:rsidRPr="00246937">
          <w:rPr>
            <w:rFonts w:cs="Times New Roman"/>
          </w:rPr>
          <w:t xml:space="preserve"> </w:t>
        </w:r>
        <w:proofErr w:type="spellStart"/>
        <w:r w:rsidRPr="00316790">
          <w:rPr>
            <w:rFonts w:cs="Times New Roman"/>
            <w:i/>
            <w:rPrChange w:id="391" w:author="IO" w:date="2011-05-12T15:54:00Z">
              <w:rPr>
                <w:rFonts w:cs="Times New Roman"/>
              </w:rPr>
            </w:rPrChange>
          </w:rPr>
          <w:t>Aviator</w:t>
        </w:r>
        <w:proofErr w:type="spellEnd"/>
        <w:r w:rsidRPr="00316790">
          <w:rPr>
            <w:rFonts w:cs="Times New Roman"/>
            <w:i/>
            <w:rPrChange w:id="392" w:author="IO" w:date="2011-05-12T15:54:00Z">
              <w:rPr>
                <w:rFonts w:cs="Times New Roman"/>
              </w:rPr>
            </w:rPrChange>
          </w:rPr>
          <w:t xml:space="preserve"> Visual </w:t>
        </w:r>
        <w:proofErr w:type="spellStart"/>
        <w:r w:rsidRPr="00316790">
          <w:rPr>
            <w:rFonts w:cs="Times New Roman"/>
            <w:i/>
            <w:rPrChange w:id="393" w:author="IO" w:date="2011-05-12T15:54:00Z">
              <w:rPr>
                <w:rFonts w:cs="Times New Roman"/>
              </w:rPr>
            </w:rPrChange>
          </w:rPr>
          <w:t>Design</w:t>
        </w:r>
        <w:proofErr w:type="spellEnd"/>
        <w:r w:rsidRPr="00316790">
          <w:rPr>
            <w:rFonts w:cs="Times New Roman"/>
            <w:i/>
            <w:rPrChange w:id="394" w:author="IO" w:date="2011-05-12T15:54:00Z">
              <w:rPr>
                <w:rFonts w:cs="Times New Roman"/>
              </w:rPr>
            </w:rPrChange>
          </w:rPr>
          <w:t xml:space="preserve"> Simulator</w:t>
        </w:r>
        <w:r w:rsidRPr="00F818EC">
          <w:rPr>
            <w:rFonts w:cs="Times New Roman"/>
          </w:rPr>
          <w:t xml:space="preserve"> </w:t>
        </w:r>
      </w:ins>
      <w:customXmlInsRangeStart w:id="395" w:author="Orion" w:date="2011-05-02T20:20:00Z"/>
      <w:sdt>
        <w:sdtPr>
          <w:rPr>
            <w:rFonts w:cs="Times New Roman"/>
          </w:rPr>
          <w:id w:val="-2011977449"/>
          <w:citation/>
        </w:sdtPr>
        <w:sdtContent>
          <w:customXmlInsRangeEnd w:id="395"/>
          <w:ins w:id="396"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397" w:author="Orion" w:date="2011-05-02T20:20:00Z">
            <w:r w:rsidRPr="00F818EC">
              <w:rPr>
                <w:rFonts w:cs="Times New Roman"/>
              </w:rPr>
              <w:fldChar w:fldCharType="end"/>
            </w:r>
          </w:ins>
          <w:customXmlInsRangeStart w:id="398" w:author="Orion" w:date="2011-05-02T20:20:00Z"/>
        </w:sdtContent>
      </w:sdt>
      <w:customXmlInsRangeEnd w:id="398"/>
      <w:ins w:id="399" w:author="Orion" w:date="2011-05-03T09:21:00Z">
        <w:r w:rsidR="0026344F">
          <w:rPr>
            <w:rFonts w:cs="Times New Roman"/>
          </w:rPr>
          <w:t>.</w:t>
        </w:r>
      </w:ins>
      <w:ins w:id="400" w:author="IO" w:date="2011-06-09T11:56:00Z">
        <w:r w:rsidR="00A54766">
          <w:rPr>
            <w:rFonts w:cs="Times New Roman"/>
          </w:rPr>
          <w:t xml:space="preserve"> </w:t>
        </w:r>
      </w:ins>
    </w:p>
    <w:p w14:paraId="54B3098F" w14:textId="047DF565" w:rsidR="00CD15E8" w:rsidRPr="00246937" w:rsidDel="00143591" w:rsidRDefault="00CD15E8" w:rsidP="007B2B50">
      <w:pPr>
        <w:jc w:val="both"/>
        <w:rPr>
          <w:del w:id="401" w:author="Orion" w:date="2011-06-10T20:44:00Z"/>
          <w:rFonts w:cs="Times New Roman"/>
        </w:rPr>
      </w:pPr>
    </w:p>
    <w:p w14:paraId="6CCF2E4E" w14:textId="421FD878" w:rsidR="00BB1765" w:rsidRPr="00246937" w:rsidDel="00F62CE9" w:rsidRDefault="00BB1765" w:rsidP="007E223D">
      <w:pPr>
        <w:jc w:val="both"/>
        <w:rPr>
          <w:del w:id="402" w:author="Orion" w:date="2011-05-02T20:44:00Z"/>
          <w:rFonts w:cs="Times New Roman"/>
          <w:color w:val="000000"/>
        </w:rPr>
      </w:pPr>
      <w:del w:id="403" w:author="Orion" w:date="2011-04-01T00:09:00Z">
        <w:r w:rsidRPr="00246937" w:rsidDel="0060739E">
          <w:rPr>
            <w:rFonts w:cs="Times New Roman"/>
          </w:rPr>
          <w:delText>Y por último</w:delText>
        </w:r>
      </w:del>
      <w:ins w:id="404" w:author="Orion" w:date="2011-05-02T20:18:00Z">
        <w:r w:rsidR="007B2B50">
          <w:rPr>
            <w:rFonts w:cs="Times New Roman"/>
          </w:rPr>
          <w:t>Por</w:t>
        </w:r>
      </w:ins>
      <w:ins w:id="405" w:author="Orion" w:date="2011-04-01T00:09:00Z">
        <w:r w:rsidR="00717CAE" w:rsidRPr="008D082C">
          <w:rPr>
            <w:rFonts w:cs="Times New Roman"/>
          </w:rPr>
          <w:t xml:space="preserve"> </w:t>
        </w:r>
      </w:ins>
      <w:ins w:id="406" w:author="Orion" w:date="2011-05-02T20:20:00Z">
        <w:r w:rsidR="007B2B50">
          <w:rPr>
            <w:rFonts w:cs="Times New Roman"/>
          </w:rPr>
          <w:t>otro</w:t>
        </w:r>
      </w:ins>
      <w:ins w:id="407" w:author="Orion" w:date="2011-04-01T00:09:00Z">
        <w:r w:rsidR="0060739E" w:rsidRPr="00246937">
          <w:rPr>
            <w:rFonts w:cs="Times New Roman"/>
            <w:rPrChange w:id="408" w:author="Orion" w:date="2011-04-24T22:32:00Z">
              <w:rPr>
                <w:rFonts w:ascii="Courier New" w:hAnsi="Courier New" w:cs="Courier New"/>
              </w:rPr>
            </w:rPrChange>
          </w:rPr>
          <w:t xml:space="preserve"> lado</w:t>
        </w:r>
      </w:ins>
      <w:ins w:id="409" w:author="Orion" w:date="2011-05-02T20:11:00Z">
        <w:r w:rsidR="00717CAE">
          <w:rPr>
            <w:rFonts w:cs="Times New Roman"/>
          </w:rPr>
          <w:t>,</w:t>
        </w:r>
      </w:ins>
      <w:del w:id="410" w:author="Orion" w:date="2011-05-02T20:11:00Z">
        <w:r w:rsidRPr="00246937" w:rsidDel="00717CAE">
          <w:rPr>
            <w:rFonts w:cs="Times New Roman"/>
          </w:rPr>
          <w:delText xml:space="preserve"> tenemos</w:delText>
        </w:r>
      </w:del>
      <w:r w:rsidRPr="00246937">
        <w:rPr>
          <w:rFonts w:cs="Times New Roman"/>
        </w:rPr>
        <w:t xml:space="preserve"> </w:t>
      </w:r>
      <w:ins w:id="411" w:author="Orion" w:date="2011-05-02T20:20:00Z">
        <w:r w:rsidR="007B2B50">
          <w:rPr>
            <w:rFonts w:cs="Times New Roman"/>
          </w:rPr>
          <w:t xml:space="preserve">hay </w:t>
        </w:r>
      </w:ins>
      <w:r w:rsidRPr="00246937">
        <w:rPr>
          <w:rFonts w:cs="Times New Roman"/>
        </w:rPr>
        <w:t xml:space="preserve">una serie de herramientas </w:t>
      </w:r>
      <w:del w:id="412"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13" w:author="Orion" w:date="2011-03-28T19:31:00Z">
        <w:r w:rsidR="00EB1A80" w:rsidRPr="00246937">
          <w:rPr>
            <w:rFonts w:cs="Times New Roman"/>
          </w:rPr>
          <w:t xml:space="preserve">que </w:t>
        </w:r>
      </w:ins>
      <w:ins w:id="414" w:author="Orion" w:date="2011-03-28T19:34:00Z">
        <w:r w:rsidR="006F7A2E" w:rsidRPr="00246937">
          <w:rPr>
            <w:rFonts w:cs="Times New Roman"/>
          </w:rPr>
          <w:t xml:space="preserve">se centran </w:t>
        </w:r>
      </w:ins>
      <w:ins w:id="415" w:author="Orion" w:date="2011-03-28T19:31:00Z">
        <w:r w:rsidR="00EB1A80" w:rsidRPr="00246937">
          <w:rPr>
            <w:rFonts w:cs="Times New Roman"/>
          </w:rPr>
          <w:t>en la navegación aérea</w:t>
        </w:r>
      </w:ins>
      <w:r w:rsidRPr="00246937">
        <w:rPr>
          <w:rFonts w:cs="Times New Roman"/>
        </w:rPr>
        <w:t>.</w:t>
      </w:r>
      <w:ins w:id="416" w:author="Orion" w:date="2011-06-10T20:28:00Z">
        <w:r w:rsidR="00CD17FE">
          <w:rPr>
            <w:rFonts w:cs="Times New Roman"/>
          </w:rPr>
          <w:t xml:space="preserve"> Estas se caracterizan por </w:t>
        </w:r>
      </w:ins>
      <w:ins w:id="417" w:author="Orion" w:date="2011-06-10T20:29:00Z">
        <w:r w:rsidR="00CD17FE">
          <w:rPr>
            <w:rFonts w:cs="Times New Roman"/>
          </w:rPr>
          <w:t>simular trayectorias de múltiples aeronaves simultáneamente, modelar las distintas regiones espaciales de gestión de vuelo</w:t>
        </w:r>
      </w:ins>
      <w:ins w:id="418" w:author="Orion" w:date="2011-06-10T20:30:00Z">
        <w:r w:rsidR="00CD17FE">
          <w:rPr>
            <w:rFonts w:cs="Times New Roman"/>
          </w:rPr>
          <w:t xml:space="preserve">s con el objetivo de evitar colisiones y modelar el efecto en el </w:t>
        </w:r>
      </w:ins>
      <w:ins w:id="419" w:author="Orion" w:date="2011-06-10T20:31:00Z">
        <w:r w:rsidR="00CD17FE">
          <w:rPr>
            <w:rFonts w:cs="Times New Roman"/>
          </w:rPr>
          <w:t>tráfico</w:t>
        </w:r>
      </w:ins>
      <w:ins w:id="420" w:author="Orion" w:date="2011-06-10T20:30:00Z">
        <w:r w:rsidR="00CD17FE">
          <w:rPr>
            <w:rFonts w:cs="Times New Roman"/>
          </w:rPr>
          <w:t xml:space="preserve"> a</w:t>
        </w:r>
      </w:ins>
      <w:ins w:id="421" w:author="Orion" w:date="2011-06-10T20:31:00Z">
        <w:r w:rsidR="00CD17FE">
          <w:rPr>
            <w:rFonts w:cs="Times New Roman"/>
          </w:rPr>
          <w:t>éreo de</w:t>
        </w:r>
      </w:ins>
      <w:ins w:id="422" w:author="Orion" w:date="2011-06-10T20:30:00Z">
        <w:r w:rsidR="00CD17FE">
          <w:rPr>
            <w:rFonts w:cs="Times New Roman"/>
          </w:rPr>
          <w:t xml:space="preserve"> algunos factores externos como puede ser el clima</w:t>
        </w:r>
      </w:ins>
      <w:ins w:id="423" w:author="Orion" w:date="2011-06-10T20:31:00Z">
        <w:r w:rsidR="00CD17FE">
          <w:rPr>
            <w:rFonts w:cs="Times New Roman"/>
          </w:rPr>
          <w:t>.</w:t>
        </w:r>
      </w:ins>
      <w:r w:rsidRPr="00246937">
        <w:rPr>
          <w:rFonts w:cs="Times New Roman"/>
        </w:rPr>
        <w:t xml:space="preserve"> </w:t>
      </w:r>
      <w:ins w:id="424" w:author="Orion" w:date="2011-06-10T20:32:00Z">
        <w:r w:rsidR="00127157">
          <w:rPr>
            <w:rFonts w:cs="Times New Roman"/>
          </w:rPr>
          <w:t xml:space="preserve">Entre las más destacadas tenemos que </w:t>
        </w:r>
      </w:ins>
      <w:del w:id="425" w:author="Orion" w:date="2011-05-02T20:07:00Z">
        <w:r w:rsidRPr="00246937" w:rsidDel="00EB38C0">
          <w:rPr>
            <w:rFonts w:cs="Times New Roman"/>
          </w:rPr>
          <w:delText>Así tenemos que la</w:delText>
        </w:r>
      </w:del>
      <w:ins w:id="426" w:author="Orion" w:date="2011-06-10T20:32:00Z">
        <w:r w:rsidR="00127157">
          <w:rPr>
            <w:rFonts w:cs="Times New Roman"/>
          </w:rPr>
          <w:t>p</w:t>
        </w:r>
      </w:ins>
      <w:ins w:id="427" w:author="Orion" w:date="2011-05-02T20:07:00Z">
        <w:r w:rsidR="00EB38C0">
          <w:rPr>
            <w:rFonts w:cs="Times New Roman"/>
          </w:rPr>
          <w:t>or ejemplo la</w:t>
        </w:r>
      </w:ins>
      <w:r w:rsidRPr="00246937">
        <w:rPr>
          <w:rFonts w:cs="Times New Roman"/>
        </w:rPr>
        <w:t xml:space="preserve"> NASA ha desarrollado</w:t>
      </w:r>
      <w:ins w:id="428" w:author="Orion" w:date="2011-04-01T18:00:00Z">
        <w:r w:rsidR="007F0601" w:rsidRPr="00246937">
          <w:rPr>
            <w:rFonts w:cs="Times New Roman"/>
            <w:rPrChange w:id="429" w:author="Orion" w:date="2011-04-24T22:32:00Z">
              <w:rPr>
                <w:rFonts w:ascii="Courier New" w:hAnsi="Courier New" w:cs="Courier New"/>
              </w:rPr>
            </w:rPrChange>
          </w:rPr>
          <w:t xml:space="preserve"> </w:t>
        </w:r>
      </w:ins>
      <w:del w:id="430" w:author="Orion" w:date="2011-04-01T18:00:00Z">
        <w:r w:rsidRPr="00246937" w:rsidDel="007F0601">
          <w:rPr>
            <w:rFonts w:cs="Times New Roman"/>
          </w:rPr>
          <w:delText xml:space="preserve"> el</w:delText>
        </w:r>
      </w:del>
      <w:ins w:id="431" w:author="Orion" w:date="2011-04-01T18:00:00Z">
        <w:r w:rsidR="00D4776D" w:rsidRPr="00246937">
          <w:rPr>
            <w:rFonts w:cs="Times New Roman"/>
            <w:rPrChange w:id="432" w:author="Orion" w:date="2011-04-24T22:32:00Z">
              <w:rPr>
                <w:rFonts w:ascii="Courier New" w:hAnsi="Courier New" w:cs="Courier New"/>
              </w:rPr>
            </w:rPrChange>
          </w:rPr>
          <w:t>una herramienta denominada</w:t>
        </w:r>
      </w:ins>
      <w:r w:rsidRPr="00246937">
        <w:rPr>
          <w:rFonts w:cs="Times New Roman"/>
        </w:rPr>
        <w:t xml:space="preserve"> FACET</w:t>
      </w:r>
      <w:ins w:id="433"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34" w:author="Orion" w:date="2011-03-31T22:42:00Z"/>
      <w:sdt>
        <w:sdtPr>
          <w:rPr>
            <w:rFonts w:cs="Times New Roman"/>
          </w:rPr>
          <w:id w:val="430472185"/>
          <w:citation/>
        </w:sdtPr>
        <w:sdtContent>
          <w:customXmlInsRangeEnd w:id="434"/>
          <w:ins w:id="435" w:author="Orion" w:date="2011-03-31T22:42:00Z">
            <w:r w:rsidR="006D1793" w:rsidRPr="00246937">
              <w:rPr>
                <w:rFonts w:cs="Times New Roman"/>
                <w:rPrChange w:id="436" w:author="Orion" w:date="2011-04-24T22:32:00Z">
                  <w:rPr>
                    <w:rFonts w:ascii="Courier New" w:hAnsi="Courier New" w:cs="Courier New"/>
                  </w:rPr>
                </w:rPrChange>
              </w:rPr>
              <w:fldChar w:fldCharType="begin"/>
            </w:r>
            <w:r w:rsidR="006D1793" w:rsidRPr="00246937">
              <w:rPr>
                <w:rFonts w:cs="Times New Roman"/>
                <w:rPrChange w:id="437" w:author="Orion" w:date="2011-04-24T22:32:00Z">
                  <w:rPr>
                    <w:rFonts w:ascii="Courier New" w:hAnsi="Courier New" w:cs="Courier New"/>
                  </w:rPr>
                </w:rPrChange>
              </w:rPr>
              <w:instrText xml:space="preserve"> CITATION Bil00 \l 3082 </w:instrText>
            </w:r>
          </w:ins>
          <w:r w:rsidR="006D1793" w:rsidRPr="00246937">
            <w:rPr>
              <w:rFonts w:cs="Times New Roman"/>
              <w:rPrChange w:id="438" w:author="Orion" w:date="2011-04-24T22:32:00Z">
                <w:rPr>
                  <w:rFonts w:ascii="Courier New" w:hAnsi="Courier New" w:cs="Courier New"/>
                </w:rPr>
              </w:rPrChange>
            </w:rPr>
            <w:fldChar w:fldCharType="separate"/>
          </w:r>
          <w:r w:rsidR="00C1157B" w:rsidRPr="00C1157B">
            <w:rPr>
              <w:rFonts w:cs="Times New Roman"/>
              <w:noProof/>
            </w:rPr>
            <w:t>(7)</w:t>
          </w:r>
          <w:ins w:id="439" w:author="Orion" w:date="2011-03-31T22:42:00Z">
            <w:r w:rsidR="006D1793" w:rsidRPr="00246937">
              <w:rPr>
                <w:rFonts w:cs="Times New Roman"/>
                <w:rPrChange w:id="440" w:author="Orion" w:date="2011-04-24T22:32:00Z">
                  <w:rPr>
                    <w:rFonts w:ascii="Courier New" w:hAnsi="Courier New" w:cs="Courier New"/>
                  </w:rPr>
                </w:rPrChange>
              </w:rPr>
              <w:fldChar w:fldCharType="end"/>
            </w:r>
          </w:ins>
          <w:customXmlInsRangeStart w:id="441" w:author="Orion" w:date="2011-03-31T22:42:00Z"/>
        </w:sdtContent>
      </w:sdt>
      <w:customXmlInsRangeEnd w:id="441"/>
      <w:customXmlInsRangeStart w:id="442" w:author="Orion" w:date="2011-03-31T22:42:00Z"/>
      <w:sdt>
        <w:sdtPr>
          <w:rPr>
            <w:rFonts w:cs="Times New Roman"/>
          </w:rPr>
          <w:id w:val="-487867065"/>
          <w:citation/>
        </w:sdtPr>
        <w:sdtContent>
          <w:customXmlInsRangeEnd w:id="442"/>
          <w:ins w:id="443" w:author="Orion" w:date="2011-03-31T22:42:00Z">
            <w:r w:rsidR="006D1793" w:rsidRPr="00246937">
              <w:rPr>
                <w:rFonts w:cs="Times New Roman"/>
                <w:rPrChange w:id="444" w:author="Orion" w:date="2011-04-24T22:32:00Z">
                  <w:rPr>
                    <w:rFonts w:ascii="Courier New" w:hAnsi="Courier New" w:cs="Courier New"/>
                  </w:rPr>
                </w:rPrChange>
              </w:rPr>
              <w:fldChar w:fldCharType="begin"/>
            </w:r>
            <w:r w:rsidR="006D1793" w:rsidRPr="00246937">
              <w:rPr>
                <w:rFonts w:cs="Times New Roman"/>
                <w:rPrChange w:id="445" w:author="Orion" w:date="2011-04-24T22:32:00Z">
                  <w:rPr>
                    <w:rFonts w:ascii="Courier New" w:hAnsi="Courier New" w:cs="Courier New"/>
                  </w:rPr>
                </w:rPrChange>
              </w:rPr>
              <w:instrText xml:space="preserve"> CITATION Smi \l 3082 </w:instrText>
            </w:r>
          </w:ins>
          <w:r w:rsidR="006D1793" w:rsidRPr="00246937">
            <w:rPr>
              <w:rFonts w:cs="Times New Roman"/>
              <w:rPrChange w:id="446"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47" w:author="Orion" w:date="2011-03-31T22:42:00Z">
            <w:r w:rsidR="006D1793" w:rsidRPr="00246937">
              <w:rPr>
                <w:rFonts w:cs="Times New Roman"/>
                <w:rPrChange w:id="448" w:author="Orion" w:date="2011-04-24T22:32:00Z">
                  <w:rPr>
                    <w:rFonts w:ascii="Courier New" w:hAnsi="Courier New" w:cs="Courier New"/>
                  </w:rPr>
                </w:rPrChange>
              </w:rPr>
              <w:fldChar w:fldCharType="end"/>
            </w:r>
          </w:ins>
          <w:customXmlInsRangeStart w:id="449" w:author="Orion" w:date="2011-03-31T22:42:00Z"/>
        </w:sdtContent>
      </w:sdt>
      <w:customXmlInsRangeEnd w:id="449"/>
      <w:ins w:id="450" w:author="Orion" w:date="2011-03-31T22:41:00Z">
        <w:r w:rsidR="006D1793" w:rsidRPr="00246937">
          <w:rPr>
            <w:rFonts w:cs="Times New Roman"/>
            <w:rPrChange w:id="451" w:author="Orion" w:date="2011-04-24T22:32:00Z">
              <w:rPr>
                <w:rFonts w:ascii="Courier New" w:hAnsi="Courier New" w:cs="Courier New"/>
              </w:rPr>
            </w:rPrChange>
          </w:rPr>
          <w:t xml:space="preserve"> </w:t>
        </w:r>
      </w:ins>
      <w:del w:id="452" w:author="Orion" w:date="2011-03-31T22:41:00Z">
        <w:r w:rsidRPr="00246937" w:rsidDel="006D1793">
          <w:rPr>
            <w:rFonts w:cs="Times New Roman"/>
          </w:rPr>
          <w:delText xml:space="preserve">[7][8] </w:delText>
        </w:r>
      </w:del>
      <w:del w:id="453" w:author="Orion" w:date="2011-05-02T20:44:00Z">
        <w:r w:rsidRPr="00246937" w:rsidDel="00F62CE9">
          <w:rPr>
            <w:rFonts w:cs="Times New Roman"/>
          </w:rPr>
          <w:delText xml:space="preserve">que </w:delText>
        </w:r>
      </w:del>
      <w:del w:id="454" w:author="Orion" w:date="2011-04-01T18:00:00Z">
        <w:r w:rsidRPr="00246937" w:rsidDel="007F0601">
          <w:rPr>
            <w:rFonts w:cs="Times New Roman"/>
            <w:color w:val="000000"/>
          </w:rPr>
          <w:delText xml:space="preserve">es una herramienta desarrollada </w:delText>
        </w:r>
      </w:del>
      <w:del w:id="455" w:author="Orion" w:date="2011-05-02T20:44:00Z">
        <w:r w:rsidRPr="00246937" w:rsidDel="00F62CE9">
          <w:rPr>
            <w:rFonts w:cs="Times New Roman"/>
            <w:color w:val="000000"/>
          </w:rPr>
          <w:delText>para simular el flujo del tráfico aéreo</w:delText>
        </w:r>
      </w:del>
      <w:del w:id="456" w:author="Orion" w:date="2011-03-26T03:44:00Z">
        <w:r w:rsidRPr="00246937" w:rsidDel="003926F0">
          <w:rPr>
            <w:rFonts w:cs="Times New Roman"/>
            <w:color w:val="000000"/>
          </w:rPr>
          <w:delText xml:space="preserve">. FACET </w:delText>
        </w:r>
      </w:del>
      <w:del w:id="457" w:author="Orion" w:date="2011-05-02T20:44:00Z">
        <w:r w:rsidRPr="00246937" w:rsidDel="00F62CE9">
          <w:rPr>
            <w:rFonts w:cs="Times New Roman"/>
            <w:color w:val="000000"/>
          </w:rPr>
          <w:delText xml:space="preserve">contiene </w:delText>
        </w:r>
      </w:del>
      <w:del w:id="458" w:author="Orion" w:date="2011-04-02T19:18:00Z">
        <w:r w:rsidRPr="00246937" w:rsidDel="006B65BB">
          <w:rPr>
            <w:rFonts w:cs="Times New Roman"/>
            <w:color w:val="000000"/>
          </w:rPr>
          <w:delText xml:space="preserve">módulos </w:delText>
        </w:r>
      </w:del>
      <w:del w:id="459" w:author="Orion" w:date="2011-05-02T20:44:00Z">
        <w:r w:rsidRPr="00246937" w:rsidDel="00F62CE9">
          <w:rPr>
            <w:rFonts w:cs="Times New Roman"/>
            <w:color w:val="000000"/>
          </w:rPr>
          <w:delText>que se centran en el modelado de la trayectoria</w:delText>
        </w:r>
      </w:del>
      <w:del w:id="460" w:author="Orion" w:date="2011-04-02T12:19:00Z">
        <w:r w:rsidRPr="00246937" w:rsidDel="00D7194E">
          <w:rPr>
            <w:rFonts w:cs="Times New Roman"/>
            <w:color w:val="000000"/>
          </w:rPr>
          <w:delText xml:space="preserve">, el modelado </w:delText>
        </w:r>
      </w:del>
      <w:del w:id="461"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2" w:author="Orion" w:date="2011-04-01T18:02:00Z">
        <w:r w:rsidRPr="00246937" w:rsidDel="00352D7E">
          <w:rPr>
            <w:rFonts w:cs="Times New Roman"/>
            <w:color w:val="000000"/>
          </w:rPr>
          <w:delText xml:space="preserve">FACET </w:delText>
        </w:r>
      </w:del>
      <w:del w:id="463" w:author="Orion" w:date="2011-04-02T19:18:00Z">
        <w:r w:rsidRPr="00246937" w:rsidDel="00EB3269">
          <w:rPr>
            <w:rFonts w:cs="Times New Roman"/>
            <w:color w:val="000000"/>
          </w:rPr>
          <w:delText>se</w:delText>
        </w:r>
      </w:del>
      <w:del w:id="464" w:author="Orion" w:date="2011-04-02T19:19:00Z">
        <w:r w:rsidRPr="00246937" w:rsidDel="00EB3269">
          <w:rPr>
            <w:rFonts w:cs="Times New Roman"/>
            <w:color w:val="000000"/>
          </w:rPr>
          <w:delText xml:space="preserve"> </w:delText>
        </w:r>
      </w:del>
      <w:del w:id="465" w:author="Orion" w:date="2011-05-02T20:44:00Z">
        <w:r w:rsidRPr="00246937" w:rsidDel="00F62CE9">
          <w:rPr>
            <w:rFonts w:cs="Times New Roman"/>
            <w:color w:val="000000"/>
          </w:rPr>
          <w:delText xml:space="preserve">ha </w:delText>
        </w:r>
      </w:del>
      <w:del w:id="466" w:author="Orion" w:date="2011-04-02T19:19:00Z">
        <w:r w:rsidRPr="00246937" w:rsidDel="00EB3269">
          <w:rPr>
            <w:rFonts w:cs="Times New Roman"/>
            <w:color w:val="000000"/>
          </w:rPr>
          <w:delText xml:space="preserve">integrado </w:delText>
        </w:r>
      </w:del>
      <w:del w:id="467" w:author="Orion" w:date="2011-05-02T20:44:00Z">
        <w:r w:rsidRPr="00246937" w:rsidDel="00F62CE9">
          <w:rPr>
            <w:rFonts w:cs="Times New Roman"/>
            <w:color w:val="000000"/>
          </w:rPr>
          <w:delText>en un producto comercial,  Flight Explorer</w:delText>
        </w:r>
      </w:del>
      <w:del w:id="468" w:author="Orion" w:date="2011-03-31T22:42:00Z">
        <w:r w:rsidRPr="00246937" w:rsidDel="006D1793">
          <w:rPr>
            <w:rFonts w:cs="Times New Roman"/>
            <w:color w:val="000000"/>
          </w:rPr>
          <w:delText xml:space="preserve"> [9]</w:delText>
        </w:r>
      </w:del>
      <w:del w:id="469"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70" w:author="Orion" w:date="2011-04-01T18:03:00Z">
        <w:r w:rsidRPr="00246937" w:rsidDel="00352D7E">
          <w:rPr>
            <w:rFonts w:cs="Times New Roman"/>
            <w:color w:val="000000"/>
          </w:rPr>
          <w:delText>FACET n</w:delText>
        </w:r>
      </w:del>
      <w:del w:id="471"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2" w:author="Orion" w:date="2011-04-01T18:03:00Z">
        <w:r w:rsidRPr="00246937" w:rsidDel="00D97707">
          <w:rPr>
            <w:rFonts w:cs="Times New Roman"/>
            <w:color w:val="000000"/>
          </w:rPr>
          <w:delText xml:space="preserve">incluye </w:delText>
        </w:r>
      </w:del>
      <w:del w:id="473" w:author="Orion" w:date="2011-05-02T20:44:00Z">
        <w:r w:rsidRPr="00246937" w:rsidDel="00F62CE9">
          <w:rPr>
            <w:rFonts w:cs="Times New Roman"/>
            <w:color w:val="000000"/>
          </w:rPr>
          <w:delText>aspectos</w:delText>
        </w:r>
      </w:del>
      <w:del w:id="474" w:author="Orion" w:date="2011-04-01T18:03:00Z">
        <w:r w:rsidRPr="00246937" w:rsidDel="00A25CEC">
          <w:rPr>
            <w:rFonts w:cs="Times New Roman"/>
            <w:color w:val="000000"/>
          </w:rPr>
          <w:delText xml:space="preserve"> físicos</w:delText>
        </w:r>
      </w:del>
      <w:del w:id="475" w:author="Orion" w:date="2011-05-02T20:44:00Z">
        <w:r w:rsidRPr="00246937" w:rsidDel="00F62CE9">
          <w:rPr>
            <w:rFonts w:cs="Times New Roman"/>
            <w:color w:val="000000"/>
          </w:rPr>
          <w:delText>, tales como la carga de trabajo del controlador y las iniciativas de gestión del tráfico aéreo.</w:delText>
        </w:r>
      </w:del>
      <w:ins w:id="476" w:author="Orion" w:date="2011-05-02T20:44:00Z">
        <w:r w:rsidR="00F62CE9">
          <w:rPr>
            <w:rFonts w:cs="Times New Roman"/>
          </w:rPr>
          <w:t>mientras que</w:t>
        </w:r>
      </w:ins>
      <w:ins w:id="477"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78" w:author="Orion" w:date="2011-05-02T20:44:00Z">
        <w:r w:rsidRPr="00246937" w:rsidDel="00F62CE9">
          <w:rPr>
            <w:rFonts w:cs="Times New Roman"/>
          </w:rPr>
          <w:delText>P</w:delText>
        </w:r>
        <w:r w:rsidRPr="00246937" w:rsidDel="00A20FA6">
          <w:rPr>
            <w:rFonts w:cs="Times New Roman"/>
          </w:rPr>
          <w:delText xml:space="preserve">or </w:delText>
        </w:r>
      </w:del>
      <w:del w:id="479" w:author="Orion" w:date="2011-05-02T20:45:00Z">
        <w:r w:rsidRPr="00246937" w:rsidDel="00A20FA6">
          <w:rPr>
            <w:rFonts w:cs="Times New Roman"/>
          </w:rPr>
          <w:delText>otra parte</w:delText>
        </w:r>
      </w:del>
      <w:ins w:id="480" w:author="Orion" w:date="2011-05-02T20:45:00Z">
        <w:r w:rsidR="00A20FA6">
          <w:rPr>
            <w:rFonts w:cs="Times New Roman"/>
          </w:rPr>
          <w:t>,</w:t>
        </w:r>
      </w:ins>
      <w:r w:rsidRPr="00246937">
        <w:rPr>
          <w:rFonts w:cs="Times New Roman"/>
        </w:rPr>
        <w:t xml:space="preserve"> la FAA</w:t>
      </w:r>
      <w:ins w:id="481" w:author="Orion" w:date="2011-05-02T22:45:00Z">
        <w:r w:rsidR="004800ED">
          <w:rPr>
            <w:rFonts w:cs="Times New Roman"/>
          </w:rPr>
          <w:t xml:space="preserve"> </w:t>
        </w:r>
        <w:r w:rsidR="005854A3">
          <w:rPr>
            <w:rFonts w:cs="Times New Roman"/>
          </w:rPr>
          <w:t xml:space="preserve">(Administración </w:t>
        </w:r>
      </w:ins>
      <w:ins w:id="482" w:author="Orion" w:date="2011-06-18T18:08:00Z">
        <w:r w:rsidR="005854A3">
          <w:rPr>
            <w:rFonts w:cs="Times New Roman"/>
          </w:rPr>
          <w:t>F</w:t>
        </w:r>
      </w:ins>
      <w:ins w:id="483" w:author="Orion" w:date="2011-05-02T22:45:00Z">
        <w:r w:rsidR="005854A3">
          <w:rPr>
            <w:rFonts w:cs="Times New Roman"/>
          </w:rPr>
          <w:t xml:space="preserve">ederal de </w:t>
        </w:r>
      </w:ins>
      <w:ins w:id="484" w:author="Orion" w:date="2011-06-18T18:08:00Z">
        <w:r w:rsidR="005854A3">
          <w:rPr>
            <w:rFonts w:cs="Times New Roman"/>
          </w:rPr>
          <w:t>A</w:t>
        </w:r>
      </w:ins>
      <w:ins w:id="485" w:author="Orion" w:date="2011-05-02T22:45:00Z">
        <w:r w:rsidR="004800ED" w:rsidRPr="00F818EC">
          <w:rPr>
            <w:rFonts w:cs="Times New Roman"/>
          </w:rPr>
          <w:t>viación de EE</w:t>
        </w:r>
      </w:ins>
      <w:ins w:id="486" w:author="Orion" w:date="2011-05-17T17:25:00Z">
        <w:r w:rsidR="004A03F0">
          <w:rPr>
            <w:rFonts w:cs="Times New Roman"/>
          </w:rPr>
          <w:t>.</w:t>
        </w:r>
      </w:ins>
      <w:ins w:id="487" w:author="Orion" w:date="2011-05-02T22:45:00Z">
        <w:r w:rsidR="004800ED" w:rsidRPr="00F818EC">
          <w:rPr>
            <w:rFonts w:cs="Times New Roman"/>
          </w:rPr>
          <w:t>UU</w:t>
        </w:r>
      </w:ins>
      <w:ins w:id="488" w:author="Orion" w:date="2011-05-17T17:25:00Z">
        <w:r w:rsidR="004A03F0">
          <w:rPr>
            <w:rFonts w:cs="Times New Roman"/>
          </w:rPr>
          <w:t>.</w:t>
        </w:r>
      </w:ins>
      <w:ins w:id="489" w:author="Orion" w:date="2011-05-02T22:45:00Z">
        <w:r w:rsidR="004800ED" w:rsidRPr="00F818EC">
          <w:rPr>
            <w:rFonts w:cs="Times New Roman"/>
          </w:rPr>
          <w:t xml:space="preserve">) </w:t>
        </w:r>
      </w:ins>
      <w:del w:id="490" w:author="Orion" w:date="2011-05-02T22:45:00Z">
        <w:r w:rsidRPr="00246937" w:rsidDel="004800ED">
          <w:rPr>
            <w:rFonts w:cs="Times New Roman"/>
          </w:rPr>
          <w:delText xml:space="preserve"> </w:delText>
        </w:r>
      </w:del>
      <w:del w:id="491" w:author="Orion" w:date="2011-03-26T03:46:00Z">
        <w:r w:rsidRPr="00246937" w:rsidDel="00EE718E">
          <w:rPr>
            <w:rFonts w:cs="Times New Roman"/>
          </w:rPr>
          <w:delText xml:space="preserve">(Administración federal de aviación de USA) </w:delText>
        </w:r>
      </w:del>
      <w:del w:id="492" w:author="Orion" w:date="2011-04-01T00:12:00Z">
        <w:r w:rsidRPr="00246937" w:rsidDel="00D777A5">
          <w:rPr>
            <w:rFonts w:cs="Times New Roman"/>
          </w:rPr>
          <w:delText>tiene</w:delText>
        </w:r>
      </w:del>
      <w:ins w:id="493" w:author="Orion" w:date="2011-04-01T18:04:00Z">
        <w:r w:rsidR="006157D0" w:rsidRPr="00246937">
          <w:rPr>
            <w:rFonts w:cs="Times New Roman"/>
            <w:rPrChange w:id="494" w:author="Orion" w:date="2011-04-24T22:32:00Z">
              <w:rPr>
                <w:rFonts w:ascii="Courier New" w:hAnsi="Courier New" w:cs="Courier New"/>
              </w:rPr>
            </w:rPrChange>
          </w:rPr>
          <w:t>suele hacer</w:t>
        </w:r>
      </w:ins>
      <w:ins w:id="495" w:author="Orion" w:date="2011-04-01T00:12:00Z">
        <w:r w:rsidR="00D777A5" w:rsidRPr="00246937">
          <w:rPr>
            <w:rFonts w:cs="Times New Roman"/>
            <w:rPrChange w:id="496" w:author="Orion" w:date="2011-04-24T22:32:00Z">
              <w:rPr>
                <w:rFonts w:ascii="Courier New" w:hAnsi="Courier New" w:cs="Courier New"/>
              </w:rPr>
            </w:rPrChange>
          </w:rPr>
          <w:t xml:space="preserve"> uso de una herramienta denominada</w:t>
        </w:r>
      </w:ins>
      <w:del w:id="497" w:author="Orion" w:date="2011-04-01T00:12:00Z">
        <w:r w:rsidRPr="00246937" w:rsidDel="00D777A5">
          <w:rPr>
            <w:rFonts w:cs="Times New Roman"/>
          </w:rPr>
          <w:delText xml:space="preserve"> el</w:delText>
        </w:r>
      </w:del>
      <w:r w:rsidRPr="00246937">
        <w:rPr>
          <w:rFonts w:cs="Times New Roman"/>
        </w:rPr>
        <w:t xml:space="preserve"> IMPACT</w:t>
      </w:r>
      <w:ins w:id="498" w:author="Orion" w:date="2011-03-26T03:52:00Z">
        <w:r w:rsidR="009C5871" w:rsidRPr="00246937">
          <w:rPr>
            <w:rFonts w:cs="Times New Roman"/>
          </w:rPr>
          <w:t xml:space="preserve"> (Modelo Inteligente basado en agentes para</w:t>
        </w:r>
      </w:ins>
      <w:ins w:id="499"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00" w:author="Orion" w:date="2011-03-26T03:54:00Z">
        <w:r w:rsidR="006A1BB1" w:rsidRPr="00246937">
          <w:rPr>
            <w:rFonts w:cs="Times New Roman"/>
          </w:rPr>
          <w:t>g</w:t>
        </w:r>
      </w:ins>
      <w:ins w:id="501" w:author="Orion" w:date="2011-03-26T03:53:00Z">
        <w:r w:rsidR="006A1BB1" w:rsidRPr="00246937">
          <w:rPr>
            <w:rFonts w:cs="Times New Roman"/>
          </w:rPr>
          <w:t>esti</w:t>
        </w:r>
      </w:ins>
      <w:ins w:id="502" w:author="Orion" w:date="2011-03-26T03:54:00Z">
        <w:r w:rsidR="006A1BB1" w:rsidRPr="00246937">
          <w:rPr>
            <w:rFonts w:cs="Times New Roman"/>
          </w:rPr>
          <w:t>ón del Tráfico aéreo)</w:t>
        </w:r>
      </w:ins>
      <w:del w:id="503" w:author="Orion" w:date="2011-04-01T17:58:00Z">
        <w:r w:rsidRPr="00246937" w:rsidDel="008F5A24">
          <w:rPr>
            <w:rFonts w:cs="Times New Roman"/>
          </w:rPr>
          <w:delText xml:space="preserve"> </w:delText>
        </w:r>
      </w:del>
      <w:customXmlInsRangeStart w:id="504" w:author="Orion" w:date="2011-03-31T22:44:00Z"/>
      <w:sdt>
        <w:sdtPr>
          <w:rPr>
            <w:rFonts w:cs="Times New Roman"/>
          </w:rPr>
          <w:id w:val="-531874602"/>
          <w:citation/>
        </w:sdtPr>
        <w:sdtContent>
          <w:customXmlInsRangeEnd w:id="504"/>
          <w:ins w:id="505" w:author="Orion" w:date="2011-03-31T22:44:00Z">
            <w:r w:rsidR="00C0579F" w:rsidRPr="00246937">
              <w:rPr>
                <w:rFonts w:cs="Times New Roman"/>
                <w:rPrChange w:id="506" w:author="Orion" w:date="2011-04-24T22:32:00Z">
                  <w:rPr>
                    <w:rFonts w:ascii="Courier New" w:hAnsi="Courier New" w:cs="Courier New"/>
                  </w:rPr>
                </w:rPrChange>
              </w:rPr>
              <w:fldChar w:fldCharType="begin"/>
            </w:r>
            <w:r w:rsidR="00C0579F" w:rsidRPr="00246937">
              <w:rPr>
                <w:rFonts w:cs="Times New Roman"/>
                <w:rPrChange w:id="507" w:author="Orion" w:date="2011-04-24T22:32:00Z">
                  <w:rPr>
                    <w:rFonts w:ascii="Courier New" w:hAnsi="Courier New" w:cs="Courier New"/>
                  </w:rPr>
                </w:rPrChange>
              </w:rPr>
              <w:instrText xml:space="preserve"> CITATION Sha09 \l 3082 </w:instrText>
            </w:r>
          </w:ins>
          <w:r w:rsidR="00C0579F" w:rsidRPr="00246937">
            <w:rPr>
              <w:rFonts w:cs="Times New Roman"/>
              <w:rPrChange w:id="508" w:author="Orion" w:date="2011-04-24T22:32:00Z">
                <w:rPr>
                  <w:rFonts w:ascii="Courier New" w:hAnsi="Courier New" w:cs="Courier New"/>
                </w:rPr>
              </w:rPrChange>
            </w:rPr>
            <w:fldChar w:fldCharType="separate"/>
          </w:r>
          <w:r w:rsidR="00C1157B" w:rsidRPr="00C1157B">
            <w:rPr>
              <w:rFonts w:cs="Times New Roman"/>
              <w:noProof/>
            </w:rPr>
            <w:t>(9)</w:t>
          </w:r>
          <w:ins w:id="509" w:author="Orion" w:date="2011-03-31T22:44:00Z">
            <w:r w:rsidR="00C0579F" w:rsidRPr="00246937">
              <w:rPr>
                <w:rFonts w:cs="Times New Roman"/>
                <w:rPrChange w:id="510" w:author="Orion" w:date="2011-04-24T22:32:00Z">
                  <w:rPr>
                    <w:rFonts w:ascii="Courier New" w:hAnsi="Courier New" w:cs="Courier New"/>
                  </w:rPr>
                </w:rPrChange>
              </w:rPr>
              <w:fldChar w:fldCharType="end"/>
            </w:r>
          </w:ins>
          <w:customXmlInsRangeStart w:id="511" w:author="Orion" w:date="2011-03-31T22:44:00Z"/>
        </w:sdtContent>
      </w:sdt>
      <w:customXmlInsRangeEnd w:id="511"/>
      <w:del w:id="512" w:author="Orion" w:date="2011-03-31T22:43:00Z">
        <w:r w:rsidRPr="00246937" w:rsidDel="00C0579F">
          <w:rPr>
            <w:rFonts w:eastAsia="TimesNewRomanMS" w:cs="Times New Roman"/>
          </w:rPr>
          <w:delText>[11]</w:delText>
        </w:r>
      </w:del>
      <w:ins w:id="513" w:author="Orion" w:date="2011-05-02T20:43:00Z">
        <w:r w:rsidR="00D261CF">
          <w:rPr>
            <w:rFonts w:eastAsia="TimesNewRomanMS" w:cs="Times New Roman"/>
          </w:rPr>
          <w:t>.</w:t>
        </w:r>
      </w:ins>
      <w:del w:id="514"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15"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16" w:author="IO" w:date="2011-06-09T12:13:00Z"/>
          <w:rFonts w:cs="Times New Roman"/>
        </w:rPr>
      </w:pPr>
    </w:p>
    <w:p w14:paraId="2BD1FBAD" w14:textId="12C494C9" w:rsidR="004F45E4" w:rsidRDefault="004F45E4" w:rsidP="002F6CE4">
      <w:pPr>
        <w:autoSpaceDE w:val="0"/>
        <w:jc w:val="both"/>
        <w:rPr>
          <w:ins w:id="517" w:author="IO" w:date="2011-06-09T12:53:00Z"/>
          <w:rFonts w:cs="Times New Roman"/>
        </w:rPr>
      </w:pPr>
      <w:ins w:id="518" w:author="IO" w:date="2011-06-09T12:43:00Z">
        <w:r>
          <w:rPr>
            <w:rFonts w:cs="Times New Roman"/>
          </w:rPr>
          <w:t xml:space="preserve">Con vistas a abordar los problemas anteriores, este trabajo se plantea </w:t>
        </w:r>
      </w:ins>
      <w:ins w:id="519" w:author="IO" w:date="2011-06-09T12:49:00Z">
        <w:r>
          <w:rPr>
            <w:rFonts w:cs="Times New Roman"/>
          </w:rPr>
          <w:t xml:space="preserve">la necesidad de desarrollar </w:t>
        </w:r>
      </w:ins>
      <w:ins w:id="520" w:author="IO" w:date="2011-06-09T12:13:00Z">
        <w:r w:rsidR="002F6CE4" w:rsidRPr="00FC2A51">
          <w:rPr>
            <w:rFonts w:cs="Times New Roman"/>
          </w:rPr>
          <w:t>plataformas de simulación que hagan explícit</w:t>
        </w:r>
      </w:ins>
      <w:ins w:id="521" w:author="IO" w:date="2011-06-09T12:49:00Z">
        <w:r>
          <w:rPr>
            <w:rFonts w:cs="Times New Roman"/>
          </w:rPr>
          <w:t>a</w:t>
        </w:r>
      </w:ins>
      <w:ins w:id="522" w:author="IO" w:date="2011-06-09T12:13:00Z">
        <w:r w:rsidR="002F6CE4" w:rsidRPr="00FC2A51">
          <w:rPr>
            <w:rFonts w:cs="Times New Roman"/>
          </w:rPr>
          <w:t xml:space="preserve"> </w:t>
        </w:r>
      </w:ins>
      <w:ins w:id="523" w:author="IO" w:date="2011-06-09T12:49:00Z">
        <w:r>
          <w:rPr>
            <w:rFonts w:cs="Times New Roman"/>
          </w:rPr>
          <w:t>l</w:t>
        </w:r>
      </w:ins>
      <w:ins w:id="524" w:author="IO" w:date="2011-06-09T12:13:00Z">
        <w:r w:rsidR="002F6CE4" w:rsidRPr="00FC2A51">
          <w:rPr>
            <w:rFonts w:cs="Times New Roman"/>
          </w:rPr>
          <w:t xml:space="preserve">a información </w:t>
        </w:r>
      </w:ins>
      <w:ins w:id="525" w:author="IO" w:date="2011-06-09T12:49:00Z">
        <w:r>
          <w:rPr>
            <w:rFonts w:cs="Times New Roman"/>
          </w:rPr>
          <w:t>manejada</w:t>
        </w:r>
      </w:ins>
      <w:ins w:id="526" w:author="IO" w:date="2011-06-09T12:50:00Z">
        <w:r>
          <w:rPr>
            <w:rFonts w:cs="Times New Roman"/>
          </w:rPr>
          <w:t xml:space="preserve"> al nivel de abstracción de los expertos en el dominio, y cuya traslación al código sea precisa. </w:t>
        </w:r>
      </w:ins>
      <w:ins w:id="527" w:author="IO" w:date="2011-06-09T12:13:00Z">
        <w:r w:rsidR="002F6CE4">
          <w:rPr>
            <w:rFonts w:cs="Times New Roman"/>
          </w:rPr>
          <w:t>P</w:t>
        </w:r>
      </w:ins>
      <w:ins w:id="528" w:author="IO" w:date="2011-06-09T12:51:00Z">
        <w:r>
          <w:rPr>
            <w:rFonts w:cs="Times New Roman"/>
          </w:rPr>
          <w:t>ara</w:t>
        </w:r>
      </w:ins>
      <w:ins w:id="529" w:author="IO" w:date="2011-06-09T12:13:00Z">
        <w:r w:rsidR="002F6CE4">
          <w:rPr>
            <w:rFonts w:cs="Times New Roman"/>
          </w:rPr>
          <w:t xml:space="preserve"> ello se considera</w:t>
        </w:r>
      </w:ins>
      <w:ins w:id="530" w:author="IO" w:date="2011-06-09T12:51:00Z">
        <w:r>
          <w:rPr>
            <w:rFonts w:cs="Times New Roman"/>
          </w:rPr>
          <w:t>n</w:t>
        </w:r>
      </w:ins>
      <w:ins w:id="531" w:author="IO" w:date="2011-06-09T12:13:00Z">
        <w:r w:rsidR="002F6CE4" w:rsidRPr="00FC2A51">
          <w:rPr>
            <w:rFonts w:cs="Times New Roman"/>
          </w:rPr>
          <w:t xml:space="preserve"> propuestas de </w:t>
        </w:r>
      </w:ins>
      <w:ins w:id="532" w:author="IO" w:date="2011-06-09T12:51:00Z">
        <w:r>
          <w:rPr>
            <w:rFonts w:cs="Times New Roman"/>
          </w:rPr>
          <w:t>ingeniería</w:t>
        </w:r>
      </w:ins>
      <w:ins w:id="533" w:author="IO" w:date="2011-06-09T12:13:00Z">
        <w:r w:rsidR="002F6CE4" w:rsidRPr="00FC2A51">
          <w:rPr>
            <w:rFonts w:cs="Times New Roman"/>
          </w:rPr>
          <w:t xml:space="preserve"> dirigid</w:t>
        </w:r>
      </w:ins>
      <w:ins w:id="534" w:author="IO" w:date="2011-06-09T12:51:00Z">
        <w:r>
          <w:rPr>
            <w:rFonts w:cs="Times New Roman"/>
          </w:rPr>
          <w:t>a</w:t>
        </w:r>
      </w:ins>
      <w:ins w:id="535"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36" w:author="IO" w:date="2011-06-09T12:51:00Z">
              <w:rPr>
                <w:rFonts w:cs="Times New Roman"/>
              </w:rPr>
            </w:rPrChange>
          </w:rPr>
          <w:t>Model-Driven</w:t>
        </w:r>
        <w:proofErr w:type="spellEnd"/>
        <w:r w:rsidR="002F6CE4" w:rsidRPr="004F45E4">
          <w:rPr>
            <w:rFonts w:cs="Times New Roman"/>
            <w:i/>
            <w:rPrChange w:id="537" w:author="IO" w:date="2011-06-09T12:51:00Z">
              <w:rPr>
                <w:rFonts w:cs="Times New Roman"/>
              </w:rPr>
            </w:rPrChange>
          </w:rPr>
          <w:t xml:space="preserve"> </w:t>
        </w:r>
        <w:proofErr w:type="spellStart"/>
        <w:r w:rsidR="002F6CE4" w:rsidRPr="004F45E4">
          <w:rPr>
            <w:rFonts w:cs="Times New Roman"/>
            <w:i/>
            <w:rPrChange w:id="538"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39" w:author="Orion" w:date="2011-06-11T11:43:00Z">
          <w:r w:rsidR="002F6CE4" w:rsidDel="00AF3D37">
            <w:rPr>
              <w:rFonts w:cs="Times New Roman"/>
            </w:rPr>
            <w:delText xml:space="preserve"> </w:delText>
          </w:r>
        </w:del>
      </w:ins>
      <w:ins w:id="540" w:author="Orion" w:date="2011-06-11T11:43:00Z">
        <w:r w:rsidR="00AF3D37">
          <w:rPr>
            <w:rFonts w:cs="Times New Roman"/>
          </w:rPr>
          <w:t xml:space="preserve"> </w:t>
        </w:r>
      </w:ins>
      <w:customXmlInsRangeStart w:id="541" w:author="Orion" w:date="2011-06-11T11:42:00Z"/>
      <w:sdt>
        <w:sdtPr>
          <w:rPr>
            <w:rFonts w:cs="Times New Roman"/>
          </w:rPr>
          <w:id w:val="1098062628"/>
          <w:citation/>
        </w:sdtPr>
        <w:sdtContent>
          <w:customXmlInsRangeEnd w:id="541"/>
          <w:ins w:id="542"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3" w:author="Orion" w:date="2011-06-11T11:42:00Z">
            <w:r w:rsidR="00BF74B9">
              <w:rPr>
                <w:rFonts w:cs="Times New Roman"/>
              </w:rPr>
              <w:fldChar w:fldCharType="end"/>
            </w:r>
          </w:ins>
          <w:customXmlInsRangeStart w:id="544" w:author="Orion" w:date="2011-06-11T11:42:00Z"/>
        </w:sdtContent>
      </w:sdt>
      <w:customXmlInsRangeEnd w:id="544"/>
      <w:ins w:id="545" w:author="Orion" w:date="2011-06-11T11:42:00Z">
        <w:r w:rsidR="00BF74B9">
          <w:rPr>
            <w:rFonts w:cs="Times New Roman"/>
          </w:rPr>
          <w:t xml:space="preserve"> </w:t>
        </w:r>
      </w:ins>
      <w:ins w:id="546" w:author="IO" w:date="2011-06-09T12:13:00Z">
        <w:r w:rsidR="002F6CE4">
          <w:rPr>
            <w:rFonts w:cs="Times New Roman"/>
          </w:rPr>
          <w:t xml:space="preserve">es un paradigma de </w:t>
        </w:r>
      </w:ins>
      <w:ins w:id="547" w:author="IO" w:date="2011-06-09T12:52:00Z">
        <w:r>
          <w:rPr>
            <w:rFonts w:cs="Times New Roman"/>
          </w:rPr>
          <w:t>desarrollo</w:t>
        </w:r>
      </w:ins>
      <w:ins w:id="548" w:author="IO" w:date="2011-06-09T12:13:00Z">
        <w:r w:rsidR="002F6CE4">
          <w:rPr>
            <w:rFonts w:cs="Times New Roman"/>
          </w:rPr>
          <w:t xml:space="preserve"> </w:t>
        </w:r>
      </w:ins>
      <w:ins w:id="549" w:author="IO" w:date="2011-06-09T12:52:00Z">
        <w:r>
          <w:rPr>
            <w:rFonts w:cs="Times New Roman"/>
          </w:rPr>
          <w:t>en el que los sistemas se abordan</w:t>
        </w:r>
      </w:ins>
      <w:ins w:id="550" w:author="IO" w:date="2011-06-09T12:13:00Z">
        <w:r w:rsidR="002F6CE4">
          <w:rPr>
            <w:rFonts w:cs="Times New Roman"/>
          </w:rPr>
          <w:t xml:space="preserve"> </w:t>
        </w:r>
      </w:ins>
      <w:ins w:id="551" w:author="IO" w:date="2011-06-09T12:52:00Z">
        <w:r>
          <w:rPr>
            <w:rFonts w:cs="Times New Roman"/>
          </w:rPr>
          <w:t>en base a</w:t>
        </w:r>
      </w:ins>
      <w:ins w:id="552" w:author="IO" w:date="2011-06-09T12:13:00Z">
        <w:r w:rsidR="002F6CE4">
          <w:rPr>
            <w:rFonts w:cs="Times New Roman"/>
          </w:rPr>
          <w:t xml:space="preserve"> una serie de modelos que describen </w:t>
        </w:r>
      </w:ins>
      <w:ins w:id="553" w:author="IO" w:date="2011-06-09T12:52:00Z">
        <w:r>
          <w:rPr>
            <w:rFonts w:cs="Times New Roman"/>
          </w:rPr>
          <w:t>las</w:t>
        </w:r>
      </w:ins>
      <w:ins w:id="554" w:author="IO" w:date="2011-06-09T12:13:00Z">
        <w:r w:rsidR="002F6CE4">
          <w:rPr>
            <w:rFonts w:cs="Times New Roman"/>
          </w:rPr>
          <w:t xml:space="preserve"> entidades </w:t>
        </w:r>
      </w:ins>
      <w:ins w:id="555" w:author="IO" w:date="2011-06-09T12:52:00Z">
        <w:r>
          <w:rPr>
            <w:rFonts w:cs="Times New Roman"/>
          </w:rPr>
          <w:t>d</w:t>
        </w:r>
      </w:ins>
      <w:ins w:id="556" w:author="IO" w:date="2011-06-09T12:13:00Z">
        <w:r w:rsidR="002F6CE4">
          <w:rPr>
            <w:rFonts w:cs="Times New Roman"/>
          </w:rPr>
          <w:t>el sistema</w:t>
        </w:r>
      </w:ins>
      <w:ins w:id="557" w:author="IO" w:date="2011-06-09T12:52:00Z">
        <w:r>
          <w:rPr>
            <w:rFonts w:cs="Times New Roman"/>
          </w:rPr>
          <w:t xml:space="preserve"> desde diferentes perspectivas</w:t>
        </w:r>
      </w:ins>
      <w:ins w:id="558" w:author="IO" w:date="2011-06-09T12:13:00Z">
        <w:r w:rsidR="002F6CE4">
          <w:rPr>
            <w:rFonts w:cs="Times New Roman"/>
          </w:rPr>
          <w:t xml:space="preserve">. </w:t>
        </w:r>
      </w:ins>
      <w:ins w:id="559"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60" w:author="IO" w:date="2011-06-09T12:53:00Z"/>
          <w:rFonts w:cs="Times New Roman"/>
        </w:rPr>
      </w:pPr>
    </w:p>
    <w:p w14:paraId="7364675F" w14:textId="74735B7E" w:rsidR="002F6CE4" w:rsidRDefault="00CE585F" w:rsidP="00624282">
      <w:pPr>
        <w:autoSpaceDE w:val="0"/>
        <w:jc w:val="both"/>
        <w:rPr>
          <w:ins w:id="561" w:author="IO" w:date="2011-06-09T12:13:00Z"/>
          <w:rFonts w:eastAsia="Times New Roman" w:cs="Times New Roman"/>
        </w:rPr>
      </w:pPr>
      <w:ins w:id="562" w:author="IO" w:date="2011-06-09T12:54:00Z">
        <w:r>
          <w:rPr>
            <w:rFonts w:cs="Times New Roman"/>
          </w:rPr>
          <w:t>Con vistas a facilitar el modelado a alto nivel de sistemas relacionados con el tráfico aéreo, y prestando especial atenci</w:t>
        </w:r>
      </w:ins>
      <w:ins w:id="563" w:author="IO" w:date="2011-06-09T12:55:00Z">
        <w:r>
          <w:rPr>
            <w:rFonts w:cs="Times New Roman"/>
          </w:rPr>
          <w:t xml:space="preserve">ón a los aspectos humanos del mismo, se considera especialmente apropiadas las aproximaciones basadas en agentes. </w:t>
        </w:r>
      </w:ins>
      <w:ins w:id="564" w:author="IO" w:date="2011-06-09T13:04:00Z">
        <w:r w:rsidR="007624CD">
          <w:rPr>
            <w:rFonts w:cs="Times New Roman"/>
          </w:rPr>
          <w:t xml:space="preserve">El </w:t>
        </w:r>
      </w:ins>
      <w:ins w:id="565" w:author="IO" w:date="2011-06-09T12:13:00Z">
        <w:r w:rsidR="002F6CE4" w:rsidRPr="00FC2A51">
          <w:rPr>
            <w:rFonts w:cs="Times New Roman"/>
          </w:rPr>
          <w:t>Modelado Basado en Agentes</w:t>
        </w:r>
      </w:ins>
      <w:ins w:id="566" w:author="IO" w:date="2011-06-09T13:04:00Z">
        <w:r w:rsidR="007624CD">
          <w:rPr>
            <w:rFonts w:cs="Times New Roman"/>
          </w:rPr>
          <w:t xml:space="preserve"> (ABM, </w:t>
        </w:r>
        <w:proofErr w:type="spellStart"/>
        <w:r w:rsidR="007624CD" w:rsidRPr="007624CD">
          <w:rPr>
            <w:rFonts w:cs="Times New Roman"/>
            <w:i/>
            <w:rPrChange w:id="567" w:author="IO" w:date="2011-06-09T13:05:00Z">
              <w:rPr>
                <w:rFonts w:cs="Times New Roman"/>
              </w:rPr>
            </w:rPrChange>
          </w:rPr>
          <w:t>Agent-Based</w:t>
        </w:r>
        <w:proofErr w:type="spellEnd"/>
        <w:r w:rsidR="007624CD" w:rsidRPr="007624CD">
          <w:rPr>
            <w:rFonts w:cs="Times New Roman"/>
            <w:i/>
            <w:rPrChange w:id="568" w:author="IO" w:date="2011-06-09T13:05:00Z">
              <w:rPr>
                <w:rFonts w:cs="Times New Roman"/>
              </w:rPr>
            </w:rPrChange>
          </w:rPr>
          <w:t xml:space="preserve"> </w:t>
        </w:r>
        <w:proofErr w:type="spellStart"/>
        <w:r w:rsidR="007624CD" w:rsidRPr="007624CD">
          <w:rPr>
            <w:rFonts w:cs="Times New Roman"/>
            <w:i/>
            <w:rPrChange w:id="569" w:author="IO" w:date="2011-06-09T13:05:00Z">
              <w:rPr>
                <w:rFonts w:cs="Times New Roman"/>
              </w:rPr>
            </w:rPrChange>
          </w:rPr>
          <w:t>Modelling</w:t>
        </w:r>
      </w:ins>
      <w:proofErr w:type="spellEnd"/>
      <w:ins w:id="570" w:author="IO" w:date="2011-06-09T12:13:00Z">
        <w:r w:rsidR="002F6CE4" w:rsidRPr="00FC2A51">
          <w:rPr>
            <w:rFonts w:cs="Times New Roman"/>
          </w:rPr>
          <w:t>)</w:t>
        </w:r>
      </w:ins>
      <w:ins w:id="571" w:author="IO" w:date="2011-06-09T13:05:00Z">
        <w:r w:rsidR="007624CD">
          <w:rPr>
            <w:rFonts w:cs="Times New Roman"/>
          </w:rPr>
          <w:t xml:space="preserve"> usa como su principal abstracción los</w:t>
        </w:r>
      </w:ins>
      <w:ins w:id="572" w:author="IO" w:date="2011-06-09T12:13:00Z">
        <w:r w:rsidR="002F6CE4" w:rsidRPr="00975CAB">
          <w:rPr>
            <w:rFonts w:cs="Times New Roman"/>
          </w:rPr>
          <w:t xml:space="preserve"> </w:t>
        </w:r>
        <w:r w:rsidR="002F6CE4" w:rsidRPr="007624CD">
          <w:rPr>
            <w:rFonts w:cs="Times New Roman"/>
            <w:i/>
            <w:rPrChange w:id="573" w:author="IO" w:date="2011-06-09T13:05:00Z">
              <w:rPr>
                <w:rFonts w:cs="Times New Roman"/>
              </w:rPr>
            </w:rPrChange>
          </w:rPr>
          <w:t>agentes</w:t>
        </w:r>
      </w:ins>
      <w:ins w:id="574" w:author="IO" w:date="2011-06-09T13:05:00Z">
        <w:r w:rsidR="007624CD">
          <w:rPr>
            <w:rFonts w:cs="Times New Roman"/>
          </w:rPr>
          <w:t xml:space="preserve">, que son </w:t>
        </w:r>
      </w:ins>
      <w:ins w:id="575" w:author="IO" w:date="2011-06-09T12:13:00Z">
        <w:r w:rsidR="002F6CE4" w:rsidRPr="00975CAB">
          <w:rPr>
            <w:rFonts w:eastAsia="Times New Roman" w:cs="Times New Roman"/>
          </w:rPr>
          <w:t>abstracciones computacionales intencionales y sociales</w:t>
        </w:r>
      </w:ins>
      <w:ins w:id="576" w:author="Orion" w:date="2011-06-11T14:58:00Z">
        <w:r w:rsidR="00624282">
          <w:rPr>
            <w:rFonts w:eastAsia="Times New Roman" w:cs="Times New Roman"/>
          </w:rPr>
          <w:t xml:space="preserve">. Esto quiere decir, que persiguen una serie de objetivos y dependen </w:t>
        </w:r>
      </w:ins>
      <w:ins w:id="577" w:author="Orion" w:date="2011-06-11T14:59:00Z">
        <w:r w:rsidR="00624282">
          <w:rPr>
            <w:rFonts w:eastAsia="Times New Roman" w:cs="Times New Roman"/>
          </w:rPr>
          <w:t>e</w:t>
        </w:r>
      </w:ins>
      <w:ins w:id="578" w:author="Orion" w:date="2011-06-11T14:58:00Z">
        <w:r w:rsidR="00624282">
          <w:rPr>
            <w:rFonts w:eastAsia="Times New Roman" w:cs="Times New Roman"/>
          </w:rPr>
          <w:t xml:space="preserve"> interactúan con los otros a</w:t>
        </w:r>
      </w:ins>
      <w:ins w:id="579" w:author="Orion" w:date="2011-06-11T14:59:00Z">
        <w:r w:rsidR="00624282">
          <w:rPr>
            <w:rFonts w:eastAsia="Times New Roman" w:cs="Times New Roman"/>
          </w:rPr>
          <w:t>gentes que hay en el sistema</w:t>
        </w:r>
        <w:proofErr w:type="gramStart"/>
        <w:r w:rsidR="00624282">
          <w:rPr>
            <w:rFonts w:eastAsia="Times New Roman" w:cs="Times New Roman"/>
          </w:rPr>
          <w:t>.</w:t>
        </w:r>
      </w:ins>
      <w:ins w:id="580"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81"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2" w:author="IO" w:date="2011-06-09T12:13:00Z"/>
      <w:sdt>
        <w:sdtPr>
          <w:rPr>
            <w:rFonts w:eastAsia="Times New Roman" w:cs="Times New Roman"/>
          </w:rPr>
          <w:id w:val="1123813636"/>
          <w:citation/>
        </w:sdtPr>
        <w:sdtContent>
          <w:customXmlInsRangeEnd w:id="582"/>
          <w:ins w:id="583"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84" w:author="IO" w:date="2011-06-09T12:13:00Z">
            <w:r w:rsidR="002F6CE4" w:rsidRPr="00975CAB">
              <w:rPr>
                <w:rFonts w:eastAsia="Times New Roman" w:cs="Times New Roman"/>
              </w:rPr>
              <w:fldChar w:fldCharType="end"/>
            </w:r>
          </w:ins>
          <w:customXmlInsRangeStart w:id="585" w:author="IO" w:date="2011-06-09T12:13:00Z"/>
        </w:sdtContent>
      </w:sdt>
      <w:customXmlInsRangeEnd w:id="585"/>
      <w:ins w:id="586"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87" w:author="IO" w:date="2011-06-09T12:13:00Z"/>
          <w:rFonts w:cs="Times New Roman"/>
        </w:rPr>
      </w:pPr>
    </w:p>
    <w:p w14:paraId="3F57D475" w14:textId="77777777" w:rsidR="002F6CE4" w:rsidRDefault="002F6CE4" w:rsidP="002F6CE4">
      <w:pPr>
        <w:jc w:val="both"/>
        <w:rPr>
          <w:ins w:id="588" w:author="Orion" w:date="2011-06-11T12:15:00Z"/>
          <w:rFonts w:cs="Times New Roman"/>
        </w:rPr>
      </w:pPr>
      <w:ins w:id="589" w:author="IO" w:date="2011-06-09T12:13:00Z">
        <w:r w:rsidRPr="00246937">
          <w:rPr>
            <w:rFonts w:eastAsia="Times New Roman" w:cs="Times New Roman"/>
          </w:rPr>
          <w:t>E</w:t>
        </w:r>
      </w:ins>
      <w:ins w:id="590" w:author="IO" w:date="2011-06-09T13:06:00Z">
        <w:r w:rsidR="00E47E57">
          <w:rPr>
            <w:rFonts w:eastAsia="Times New Roman" w:cs="Times New Roman"/>
          </w:rPr>
          <w:t>ste trabajo constituye un primer paso en la l</w:t>
        </w:r>
      </w:ins>
      <w:ins w:id="591" w:author="IO" w:date="2011-06-09T13:07:00Z">
        <w:r w:rsidR="00E47E57">
          <w:rPr>
            <w:rFonts w:eastAsia="Times New Roman" w:cs="Times New Roman"/>
          </w:rPr>
          <w:t>ínea apuntada de simulaciones de tráfico aéreo, con especial atención a los elementos humanos, basadas en el ABM y MDE. La</w:t>
        </w:r>
      </w:ins>
      <w:ins w:id="592"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3"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594" w:author="IO" w:date="2011-06-09T13:09:00Z">
        <w:r w:rsidR="00E47E57">
          <w:rPr>
            <w:rFonts w:eastAsia="Times New Roman" w:cs="Times New Roman"/>
          </w:rPr>
          <w:t>Para comprobar la extensibilidad y flexibilidad del modelo propuesto se incorp</w:t>
        </w:r>
      </w:ins>
      <w:ins w:id="595" w:author="IO" w:date="2011-06-09T13:10:00Z">
        <w:r w:rsidR="00E47E57">
          <w:rPr>
            <w:rFonts w:eastAsia="Times New Roman" w:cs="Times New Roman"/>
          </w:rPr>
          <w:t>or</w:t>
        </w:r>
      </w:ins>
      <w:ins w:id="596" w:author="IO" w:date="2011-06-09T13:09:00Z">
        <w:r w:rsidR="00E47E57">
          <w:rPr>
            <w:rFonts w:eastAsia="Times New Roman" w:cs="Times New Roman"/>
          </w:rPr>
          <w:t xml:space="preserve">an </w:t>
        </w:r>
      </w:ins>
      <w:proofErr w:type="spellStart"/>
      <w:ins w:id="597" w:author="IO" w:date="2011-06-09T12:13:00Z">
        <w:r w:rsidRPr="00246937">
          <w:rPr>
            <w:rFonts w:eastAsia="Times New Roman" w:cs="Times New Roman"/>
          </w:rPr>
          <w:t>UAVs</w:t>
        </w:r>
        <w:proofErr w:type="spellEnd"/>
        <w:r w:rsidRPr="00246937">
          <w:rPr>
            <w:rFonts w:eastAsia="Times New Roman" w:cs="Times New Roman"/>
          </w:rPr>
          <w:t xml:space="preserve"> en </w:t>
        </w:r>
      </w:ins>
      <w:ins w:id="598" w:author="IO" w:date="2011-06-09T13:09:00Z">
        <w:r w:rsidR="00E47E57">
          <w:rPr>
            <w:rFonts w:eastAsia="Times New Roman" w:cs="Times New Roman"/>
          </w:rPr>
          <w:t>este</w:t>
        </w:r>
      </w:ins>
      <w:ins w:id="599" w:author="IO" w:date="2011-06-09T12:13:00Z">
        <w:r w:rsidRPr="00246937">
          <w:rPr>
            <w:rFonts w:eastAsia="Times New Roman" w:cs="Times New Roman"/>
          </w:rPr>
          <w:t xml:space="preserve"> espacio </w:t>
        </w:r>
      </w:ins>
      <w:ins w:id="600" w:author="IO" w:date="2011-06-09T13:09:00Z">
        <w:r w:rsidR="00E47E57">
          <w:rPr>
            <w:rFonts w:eastAsia="Times New Roman" w:cs="Times New Roman"/>
          </w:rPr>
          <w:t xml:space="preserve">aéreo </w:t>
        </w:r>
      </w:ins>
      <w:ins w:id="601" w:author="IO" w:date="2011-06-09T12:13:00Z">
        <w:r w:rsidRPr="00246937">
          <w:rPr>
            <w:rFonts w:eastAsia="Times New Roman" w:cs="Times New Roman"/>
          </w:rPr>
          <w:t>civil.</w:t>
        </w:r>
      </w:ins>
      <w:ins w:id="602" w:author="IO" w:date="2011-06-09T13:10:00Z">
        <w:r w:rsidR="00E47E57">
          <w:rPr>
            <w:rFonts w:eastAsia="Times New Roman" w:cs="Times New Roman"/>
          </w:rPr>
          <w:t xml:space="preserve"> Estos modelos son usados para generar automáticamente simulaciones usando el entorno del </w:t>
        </w:r>
      </w:ins>
      <w:ins w:id="603"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04" w:author="IO" w:date="2011-06-09T12:13:00Z"/>
      <w:sdt>
        <w:sdtPr>
          <w:rPr>
            <w:rFonts w:eastAsia="Times New Roman" w:cs="Times New Roman"/>
          </w:rPr>
          <w:id w:val="395243898"/>
          <w:citation/>
        </w:sdtPr>
        <w:sdtContent>
          <w:customXmlInsRangeEnd w:id="604"/>
          <w:ins w:id="605"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06" w:author="IO" w:date="2011-06-09T12:13:00Z">
            <w:r w:rsidRPr="00975CAB">
              <w:rPr>
                <w:rFonts w:eastAsia="Times New Roman" w:cs="Times New Roman"/>
              </w:rPr>
              <w:fldChar w:fldCharType="end"/>
            </w:r>
          </w:ins>
          <w:customXmlInsRangeStart w:id="607" w:author="IO" w:date="2011-06-09T12:13:00Z"/>
        </w:sdtContent>
      </w:sdt>
      <w:customXmlInsRangeEnd w:id="607"/>
      <w:ins w:id="608"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09"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10" w:author="IO" w:date="2011-06-09T12:13:00Z">
        <w:r w:rsidRPr="00975CAB">
          <w:rPr>
            <w:rFonts w:eastAsia="Times New Roman" w:cs="Times New Roman"/>
          </w:rPr>
          <w:t>)</w:t>
        </w:r>
        <w:r w:rsidRPr="00FC2A51">
          <w:rPr>
            <w:rFonts w:cs="Times New Roman"/>
          </w:rPr>
          <w:t>.</w:t>
        </w:r>
      </w:ins>
      <w:ins w:id="611" w:author="IO" w:date="2011-06-09T13:11:00Z">
        <w:r w:rsidR="00E47E57">
          <w:rPr>
            <w:rFonts w:cs="Times New Roman"/>
          </w:rPr>
          <w:t xml:space="preserve"> Los experimentos llevados a cabo con estas simulaciones han permitidos observar fenómenos de </w:t>
        </w:r>
        <w:commentRangeStart w:id="612"/>
        <w:r w:rsidR="00E47E57">
          <w:rPr>
            <w:rFonts w:cs="Times New Roman"/>
          </w:rPr>
          <w:t>¿??</w:t>
        </w:r>
        <w:commentRangeEnd w:id="612"/>
        <w:r w:rsidR="00E47E57">
          <w:rPr>
            <w:rStyle w:val="CommentReference"/>
          </w:rPr>
          <w:commentReference w:id="612"/>
        </w:r>
        <w:r w:rsidR="00E47E57">
          <w:rPr>
            <w:rFonts w:cs="Times New Roman"/>
          </w:rPr>
          <w:t xml:space="preserve"> </w:t>
        </w:r>
      </w:ins>
      <w:proofErr w:type="gramStart"/>
      <w:ins w:id="613" w:author="IO" w:date="2011-06-09T13:12:00Z">
        <w:r w:rsidR="00E47E57">
          <w:rPr>
            <w:rFonts w:cs="Times New Roman"/>
          </w:rPr>
          <w:t>s</w:t>
        </w:r>
      </w:ins>
      <w:ins w:id="614" w:author="IO" w:date="2011-06-09T13:11:00Z">
        <w:r w:rsidR="00E47E57">
          <w:rPr>
            <w:rFonts w:cs="Times New Roman"/>
          </w:rPr>
          <w:t>imilares</w:t>
        </w:r>
        <w:proofErr w:type="gramEnd"/>
        <w:r w:rsidR="00E47E57">
          <w:rPr>
            <w:rFonts w:cs="Times New Roman"/>
          </w:rPr>
          <w:t xml:space="preserve"> a los </w:t>
        </w:r>
      </w:ins>
      <w:ins w:id="615"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16" w:author="IO" w:date="2011-06-09T12:13:00Z"/>
          <w:rFonts w:eastAsia="Times New Roman" w:cs="Times New Roman"/>
        </w:rPr>
      </w:pPr>
    </w:p>
    <w:p w14:paraId="55C173B3" w14:textId="1C117E92" w:rsidR="00F06242" w:rsidDel="003053E5" w:rsidRDefault="00F06242" w:rsidP="002D5955">
      <w:pPr>
        <w:jc w:val="both"/>
        <w:rPr>
          <w:del w:id="617" w:author="Orion" w:date="2011-06-10T20:49:00Z"/>
          <w:rFonts w:cs="Times New Roman"/>
        </w:rPr>
      </w:pPr>
    </w:p>
    <w:p w14:paraId="4D191322" w14:textId="75F6F4C5" w:rsidR="00BB1765" w:rsidRPr="00246937" w:rsidRDefault="008419B7">
      <w:pPr>
        <w:jc w:val="both"/>
        <w:rPr>
          <w:rFonts w:eastAsia="Times New Roman" w:cs="Times New Roman"/>
        </w:rPr>
      </w:pPr>
      <w:del w:id="618"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19" w:author="Orion" w:date="2011-05-16T12:13:00Z">
        <w:r w:rsidR="002A2465">
          <w:rPr>
            <w:rFonts w:eastAsia="Times New Roman" w:cs="Times New Roman"/>
          </w:rPr>
          <w:t xml:space="preserve">El resto de la memoria se organiza </w:t>
        </w:r>
      </w:ins>
      <w:ins w:id="620" w:author="Orion" w:date="2011-05-16T12:15:00Z">
        <w:r w:rsidR="008B7324">
          <w:rPr>
            <w:rFonts w:eastAsia="Times New Roman" w:cs="Times New Roman"/>
          </w:rPr>
          <w:t>en una serie de secciones donde</w:t>
        </w:r>
      </w:ins>
      <w:del w:id="621" w:author="Orion" w:date="2011-04-02T12:56:00Z">
        <w:r w:rsidR="00BB1765" w:rsidRPr="00246937" w:rsidDel="001A2EC8">
          <w:rPr>
            <w:rFonts w:eastAsia="Times New Roman" w:cs="Times New Roman"/>
          </w:rPr>
          <w:delText xml:space="preserve">y </w:delText>
        </w:r>
      </w:del>
      <w:del w:id="622" w:author="Orion" w:date="2011-04-02T12:55:00Z">
        <w:r w:rsidR="00BB1765" w:rsidRPr="00246937" w:rsidDel="001A2EC8">
          <w:rPr>
            <w:rFonts w:eastAsia="Times New Roman" w:cs="Times New Roman"/>
          </w:rPr>
          <w:delText xml:space="preserve">desarrollada en Java para implementar </w:delText>
        </w:r>
      </w:del>
      <w:del w:id="623" w:author="Orion" w:date="2011-03-26T12:06:00Z">
        <w:r w:rsidR="00BB1765" w:rsidRPr="00246937" w:rsidDel="006165F7">
          <w:rPr>
            <w:rFonts w:eastAsia="Times New Roman" w:cs="Times New Roman"/>
          </w:rPr>
          <w:delText xml:space="preserve">sistemas multi agente </w:delText>
        </w:r>
      </w:del>
      <w:del w:id="624" w:author="Orion" w:date="2011-04-02T12:55:00Z">
        <w:r w:rsidR="00BB1765" w:rsidRPr="00246937" w:rsidDel="001A2EC8">
          <w:rPr>
            <w:rFonts w:eastAsia="Times New Roman" w:cs="Times New Roman"/>
          </w:rPr>
          <w:delText>(</w:delText>
        </w:r>
      </w:del>
      <w:del w:id="625" w:author="Orion" w:date="2011-03-26T12:06:00Z">
        <w:r w:rsidR="00BB1765" w:rsidRPr="00246937" w:rsidDel="006165F7">
          <w:rPr>
            <w:rFonts w:eastAsia="Times New Roman" w:cs="Times New Roman"/>
          </w:rPr>
          <w:delText>MAS</w:delText>
        </w:r>
      </w:del>
      <w:del w:id="626" w:author="Orion" w:date="2011-04-02T12:55:00Z">
        <w:r w:rsidR="00BB1765" w:rsidRPr="00246937" w:rsidDel="001A2EC8">
          <w:rPr>
            <w:rFonts w:eastAsia="Times New Roman" w:cs="Times New Roman"/>
          </w:rPr>
          <w:delText xml:space="preserve">). </w:delText>
        </w:r>
      </w:del>
      <w:del w:id="627" w:author="Orion" w:date="2011-05-16T12:13:00Z">
        <w:r w:rsidR="00BB1765" w:rsidRPr="00246937" w:rsidDel="002A2465">
          <w:rPr>
            <w:rFonts w:eastAsia="Times New Roman" w:cs="Times New Roman"/>
          </w:rPr>
          <w:delText>En las posteriores secciones</w:delText>
        </w:r>
      </w:del>
      <w:ins w:id="628" w:author="Orion" w:date="2011-05-16T12:13:00Z">
        <w:r w:rsidR="002A2465">
          <w:rPr>
            <w:rFonts w:eastAsia="Times New Roman" w:cs="Times New Roman"/>
          </w:rPr>
          <w:t>:</w:t>
        </w:r>
      </w:ins>
      <w:r w:rsidR="00BB1765" w:rsidRPr="00246937">
        <w:rPr>
          <w:rFonts w:eastAsia="Times New Roman" w:cs="Times New Roman"/>
        </w:rPr>
        <w:t xml:space="preserve"> </w:t>
      </w:r>
      <w:ins w:id="629" w:author="Orion" w:date="2011-05-03T11:40:00Z">
        <w:r w:rsidR="00C71A77">
          <w:rPr>
            <w:rFonts w:eastAsia="Times New Roman" w:cs="Times New Roman"/>
          </w:rPr>
          <w:t xml:space="preserve">primeramente </w:t>
        </w:r>
      </w:ins>
      <w:ins w:id="630" w:author="Orion" w:date="2011-05-03T12:15:00Z">
        <w:r w:rsidR="005C71EC">
          <w:rPr>
            <w:rFonts w:eastAsia="Times New Roman" w:cs="Times New Roman"/>
          </w:rPr>
          <w:t>se definirán</w:t>
        </w:r>
      </w:ins>
      <w:ins w:id="631" w:author="Orion" w:date="2011-05-03T11:40:00Z">
        <w:r w:rsidR="00C71A77">
          <w:rPr>
            <w:rFonts w:eastAsia="Times New Roman" w:cs="Times New Roman"/>
          </w:rPr>
          <w:t xml:space="preserve"> algunos concep</w:t>
        </w:r>
      </w:ins>
      <w:ins w:id="632" w:author="Orion" w:date="2011-05-03T11:41:00Z">
        <w:r w:rsidR="007C0995">
          <w:rPr>
            <w:rFonts w:eastAsia="Times New Roman" w:cs="Times New Roman"/>
          </w:rPr>
          <w:t>tos</w:t>
        </w:r>
      </w:ins>
      <w:ins w:id="633" w:author="Orion" w:date="2011-05-03T11:42:00Z">
        <w:r w:rsidR="00603813">
          <w:rPr>
            <w:rFonts w:eastAsia="Times New Roman" w:cs="Times New Roman"/>
          </w:rPr>
          <w:t xml:space="preserve"> de la navegación aérea</w:t>
        </w:r>
      </w:ins>
      <w:ins w:id="634" w:author="Orion" w:date="2011-06-11T12:15:00Z">
        <w:r w:rsidR="00C85B1A">
          <w:rPr>
            <w:rFonts w:eastAsia="Times New Roman" w:cs="Times New Roman"/>
          </w:rPr>
          <w:t xml:space="preserve"> (</w:t>
        </w:r>
        <w:r w:rsidR="00C85B1A" w:rsidRPr="00C85B1A">
          <w:rPr>
            <w:rFonts w:eastAsia="Times New Roman" w:cs="Times New Roman"/>
            <w:i/>
            <w:rPrChange w:id="635" w:author="Orion" w:date="2011-06-11T12:15:00Z">
              <w:rPr>
                <w:rFonts w:eastAsia="Times New Roman" w:cs="Times New Roman"/>
              </w:rPr>
            </w:rPrChange>
          </w:rPr>
          <w:t>Conceptos de la navegación aérea</w:t>
        </w:r>
        <w:r w:rsidR="00C85B1A">
          <w:rPr>
            <w:rFonts w:eastAsia="Times New Roman" w:cs="Times New Roman"/>
          </w:rPr>
          <w:t>)</w:t>
        </w:r>
      </w:ins>
      <w:ins w:id="636" w:author="Orion" w:date="2011-05-03T11:42:00Z">
        <w:r w:rsidR="00603813">
          <w:rPr>
            <w:rFonts w:eastAsia="Times New Roman" w:cs="Times New Roman"/>
          </w:rPr>
          <w:t xml:space="preserve"> para </w:t>
        </w:r>
      </w:ins>
      <w:ins w:id="637" w:author="Orion" w:date="2011-05-16T12:13:00Z">
        <w:r w:rsidR="002A2465">
          <w:rPr>
            <w:rFonts w:eastAsia="Times New Roman" w:cs="Times New Roman"/>
          </w:rPr>
          <w:t>seguidamente</w:t>
        </w:r>
      </w:ins>
      <w:ins w:id="638" w:author="Orion" w:date="2011-05-03T11:41:00Z">
        <w:r w:rsidR="007C0995">
          <w:rPr>
            <w:rFonts w:eastAsia="Times New Roman" w:cs="Times New Roman"/>
          </w:rPr>
          <w:t xml:space="preserve"> </w:t>
        </w:r>
      </w:ins>
      <w:r w:rsidR="00BB1765" w:rsidRPr="00246937">
        <w:rPr>
          <w:rFonts w:eastAsia="Times New Roman" w:cs="Times New Roman"/>
        </w:rPr>
        <w:t>entrar</w:t>
      </w:r>
      <w:del w:id="639"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40" w:author="Orion" w:date="2011-06-11T12:16:00Z">
        <w:r w:rsidR="00C85B1A">
          <w:rPr>
            <w:rFonts w:eastAsia="Times New Roman" w:cs="Times New Roman"/>
          </w:rPr>
          <w:t xml:space="preserve"> (</w:t>
        </w:r>
        <w:r w:rsidR="00C85B1A" w:rsidRPr="00C85B1A">
          <w:rPr>
            <w:rFonts w:eastAsia="Times New Roman" w:cs="Times New Roman"/>
            <w:i/>
            <w:rPrChange w:id="641" w:author="Orion" w:date="2011-06-11T12:16:00Z">
              <w:rPr>
                <w:rFonts w:eastAsia="Times New Roman" w:cs="Times New Roman"/>
              </w:rPr>
            </w:rPrChange>
          </w:rPr>
          <w:t>Estado del Arte</w:t>
        </w:r>
        <w:r w:rsidR="00C85B1A">
          <w:rPr>
            <w:rFonts w:eastAsia="Times New Roman" w:cs="Times New Roman"/>
          </w:rPr>
          <w:t>)</w:t>
        </w:r>
      </w:ins>
      <w:ins w:id="642" w:author="Orion" w:date="2011-05-03T11:43:00Z">
        <w:r w:rsidR="00B65148">
          <w:rPr>
            <w:rFonts w:eastAsia="Times New Roman" w:cs="Times New Roman"/>
          </w:rPr>
          <w:t xml:space="preserve">. </w:t>
        </w:r>
      </w:ins>
      <w:ins w:id="643" w:author="Orion" w:date="2011-06-11T12:17:00Z">
        <w:r w:rsidR="00C85B1A">
          <w:rPr>
            <w:rFonts w:eastAsia="Times New Roman" w:cs="Times New Roman"/>
          </w:rPr>
          <w:t>Posteriormente se definirán una seri</w:t>
        </w:r>
      </w:ins>
      <w:ins w:id="644" w:author="Orion" w:date="2011-06-11T12:18:00Z">
        <w:r w:rsidR="00C85B1A">
          <w:rPr>
            <w:rFonts w:eastAsia="Times New Roman" w:cs="Times New Roman"/>
          </w:rPr>
          <w:t>e</w:t>
        </w:r>
      </w:ins>
      <w:ins w:id="645" w:author="Orion" w:date="2011-06-11T12:17:00Z">
        <w:r w:rsidR="00C85B1A">
          <w:rPr>
            <w:rFonts w:eastAsia="Times New Roman" w:cs="Times New Roman"/>
          </w:rPr>
          <w:t xml:space="preserve"> de requisi</w:t>
        </w:r>
      </w:ins>
      <w:ins w:id="646"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47" w:author="Orion" w:date="2011-06-11T12:18:00Z">
              <w:rPr>
                <w:rFonts w:eastAsia="Times New Roman" w:cs="Times New Roman"/>
              </w:rPr>
            </w:rPrChange>
          </w:rPr>
          <w:t>Requisitos del Sistema</w:t>
        </w:r>
        <w:r w:rsidR="00C85B1A">
          <w:rPr>
            <w:rFonts w:eastAsia="Times New Roman" w:cs="Times New Roman"/>
          </w:rPr>
          <w:t xml:space="preserve">). </w:t>
        </w:r>
      </w:ins>
      <w:ins w:id="648" w:author="Orion" w:date="2011-05-03T11:43:00Z">
        <w:r w:rsidR="00B65148">
          <w:rPr>
            <w:rFonts w:eastAsia="Times New Roman" w:cs="Times New Roman"/>
          </w:rPr>
          <w:t xml:space="preserve">A </w:t>
        </w:r>
      </w:ins>
      <w:del w:id="649" w:author="Orion" w:date="2011-05-03T11:43:00Z">
        <w:r w:rsidR="00BB1765" w:rsidRPr="00246937" w:rsidDel="00B65148">
          <w:rPr>
            <w:rFonts w:eastAsia="Times New Roman" w:cs="Times New Roman"/>
          </w:rPr>
          <w:delText xml:space="preserve">, </w:delText>
        </w:r>
      </w:del>
      <w:ins w:id="650" w:author="Orion" w:date="2011-05-03T11:43:00Z">
        <w:r w:rsidR="00B65148">
          <w:rPr>
            <w:rFonts w:eastAsia="Times New Roman" w:cs="Times New Roman"/>
          </w:rPr>
          <w:t xml:space="preserve">continuación </w:t>
        </w:r>
      </w:ins>
      <w:del w:id="651" w:author="Orion" w:date="2011-05-03T12:16:00Z">
        <w:r w:rsidR="00BB1765" w:rsidRPr="00246937" w:rsidDel="00322EC8">
          <w:rPr>
            <w:rFonts w:eastAsia="Times New Roman" w:cs="Times New Roman"/>
          </w:rPr>
          <w:delText xml:space="preserve">presentaremos </w:delText>
        </w:r>
      </w:del>
      <w:ins w:id="652"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3" w:author="Orion" w:date="2011-05-03T12:16:00Z">
        <w:r w:rsidR="00BB1765" w:rsidRPr="00246937" w:rsidDel="00322EC8">
          <w:rPr>
            <w:rFonts w:eastAsia="Times New Roman" w:cs="Times New Roman"/>
          </w:rPr>
          <w:delText xml:space="preserve">hemos </w:delText>
        </w:r>
      </w:del>
      <w:ins w:id="654"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55" w:author="Orion" w:date="2011-05-03T11:36:00Z">
        <w:r w:rsidR="00D2584F">
          <w:rPr>
            <w:rFonts w:eastAsia="Times New Roman" w:cs="Times New Roman"/>
          </w:rPr>
          <w:t xml:space="preserve">donde </w:t>
        </w:r>
      </w:ins>
      <w:ins w:id="656" w:author="Orion" w:date="2011-05-03T12:16:00Z">
        <w:r w:rsidR="00322EC8">
          <w:rPr>
            <w:rFonts w:eastAsia="Times New Roman" w:cs="Times New Roman"/>
          </w:rPr>
          <w:t>se mostrarán</w:t>
        </w:r>
      </w:ins>
      <w:ins w:id="657" w:author="Orion" w:date="2011-05-03T11:36:00Z">
        <w:r w:rsidR="00D2584F">
          <w:rPr>
            <w:rFonts w:eastAsia="Times New Roman" w:cs="Times New Roman"/>
          </w:rPr>
          <w:t xml:space="preserve"> </w:t>
        </w:r>
      </w:ins>
      <w:ins w:id="658" w:author="Orion" w:date="2011-05-03T11:39:00Z">
        <w:r w:rsidR="00322EC8">
          <w:rPr>
            <w:rFonts w:eastAsia="Times New Roman" w:cs="Times New Roman"/>
          </w:rPr>
          <w:t>y explicar</w:t>
        </w:r>
      </w:ins>
      <w:ins w:id="659" w:author="Orion" w:date="2011-05-03T12:16:00Z">
        <w:r w:rsidR="00322EC8">
          <w:rPr>
            <w:rFonts w:eastAsia="Times New Roman" w:cs="Times New Roman"/>
          </w:rPr>
          <w:t>án</w:t>
        </w:r>
      </w:ins>
      <w:ins w:id="660" w:author="Orion" w:date="2011-05-03T11:39:00Z">
        <w:r w:rsidR="00C71A77">
          <w:rPr>
            <w:rFonts w:eastAsia="Times New Roman" w:cs="Times New Roman"/>
          </w:rPr>
          <w:t xml:space="preserve"> </w:t>
        </w:r>
      </w:ins>
      <w:ins w:id="661" w:author="Orion" w:date="2011-05-03T11:36:00Z">
        <w:r w:rsidR="00D2584F">
          <w:rPr>
            <w:rFonts w:eastAsia="Times New Roman" w:cs="Times New Roman"/>
          </w:rPr>
          <w:t xml:space="preserve">los distintos diagramas </w:t>
        </w:r>
      </w:ins>
      <w:ins w:id="662" w:author="Orion" w:date="2011-05-03T11:37:00Z">
        <w:r w:rsidR="00D2584F">
          <w:rPr>
            <w:rFonts w:eastAsia="Times New Roman" w:cs="Times New Roman"/>
          </w:rPr>
          <w:t xml:space="preserve">desarrollados con </w:t>
        </w:r>
      </w:ins>
      <w:ins w:id="663" w:author="Orion" w:date="2011-05-03T11:39:00Z">
        <w:r w:rsidR="00C71A77">
          <w:rPr>
            <w:rFonts w:eastAsia="Times New Roman" w:cs="Times New Roman"/>
          </w:rPr>
          <w:t xml:space="preserve">el IDK que modelan el </w:t>
        </w:r>
      </w:ins>
      <w:ins w:id="664" w:author="Orion" w:date="2011-05-03T11:40:00Z">
        <w:r w:rsidR="00C71A77">
          <w:rPr>
            <w:rFonts w:eastAsia="Times New Roman" w:cs="Times New Roman"/>
          </w:rPr>
          <w:t>problema a tratar</w:t>
        </w:r>
      </w:ins>
      <w:ins w:id="665" w:author="Orion" w:date="2011-06-11T12:19:00Z">
        <w:r w:rsidR="00C85B1A">
          <w:rPr>
            <w:rFonts w:eastAsia="Times New Roman" w:cs="Times New Roman"/>
          </w:rPr>
          <w:t xml:space="preserve"> (</w:t>
        </w:r>
        <w:r w:rsidR="00C85B1A" w:rsidRPr="00C85B1A">
          <w:rPr>
            <w:rFonts w:eastAsia="Times New Roman" w:cs="Times New Roman"/>
            <w:i/>
            <w:rPrChange w:id="666" w:author="Orion" w:date="2011-06-11T12:19:00Z">
              <w:rPr>
                <w:rFonts w:eastAsia="Times New Roman" w:cs="Times New Roman"/>
              </w:rPr>
            </w:rPrChange>
          </w:rPr>
          <w:t>Plataforma</w:t>
        </w:r>
        <w:r w:rsidR="00C85B1A">
          <w:rPr>
            <w:rFonts w:eastAsia="Times New Roman" w:cs="Times New Roman"/>
          </w:rPr>
          <w:t>)</w:t>
        </w:r>
      </w:ins>
      <w:ins w:id="667" w:author="Orion" w:date="2011-05-03T11:50:00Z">
        <w:r w:rsidR="00512FF5">
          <w:rPr>
            <w:rFonts w:eastAsia="Times New Roman" w:cs="Times New Roman"/>
          </w:rPr>
          <w:t>.</w:t>
        </w:r>
      </w:ins>
      <w:ins w:id="668" w:author="Orion" w:date="2011-05-16T12:17:00Z">
        <w:r w:rsidR="001E27AC">
          <w:rPr>
            <w:rFonts w:eastAsia="Times New Roman" w:cs="Times New Roman"/>
          </w:rPr>
          <w:t xml:space="preserve"> </w:t>
        </w:r>
      </w:ins>
      <w:ins w:id="669" w:author="Orion" w:date="2011-05-16T12:21:00Z">
        <w:r w:rsidR="001E27AC">
          <w:rPr>
            <w:rFonts w:eastAsia="Times New Roman" w:cs="Times New Roman"/>
          </w:rPr>
          <w:t xml:space="preserve">Seguidamente </w:t>
        </w:r>
      </w:ins>
      <w:ins w:id="670" w:author="Orion" w:date="2011-05-16T12:17:00Z">
        <w:r w:rsidR="001E27AC">
          <w:rPr>
            <w:rFonts w:eastAsia="Times New Roman" w:cs="Times New Roman"/>
          </w:rPr>
          <w:t xml:space="preserve">se presentarán una serie de </w:t>
        </w:r>
      </w:ins>
      <w:ins w:id="671" w:author="Orion" w:date="2011-05-16T12:18:00Z">
        <w:r w:rsidR="001E27AC">
          <w:rPr>
            <w:rFonts w:eastAsia="Times New Roman" w:cs="Times New Roman"/>
          </w:rPr>
          <w:t xml:space="preserve">casos de estudio y </w:t>
        </w:r>
      </w:ins>
      <w:ins w:id="672" w:author="Orion" w:date="2011-05-16T12:19:00Z">
        <w:r w:rsidR="001E27AC">
          <w:rPr>
            <w:rFonts w:eastAsia="Times New Roman" w:cs="Times New Roman"/>
          </w:rPr>
          <w:t>pruebas</w:t>
        </w:r>
      </w:ins>
      <w:ins w:id="673" w:author="Orion" w:date="2011-05-16T12:18:00Z">
        <w:r w:rsidR="001E27AC">
          <w:rPr>
            <w:rFonts w:eastAsia="Times New Roman" w:cs="Times New Roman"/>
          </w:rPr>
          <w:t xml:space="preserve"> realizadas sobre este entorno de simulación </w:t>
        </w:r>
      </w:ins>
      <w:ins w:id="674" w:author="Orion" w:date="2011-05-16T12:19:00Z">
        <w:r w:rsidR="001E27AC">
          <w:rPr>
            <w:rFonts w:eastAsia="Times New Roman" w:cs="Times New Roman"/>
          </w:rPr>
          <w:t>desarrollado</w:t>
        </w:r>
      </w:ins>
      <w:ins w:id="675" w:author="Orion" w:date="2011-06-11T12:19:00Z">
        <w:r w:rsidR="0013471B">
          <w:rPr>
            <w:rFonts w:eastAsia="Times New Roman" w:cs="Times New Roman"/>
          </w:rPr>
          <w:t xml:space="preserve"> (</w:t>
        </w:r>
        <w:r w:rsidR="0013471B" w:rsidRPr="0013471B">
          <w:rPr>
            <w:rFonts w:eastAsia="Times New Roman" w:cs="Times New Roman"/>
            <w:i/>
            <w:rPrChange w:id="676" w:author="Orion" w:date="2011-06-11T12:19:00Z">
              <w:rPr>
                <w:rFonts w:eastAsia="Times New Roman" w:cs="Times New Roman"/>
              </w:rPr>
            </w:rPrChange>
          </w:rPr>
          <w:t>Casos de Estudio</w:t>
        </w:r>
        <w:r w:rsidR="0013471B">
          <w:rPr>
            <w:rFonts w:eastAsia="Times New Roman" w:cs="Times New Roman"/>
          </w:rPr>
          <w:t>)</w:t>
        </w:r>
      </w:ins>
      <w:ins w:id="677" w:author="Orion" w:date="2011-05-16T12:19:00Z">
        <w:r w:rsidR="001E27AC">
          <w:rPr>
            <w:rFonts w:eastAsia="Times New Roman" w:cs="Times New Roman"/>
          </w:rPr>
          <w:t xml:space="preserve"> para</w:t>
        </w:r>
      </w:ins>
      <w:ins w:id="678" w:author="Orion" w:date="2011-05-16T12:20:00Z">
        <w:r w:rsidR="001E27AC">
          <w:rPr>
            <w:rFonts w:eastAsia="Times New Roman" w:cs="Times New Roman"/>
          </w:rPr>
          <w:t>, posteriormente,</w:t>
        </w:r>
      </w:ins>
      <w:ins w:id="679" w:author="Orion" w:date="2011-05-16T12:19:00Z">
        <w:r w:rsidR="001E27AC">
          <w:rPr>
            <w:rFonts w:eastAsia="Times New Roman" w:cs="Times New Roman"/>
          </w:rPr>
          <w:t xml:space="preserve"> en el si</w:t>
        </w:r>
      </w:ins>
      <w:ins w:id="680" w:author="Orion" w:date="2011-05-16T12:20:00Z">
        <w:r w:rsidR="001E27AC">
          <w:rPr>
            <w:rFonts w:eastAsia="Times New Roman" w:cs="Times New Roman"/>
          </w:rPr>
          <w:t>guiente capítulo</w:t>
        </w:r>
      </w:ins>
      <w:ins w:id="681" w:author="Orion" w:date="2011-05-16T13:14:00Z">
        <w:r w:rsidR="002C2AFB">
          <w:rPr>
            <w:rFonts w:eastAsia="Times New Roman" w:cs="Times New Roman"/>
          </w:rPr>
          <w:t>,</w:t>
        </w:r>
      </w:ins>
      <w:ins w:id="682" w:author="Orion" w:date="2011-05-16T12:20:00Z">
        <w:r w:rsidR="001E27AC">
          <w:rPr>
            <w:rFonts w:eastAsia="Times New Roman" w:cs="Times New Roman"/>
          </w:rPr>
          <w:t xml:space="preserve"> discutir y analizar estos datos obtenidos</w:t>
        </w:r>
      </w:ins>
      <w:ins w:id="683" w:author="Orion" w:date="2011-06-11T12:19:00Z">
        <w:r w:rsidR="0013471B">
          <w:rPr>
            <w:rFonts w:eastAsia="Times New Roman" w:cs="Times New Roman"/>
          </w:rPr>
          <w:t xml:space="preserve"> </w:t>
        </w:r>
      </w:ins>
      <w:ins w:id="684" w:author="Orion" w:date="2011-06-11T12:20:00Z">
        <w:r w:rsidR="0013471B">
          <w:rPr>
            <w:rFonts w:eastAsia="Times New Roman" w:cs="Times New Roman"/>
          </w:rPr>
          <w:t>(</w:t>
        </w:r>
        <w:r w:rsidR="0013471B" w:rsidRPr="0013471B">
          <w:rPr>
            <w:rFonts w:eastAsia="Times New Roman" w:cs="Times New Roman"/>
            <w:i/>
            <w:rPrChange w:id="685" w:author="Orion" w:date="2011-06-11T12:20:00Z">
              <w:rPr>
                <w:rFonts w:eastAsia="Times New Roman" w:cs="Times New Roman"/>
              </w:rPr>
            </w:rPrChange>
          </w:rPr>
          <w:t>Discusión</w:t>
        </w:r>
        <w:r w:rsidR="0013471B">
          <w:rPr>
            <w:rFonts w:eastAsia="Times New Roman" w:cs="Times New Roman"/>
          </w:rPr>
          <w:t>)</w:t>
        </w:r>
      </w:ins>
      <w:ins w:id="686" w:author="Orion" w:date="2011-05-16T12:20:00Z">
        <w:r w:rsidR="001E27AC">
          <w:rPr>
            <w:rFonts w:eastAsia="Times New Roman" w:cs="Times New Roman"/>
          </w:rPr>
          <w:t>. Y p</w:t>
        </w:r>
      </w:ins>
      <w:ins w:id="687" w:author="Orion" w:date="2011-05-16T12:19:00Z">
        <w:r w:rsidR="001E27AC">
          <w:rPr>
            <w:rFonts w:eastAsia="Times New Roman" w:cs="Times New Roman"/>
          </w:rPr>
          <w:t>or último</w:t>
        </w:r>
      </w:ins>
      <w:ins w:id="688" w:author="Orion" w:date="2011-05-03T11:39:00Z">
        <w:r w:rsidR="00C71A77">
          <w:rPr>
            <w:rFonts w:eastAsia="Times New Roman" w:cs="Times New Roman"/>
          </w:rPr>
          <w:t xml:space="preserve"> </w:t>
        </w:r>
      </w:ins>
      <w:del w:id="689" w:author="Orion" w:date="2011-05-03T12:16:00Z">
        <w:r w:rsidR="00BB1765" w:rsidRPr="00246937" w:rsidDel="00140E96">
          <w:rPr>
            <w:rFonts w:eastAsia="Times New Roman" w:cs="Times New Roman"/>
          </w:rPr>
          <w:delText xml:space="preserve">mostraremos </w:delText>
        </w:r>
      </w:del>
      <w:ins w:id="690" w:author="Orion" w:date="2011-05-03T12:16:00Z">
        <w:r w:rsidR="001E27AC">
          <w:rPr>
            <w:rFonts w:eastAsia="Times New Roman" w:cs="Times New Roman"/>
          </w:rPr>
          <w:t>se aporta</w:t>
        </w:r>
      </w:ins>
      <w:ins w:id="691" w:author="Orion" w:date="2011-05-16T12:21:00Z">
        <w:r w:rsidR="001E27AC">
          <w:rPr>
            <w:rFonts w:eastAsia="Times New Roman" w:cs="Times New Roman"/>
          </w:rPr>
          <w:t>rán</w:t>
        </w:r>
      </w:ins>
      <w:ins w:id="692"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3" w:author="Orion" w:date="2011-05-03T11:50:00Z">
        <w:r w:rsidR="00CB2FF3">
          <w:rPr>
            <w:rFonts w:eastAsia="Times New Roman" w:cs="Times New Roman"/>
          </w:rPr>
          <w:t>,</w:t>
        </w:r>
      </w:ins>
      <w:r w:rsidR="00BB1765" w:rsidRPr="00246937">
        <w:rPr>
          <w:rFonts w:eastAsia="Times New Roman" w:cs="Times New Roman"/>
        </w:rPr>
        <w:t xml:space="preserve"> y</w:t>
      </w:r>
      <w:del w:id="694" w:author="Orion" w:date="2011-05-16T12:16:00Z">
        <w:r w:rsidR="00BB1765" w:rsidRPr="00246937" w:rsidDel="008B7324">
          <w:rPr>
            <w:rFonts w:eastAsia="Times New Roman" w:cs="Times New Roman"/>
          </w:rPr>
          <w:delText xml:space="preserve"> </w:delText>
        </w:r>
      </w:del>
      <w:ins w:id="695" w:author="Orion" w:date="2011-05-03T11:50:00Z">
        <w:r w:rsidR="00512FF5">
          <w:rPr>
            <w:rFonts w:eastAsia="Times New Roman" w:cs="Times New Roman"/>
          </w:rPr>
          <w:t xml:space="preserve"> </w:t>
        </w:r>
      </w:ins>
      <w:del w:id="696" w:author="Orion" w:date="2011-05-03T12:17:00Z">
        <w:r w:rsidR="00BB1765" w:rsidRPr="00246937" w:rsidDel="00140E96">
          <w:rPr>
            <w:rFonts w:eastAsia="Times New Roman" w:cs="Times New Roman"/>
          </w:rPr>
          <w:delText xml:space="preserve">presentaremos </w:delText>
        </w:r>
      </w:del>
      <w:ins w:id="697"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698"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699" w:author="Orion" w:date="2011-06-11T12:20:00Z">
        <w:r w:rsidR="0071072E">
          <w:rPr>
            <w:rFonts w:eastAsia="Times New Roman" w:cs="Times New Roman"/>
          </w:rPr>
          <w:t xml:space="preserve"> (</w:t>
        </w:r>
        <w:r w:rsidR="0071072E" w:rsidRPr="0071072E">
          <w:rPr>
            <w:rFonts w:eastAsia="Times New Roman" w:cs="Times New Roman"/>
            <w:i/>
            <w:rPrChange w:id="700"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01" w:author="Orion" w:date="2011-05-02T20:35:00Z"/>
        </w:rPr>
        <w:pPrChange w:id="702" w:author="Orion" w:date="2011-05-02T20:38:00Z">
          <w:pPr>
            <w:widowControl/>
            <w:suppressAutoHyphens w:val="0"/>
          </w:pPr>
        </w:pPrChange>
      </w:pPr>
      <w:bookmarkStart w:id="703" w:name="_Toc296083820"/>
      <w:ins w:id="704" w:author="Orion" w:date="2011-05-03T11:42:00Z">
        <w:r>
          <w:rPr>
            <w:rFonts w:ascii="Times New Roman" w:hAnsi="Times New Roman" w:cs="Times New Roman"/>
          </w:rPr>
          <w:t>C</w:t>
        </w:r>
      </w:ins>
      <w:ins w:id="705" w:author="Orion" w:date="2011-05-02T20:35:00Z">
        <w:r w:rsidR="00067307" w:rsidRPr="00B65F96">
          <w:rPr>
            <w:rFonts w:ascii="Times New Roman" w:hAnsi="Times New Roman" w:cs="Times New Roman"/>
            <w:rPrChange w:id="706" w:author="Orion" w:date="2011-05-02T20:38:00Z">
              <w:rPr/>
            </w:rPrChange>
          </w:rPr>
          <w:t>onceptos</w:t>
        </w:r>
      </w:ins>
      <w:ins w:id="707" w:author="Orion" w:date="2011-05-03T11:42:00Z">
        <w:r>
          <w:rPr>
            <w:rFonts w:ascii="Times New Roman" w:hAnsi="Times New Roman" w:cs="Times New Roman"/>
          </w:rPr>
          <w:t xml:space="preserve"> básicos</w:t>
        </w:r>
      </w:ins>
      <w:ins w:id="708" w:author="Orion" w:date="2011-05-02T20:35:00Z">
        <w:r w:rsidR="00067307" w:rsidRPr="00B65F96">
          <w:rPr>
            <w:rFonts w:ascii="Times New Roman" w:hAnsi="Times New Roman" w:cs="Times New Roman"/>
            <w:rPrChange w:id="709" w:author="Orion" w:date="2011-05-02T20:38:00Z">
              <w:rPr/>
            </w:rPrChange>
          </w:rPr>
          <w:t xml:space="preserve"> de navegación aérea</w:t>
        </w:r>
        <w:bookmarkEnd w:id="703"/>
      </w:ins>
    </w:p>
    <w:p w14:paraId="66A0FB7A" w14:textId="77777777" w:rsidR="00067307" w:rsidDel="007C74FC" w:rsidRDefault="00067307" w:rsidP="00067307">
      <w:pPr>
        <w:jc w:val="both"/>
        <w:rPr>
          <w:ins w:id="710" w:author="Orion" w:date="2011-05-02T20:35:00Z"/>
          <w:del w:id="711" w:author="IO" w:date="2011-05-12T17:53:00Z"/>
          <w:rFonts w:eastAsia="Times New Roman" w:cs="Times New Roman"/>
        </w:rPr>
      </w:pPr>
    </w:p>
    <w:p w14:paraId="48DC6A1C" w14:textId="432F8351" w:rsidR="005421EE" w:rsidRDefault="00B65F96" w:rsidP="00067307">
      <w:pPr>
        <w:jc w:val="both"/>
        <w:rPr>
          <w:ins w:id="712" w:author="Orion" w:date="2011-05-15T15:23:00Z"/>
          <w:rFonts w:cs="Times New Roman"/>
        </w:rPr>
      </w:pPr>
      <w:ins w:id="713" w:author="Orion" w:date="2011-05-02T20:36:00Z">
        <w:del w:id="714" w:author="IO" w:date="2011-05-12T17:53:00Z">
          <w:r w:rsidDel="007C74FC">
            <w:rPr>
              <w:rFonts w:cs="Times New Roman"/>
            </w:rPr>
            <w:delText xml:space="preserve">Como </w:delText>
          </w:r>
        </w:del>
      </w:ins>
      <w:ins w:id="715" w:author="Orion" w:date="2011-05-03T12:17:00Z">
        <w:del w:id="716" w:author="IO" w:date="2011-05-12T17:53:00Z">
          <w:r w:rsidR="00E37516" w:rsidDel="007C74FC">
            <w:rPr>
              <w:rFonts w:cs="Times New Roman"/>
            </w:rPr>
            <w:delText>se ha comentado</w:delText>
          </w:r>
        </w:del>
      </w:ins>
      <w:ins w:id="717" w:author="Orion" w:date="2011-05-02T20:36:00Z">
        <w:del w:id="718" w:author="IO" w:date="2011-05-12T17:53:00Z">
          <w:r w:rsidDel="007C74FC">
            <w:rPr>
              <w:rFonts w:cs="Times New Roman"/>
            </w:rPr>
            <w:delText xml:space="preserve"> anteriormente l</w:delText>
          </w:r>
        </w:del>
      </w:ins>
      <w:ins w:id="719" w:author="IO" w:date="2011-05-12T17:53:00Z">
        <w:r w:rsidR="007C74FC">
          <w:rPr>
            <w:rFonts w:cs="Times New Roman"/>
          </w:rPr>
          <w:t>L</w:t>
        </w:r>
      </w:ins>
      <w:ins w:id="720" w:author="Orion" w:date="2011-05-02T20:36:00Z">
        <w:r w:rsidRPr="00246937">
          <w:rPr>
            <w:rFonts w:cs="Times New Roman"/>
          </w:rPr>
          <w:t xml:space="preserve">a navegación aérea engloba </w:t>
        </w:r>
        <w:del w:id="721" w:author="IO" w:date="2011-05-12T17:54:00Z">
          <w:r w:rsidRPr="00246937" w:rsidDel="007C74FC">
            <w:rPr>
              <w:rFonts w:cs="Times New Roman"/>
            </w:rPr>
            <w:delText>a un</w:delText>
          </w:r>
        </w:del>
      </w:ins>
      <w:ins w:id="722" w:author="IO" w:date="2011-05-12T17:54:00Z">
        <w:r w:rsidR="007C74FC">
          <w:rPr>
            <w:rFonts w:cs="Times New Roman"/>
          </w:rPr>
          <w:t>el</w:t>
        </w:r>
      </w:ins>
      <w:ins w:id="723" w:author="Orion" w:date="2011-05-02T20:36:00Z">
        <w:r w:rsidRPr="00246937">
          <w:rPr>
            <w:rFonts w:cs="Times New Roman"/>
          </w:rPr>
          <w:t xml:space="preserve"> conjunto de técnicas y procedimientos</w:t>
        </w:r>
        <w:del w:id="724"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25" w:author="IO" w:date="2011-06-09T13:14:00Z">
        <w:del w:id="726" w:author="Orion" w:date="2011-06-10T21:19:00Z">
          <w:r w:rsidR="00784846" w:rsidDel="007E4A77">
            <w:rPr>
              <w:rFonts w:cs="Times New Roman"/>
            </w:rPr>
            <w:delText xml:space="preserve">Los </w:delText>
          </w:r>
        </w:del>
      </w:ins>
      <w:ins w:id="727" w:author="IO" w:date="2011-05-12T17:54:00Z">
        <w:del w:id="728" w:author="Orion" w:date="2011-06-10T21:20:00Z">
          <w:r w:rsidR="007C74FC" w:rsidDel="005838FD">
            <w:rPr>
              <w:rFonts w:cs="Times New Roman"/>
            </w:rPr>
            <w:delText>Algunos</w:delText>
          </w:r>
        </w:del>
      </w:ins>
      <w:ins w:id="729" w:author="Orion" w:date="2011-06-10T21:20:00Z">
        <w:r w:rsidR="005838FD">
          <w:rPr>
            <w:rFonts w:cs="Times New Roman"/>
          </w:rPr>
          <w:t xml:space="preserve"> Los</w:t>
        </w:r>
      </w:ins>
      <w:ins w:id="730" w:author="IO" w:date="2011-05-12T17:54:00Z">
        <w:del w:id="731" w:author="Orion" w:date="2011-06-10T21:20:00Z">
          <w:r w:rsidR="007C74FC" w:rsidDel="005838FD">
            <w:rPr>
              <w:rFonts w:cs="Times New Roman"/>
            </w:rPr>
            <w:delText xml:space="preserve"> de los</w:delText>
          </w:r>
        </w:del>
        <w:r w:rsidR="007C74FC">
          <w:rPr>
            <w:rFonts w:cs="Times New Roman"/>
          </w:rPr>
          <w:t xml:space="preserve"> aspectos </w:t>
        </w:r>
      </w:ins>
      <w:ins w:id="732" w:author="IO" w:date="2011-06-09T13:14:00Z">
        <w:r w:rsidR="00784846">
          <w:rPr>
            <w:rFonts w:cs="Times New Roman"/>
          </w:rPr>
          <w:t>clave de este proceso</w:t>
        </w:r>
      </w:ins>
      <w:ins w:id="733" w:author="IO" w:date="2011-05-12T17:54:00Z">
        <w:del w:id="734"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35" w:author="IO" w:date="2011-06-09T13:14:00Z">
        <w:r w:rsidR="00784846">
          <w:rPr>
            <w:rFonts w:cs="Times New Roman"/>
          </w:rPr>
          <w:t>su ejecuci</w:t>
        </w:r>
      </w:ins>
      <w:ins w:id="736" w:author="IO" w:date="2011-06-09T13:15:00Z">
        <w:r w:rsidR="00784846">
          <w:rPr>
            <w:rFonts w:cs="Times New Roman"/>
          </w:rPr>
          <w:t>ón por</w:t>
        </w:r>
      </w:ins>
      <w:ins w:id="737" w:author="IO" w:date="2011-05-12T17:54:00Z">
        <w:del w:id="738" w:author="Orion" w:date="2011-06-10T21:21:00Z">
          <w:r w:rsidR="007C74FC" w:rsidDel="006A5B16">
            <w:rPr>
              <w:rFonts w:cs="Times New Roman"/>
            </w:rPr>
            <w:delText>o</w:delText>
          </w:r>
        </w:del>
        <w:r w:rsidR="007C74FC">
          <w:rPr>
            <w:rFonts w:cs="Times New Roman"/>
          </w:rPr>
          <w:t xml:space="preserve"> la </w:t>
        </w:r>
      </w:ins>
      <w:ins w:id="739" w:author="IO" w:date="2011-06-09T13:15:00Z">
        <w:r w:rsidR="00784846">
          <w:rPr>
            <w:rFonts w:cs="Times New Roman"/>
          </w:rPr>
          <w:t>tripulación</w:t>
        </w:r>
      </w:ins>
      <w:ins w:id="740" w:author="IO" w:date="2011-05-12T17:54:00Z">
        <w:del w:id="741" w:author="Orion" w:date="2011-06-10T21:21:00Z">
          <w:r w:rsidR="007C74FC" w:rsidRPr="00246937" w:rsidDel="006A5B16">
            <w:rPr>
              <w:rFonts w:cs="Times New Roman"/>
            </w:rPr>
            <w:delText>grabación</w:delText>
          </w:r>
        </w:del>
      </w:ins>
      <w:ins w:id="742" w:author="Orion" w:date="2011-06-11T12:26:00Z">
        <w:r w:rsidR="001E38DD">
          <w:rPr>
            <w:rFonts w:cs="Times New Roman"/>
          </w:rPr>
          <w:t xml:space="preserve"> de</w:t>
        </w:r>
      </w:ins>
      <w:ins w:id="743" w:author="IO" w:date="2011-05-12T17:54:00Z">
        <w:del w:id="744"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45" w:author="IO" w:date="2011-06-09T13:15:00Z">
        <w:r w:rsidR="00784846">
          <w:rPr>
            <w:rFonts w:cs="Times New Roman"/>
          </w:rPr>
          <w:t>la aeronave, y el seguimiento y ajuste</w:t>
        </w:r>
      </w:ins>
      <w:ins w:id="746" w:author="Orion" w:date="2011-06-10T21:22:00Z">
        <w:r w:rsidR="001616D6">
          <w:rPr>
            <w:rFonts w:cs="Times New Roman"/>
          </w:rPr>
          <w:t xml:space="preserve"> </w:t>
        </w:r>
      </w:ins>
      <w:ins w:id="747" w:author="IO" w:date="2011-05-12T17:54:00Z">
        <w:del w:id="748"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49" w:author="IO" w:date="2011-06-09T13:15:00Z">
        <w:r w:rsidR="00784846">
          <w:rPr>
            <w:rFonts w:cs="Times New Roman"/>
          </w:rPr>
          <w:t>mismo por los controladores.</w:t>
        </w:r>
      </w:ins>
      <w:ins w:id="750" w:author="IO" w:date="2011-06-09T13:17:00Z">
        <w:r w:rsidR="00784846">
          <w:rPr>
            <w:rFonts w:cs="Times New Roman"/>
          </w:rPr>
          <w:t xml:space="preserve"> Antes de discutirlos, hay que considerar cómo se organiza el espacio a</w:t>
        </w:r>
      </w:ins>
      <w:ins w:id="751" w:author="IO" w:date="2011-06-09T13:18:00Z">
        <w:r w:rsidR="00784846">
          <w:rPr>
            <w:rFonts w:cs="Times New Roman"/>
          </w:rPr>
          <w:t>éreo.</w:t>
        </w:r>
      </w:ins>
      <w:ins w:id="752" w:author="IO" w:date="2011-05-12T17:54:00Z">
        <w:del w:id="753" w:author="Orion" w:date="2011-06-10T21:22:00Z">
          <w:r w:rsidR="007C74FC" w:rsidRPr="00246937" w:rsidDel="006A5B16">
            <w:rPr>
              <w:rFonts w:cs="Times New Roman"/>
            </w:rPr>
            <w:delText>vehículo</w:delText>
          </w:r>
        </w:del>
      </w:ins>
      <w:ins w:id="754" w:author="IO" w:date="2011-05-12T18:04:00Z">
        <w:del w:id="755"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56" w:author="Orion" w:date="2011-05-15T15:23:00Z"/>
          <w:rStyle w:val="apple-style-span"/>
          <w:rFonts w:cs="Times New Roman"/>
          <w:bCs/>
          <w:color w:val="000000"/>
        </w:rPr>
      </w:pPr>
    </w:p>
    <w:p w14:paraId="56FE61A9" w14:textId="7BBB501A" w:rsidR="00784846" w:rsidRPr="00DD77B4" w:rsidRDefault="00784846" w:rsidP="00784846">
      <w:pPr>
        <w:jc w:val="both"/>
        <w:rPr>
          <w:ins w:id="757" w:author="IO" w:date="2011-06-09T13:18:00Z"/>
          <w:rStyle w:val="apple-style-span"/>
          <w:rFonts w:cs="Times New Roman"/>
          <w:bCs/>
          <w:color w:val="000000"/>
        </w:rPr>
      </w:pPr>
      <w:ins w:id="758"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59"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60"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61"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62"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3" w:author="IO" w:date="2011-06-09T13:19:00Z">
        <w:r>
          <w:rPr>
            <w:rStyle w:val="apple-style-span"/>
            <w:rFonts w:cs="Times New Roman"/>
            <w:bCs/>
            <w:color w:val="000000"/>
          </w:rPr>
          <w:t>“</w:t>
        </w:r>
      </w:ins>
      <w:ins w:id="764" w:author="IO" w:date="2011-06-09T13:18:00Z">
        <w:r>
          <w:rPr>
            <w:rStyle w:val="apple-style-span"/>
            <w:rFonts w:cs="Times New Roman"/>
            <w:bCs/>
            <w:color w:val="000000"/>
          </w:rPr>
          <w:t xml:space="preserve">área de responsabilidad” </w:t>
        </w:r>
      </w:ins>
      <w:ins w:id="765"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66" w:author="IO" w:date="2011-06-09T13:18:00Z">
        <w:r w:rsidRPr="00DD77B4">
          <w:rPr>
            <w:rStyle w:val="apple-style-span"/>
            <w:rFonts w:cs="Times New Roman"/>
            <w:bCs/>
            <w:color w:val="000000"/>
          </w:rPr>
          <w:t xml:space="preserve">. </w:t>
        </w:r>
      </w:ins>
      <w:ins w:id="767" w:author="Orion" w:date="2011-06-11T12:34:00Z">
        <w:r w:rsidR="00C312EE">
          <w:rPr>
            <w:rStyle w:val="apple-style-span"/>
            <w:rFonts w:cs="Times New Roman"/>
            <w:bCs/>
            <w:color w:val="000000"/>
          </w:rPr>
          <w:t xml:space="preserve">Cada una de estas regiones se puede dividir en </w:t>
        </w:r>
      </w:ins>
      <w:ins w:id="768" w:author="Orion" w:date="2011-06-11T12:35:00Z">
        <w:r w:rsidR="00C312EE">
          <w:rPr>
            <w:rStyle w:val="apple-style-span"/>
            <w:rFonts w:cs="Times New Roman"/>
            <w:bCs/>
            <w:color w:val="000000"/>
          </w:rPr>
          <w:t>espacio aéreo controlado y no controlado.</w:t>
        </w:r>
      </w:ins>
      <w:ins w:id="769" w:author="Orion" w:date="2011-06-11T12:31:00Z">
        <w:r w:rsidR="00C312EE">
          <w:rPr>
            <w:rStyle w:val="apple-style-span"/>
            <w:rFonts w:cs="Times New Roman"/>
            <w:bCs/>
            <w:color w:val="000000"/>
          </w:rPr>
          <w:t xml:space="preserve"> </w:t>
        </w:r>
      </w:ins>
      <w:ins w:id="770" w:author="IO" w:date="2011-06-09T13:18:00Z">
        <w:r w:rsidRPr="00DD77B4">
          <w:rPr>
            <w:rStyle w:val="apple-style-span"/>
            <w:rFonts w:cs="Times New Roman"/>
            <w:bCs/>
            <w:color w:val="000000"/>
          </w:rPr>
          <w:t xml:space="preserve">El </w:t>
        </w:r>
      </w:ins>
      <w:ins w:id="771"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2" w:author="IO" w:date="2011-06-09T13:18:00Z">
        <w:del w:id="773"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74"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75" w:author="Orion" w:date="2011-06-11T12:35:00Z">
        <w:r w:rsidR="00C312EE">
          <w:rPr>
            <w:rStyle w:val="apple-style-span"/>
            <w:rFonts w:cs="Times New Roman"/>
            <w:bCs/>
            <w:color w:val="000000"/>
          </w:rPr>
          <w:t>Sin embardo, en el espacio aére</w:t>
        </w:r>
      </w:ins>
      <w:ins w:id="776" w:author="Orion" w:date="2011-06-11T12:36:00Z">
        <w:r w:rsidR="00C312EE">
          <w:rPr>
            <w:rStyle w:val="apple-style-span"/>
            <w:rFonts w:cs="Times New Roman"/>
            <w:bCs/>
            <w:color w:val="000000"/>
          </w:rPr>
          <w:t>o</w:t>
        </w:r>
      </w:ins>
      <w:ins w:id="777" w:author="Orion" w:date="2011-06-11T12:35:00Z">
        <w:r w:rsidR="00C312EE">
          <w:rPr>
            <w:rStyle w:val="apple-style-span"/>
            <w:rFonts w:cs="Times New Roman"/>
            <w:bCs/>
            <w:color w:val="000000"/>
          </w:rPr>
          <w:t xml:space="preserve"> no </w:t>
        </w:r>
      </w:ins>
      <w:ins w:id="778"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79" w:author="Orion" w:date="2011-06-11T13:03:00Z">
        <w:r w:rsidR="00CE4E5F" w:rsidRPr="00C312EE">
          <w:rPr>
            <w:rStyle w:val="apple-style-span"/>
            <w:rFonts w:cs="Times New Roman"/>
            <w:bCs/>
            <w:color w:val="000000"/>
          </w:rPr>
          <w:t>Tráfico</w:t>
        </w:r>
      </w:ins>
      <w:ins w:id="780" w:author="Orion" w:date="2011-06-11T12:36:00Z">
        <w:r w:rsidR="00C312EE" w:rsidRPr="00C312EE">
          <w:rPr>
            <w:rStyle w:val="apple-style-span"/>
            <w:rFonts w:cs="Times New Roman"/>
            <w:bCs/>
            <w:color w:val="000000"/>
          </w:rPr>
          <w:t xml:space="preserve"> </w:t>
        </w:r>
      </w:ins>
      <w:ins w:id="781" w:author="Orion" w:date="2011-06-11T12:37:00Z">
        <w:r w:rsidR="002C0EFF" w:rsidRPr="00C312EE">
          <w:rPr>
            <w:rStyle w:val="apple-style-span"/>
            <w:rFonts w:cs="Times New Roman"/>
            <w:bCs/>
            <w:color w:val="000000"/>
          </w:rPr>
          <w:t>Aéreo</w:t>
        </w:r>
      </w:ins>
      <w:ins w:id="782"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3"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84"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85"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86"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87"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88"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89" w:author="Orion" w:date="2011-06-11T13:06:00Z">
          <w:r w:rsidRPr="00DD77B4" w:rsidDel="004D34F6">
            <w:rPr>
              <w:rStyle w:val="apple-style-span"/>
              <w:rFonts w:cs="Times New Roman"/>
              <w:bCs/>
              <w:color w:val="000000"/>
            </w:rPr>
            <w:delText>en</w:delText>
          </w:r>
        </w:del>
      </w:ins>
      <w:ins w:id="790" w:author="Orion" w:date="2011-06-11T13:06:00Z">
        <w:r w:rsidR="004D34F6">
          <w:rPr>
            <w:rStyle w:val="apple-style-span"/>
            <w:rFonts w:cs="Times New Roman"/>
            <w:bCs/>
            <w:color w:val="000000"/>
          </w:rPr>
          <w:t>de</w:t>
        </w:r>
      </w:ins>
      <w:ins w:id="791"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92" w:author="Orion" w:date="2011-06-11T13:06:00Z">
          <w:r w:rsidRPr="00DD77B4" w:rsidDel="001E2921">
            <w:rPr>
              <w:rStyle w:val="apple-style-span"/>
              <w:rFonts w:cs="Times New Roman"/>
              <w:bCs/>
              <w:color w:val="000000"/>
            </w:rPr>
            <w:delText>a</w:delText>
          </w:r>
        </w:del>
      </w:ins>
      <w:ins w:id="793" w:author="Orion" w:date="2011-06-11T13:06:00Z">
        <w:r w:rsidR="001E2921">
          <w:rPr>
            <w:rStyle w:val="apple-style-span"/>
            <w:rFonts w:cs="Times New Roman"/>
            <w:bCs/>
            <w:color w:val="000000"/>
          </w:rPr>
          <w:t>de</w:t>
        </w:r>
      </w:ins>
      <w:ins w:id="794"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795" w:author="IO" w:date="2011-06-09T13:18:00Z"/>
          <w:rStyle w:val="apple-style-span"/>
          <w:rFonts w:cs="Times New Roman"/>
          <w:bCs/>
          <w:color w:val="000000"/>
        </w:rPr>
      </w:pPr>
      <w:ins w:id="796"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797" w:author="Orion" w:date="2011-06-11T12:44:00Z"/>
          <w:rStyle w:val="apple-style-span"/>
          <w:rFonts w:cs="Times New Roman"/>
          <w:bCs/>
          <w:color w:val="000000"/>
        </w:rPr>
      </w:pPr>
      <w:ins w:id="798" w:author="IO" w:date="2011-06-09T13:18:00Z">
        <w:r>
          <w:rPr>
            <w:rStyle w:val="apple-style-span"/>
            <w:rFonts w:cs="Times New Roman"/>
            <w:bCs/>
            <w:color w:val="000000"/>
          </w:rPr>
          <w:lastRenderedPageBreak/>
          <w:t>Todos los vuelos</w:t>
        </w:r>
      </w:ins>
      <w:ins w:id="799" w:author="Orion" w:date="2011-06-11T12:43:00Z">
        <w:r w:rsidR="000C3948">
          <w:rPr>
            <w:rStyle w:val="apple-style-span"/>
            <w:rFonts w:cs="Times New Roman"/>
            <w:bCs/>
            <w:color w:val="000000"/>
          </w:rPr>
          <w:t>,</w:t>
        </w:r>
      </w:ins>
      <w:ins w:id="800" w:author="Orion" w:date="2011-06-11T12:41:00Z">
        <w:r w:rsidR="00B465AD">
          <w:rPr>
            <w:rStyle w:val="apple-style-span"/>
            <w:rFonts w:cs="Times New Roman"/>
            <w:bCs/>
            <w:color w:val="000000"/>
          </w:rPr>
          <w:t xml:space="preserve"> </w:t>
        </w:r>
      </w:ins>
      <w:ins w:id="801" w:author="Orion" w:date="2011-06-11T12:43:00Z">
        <w:r w:rsidR="000C3948">
          <w:rPr>
            <w:rStyle w:val="apple-style-span"/>
            <w:rFonts w:cs="Times New Roman"/>
            <w:bCs/>
            <w:color w:val="000000"/>
          </w:rPr>
          <w:t>tanto</w:t>
        </w:r>
      </w:ins>
      <w:ins w:id="802" w:author="Orion" w:date="2011-06-11T12:41:00Z">
        <w:r w:rsidR="00B465AD" w:rsidRPr="00DD77B4">
          <w:rPr>
            <w:rStyle w:val="apple-style-span"/>
            <w:rFonts w:cs="Times New Roman"/>
            <w:bCs/>
            <w:color w:val="000000"/>
          </w:rPr>
          <w:t xml:space="preserve"> </w:t>
        </w:r>
      </w:ins>
      <w:ins w:id="803" w:author="Orion" w:date="2011-06-11T12:43:00Z">
        <w:r w:rsidR="000C3948">
          <w:rPr>
            <w:rStyle w:val="apple-style-span"/>
            <w:rFonts w:cs="Times New Roman"/>
            <w:bCs/>
            <w:color w:val="000000"/>
          </w:rPr>
          <w:t xml:space="preserve">del </w:t>
        </w:r>
      </w:ins>
      <w:ins w:id="804" w:author="Orion" w:date="2011-06-11T12:41:00Z">
        <w:r w:rsidR="00B465AD" w:rsidRPr="00DD77B4">
          <w:rPr>
            <w:rStyle w:val="apple-style-span"/>
            <w:rFonts w:cs="Times New Roman"/>
            <w:bCs/>
            <w:color w:val="000000"/>
          </w:rPr>
          <w:t>espacio aéreo controlado</w:t>
        </w:r>
      </w:ins>
      <w:ins w:id="805" w:author="Orion" w:date="2011-06-11T12:43:00Z">
        <w:r w:rsidR="000C3948">
          <w:rPr>
            <w:rStyle w:val="apple-style-span"/>
            <w:rFonts w:cs="Times New Roman"/>
            <w:bCs/>
            <w:color w:val="000000"/>
          </w:rPr>
          <w:t xml:space="preserve"> como del no controlado,</w:t>
        </w:r>
      </w:ins>
      <w:ins w:id="806"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07"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08"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09" w:author="Orion" w:date="2011-06-11T13:07:00Z">
          <w:r w:rsidDel="00AF6CB1">
            <w:rPr>
              <w:rStyle w:val="apple-style-span"/>
              <w:rFonts w:cs="Times New Roman"/>
              <w:bCs/>
              <w:color w:val="000000"/>
            </w:rPr>
            <w:delText>y</w:delText>
          </w:r>
        </w:del>
      </w:ins>
      <w:ins w:id="810" w:author="Orion" w:date="2011-06-11T13:07:00Z">
        <w:r w:rsidR="00AF6CB1">
          <w:rPr>
            <w:rStyle w:val="apple-style-span"/>
            <w:rFonts w:cs="Times New Roman"/>
            <w:bCs/>
            <w:color w:val="000000"/>
          </w:rPr>
          <w:t>que</w:t>
        </w:r>
      </w:ins>
      <w:ins w:id="811"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12" w:author="Orion" w:date="2011-06-11T12:44:00Z"/>
          <w:rStyle w:val="apple-style-span"/>
          <w:rFonts w:cs="Times New Roman"/>
          <w:bCs/>
          <w:color w:val="000000"/>
        </w:rPr>
      </w:pPr>
    </w:p>
    <w:p w14:paraId="7FEA6F26" w14:textId="448900C5" w:rsidR="00696841" w:rsidRPr="00DD77B4" w:rsidRDefault="00696841" w:rsidP="00696841">
      <w:pPr>
        <w:jc w:val="both"/>
        <w:rPr>
          <w:ins w:id="813" w:author="Orion" w:date="2011-06-11T12:44:00Z"/>
          <w:rStyle w:val="apple-style-span"/>
          <w:rFonts w:cs="Times New Roman"/>
          <w:bCs/>
          <w:color w:val="000000"/>
        </w:rPr>
      </w:pPr>
      <w:ins w:id="814" w:author="Orion" w:date="2011-06-11T12:45:00Z">
        <w:r>
          <w:rPr>
            <w:rStyle w:val="apple-style-span"/>
            <w:rFonts w:cs="Times New Roman"/>
            <w:bCs/>
            <w:color w:val="000000"/>
          </w:rPr>
          <w:t>Siguiendo con la organización del espacio aér</w:t>
        </w:r>
      </w:ins>
      <w:ins w:id="815" w:author="Orion" w:date="2011-06-11T12:46:00Z">
        <w:r>
          <w:rPr>
            <w:rStyle w:val="apple-style-span"/>
            <w:rFonts w:cs="Times New Roman"/>
            <w:bCs/>
            <w:color w:val="000000"/>
          </w:rPr>
          <w:t>e</w:t>
        </w:r>
      </w:ins>
      <w:ins w:id="816" w:author="Orion" w:date="2011-06-11T12:45:00Z">
        <w:r>
          <w:rPr>
            <w:rStyle w:val="apple-style-span"/>
            <w:rFonts w:cs="Times New Roman"/>
            <w:bCs/>
            <w:color w:val="000000"/>
          </w:rPr>
          <w:t>o</w:t>
        </w:r>
      </w:ins>
      <w:ins w:id="817" w:author="Orion" w:date="2011-06-11T12:48:00Z">
        <w:r w:rsidR="00D62F46">
          <w:rPr>
            <w:rStyle w:val="apple-style-span"/>
            <w:rFonts w:cs="Times New Roman"/>
            <w:bCs/>
            <w:color w:val="000000"/>
          </w:rPr>
          <w:t>,</w:t>
        </w:r>
      </w:ins>
      <w:ins w:id="818"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19" w:author="Orion" w:date="2011-06-11T13:08:00Z">
        <w:r w:rsidR="006A7E45">
          <w:rPr>
            <w:rStyle w:val="apple-style-span"/>
            <w:rFonts w:cs="Times New Roman"/>
            <w:bCs/>
            <w:color w:val="000000"/>
          </w:rPr>
          <w:t>es</w:t>
        </w:r>
      </w:ins>
      <w:ins w:id="820" w:author="Orion" w:date="2011-06-11T12:46:00Z">
        <w:r>
          <w:rPr>
            <w:rStyle w:val="apple-style-span"/>
            <w:rFonts w:cs="Times New Roman"/>
            <w:bCs/>
            <w:color w:val="000000"/>
          </w:rPr>
          <w:t xml:space="preserve"> e</w:t>
        </w:r>
      </w:ins>
      <w:ins w:id="821"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22" w:author="Orion" w:date="2011-06-11T12:47:00Z">
        <w:r w:rsidR="001A072A">
          <w:rPr>
            <w:rStyle w:val="apple-style-span"/>
            <w:rFonts w:cs="Times New Roman"/>
            <w:bCs/>
            <w:color w:val="000000"/>
          </w:rPr>
          <w:t xml:space="preserve">. </w:t>
        </w:r>
      </w:ins>
      <w:ins w:id="823" w:author="Orion" w:date="2011-06-11T12:48:00Z">
        <w:r w:rsidR="001A072A">
          <w:rPr>
            <w:rStyle w:val="apple-style-span"/>
            <w:rFonts w:cs="Times New Roman"/>
            <w:bCs/>
            <w:color w:val="000000"/>
          </w:rPr>
          <w:t>Est</w:t>
        </w:r>
      </w:ins>
      <w:ins w:id="824" w:author="Orion" w:date="2011-06-11T13:08:00Z">
        <w:r w:rsidR="006A7E45">
          <w:rPr>
            <w:rStyle w:val="apple-style-span"/>
            <w:rFonts w:cs="Times New Roman"/>
            <w:bCs/>
            <w:color w:val="000000"/>
          </w:rPr>
          <w:t>a</w:t>
        </w:r>
      </w:ins>
      <w:ins w:id="825" w:author="Orion" w:date="2011-06-11T12:44:00Z">
        <w:r w:rsidRPr="00DD77B4">
          <w:rPr>
            <w:rStyle w:val="apple-style-span"/>
            <w:rFonts w:cs="Times New Roman"/>
            <w:bCs/>
            <w:color w:val="000000"/>
          </w:rPr>
          <w:t xml:space="preserve"> </w:t>
        </w:r>
      </w:ins>
      <w:ins w:id="826" w:author="Orion" w:date="2011-06-11T13:08:00Z">
        <w:r w:rsidR="006A7E45">
          <w:rPr>
            <w:rStyle w:val="apple-style-span"/>
            <w:rFonts w:cs="Times New Roman"/>
            <w:bCs/>
            <w:color w:val="000000"/>
          </w:rPr>
          <w:t>es</w:t>
        </w:r>
      </w:ins>
      <w:ins w:id="827"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28" w:author="Orion" w:date="2011-06-11T12:44:00Z"/>
          <w:rStyle w:val="apple-style-span"/>
          <w:rFonts w:cs="Times New Roman"/>
          <w:bCs/>
          <w:color w:val="000000"/>
        </w:rPr>
      </w:pPr>
    </w:p>
    <w:p w14:paraId="0C8FA0BC" w14:textId="77777777" w:rsidR="00696841" w:rsidRPr="00DD77B4" w:rsidRDefault="00696841" w:rsidP="00696841">
      <w:pPr>
        <w:jc w:val="both"/>
        <w:rPr>
          <w:ins w:id="829" w:author="Orion" w:date="2011-06-11T12:44:00Z"/>
          <w:rStyle w:val="apple-style-span"/>
          <w:rFonts w:cs="Times New Roman"/>
          <w:bCs/>
          <w:color w:val="000000"/>
        </w:rPr>
      </w:pPr>
      <w:ins w:id="830"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31" w:author="Orion" w:date="2011-06-11T12:44:00Z"/>
          <w:rStyle w:val="apple-style-span"/>
          <w:rFonts w:cs="Times New Roman"/>
          <w:bCs/>
          <w:color w:val="000000"/>
        </w:rPr>
      </w:pPr>
    </w:p>
    <w:p w14:paraId="5FF2D971" w14:textId="6583D739" w:rsidR="00696841" w:rsidRPr="00DD77B4" w:rsidRDefault="00696841" w:rsidP="00784846">
      <w:pPr>
        <w:jc w:val="both"/>
        <w:rPr>
          <w:ins w:id="832" w:author="IO" w:date="2011-06-09T13:18:00Z"/>
          <w:rStyle w:val="apple-style-span"/>
          <w:rFonts w:cs="Times New Roman"/>
          <w:bCs/>
          <w:color w:val="000000"/>
        </w:rPr>
      </w:pPr>
      <w:ins w:id="833"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34" w:author="Orion" w:date="2011-06-11T13:10:00Z">
        <w:r w:rsidR="008215B9">
          <w:rPr>
            <w:rStyle w:val="apple-style-span"/>
            <w:rFonts w:cs="Times New Roman"/>
            <w:bCs/>
            <w:color w:val="000000"/>
          </w:rPr>
          <w:t>,</w:t>
        </w:r>
      </w:ins>
      <w:ins w:id="835"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36" w:author="Orion" w:date="2011-05-15T15:23:00Z"/>
          <w:rStyle w:val="apple-style-span"/>
          <w:rFonts w:cs="Times New Roman"/>
          <w:bCs/>
          <w:color w:val="000000"/>
        </w:rPr>
      </w:pPr>
    </w:p>
    <w:p w14:paraId="424932EE" w14:textId="50725F18" w:rsidR="006A4E89" w:rsidDel="006A4E89" w:rsidRDefault="00784846" w:rsidP="006A4E89">
      <w:pPr>
        <w:jc w:val="both"/>
        <w:rPr>
          <w:del w:id="837" w:author="Orion" w:date="2011-06-11T13:12:00Z"/>
          <w:rFonts w:cs="Times New Roman"/>
        </w:rPr>
      </w:pPr>
      <w:ins w:id="838" w:author="IO" w:date="2011-06-09T13:22:00Z">
        <w:r>
          <w:rPr>
            <w:rStyle w:val="apple-style-span"/>
            <w:rFonts w:cs="Times New Roman"/>
            <w:bCs/>
            <w:color w:val="000000"/>
          </w:rPr>
          <w:t>Para volar en el espacio aéreo,</w:t>
        </w:r>
      </w:ins>
      <w:ins w:id="839" w:author="Orion" w:date="2011-06-10T21:23:00Z">
        <w:r w:rsidR="001325BE">
          <w:rPr>
            <w:rStyle w:val="apple-style-span"/>
            <w:rFonts w:cs="Times New Roman"/>
            <w:bCs/>
            <w:color w:val="000000"/>
          </w:rPr>
          <w:t xml:space="preserve"> </w:t>
        </w:r>
      </w:ins>
      <w:ins w:id="840" w:author="IO" w:date="2011-06-09T13:22:00Z">
        <w:del w:id="841"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42" w:author="Orion" w:date="2011-05-15T15:23:00Z">
        <w:del w:id="843"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44" w:author="IO" w:date="2011-06-09T13:15:00Z">
          <w:r w:rsidR="00DB19F4" w:rsidRPr="00F818EC" w:rsidDel="00784846">
            <w:rPr>
              <w:rStyle w:val="apple-style-span"/>
              <w:rFonts w:cs="Times New Roman"/>
              <w:bCs/>
              <w:color w:val="000000"/>
            </w:rPr>
            <w:delText>,</w:delText>
          </w:r>
        </w:del>
      </w:ins>
      <w:ins w:id="845" w:author="IO" w:date="2011-06-09T13:15:00Z">
        <w:r>
          <w:rPr>
            <w:rStyle w:val="apple-style-span"/>
            <w:rFonts w:cs="Times New Roman"/>
            <w:bCs/>
            <w:color w:val="000000"/>
          </w:rPr>
          <w:t>.</w:t>
        </w:r>
      </w:ins>
      <w:ins w:id="846" w:author="Orion" w:date="2011-05-15T15:23:00Z">
        <w:r w:rsidR="00DB19F4" w:rsidRPr="00F818EC">
          <w:rPr>
            <w:rStyle w:val="apple-style-span"/>
            <w:rFonts w:cs="Times New Roman"/>
            <w:bCs/>
            <w:color w:val="000000"/>
          </w:rPr>
          <w:t xml:space="preserve"> </w:t>
        </w:r>
      </w:ins>
      <w:ins w:id="847" w:author="IO" w:date="2011-06-09T13:15:00Z">
        <w:r>
          <w:rPr>
            <w:rStyle w:val="apple-style-span"/>
            <w:rFonts w:cs="Times New Roman"/>
            <w:bCs/>
            <w:color w:val="000000"/>
          </w:rPr>
          <w:t>Se trata de</w:t>
        </w:r>
      </w:ins>
      <w:ins w:id="848" w:author="Orion" w:date="2011-05-15T15:23:00Z">
        <w:r w:rsidR="00DB19F4" w:rsidRPr="00F818EC">
          <w:rPr>
            <w:rStyle w:val="apple-style-span"/>
            <w:rFonts w:cs="Times New Roman"/>
            <w:bCs/>
            <w:color w:val="000000"/>
          </w:rPr>
          <w:t xml:space="preserve"> un informe donde se indican todos los datos referentes al vuelo</w:t>
        </w:r>
      </w:ins>
      <w:ins w:id="849" w:author="IO" w:date="2011-06-09T13:15:00Z">
        <w:r>
          <w:rPr>
            <w:rStyle w:val="apple-style-span"/>
            <w:rFonts w:cs="Times New Roman"/>
            <w:bCs/>
            <w:color w:val="000000"/>
          </w:rPr>
          <w:t xml:space="preserve">, incluyendo </w:t>
        </w:r>
      </w:ins>
      <w:ins w:id="850" w:author="Orion" w:date="2011-05-15T15:23:00Z">
        <w:del w:id="851"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52" w:author="IO" w:date="2011-06-09T13:16:00Z">
        <w:r>
          <w:rPr>
            <w:rStyle w:val="apple-style-span"/>
            <w:rFonts w:cs="Times New Roman"/>
            <w:bCs/>
            <w:color w:val="000000"/>
          </w:rPr>
          <w:t xml:space="preserve">el lugar y hora </w:t>
        </w:r>
      </w:ins>
      <w:ins w:id="853" w:author="Orion" w:date="2011-05-15T15:23:00Z">
        <w:r w:rsidR="00DB19F4" w:rsidRPr="00F818EC">
          <w:rPr>
            <w:rStyle w:val="apple-style-span"/>
            <w:rFonts w:cs="Times New Roman"/>
            <w:bCs/>
            <w:color w:val="000000"/>
          </w:rPr>
          <w:t>de salida</w:t>
        </w:r>
      </w:ins>
      <w:ins w:id="854" w:author="IO" w:date="2011-06-09T13:16:00Z">
        <w:r>
          <w:rPr>
            <w:rStyle w:val="apple-style-span"/>
            <w:rFonts w:cs="Times New Roman"/>
            <w:bCs/>
            <w:color w:val="000000"/>
          </w:rPr>
          <w:t xml:space="preserve"> y los </w:t>
        </w:r>
      </w:ins>
      <w:ins w:id="855" w:author="Orion" w:date="2011-05-15T15:23:00Z">
        <w:del w:id="856" w:author="IO" w:date="2011-06-09T13:16:00Z">
          <w:r w:rsidR="00DB19F4" w:rsidRPr="00F818EC" w:rsidDel="00784846">
            <w:rPr>
              <w:rStyle w:val="apple-style-span"/>
              <w:rFonts w:cs="Times New Roman"/>
              <w:bCs/>
              <w:color w:val="000000"/>
            </w:rPr>
            <w:delText>,</w:delText>
          </w:r>
        </w:del>
      </w:ins>
      <w:ins w:id="857" w:author="IO" w:date="2011-06-09T13:16:00Z">
        <w:r>
          <w:rPr>
            <w:rStyle w:val="apple-style-span"/>
            <w:rFonts w:cs="Times New Roman"/>
            <w:bCs/>
            <w:color w:val="000000"/>
          </w:rPr>
          <w:t>de</w:t>
        </w:r>
      </w:ins>
      <w:ins w:id="858" w:author="Orion" w:date="2011-05-15T15:23:00Z">
        <w:r w:rsidR="00DB19F4" w:rsidRPr="00F818EC">
          <w:rPr>
            <w:rStyle w:val="apple-style-span"/>
            <w:rFonts w:cs="Times New Roman"/>
            <w:bCs/>
            <w:color w:val="000000"/>
          </w:rPr>
          <w:t xml:space="preserve"> destino, </w:t>
        </w:r>
      </w:ins>
      <w:ins w:id="859" w:author="IO" w:date="2011-06-09T13:16:00Z">
        <w:r>
          <w:rPr>
            <w:rStyle w:val="apple-style-span"/>
            <w:rFonts w:cs="Times New Roman"/>
            <w:bCs/>
            <w:color w:val="000000"/>
          </w:rPr>
          <w:t>la</w:t>
        </w:r>
      </w:ins>
      <w:ins w:id="860" w:author="Orion" w:date="2011-05-15T15:23:00Z">
        <w:r w:rsidR="00DB19F4" w:rsidRPr="00F818EC">
          <w:rPr>
            <w:rStyle w:val="apple-style-span"/>
            <w:rFonts w:cs="Times New Roman"/>
            <w:bCs/>
            <w:color w:val="000000"/>
          </w:rPr>
          <w:t xml:space="preserve"> altitud</w:t>
        </w:r>
      </w:ins>
      <w:ins w:id="861" w:author="IO" w:date="2011-06-09T13:16:00Z">
        <w:r>
          <w:rPr>
            <w:rStyle w:val="apple-style-span"/>
            <w:rFonts w:cs="Times New Roman"/>
            <w:bCs/>
            <w:color w:val="000000"/>
          </w:rPr>
          <w:t xml:space="preserve"> y</w:t>
        </w:r>
      </w:ins>
      <w:ins w:id="862" w:author="Orion" w:date="2011-05-15T15:23:00Z">
        <w:del w:id="863"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64" w:author="IO" w:date="2011-06-09T13:16:00Z">
        <w:r>
          <w:rPr>
            <w:rStyle w:val="apple-style-span"/>
            <w:rFonts w:cs="Times New Roman"/>
            <w:bCs/>
            <w:color w:val="000000"/>
          </w:rPr>
          <w:t xml:space="preserve"> durante el vuelo, </w:t>
        </w:r>
      </w:ins>
      <w:ins w:id="865" w:author="Orion" w:date="2011-05-15T15:23:00Z">
        <w:del w:id="866" w:author="IO" w:date="2011-06-09T13:16:00Z">
          <w:r w:rsidR="00DB19F4" w:rsidRPr="00F818EC" w:rsidDel="00784846">
            <w:rPr>
              <w:rStyle w:val="apple-style-span"/>
              <w:rFonts w:cs="Times New Roman"/>
              <w:bCs/>
              <w:color w:val="000000"/>
            </w:rPr>
            <w:delText>,</w:delText>
          </w:r>
        </w:del>
      </w:ins>
      <w:ins w:id="867" w:author="IO" w:date="2011-06-09T13:16:00Z">
        <w:r>
          <w:rPr>
            <w:rStyle w:val="apple-style-span"/>
            <w:rFonts w:cs="Times New Roman"/>
            <w:bCs/>
            <w:color w:val="000000"/>
          </w:rPr>
          <w:t>los</w:t>
        </w:r>
      </w:ins>
      <w:ins w:id="868" w:author="Orion" w:date="2011-05-15T15:23:00Z">
        <w:r w:rsidR="00DB19F4" w:rsidRPr="00F818EC">
          <w:rPr>
            <w:rStyle w:val="apple-style-span"/>
            <w:rFonts w:cs="Times New Roman"/>
            <w:bCs/>
            <w:color w:val="000000"/>
          </w:rPr>
          <w:t xml:space="preserve"> </w:t>
        </w:r>
      </w:ins>
      <w:ins w:id="869" w:author="IO" w:date="2011-06-09T13:16:00Z">
        <w:r>
          <w:rPr>
            <w:rStyle w:val="apple-style-span"/>
            <w:rFonts w:cs="Times New Roman"/>
            <w:bCs/>
            <w:color w:val="000000"/>
          </w:rPr>
          <w:t>puntos intermedios por los que ha de pasar el vuelo</w:t>
        </w:r>
        <w:del w:id="870" w:author="Orion" w:date="2011-06-11T12:53:00Z">
          <w:r w:rsidDel="00343CEF">
            <w:rPr>
              <w:rStyle w:val="apple-style-span"/>
              <w:rFonts w:cs="Times New Roman"/>
              <w:bCs/>
              <w:color w:val="000000"/>
            </w:rPr>
            <w:delText>,</w:delText>
          </w:r>
        </w:del>
      </w:ins>
      <w:ins w:id="871" w:author="Orion" w:date="2011-05-15T15:23:00Z">
        <w:r w:rsidR="00DB19F4" w:rsidRPr="00F818EC">
          <w:rPr>
            <w:rStyle w:val="apple-style-span"/>
            <w:rFonts w:cs="Times New Roman"/>
            <w:bCs/>
            <w:color w:val="000000"/>
          </w:rPr>
          <w:t xml:space="preserve">, </w:t>
        </w:r>
        <w:del w:id="872"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3" w:author="IO" w:date="2011-06-09T13:16:00Z">
        <w:r>
          <w:rPr>
            <w:rFonts w:cs="Times New Roman"/>
          </w:rPr>
          <w:t>el</w:t>
        </w:r>
      </w:ins>
      <w:ins w:id="874" w:author="Orion" w:date="2011-05-15T15:23:00Z">
        <w:r w:rsidR="00CB1361">
          <w:rPr>
            <w:rFonts w:cs="Times New Roman"/>
          </w:rPr>
          <w:t xml:space="preserve"> tipo de vuelo </w:t>
        </w:r>
        <w:del w:id="875" w:author="IO" w:date="2011-06-09T13:17:00Z">
          <w:r w:rsidR="00CB1361">
            <w:rPr>
              <w:rFonts w:cs="Times New Roman"/>
            </w:rPr>
            <w:delText>(</w:delText>
          </w:r>
        </w:del>
      </w:ins>
      <w:ins w:id="876" w:author="Orion" w:date="2011-05-15T15:27:00Z">
        <w:del w:id="877" w:author="IO" w:date="2011-06-09T13:17:00Z">
          <w:r w:rsidR="00CB1361">
            <w:rPr>
              <w:rFonts w:cs="Times New Roman"/>
            </w:rPr>
            <w:delText>de lo que hablaremos a continuación)</w:delText>
          </w:r>
        </w:del>
      </w:ins>
      <w:ins w:id="878" w:author="IO" w:date="2011-06-09T13:17:00Z">
        <w:r>
          <w:rPr>
            <w:rFonts w:cs="Times New Roman"/>
          </w:rPr>
          <w:t>a realizar,</w:t>
        </w:r>
      </w:ins>
      <w:ins w:id="879" w:author="Orion" w:date="2011-05-15T15:23:00Z">
        <w:r w:rsidR="00DB19F4" w:rsidRPr="00F818EC">
          <w:rPr>
            <w:rFonts w:cs="Times New Roman"/>
          </w:rPr>
          <w:t xml:space="preserve"> </w:t>
        </w:r>
        <w:del w:id="880" w:author="IO" w:date="2011-06-09T13:23:00Z">
          <w:r w:rsidR="00DB19F4" w:rsidRPr="00F818EC" w:rsidDel="00784846">
            <w:rPr>
              <w:rFonts w:cs="Times New Roman"/>
            </w:rPr>
            <w:delText>e</w:delText>
          </w:r>
        </w:del>
      </w:ins>
      <w:ins w:id="881" w:author="IO" w:date="2011-06-09T13:23:00Z">
        <w:r>
          <w:rPr>
            <w:rFonts w:cs="Times New Roman"/>
          </w:rPr>
          <w:t>y la</w:t>
        </w:r>
      </w:ins>
      <w:ins w:id="882" w:author="Orion" w:date="2011-05-15T15:23:00Z">
        <w:r w:rsidR="00DB19F4" w:rsidRPr="00F818EC">
          <w:rPr>
            <w:rFonts w:cs="Times New Roman"/>
          </w:rPr>
          <w:t xml:space="preserve"> información referente al avión.</w:t>
        </w:r>
      </w:ins>
      <w:ins w:id="883" w:author="IO" w:date="2011-06-09T13:23:00Z">
        <w:r>
          <w:rPr>
            <w:rFonts w:cs="Times New Roman"/>
          </w:rPr>
          <w:t xml:space="preserve"> </w:t>
        </w:r>
      </w:ins>
      <w:ins w:id="884" w:author="Orion" w:date="2011-06-11T13:20:00Z">
        <w:r w:rsidR="00447CE7">
          <w:rPr>
            <w:rFonts w:cs="Times New Roman"/>
          </w:rPr>
          <w:t xml:space="preserve">cuando alguien quiere referirse a </w:t>
        </w:r>
      </w:ins>
      <w:ins w:id="885" w:author="Orion" w:date="2011-06-11T13:13:00Z">
        <w:r w:rsidR="006A4E89">
          <w:rPr>
            <w:rFonts w:cs="Times New Roman"/>
          </w:rPr>
          <w:t xml:space="preserve">estos </w:t>
        </w:r>
      </w:ins>
      <w:ins w:id="886" w:author="Orion" w:date="2011-06-11T13:11:00Z">
        <w:r w:rsidR="006A4E89">
          <w:rPr>
            <w:rFonts w:cs="Times New Roman"/>
          </w:rPr>
          <w:t>puntos intermedios</w:t>
        </w:r>
      </w:ins>
      <w:ins w:id="887" w:author="Orion" w:date="2011-06-11T13:14:00Z">
        <w:r w:rsidR="006A4E89">
          <w:rPr>
            <w:rFonts w:cs="Times New Roman"/>
          </w:rPr>
          <w:t xml:space="preserve"> que hay en el plan de vuelo</w:t>
        </w:r>
      </w:ins>
      <w:ins w:id="888" w:author="Orion" w:date="2011-06-11T13:12:00Z">
        <w:r w:rsidR="006A4E89">
          <w:rPr>
            <w:rFonts w:cs="Times New Roman"/>
          </w:rPr>
          <w:t>,</w:t>
        </w:r>
      </w:ins>
      <w:del w:id="889" w:author="Orion" w:date="2011-06-11T13:12:00Z">
        <w:r w:rsidR="006A4E89" w:rsidRPr="00F818EC" w:rsidDel="006A4E89">
          <w:rPr>
            <w:rFonts w:cs="Times New Roman"/>
          </w:rPr>
          <w:delText>waypoints</w:delText>
        </w:r>
      </w:del>
      <w:ins w:id="890" w:author="Orion" w:date="2011-06-11T13:12:00Z">
        <w:r w:rsidR="006A4E89">
          <w:rPr>
            <w:rFonts w:cs="Times New Roman"/>
          </w:rPr>
          <w:t xml:space="preserve"> que son</w:t>
        </w:r>
      </w:ins>
      <w:del w:id="891" w:author="Orion" w:date="2011-06-11T13:12:00Z">
        <w:r w:rsidR="006A4E89" w:rsidRPr="00F818EC" w:rsidDel="006A4E89">
          <w:rPr>
            <w:rFonts w:cs="Times New Roman"/>
          </w:rPr>
          <w:delText xml:space="preserve"> (</w:delText>
        </w:r>
      </w:del>
      <w:ins w:id="892"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3" w:author="Orion" w:date="2011-06-11T13:12:00Z">
        <w:r w:rsidR="006A4E89">
          <w:rPr>
            <w:rFonts w:cs="Times New Roman"/>
          </w:rPr>
          <w:t xml:space="preserve">o, </w:t>
        </w:r>
      </w:ins>
      <w:ins w:id="894" w:author="Orion" w:date="2011-06-11T13:18:00Z">
        <w:r w:rsidR="00447CE7">
          <w:rPr>
            <w:rFonts w:cs="Times New Roman"/>
          </w:rPr>
          <w:t>generalmente</w:t>
        </w:r>
        <w:r w:rsidR="006A4E89">
          <w:rPr>
            <w:rFonts w:cs="Times New Roman"/>
          </w:rPr>
          <w:t xml:space="preserve">, </w:t>
        </w:r>
      </w:ins>
      <w:ins w:id="895" w:author="Orion" w:date="2011-06-11T13:16:00Z">
        <w:r w:rsidR="006A4E89">
          <w:rPr>
            <w:rFonts w:cs="Times New Roman"/>
          </w:rPr>
          <w:t xml:space="preserve">la terminología </w:t>
        </w:r>
      </w:ins>
      <w:ins w:id="896" w:author="Orion" w:date="2011-06-11T13:18:00Z">
        <w:r w:rsidR="006A4E89">
          <w:rPr>
            <w:rFonts w:cs="Times New Roman"/>
          </w:rPr>
          <w:t xml:space="preserve">más </w:t>
        </w:r>
      </w:ins>
      <w:ins w:id="897" w:author="Orion" w:date="2011-06-11T13:16:00Z">
        <w:r w:rsidR="006A4E89">
          <w:rPr>
            <w:rFonts w:cs="Times New Roman"/>
          </w:rPr>
          <w:t>utilizada</w:t>
        </w:r>
      </w:ins>
      <w:ins w:id="898" w:author="Orion" w:date="2011-06-11T13:18:00Z">
        <w:r w:rsidR="006A4E89">
          <w:rPr>
            <w:rFonts w:cs="Times New Roman"/>
          </w:rPr>
          <w:t xml:space="preserve"> es</w:t>
        </w:r>
      </w:ins>
      <w:ins w:id="899" w:author="Orion" w:date="2011-06-11T13:19:00Z">
        <w:r w:rsidR="006A4E89">
          <w:rPr>
            <w:rFonts w:cs="Times New Roman"/>
          </w:rPr>
          <w:t xml:space="preserve"> </w:t>
        </w:r>
      </w:ins>
      <w:ins w:id="900" w:author="Orion" w:date="2011-06-11T13:13:00Z">
        <w:r w:rsidR="006A4E89">
          <w:rPr>
            <w:rFonts w:cs="Times New Roman"/>
          </w:rPr>
          <w:t>ref</w:t>
        </w:r>
      </w:ins>
      <w:ins w:id="901" w:author="Orion" w:date="2011-06-11T13:19:00Z">
        <w:r w:rsidR="006A4E89">
          <w:rPr>
            <w:rFonts w:cs="Times New Roman"/>
          </w:rPr>
          <w:t>er</w:t>
        </w:r>
      </w:ins>
      <w:ins w:id="902" w:author="Orion" w:date="2011-06-11T13:13:00Z">
        <w:r w:rsidR="006A4E89">
          <w:rPr>
            <w:rFonts w:cs="Times New Roman"/>
          </w:rPr>
          <w:t>ir</w:t>
        </w:r>
      </w:ins>
      <w:ins w:id="903" w:author="Orion" w:date="2011-06-11T13:19:00Z">
        <w:r w:rsidR="006A4E89">
          <w:rPr>
            <w:rFonts w:cs="Times New Roman"/>
          </w:rPr>
          <w:t>se a ellos</w:t>
        </w:r>
      </w:ins>
      <w:ins w:id="904" w:author="Orion" w:date="2011-06-11T13:13:00Z">
        <w:r w:rsidR="006A4E89">
          <w:rPr>
            <w:rFonts w:cs="Times New Roman"/>
          </w:rPr>
          <w:t xml:space="preserve"> </w:t>
        </w:r>
        <w:r w:rsidR="008D2976">
          <w:rPr>
            <w:rFonts w:cs="Times New Roman"/>
          </w:rPr>
          <w:t>como</w:t>
        </w:r>
      </w:ins>
      <w:ins w:id="905" w:author="Orion" w:date="2011-06-11T13:12:00Z">
        <w:r w:rsidR="006A4E89">
          <w:rPr>
            <w:rFonts w:cs="Times New Roman"/>
          </w:rPr>
          <w:t xml:space="preserve"> </w:t>
        </w:r>
        <w:proofErr w:type="spellStart"/>
        <w:r w:rsidR="006A4E89" w:rsidRPr="008D2976">
          <w:rPr>
            <w:rFonts w:cs="Times New Roman"/>
            <w:i/>
            <w:rPrChange w:id="906" w:author="Orion" w:date="2011-06-11T13:21:00Z">
              <w:rPr>
                <w:rFonts w:cs="Times New Roman"/>
              </w:rPr>
            </w:rPrChange>
          </w:rPr>
          <w:t>waypoints</w:t>
        </w:r>
      </w:ins>
      <w:proofErr w:type="spellEnd"/>
      <w:ins w:id="907" w:author="Orion" w:date="2011-06-11T13:17:00Z">
        <w:r w:rsidR="006A4E89">
          <w:rPr>
            <w:rFonts w:cs="Times New Roman"/>
          </w:rPr>
          <w:t xml:space="preserve">. </w:t>
        </w:r>
      </w:ins>
      <w:del w:id="908" w:author="Orion" w:date="2011-06-11T13:12:00Z">
        <w:r w:rsidR="006A4E89" w:rsidDel="006A4E89">
          <w:rPr>
            <w:rFonts w:cs="Times New Roman"/>
          </w:rPr>
          <w:delText>o),</w:delText>
        </w:r>
      </w:del>
    </w:p>
    <w:p w14:paraId="7EEA48A7" w14:textId="0B26DF51" w:rsidR="00DB19F4" w:rsidRDefault="006A4E89" w:rsidP="00067307">
      <w:pPr>
        <w:jc w:val="both"/>
        <w:rPr>
          <w:ins w:id="909" w:author="Orion" w:date="2011-05-15T15:26:00Z"/>
          <w:rFonts w:cs="Times New Roman"/>
        </w:rPr>
      </w:pPr>
      <w:ins w:id="910" w:author="Orion" w:date="2011-06-11T13:15:00Z">
        <w:r>
          <w:rPr>
            <w:rFonts w:cs="Times New Roman"/>
          </w:rPr>
          <w:t>Ante</w:t>
        </w:r>
      </w:ins>
      <w:ins w:id="911" w:author="Orion" w:date="2011-06-11T13:20:00Z">
        <w:r w:rsidR="00933511">
          <w:rPr>
            <w:rFonts w:cs="Times New Roman"/>
          </w:rPr>
          <w:t>s</w:t>
        </w:r>
      </w:ins>
      <w:ins w:id="912" w:author="Orion" w:date="2011-06-11T13:15:00Z">
        <w:r>
          <w:rPr>
            <w:rFonts w:cs="Times New Roman"/>
          </w:rPr>
          <w:t xml:space="preserve"> de iniciarse el trayecto</w:t>
        </w:r>
      </w:ins>
      <w:ins w:id="913" w:author="IO" w:date="2011-06-09T13:23:00Z">
        <w:del w:id="914" w:author="Orion" w:date="2011-06-11T13:15:00Z">
          <w:r w:rsidR="00784846" w:rsidDel="006A4E89">
            <w:rPr>
              <w:rFonts w:cs="Times New Roman"/>
            </w:rPr>
            <w:delText>E</w:delText>
          </w:r>
        </w:del>
      </w:ins>
      <w:ins w:id="915" w:author="Orion" w:date="2011-06-11T13:15:00Z">
        <w:r>
          <w:rPr>
            <w:rFonts w:cs="Times New Roman"/>
          </w:rPr>
          <w:t xml:space="preserve"> </w:t>
        </w:r>
      </w:ins>
      <w:ins w:id="916" w:author="Orion" w:date="2011-06-11T13:19:00Z">
        <w:r w:rsidR="00937789">
          <w:rPr>
            <w:rFonts w:cs="Times New Roman"/>
          </w:rPr>
          <w:t>e</w:t>
        </w:r>
      </w:ins>
      <w:ins w:id="917" w:author="IO" w:date="2011-06-09T13:23:00Z">
        <w:r w:rsidR="00784846">
          <w:rPr>
            <w:rFonts w:cs="Times New Roman"/>
          </w:rPr>
          <w:t>l plan de vuelo ha de ser notificado a la</w:t>
        </w:r>
        <w:del w:id="918" w:author="Orion" w:date="2011-06-11T12:57:00Z">
          <w:r w:rsidR="00784846" w:rsidDel="008D2B1A">
            <w:rPr>
              <w:rFonts w:cs="Times New Roman"/>
            </w:rPr>
            <w:delText>s</w:delText>
          </w:r>
        </w:del>
        <w:r w:rsidR="00784846">
          <w:rPr>
            <w:rFonts w:cs="Times New Roman"/>
          </w:rPr>
          <w:t xml:space="preserve"> autoridad</w:t>
        </w:r>
        <w:del w:id="919" w:author="Orion" w:date="2011-06-11T12:57:00Z">
          <w:r w:rsidR="00784846" w:rsidDel="008D2B1A">
            <w:rPr>
              <w:rFonts w:cs="Times New Roman"/>
            </w:rPr>
            <w:delText>e</w:delText>
          </w:r>
        </w:del>
      </w:ins>
      <w:ins w:id="920" w:author="Orion" w:date="2011-06-11T12:57:00Z">
        <w:r w:rsidR="008D2B1A">
          <w:rPr>
            <w:rFonts w:cs="Times New Roman"/>
          </w:rPr>
          <w:t xml:space="preserve"> ATS</w:t>
        </w:r>
      </w:ins>
      <w:ins w:id="921" w:author="IO" w:date="2011-06-09T13:23:00Z">
        <w:del w:id="922" w:author="Orion" w:date="2011-06-11T12:57:00Z">
          <w:r w:rsidR="00784846" w:rsidDel="008D2B1A">
            <w:rPr>
              <w:rFonts w:cs="Times New Roman"/>
            </w:rPr>
            <w:delText>s</w:delText>
          </w:r>
        </w:del>
        <w:r w:rsidR="00784846">
          <w:rPr>
            <w:rFonts w:cs="Times New Roman"/>
          </w:rPr>
          <w:t xml:space="preserve"> competente</w:t>
        </w:r>
        <w:del w:id="923" w:author="Orion" w:date="2011-06-11T12:57:00Z">
          <w:r w:rsidR="00784846" w:rsidDel="008D2B1A">
            <w:rPr>
              <w:rFonts w:cs="Times New Roman"/>
            </w:rPr>
            <w:delText>s</w:delText>
          </w:r>
        </w:del>
      </w:ins>
      <w:ins w:id="924" w:author="Orion" w:date="2011-06-11T13:15:00Z">
        <w:r>
          <w:rPr>
            <w:rFonts w:cs="Times New Roman"/>
          </w:rPr>
          <w:t xml:space="preserve"> para que sea aprobado.</w:t>
        </w:r>
      </w:ins>
      <w:ins w:id="925" w:author="IO" w:date="2011-06-09T13:23:00Z">
        <w:del w:id="926"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27" w:author="Orion" w:date="2011-06-11T12:49:00Z"/>
          <w:rFonts w:cs="Times New Roman"/>
        </w:rPr>
      </w:pPr>
    </w:p>
    <w:p w14:paraId="5CD31BC0" w14:textId="77777777" w:rsidR="005421EE" w:rsidRDefault="005421EE" w:rsidP="00067307">
      <w:pPr>
        <w:jc w:val="both"/>
        <w:rPr>
          <w:ins w:id="928" w:author="IO" w:date="2011-05-12T18:04:00Z"/>
          <w:rFonts w:cs="Times New Roman"/>
        </w:rPr>
      </w:pPr>
    </w:p>
    <w:p w14:paraId="29DC8286" w14:textId="4BDC6606" w:rsidR="007C74FC" w:rsidRDefault="005421EE" w:rsidP="00067307">
      <w:pPr>
        <w:jc w:val="both"/>
        <w:rPr>
          <w:ins w:id="929" w:author="IO" w:date="2011-05-12T17:55:00Z"/>
          <w:rFonts w:cs="Times New Roman"/>
        </w:rPr>
      </w:pPr>
      <w:ins w:id="930" w:author="IO" w:date="2011-05-12T18:04:00Z">
        <w:r>
          <w:rPr>
            <w:rFonts w:cs="Times New Roman"/>
          </w:rPr>
          <w:t>L</w:t>
        </w:r>
      </w:ins>
      <w:ins w:id="931" w:author="IO" w:date="2011-05-12T17:57:00Z">
        <w:r>
          <w:rPr>
            <w:rFonts w:cs="Times New Roman"/>
          </w:rPr>
          <w:t xml:space="preserve">a forma de ejecutar </w:t>
        </w:r>
      </w:ins>
      <w:ins w:id="932" w:author="IO" w:date="2011-06-09T13:24:00Z">
        <w:r w:rsidR="00784846">
          <w:rPr>
            <w:rFonts w:cs="Times New Roman"/>
          </w:rPr>
          <w:t>el plan de vuelo</w:t>
        </w:r>
      </w:ins>
      <w:ins w:id="933" w:author="IO" w:date="2011-05-12T17:57:00Z">
        <w:del w:id="934"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35" w:author="IO" w:date="2011-05-12T17:59:00Z">
        <w:r>
          <w:rPr>
            <w:rFonts w:cs="Times New Roman"/>
          </w:rPr>
          <w:t>ej.</w:t>
        </w:r>
      </w:ins>
      <w:ins w:id="936" w:author="IO" w:date="2011-05-12T17:57:00Z">
        <w:r>
          <w:rPr>
            <w:rFonts w:cs="Times New Roman"/>
          </w:rPr>
          <w:t xml:space="preserve"> radiobalizas e indicadores de aproximación), del tipo de aeronave (ej. </w:t>
        </w:r>
      </w:ins>
      <w:ins w:id="937" w:author="IO" w:date="2011-05-12T17:58:00Z">
        <w:r>
          <w:rPr>
            <w:rFonts w:cs="Times New Roman"/>
          </w:rPr>
          <w:t>su capacidad de vuelo y pasajeros desplazados) y de la zona (ej. aeropuertos y baja altitud).</w:t>
        </w:r>
      </w:ins>
      <w:ins w:id="938" w:author="IO" w:date="2011-05-12T17:59:00Z">
        <w:r>
          <w:rPr>
            <w:rFonts w:cs="Times New Roman"/>
          </w:rPr>
          <w:t xml:space="preserve"> Según estos factores es </w:t>
        </w:r>
        <w:del w:id="939" w:author="Orion" w:date="2011-05-16T13:39:00Z">
          <w:r w:rsidDel="000A3419">
            <w:rPr>
              <w:rFonts w:cs="Times New Roman"/>
            </w:rPr>
            <w:delText>poible</w:delText>
          </w:r>
        </w:del>
      </w:ins>
      <w:ins w:id="940" w:author="Orion" w:date="2011-05-16T13:39:00Z">
        <w:r w:rsidR="000A3419">
          <w:rPr>
            <w:rFonts w:cs="Times New Roman"/>
          </w:rPr>
          <w:t>posible</w:t>
        </w:r>
      </w:ins>
      <w:ins w:id="941" w:author="IO" w:date="2011-05-12T17:59:00Z">
        <w:r>
          <w:rPr>
            <w:rFonts w:cs="Times New Roman"/>
          </w:rPr>
          <w:t xml:space="preserve"> realizar navegación con </w:t>
        </w:r>
      </w:ins>
      <w:ins w:id="942" w:author="IO" w:date="2011-05-12T18:00:00Z">
        <w:r>
          <w:rPr>
            <w:rFonts w:cs="Times New Roman"/>
          </w:rPr>
          <w:t>R</w:t>
        </w:r>
      </w:ins>
      <w:ins w:id="943" w:author="IO" w:date="2011-05-12T17:59:00Z">
        <w:r>
          <w:rPr>
            <w:rFonts w:cs="Times New Roman"/>
          </w:rPr>
          <w:t xml:space="preserve">eglas de </w:t>
        </w:r>
      </w:ins>
      <w:ins w:id="944" w:author="IO" w:date="2011-05-12T18:00:00Z">
        <w:r>
          <w:rPr>
            <w:rFonts w:cs="Times New Roman"/>
          </w:rPr>
          <w:t>V</w:t>
        </w:r>
      </w:ins>
      <w:ins w:id="945" w:author="IO" w:date="2011-05-12T17:59:00Z">
        <w:r>
          <w:rPr>
            <w:rFonts w:cs="Times New Roman"/>
          </w:rPr>
          <w:t xml:space="preserve">uelo </w:t>
        </w:r>
      </w:ins>
      <w:ins w:id="946" w:author="IO" w:date="2011-05-12T18:00:00Z">
        <w:r>
          <w:rPr>
            <w:rFonts w:cs="Times New Roman"/>
          </w:rPr>
          <w:t>V</w:t>
        </w:r>
      </w:ins>
      <w:ins w:id="947" w:author="IO" w:date="2011-05-12T17:59:00Z">
        <w:r>
          <w:rPr>
            <w:rFonts w:cs="Times New Roman"/>
          </w:rPr>
          <w:t xml:space="preserve">isual (VFR, </w:t>
        </w:r>
        <w:r w:rsidRPr="005421EE">
          <w:rPr>
            <w:rFonts w:cs="Times New Roman"/>
            <w:i/>
            <w:rPrChange w:id="948" w:author="IO" w:date="2011-05-12T17:59:00Z">
              <w:rPr>
                <w:rFonts w:cs="Times New Roman"/>
              </w:rPr>
            </w:rPrChange>
          </w:rPr>
          <w:t>Visual Flight Rules</w:t>
        </w:r>
        <w:r>
          <w:rPr>
            <w:rFonts w:cs="Times New Roman"/>
          </w:rPr>
          <w:t>)</w:t>
        </w:r>
      </w:ins>
      <w:ins w:id="949" w:author="IO" w:date="2011-05-12T18:00:00Z">
        <w:r>
          <w:rPr>
            <w:rFonts w:cs="Times New Roman"/>
          </w:rPr>
          <w:t xml:space="preserve"> o con Reglas de Vuelo Instrumental (IFR, </w:t>
        </w:r>
        <w:proofErr w:type="spellStart"/>
        <w:r w:rsidRPr="005421EE">
          <w:rPr>
            <w:rFonts w:cs="Times New Roman"/>
            <w:i/>
            <w:rPrChange w:id="950" w:author="IO" w:date="2011-05-12T18:00:00Z">
              <w:rPr>
                <w:rFonts w:cs="Times New Roman"/>
              </w:rPr>
            </w:rPrChange>
          </w:rPr>
          <w:t>Instrument</w:t>
        </w:r>
        <w:proofErr w:type="spellEnd"/>
        <w:r w:rsidRPr="005421EE">
          <w:rPr>
            <w:rFonts w:cs="Times New Roman"/>
            <w:i/>
            <w:rPrChange w:id="951"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52" w:author="IO" w:date="2011-05-12T17:55:00Z"/>
          <w:rFonts w:cs="Times New Roman"/>
        </w:rPr>
      </w:pPr>
    </w:p>
    <w:p w14:paraId="7C5FE358" w14:textId="77777777" w:rsidR="005421EE" w:rsidRDefault="00067307" w:rsidP="00067307">
      <w:pPr>
        <w:jc w:val="both"/>
        <w:rPr>
          <w:ins w:id="953" w:author="IO" w:date="2011-05-12T18:02:00Z"/>
          <w:rStyle w:val="apple-style-span"/>
          <w:rFonts w:cs="Times New Roman"/>
          <w:color w:val="000000"/>
        </w:rPr>
      </w:pPr>
      <w:ins w:id="954" w:author="Orion" w:date="2011-05-02T20:35:00Z">
        <w:del w:id="955" w:author="IO" w:date="2011-05-12T18:01:00Z">
          <w:r w:rsidRPr="00246937" w:rsidDel="005421EE">
            <w:rPr>
              <w:rFonts w:cs="Times New Roman"/>
            </w:rPr>
            <w:delText xml:space="preserve">Dentro de la navegación aérea existen dos conjuntos de reglas de vuelo: VFR (Reglas de Vuelo Visual) </w:delText>
          </w:r>
        </w:del>
      </w:ins>
      <w:ins w:id="956" w:author="Orion" w:date="2011-05-02T20:55:00Z">
        <w:del w:id="957" w:author="IO" w:date="2011-05-12T18:01:00Z">
          <w:r w:rsidR="00825C0B" w:rsidDel="005421EE">
            <w:rPr>
              <w:rFonts w:cs="Times New Roman"/>
            </w:rPr>
            <w:delText>e</w:delText>
          </w:r>
        </w:del>
      </w:ins>
      <w:ins w:id="958" w:author="Orion" w:date="2011-05-02T20:35:00Z">
        <w:del w:id="959" w:author="IO" w:date="2011-05-12T18:01:00Z">
          <w:r w:rsidRPr="00246937" w:rsidDel="005421EE">
            <w:rPr>
              <w:rFonts w:cs="Times New Roman"/>
            </w:rPr>
            <w:delText xml:space="preserve"> IFR (Reglas de Vuelo Instrumental). </w:delText>
          </w:r>
        </w:del>
      </w:ins>
      <w:ins w:id="960" w:author="Orion" w:date="2011-05-02T20:55:00Z">
        <w:del w:id="961" w:author="IO" w:date="2011-05-13T11:24:00Z">
          <w:r w:rsidR="00825C0B" w:rsidDel="00366B82">
            <w:rPr>
              <w:rFonts w:cs="Times New Roman"/>
            </w:rPr>
            <w:delText>El</w:delText>
          </w:r>
        </w:del>
      </w:ins>
      <w:ins w:id="962" w:author="IO" w:date="2011-05-13T11:24:00Z">
        <w:r w:rsidR="00366B82">
          <w:rPr>
            <w:rFonts w:cs="Times New Roman"/>
          </w:rPr>
          <w:t>Las</w:t>
        </w:r>
      </w:ins>
      <w:ins w:id="963" w:author="Orion" w:date="2011-05-02T20:35:00Z">
        <w:r w:rsidRPr="00246937">
          <w:rPr>
            <w:rFonts w:cs="Times New Roman"/>
          </w:rPr>
          <w:t xml:space="preserve"> VFR</w:t>
        </w:r>
        <w:r w:rsidR="00825C0B">
          <w:rPr>
            <w:rFonts w:cs="Times New Roman"/>
          </w:rPr>
          <w:t xml:space="preserve"> </w:t>
        </w:r>
      </w:ins>
      <w:ins w:id="964" w:author="Orion" w:date="2011-05-02T20:56:00Z">
        <w:r w:rsidR="00825C0B">
          <w:rPr>
            <w:rFonts w:cs="Times New Roman"/>
          </w:rPr>
          <w:t>se puede</w:t>
        </w:r>
      </w:ins>
      <w:ins w:id="965" w:author="IO" w:date="2011-05-13T11:24:00Z">
        <w:r w:rsidR="00366B82">
          <w:rPr>
            <w:rFonts w:cs="Times New Roman"/>
          </w:rPr>
          <w:t>n</w:t>
        </w:r>
      </w:ins>
      <w:ins w:id="966" w:author="Orion" w:date="2011-05-02T20:56:00Z">
        <w:r w:rsidR="00825C0B">
          <w:rPr>
            <w:rFonts w:cs="Times New Roman"/>
          </w:rPr>
          <w:t xml:space="preserve"> aplicar con una </w:t>
        </w:r>
      </w:ins>
      <w:ins w:id="967" w:author="Orion" w:date="2011-05-02T20:35:00Z">
        <w:r w:rsidRPr="00246937">
          <w:rPr>
            <w:rFonts w:cs="Times New Roman"/>
          </w:rPr>
          <w:t>visibilidad mayor de 5 millas náuticas y techo de nubes por encima de los 1500m)</w:t>
        </w:r>
      </w:ins>
      <w:ins w:id="968" w:author="Orion" w:date="2011-05-02T20:56:00Z">
        <w:r w:rsidR="00825C0B">
          <w:rPr>
            <w:rFonts w:cs="Times New Roman"/>
          </w:rPr>
          <w:t>. En este caso</w:t>
        </w:r>
      </w:ins>
      <w:ins w:id="969" w:author="Orion" w:date="2011-05-02T20:35:00Z">
        <w:r w:rsidRPr="00246937">
          <w:rPr>
            <w:rFonts w:cs="Times New Roman"/>
          </w:rPr>
          <w:t xml:space="preserve"> los pilotos suelen usar la técnica de </w:t>
        </w:r>
        <w:del w:id="970" w:author="IO" w:date="2011-05-12T18:01:00Z">
          <w:r w:rsidRPr="00246937" w:rsidDel="005421EE">
            <w:rPr>
              <w:rStyle w:val="apple-style-span"/>
              <w:rFonts w:cs="Times New Roman"/>
              <w:color w:val="000000"/>
            </w:rPr>
            <w:delText>"</w:delText>
          </w:r>
        </w:del>
      </w:ins>
      <w:ins w:id="971" w:author="IO" w:date="2011-05-12T18:01:00Z">
        <w:r w:rsidR="005421EE">
          <w:rPr>
            <w:rStyle w:val="apple-style-span"/>
            <w:rFonts w:cs="Times New Roman"/>
            <w:color w:val="000000"/>
          </w:rPr>
          <w:t>“</w:t>
        </w:r>
      </w:ins>
      <w:ins w:id="972" w:author="Orion" w:date="2011-05-02T20:35:00Z">
        <w:r w:rsidRPr="00246937">
          <w:rPr>
            <w:rStyle w:val="apple-style-span"/>
            <w:rFonts w:cs="Times New Roman"/>
            <w:color w:val="000000"/>
          </w:rPr>
          <w:t>navegación por estima</w:t>
        </w:r>
        <w:del w:id="973" w:author="IO" w:date="2011-05-12T18:01:00Z">
          <w:r w:rsidRPr="00246937" w:rsidDel="005421EE">
            <w:rPr>
              <w:rStyle w:val="apple-style-span"/>
              <w:rFonts w:cs="Times New Roman"/>
              <w:color w:val="000000"/>
            </w:rPr>
            <w:delText>"</w:delText>
          </w:r>
        </w:del>
      </w:ins>
      <w:ins w:id="974" w:author="IO" w:date="2011-05-12T18:01:00Z">
        <w:r w:rsidR="005421EE">
          <w:rPr>
            <w:rStyle w:val="apple-style-span"/>
            <w:rFonts w:cs="Times New Roman"/>
            <w:color w:val="000000"/>
          </w:rPr>
          <w:t>”</w:t>
        </w:r>
      </w:ins>
      <w:ins w:id="975" w:author="Orion" w:date="2011-05-02T20:57:00Z">
        <w:r w:rsidR="00BE035B">
          <w:rPr>
            <w:rStyle w:val="apple-style-span"/>
            <w:rFonts w:cs="Times New Roman"/>
            <w:color w:val="000000"/>
          </w:rPr>
          <w:t xml:space="preserve">. Este </w:t>
        </w:r>
      </w:ins>
      <w:ins w:id="976" w:author="Orion" w:date="2011-05-02T20:35:00Z">
        <w:r w:rsidRPr="00246937">
          <w:rPr>
            <w:rStyle w:val="apple-style-span"/>
            <w:rFonts w:cs="Times New Roman"/>
            <w:color w:val="000000"/>
          </w:rPr>
          <w:t>procedimiento inf</w:t>
        </w:r>
      </w:ins>
      <w:ins w:id="977" w:author="Orion" w:date="2011-05-02T20:57:00Z">
        <w:r w:rsidR="00BE035B">
          <w:rPr>
            <w:rStyle w:val="apple-style-span"/>
            <w:rFonts w:cs="Times New Roman"/>
            <w:color w:val="000000"/>
          </w:rPr>
          <w:t>iere</w:t>
        </w:r>
      </w:ins>
      <w:ins w:id="978" w:author="Orion" w:date="2011-05-02T20:35:00Z">
        <w:r w:rsidRPr="00246937">
          <w:rPr>
            <w:rStyle w:val="apple-style-span"/>
            <w:rFonts w:cs="Times New Roman"/>
            <w:color w:val="000000"/>
          </w:rPr>
          <w:t xml:space="preserve"> la ubicación actual haciendo cálculos basados en el</w:t>
        </w:r>
        <w:del w:id="979" w:author="IO" w:date="2011-05-12T18:01:00Z">
          <w:r w:rsidRPr="00F818EC" w:rsidDel="005421EE">
            <w:rPr>
              <w:rStyle w:val="apple-converted-space"/>
              <w:rFonts w:cs="Times New Roman"/>
              <w:color w:val="000000"/>
            </w:rPr>
            <w:delText> </w:delText>
          </w:r>
        </w:del>
      </w:ins>
      <w:ins w:id="980" w:author="IO" w:date="2011-05-12T18:01:00Z">
        <w:r w:rsidR="005421EE">
          <w:rPr>
            <w:rStyle w:val="apple-converted-space"/>
            <w:rFonts w:cs="Times New Roman"/>
            <w:color w:val="000000"/>
          </w:rPr>
          <w:t xml:space="preserve"> </w:t>
        </w:r>
      </w:ins>
      <w:ins w:id="981" w:author="Orion" w:date="2011-05-02T20:35:00Z">
        <w:r w:rsidRPr="00F818EC">
          <w:rPr>
            <w:rStyle w:val="apple-style-span"/>
            <w:rFonts w:cs="Times New Roman"/>
            <w:color w:val="000000"/>
          </w:rPr>
          <w:t>rumbo</w:t>
        </w:r>
        <w:del w:id="982" w:author="IO" w:date="2011-05-12T18:01:00Z">
          <w:r w:rsidRPr="00F818EC" w:rsidDel="005421EE">
            <w:rPr>
              <w:rStyle w:val="apple-converted-space"/>
              <w:rFonts w:cs="Times New Roman"/>
              <w:color w:val="000000"/>
            </w:rPr>
            <w:delText> </w:delText>
          </w:r>
        </w:del>
      </w:ins>
      <w:ins w:id="983" w:author="IO" w:date="2011-05-12T18:01:00Z">
        <w:r w:rsidR="005421EE">
          <w:rPr>
            <w:rStyle w:val="apple-converted-space"/>
            <w:rFonts w:cs="Times New Roman"/>
            <w:color w:val="000000"/>
          </w:rPr>
          <w:t xml:space="preserve"> </w:t>
        </w:r>
      </w:ins>
      <w:ins w:id="984" w:author="Orion" w:date="2011-05-02T20:35:00Z">
        <w:r w:rsidRPr="00F818EC">
          <w:rPr>
            <w:rStyle w:val="apple-style-span"/>
            <w:rFonts w:cs="Times New Roman"/>
            <w:color w:val="000000"/>
          </w:rPr>
          <w:t>y la velocidad de navegación a lo largo de un período</w:t>
        </w:r>
      </w:ins>
      <w:ins w:id="985" w:author="Orion" w:date="2011-05-02T20:58:00Z">
        <w:r w:rsidR="002D2823">
          <w:rPr>
            <w:rStyle w:val="apple-style-span"/>
            <w:rFonts w:cs="Times New Roman"/>
            <w:color w:val="000000"/>
          </w:rPr>
          <w:t>,</w:t>
        </w:r>
      </w:ins>
      <w:ins w:id="986" w:author="Orion" w:date="2011-05-02T20:35:00Z">
        <w:r w:rsidRPr="00246937">
          <w:rPr>
            <w:rStyle w:val="apple-style-span"/>
            <w:rFonts w:cs="Times New Roman"/>
            <w:color w:val="000000"/>
          </w:rPr>
          <w:t xml:space="preserve"> combinad</w:t>
        </w:r>
      </w:ins>
      <w:ins w:id="987" w:author="Orion" w:date="2011-05-02T20:58:00Z">
        <w:r w:rsidR="002D2823">
          <w:rPr>
            <w:rStyle w:val="apple-style-span"/>
            <w:rFonts w:cs="Times New Roman"/>
            <w:color w:val="000000"/>
          </w:rPr>
          <w:t>os</w:t>
        </w:r>
      </w:ins>
      <w:ins w:id="988" w:author="Orion" w:date="2011-05-02T20:35:00Z">
        <w:r w:rsidRPr="00246937">
          <w:rPr>
            <w:rStyle w:val="apple-style-span"/>
            <w:rFonts w:cs="Times New Roman"/>
            <w:color w:val="000000"/>
          </w:rPr>
          <w:t xml:space="preserve"> con observaciones visuales</w:t>
        </w:r>
      </w:ins>
      <w:ins w:id="989" w:author="Orion" w:date="2011-05-02T20:59:00Z">
        <w:r w:rsidR="002D2823">
          <w:rPr>
            <w:rStyle w:val="apple-style-span"/>
            <w:rFonts w:cs="Times New Roman"/>
            <w:color w:val="000000"/>
          </w:rPr>
          <w:t>. Estos datos y cálculos se contrastan</w:t>
        </w:r>
      </w:ins>
      <w:ins w:id="990" w:author="Orion" w:date="2011-05-02T20:35:00Z">
        <w:r w:rsidRPr="00246937">
          <w:rPr>
            <w:rStyle w:val="apple-style-span"/>
            <w:rFonts w:cs="Times New Roman"/>
            <w:color w:val="000000"/>
          </w:rPr>
          <w:t xml:space="preserve"> con cartas o mapas de navegación aérea</w:t>
        </w:r>
      </w:ins>
      <w:ins w:id="991" w:author="Orion" w:date="2011-05-02T21:00:00Z">
        <w:r w:rsidR="002D2823">
          <w:rPr>
            <w:rStyle w:val="apple-style-span"/>
            <w:rFonts w:cs="Times New Roman"/>
            <w:color w:val="000000"/>
          </w:rPr>
          <w:t>. También emplea radio para hacer validaciones adicionales</w:t>
        </w:r>
      </w:ins>
      <w:ins w:id="992" w:author="Orion" w:date="2011-05-02T20:35:00Z">
        <w:r w:rsidRPr="00246937">
          <w:rPr>
            <w:rStyle w:val="apple-style-span"/>
            <w:rFonts w:cs="Times New Roman"/>
            <w:color w:val="000000"/>
          </w:rPr>
          <w:t>.</w:t>
        </w:r>
        <w:del w:id="993"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994" w:author="IO" w:date="2011-05-12T18:02:00Z"/>
          <w:rStyle w:val="apple-style-span"/>
          <w:rFonts w:cs="Times New Roman"/>
          <w:color w:val="000000"/>
        </w:rPr>
      </w:pPr>
    </w:p>
    <w:p w14:paraId="27492148" w14:textId="77777777" w:rsidR="005421EE" w:rsidDel="00DD77B4" w:rsidRDefault="00067307" w:rsidP="00067307">
      <w:pPr>
        <w:jc w:val="both"/>
        <w:rPr>
          <w:ins w:id="995" w:author="IO" w:date="2011-05-12T18:03:00Z"/>
          <w:del w:id="996" w:author="Orion" w:date="2011-05-16T13:52:00Z"/>
          <w:rStyle w:val="apple-style-span"/>
          <w:rFonts w:cs="Times New Roman"/>
          <w:bCs/>
          <w:color w:val="000000"/>
        </w:rPr>
      </w:pPr>
      <w:ins w:id="997" w:author="Orion" w:date="2011-05-02T20:35:00Z">
        <w:del w:id="998"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999" w:author="IO" w:date="2011-05-12T18:02:00Z">
        <w:r w:rsidR="005421EE">
          <w:rPr>
            <w:rStyle w:val="apple-style-span"/>
            <w:rFonts w:cs="Times New Roman"/>
            <w:color w:val="000000"/>
          </w:rPr>
          <w:t>L</w:t>
        </w:r>
      </w:ins>
      <w:ins w:id="1000" w:author="Orion" w:date="2011-05-02T20:35:00Z">
        <w:r>
          <w:rPr>
            <w:rStyle w:val="apple-style-span"/>
            <w:rFonts w:cs="Times New Roman"/>
            <w:color w:val="000000"/>
          </w:rPr>
          <w:t>a</w:t>
        </w:r>
      </w:ins>
      <w:ins w:id="1001" w:author="IO" w:date="2011-05-13T11:24:00Z">
        <w:r w:rsidR="00366B82">
          <w:rPr>
            <w:rStyle w:val="apple-style-span"/>
            <w:rFonts w:cs="Times New Roman"/>
            <w:color w:val="000000"/>
          </w:rPr>
          <w:t>s</w:t>
        </w:r>
      </w:ins>
      <w:ins w:id="1002"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03" w:author="IO" w:date="2011-05-13T11:24:00Z">
          <w:r w:rsidRPr="00246937" w:rsidDel="00366B82">
            <w:rPr>
              <w:rStyle w:val="apple-style-span"/>
              <w:rFonts w:cs="Times New Roman"/>
              <w:color w:val="000000"/>
            </w:rPr>
            <w:delText>es</w:delText>
          </w:r>
        </w:del>
      </w:ins>
      <w:ins w:id="1004" w:author="IO" w:date="2011-05-13T11:24:00Z">
        <w:r w:rsidR="00366B82">
          <w:rPr>
            <w:rStyle w:val="apple-style-span"/>
            <w:rFonts w:cs="Times New Roman"/>
            <w:color w:val="000000"/>
          </w:rPr>
          <w:t>son</w:t>
        </w:r>
      </w:ins>
      <w:ins w:id="1005" w:author="Orion" w:date="2011-05-02T20:35:00Z">
        <w:r w:rsidRPr="00246937">
          <w:rPr>
            <w:rStyle w:val="apple-style-span"/>
            <w:rFonts w:cs="Times New Roman"/>
            <w:color w:val="000000"/>
          </w:rPr>
          <w:t xml:space="preserve"> más utilizad</w:t>
        </w:r>
        <w:del w:id="1006" w:author="IO" w:date="2011-05-13T11:24:00Z">
          <w:r w:rsidRPr="00246937" w:rsidDel="00366B82">
            <w:rPr>
              <w:rStyle w:val="apple-style-span"/>
              <w:rFonts w:cs="Times New Roman"/>
              <w:color w:val="000000"/>
            </w:rPr>
            <w:delText>o</w:delText>
          </w:r>
        </w:del>
      </w:ins>
      <w:ins w:id="1007" w:author="IO" w:date="2011-05-13T11:24:00Z">
        <w:r w:rsidR="00366B82">
          <w:rPr>
            <w:rStyle w:val="apple-style-span"/>
            <w:rFonts w:cs="Times New Roman"/>
            <w:color w:val="000000"/>
          </w:rPr>
          <w:t>as</w:t>
        </w:r>
      </w:ins>
      <w:ins w:id="1008" w:author="Orion" w:date="2011-05-02T20:35:00Z">
        <w:r w:rsidR="002D2823">
          <w:rPr>
            <w:rStyle w:val="apple-style-span"/>
            <w:rFonts w:cs="Times New Roman"/>
            <w:color w:val="000000"/>
          </w:rPr>
          <w:t xml:space="preserve"> </w:t>
        </w:r>
        <w:del w:id="1009"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10" w:author="IO" w:date="2011-05-12T18:02:00Z">
        <w:r w:rsidR="005421EE">
          <w:rPr>
            <w:rStyle w:val="apple-style-span"/>
            <w:rFonts w:cs="Times New Roman"/>
            <w:color w:val="000000"/>
          </w:rPr>
          <w:t xml:space="preserve"> puesto que ofrece</w:t>
        </w:r>
      </w:ins>
      <w:ins w:id="1011" w:author="IO" w:date="2011-05-13T11:24:00Z">
        <w:r w:rsidR="00366B82">
          <w:rPr>
            <w:rStyle w:val="apple-style-span"/>
            <w:rFonts w:cs="Times New Roman"/>
            <w:color w:val="000000"/>
          </w:rPr>
          <w:t>n</w:t>
        </w:r>
      </w:ins>
      <w:ins w:id="1012" w:author="IO" w:date="2011-05-12T18:02:00Z">
        <w:r w:rsidR="005421EE">
          <w:rPr>
            <w:rStyle w:val="apple-style-span"/>
            <w:rFonts w:cs="Times New Roman"/>
            <w:color w:val="000000"/>
          </w:rPr>
          <w:t xml:space="preserve"> mayor seguridad</w:t>
        </w:r>
      </w:ins>
      <w:ins w:id="1013" w:author="Orion" w:date="2011-05-02T21:01:00Z">
        <w:r w:rsidR="002D2823">
          <w:rPr>
            <w:rStyle w:val="apple-style-span"/>
            <w:rFonts w:cs="Times New Roman"/>
            <w:color w:val="000000"/>
          </w:rPr>
          <w:t xml:space="preserve">. Aquí </w:t>
        </w:r>
      </w:ins>
      <w:ins w:id="1014"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15" w:author="Orion" w:date="2011-05-02T21:02:00Z">
        <w:r w:rsidR="007E2201">
          <w:rPr>
            <w:rStyle w:val="apple-style-span"/>
            <w:rFonts w:cs="Times New Roman"/>
            <w:color w:val="000000"/>
          </w:rPr>
          <w:t>,</w:t>
        </w:r>
      </w:ins>
      <w:ins w:id="1016"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17" w:author="IO" w:date="2011-05-12T18:02:00Z">
        <w:r w:rsidR="005421EE">
          <w:rPr>
            <w:rStyle w:val="apple-style-span"/>
            <w:rFonts w:cs="Times New Roman"/>
            <w:color w:val="000000"/>
          </w:rPr>
          <w:t>Control de Tráfico Aéreo (</w:t>
        </w:r>
      </w:ins>
      <w:ins w:id="1018" w:author="Orion" w:date="2011-05-02T20:35:00Z">
        <w:r w:rsidRPr="00F818EC">
          <w:rPr>
            <w:rStyle w:val="apple-style-span"/>
            <w:rFonts w:cs="Times New Roman"/>
            <w:bCs/>
            <w:color w:val="000000"/>
          </w:rPr>
          <w:t>ATC</w:t>
        </w:r>
        <w:del w:id="1019" w:author="IO" w:date="2011-05-12T18:02:00Z">
          <w:r w:rsidRPr="00F818EC" w:rsidDel="005421EE">
            <w:rPr>
              <w:rStyle w:val="apple-style-span"/>
              <w:rFonts w:cs="Times New Roman"/>
              <w:bCs/>
              <w:color w:val="000000"/>
            </w:rPr>
            <w:delText xml:space="preserve"> (control de tráfico aéreo</w:delText>
          </w:r>
        </w:del>
      </w:ins>
      <w:ins w:id="1020"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21"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22"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23" w:author="IO" w:date="2011-05-12T18:02:00Z">
              <w:rPr>
                <w:rStyle w:val="apple-style-span"/>
                <w:rFonts w:cs="Times New Roman"/>
                <w:bCs/>
                <w:color w:val="000000"/>
              </w:rPr>
            </w:rPrChange>
          </w:rPr>
          <w:t xml:space="preserve"> Control</w:t>
        </w:r>
      </w:ins>
      <w:ins w:id="1024" w:author="Orion" w:date="2011-05-02T20:35:00Z">
        <w:r w:rsidRPr="00F818EC">
          <w:rPr>
            <w:rStyle w:val="apple-style-span"/>
            <w:rFonts w:cs="Times New Roman"/>
            <w:bCs/>
            <w:color w:val="000000"/>
          </w:rPr>
          <w:t>)</w:t>
        </w:r>
      </w:ins>
      <w:ins w:id="1025" w:author="Orion" w:date="2011-05-02T21:02:00Z">
        <w:r w:rsidR="007E2201">
          <w:rPr>
            <w:rStyle w:val="apple-style-span"/>
            <w:rFonts w:cs="Times New Roman"/>
            <w:bCs/>
            <w:color w:val="000000"/>
          </w:rPr>
          <w:t>,</w:t>
        </w:r>
      </w:ins>
      <w:ins w:id="1026"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27" w:author="Orion" w:date="2011-05-16T13:51:00Z"/>
          <w:rStyle w:val="apple-style-span"/>
          <w:rFonts w:cs="Times New Roman"/>
          <w:bCs/>
          <w:color w:val="000000"/>
        </w:rPr>
      </w:pPr>
    </w:p>
    <w:p w14:paraId="64C401DB" w14:textId="77777777" w:rsidR="00DD77B4" w:rsidRPr="00DD77B4" w:rsidRDefault="00DD77B4" w:rsidP="00DD77B4">
      <w:pPr>
        <w:jc w:val="both"/>
        <w:rPr>
          <w:ins w:id="1028" w:author="Orion" w:date="2011-05-16T13:51:00Z"/>
          <w:rStyle w:val="apple-style-span"/>
          <w:rFonts w:cs="Times New Roman"/>
          <w:bCs/>
          <w:color w:val="000000"/>
        </w:rPr>
      </w:pPr>
    </w:p>
    <w:p w14:paraId="65237B05" w14:textId="458DF141" w:rsidR="006D1043" w:rsidRPr="006D1043" w:rsidRDefault="006D1043">
      <w:pPr>
        <w:jc w:val="both"/>
        <w:rPr>
          <w:ins w:id="1029" w:author="Orion" w:date="2011-05-01T20:39:00Z"/>
          <w:rFonts w:cs="Times New Roman"/>
          <w:rPrChange w:id="1030" w:author="Orion" w:date="2011-05-03T11:32:00Z">
            <w:rPr>
              <w:ins w:id="1031" w:author="Orion" w:date="2011-05-01T20:39:00Z"/>
              <w:rFonts w:eastAsiaTheme="majorEastAsia" w:cs="Times New Roman"/>
              <w:color w:val="17365D" w:themeColor="text2" w:themeShade="BF"/>
              <w:spacing w:val="5"/>
              <w:kern w:val="28"/>
              <w:sz w:val="52"/>
              <w:szCs w:val="47"/>
            </w:rPr>
          </w:rPrChange>
        </w:rPr>
        <w:pPrChange w:id="1032"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33" w:author="Orion" w:date="2011-04-24T22:32:00Z">
            <w:rPr>
              <w:rFonts w:eastAsia="Times New Roman" w:cs="Times New Roman"/>
            </w:rPr>
          </w:rPrChange>
        </w:rPr>
        <w:pPrChange w:id="1034" w:author="Orion" w:date="2011-05-01T20:34:00Z">
          <w:pPr>
            <w:jc w:val="both"/>
          </w:pPr>
        </w:pPrChange>
      </w:pPr>
      <w:bookmarkStart w:id="1035" w:name="_Toc296083821"/>
      <w:r w:rsidRPr="00246937">
        <w:rPr>
          <w:rFonts w:ascii="Times New Roman" w:hAnsi="Times New Roman" w:cs="Times New Roman"/>
          <w:rPrChange w:id="1036" w:author="Orion" w:date="2011-04-24T22:32:00Z">
            <w:rPr>
              <w:rFonts w:eastAsia="Times New Roman" w:cs="Times New Roman"/>
            </w:rPr>
          </w:rPrChange>
        </w:rPr>
        <w:t>Estado del arte</w:t>
      </w:r>
      <w:bookmarkEnd w:id="1035"/>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37" w:author="Orion" w:date="2011-05-16T14:20:00Z"/>
          <w:rFonts w:eastAsia="Times New Roman" w:cs="Times New Roman"/>
        </w:rPr>
      </w:pPr>
    </w:p>
    <w:p w14:paraId="30BFAAC2" w14:textId="77777777" w:rsidR="00E22278" w:rsidRPr="008F597E" w:rsidRDefault="00E22278">
      <w:pPr>
        <w:outlineLvl w:val="1"/>
        <w:rPr>
          <w:ins w:id="1038" w:author="Orion" w:date="2011-05-16T14:20:00Z"/>
          <w:rFonts w:eastAsiaTheme="majorEastAsia" w:cs="Times New Roman"/>
          <w:color w:val="1F497D" w:themeColor="text2"/>
          <w:spacing w:val="15"/>
          <w:szCs w:val="21"/>
          <w:u w:val="single"/>
          <w:rPrChange w:id="1039" w:author="Orion" w:date="2011-07-04T11:51:00Z">
            <w:rPr>
              <w:ins w:id="1040" w:author="Orion" w:date="2011-05-16T14:20:00Z"/>
            </w:rPr>
          </w:rPrChange>
        </w:rPr>
      </w:pPr>
      <w:bookmarkStart w:id="1041" w:name="_Toc296083822"/>
      <w:ins w:id="1042" w:author="Orion" w:date="2011-05-16T14:20:00Z">
        <w:r w:rsidRPr="008F597E">
          <w:rPr>
            <w:rFonts w:eastAsiaTheme="majorEastAsia" w:cs="Times New Roman"/>
            <w:color w:val="1F497D" w:themeColor="text2"/>
            <w:spacing w:val="15"/>
            <w:szCs w:val="21"/>
            <w:u w:val="single"/>
            <w:rPrChange w:id="1043" w:author="Orion" w:date="2011-07-04T11:51:00Z">
              <w:rPr/>
            </w:rPrChange>
          </w:rPr>
          <w:t>Factores humanos</w:t>
        </w:r>
        <w:r w:rsidRPr="008F597E" w:rsidDel="00432D4C">
          <w:rPr>
            <w:rFonts w:eastAsiaTheme="majorEastAsia" w:cs="Times New Roman"/>
            <w:color w:val="1F497D" w:themeColor="text2"/>
            <w:spacing w:val="15"/>
            <w:szCs w:val="21"/>
            <w:u w:val="single"/>
            <w:rPrChange w:id="1044" w:author="Orion" w:date="2011-07-04T11:51:00Z">
              <w:rPr/>
            </w:rPrChange>
          </w:rPr>
          <w:t xml:space="preserve"> </w:t>
        </w:r>
        <w:r w:rsidRPr="008F597E">
          <w:rPr>
            <w:rFonts w:eastAsiaTheme="majorEastAsia" w:cs="Times New Roman"/>
            <w:color w:val="1F497D" w:themeColor="text2"/>
            <w:spacing w:val="15"/>
            <w:szCs w:val="21"/>
            <w:u w:val="single"/>
            <w:rPrChange w:id="1045" w:author="Orion" w:date="2011-07-04T11:51:00Z">
              <w:rPr/>
            </w:rPrChange>
          </w:rPr>
          <w:t>en aviación</w:t>
        </w:r>
        <w:bookmarkEnd w:id="1041"/>
      </w:ins>
    </w:p>
    <w:p w14:paraId="44069AD6" w14:textId="77777777" w:rsidR="00E22278" w:rsidRDefault="00E22278">
      <w:pPr>
        <w:rPr>
          <w:ins w:id="1046" w:author="Orion" w:date="2011-05-16T14:20:00Z"/>
          <w:rFonts w:cs="Times New Roman"/>
        </w:rPr>
        <w:pPrChange w:id="1047" w:author="Orion" w:date="2011-06-10T11:24:00Z">
          <w:pPr>
            <w:jc w:val="both"/>
          </w:pPr>
        </w:pPrChange>
      </w:pPr>
      <w:ins w:id="1048"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49" w:author="Orion" w:date="2011-05-16T14:20:00Z"/>
      <w:sdt>
        <w:sdtPr>
          <w:rPr>
            <w:rFonts w:cs="Times New Roman"/>
          </w:rPr>
          <w:id w:val="-1859647668"/>
          <w:citation/>
        </w:sdtPr>
        <w:sdtContent>
          <w:customXmlInsRangeEnd w:id="1049"/>
          <w:ins w:id="1050"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51" w:author="Orion" w:date="2011-05-16T14:20:00Z">
            <w:r w:rsidRPr="00AB231D">
              <w:rPr>
                <w:rFonts w:cs="Times New Roman"/>
              </w:rPr>
              <w:fldChar w:fldCharType="end"/>
            </w:r>
          </w:ins>
          <w:customXmlInsRangeStart w:id="1052" w:author="Orion" w:date="2011-05-16T14:20:00Z"/>
        </w:sdtContent>
      </w:sdt>
      <w:customXmlInsRangeEnd w:id="1052"/>
      <w:ins w:id="1053"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54" w:author="IO" w:date="2011-06-09T13:37:00Z"/>
          <w:rFonts w:cs="Times New Roman"/>
        </w:rPr>
      </w:pPr>
    </w:p>
    <w:p w14:paraId="64699DD8" w14:textId="4BBF3053" w:rsidR="00E22278" w:rsidRPr="006512B0" w:rsidRDefault="00E22278" w:rsidP="00E22278">
      <w:pPr>
        <w:jc w:val="both"/>
        <w:rPr>
          <w:ins w:id="1055" w:author="Orion" w:date="2011-05-16T14:20:00Z"/>
          <w:del w:id="1056" w:author="IO" w:date="2011-06-09T13:36:00Z"/>
          <w:rFonts w:cs="Times New Roman"/>
        </w:rPr>
      </w:pPr>
      <w:ins w:id="1057" w:author="Orion" w:date="2011-05-16T14:20:00Z">
        <w:del w:id="1058"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59" w:author="IO" w:date="2011-06-09T13:48:00Z">
        <w:r w:rsidR="003E5207">
          <w:rPr>
            <w:rFonts w:cs="Times New Roman"/>
          </w:rPr>
          <w:t>L</w:t>
        </w:r>
      </w:ins>
      <w:ins w:id="1060" w:author="Orion" w:date="2011-05-16T14:20:00Z">
        <w:r w:rsidR="009D02C2">
          <w:rPr>
            <w:rFonts w:cs="Times New Roman"/>
          </w:rPr>
          <w:t>a</w:t>
        </w:r>
        <w:r w:rsidRPr="006512B0">
          <w:rPr>
            <w:rFonts w:cs="Times New Roman"/>
          </w:rPr>
          <w:t xml:space="preserve"> industria aeronáutica incorporó hace décadas</w:t>
        </w:r>
      </w:ins>
      <w:customXmlInsRangeStart w:id="1061" w:author="Orion" w:date="2011-05-16T14:20:00Z"/>
      <w:sdt>
        <w:sdtPr>
          <w:rPr>
            <w:rFonts w:cs="Times New Roman"/>
          </w:rPr>
          <w:id w:val="-75057387"/>
          <w:citation/>
        </w:sdtPr>
        <w:sdtContent>
          <w:customXmlInsRangeEnd w:id="1061"/>
          <w:ins w:id="1062"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63" w:author="Orion" w:date="2011-05-16T14:20:00Z">
            <w:r w:rsidRPr="006512B0">
              <w:rPr>
                <w:rFonts w:cs="Times New Roman"/>
              </w:rPr>
              <w:fldChar w:fldCharType="end"/>
            </w:r>
          </w:ins>
          <w:customXmlInsRangeStart w:id="1064" w:author="Orion" w:date="2011-05-16T14:20:00Z"/>
        </w:sdtContent>
      </w:sdt>
      <w:customXmlInsRangeEnd w:id="1064"/>
      <w:ins w:id="1065" w:author="Orion" w:date="2011-05-16T14:20:00Z">
        <w:r w:rsidRPr="006512B0">
          <w:rPr>
            <w:rFonts w:cs="Times New Roman"/>
          </w:rPr>
          <w:t xml:space="preserve"> el procedimiento</w:t>
        </w:r>
      </w:ins>
      <w:ins w:id="1066" w:author="Orion" w:date="2011-06-15T18:46:00Z">
        <w:r w:rsidR="00364ED4">
          <w:rPr>
            <w:rFonts w:cs="Times New Roman"/>
          </w:rPr>
          <w:t xml:space="preserve"> de</w:t>
        </w:r>
      </w:ins>
      <w:ins w:id="1067" w:author="Orion" w:date="2011-05-16T14:20:00Z">
        <w:r w:rsidRPr="006512B0">
          <w:rPr>
            <w:rFonts w:cs="Times New Roman"/>
          </w:rPr>
          <w:t xml:space="preserve"> </w:t>
        </w:r>
      </w:ins>
      <w:ins w:id="1068" w:author="Orion" w:date="2011-06-15T18:46:00Z">
        <w:r w:rsidR="00364ED4">
          <w:rPr>
            <w:rFonts w:cs="Times New Roman"/>
          </w:rPr>
          <w:t>g</w:t>
        </w:r>
      </w:ins>
      <w:ins w:id="1069" w:author="Orion" w:date="2011-06-15T18:45:00Z">
        <w:r w:rsidR="0089300A" w:rsidRPr="006512B0">
          <w:rPr>
            <w:rFonts w:cs="Times New Roman"/>
          </w:rPr>
          <w:t>estión de los recursos por la tripulación</w:t>
        </w:r>
        <w:r w:rsidR="0089300A">
          <w:rPr>
            <w:rFonts w:cs="Times New Roman"/>
          </w:rPr>
          <w:t xml:space="preserve">  (</w:t>
        </w:r>
      </w:ins>
      <w:ins w:id="1070" w:author="Orion" w:date="2011-05-16T14:20:00Z">
        <w:r w:rsidRPr="006512B0">
          <w:rPr>
            <w:rFonts w:cs="Times New Roman"/>
          </w:rPr>
          <w:t>CRM</w:t>
        </w:r>
      </w:ins>
      <w:ins w:id="1071" w:author="Orion" w:date="2011-06-15T18:45:00Z">
        <w:r w:rsidR="0089300A">
          <w:rPr>
            <w:rFonts w:cs="Times New Roman"/>
          </w:rPr>
          <w:t xml:space="preserve">, </w:t>
        </w:r>
        <w:proofErr w:type="spellStart"/>
        <w:r w:rsidR="0089300A" w:rsidRPr="0089300A">
          <w:rPr>
            <w:rFonts w:cs="Times New Roman"/>
            <w:i/>
            <w:rPrChange w:id="1072" w:author="Orion" w:date="2011-06-15T18:45:00Z">
              <w:rPr>
                <w:rFonts w:cs="Times New Roman"/>
              </w:rPr>
            </w:rPrChange>
          </w:rPr>
          <w:t>Crew</w:t>
        </w:r>
        <w:proofErr w:type="spellEnd"/>
        <w:r w:rsidR="0089300A" w:rsidRPr="0089300A">
          <w:rPr>
            <w:rFonts w:cs="Times New Roman"/>
            <w:i/>
            <w:rPrChange w:id="1073" w:author="Orion" w:date="2011-06-15T18:45:00Z">
              <w:rPr>
                <w:rFonts w:cs="Times New Roman"/>
              </w:rPr>
            </w:rPrChange>
          </w:rPr>
          <w:t xml:space="preserve"> </w:t>
        </w:r>
        <w:proofErr w:type="spellStart"/>
        <w:r w:rsidR="0089300A" w:rsidRPr="0089300A">
          <w:rPr>
            <w:rFonts w:cs="Times New Roman"/>
            <w:i/>
            <w:rPrChange w:id="1074" w:author="Orion" w:date="2011-06-15T18:45:00Z">
              <w:rPr>
                <w:rFonts w:cs="Times New Roman"/>
              </w:rPr>
            </w:rPrChange>
          </w:rPr>
          <w:t>resource</w:t>
        </w:r>
        <w:proofErr w:type="spellEnd"/>
        <w:r w:rsidR="0089300A" w:rsidRPr="0089300A">
          <w:rPr>
            <w:rFonts w:cs="Times New Roman"/>
            <w:i/>
            <w:rPrChange w:id="1075" w:author="Orion" w:date="2011-06-15T18:45:00Z">
              <w:rPr>
                <w:rFonts w:cs="Times New Roman"/>
              </w:rPr>
            </w:rPrChange>
          </w:rPr>
          <w:t xml:space="preserve"> </w:t>
        </w:r>
        <w:proofErr w:type="spellStart"/>
        <w:r w:rsidR="0089300A" w:rsidRPr="0089300A">
          <w:rPr>
            <w:rFonts w:cs="Times New Roman"/>
            <w:i/>
            <w:rPrChange w:id="1076" w:author="Orion" w:date="2011-06-15T18:45:00Z">
              <w:rPr>
                <w:rFonts w:cs="Times New Roman"/>
              </w:rPr>
            </w:rPrChange>
          </w:rPr>
          <w:t>management</w:t>
        </w:r>
        <w:proofErr w:type="spellEnd"/>
        <w:r w:rsidR="0089300A">
          <w:rPr>
            <w:rFonts w:cs="Times New Roman"/>
          </w:rPr>
          <w:t>)</w:t>
        </w:r>
      </w:ins>
      <w:ins w:id="1077"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78" w:author="Orion" w:date="2011-05-16T14:20:00Z"/>
      <w:sdt>
        <w:sdtPr>
          <w:rPr>
            <w:rFonts w:cs="Times New Roman"/>
          </w:rPr>
          <w:id w:val="245241287"/>
          <w:citation/>
        </w:sdtPr>
        <w:sdtContent>
          <w:customXmlInsRangeEnd w:id="1078"/>
          <w:ins w:id="1079"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80" w:author="Orion" w:date="2011-05-16T14:20:00Z">
            <w:r w:rsidRPr="006512B0">
              <w:rPr>
                <w:rFonts w:cs="Times New Roman"/>
              </w:rPr>
              <w:fldChar w:fldCharType="end"/>
            </w:r>
          </w:ins>
          <w:customXmlInsRangeStart w:id="1081" w:author="Orion" w:date="2011-05-16T14:20:00Z"/>
        </w:sdtContent>
      </w:sdt>
      <w:customXmlInsRangeEnd w:id="1081"/>
      <w:ins w:id="1082" w:author="Orion" w:date="2011-05-16T14:20:00Z">
        <w:r w:rsidRPr="006512B0">
          <w:rPr>
            <w:rFonts w:cs="Times New Roman"/>
          </w:rPr>
          <w:t>.</w:t>
        </w:r>
      </w:ins>
    </w:p>
    <w:p w14:paraId="42D94FEB" w14:textId="23E2FD60" w:rsidR="00E22278" w:rsidRPr="00246937" w:rsidRDefault="00EB5B8E" w:rsidP="00E22278">
      <w:pPr>
        <w:jc w:val="both"/>
        <w:rPr>
          <w:ins w:id="1083" w:author="Orion" w:date="2011-05-16T14:20:00Z"/>
          <w:rFonts w:cs="Times New Roman"/>
        </w:rPr>
      </w:pPr>
      <w:ins w:id="1084" w:author="IO" w:date="2011-06-09T13:37:00Z">
        <w:r>
          <w:rPr>
            <w:rFonts w:cs="Times New Roman"/>
          </w:rPr>
          <w:t xml:space="preserve"> </w:t>
        </w:r>
      </w:ins>
      <w:ins w:id="1085" w:author="Orion" w:date="2011-05-16T14:20:00Z">
        <w:r w:rsidR="00E22278" w:rsidRPr="006512B0">
          <w:rPr>
            <w:rFonts w:cs="Times New Roman"/>
          </w:rPr>
          <w:t>A lo largo de los años</w:t>
        </w:r>
      </w:ins>
      <w:ins w:id="1086" w:author="IO" w:date="2011-06-09T13:49:00Z">
        <w:r w:rsidR="003E5207">
          <w:rPr>
            <w:rFonts w:cs="Times New Roman"/>
          </w:rPr>
          <w:t>,</w:t>
        </w:r>
      </w:ins>
      <w:ins w:id="1087" w:author="Orion" w:date="2011-05-16T14:20:00Z">
        <w:r w:rsidR="00E22278" w:rsidRPr="006512B0">
          <w:rPr>
            <w:rFonts w:cs="Times New Roman"/>
          </w:rPr>
          <w:t xml:space="preserve"> el CRM ha ido evolucionando </w:t>
        </w:r>
      </w:ins>
      <w:customXmlInsRangeStart w:id="1088" w:author="Orion" w:date="2011-05-16T14:20:00Z"/>
      <w:sdt>
        <w:sdtPr>
          <w:rPr>
            <w:rFonts w:cs="Times New Roman"/>
          </w:rPr>
          <w:id w:val="320938928"/>
          <w:citation/>
        </w:sdtPr>
        <w:sdtContent>
          <w:customXmlInsRangeEnd w:id="1088"/>
          <w:ins w:id="1089"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90" w:author="Orion" w:date="2011-05-16T14:20:00Z">
            <w:r w:rsidR="00E22278" w:rsidRPr="006512B0">
              <w:rPr>
                <w:rFonts w:cs="Times New Roman"/>
              </w:rPr>
              <w:fldChar w:fldCharType="end"/>
            </w:r>
          </w:ins>
          <w:customXmlInsRangeStart w:id="1091" w:author="Orion" w:date="2011-05-16T14:20:00Z"/>
        </w:sdtContent>
      </w:sdt>
      <w:customXmlInsRangeEnd w:id="1091"/>
      <w:ins w:id="1092" w:author="Orion" w:date="2011-05-16T14:20:00Z">
        <w:r w:rsidR="00E22278" w:rsidRPr="006512B0">
          <w:rPr>
            <w:rFonts w:cs="Times New Roman"/>
          </w:rPr>
          <w:t xml:space="preserve"> pasando a ser básico en cuanto a la coordinación de la tripulación y la toma de decisiones</w:t>
        </w:r>
        <w:del w:id="1093"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094" w:author="Orion" w:date="2011-05-16T14:20:00Z"/>
      <w:sdt>
        <w:sdtPr>
          <w:rPr>
            <w:rFonts w:cs="Times New Roman"/>
          </w:rPr>
          <w:id w:val="277302880"/>
          <w:citation/>
        </w:sdtPr>
        <w:sdtContent>
          <w:customXmlInsRangeEnd w:id="1094"/>
          <w:ins w:id="1095"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096" w:author="Orion" w:date="2011-05-16T14:20:00Z">
            <w:r w:rsidR="00E22278" w:rsidRPr="006512B0">
              <w:rPr>
                <w:rFonts w:cs="Times New Roman"/>
              </w:rPr>
              <w:fldChar w:fldCharType="end"/>
            </w:r>
          </w:ins>
          <w:customXmlInsRangeStart w:id="1097" w:author="Orion" w:date="2011-05-16T14:20:00Z"/>
        </w:sdtContent>
      </w:sdt>
      <w:customXmlInsRangeEnd w:id="1097"/>
      <w:customXmlInsRangeStart w:id="1098" w:author="Orion" w:date="2011-05-16T14:20:00Z"/>
      <w:sdt>
        <w:sdtPr>
          <w:rPr>
            <w:rFonts w:cs="Times New Roman"/>
          </w:rPr>
          <w:id w:val="1722865985"/>
          <w:citation/>
        </w:sdtPr>
        <w:sdtContent>
          <w:customXmlInsRangeEnd w:id="1098"/>
          <w:ins w:id="1099"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100" w:author="Orion" w:date="2011-05-16T14:20:00Z">
            <w:r w:rsidR="00E22278" w:rsidRPr="006512B0">
              <w:rPr>
                <w:rFonts w:cs="Times New Roman"/>
              </w:rPr>
              <w:fldChar w:fldCharType="end"/>
            </w:r>
          </w:ins>
          <w:customXmlInsRangeStart w:id="1101" w:author="Orion" w:date="2011-05-16T14:20:00Z"/>
        </w:sdtContent>
      </w:sdt>
      <w:customXmlInsRangeEnd w:id="1101"/>
      <w:customXmlInsRangeStart w:id="1102" w:author="Orion" w:date="2011-05-16T14:20:00Z"/>
      <w:sdt>
        <w:sdtPr>
          <w:rPr>
            <w:rFonts w:cs="Times New Roman"/>
          </w:rPr>
          <w:id w:val="1906102068"/>
          <w:citation/>
        </w:sdtPr>
        <w:sdtContent>
          <w:customXmlInsRangeEnd w:id="1102"/>
          <w:ins w:id="1103"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04" w:author="Orion" w:date="2011-05-16T14:20:00Z">
            <w:r w:rsidR="00E22278" w:rsidRPr="006512B0">
              <w:rPr>
                <w:rFonts w:cs="Times New Roman"/>
              </w:rPr>
              <w:fldChar w:fldCharType="end"/>
            </w:r>
          </w:ins>
          <w:customXmlInsRangeStart w:id="1105" w:author="Orion" w:date="2011-05-16T14:20:00Z"/>
        </w:sdtContent>
      </w:sdt>
      <w:customXmlInsRangeEnd w:id="1105"/>
      <w:ins w:id="1106"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07" w:author="Orion" w:date="2011-05-16T14:20:00Z"/>
          <w:rFonts w:cs="Times New Roman"/>
        </w:rPr>
      </w:pPr>
      <w:ins w:id="1108" w:author="Orion" w:date="2011-05-16T14:20:00Z">
        <w:r w:rsidRPr="006512B0">
          <w:rPr>
            <w:rFonts w:cs="Times New Roman"/>
          </w:rPr>
          <w:t>Procesos de comunicación y toma de decisiones.</w:t>
        </w:r>
      </w:ins>
      <w:ins w:id="1109" w:author="Orion" w:date="2011-06-15T19:20:00Z">
        <w:r w:rsidR="00612633">
          <w:rPr>
            <w:rFonts w:cs="Times New Roman"/>
          </w:rPr>
          <w:t xml:space="preserve"> </w:t>
        </w:r>
      </w:ins>
      <w:ins w:id="1110" w:author="Orion" w:date="2011-06-15T19:21:00Z">
        <w:r w:rsidR="00612633">
          <w:rPr>
            <w:rFonts w:cs="Times New Roman"/>
          </w:rPr>
          <w:t>Comunicación e</w:t>
        </w:r>
      </w:ins>
      <w:ins w:id="1111" w:author="Orion" w:date="2011-06-15T19:20:00Z">
        <w:r w:rsidR="00612633">
          <w:rPr>
            <w:rFonts w:cs="Times New Roman"/>
          </w:rPr>
          <w:t>ntre los distintos miembros de la tripulación</w:t>
        </w:r>
      </w:ins>
      <w:ins w:id="1112" w:author="Orion" w:date="2011-06-15T19:21:00Z">
        <w:r w:rsidR="00612633">
          <w:rPr>
            <w:rFonts w:cs="Times New Roman"/>
          </w:rPr>
          <w:t xml:space="preserve"> y con el exterior, y las distintas acciones a tomar dependiendo de lo que se transmita en estas </w:t>
        </w:r>
      </w:ins>
      <w:ins w:id="1113"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14" w:author="Orion" w:date="2011-05-16T14:20:00Z"/>
          <w:rFonts w:cs="Times New Roman"/>
        </w:rPr>
      </w:pPr>
      <w:ins w:id="1115" w:author="Orion" w:date="2011-05-16T14:20:00Z">
        <w:r w:rsidRPr="006512B0">
          <w:rPr>
            <w:rFonts w:cs="Times New Roman"/>
          </w:rPr>
          <w:t>Trabajo en equipo y dinámicas de grupo.</w:t>
        </w:r>
      </w:ins>
      <w:ins w:id="1116" w:author="Orion" w:date="2011-06-15T19:23:00Z">
        <w:r w:rsidR="00612633">
          <w:rPr>
            <w:rFonts w:cs="Times New Roman"/>
          </w:rPr>
          <w:t xml:space="preserve"> Para poder abordar</w:t>
        </w:r>
      </w:ins>
      <w:ins w:id="1117" w:author="Orion" w:date="2011-06-15T19:30:00Z">
        <w:r w:rsidR="002966A1">
          <w:rPr>
            <w:rFonts w:cs="Times New Roman"/>
          </w:rPr>
          <w:t xml:space="preserve"> de forma conjunta y</w:t>
        </w:r>
      </w:ins>
      <w:ins w:id="1118" w:author="Orion" w:date="2011-06-15T19:24:00Z">
        <w:r w:rsidR="00612633">
          <w:rPr>
            <w:rFonts w:cs="Times New Roman"/>
          </w:rPr>
          <w:t xml:space="preserve"> lo más rápido posible</w:t>
        </w:r>
      </w:ins>
      <w:ins w:id="1119" w:author="Orion" w:date="2011-06-15T19:23:00Z">
        <w:r w:rsidR="00612633">
          <w:rPr>
            <w:rFonts w:cs="Times New Roman"/>
          </w:rPr>
          <w:t xml:space="preserve"> los problema</w:t>
        </w:r>
      </w:ins>
      <w:ins w:id="1120" w:author="Orion" w:date="2011-06-15T19:24:00Z">
        <w:r w:rsidR="00612633">
          <w:rPr>
            <w:rFonts w:cs="Times New Roman"/>
          </w:rPr>
          <w:t>s</w:t>
        </w:r>
      </w:ins>
      <w:ins w:id="1121"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22" w:author="Orion" w:date="2011-05-16T14:20:00Z"/>
          <w:rFonts w:cs="Times New Roman"/>
        </w:rPr>
      </w:pPr>
      <w:ins w:id="1123" w:author="Orion" w:date="2011-05-16T14:20:00Z">
        <w:r w:rsidRPr="006512B0">
          <w:rPr>
            <w:rFonts w:cs="Times New Roman"/>
          </w:rPr>
          <w:t>Liderazgo y coordinación de actividades.</w:t>
        </w:r>
      </w:ins>
      <w:ins w:id="1124" w:author="Orion" w:date="2011-06-15T19:24:00Z">
        <w:r w:rsidR="00C8390B">
          <w:rPr>
            <w:rFonts w:cs="Times New Roman"/>
          </w:rPr>
          <w:t xml:space="preserve"> El capitán de la aeronave es e</w:t>
        </w:r>
      </w:ins>
      <w:ins w:id="1125" w:author="Orion" w:date="2011-06-15T19:25:00Z">
        <w:r w:rsidR="00A814B3">
          <w:rPr>
            <w:rFonts w:cs="Times New Roman"/>
          </w:rPr>
          <w:t>n</w:t>
        </w:r>
      </w:ins>
      <w:ins w:id="1126"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27" w:author="Orion" w:date="2011-05-16T14:20:00Z"/>
          <w:rFonts w:cs="Times New Roman"/>
        </w:rPr>
      </w:pPr>
      <w:ins w:id="1128" w:author="Orion" w:date="2011-05-16T14:20:00Z">
        <w:r w:rsidRPr="006512B0">
          <w:rPr>
            <w:rFonts w:cs="Times New Roman"/>
          </w:rPr>
          <w:t>Carga de trabajo y conciencia situacional.</w:t>
        </w:r>
      </w:ins>
      <w:ins w:id="1129" w:author="Orion" w:date="2011-06-15T19:30:00Z">
        <w:r w:rsidR="00DD3950">
          <w:rPr>
            <w:rFonts w:cs="Times New Roman"/>
          </w:rPr>
          <w:t xml:space="preserve"> C</w:t>
        </w:r>
      </w:ins>
      <w:ins w:id="1130" w:author="Orion" w:date="2011-06-15T19:31:00Z">
        <w:r w:rsidR="00DD3950">
          <w:rPr>
            <w:rFonts w:cs="Times New Roman"/>
          </w:rPr>
          <w:t xml:space="preserve">ada miembro del equipo debe tratar de dedicarse exclusivamente y </w:t>
        </w:r>
      </w:ins>
      <w:ins w:id="1131" w:author="Orion" w:date="2011-06-15T19:33:00Z">
        <w:r w:rsidR="00DD3950">
          <w:rPr>
            <w:rFonts w:cs="Times New Roman"/>
          </w:rPr>
          <w:t>lo más eficientemente posible</w:t>
        </w:r>
      </w:ins>
      <w:ins w:id="1132" w:author="Orion" w:date="2011-06-15T19:34:00Z">
        <w:r w:rsidR="00DD3950">
          <w:rPr>
            <w:rFonts w:cs="Times New Roman"/>
          </w:rPr>
          <w:t xml:space="preserve"> </w:t>
        </w:r>
      </w:ins>
      <w:ins w:id="1133" w:author="Orion" w:date="2011-06-15T19:31:00Z">
        <w:r w:rsidR="00DD3950">
          <w:rPr>
            <w:rFonts w:cs="Times New Roman"/>
          </w:rPr>
          <w:t>a su</w:t>
        </w:r>
      </w:ins>
      <w:ins w:id="1134" w:author="Orion" w:date="2011-06-15T19:34:00Z">
        <w:r w:rsidR="00DD3950">
          <w:rPr>
            <w:rFonts w:cs="Times New Roman"/>
          </w:rPr>
          <w:t>s</w:t>
        </w:r>
      </w:ins>
      <w:ins w:id="1135" w:author="Orion" w:date="2011-06-15T19:31:00Z">
        <w:r w:rsidR="00DD3950">
          <w:rPr>
            <w:rFonts w:cs="Times New Roman"/>
          </w:rPr>
          <w:t xml:space="preserve"> </w:t>
        </w:r>
      </w:ins>
      <w:ins w:id="1136"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37" w:author="IO" w:date="2011-06-09T13:37:00Z"/>
          <w:rFonts w:cs="Times New Roman"/>
        </w:rPr>
      </w:pPr>
      <w:ins w:id="1138" w:author="Orion" w:date="2011-05-16T14:20:00Z">
        <w:r w:rsidRPr="006512B0">
          <w:rPr>
            <w:rFonts w:cs="Times New Roman"/>
          </w:rPr>
          <w:t xml:space="preserve">Rendimiento humano y </w:t>
        </w:r>
      </w:ins>
      <w:ins w:id="1139" w:author="IO" w:date="2011-06-09T13:37:00Z">
        <w:r w:rsidR="00EB5B8E">
          <w:rPr>
            <w:rFonts w:cs="Times New Roman"/>
          </w:rPr>
          <w:t>p</w:t>
        </w:r>
      </w:ins>
      <w:ins w:id="1140" w:author="Orion" w:date="2011-05-16T14:20:00Z">
        <w:r w:rsidRPr="006512B0">
          <w:rPr>
            <w:rFonts w:cs="Times New Roman"/>
          </w:rPr>
          <w:t>sicológico</w:t>
        </w:r>
      </w:ins>
      <w:ins w:id="1141" w:author="IO" w:date="2011-06-09T13:37:00Z">
        <w:r w:rsidR="00EB5B8E">
          <w:rPr>
            <w:rFonts w:cs="Times New Roman"/>
          </w:rPr>
          <w:t>.</w:t>
        </w:r>
      </w:ins>
      <w:ins w:id="1142" w:author="Orion" w:date="2011-06-15T19:27:00Z">
        <w:r w:rsidR="002966A1">
          <w:rPr>
            <w:rFonts w:cs="Times New Roman"/>
          </w:rPr>
          <w:t xml:space="preserve"> </w:t>
        </w:r>
      </w:ins>
      <w:ins w:id="1143" w:author="Orion" w:date="2011-06-15T19:28:00Z">
        <w:r w:rsidR="002966A1">
          <w:rPr>
            <w:rFonts w:cs="Times New Roman"/>
          </w:rPr>
          <w:t xml:space="preserve">Las </w:t>
        </w:r>
      </w:ins>
      <w:ins w:id="1144" w:author="Orion" w:date="2011-06-15T19:27:00Z">
        <w:r w:rsidR="002966A1">
          <w:rPr>
            <w:rFonts w:cs="Times New Roman"/>
          </w:rPr>
          <w:t xml:space="preserve">capacidades de </w:t>
        </w:r>
      </w:ins>
      <w:ins w:id="1145"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46" w:author="IO" w:date="2011-06-09T13:37:00Z"/>
          <w:rFonts w:cs="Times New Roman"/>
        </w:rPr>
      </w:pPr>
    </w:p>
    <w:p w14:paraId="493A60F8" w14:textId="1F11492B" w:rsidR="00E22278" w:rsidRPr="006512B0" w:rsidRDefault="00E22278">
      <w:pPr>
        <w:pStyle w:val="ListParagraph"/>
        <w:numPr>
          <w:ilvl w:val="0"/>
          <w:numId w:val="10"/>
        </w:numPr>
        <w:rPr>
          <w:ins w:id="1147" w:author="Orion" w:date="2011-05-16T14:20:00Z"/>
        </w:rPr>
        <w:pPrChange w:id="1148" w:author="Orion" w:date="2011-06-15T19:26:00Z">
          <w:pPr>
            <w:pStyle w:val="ListParagraph"/>
            <w:numPr>
              <w:numId w:val="10"/>
            </w:numPr>
            <w:ind w:hanging="360"/>
            <w:jc w:val="both"/>
          </w:pPr>
        </w:pPrChange>
      </w:pPr>
      <w:ins w:id="1149" w:author="Orion" w:date="2011-05-16T14:20:00Z">
        <w:r w:rsidRPr="00AB700B">
          <w:rPr>
            <w:rFonts w:cs="Times New Roman"/>
          </w:rPr>
          <w:t>Planificación.</w:t>
        </w:r>
      </w:ins>
      <w:ins w:id="1150" w:author="Orion" w:date="2011-06-15T19:26:00Z">
        <w:r w:rsidR="002966A1">
          <w:rPr>
            <w:rFonts w:cs="Times New Roman"/>
          </w:rPr>
          <w:t xml:space="preserve"> Capacidades de planificaci</w:t>
        </w:r>
      </w:ins>
      <w:ins w:id="1151"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52" w:author="Orion" w:date="2011-05-16T14:20:00Z"/>
          <w:rFonts w:cs="Times New Roman"/>
        </w:rPr>
      </w:pPr>
    </w:p>
    <w:p w14:paraId="22A2610E" w14:textId="77777777" w:rsidR="00E22278" w:rsidRPr="006512B0" w:rsidRDefault="00E22278" w:rsidP="00E22278">
      <w:pPr>
        <w:jc w:val="both"/>
        <w:rPr>
          <w:ins w:id="1153" w:author="Orion" w:date="2011-05-16T14:20:00Z"/>
          <w:rFonts w:cs="Times New Roman"/>
        </w:rPr>
      </w:pPr>
      <w:commentRangeStart w:id="1154"/>
      <w:ins w:id="1155"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56" w:author="Orion" w:date="2011-05-16T14:20:00Z"/>
      <w:sdt>
        <w:sdtPr>
          <w:rPr>
            <w:rFonts w:cs="Times New Roman"/>
          </w:rPr>
          <w:id w:val="547117784"/>
          <w:citation/>
        </w:sdtPr>
        <w:sdtContent>
          <w:customXmlInsRangeEnd w:id="1156"/>
          <w:ins w:id="1157"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58" w:author="Orion" w:date="2011-05-16T14:20:00Z">
            <w:r w:rsidRPr="006512B0">
              <w:rPr>
                <w:rFonts w:cs="Times New Roman"/>
              </w:rPr>
              <w:fldChar w:fldCharType="end"/>
            </w:r>
          </w:ins>
          <w:customXmlInsRangeStart w:id="1159" w:author="Orion" w:date="2011-05-16T14:20:00Z"/>
        </w:sdtContent>
      </w:sdt>
      <w:customXmlInsRangeEnd w:id="1159"/>
      <w:ins w:id="1160"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61" w:author="Orion" w:date="2011-05-16T14:20:00Z"/>
          <w:rFonts w:cs="Times New Roman"/>
        </w:rPr>
      </w:pPr>
      <w:ins w:id="1162"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63" w:author="Orion" w:date="2011-05-16T14:20:00Z"/>
          <w:rFonts w:cs="Times New Roman"/>
        </w:rPr>
      </w:pPr>
      <w:ins w:id="1164"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65" w:author="Orion" w:date="2011-05-16T14:20:00Z"/>
          <w:rFonts w:cs="Times New Roman"/>
        </w:rPr>
      </w:pPr>
      <w:ins w:id="1166"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81" w:author="Orion" w:date="2011-05-16T14:20:00Z"/>
          <w:rFonts w:cs="Times New Roman"/>
        </w:rPr>
      </w:pPr>
      <w:ins w:id="1182"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83" w:author="Orion" w:date="2011-05-16T14:20:00Z"/>
          <w:rFonts w:cs="Times New Roman"/>
        </w:rPr>
      </w:pPr>
      <w:ins w:id="1184" w:author="Orion" w:date="2011-05-16T14:20:00Z">
        <w:r w:rsidRPr="006512B0">
          <w:rPr>
            <w:rFonts w:cs="Times New Roman"/>
          </w:rPr>
          <w:lastRenderedPageBreak/>
          <w:t>Una variedad de ayudas electrónicas a la navegación pueden ser simuladas.</w:t>
        </w:r>
      </w:ins>
      <w:commentRangeEnd w:id="1154"/>
      <w:r w:rsidR="003E5207">
        <w:rPr>
          <w:rStyle w:val="CommentReference"/>
        </w:rPr>
        <w:commentReference w:id="1154"/>
      </w:r>
    </w:p>
    <w:p w14:paraId="1748AEBD" w14:textId="77777777" w:rsidR="00E22278" w:rsidRDefault="00E22278" w:rsidP="00E22278">
      <w:pPr>
        <w:jc w:val="both"/>
        <w:rPr>
          <w:ins w:id="1185" w:author="Orion" w:date="2011-05-16T14:20:00Z"/>
          <w:rFonts w:cs="Times New Roman"/>
        </w:rPr>
      </w:pPr>
    </w:p>
    <w:p w14:paraId="5A644C9E" w14:textId="6C6DBF1A" w:rsidR="00E22278" w:rsidRPr="006512B0" w:rsidRDefault="003E5207" w:rsidP="00E22278">
      <w:pPr>
        <w:jc w:val="both"/>
        <w:rPr>
          <w:ins w:id="1186" w:author="Orion" w:date="2011-05-16T14:20:00Z"/>
          <w:del w:id="1187" w:author="IO" w:date="2011-06-09T13:52:00Z"/>
          <w:rFonts w:cs="Times New Roman"/>
        </w:rPr>
      </w:pPr>
      <w:ins w:id="1188" w:author="IO" w:date="2011-06-09T13:50:00Z">
        <w:r>
          <w:rPr>
            <w:rFonts w:cs="Times New Roman"/>
          </w:rPr>
          <w:t xml:space="preserve">El segundo procedimiento típico de HF considerado aquí es </w:t>
        </w:r>
      </w:ins>
      <w:ins w:id="1189" w:author="Orion" w:date="2011-05-16T14:20:00Z">
        <w:del w:id="1190"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91" w:author="IO" w:date="2011-06-09T13:51:00Z">
        <w:r>
          <w:rPr>
            <w:rFonts w:cs="Times New Roman"/>
          </w:rPr>
          <w:t>el</w:t>
        </w:r>
      </w:ins>
      <w:ins w:id="1192" w:author="Orion" w:date="2011-05-16T14:20:00Z">
        <w:r w:rsidR="00E22278" w:rsidRPr="006512B0">
          <w:rPr>
            <w:rFonts w:cs="Times New Roman"/>
          </w:rPr>
          <w:t xml:space="preserve"> LOFT (Entrenamiento de Vuelo Orientado)</w:t>
        </w:r>
      </w:ins>
      <w:customXmlInsRangeStart w:id="1193" w:author="Orion" w:date="2011-05-16T14:20:00Z"/>
      <w:sdt>
        <w:sdtPr>
          <w:rPr>
            <w:rFonts w:cs="Times New Roman"/>
          </w:rPr>
          <w:id w:val="-1664164744"/>
          <w:citation/>
        </w:sdtPr>
        <w:sdtContent>
          <w:customXmlInsRangeEnd w:id="1193"/>
          <w:ins w:id="1194"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195" w:author="Orion" w:date="2011-05-16T14:20:00Z">
            <w:r w:rsidR="00E22278" w:rsidRPr="006512B0">
              <w:rPr>
                <w:rFonts w:cs="Times New Roman"/>
              </w:rPr>
              <w:fldChar w:fldCharType="end"/>
            </w:r>
          </w:ins>
          <w:customXmlInsRangeStart w:id="1196" w:author="Orion" w:date="2011-05-16T14:20:00Z"/>
        </w:sdtContent>
      </w:sdt>
      <w:customXmlInsRangeEnd w:id="1196"/>
      <w:ins w:id="1197" w:author="Orion" w:date="2011-05-16T14:20:00Z">
        <w:del w:id="1198"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199" w:author="IO" w:date="2011-06-09T13:51:00Z">
        <w:r>
          <w:rPr>
            <w:rFonts w:cs="Times New Roman"/>
          </w:rPr>
          <w:t>ond</w:t>
        </w:r>
      </w:ins>
      <w:ins w:id="1200" w:author="Orion" w:date="2011-05-16T14:20:00Z">
        <w:r w:rsidR="00E22278" w:rsidRPr="006512B0">
          <w:rPr>
            <w:rFonts w:cs="Times New Roman"/>
          </w:rPr>
          <w:t xml:space="preserve">e </w:t>
        </w:r>
      </w:ins>
      <w:ins w:id="1201" w:author="IO" w:date="2011-06-09T13:51:00Z">
        <w:r>
          <w:rPr>
            <w:rFonts w:cs="Times New Roman"/>
          </w:rPr>
          <w:t>se</w:t>
        </w:r>
      </w:ins>
      <w:ins w:id="1202" w:author="Orion" w:date="2011-05-16T14:20:00Z">
        <w:r w:rsidR="00E22278" w:rsidRPr="006512B0">
          <w:rPr>
            <w:rFonts w:cs="Times New Roman"/>
          </w:rPr>
          <w:t xml:space="preserve"> simula</w:t>
        </w:r>
        <w:del w:id="1203" w:author="IO" w:date="2011-06-09T13:51:00Z">
          <w:r w:rsidR="00E22278" w:rsidRPr="006512B0">
            <w:rPr>
              <w:rFonts w:cs="Times New Roman"/>
            </w:rPr>
            <w:delText>dores</w:delText>
          </w:r>
        </w:del>
        <w:r w:rsidR="00E22278" w:rsidRPr="006512B0">
          <w:rPr>
            <w:rFonts w:cs="Times New Roman"/>
          </w:rPr>
          <w:t xml:space="preserve"> </w:t>
        </w:r>
        <w:del w:id="1204" w:author="IO" w:date="2011-06-09T13:51:00Z">
          <w:r w:rsidR="00E22278" w:rsidRPr="006512B0" w:rsidDel="003E5207">
            <w:rPr>
              <w:rFonts w:cs="Times New Roman"/>
            </w:rPr>
            <w:delText>de</w:delText>
          </w:r>
        </w:del>
      </w:ins>
      <w:ins w:id="1205" w:author="IO" w:date="2011-06-09T13:51:00Z">
        <w:r>
          <w:rPr>
            <w:rFonts w:cs="Times New Roman"/>
          </w:rPr>
          <w:t>un</w:t>
        </w:r>
      </w:ins>
      <w:ins w:id="1206" w:author="Orion" w:date="2011-05-16T14:20:00Z">
        <w:r w:rsidR="00E22278" w:rsidRPr="006512B0">
          <w:rPr>
            <w:rFonts w:cs="Times New Roman"/>
          </w:rPr>
          <w:t xml:space="preserve"> vuelo</w:t>
        </w:r>
        <w:del w:id="1207" w:author="IO" w:date="2011-06-09T13:51:00Z">
          <w:r w:rsidR="00E22278" w:rsidRPr="006512B0">
            <w:rPr>
              <w:rFonts w:cs="Times New Roman"/>
            </w:rPr>
            <w:delText>,</w:delText>
          </w:r>
        </w:del>
        <w:r w:rsidR="00E22278" w:rsidRPr="006512B0">
          <w:rPr>
            <w:rFonts w:cs="Times New Roman"/>
          </w:rPr>
          <w:t xml:space="preserve"> </w:t>
        </w:r>
        <w:del w:id="1208"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09" w:author="IO" w:date="2011-06-09T13:51:00Z">
        <w:r>
          <w:rPr>
            <w:rFonts w:cs="Times New Roman"/>
          </w:rPr>
          <w:t>con</w:t>
        </w:r>
      </w:ins>
      <w:ins w:id="1210" w:author="Orion" w:date="2011-05-16T14:20:00Z">
        <w:r w:rsidR="00E22278" w:rsidRPr="006512B0">
          <w:rPr>
            <w:rFonts w:cs="Times New Roman"/>
          </w:rPr>
          <w:t xml:space="preserve"> la tripulación completa del aparato</w:t>
        </w:r>
      </w:ins>
      <w:ins w:id="1211" w:author="IO" w:date="2011-06-09T13:52:00Z">
        <w:r>
          <w:rPr>
            <w:rFonts w:cs="Times New Roman"/>
          </w:rPr>
          <w:t xml:space="preserve">. </w:t>
        </w:r>
      </w:ins>
      <w:ins w:id="1212" w:author="IO" w:date="2011-06-09T13:53:00Z">
        <w:r>
          <w:rPr>
            <w:rFonts w:cs="Times New Roman"/>
          </w:rPr>
          <w:t>L</w:t>
        </w:r>
      </w:ins>
      <w:ins w:id="1213" w:author="Orion" w:date="2011-05-16T14:20:00Z">
        <w:del w:id="1214" w:author="IO" w:date="2011-06-09T13:52:00Z">
          <w:r w:rsidR="00E22278" w:rsidRPr="006512B0">
            <w:rPr>
              <w:rFonts w:cs="Times New Roman"/>
            </w:rPr>
            <w:delText>: e</w:delText>
          </w:r>
        </w:del>
        <w:del w:id="1215" w:author="IO" w:date="2011-06-09T13:53:00Z">
          <w:r w:rsidR="00E22278" w:rsidRPr="006512B0">
            <w:rPr>
              <w:rFonts w:cs="Times New Roman"/>
            </w:rPr>
            <w:delText>n dich</w:delText>
          </w:r>
        </w:del>
        <w:r w:rsidR="00E22278" w:rsidRPr="006512B0">
          <w:rPr>
            <w:rFonts w:cs="Times New Roman"/>
          </w:rPr>
          <w:t xml:space="preserve">a simulación </w:t>
        </w:r>
        <w:del w:id="1216" w:author="IO" w:date="2011-06-09T13:53:00Z">
          <w:r w:rsidR="00E22278" w:rsidRPr="006512B0">
            <w:rPr>
              <w:rFonts w:cs="Times New Roman"/>
            </w:rPr>
            <w:delText xml:space="preserve">se </w:delText>
          </w:r>
        </w:del>
        <w:r w:rsidR="00E22278" w:rsidRPr="006512B0">
          <w:rPr>
            <w:rFonts w:cs="Times New Roman"/>
          </w:rPr>
          <w:t>incluye</w:t>
        </w:r>
        <w:del w:id="1217" w:author="IO" w:date="2011-06-09T13:53:00Z">
          <w:r w:rsidR="00E22278" w:rsidRPr="006512B0">
            <w:rPr>
              <w:rFonts w:cs="Times New Roman"/>
            </w:rPr>
            <w:delText>n</w:delText>
          </w:r>
        </w:del>
        <w:r w:rsidR="00E22278" w:rsidRPr="006512B0">
          <w:rPr>
            <w:rFonts w:cs="Times New Roman"/>
          </w:rPr>
          <w:t xml:space="preserve"> </w:t>
        </w:r>
        <w:del w:id="1218" w:author="IO" w:date="2011-06-09T13:54:00Z">
          <w:r w:rsidR="00E22278" w:rsidRPr="006512B0">
            <w:rPr>
              <w:rFonts w:cs="Times New Roman"/>
            </w:rPr>
            <w:delText xml:space="preserve">procedimientos normales, anormales y </w:delText>
          </w:r>
        </w:del>
        <w:del w:id="1219" w:author="IO" w:date="2011-06-09T13:52:00Z">
          <w:r w:rsidR="00E22278" w:rsidRPr="006512B0">
            <w:rPr>
              <w:rFonts w:cs="Times New Roman"/>
            </w:rPr>
            <w:delText xml:space="preserve">procedimientos </w:delText>
          </w:r>
        </w:del>
        <w:del w:id="1220" w:author="IO" w:date="2011-06-09T13:54:00Z">
          <w:r w:rsidR="00E22278" w:rsidRPr="006512B0">
            <w:rPr>
              <w:rFonts w:cs="Times New Roman"/>
            </w:rPr>
            <w:delText xml:space="preserve">de emergencia típicos en vuelos de ruta. </w:delText>
          </w:r>
        </w:del>
        <w:del w:id="1221" w:author="IO" w:date="2011-06-09T13:52:00Z">
          <w:r w:rsidR="00E22278" w:rsidRPr="006512B0">
            <w:rPr>
              <w:rFonts w:cs="Times New Roman"/>
            </w:rPr>
            <w:delText>Como tal entrenamiento, u</w:delText>
          </w:r>
        </w:del>
        <w:del w:id="1222"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23" w:author="Orion" w:date="2011-05-17T13:06:00Z"/>
          <w:rFonts w:cs="Times New Roman"/>
        </w:rPr>
        <w:pPrChange w:id="1224" w:author="IO" w:date="2011-06-10T11:24:00Z">
          <w:pPr/>
        </w:pPrChange>
      </w:pPr>
      <w:ins w:id="1225" w:author="Orion" w:date="2011-05-16T14:20:00Z">
        <w:del w:id="1226" w:author="IO" w:date="2011-06-09T13:54:00Z">
          <w:r w:rsidRPr="006512B0">
            <w:rPr>
              <w:rFonts w:cs="Times New Roman"/>
            </w:rPr>
            <w:delText>La instrucción basada en LOFT</w:delText>
          </w:r>
        </w:del>
      </w:ins>
      <w:customXmlInsRangeStart w:id="1227" w:author="Orion" w:date="2011-05-16T14:20:00Z"/>
      <w:customXmlDelRangeStart w:id="1228" w:author="IO" w:date="2011-06-09T13:54:00Z"/>
      <w:sdt>
        <w:sdtPr>
          <w:rPr>
            <w:rFonts w:cs="Times New Roman"/>
          </w:rPr>
          <w:id w:val="156970771"/>
          <w:citation/>
        </w:sdtPr>
        <w:sdtContent>
          <w:customXmlInsRangeEnd w:id="1227"/>
          <w:customXmlDelRangeEnd w:id="1228"/>
          <w:ins w:id="1229" w:author="Orion" w:date="2011-05-16T14:20:00Z">
            <w:del w:id="1230"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31" w:author="IO" w:date="2011-06-09T13:54:00Z">
            <w:r w:rsidR="002B2B1D">
              <w:rPr>
                <w:rFonts w:cs="Times New Roman"/>
                <w:noProof/>
              </w:rPr>
              <w:delText xml:space="preserve"> </w:delText>
            </w:r>
            <w:r w:rsidR="002B2B1D" w:rsidRPr="002B2B1D">
              <w:rPr>
                <w:rFonts w:cs="Times New Roman"/>
                <w:noProof/>
              </w:rPr>
              <w:delText>(22)</w:delText>
            </w:r>
          </w:del>
          <w:ins w:id="1232" w:author="Orion" w:date="2011-05-16T14:20:00Z">
            <w:del w:id="1233" w:author="IO" w:date="2011-06-09T13:54:00Z">
              <w:r w:rsidRPr="006512B0">
                <w:rPr>
                  <w:rFonts w:cs="Times New Roman"/>
                </w:rPr>
                <w:fldChar w:fldCharType="end"/>
              </w:r>
            </w:del>
          </w:ins>
          <w:customXmlInsRangeStart w:id="1234" w:author="Orion" w:date="2011-05-16T14:20:00Z"/>
          <w:customXmlDelRangeStart w:id="1235" w:author="IO" w:date="2011-06-09T13:54:00Z"/>
        </w:sdtContent>
      </w:sdt>
      <w:customXmlInsRangeEnd w:id="1234"/>
      <w:customXmlDelRangeEnd w:id="1235"/>
      <w:ins w:id="1236" w:author="Orion" w:date="2011-05-16T14:20:00Z">
        <w:del w:id="1237"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38" w:author="Orion" w:date="2011-06-17T11:22:00Z">
        <w:r w:rsidR="00AB700B">
          <w:rPr>
            <w:rFonts w:cs="Times New Roman"/>
          </w:rPr>
          <w:t>,</w:t>
        </w:r>
      </w:ins>
      <w:ins w:id="1239" w:author="Orion" w:date="2011-05-16T14:20:00Z">
        <w:r w:rsidRPr="006512B0">
          <w:rPr>
            <w:rFonts w:cs="Times New Roman"/>
          </w:rPr>
          <w:t xml:space="preserve"> </w:t>
        </w:r>
        <w:r w:rsidR="00AB700B">
          <w:rPr>
            <w:rFonts w:cs="Times New Roman"/>
          </w:rPr>
          <w:t>d</w:t>
        </w:r>
      </w:ins>
      <w:ins w:id="1240" w:author="Orion" w:date="2011-06-17T11:22:00Z">
        <w:r w:rsidR="00AB700B">
          <w:rPr>
            <w:rFonts w:cs="Times New Roman"/>
          </w:rPr>
          <w:t>onde</w:t>
        </w:r>
      </w:ins>
      <w:ins w:id="1241" w:author="Orion" w:date="2011-05-16T14:20:00Z">
        <w:r w:rsidR="00AB700B">
          <w:rPr>
            <w:rFonts w:cs="Times New Roman"/>
          </w:rPr>
          <w:t xml:space="preserve"> las compañías </w:t>
        </w:r>
      </w:ins>
      <w:ins w:id="1242" w:author="Orion" w:date="2011-06-17T11:22:00Z">
        <w:r w:rsidR="00AB700B">
          <w:rPr>
            <w:rFonts w:cs="Times New Roman"/>
          </w:rPr>
          <w:t>diseñaran las rutas con los posibles incidentes que puedan surgir durante su r</w:t>
        </w:r>
      </w:ins>
      <w:ins w:id="1243" w:author="Orion" w:date="2011-06-17T11:23:00Z">
        <w:r w:rsidR="00E77925">
          <w:rPr>
            <w:rFonts w:cs="Times New Roman"/>
          </w:rPr>
          <w:t>e</w:t>
        </w:r>
      </w:ins>
      <w:ins w:id="1244" w:author="Orion" w:date="2011-06-17T11:22:00Z">
        <w:r w:rsidR="00AB700B">
          <w:rPr>
            <w:rFonts w:cs="Times New Roman"/>
          </w:rPr>
          <w:t>alizaci</w:t>
        </w:r>
      </w:ins>
      <w:ins w:id="1245" w:author="Orion" w:date="2011-06-17T11:23:00Z">
        <w:r w:rsidR="00AB700B">
          <w:rPr>
            <w:rFonts w:cs="Times New Roman"/>
          </w:rPr>
          <w:t>ó</w:t>
        </w:r>
        <w:r w:rsidR="00B87B7D">
          <w:rPr>
            <w:rFonts w:cs="Times New Roman"/>
          </w:rPr>
          <w:t>n</w:t>
        </w:r>
      </w:ins>
      <w:ins w:id="1246"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47" w:author="IO" w:date="2011-06-09T13:55:00Z"/>
      <w:sdt>
        <w:sdtPr>
          <w:rPr>
            <w:rFonts w:cs="Times New Roman"/>
          </w:rPr>
          <w:id w:val="-709795457"/>
          <w:citation/>
        </w:sdtPr>
        <w:sdtContent>
          <w:customXmlInsRangeEnd w:id="1247"/>
          <w:ins w:id="1248"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49" w:author="IO" w:date="2011-06-09T13:55:00Z">
            <w:r w:rsidR="003E5207" w:rsidRPr="006512B0">
              <w:rPr>
                <w:rFonts w:cs="Times New Roman"/>
              </w:rPr>
              <w:fldChar w:fldCharType="end"/>
            </w:r>
          </w:ins>
          <w:customXmlInsRangeStart w:id="1250" w:author="IO" w:date="2011-06-09T13:55:00Z"/>
        </w:sdtContent>
      </w:sdt>
      <w:customXmlInsRangeEnd w:id="1250"/>
      <w:ins w:id="1251" w:author="Orion" w:date="2011-05-16T14:20:00Z">
        <w:r w:rsidRPr="006512B0">
          <w:rPr>
            <w:rFonts w:cs="Times New Roman"/>
          </w:rPr>
          <w:t>.</w:t>
        </w:r>
      </w:ins>
      <w:ins w:id="1252" w:author="IO" w:date="2011-06-09T13:53:00Z">
        <w:r w:rsidR="003E5207" w:rsidRPr="003E5207">
          <w:rPr>
            <w:rFonts w:cs="Times New Roman"/>
          </w:rPr>
          <w:t xml:space="preserve"> </w:t>
        </w:r>
      </w:ins>
      <w:ins w:id="1253"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54"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55" w:author="Orion" w:date="2011-05-16T14:20:00Z">
        <w:r w:rsidRPr="006512B0">
          <w:rPr>
            <w:rFonts w:cs="Times New Roman"/>
          </w:rPr>
          <w:t>.</w:t>
        </w:r>
      </w:ins>
    </w:p>
    <w:p w14:paraId="5360CA62" w14:textId="77777777" w:rsidR="00497A8C" w:rsidRDefault="00497A8C">
      <w:pPr>
        <w:jc w:val="both"/>
        <w:rPr>
          <w:ins w:id="1256" w:author="Orion" w:date="2011-05-17T13:06:00Z"/>
          <w:rFonts w:cs="Times New Roman"/>
        </w:rPr>
        <w:pPrChange w:id="1257" w:author="IO" w:date="2011-06-09T13:54:00Z">
          <w:pPr/>
        </w:pPrChange>
      </w:pPr>
    </w:p>
    <w:p w14:paraId="208D9B4D" w14:textId="77BE3094" w:rsidR="000708FC" w:rsidRPr="006512B0" w:rsidRDefault="000708FC" w:rsidP="00E52130">
      <w:pPr>
        <w:jc w:val="both"/>
        <w:rPr>
          <w:ins w:id="1258" w:author="Orion" w:date="2011-05-16T14:20:00Z"/>
          <w:rFonts w:cs="Times New Roman"/>
        </w:rPr>
      </w:pPr>
      <w:ins w:id="1259" w:author="Orion" w:date="2011-05-17T13:06:00Z">
        <w:r>
          <w:rPr>
            <w:rFonts w:cs="Times New Roman"/>
          </w:rPr>
          <w:t>Est</w:t>
        </w:r>
        <w:del w:id="1260" w:author="IO" w:date="2011-06-09T13:56:00Z">
          <w:r w:rsidDel="00497A8C">
            <w:rPr>
              <w:rFonts w:cs="Times New Roman"/>
            </w:rPr>
            <w:delText>a</w:delText>
          </w:r>
        </w:del>
      </w:ins>
      <w:ins w:id="1261" w:author="IO" w:date="2011-06-09T13:56:00Z">
        <w:r w:rsidR="00497A8C">
          <w:rPr>
            <w:rFonts w:cs="Times New Roman"/>
          </w:rPr>
          <w:t xml:space="preserve">e tipo </w:t>
        </w:r>
      </w:ins>
      <w:ins w:id="1262" w:author="Orion" w:date="2011-06-10T21:26:00Z">
        <w:r w:rsidR="0091427E">
          <w:rPr>
            <w:rFonts w:cs="Times New Roman"/>
          </w:rPr>
          <w:t>de</w:t>
        </w:r>
      </w:ins>
      <w:ins w:id="1263" w:author="Orion" w:date="2011-05-17T13:06:00Z">
        <w:r>
          <w:rPr>
            <w:rFonts w:cs="Times New Roman"/>
          </w:rPr>
          <w:t xml:space="preserve"> estudios, pruebas y entrenamientos </w:t>
        </w:r>
      </w:ins>
      <w:ins w:id="1264" w:author="IO" w:date="2011-06-09T13:56:00Z">
        <w:r w:rsidR="00497A8C">
          <w:rPr>
            <w:rFonts w:cs="Times New Roman"/>
          </w:rPr>
          <w:t xml:space="preserve">HF </w:t>
        </w:r>
      </w:ins>
      <w:ins w:id="1265" w:author="Orion" w:date="2011-05-17T13:06:00Z">
        <w:r>
          <w:rPr>
            <w:rFonts w:cs="Times New Roman"/>
          </w:rPr>
          <w:t xml:space="preserve">han permitido </w:t>
        </w:r>
        <w:del w:id="1266" w:author="IO" w:date="2011-06-09T13:56:00Z">
          <w:r w:rsidDel="00497A8C">
            <w:rPr>
              <w:rFonts w:cs="Times New Roman"/>
            </w:rPr>
            <w:delText>observar</w:delText>
          </w:r>
        </w:del>
      </w:ins>
      <w:ins w:id="1267" w:author="IO" w:date="2011-06-09T13:56:00Z">
        <w:r w:rsidR="00497A8C">
          <w:rPr>
            <w:rFonts w:cs="Times New Roman"/>
          </w:rPr>
          <w:t>e</w:t>
        </w:r>
      </w:ins>
      <w:ins w:id="1268" w:author="IO" w:date="2011-06-09T13:57:00Z">
        <w:r w:rsidR="00497A8C">
          <w:rPr>
            <w:rFonts w:cs="Times New Roman"/>
          </w:rPr>
          <w:t>stablecer</w:t>
        </w:r>
      </w:ins>
      <w:ins w:id="1269" w:author="Orion" w:date="2011-05-17T13:06:00Z">
        <w:r>
          <w:rPr>
            <w:rFonts w:cs="Times New Roman"/>
          </w:rPr>
          <w:t xml:space="preserve"> </w:t>
        </w:r>
      </w:ins>
      <w:ins w:id="1270" w:author="Orion" w:date="2011-05-17T13:07:00Z">
        <w:r>
          <w:rPr>
            <w:rFonts w:cs="Times New Roman"/>
          </w:rPr>
          <w:t>que saber controlar factores como el estrés</w:t>
        </w:r>
      </w:ins>
      <w:ins w:id="1271" w:author="IO" w:date="2011-06-09T13:57:00Z">
        <w:r w:rsidR="00497A8C">
          <w:rPr>
            <w:rFonts w:cs="Times New Roman"/>
          </w:rPr>
          <w:t xml:space="preserve"> y</w:t>
        </w:r>
      </w:ins>
      <w:ins w:id="1272" w:author="Orion" w:date="2011-05-17T13:07:00Z">
        <w:del w:id="1273" w:author="IO" w:date="2011-06-09T13:57:00Z">
          <w:r>
            <w:rPr>
              <w:rFonts w:cs="Times New Roman"/>
            </w:rPr>
            <w:delText>,</w:delText>
          </w:r>
        </w:del>
        <w:r>
          <w:rPr>
            <w:rFonts w:cs="Times New Roman"/>
          </w:rPr>
          <w:t xml:space="preserve"> la fatiga </w:t>
        </w:r>
        <w:del w:id="1274" w:author="IO" w:date="2011-06-09T13:57:00Z">
          <w:r>
            <w:rPr>
              <w:rFonts w:cs="Times New Roman"/>
            </w:rPr>
            <w:delText xml:space="preserve">o el tipo de pilotaje (relacionado normalmente con el tipo de </w:delText>
          </w:r>
        </w:del>
      </w:ins>
      <w:ins w:id="1275" w:author="Orion" w:date="2011-05-17T13:08:00Z">
        <w:del w:id="1276" w:author="IO" w:date="2011-06-09T13:57:00Z">
          <w:r>
            <w:rPr>
              <w:rFonts w:cs="Times New Roman"/>
            </w:rPr>
            <w:delText>personalidad</w:delText>
          </w:r>
        </w:del>
      </w:ins>
      <w:ins w:id="1277" w:author="Orion" w:date="2011-05-17T13:07:00Z">
        <w:del w:id="1278" w:author="IO" w:date="2011-06-09T13:57:00Z">
          <w:r>
            <w:rPr>
              <w:rFonts w:cs="Times New Roman"/>
            </w:rPr>
            <w:delText xml:space="preserve"> del piloto) </w:delText>
          </w:r>
        </w:del>
      </w:ins>
      <w:ins w:id="1279" w:author="Orion" w:date="2011-05-17T13:08:00Z">
        <w:r>
          <w:rPr>
            <w:rFonts w:cs="Times New Roman"/>
          </w:rPr>
          <w:t>es esencial para poder llevar a cabo un vuelo sin</w:t>
        </w:r>
      </w:ins>
      <w:ins w:id="1280" w:author="Orion" w:date="2011-05-17T13:09:00Z">
        <w:r>
          <w:rPr>
            <w:rFonts w:cs="Times New Roman"/>
          </w:rPr>
          <w:t xml:space="preserve"> ningún incidente significativo. </w:t>
        </w:r>
      </w:ins>
      <w:ins w:id="1281" w:author="IO" w:date="2011-06-09T13:57:00Z">
        <w:r w:rsidR="00497A8C">
          <w:rPr>
            <w:rFonts w:cs="Times New Roman"/>
          </w:rPr>
          <w:t xml:space="preserve">En el caso concreto de los pilotos, </w:t>
        </w:r>
      </w:ins>
      <w:ins w:id="1282" w:author="IO" w:date="2011-06-09T13:58:00Z">
        <w:r w:rsidR="00497A8C">
          <w:rPr>
            <w:rFonts w:cs="Times New Roman"/>
          </w:rPr>
          <w:t>es importante que estos controlen el tipo de pilotaje que realizan, aspecto relacionado con su personalidad</w:t>
        </w:r>
      </w:ins>
      <w:customXmlInsRangeStart w:id="1283" w:author="Orion" w:date="2011-06-15T19:41:00Z"/>
      <w:sdt>
        <w:sdtPr>
          <w:rPr>
            <w:rFonts w:cs="Times New Roman"/>
          </w:rPr>
          <w:id w:val="-627156815"/>
          <w:citation/>
        </w:sdtPr>
        <w:sdtContent>
          <w:customXmlInsRangeEnd w:id="1283"/>
          <w:ins w:id="1284" w:author="Orion" w:date="2011-06-15T19:41:00Z">
            <w:r w:rsidR="0018750F">
              <w:rPr>
                <w:rFonts w:cs="Times New Roman"/>
              </w:rPr>
              <w:fldChar w:fldCharType="begin"/>
            </w:r>
          </w:ins>
          <w:ins w:id="1285"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86" w:author="Orion" w:date="2011-06-15T19:41:00Z">
            <w:r w:rsidR="0018750F">
              <w:rPr>
                <w:rFonts w:cs="Times New Roman"/>
              </w:rPr>
              <w:fldChar w:fldCharType="end"/>
            </w:r>
          </w:ins>
          <w:customXmlInsRangeStart w:id="1287" w:author="Orion" w:date="2011-06-15T19:41:00Z"/>
        </w:sdtContent>
      </w:sdt>
      <w:customXmlInsRangeEnd w:id="1287"/>
      <w:ins w:id="1288" w:author="IO" w:date="2011-06-09T13:59:00Z">
        <w:r w:rsidR="00497A8C">
          <w:rPr>
            <w:rFonts w:cs="Times New Roman"/>
          </w:rPr>
          <w:t>. También es clave su</w:t>
        </w:r>
      </w:ins>
      <w:ins w:id="1289" w:author="Orion" w:date="2011-05-17T13:09:00Z">
        <w:del w:id="1290" w:author="IO" w:date="2011-06-09T13:59:00Z">
          <w:r w:rsidDel="00497A8C">
            <w:rPr>
              <w:rFonts w:cs="Times New Roman"/>
            </w:rPr>
            <w:delText>Otro</w:delText>
          </w:r>
          <w:r>
            <w:rPr>
              <w:rFonts w:cs="Times New Roman"/>
            </w:rPr>
            <w:delText xml:space="preserve"> factor a tener en cuenta </w:delText>
          </w:r>
        </w:del>
      </w:ins>
      <w:ins w:id="1291" w:author="Orion" w:date="2011-05-17T13:10:00Z">
        <w:del w:id="1292" w:author="IO" w:date="2011-06-09T13:59:00Z">
          <w:r>
            <w:rPr>
              <w:rFonts w:cs="Times New Roman"/>
            </w:rPr>
            <w:delText>de</w:delText>
          </w:r>
        </w:del>
      </w:ins>
      <w:ins w:id="1293" w:author="Orion" w:date="2011-05-17T13:09:00Z">
        <w:del w:id="1294" w:author="IO" w:date="2011-06-09T13:59:00Z">
          <w:r>
            <w:rPr>
              <w:rFonts w:cs="Times New Roman"/>
            </w:rPr>
            <w:delText xml:space="preserve"> un piloto es la</w:delText>
          </w:r>
        </w:del>
        <w:r>
          <w:rPr>
            <w:rFonts w:cs="Times New Roman"/>
          </w:rPr>
          <w:t xml:space="preserve"> experiencia</w:t>
        </w:r>
      </w:ins>
      <w:ins w:id="1295" w:author="IO" w:date="2011-06-09T13:59:00Z">
        <w:r w:rsidR="00497A8C">
          <w:rPr>
            <w:rFonts w:cs="Times New Roman"/>
          </w:rPr>
          <w:t xml:space="preserve">, determinada por </w:t>
        </w:r>
      </w:ins>
      <w:ins w:id="1296" w:author="Orion" w:date="2011-05-17T13:09:00Z">
        <w:del w:id="1297" w:author="IO" w:date="2011-06-09T13:59:00Z">
          <w:r>
            <w:rPr>
              <w:rFonts w:cs="Times New Roman"/>
            </w:rPr>
            <w:delText xml:space="preserve"> que este haya </w:delText>
          </w:r>
        </w:del>
      </w:ins>
      <w:ins w:id="1298" w:author="Orion" w:date="2011-05-17T13:10:00Z">
        <w:del w:id="1299" w:author="IO" w:date="2011-06-09T13:59:00Z">
          <w:r>
            <w:rPr>
              <w:rFonts w:cs="Times New Roman"/>
            </w:rPr>
            <w:delText>adquirido</w:delText>
          </w:r>
        </w:del>
      </w:ins>
      <w:ins w:id="1300" w:author="Orion" w:date="2011-05-17T13:09:00Z">
        <w:del w:id="1301" w:author="IO" w:date="2011-06-09T13:59:00Z">
          <w:r>
            <w:rPr>
              <w:rFonts w:cs="Times New Roman"/>
            </w:rPr>
            <w:delText xml:space="preserve"> </w:delText>
          </w:r>
          <w:r w:rsidDel="00497A8C">
            <w:rPr>
              <w:rFonts w:cs="Times New Roman"/>
            </w:rPr>
            <w:delText>acumulando</w:delText>
          </w:r>
        </w:del>
      </w:ins>
      <w:ins w:id="1302" w:author="IO" w:date="2011-06-09T13:59:00Z">
        <w:r w:rsidR="00497A8C">
          <w:rPr>
            <w:rFonts w:cs="Times New Roman"/>
          </w:rPr>
          <w:t>las</w:t>
        </w:r>
      </w:ins>
      <w:ins w:id="1303" w:author="Orion" w:date="2011-05-17T13:09:00Z">
        <w:r>
          <w:rPr>
            <w:rFonts w:cs="Times New Roman"/>
          </w:rPr>
          <w:t xml:space="preserve"> horas de vuelo</w:t>
        </w:r>
      </w:ins>
      <w:ins w:id="1304" w:author="IO" w:date="2011-06-09T13:59:00Z">
        <w:r w:rsidR="00497A8C">
          <w:rPr>
            <w:rFonts w:cs="Times New Roman"/>
          </w:rPr>
          <w:t xml:space="preserve"> que han acumulado</w:t>
        </w:r>
      </w:ins>
      <w:ins w:id="1305" w:author="Orion" w:date="2011-05-17T13:09:00Z">
        <w:r>
          <w:rPr>
            <w:rFonts w:cs="Times New Roman"/>
          </w:rPr>
          <w:t>.</w:t>
        </w:r>
      </w:ins>
      <w:ins w:id="1306" w:author="Orion" w:date="2011-05-17T13:10:00Z">
        <w:r>
          <w:rPr>
            <w:rFonts w:cs="Times New Roman"/>
          </w:rPr>
          <w:t xml:space="preserve"> </w:t>
        </w:r>
        <w:del w:id="1307" w:author="IO" w:date="2011-06-09T13:59:00Z">
          <w:r w:rsidDel="00497A8C">
            <w:rPr>
              <w:rFonts w:cs="Times New Roman"/>
            </w:rPr>
            <w:delText>E</w:delText>
          </w:r>
        </w:del>
      </w:ins>
      <w:ins w:id="1308" w:author="IO" w:date="2011-06-09T13:59:00Z">
        <w:r w:rsidR="00497A8C">
          <w:rPr>
            <w:rFonts w:cs="Times New Roman"/>
          </w:rPr>
          <w:t>É</w:t>
        </w:r>
      </w:ins>
      <w:ins w:id="1309" w:author="Orion" w:date="2011-05-17T13:10:00Z">
        <w:r>
          <w:rPr>
            <w:rFonts w:cs="Times New Roman"/>
          </w:rPr>
          <w:t>sta</w:t>
        </w:r>
      </w:ins>
      <w:ins w:id="1310" w:author="Orion" w:date="2011-05-17T13:09:00Z">
        <w:r>
          <w:rPr>
            <w:rFonts w:cs="Times New Roman"/>
          </w:rPr>
          <w:t>.</w:t>
        </w:r>
      </w:ins>
      <w:ins w:id="1311" w:author="Orion" w:date="2011-05-17T13:10:00Z">
        <w:r>
          <w:rPr>
            <w:rFonts w:cs="Times New Roman"/>
          </w:rPr>
          <w:t xml:space="preserve"> Esta </w:t>
        </w:r>
        <w:del w:id="1312" w:author="IO" w:date="2011-06-09T13:59:00Z">
          <w:r>
            <w:rPr>
              <w:rFonts w:cs="Times New Roman"/>
            </w:rPr>
            <w:delText xml:space="preserve">experiencia </w:delText>
          </w:r>
        </w:del>
        <w:r>
          <w:rPr>
            <w:rFonts w:cs="Times New Roman"/>
          </w:rPr>
          <w:t>le permitirá resolver m</w:t>
        </w:r>
      </w:ins>
      <w:ins w:id="1313" w:author="Orion" w:date="2011-05-17T13:11:00Z">
        <w:r>
          <w:rPr>
            <w:rFonts w:cs="Times New Roman"/>
          </w:rPr>
          <w:t xml:space="preserve">ás rápido y de manera más </w:t>
        </w:r>
      </w:ins>
      <w:ins w:id="1314" w:author="Orion" w:date="2011-05-17T13:14:00Z">
        <w:r w:rsidR="00012EF0">
          <w:rPr>
            <w:rFonts w:cs="Times New Roman"/>
          </w:rPr>
          <w:t>eficaz</w:t>
        </w:r>
      </w:ins>
      <w:ins w:id="1315" w:author="Orion" w:date="2011-05-17T13:11:00Z">
        <w:r>
          <w:rPr>
            <w:rFonts w:cs="Times New Roman"/>
          </w:rPr>
          <w:t xml:space="preserve"> situaciones comprometidas que se haya podido encontrar en el pasado.</w:t>
        </w:r>
      </w:ins>
      <w:ins w:id="1316" w:author="Orion" w:date="2011-05-17T13:12:00Z">
        <w:r>
          <w:rPr>
            <w:rFonts w:cs="Times New Roman"/>
          </w:rPr>
          <w:t xml:space="preserve"> Ejemplo de ello es que </w:t>
        </w:r>
      </w:ins>
      <w:ins w:id="1317" w:author="Orion" w:date="2011-05-17T13:14:00Z">
        <w:r w:rsidR="00012EF0">
          <w:rPr>
            <w:rFonts w:cs="Times New Roman"/>
          </w:rPr>
          <w:t>todos los</w:t>
        </w:r>
      </w:ins>
      <w:ins w:id="1318" w:author="Orion" w:date="2011-05-17T13:12:00Z">
        <w:r>
          <w:rPr>
            <w:rFonts w:cs="Times New Roman"/>
          </w:rPr>
          <w:t xml:space="preserve"> pilotos, después de adquirir el título de pilotaje, deben </w:t>
        </w:r>
      </w:ins>
      <w:ins w:id="1319"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20" w:author="Orion" w:date="2011-05-03T12:54:00Z"/>
          <w:rFonts w:eastAsia="Times New Roman" w:cs="Times New Roman"/>
        </w:rPr>
      </w:pPr>
    </w:p>
    <w:p w14:paraId="50749173" w14:textId="77777777" w:rsidR="001010ED" w:rsidRPr="004800ED" w:rsidDel="001010ED" w:rsidRDefault="001010ED">
      <w:pPr>
        <w:jc w:val="both"/>
        <w:rPr>
          <w:del w:id="1321" w:author="Orion" w:date="2011-05-02T20:17:00Z"/>
          <w:rFonts w:eastAsia="Times New Roman" w:cs="Times New Roman"/>
        </w:rPr>
      </w:pPr>
    </w:p>
    <w:p w14:paraId="486A0FC1" w14:textId="77777777" w:rsidR="00BB1765" w:rsidRPr="00650D90" w:rsidRDefault="00BB1765">
      <w:pPr>
        <w:outlineLvl w:val="1"/>
        <w:rPr>
          <w:rFonts w:cs="Times New Roman"/>
        </w:rPr>
        <w:pPrChange w:id="1322" w:author="Orion" w:date="2011-05-01T20:34:00Z">
          <w:pPr>
            <w:jc w:val="both"/>
          </w:pPr>
        </w:pPrChange>
      </w:pPr>
      <w:bookmarkStart w:id="1323" w:name="_Toc296083823"/>
      <w:r w:rsidRPr="00246937">
        <w:rPr>
          <w:rFonts w:eastAsiaTheme="majorEastAsia" w:cs="Times New Roman"/>
          <w:color w:val="1F497D" w:themeColor="text2"/>
          <w:spacing w:val="15"/>
          <w:szCs w:val="21"/>
          <w:u w:val="single"/>
          <w:rPrChange w:id="1324" w:author="Orion" w:date="2011-04-24T22:32:00Z">
            <w:rPr/>
          </w:rPrChange>
        </w:rPr>
        <w:t>Simulación y Gestión de Tráfico Aéreo</w:t>
      </w:r>
      <w:bookmarkEnd w:id="1323"/>
    </w:p>
    <w:p w14:paraId="5DF42629" w14:textId="42567B5F" w:rsidR="00497A8C" w:rsidRDefault="00265D10" w:rsidP="002D3EC0">
      <w:pPr>
        <w:jc w:val="both"/>
        <w:rPr>
          <w:ins w:id="1325" w:author="IO" w:date="2011-06-09T14:01:00Z"/>
          <w:rFonts w:cs="Times New Roman"/>
        </w:rPr>
      </w:pPr>
      <w:ins w:id="1326" w:author="Orion" w:date="2011-05-03T13:09:00Z">
        <w:r>
          <w:rPr>
            <w:rFonts w:cs="Times New Roman"/>
          </w:rPr>
          <w:t>Como se ha comentado en la introducci</w:t>
        </w:r>
      </w:ins>
      <w:ins w:id="1327" w:author="Orion" w:date="2011-05-03T13:10:00Z">
        <w:r>
          <w:rPr>
            <w:rFonts w:cs="Times New Roman"/>
          </w:rPr>
          <w:t>ón a</w:t>
        </w:r>
      </w:ins>
      <w:ins w:id="1328" w:author="Orion" w:date="2011-05-03T12:53:00Z">
        <w:r w:rsidR="00CF4919" w:rsidRPr="00CF4919">
          <w:rPr>
            <w:rFonts w:cs="Times New Roman"/>
            <w:rPrChange w:id="1329"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30" w:author="IO" w:date="2011-06-09T14:00:00Z">
        <w:r w:rsidR="00497A8C">
          <w:rPr>
            <w:rFonts w:cs="Times New Roman"/>
          </w:rPr>
          <w:t xml:space="preserve"> la introducción ya se apuntó </w:t>
        </w:r>
      </w:ins>
      <w:ins w:id="1331" w:author="Orion" w:date="2011-05-03T12:53:00Z">
        <w:del w:id="1332" w:author="IO" w:date="2011-06-09T14:00:00Z">
          <w:r w:rsidR="00CF4919" w:rsidRPr="00CF4919">
            <w:rPr>
              <w:rFonts w:cs="Times New Roman"/>
              <w:rPrChange w:id="1333"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34" w:author="Orion" w:date="2011-05-03T12:53:00Z">
              <w:rPr>
                <w:rFonts w:ascii="Courier New" w:hAnsi="Courier New" w:cs="Courier New"/>
              </w:rPr>
            </w:rPrChange>
          </w:rPr>
          <w:t>el foco de su estudio</w:t>
        </w:r>
        <w:del w:id="1335" w:author="IO" w:date="2011-06-09T14:02:00Z">
          <w:r w:rsidR="00CF4919" w:rsidRPr="00CF4919">
            <w:rPr>
              <w:rFonts w:cs="Times New Roman"/>
              <w:rPrChange w:id="1336" w:author="Orion" w:date="2011-05-03T12:53:00Z">
                <w:rPr>
                  <w:rFonts w:ascii="Courier New" w:hAnsi="Courier New" w:cs="Courier New"/>
                </w:rPr>
              </w:rPrChange>
            </w:rPr>
            <w:delText>.</w:delText>
          </w:r>
        </w:del>
      </w:ins>
      <w:ins w:id="1337" w:author="Orion" w:date="2011-05-17T17:10:00Z">
        <w:del w:id="1338" w:author="IO" w:date="2011-06-09T14:02:00Z">
          <w:r w:rsidR="002D3EC0">
            <w:rPr>
              <w:rFonts w:cs="Times New Roman"/>
            </w:rPr>
            <w:delText xml:space="preserve"> </w:delText>
          </w:r>
          <w:r w:rsidR="002D3EC0" w:rsidRPr="001F11AD">
            <w:rPr>
              <w:rFonts w:cs="Times New Roman"/>
            </w:rPr>
            <w:delText>Por un lado</w:delText>
          </w:r>
        </w:del>
        <w:del w:id="1339" w:author="IO" w:date="2011-06-09T14:01:00Z">
          <w:r w:rsidR="002D3EC0" w:rsidRPr="001F11AD">
            <w:rPr>
              <w:rFonts w:cs="Times New Roman"/>
            </w:rPr>
            <w:delText xml:space="preserve">, </w:delText>
          </w:r>
        </w:del>
      </w:ins>
      <w:ins w:id="1340" w:author="Orion" w:date="2011-05-30T16:11:00Z">
        <w:del w:id="1341" w:author="IO" w:date="2011-06-09T14:01:00Z">
          <w:r w:rsidR="00C62756">
            <w:rPr>
              <w:rFonts w:cs="Times New Roman"/>
            </w:rPr>
            <w:delText>como</w:delText>
          </w:r>
        </w:del>
        <w:del w:id="1342" w:author="IO" w:date="2011-06-09T14:02:00Z">
          <w:r w:rsidR="00C62756">
            <w:rPr>
              <w:rFonts w:cs="Times New Roman"/>
            </w:rPr>
            <w:delText xml:space="preserve"> </w:delText>
          </w:r>
          <w:r w:rsidR="00C62756" w:rsidDel="00497A8C">
            <w:rPr>
              <w:rFonts w:cs="Times New Roman"/>
            </w:rPr>
            <w:delText>i</w:delText>
          </w:r>
        </w:del>
      </w:ins>
      <w:ins w:id="1343" w:author="IO" w:date="2011-06-09T14:02:00Z">
        <w:r w:rsidR="00497A8C">
          <w:rPr>
            <w:rFonts w:cs="Times New Roman"/>
          </w:rPr>
          <w:t xml:space="preserve">: </w:t>
        </w:r>
      </w:ins>
      <w:ins w:id="1344" w:author="Orion" w:date="2011-05-30T16:11:00Z">
        <w:r w:rsidR="00C62756">
          <w:rPr>
            <w:rFonts w:cs="Times New Roman"/>
          </w:rPr>
          <w:t xml:space="preserve">interesa saber </w:t>
        </w:r>
      </w:ins>
      <w:ins w:id="1345" w:author="Orion" w:date="2011-05-30T16:12:00Z">
        <w:r w:rsidR="00C62756">
          <w:rPr>
            <w:rFonts w:cs="Times New Roman"/>
          </w:rPr>
          <w:t>cómo</w:t>
        </w:r>
      </w:ins>
      <w:ins w:id="1346" w:author="Orion" w:date="2011-05-30T16:11:00Z">
        <w:r w:rsidR="00C62756">
          <w:rPr>
            <w:rFonts w:cs="Times New Roman"/>
          </w:rPr>
          <w:t xml:space="preserve"> se están simulando a nivel individual cada una de las a</w:t>
        </w:r>
      </w:ins>
      <w:ins w:id="1347" w:author="Orion" w:date="2011-05-30T16:12:00Z">
        <w:r w:rsidR="00C62756">
          <w:rPr>
            <w:rFonts w:cs="Times New Roman"/>
          </w:rPr>
          <w:t xml:space="preserve">eronaves </w:t>
        </w:r>
      </w:ins>
      <w:ins w:id="1348" w:author="IO" w:date="2011-06-09T14:02:00Z">
        <w:r w:rsidR="00497A8C">
          <w:rPr>
            <w:rFonts w:cs="Times New Roman"/>
          </w:rPr>
          <w:t>y que ocurre cuando interaccionan varias de ellas y además lo hace también con el control</w:t>
        </w:r>
      </w:ins>
      <w:ins w:id="1349" w:author="IO" w:date="2011-06-09T14:01:00Z">
        <w:r w:rsidR="00497A8C">
          <w:rPr>
            <w:rFonts w:cs="Times New Roman"/>
          </w:rPr>
          <w:t>.</w:t>
        </w:r>
      </w:ins>
    </w:p>
    <w:p w14:paraId="7A68D832" w14:textId="77777777" w:rsidR="00497A8C" w:rsidRDefault="00497A8C" w:rsidP="002D3EC0">
      <w:pPr>
        <w:jc w:val="both"/>
        <w:rPr>
          <w:ins w:id="1350" w:author="IO" w:date="2011-06-09T14:01:00Z"/>
          <w:rFonts w:cs="Times New Roman"/>
        </w:rPr>
      </w:pPr>
    </w:p>
    <w:p w14:paraId="27EB3F53" w14:textId="4CBDE5A7" w:rsidR="00F01BDB" w:rsidRDefault="00497A8C" w:rsidP="002D3EC0">
      <w:pPr>
        <w:jc w:val="both"/>
        <w:rPr>
          <w:ins w:id="1351" w:author="IO" w:date="2011-05-12T18:15:00Z"/>
          <w:rFonts w:cs="Times New Roman"/>
        </w:rPr>
      </w:pPr>
      <w:ins w:id="1352" w:author="IO" w:date="2011-06-09T14:02:00Z">
        <w:r>
          <w:rPr>
            <w:rFonts w:cs="Times New Roman"/>
          </w:rPr>
          <w:t xml:space="preserve">Las simulaciones de aeronaves individuales </w:t>
        </w:r>
      </w:ins>
      <w:ins w:id="1353" w:author="Orion" w:date="2011-05-30T16:12:00Z">
        <w:del w:id="1354" w:author="IO" w:date="2011-06-09T14:03:00Z">
          <w:r w:rsidR="00C62756" w:rsidDel="00497A8C">
            <w:rPr>
              <w:rFonts w:cs="Times New Roman"/>
            </w:rPr>
            <w:delText xml:space="preserve"> </w:delText>
          </w:r>
          <w:r w:rsidR="00C62756">
            <w:rPr>
              <w:rFonts w:cs="Times New Roman"/>
            </w:rPr>
            <w:delText>se analizarán una serie de</w:delText>
          </w:r>
        </w:del>
      </w:ins>
      <w:ins w:id="1355" w:author="Orion" w:date="2011-05-17T17:10:00Z">
        <w:del w:id="1356"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57" w:author="IO" w:date="2011-06-09T14:03:00Z">
        <w:r>
          <w:rPr>
            <w:rFonts w:cs="Times New Roman"/>
          </w:rPr>
          <w:t xml:space="preserve">su vuelo, </w:t>
        </w:r>
      </w:ins>
      <w:ins w:id="1358" w:author="Orion" w:date="2011-05-17T17:10:00Z">
        <w:del w:id="1359"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60" w:author="Orion" w:date="2011-05-17T17:14:00Z">
        <w:del w:id="1361" w:author="IO" w:date="2011-06-09T14:03:00Z">
          <w:r w:rsidR="008A4BB4" w:rsidDel="00497A8C">
            <w:rPr>
              <w:rFonts w:cs="Times New Roman"/>
            </w:rPr>
            <w:delText>la</w:delText>
          </w:r>
        </w:del>
      </w:ins>
      <w:ins w:id="1362" w:author="IO" w:date="2011-06-09T14:03:00Z">
        <w:r>
          <w:rPr>
            <w:rFonts w:cs="Times New Roman"/>
          </w:rPr>
          <w:t>su</w:t>
        </w:r>
      </w:ins>
      <w:ins w:id="1363" w:author="Orion" w:date="2011-06-10T21:29:00Z">
        <w:r w:rsidR="00FD7814">
          <w:rPr>
            <w:rFonts w:cs="Times New Roman"/>
          </w:rPr>
          <w:t xml:space="preserve"> </w:t>
        </w:r>
      </w:ins>
      <w:ins w:id="1364" w:author="Orion" w:date="2011-05-17T17:10:00Z">
        <w:r w:rsidR="002D3EC0">
          <w:rPr>
            <w:rFonts w:cs="Times New Roman"/>
          </w:rPr>
          <w:t xml:space="preserve">manejabilidad y </w:t>
        </w:r>
      </w:ins>
      <w:ins w:id="1365" w:author="Orion" w:date="2011-05-17T17:14:00Z">
        <w:del w:id="1366" w:author="IO" w:date="2011-06-09T14:03:00Z">
          <w:r w:rsidR="008A4BB4" w:rsidDel="00497A8C">
            <w:rPr>
              <w:rFonts w:cs="Times New Roman"/>
            </w:rPr>
            <w:delText>los</w:delText>
          </w:r>
        </w:del>
      </w:ins>
      <w:ins w:id="1367" w:author="IO" w:date="2011-06-09T14:03:00Z">
        <w:r>
          <w:rPr>
            <w:rFonts w:cs="Times New Roman"/>
          </w:rPr>
          <w:t>sus</w:t>
        </w:r>
      </w:ins>
      <w:ins w:id="1368" w:author="Orion" w:date="2011-05-17T17:14:00Z">
        <w:r w:rsidR="008A4BB4">
          <w:rPr>
            <w:rFonts w:cs="Times New Roman"/>
          </w:rPr>
          <w:t xml:space="preserve"> </w:t>
        </w:r>
      </w:ins>
      <w:ins w:id="1369" w:author="Orion" w:date="2011-05-17T17:10:00Z">
        <w:r w:rsidR="002D3EC0">
          <w:rPr>
            <w:rFonts w:cs="Times New Roman"/>
          </w:rPr>
          <w:t>sistemas de control</w:t>
        </w:r>
      </w:ins>
      <w:ins w:id="1370" w:author="Orion" w:date="2011-05-17T17:15:00Z">
        <w:del w:id="1371" w:author="IO" w:date="2011-06-09T14:03:00Z">
          <w:r w:rsidR="00B35340">
            <w:rPr>
              <w:rFonts w:cs="Times New Roman"/>
            </w:rPr>
            <w:delText xml:space="preserve"> de estas</w:delText>
          </w:r>
        </w:del>
      </w:ins>
      <w:ins w:id="1372" w:author="Orion" w:date="2011-05-17T17:10:00Z">
        <w:r w:rsidR="002D3EC0">
          <w:rPr>
            <w:rFonts w:cs="Times New Roman"/>
          </w:rPr>
          <w:t xml:space="preserve">. </w:t>
        </w:r>
      </w:ins>
    </w:p>
    <w:p w14:paraId="06E90F53" w14:textId="77777777" w:rsidR="00F01BDB" w:rsidRDefault="00F01BDB">
      <w:pPr>
        <w:jc w:val="both"/>
        <w:rPr>
          <w:ins w:id="1373" w:author="IO" w:date="2011-05-12T18:15:00Z"/>
          <w:rFonts w:cs="Times New Roman"/>
        </w:rPr>
      </w:pPr>
    </w:p>
    <w:p w14:paraId="5083DA6A" w14:textId="1D5EF84A" w:rsidR="00F515E9" w:rsidRDefault="002D3EC0">
      <w:pPr>
        <w:jc w:val="both"/>
        <w:rPr>
          <w:ins w:id="1374" w:author="Orion" w:date="2011-06-17T11:47:00Z"/>
          <w:rFonts w:cs="Times New Roman"/>
        </w:rPr>
      </w:pPr>
      <w:ins w:id="1375" w:author="Orion" w:date="2011-05-17T17:11:00Z">
        <w:r>
          <w:rPr>
            <w:rFonts w:cs="Times New Roman"/>
          </w:rPr>
          <w:t xml:space="preserve">Por el lado de las </w:t>
        </w:r>
      </w:ins>
      <w:ins w:id="1376" w:author="Orion" w:date="2011-05-03T12:53:00Z">
        <w:r w:rsidR="00CF4919" w:rsidRPr="00CF4919">
          <w:rPr>
            <w:rFonts w:cs="Times New Roman"/>
            <w:rPrChange w:id="1377" w:author="Orion" w:date="2011-05-03T12:53:00Z">
              <w:rPr>
                <w:rFonts w:ascii="Courier New" w:hAnsi="Courier New" w:cs="Courier New"/>
              </w:rPr>
            </w:rPrChange>
          </w:rPr>
          <w:t>aplicaciones cent</w:t>
        </w:r>
        <w:r w:rsidRPr="008419B7">
          <w:rPr>
            <w:rFonts w:cs="Times New Roman"/>
          </w:rPr>
          <w:t>radas en los aspectos físicos</w:t>
        </w:r>
      </w:ins>
      <w:ins w:id="1378" w:author="Orion" w:date="2011-06-17T11:45:00Z">
        <w:r w:rsidR="000F4672">
          <w:rPr>
            <w:rFonts w:cs="Times New Roman"/>
          </w:rPr>
          <w:t xml:space="preserve"> y más concretamente en los aspectos característicos del vuelo</w:t>
        </w:r>
      </w:ins>
      <w:ins w:id="1379" w:author="Orion" w:date="2011-05-17T17:11:00Z">
        <w:r>
          <w:rPr>
            <w:rFonts w:cs="Times New Roman"/>
          </w:rPr>
          <w:t>, s</w:t>
        </w:r>
      </w:ins>
      <w:ins w:id="1380" w:author="Orion" w:date="2011-05-03T12:53:00Z">
        <w:r w:rsidR="00CF4919" w:rsidRPr="00CF4919">
          <w:rPr>
            <w:rFonts w:cs="Times New Roman"/>
            <w:rPrChange w:id="1381"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82" w:author="Orion" w:date="2011-05-03T12:53:00Z">
              <w:rPr>
                <w:rFonts w:ascii="Courier New" w:hAnsi="Courier New" w:cs="Courier New"/>
              </w:rPr>
            </w:rPrChange>
          </w:rPr>
          <w:t>JSBSim</w:t>
        </w:r>
        <w:proofErr w:type="spellEnd"/>
        <w:r w:rsidR="00CF4919" w:rsidRPr="00CF4919">
          <w:rPr>
            <w:rFonts w:cs="Times New Roman"/>
            <w:rPrChange w:id="1383" w:author="Orion" w:date="2011-05-03T12:53:00Z">
              <w:rPr>
                <w:rFonts w:ascii="Courier New" w:hAnsi="Courier New" w:cs="Courier New"/>
              </w:rPr>
            </w:rPrChange>
          </w:rPr>
          <w:t xml:space="preserve">. </w:t>
        </w:r>
        <w:proofErr w:type="spellStart"/>
        <w:r w:rsidR="00CF4919" w:rsidRPr="00CF4919">
          <w:rPr>
            <w:rFonts w:cs="Times New Roman"/>
            <w:rPrChange w:id="1384" w:author="Orion" w:date="2011-05-03T12:53:00Z">
              <w:rPr>
                <w:rFonts w:ascii="Courier New" w:hAnsi="Courier New" w:cs="Courier New"/>
              </w:rPr>
            </w:rPrChange>
          </w:rPr>
          <w:t>JSBSim</w:t>
        </w:r>
        <w:proofErr w:type="spellEnd"/>
        <w:del w:id="1385" w:author="IO" w:date="2011-05-13T11:29:00Z">
          <w:r w:rsidR="00CF4919" w:rsidRPr="00CF4919" w:rsidDel="00366B82">
            <w:rPr>
              <w:rFonts w:cs="Times New Roman"/>
              <w:rPrChange w:id="1386" w:author="Orion" w:date="2011-05-03T12:53:00Z">
                <w:rPr>
                  <w:rFonts w:ascii="Courier New" w:hAnsi="Courier New" w:cs="Courier New"/>
                </w:rPr>
              </w:rPrChange>
            </w:rPr>
            <w:delText xml:space="preserve"> </w:delText>
          </w:r>
        </w:del>
      </w:ins>
      <w:customXmlInsRangeStart w:id="1387" w:author="IO" w:date="2011-05-13T11:29:00Z"/>
      <w:sdt>
        <w:sdtPr>
          <w:rPr>
            <w:rFonts w:cs="Times New Roman"/>
          </w:rPr>
          <w:id w:val="735979591"/>
          <w:citation/>
        </w:sdtPr>
        <w:sdtContent>
          <w:customXmlInsRangeEnd w:id="1387"/>
          <w:ins w:id="1388"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89" w:author="IO" w:date="2011-05-13T11:29:00Z">
            <w:r w:rsidR="00366B82" w:rsidRPr="00934D4D">
              <w:rPr>
                <w:rFonts w:cs="Times New Roman"/>
              </w:rPr>
              <w:fldChar w:fldCharType="end"/>
            </w:r>
          </w:ins>
          <w:customXmlInsRangeStart w:id="1390" w:author="IO" w:date="2011-05-13T11:29:00Z"/>
        </w:sdtContent>
      </w:sdt>
      <w:customXmlInsRangeEnd w:id="1390"/>
      <w:ins w:id="1391" w:author="Orion" w:date="2011-06-17T11:46:00Z">
        <w:r w:rsidR="000F4672">
          <w:rPr>
            <w:rFonts w:cs="Times New Roman"/>
          </w:rPr>
          <w:t xml:space="preserve"> que</w:t>
        </w:r>
      </w:ins>
      <w:ins w:id="1392" w:author="IO" w:date="2011-05-13T11:29:00Z">
        <w:r w:rsidR="00366B82" w:rsidRPr="00366B82" w:rsidDel="00366B82">
          <w:rPr>
            <w:rFonts w:cs="Times New Roman"/>
          </w:rPr>
          <w:t xml:space="preserve"> </w:t>
        </w:r>
      </w:ins>
      <w:ins w:id="1393" w:author="Orion" w:date="2011-05-03T12:53:00Z">
        <w:del w:id="1394" w:author="IO" w:date="2011-05-13T11:29:00Z">
          <w:r w:rsidR="00CF4919" w:rsidRPr="00CF4919" w:rsidDel="00366B82">
            <w:rPr>
              <w:rFonts w:cs="Times New Roman"/>
              <w:rPrChange w:id="1395" w:author="Orion" w:date="2011-05-03T12:53:00Z">
                <w:rPr>
                  <w:rFonts w:ascii="Courier New" w:hAnsi="Courier New" w:cs="Courier New"/>
                </w:rPr>
              </w:rPrChange>
            </w:rPr>
            <w:delText xml:space="preserve">que </w:delText>
          </w:r>
        </w:del>
        <w:r w:rsidR="00CF4919" w:rsidRPr="00CF4919">
          <w:rPr>
            <w:rFonts w:cs="Times New Roman"/>
            <w:rPrChange w:id="1396" w:author="Orion" w:date="2011-05-03T12:53:00Z">
              <w:rPr>
                <w:rFonts w:ascii="Courier New" w:hAnsi="Courier New" w:cs="Courier New"/>
              </w:rPr>
            </w:rPrChange>
          </w:rPr>
          <w:t xml:space="preserve">es una librería software de código abierto que </w:t>
        </w:r>
      </w:ins>
      <w:ins w:id="1397" w:author="Orion" w:date="2011-06-17T11:46:00Z">
        <w:r w:rsidR="000F4672">
          <w:rPr>
            <w:rFonts w:cs="Times New Roman"/>
          </w:rPr>
          <w:t xml:space="preserve">permite </w:t>
        </w:r>
      </w:ins>
      <w:ins w:id="1398" w:author="Orion" w:date="2011-05-03T12:53:00Z">
        <w:r w:rsidR="00CF4919" w:rsidRPr="00CF4919">
          <w:rPr>
            <w:rFonts w:cs="Times New Roman"/>
            <w:rPrChange w:id="1399" w:author="Orion" w:date="2011-05-03T12:53:00Z">
              <w:rPr>
                <w:rFonts w:ascii="Courier New" w:hAnsi="Courier New" w:cs="Courier New"/>
              </w:rPr>
            </w:rPrChange>
          </w:rPr>
          <w:t>modela</w:t>
        </w:r>
      </w:ins>
      <w:ins w:id="1400" w:author="Orion" w:date="2011-06-17T11:46:00Z">
        <w:r w:rsidR="000F4672">
          <w:rPr>
            <w:rFonts w:cs="Times New Roman"/>
          </w:rPr>
          <w:t>r esta</w:t>
        </w:r>
      </w:ins>
      <w:ins w:id="1401" w:author="Orion" w:date="2011-05-03T12:53:00Z">
        <w:r w:rsidR="00CF4919" w:rsidRPr="00CF4919">
          <w:rPr>
            <w:rFonts w:cs="Times New Roman"/>
            <w:rPrChange w:id="1402" w:author="Orion" w:date="2011-05-03T12:53:00Z">
              <w:rPr>
                <w:rFonts w:ascii="Courier New" w:hAnsi="Courier New" w:cs="Courier New"/>
              </w:rPr>
            </w:rPrChange>
          </w:rPr>
          <w:t xml:space="preserve"> dinámica de vuelo de</w:t>
        </w:r>
      </w:ins>
      <w:ins w:id="1403" w:author="Orion" w:date="2011-06-17T11:46:00Z">
        <w:r w:rsidR="000F4672">
          <w:rPr>
            <w:rFonts w:cs="Times New Roman"/>
          </w:rPr>
          <w:t xml:space="preserve"> las</w:t>
        </w:r>
      </w:ins>
      <w:ins w:id="1404" w:author="Orion" w:date="2011-05-03T12:53:00Z">
        <w:r w:rsidR="00CF4919" w:rsidRPr="00CF4919">
          <w:rPr>
            <w:rFonts w:cs="Times New Roman"/>
            <w:rPrChange w:id="1405" w:author="Orion" w:date="2011-05-03T12:53:00Z">
              <w:rPr>
                <w:rFonts w:ascii="Courier New" w:hAnsi="Courier New" w:cs="Courier New"/>
              </w:rPr>
            </w:rPrChange>
          </w:rPr>
          <w:t xml:space="preserve"> aeronaves, el denominado modelo físico de los movimientos de los aviones</w:t>
        </w:r>
      </w:ins>
      <w:customXmlInsRangeStart w:id="1406" w:author="Orion" w:date="2011-05-03T12:53:00Z"/>
      <w:customXmlDelRangeStart w:id="1407" w:author="IO" w:date="2011-05-13T11:29:00Z"/>
      <w:sdt>
        <w:sdtPr>
          <w:rPr>
            <w:rFonts w:cs="Times New Roman"/>
          </w:rPr>
          <w:id w:val="-1442920765"/>
          <w:citation/>
        </w:sdtPr>
        <w:sdtContent>
          <w:customXmlInsRangeEnd w:id="1406"/>
          <w:customXmlDelRangeEnd w:id="1407"/>
          <w:ins w:id="1408" w:author="Orion" w:date="2011-05-03T12:53:00Z">
            <w:del w:id="1409" w:author="IO" w:date="2011-05-13T11:29:00Z">
              <w:r w:rsidR="00CF4919" w:rsidRPr="00CF4919" w:rsidDel="00366B82">
                <w:rPr>
                  <w:rFonts w:cs="Times New Roman"/>
                  <w:rPrChange w:id="1410" w:author="Orion" w:date="2011-05-03T12:53:00Z">
                    <w:rPr>
                      <w:rFonts w:ascii="Courier New" w:hAnsi="Courier New" w:cs="Courier New"/>
                    </w:rPr>
                  </w:rPrChange>
                </w:rPr>
                <w:fldChar w:fldCharType="begin"/>
              </w:r>
              <w:r w:rsidR="00CF4919" w:rsidRPr="00CF4919" w:rsidDel="00366B82">
                <w:rPr>
                  <w:rFonts w:cs="Times New Roman"/>
                  <w:rPrChange w:id="1411"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12" w:author="Orion" w:date="2011-05-03T12:53:00Z">
                    <w:rPr>
                      <w:rFonts w:ascii="Courier New" w:hAnsi="Courier New" w:cs="Courier New"/>
                    </w:rPr>
                  </w:rPrChange>
                </w:rPr>
                <w:fldChar w:fldCharType="separate"/>
              </w:r>
            </w:del>
          </w:ins>
          <w:del w:id="1413"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14" w:author="Orion" w:date="2011-05-03T12:53:00Z">
            <w:del w:id="1415" w:author="IO" w:date="2011-05-13T11:29:00Z">
              <w:r w:rsidR="00CF4919" w:rsidRPr="00CF4919" w:rsidDel="00366B82">
                <w:rPr>
                  <w:rFonts w:cs="Times New Roman"/>
                  <w:rPrChange w:id="1416" w:author="Orion" w:date="2011-05-03T12:53:00Z">
                    <w:rPr>
                      <w:rFonts w:ascii="Courier New" w:hAnsi="Courier New" w:cs="Courier New"/>
                    </w:rPr>
                  </w:rPrChange>
                </w:rPr>
                <w:fldChar w:fldCharType="end"/>
              </w:r>
            </w:del>
          </w:ins>
          <w:customXmlInsRangeStart w:id="1417" w:author="Orion" w:date="2011-05-03T12:53:00Z"/>
          <w:customXmlDelRangeStart w:id="1418" w:author="IO" w:date="2011-05-13T11:29:00Z"/>
        </w:sdtContent>
      </w:sdt>
      <w:customXmlInsRangeEnd w:id="1417"/>
      <w:customXmlDelRangeEnd w:id="1418"/>
      <w:ins w:id="1419" w:author="Orion" w:date="2011-05-03T12:53:00Z">
        <w:r w:rsidR="00CF4919" w:rsidRPr="00CF4919">
          <w:rPr>
            <w:rFonts w:cs="Times New Roman"/>
            <w:rPrChange w:id="1420"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21" w:author="Orion" w:date="2011-05-03T12:53:00Z">
              <w:rPr>
                <w:rFonts w:ascii="Courier New" w:hAnsi="Courier New" w:cs="Courier New"/>
              </w:rPr>
            </w:rPrChange>
          </w:rPr>
          <w:t>JSBSim</w:t>
        </w:r>
        <w:proofErr w:type="spellEnd"/>
        <w:r w:rsidR="00CF4919" w:rsidRPr="00CF4919">
          <w:rPr>
            <w:rFonts w:cs="Times New Roman"/>
            <w:rPrChange w:id="1422" w:author="Orion" w:date="2011-05-03T12:53:00Z">
              <w:rPr>
                <w:rFonts w:ascii="Courier New" w:hAnsi="Courier New" w:cs="Courier New"/>
              </w:rPr>
            </w:rPrChange>
          </w:rPr>
          <w:t xml:space="preserve"> se encuentran </w:t>
        </w:r>
        <w:proofErr w:type="spellStart"/>
        <w:r w:rsidR="00CF4919" w:rsidRPr="00CF4919">
          <w:rPr>
            <w:rFonts w:cs="Times New Roman"/>
            <w:rPrChange w:id="1423" w:author="Orion" w:date="2011-05-03T12:53:00Z">
              <w:rPr>
                <w:rFonts w:ascii="Courier New" w:hAnsi="Courier New" w:cs="Courier New"/>
              </w:rPr>
            </w:rPrChange>
          </w:rPr>
          <w:t>FlightGear</w:t>
        </w:r>
        <w:proofErr w:type="spellEnd"/>
        <w:r w:rsidR="00CF4919" w:rsidRPr="00CF4919">
          <w:rPr>
            <w:rFonts w:cs="Times New Roman"/>
            <w:rPrChange w:id="1424" w:author="Orion" w:date="2011-05-03T12:53:00Z">
              <w:rPr>
                <w:rFonts w:ascii="Courier New" w:hAnsi="Courier New" w:cs="Courier New"/>
              </w:rPr>
            </w:rPrChange>
          </w:rPr>
          <w:t xml:space="preserve"> </w:t>
        </w:r>
      </w:ins>
      <w:customXmlInsRangeStart w:id="1425" w:author="Orion" w:date="2011-05-03T12:53:00Z"/>
      <w:sdt>
        <w:sdtPr>
          <w:rPr>
            <w:rFonts w:cs="Times New Roman"/>
          </w:rPr>
          <w:id w:val="2124808959"/>
          <w:citation/>
        </w:sdtPr>
        <w:sdtContent>
          <w:customXmlInsRangeEnd w:id="1425"/>
          <w:ins w:id="1426" w:author="Orion" w:date="2011-05-03T12:53:00Z">
            <w:r w:rsidR="00CF4919" w:rsidRPr="00CF4919">
              <w:rPr>
                <w:rFonts w:cs="Times New Roman"/>
                <w:rPrChange w:id="1427" w:author="Orion" w:date="2011-05-03T12:53:00Z">
                  <w:rPr>
                    <w:rFonts w:ascii="Courier New" w:hAnsi="Courier New" w:cs="Courier New"/>
                  </w:rPr>
                </w:rPrChange>
              </w:rPr>
              <w:fldChar w:fldCharType="begin"/>
            </w:r>
            <w:r w:rsidR="00CF4919" w:rsidRPr="00CF4919">
              <w:rPr>
                <w:rFonts w:cs="Times New Roman"/>
                <w:rPrChange w:id="1428" w:author="Orion" w:date="2011-05-03T12:53:00Z">
                  <w:rPr>
                    <w:rFonts w:ascii="Courier New" w:hAnsi="Courier New" w:cs="Courier New"/>
                  </w:rPr>
                </w:rPrChange>
              </w:rPr>
              <w:instrText xml:space="preserve"> CITATION Fli \l 3082 </w:instrText>
            </w:r>
            <w:r w:rsidR="00CF4919" w:rsidRPr="00CF4919">
              <w:rPr>
                <w:rFonts w:cs="Times New Roman"/>
                <w:rPrChange w:id="1429" w:author="Orion" w:date="2011-05-03T12:53:00Z">
                  <w:rPr>
                    <w:rFonts w:ascii="Courier New" w:hAnsi="Courier New" w:cs="Courier New"/>
                  </w:rPr>
                </w:rPrChange>
              </w:rPr>
              <w:fldChar w:fldCharType="separate"/>
            </w:r>
          </w:ins>
          <w:r w:rsidR="00C1157B" w:rsidRPr="00C1157B">
            <w:rPr>
              <w:rFonts w:cs="Times New Roman"/>
              <w:noProof/>
            </w:rPr>
            <w:t>(4)</w:t>
          </w:r>
          <w:ins w:id="1430" w:author="Orion" w:date="2011-05-03T12:53:00Z">
            <w:r w:rsidR="00CF4919" w:rsidRPr="00CF4919">
              <w:rPr>
                <w:rFonts w:cs="Times New Roman"/>
                <w:rPrChange w:id="1431" w:author="Orion" w:date="2011-05-03T12:53:00Z">
                  <w:rPr>
                    <w:rFonts w:ascii="Courier New" w:hAnsi="Courier New" w:cs="Courier New"/>
                  </w:rPr>
                </w:rPrChange>
              </w:rPr>
              <w:fldChar w:fldCharType="end"/>
            </w:r>
          </w:ins>
          <w:customXmlInsRangeStart w:id="1432" w:author="Orion" w:date="2011-05-03T12:53:00Z"/>
        </w:sdtContent>
      </w:sdt>
      <w:customXmlInsRangeEnd w:id="1432"/>
      <w:ins w:id="1433" w:author="Orion" w:date="2011-05-03T12:53:00Z">
        <w:r w:rsidR="00CF4919" w:rsidRPr="00CF4919">
          <w:rPr>
            <w:rFonts w:cs="Times New Roman"/>
            <w:rPrChange w:id="1434"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35" w:author="Orion" w:date="2011-05-03T12:53:00Z">
              <w:rPr>
                <w:rFonts w:ascii="Courier New" w:hAnsi="Courier New" w:cs="Courier New"/>
              </w:rPr>
            </w:rPrChange>
          </w:rPr>
          <w:t>OpenE</w:t>
        </w:r>
      </w:ins>
      <w:ins w:id="1436" w:author="Orion" w:date="2011-06-17T12:57:00Z">
        <w:r w:rsidR="000C4995">
          <w:rPr>
            <w:rFonts w:cs="Times New Roman"/>
          </w:rPr>
          <w:t>a</w:t>
        </w:r>
      </w:ins>
      <w:ins w:id="1437" w:author="Orion" w:date="2011-05-03T12:53:00Z">
        <w:r w:rsidR="00CF4919" w:rsidRPr="00CF4919">
          <w:rPr>
            <w:rFonts w:cs="Times New Roman"/>
            <w:rPrChange w:id="1438" w:author="Orion" w:date="2011-05-03T12:53:00Z">
              <w:rPr>
                <w:rFonts w:ascii="Courier New" w:hAnsi="Courier New" w:cs="Courier New"/>
              </w:rPr>
            </w:rPrChange>
          </w:rPr>
          <w:t>agles</w:t>
        </w:r>
        <w:proofErr w:type="spellEnd"/>
        <w:r w:rsidR="00CF4919" w:rsidRPr="00CF4919">
          <w:rPr>
            <w:rFonts w:cs="Times New Roman"/>
            <w:rPrChange w:id="1439" w:author="Orion" w:date="2011-05-03T12:53:00Z">
              <w:rPr>
                <w:rFonts w:ascii="Courier New" w:hAnsi="Courier New" w:cs="Courier New"/>
              </w:rPr>
            </w:rPrChange>
          </w:rPr>
          <w:t xml:space="preserve"> </w:t>
        </w:r>
      </w:ins>
      <w:customXmlInsRangeStart w:id="1440" w:author="Orion" w:date="2011-05-03T12:53:00Z"/>
      <w:sdt>
        <w:sdtPr>
          <w:rPr>
            <w:rFonts w:cs="Times New Roman"/>
          </w:rPr>
          <w:id w:val="891921510"/>
          <w:citation/>
        </w:sdtPr>
        <w:sdtContent>
          <w:customXmlInsRangeEnd w:id="1440"/>
          <w:ins w:id="1441" w:author="Orion" w:date="2011-05-03T12:53:00Z">
            <w:r w:rsidR="00CF4919" w:rsidRPr="00CF4919">
              <w:rPr>
                <w:rFonts w:cs="Times New Roman"/>
                <w:rPrChange w:id="1442" w:author="Orion" w:date="2011-05-03T12:53:00Z">
                  <w:rPr>
                    <w:rFonts w:ascii="Courier New" w:hAnsi="Courier New" w:cs="Courier New"/>
                  </w:rPr>
                </w:rPrChange>
              </w:rPr>
              <w:fldChar w:fldCharType="begin"/>
            </w:r>
            <w:r w:rsidR="00CF4919" w:rsidRPr="00CF4919">
              <w:rPr>
                <w:rFonts w:cs="Times New Roman"/>
                <w:rPrChange w:id="1443" w:author="Orion" w:date="2011-05-03T12:53:00Z">
                  <w:rPr>
                    <w:rFonts w:ascii="Courier New" w:hAnsi="Courier New" w:cs="Courier New"/>
                  </w:rPr>
                </w:rPrChange>
              </w:rPr>
              <w:instrText xml:space="preserve"> CITATION Ope \l 3082 </w:instrText>
            </w:r>
            <w:r w:rsidR="00CF4919" w:rsidRPr="00CF4919">
              <w:rPr>
                <w:rFonts w:cs="Times New Roman"/>
                <w:rPrChange w:id="1444" w:author="Orion" w:date="2011-05-03T12:53:00Z">
                  <w:rPr>
                    <w:rFonts w:ascii="Courier New" w:hAnsi="Courier New" w:cs="Courier New"/>
                  </w:rPr>
                </w:rPrChange>
              </w:rPr>
              <w:fldChar w:fldCharType="separate"/>
            </w:r>
          </w:ins>
          <w:r w:rsidR="00C1157B" w:rsidRPr="00C1157B">
            <w:rPr>
              <w:rFonts w:cs="Times New Roman"/>
              <w:noProof/>
            </w:rPr>
            <w:t>(5)</w:t>
          </w:r>
          <w:ins w:id="1445" w:author="Orion" w:date="2011-05-03T12:53:00Z">
            <w:r w:rsidR="00CF4919" w:rsidRPr="00CF4919">
              <w:rPr>
                <w:rFonts w:cs="Times New Roman"/>
                <w:rPrChange w:id="1446" w:author="Orion" w:date="2011-05-03T12:53:00Z">
                  <w:rPr>
                    <w:rFonts w:ascii="Courier New" w:hAnsi="Courier New" w:cs="Courier New"/>
                  </w:rPr>
                </w:rPrChange>
              </w:rPr>
              <w:fldChar w:fldCharType="end"/>
            </w:r>
          </w:ins>
          <w:customXmlInsRangeStart w:id="1447" w:author="Orion" w:date="2011-05-03T12:53:00Z"/>
        </w:sdtContent>
      </w:sdt>
      <w:customXmlInsRangeEnd w:id="1447"/>
      <w:ins w:id="1448" w:author="Orion" w:date="2011-05-03T12:53:00Z">
        <w:r w:rsidR="00CF4919" w:rsidRPr="00CF4919">
          <w:rPr>
            <w:rFonts w:cs="Times New Roman"/>
            <w:rPrChange w:id="1449" w:author="Orion" w:date="2011-05-03T12:53:00Z">
              <w:rPr>
                <w:rFonts w:ascii="Courier New" w:hAnsi="Courier New" w:cs="Courier New"/>
              </w:rPr>
            </w:rPrChange>
          </w:rPr>
          <w:t xml:space="preserve">, que es un </w:t>
        </w:r>
      </w:ins>
      <w:ins w:id="1450" w:author="Orion" w:date="2011-05-16T23:46:00Z">
        <w:r w:rsidR="005E25CB">
          <w:rPr>
            <w:rFonts w:cs="Times New Roman"/>
          </w:rPr>
          <w:t>marco de aplicaciones</w:t>
        </w:r>
      </w:ins>
      <w:ins w:id="1451" w:author="Orion" w:date="2011-05-03T12:53:00Z">
        <w:r w:rsidR="00CF4919" w:rsidRPr="00CF4919">
          <w:rPr>
            <w:rFonts w:cs="Times New Roman"/>
            <w:rPrChange w:id="1452"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53" w:author="Orion" w:date="2011-05-03T13:02:00Z">
        <w:r w:rsidR="00265D10">
          <w:rPr>
            <w:rFonts w:cs="Times New Roman"/>
          </w:rPr>
          <w:t xml:space="preserve"> </w:t>
        </w:r>
      </w:ins>
    </w:p>
    <w:p w14:paraId="0B8DC0AF" w14:textId="6D5EFC48" w:rsidR="00547771" w:rsidRDefault="00547771">
      <w:pPr>
        <w:jc w:val="both"/>
        <w:rPr>
          <w:ins w:id="1454" w:author="Orion" w:date="2011-06-17T11:41:00Z"/>
          <w:rFonts w:cs="Times New Roman"/>
        </w:rPr>
      </w:pPr>
      <w:ins w:id="1455" w:author="Orion" w:date="2011-06-17T11:39:00Z">
        <w:r>
          <w:rPr>
            <w:rFonts w:cs="Times New Roman"/>
          </w:rPr>
          <w:t xml:space="preserve">Entre las características más destacadas del </w:t>
        </w:r>
      </w:ins>
      <w:proofErr w:type="spellStart"/>
      <w:ins w:id="1456"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57" w:author="Orion" w:date="2011-06-17T11:43:00Z"/>
          <w:rFonts w:cs="Times New Roman"/>
        </w:rPr>
        <w:pPrChange w:id="1458" w:author="Orion" w:date="2011-06-17T11:43:00Z">
          <w:pPr>
            <w:jc w:val="both"/>
          </w:pPr>
        </w:pPrChange>
      </w:pPr>
      <w:ins w:id="1459" w:author="Orion" w:date="2011-06-17T11:41:00Z">
        <w:r w:rsidRPr="009F785B">
          <w:rPr>
            <w:rFonts w:cs="Times New Roman"/>
          </w:rPr>
          <w:t>Información extensa y realista de elementos f</w:t>
        </w:r>
      </w:ins>
      <w:ins w:id="1460" w:author="Orion" w:date="2011-06-17T11:42:00Z">
        <w:r w:rsidRPr="009F785B">
          <w:rPr>
            <w:rFonts w:cs="Times New Roman"/>
          </w:rPr>
          <w:t>ísicos como aeropuertos,</w:t>
        </w:r>
      </w:ins>
      <w:ins w:id="1461" w:author="Orion" w:date="2011-06-17T11:43:00Z">
        <w:r w:rsidRPr="005854A3">
          <w:rPr>
            <w:rFonts w:cs="Times New Roman"/>
          </w:rPr>
          <w:t xml:space="preserve"> ciudades,</w:t>
        </w:r>
      </w:ins>
      <w:ins w:id="1462" w:author="Orion" w:date="2011-06-17T11:42:00Z">
        <w:r w:rsidRPr="005854A3">
          <w:rPr>
            <w:rFonts w:cs="Times New Roman"/>
          </w:rPr>
          <w:t xml:space="preserve"> montañas, ríos, et</w:t>
        </w:r>
      </w:ins>
      <w:ins w:id="1463"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64" w:author="Orion" w:date="2011-06-17T11:43:00Z"/>
          <w:rFonts w:cs="Times New Roman"/>
        </w:rPr>
        <w:pPrChange w:id="1465" w:author="Orion" w:date="2011-06-17T11:43:00Z">
          <w:pPr>
            <w:jc w:val="both"/>
          </w:pPr>
        </w:pPrChange>
      </w:pPr>
      <w:ins w:id="1466" w:author="Orion" w:date="2011-06-17T11:43:00Z">
        <w:r w:rsidRPr="009F785B">
          <w:rPr>
            <w:rFonts w:cs="Times New Roman"/>
          </w:rPr>
          <w:t>A</w:t>
        </w:r>
      </w:ins>
      <w:ins w:id="1467" w:author="Orion" w:date="2011-06-17T11:41:00Z">
        <w:r w:rsidRPr="009F785B">
          <w:rPr>
            <w:rFonts w:cs="Times New Roman"/>
          </w:rPr>
          <w:t xml:space="preserve">mplia variedad de </w:t>
        </w:r>
      </w:ins>
      <w:ins w:id="1468" w:author="Orion" w:date="2011-06-17T11:43:00Z">
        <w:r w:rsidRPr="005854A3">
          <w:rPr>
            <w:rFonts w:cs="Times New Roman"/>
          </w:rPr>
          <w:t>aero</w:t>
        </w:r>
      </w:ins>
      <w:ins w:id="1469" w:author="Orion" w:date="2011-06-17T11:41:00Z">
        <w:r w:rsidRPr="005854A3">
          <w:rPr>
            <w:rFonts w:cs="Times New Roman"/>
          </w:rPr>
          <w:t>naves</w:t>
        </w:r>
      </w:ins>
      <w:ins w:id="1470"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71" w:author="Orion" w:date="2011-06-17T11:44:00Z"/>
          <w:rFonts w:cs="Times New Roman"/>
        </w:rPr>
        <w:pPrChange w:id="1472" w:author="Orion" w:date="2011-06-17T11:43:00Z">
          <w:pPr>
            <w:jc w:val="both"/>
          </w:pPr>
        </w:pPrChange>
      </w:pPr>
      <w:ins w:id="1473"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74" w:author="Orion" w:date="2011-06-17T11:53:00Z"/>
          <w:rFonts w:cs="Times New Roman"/>
        </w:rPr>
        <w:pPrChange w:id="1475" w:author="Orion" w:date="2011-06-17T11:53:00Z">
          <w:pPr>
            <w:jc w:val="both"/>
          </w:pPr>
        </w:pPrChange>
      </w:pPr>
      <w:ins w:id="1476" w:author="Orion" w:date="2011-06-17T11:44:00Z">
        <w:r>
          <w:rPr>
            <w:rFonts w:cs="Times New Roman"/>
          </w:rPr>
          <w:t>Opciones de simulación en tiempo real.</w:t>
        </w:r>
      </w:ins>
    </w:p>
    <w:p w14:paraId="700145F2" w14:textId="45863CBC" w:rsidR="00F515E9" w:rsidRDefault="00F515E9">
      <w:pPr>
        <w:jc w:val="both"/>
        <w:rPr>
          <w:ins w:id="1477" w:author="Orion" w:date="2011-06-17T11:59:00Z"/>
          <w:rFonts w:cs="Times New Roman"/>
        </w:rPr>
      </w:pPr>
      <w:proofErr w:type="spellStart"/>
      <w:ins w:id="1478"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79" w:author="Orion" w:date="2011-06-17T11:58:00Z">
        <w:r w:rsidR="00EA2DF8">
          <w:rPr>
            <w:rFonts w:cs="Times New Roman"/>
          </w:rPr>
          <w:t>Esta herramienta ha sido empleada en numerosos proyectos de universidades de todo el mundo</w:t>
        </w:r>
      </w:ins>
      <w:ins w:id="1480"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81" w:author="Orion" w:date="2011-06-17T12:26:00Z"/>
          <w:rFonts w:cs="Times New Roman"/>
        </w:rPr>
        <w:pPrChange w:id="1482" w:author="Orion" w:date="2011-06-17T11:59:00Z">
          <w:pPr>
            <w:jc w:val="both"/>
          </w:pPr>
        </w:pPrChange>
      </w:pPr>
      <w:ins w:id="1483" w:author="Orion" w:date="2011-06-17T12:02:00Z">
        <w:r>
          <w:rPr>
            <w:rFonts w:cs="Times New Roman"/>
            <w:i/>
          </w:rPr>
          <w:t xml:space="preserve">Universidad Tecnológica de </w:t>
        </w:r>
        <w:proofErr w:type="spellStart"/>
        <w:r>
          <w:rPr>
            <w:rFonts w:cs="Times New Roman"/>
            <w:i/>
          </w:rPr>
          <w:t>Delf</w:t>
        </w:r>
      </w:ins>
      <w:proofErr w:type="spellEnd"/>
      <w:ins w:id="1484" w:author="Orion" w:date="2011-06-17T12:32:00Z">
        <w:r w:rsidR="00D96F3E">
          <w:rPr>
            <w:rFonts w:cs="Times New Roman"/>
            <w:i/>
          </w:rPr>
          <w:t xml:space="preserve"> </w:t>
        </w:r>
      </w:ins>
      <w:ins w:id="1485" w:author="Orion" w:date="2011-06-17T12:07:00Z">
        <w:r w:rsidRPr="009F785B">
          <w:rPr>
            <w:rFonts w:cs="Times New Roman"/>
            <w:i/>
          </w:rPr>
          <w:t>(</w:t>
        </w:r>
      </w:ins>
      <w:proofErr w:type="spellStart"/>
      <w:ins w:id="1486" w:author="Orion" w:date="2011-06-17T12:27:00Z">
        <w:r w:rsidR="00CE7B19">
          <w:rPr>
            <w:rFonts w:cs="Times New Roman"/>
            <w:i/>
          </w:rPr>
          <w:t>Delf</w:t>
        </w:r>
        <w:proofErr w:type="spellEnd"/>
        <w:r w:rsidR="00CE7B19">
          <w:rPr>
            <w:rFonts w:cs="Times New Roman"/>
            <w:i/>
          </w:rPr>
          <w:t xml:space="preserve">, </w:t>
        </w:r>
      </w:ins>
      <w:ins w:id="1487" w:author="Orion" w:date="2011-06-17T12:07:00Z">
        <w:r w:rsidRPr="009F785B">
          <w:rPr>
            <w:rFonts w:cs="Times New Roman"/>
            <w:i/>
          </w:rPr>
          <w:t>Holanda)</w:t>
        </w:r>
      </w:ins>
      <w:ins w:id="1488"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89" w:author="Orion" w:date="2011-06-17T12:05:00Z">
        <w:r>
          <w:rPr>
            <w:rFonts w:cs="Times New Roman"/>
          </w:rPr>
          <w:t xml:space="preserve"> distintas</w:t>
        </w:r>
      </w:ins>
      <w:ins w:id="1490" w:author="Orion" w:date="2011-06-17T12:02:00Z">
        <w:r>
          <w:rPr>
            <w:rFonts w:cs="Times New Roman"/>
          </w:rPr>
          <w:t xml:space="preserve"> t</w:t>
        </w:r>
      </w:ins>
      <w:ins w:id="1491" w:author="Orion" w:date="2011-06-17T12:03:00Z">
        <w:r>
          <w:rPr>
            <w:rFonts w:cs="Times New Roman"/>
          </w:rPr>
          <w:t xml:space="preserve">écnicas de computación que se pueden </w:t>
        </w:r>
      </w:ins>
      <w:ins w:id="1492" w:author="Orion" w:date="2011-06-17T12:05:00Z">
        <w:r>
          <w:rPr>
            <w:rFonts w:cs="Times New Roman"/>
          </w:rPr>
          <w:t xml:space="preserve">usar para el </w:t>
        </w:r>
      </w:ins>
      <w:ins w:id="1493" w:author="Orion" w:date="2011-06-17T12:03:00Z">
        <w:r>
          <w:rPr>
            <w:rFonts w:cs="Times New Roman"/>
          </w:rPr>
          <w:t>desarroll</w:t>
        </w:r>
      </w:ins>
      <w:ins w:id="1494" w:author="Orion" w:date="2011-06-17T12:05:00Z">
        <w:r>
          <w:rPr>
            <w:rFonts w:cs="Times New Roman"/>
          </w:rPr>
          <w:t>o de</w:t>
        </w:r>
      </w:ins>
      <w:ins w:id="1495" w:author="Orion" w:date="2011-06-17T12:03:00Z">
        <w:r>
          <w:rPr>
            <w:rFonts w:cs="Times New Roman"/>
          </w:rPr>
          <w:t xml:space="preserve"> </w:t>
        </w:r>
      </w:ins>
      <w:ins w:id="1496" w:author="Orion" w:date="2011-06-17T12:04:00Z">
        <w:r>
          <w:rPr>
            <w:rFonts w:cs="Times New Roman"/>
          </w:rPr>
          <w:t>los sistema</w:t>
        </w:r>
      </w:ins>
      <w:ins w:id="1497" w:author="Orion" w:date="2011-06-17T12:05:00Z">
        <w:r>
          <w:rPr>
            <w:rFonts w:cs="Times New Roman"/>
          </w:rPr>
          <w:t xml:space="preserve">s inteligentes de </w:t>
        </w:r>
      </w:ins>
      <w:ins w:id="1498" w:author="Orion" w:date="2011-06-17T12:03:00Z">
        <w:r>
          <w:rPr>
            <w:rFonts w:cs="Times New Roman"/>
          </w:rPr>
          <w:t xml:space="preserve">asistencia </w:t>
        </w:r>
      </w:ins>
      <w:ins w:id="1499" w:author="Orion" w:date="2011-06-17T12:06:00Z">
        <w:r>
          <w:rPr>
            <w:rFonts w:cs="Times New Roman"/>
          </w:rPr>
          <w:t xml:space="preserve">a la tripulación en situaciones de </w:t>
        </w:r>
        <w:r>
          <w:rPr>
            <w:rFonts w:cs="Times New Roman"/>
          </w:rPr>
          <w:lastRenderedPageBreak/>
          <w:t>máxima atención</w:t>
        </w:r>
      </w:ins>
      <w:customXmlInsRangeStart w:id="1500" w:author="Orion" w:date="2011-06-17T12:18:00Z"/>
      <w:sdt>
        <w:sdtPr>
          <w:rPr>
            <w:rFonts w:cs="Times New Roman"/>
          </w:rPr>
          <w:id w:val="-763755642"/>
          <w:citation/>
        </w:sdtPr>
        <w:sdtContent>
          <w:customXmlInsRangeEnd w:id="1500"/>
          <w:ins w:id="1501"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502" w:author="Orion" w:date="2011-06-17T12:18:00Z">
            <w:r w:rsidR="0076185A">
              <w:rPr>
                <w:rFonts w:cs="Times New Roman"/>
              </w:rPr>
              <w:fldChar w:fldCharType="end"/>
            </w:r>
          </w:ins>
          <w:customXmlInsRangeStart w:id="1503" w:author="Orion" w:date="2011-06-17T12:18:00Z"/>
        </w:sdtContent>
      </w:sdt>
      <w:customXmlInsRangeEnd w:id="1503"/>
      <w:ins w:id="1504" w:author="Orion" w:date="2011-06-17T12:06:00Z">
        <w:r>
          <w:rPr>
            <w:rFonts w:cs="Times New Roman"/>
          </w:rPr>
          <w:t>.</w:t>
        </w:r>
      </w:ins>
    </w:p>
    <w:p w14:paraId="1094DB96" w14:textId="08D79E04" w:rsidR="00CE7B19" w:rsidRDefault="00CE7B19">
      <w:pPr>
        <w:pStyle w:val="ListParagraph"/>
        <w:numPr>
          <w:ilvl w:val="0"/>
          <w:numId w:val="28"/>
        </w:numPr>
        <w:jc w:val="both"/>
        <w:rPr>
          <w:ins w:id="1505" w:author="Orion" w:date="2011-06-17T12:34:00Z"/>
          <w:rFonts w:cs="Times New Roman"/>
        </w:rPr>
        <w:pPrChange w:id="1506" w:author="Orion" w:date="2011-06-17T12:29:00Z">
          <w:pPr>
            <w:jc w:val="both"/>
          </w:pPr>
        </w:pPrChange>
      </w:pPr>
      <w:ins w:id="1507" w:author="Orion" w:date="2011-06-17T12:26:00Z">
        <w:r>
          <w:rPr>
            <w:rFonts w:cs="Times New Roman"/>
            <w:i/>
          </w:rPr>
          <w:t>Universidad de Gales (</w:t>
        </w:r>
      </w:ins>
      <w:proofErr w:type="spellStart"/>
      <w:ins w:id="1508"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09" w:author="Orion" w:date="2011-06-17T12:34:00Z">
        <w:r w:rsidR="00212437">
          <w:rPr>
            <w:rFonts w:cs="Times New Roman"/>
          </w:rPr>
          <w:t xml:space="preserve">la </w:t>
        </w:r>
      </w:ins>
      <w:ins w:id="1510" w:author="Orion" w:date="2011-06-17T12:27:00Z">
        <w:r>
          <w:rPr>
            <w:rFonts w:cs="Times New Roman"/>
          </w:rPr>
          <w:t>investigaci</w:t>
        </w:r>
      </w:ins>
      <w:ins w:id="1511" w:author="Orion" w:date="2011-06-17T12:28:00Z">
        <w:r>
          <w:rPr>
            <w:rFonts w:cs="Times New Roman"/>
          </w:rPr>
          <w:t xml:space="preserve">ón en robots aéreos para diseñar </w:t>
        </w:r>
      </w:ins>
      <w:ins w:id="1512" w:author="Orion" w:date="2011-06-17T12:32:00Z">
        <w:r w:rsidR="00C50AAA">
          <w:rPr>
            <w:rFonts w:cs="Times New Roman"/>
          </w:rPr>
          <w:t>vehículos</w:t>
        </w:r>
      </w:ins>
      <w:ins w:id="1513" w:author="Orion" w:date="2011-06-17T12:28:00Z">
        <w:r>
          <w:rPr>
            <w:rFonts w:cs="Times New Roman"/>
          </w:rPr>
          <w:t xml:space="preserve"> aéreos que puedan </w:t>
        </w:r>
      </w:ins>
      <w:ins w:id="1514" w:author="Orion" w:date="2011-06-17T12:29:00Z">
        <w:r>
          <w:rPr>
            <w:rFonts w:cs="Times New Roman"/>
          </w:rPr>
          <w:t>realizar operaciones en atmósferas de otros planetas</w:t>
        </w:r>
      </w:ins>
      <w:ins w:id="1515" w:author="Orion" w:date="2011-06-17T12:32:00Z">
        <w:r>
          <w:rPr>
            <w:rFonts w:cs="Times New Roman"/>
          </w:rPr>
          <w:t xml:space="preserve"> </w:t>
        </w:r>
      </w:ins>
      <w:customXmlInsRangeStart w:id="1516" w:author="Orion" w:date="2011-06-17T12:32:00Z"/>
      <w:sdt>
        <w:sdtPr>
          <w:rPr>
            <w:rFonts w:cs="Times New Roman"/>
          </w:rPr>
          <w:id w:val="-600799163"/>
          <w:citation/>
        </w:sdtPr>
        <w:sdtContent>
          <w:customXmlInsRangeEnd w:id="1516"/>
          <w:ins w:id="1517"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18" w:author="Orion" w:date="2011-06-17T12:32:00Z">
            <w:r>
              <w:rPr>
                <w:rFonts w:cs="Times New Roman"/>
              </w:rPr>
              <w:fldChar w:fldCharType="end"/>
            </w:r>
          </w:ins>
          <w:customXmlInsRangeStart w:id="1519" w:author="Orion" w:date="2011-06-17T12:32:00Z"/>
        </w:sdtContent>
      </w:sdt>
      <w:customXmlInsRangeEnd w:id="1519"/>
      <w:ins w:id="1520" w:author="Orion" w:date="2011-06-17T12:29:00Z">
        <w:r>
          <w:rPr>
            <w:rFonts w:cs="Times New Roman"/>
          </w:rPr>
          <w:t>.</w:t>
        </w:r>
      </w:ins>
    </w:p>
    <w:p w14:paraId="3A495922" w14:textId="6208379D" w:rsidR="00A57397" w:rsidRDefault="00A57397">
      <w:pPr>
        <w:jc w:val="both"/>
        <w:rPr>
          <w:ins w:id="1521" w:author="Orion" w:date="2011-06-17T12:40:00Z"/>
          <w:rFonts w:cs="Times New Roman"/>
        </w:rPr>
      </w:pPr>
      <w:ins w:id="1522"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23" w:author="Orion" w:date="2011-06-17T12:46:00Z"/>
          <w:rFonts w:cs="Times New Roman"/>
          <w:i/>
          <w:rPrChange w:id="1524" w:author="Orion" w:date="2011-06-17T12:46:00Z">
            <w:rPr>
              <w:ins w:id="1525" w:author="Orion" w:date="2011-06-17T12:46:00Z"/>
              <w:rFonts w:cs="Times New Roman"/>
            </w:rPr>
          </w:rPrChange>
        </w:rPr>
        <w:pPrChange w:id="1526" w:author="Orion" w:date="2011-06-17T12:40:00Z">
          <w:pPr>
            <w:jc w:val="both"/>
          </w:pPr>
        </w:pPrChange>
      </w:pPr>
      <w:ins w:id="1527" w:author="Orion" w:date="2011-06-17T12:40:00Z">
        <w:r w:rsidRPr="00351806">
          <w:rPr>
            <w:rFonts w:cs="Times New Roman"/>
            <w:i/>
            <w:rPrChange w:id="1528" w:author="Orion" w:date="2011-06-17T12:42:00Z">
              <w:rPr>
                <w:rFonts w:cs="Times New Roman"/>
              </w:rPr>
            </w:rPrChange>
          </w:rPr>
          <w:t xml:space="preserve">NASA/Ames Human </w:t>
        </w:r>
        <w:proofErr w:type="spellStart"/>
        <w:r w:rsidRPr="00351806">
          <w:rPr>
            <w:rFonts w:cs="Times New Roman"/>
            <w:i/>
            <w:rPrChange w:id="1529" w:author="Orion" w:date="2011-06-17T12:42:00Z">
              <w:rPr>
                <w:rFonts w:cs="Times New Roman"/>
                <w:i/>
                <w:lang w:val="en-US"/>
              </w:rPr>
            </w:rPrChange>
          </w:rPr>
          <w:t>Centered</w:t>
        </w:r>
        <w:proofErr w:type="spellEnd"/>
        <w:r w:rsidRPr="00351806">
          <w:rPr>
            <w:rFonts w:cs="Times New Roman"/>
            <w:i/>
            <w:rPrChange w:id="1530" w:author="Orion" w:date="2011-06-17T12:42:00Z">
              <w:rPr>
                <w:rFonts w:cs="Times New Roman"/>
                <w:i/>
                <w:lang w:val="en-US"/>
              </w:rPr>
            </w:rPrChange>
          </w:rPr>
          <w:t xml:space="preserve"> </w:t>
        </w:r>
        <w:proofErr w:type="spellStart"/>
        <w:r w:rsidRPr="00351806">
          <w:rPr>
            <w:rFonts w:cs="Times New Roman"/>
            <w:i/>
            <w:rPrChange w:id="1531" w:author="Orion" w:date="2011-06-17T12:42:00Z">
              <w:rPr>
                <w:rFonts w:cs="Times New Roman"/>
                <w:i/>
                <w:lang w:val="en-US"/>
              </w:rPr>
            </w:rPrChange>
          </w:rPr>
          <w:t>System</w:t>
        </w:r>
        <w:proofErr w:type="spellEnd"/>
        <w:r w:rsidRPr="00351806">
          <w:rPr>
            <w:rFonts w:cs="Times New Roman"/>
            <w:i/>
            <w:rPrChange w:id="1532" w:author="Orion" w:date="2011-06-17T12:42:00Z">
              <w:rPr>
                <w:rFonts w:cs="Times New Roman"/>
                <w:i/>
                <w:lang w:val="en-US"/>
              </w:rPr>
            </w:rPrChange>
          </w:rPr>
          <w:t xml:space="preserve"> </w:t>
        </w:r>
        <w:proofErr w:type="spellStart"/>
        <w:r w:rsidRPr="00351806">
          <w:rPr>
            <w:rFonts w:cs="Times New Roman"/>
            <w:i/>
            <w:rPrChange w:id="1533" w:author="Orion" w:date="2011-06-17T12:42:00Z">
              <w:rPr>
                <w:rFonts w:cs="Times New Roman"/>
                <w:i/>
                <w:lang w:val="en-US"/>
              </w:rPr>
            </w:rPrChange>
          </w:rPr>
          <w:t>Lab</w:t>
        </w:r>
      </w:ins>
      <w:proofErr w:type="spellEnd"/>
      <w:ins w:id="1534" w:author="Orion" w:date="2011-06-17T12:41:00Z">
        <w:r w:rsidRPr="00351806">
          <w:rPr>
            <w:rFonts w:cs="Times New Roman"/>
            <w:rPrChange w:id="1535" w:author="Orion" w:date="2011-06-17T12:42:00Z">
              <w:rPr>
                <w:rFonts w:cs="Times New Roman"/>
                <w:lang w:val="en-US"/>
              </w:rPr>
            </w:rPrChange>
          </w:rPr>
          <w:t>, donde se han desarrollado simulaciones a escala real de cabinas de aeronaves</w:t>
        </w:r>
      </w:ins>
      <w:ins w:id="1536"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37" w:author="Orion" w:date="2011-06-17T13:06:00Z"/>
          <w:rFonts w:cs="Times New Roman"/>
          <w:i/>
          <w:rPrChange w:id="1538" w:author="Orion" w:date="2011-06-17T13:06:00Z">
            <w:rPr>
              <w:ins w:id="1539" w:author="Orion" w:date="2011-06-17T13:06:00Z"/>
              <w:rFonts w:cs="Times New Roman"/>
            </w:rPr>
          </w:rPrChange>
        </w:rPr>
        <w:pPrChange w:id="1540" w:author="Orion" w:date="2011-06-17T13:06:00Z">
          <w:pPr>
            <w:jc w:val="both"/>
          </w:pPr>
        </w:pPrChange>
      </w:pPr>
      <w:ins w:id="1541" w:author="Orion" w:date="2011-06-17T12:46:00Z">
        <w:r w:rsidRPr="00351806">
          <w:rPr>
            <w:rFonts w:cs="Times New Roman"/>
            <w:i/>
            <w:lang w:val="en-US"/>
            <w:rPrChange w:id="1542" w:author="Orion" w:date="2011-06-17T12:46:00Z">
              <w:rPr>
                <w:rFonts w:cs="Times New Roman"/>
                <w:i/>
              </w:rPr>
            </w:rPrChange>
          </w:rPr>
          <w:t>Aeronautical Development Agency</w:t>
        </w:r>
        <w:r w:rsidRPr="00351806">
          <w:rPr>
            <w:rFonts w:cs="Times New Roman"/>
            <w:lang w:val="en-US"/>
            <w:rPrChange w:id="1543" w:author="Orion" w:date="2011-06-17T12:46:00Z">
              <w:rPr>
                <w:rFonts w:cs="Times New Roman"/>
              </w:rPr>
            </w:rPrChange>
          </w:rPr>
          <w:t>, (Bangalore</w:t>
        </w:r>
      </w:ins>
      <w:ins w:id="1544" w:author="Orion" w:date="2011-06-17T12:47:00Z">
        <w:r>
          <w:rPr>
            <w:rFonts w:cs="Times New Roman"/>
            <w:lang w:val="en-US"/>
          </w:rPr>
          <w:t>,</w:t>
        </w:r>
      </w:ins>
      <w:ins w:id="1545" w:author="Orion" w:date="2011-06-17T12:46:00Z">
        <w:r w:rsidRPr="00351806">
          <w:rPr>
            <w:rFonts w:cs="Times New Roman"/>
            <w:lang w:val="en-US"/>
            <w:rPrChange w:id="1546" w:author="Orion" w:date="2011-06-17T12:46:00Z">
              <w:rPr>
                <w:rFonts w:cs="Times New Roman"/>
              </w:rPr>
            </w:rPrChange>
          </w:rPr>
          <w:t xml:space="preserve"> India</w:t>
        </w:r>
        <w:r>
          <w:rPr>
            <w:rFonts w:cs="Times New Roman"/>
            <w:lang w:val="en-US"/>
          </w:rPr>
          <w:t>)</w:t>
        </w:r>
      </w:ins>
      <w:ins w:id="1547" w:author="Orion" w:date="2011-06-17T12:47:00Z">
        <w:r w:rsidR="00AF5DA7">
          <w:rPr>
            <w:rFonts w:cs="Times New Roman"/>
            <w:lang w:val="en-US"/>
          </w:rPr>
          <w:t xml:space="preserve">. </w:t>
        </w:r>
        <w:proofErr w:type="spellStart"/>
        <w:r w:rsidR="00AF5DA7" w:rsidRPr="00AF5DA7">
          <w:rPr>
            <w:rFonts w:cs="Times New Roman"/>
            <w:rPrChange w:id="1548" w:author="Orion" w:date="2011-06-17T12:47:00Z">
              <w:rPr>
                <w:rFonts w:cs="Times New Roman"/>
                <w:lang w:val="en-US"/>
              </w:rPr>
            </w:rPrChange>
          </w:rPr>
          <w:t>FlightGear</w:t>
        </w:r>
        <w:proofErr w:type="spellEnd"/>
        <w:r w:rsidR="00AF5DA7" w:rsidRPr="00AF5DA7">
          <w:rPr>
            <w:rFonts w:cs="Times New Roman"/>
            <w:rPrChange w:id="1549" w:author="Orion" w:date="2011-06-17T12:47:00Z">
              <w:rPr>
                <w:rFonts w:cs="Times New Roman"/>
                <w:lang w:val="en-US"/>
              </w:rPr>
            </w:rPrChange>
          </w:rPr>
          <w:t xml:space="preserve"> se usa como generador de im</w:t>
        </w:r>
        <w:r w:rsidR="00AF5DA7">
          <w:rPr>
            <w:rFonts w:cs="Times New Roman"/>
          </w:rPr>
          <w:t xml:space="preserve">ágenes de </w:t>
        </w:r>
      </w:ins>
      <w:ins w:id="1550" w:author="Orion" w:date="2011-06-17T12:48:00Z">
        <w:r w:rsidR="00AF5DA7">
          <w:rPr>
            <w:rFonts w:cs="Times New Roman"/>
          </w:rPr>
          <w:t>simulaciones</w:t>
        </w:r>
      </w:ins>
      <w:ins w:id="1551" w:author="Orion" w:date="2011-06-17T12:47:00Z">
        <w:r w:rsidR="00AF5DA7">
          <w:rPr>
            <w:rFonts w:cs="Times New Roman"/>
          </w:rPr>
          <w:t xml:space="preserve"> de vuelo </w:t>
        </w:r>
      </w:ins>
      <w:ins w:id="1552" w:author="Orion" w:date="2011-06-17T12:50:00Z">
        <w:r w:rsidR="00AF5DA7">
          <w:rPr>
            <w:rFonts w:cs="Times New Roman"/>
          </w:rPr>
          <w:t xml:space="preserve">para la evaluación experimental de recuperación </w:t>
        </w:r>
      </w:ins>
      <w:ins w:id="1553" w:author="Orion" w:date="2011-06-17T12:51:00Z">
        <w:r w:rsidR="00AF5DA7">
          <w:rPr>
            <w:rFonts w:cs="Times New Roman"/>
          </w:rPr>
          <w:t>de aviones de combates de por</w:t>
        </w:r>
      </w:ins>
      <w:ins w:id="1554" w:author="Orion" w:date="2011-06-17T12:52:00Z">
        <w:r w:rsidR="00AF5DA7">
          <w:rPr>
            <w:rFonts w:cs="Times New Roman"/>
          </w:rPr>
          <w:t xml:space="preserve">taviones </w:t>
        </w:r>
      </w:ins>
      <w:ins w:id="1555" w:author="Orion" w:date="2011-06-17T12:54:00Z">
        <w:r w:rsidR="00AF5DA7">
          <w:rPr>
            <w:rFonts w:cs="Times New Roman"/>
          </w:rPr>
          <w:t>arrestados</w:t>
        </w:r>
      </w:ins>
      <w:ins w:id="1556" w:author="Orion" w:date="2011-06-17T12:53:00Z">
        <w:r w:rsidR="00AF5DA7">
          <w:rPr>
            <w:rFonts w:cs="Times New Roman"/>
          </w:rPr>
          <w:t>.</w:t>
        </w:r>
      </w:ins>
    </w:p>
    <w:p w14:paraId="47EDF4C9" w14:textId="77777777" w:rsidR="00451E80" w:rsidRDefault="00451E80">
      <w:pPr>
        <w:jc w:val="both"/>
        <w:rPr>
          <w:ins w:id="1557" w:author="Orion" w:date="2011-06-17T13:06:00Z"/>
          <w:rFonts w:cs="Times New Roman"/>
        </w:rPr>
      </w:pPr>
    </w:p>
    <w:p w14:paraId="0ED4A2B5" w14:textId="45079203" w:rsidR="00451E80" w:rsidRDefault="00451E80">
      <w:pPr>
        <w:jc w:val="both"/>
        <w:rPr>
          <w:ins w:id="1558" w:author="Orion" w:date="2011-06-17T13:28:00Z"/>
          <w:rFonts w:cs="Times New Roman"/>
        </w:rPr>
      </w:pPr>
      <w:ins w:id="1559" w:author="Orion" w:date="2011-06-17T13:06:00Z">
        <w:r>
          <w:rPr>
            <w:rFonts w:cs="Times New Roman"/>
          </w:rPr>
          <w:t xml:space="preserve">Por otro lado </w:t>
        </w:r>
      </w:ins>
      <w:ins w:id="1560"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61" w:author="Orion" w:date="2011-06-17T13:14:00Z">
        <w:r>
          <w:rPr>
            <w:rFonts w:cs="Times New Roman"/>
          </w:rPr>
          <w:t xml:space="preserve">un extenso conjunto de objetos y clases para crear rápidamente </w:t>
        </w:r>
      </w:ins>
      <w:ins w:id="1562" w:author="Orion" w:date="2011-06-17T13:15:00Z">
        <w:r w:rsidR="00F40607">
          <w:rPr>
            <w:rFonts w:cs="Times New Roman"/>
          </w:rPr>
          <w:t xml:space="preserve">instrumentos </w:t>
        </w:r>
      </w:ins>
      <w:ins w:id="1563" w:author="Orion" w:date="2011-06-17T13:23:00Z">
        <w:r w:rsidR="00F40607">
          <w:rPr>
            <w:rFonts w:cs="Times New Roman"/>
          </w:rPr>
          <w:t>de aeronaves.</w:t>
        </w:r>
      </w:ins>
      <w:ins w:id="1564" w:author="Orion" w:date="2011-06-17T13:24:00Z">
        <w:r w:rsidR="00F40607">
          <w:rPr>
            <w:rFonts w:cs="Times New Roman"/>
          </w:rPr>
          <w:t xml:space="preserve"> Aprovechando esta capacidad se pueden construir simulaciones complejas</w:t>
        </w:r>
      </w:ins>
      <w:ins w:id="1565" w:author="Orion" w:date="2011-06-17T13:25:00Z">
        <w:r w:rsidR="00F40607">
          <w:rPr>
            <w:rFonts w:cs="Times New Roman"/>
          </w:rPr>
          <w:t xml:space="preserve">, </w:t>
        </w:r>
        <w:r w:rsidR="000852AC">
          <w:rPr>
            <w:rFonts w:cs="Times New Roman"/>
          </w:rPr>
          <w:t xml:space="preserve">muy interactivas y </w:t>
        </w:r>
      </w:ins>
      <w:ins w:id="1566" w:author="Orion" w:date="2011-06-17T13:26:00Z">
        <w:r w:rsidR="000852AC">
          <w:rPr>
            <w:rFonts w:cs="Times New Roman"/>
          </w:rPr>
          <w:t xml:space="preserve">que implementan la </w:t>
        </w:r>
      </w:ins>
      <w:ins w:id="1567" w:author="Orion" w:date="2011-06-17T13:27:00Z">
        <w:r w:rsidR="000852AC">
          <w:rPr>
            <w:rFonts w:cs="Times New Roman"/>
          </w:rPr>
          <w:t>funcionalidad completa de los instrumentos.</w:t>
        </w:r>
      </w:ins>
    </w:p>
    <w:p w14:paraId="44131F61" w14:textId="4BE634EC" w:rsidR="00451E80" w:rsidRDefault="000852AC">
      <w:pPr>
        <w:jc w:val="both"/>
        <w:rPr>
          <w:ins w:id="1568" w:author="Orion" w:date="2011-06-17T13:38:00Z"/>
        </w:rPr>
        <w:pPrChange w:id="1569" w:author="Orion" w:date="2011-06-17T13:38:00Z">
          <w:pPr>
            <w:pStyle w:val="NormalWeb"/>
            <w:spacing w:before="0" w:beforeAutospacing="0" w:after="240" w:afterAutospacing="0" w:line="360" w:lineRule="atLeast"/>
          </w:pPr>
        </w:pPrChange>
      </w:pPr>
      <w:ins w:id="1570" w:author="Orion" w:date="2011-06-17T13:29:00Z">
        <w:r>
          <w:rPr>
            <w:rFonts w:cs="Times New Roman"/>
          </w:rPr>
          <w:t xml:space="preserve">El hecho de que </w:t>
        </w:r>
      </w:ins>
      <w:ins w:id="1571" w:author="Orion" w:date="2011-06-17T13:28:00Z">
        <w:r>
          <w:rPr>
            <w:rFonts w:cs="Times New Roman"/>
          </w:rPr>
          <w:t>las librerías gráficas y de instrumentos est</w:t>
        </w:r>
      </w:ins>
      <w:ins w:id="1572" w:author="Orion" w:date="2011-06-17T13:29:00Z">
        <w:r>
          <w:rPr>
            <w:rFonts w:cs="Times New Roman"/>
          </w:rPr>
          <w:t xml:space="preserve">án desarrolladas por separado permite que ambas capacidades puedan ser </w:t>
        </w:r>
      </w:ins>
      <w:ins w:id="1573" w:author="Orion" w:date="2011-06-17T13:30:00Z">
        <w:r>
          <w:rPr>
            <w:rFonts w:cs="Times New Roman"/>
          </w:rPr>
          <w:t>mezcladas</w:t>
        </w:r>
      </w:ins>
      <w:ins w:id="1574" w:author="Orion" w:date="2011-06-17T13:29:00Z">
        <w:r>
          <w:rPr>
            <w:rFonts w:cs="Times New Roman"/>
          </w:rPr>
          <w:t xml:space="preserve"> con otras soluciones</w:t>
        </w:r>
      </w:ins>
      <w:ins w:id="1575" w:author="Orion" w:date="2011-06-17T13:30:00Z">
        <w:r>
          <w:rPr>
            <w:rFonts w:cs="Times New Roman"/>
          </w:rPr>
          <w:t>.</w:t>
        </w:r>
      </w:ins>
      <w:ins w:id="1576" w:author="Orion" w:date="2011-06-17T13:31:00Z">
        <w:r w:rsidR="004007AD">
          <w:rPr>
            <w:rFonts w:cs="Times New Roman"/>
          </w:rPr>
          <w:t xml:space="preserve"> Sin embargo, </w:t>
        </w:r>
      </w:ins>
      <w:ins w:id="1577" w:author="Orion" w:date="2011-06-17T13:33:00Z">
        <w:r w:rsidR="004007AD">
          <w:rPr>
            <w:rFonts w:cs="Times New Roman"/>
          </w:rPr>
          <w:t>se obtiene un mayor rendimiento cuando</w:t>
        </w:r>
      </w:ins>
      <w:ins w:id="1578" w:author="Orion" w:date="2011-06-17T13:31:00Z">
        <w:r w:rsidR="004007AD">
          <w:rPr>
            <w:rFonts w:cs="Times New Roman"/>
          </w:rPr>
          <w:t xml:space="preserve"> sim</w:t>
        </w:r>
      </w:ins>
      <w:ins w:id="1579" w:author="Orion" w:date="2011-06-17T13:32:00Z">
        <w:r w:rsidR="004007AD">
          <w:rPr>
            <w:rFonts w:cs="Times New Roman"/>
          </w:rPr>
          <w:t>ula</w:t>
        </w:r>
      </w:ins>
      <w:ins w:id="1580" w:author="Orion" w:date="2011-06-17T13:31:00Z">
        <w:r w:rsidR="004007AD">
          <w:rPr>
            <w:rFonts w:cs="Times New Roman"/>
          </w:rPr>
          <w:t>ci</w:t>
        </w:r>
      </w:ins>
      <w:ins w:id="1581" w:author="Orion" w:date="2011-06-17T13:32:00Z">
        <w:r w:rsidR="004007AD">
          <w:rPr>
            <w:rFonts w:cs="Times New Roman"/>
          </w:rPr>
          <w:t xml:space="preserve">ón y </w:t>
        </w:r>
      </w:ins>
      <w:ins w:id="1582" w:author="Orion" w:date="2011-06-17T13:33:00Z">
        <w:r w:rsidR="004007AD">
          <w:rPr>
            <w:rFonts w:cs="Times New Roman"/>
          </w:rPr>
          <w:t>gráficos</w:t>
        </w:r>
      </w:ins>
      <w:ins w:id="1583" w:author="Orion" w:date="2011-06-17T13:32:00Z">
        <w:r w:rsidR="004007AD">
          <w:rPr>
            <w:rFonts w:cs="Times New Roman"/>
          </w:rPr>
          <w:t xml:space="preserve"> se usan conjuntamente</w:t>
        </w:r>
      </w:ins>
      <w:ins w:id="1584" w:author="Orion" w:date="2011-06-17T13:33:00Z">
        <w:r w:rsidR="004007AD">
          <w:rPr>
            <w:rFonts w:cs="Times New Roman"/>
          </w:rPr>
          <w:t xml:space="preserve">. </w:t>
        </w:r>
      </w:ins>
      <w:ins w:id="1585" w:author="Orion" w:date="2011-06-17T13:37:00Z">
        <w:r w:rsidR="00050092">
          <w:rPr>
            <w:rFonts w:cs="Times New Roman"/>
          </w:rPr>
          <w:t xml:space="preserve">Por lo tanto, </w:t>
        </w:r>
      </w:ins>
      <w:proofErr w:type="spellStart"/>
      <w:ins w:id="1586" w:author="Orion" w:date="2011-06-17T13:33:00Z">
        <w:r w:rsidR="004007AD">
          <w:rPr>
            <w:rFonts w:cs="Times New Roman"/>
          </w:rPr>
          <w:t>OpenEaagles</w:t>
        </w:r>
        <w:proofErr w:type="spellEnd"/>
        <w:r w:rsidR="004007AD">
          <w:rPr>
            <w:rFonts w:cs="Times New Roman"/>
          </w:rPr>
          <w:t xml:space="preserve"> no se queda sólo en proporcionar </w:t>
        </w:r>
      </w:ins>
      <w:ins w:id="1587" w:author="Orion" w:date="2011-06-17T13:34:00Z">
        <w:r w:rsidR="004007AD">
          <w:rPr>
            <w:rFonts w:cs="Times New Roman"/>
          </w:rPr>
          <w:t xml:space="preserve">librerías de </w:t>
        </w:r>
      </w:ins>
      <w:ins w:id="1588" w:author="Orion" w:date="2011-06-17T13:33:00Z">
        <w:r w:rsidR="004007AD">
          <w:rPr>
            <w:rFonts w:cs="Times New Roman"/>
          </w:rPr>
          <w:t xml:space="preserve">clases para dibujar </w:t>
        </w:r>
      </w:ins>
      <w:ins w:id="1589" w:author="Orion" w:date="2011-06-17T13:37:00Z">
        <w:r w:rsidR="00050092">
          <w:rPr>
            <w:rFonts w:cs="Times New Roman"/>
          </w:rPr>
          <w:t xml:space="preserve">vuelos </w:t>
        </w:r>
      </w:ins>
      <w:ins w:id="1590" w:author="Orion" w:date="2011-06-17T13:33:00Z">
        <w:r w:rsidR="004007AD">
          <w:rPr>
            <w:rFonts w:cs="Times New Roman"/>
          </w:rPr>
          <w:t xml:space="preserve">en </w:t>
        </w:r>
      </w:ins>
      <w:proofErr w:type="spellStart"/>
      <w:ins w:id="1591"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92" w:author="Orion" w:date="2011-06-17T13:35:00Z">
        <w:r w:rsidR="004007AD">
          <w:rPr>
            <w:rFonts w:cs="Times New Roman"/>
          </w:rPr>
          <w:t xml:space="preserve">plataformas más usadas para producir gráficos en 2D y 3D, </w:t>
        </w:r>
      </w:ins>
      <w:ins w:id="1593" w:author="Orion" w:date="2011-06-17T13:36:00Z">
        <w:r w:rsidR="006C23CB">
          <w:rPr>
            <w:rFonts w:cs="Times New Roman"/>
          </w:rPr>
          <w:t>sino que también proporciona herramientas para diseñar</w:t>
        </w:r>
      </w:ins>
      <w:ins w:id="1594" w:author="Orion" w:date="2011-06-17T13:37:00Z">
        <w:r w:rsidR="006C23CB">
          <w:rPr>
            <w:rFonts w:cs="Times New Roman"/>
          </w:rPr>
          <w:t xml:space="preserve"> simulaciones complejas.</w:t>
        </w:r>
      </w:ins>
    </w:p>
    <w:p w14:paraId="598920BE" w14:textId="036BBA22" w:rsidR="00963343" w:rsidRDefault="00963343">
      <w:pPr>
        <w:jc w:val="both"/>
        <w:rPr>
          <w:ins w:id="1595" w:author="Orion" w:date="2011-06-17T13:43:00Z"/>
        </w:rPr>
        <w:pPrChange w:id="1596" w:author="Orion" w:date="2011-06-17T13:48:00Z">
          <w:pPr>
            <w:pStyle w:val="NormalWeb"/>
            <w:spacing w:before="0" w:beforeAutospacing="0" w:after="240" w:afterAutospacing="0" w:line="360" w:lineRule="atLeast"/>
          </w:pPr>
        </w:pPrChange>
      </w:pPr>
      <w:ins w:id="1597" w:author="Orion" w:date="2011-06-17T13:38:00Z">
        <w:r>
          <w:t xml:space="preserve">Otra de las características importantes de </w:t>
        </w:r>
        <w:proofErr w:type="spellStart"/>
        <w:r>
          <w:t>OpenEaagles</w:t>
        </w:r>
        <w:proofErr w:type="spellEnd"/>
        <w:r>
          <w:t xml:space="preserve"> es la interoperabilidad. La interoperabilidad es la </w:t>
        </w:r>
      </w:ins>
      <w:ins w:id="1598" w:author="Orion" w:date="2011-06-17T13:39:00Z">
        <w:r>
          <w:t>capacidad de trabajar conjuntamente con distintos sistemas y organizaciones</w:t>
        </w:r>
      </w:ins>
      <w:ins w:id="1599" w:author="Orion" w:date="2011-06-17T13:40:00Z">
        <w:r>
          <w:t xml:space="preserve">. Cuando hablamos de interoperabilidad en el ámbito del software nos referimos a la capacidad entre los distintos programas de intercambiar datos a </w:t>
        </w:r>
      </w:ins>
      <w:ins w:id="1600" w:author="Orion" w:date="2011-06-17T13:41:00Z">
        <w:r>
          <w:t>través</w:t>
        </w:r>
      </w:ins>
      <w:ins w:id="1601" w:author="Orion" w:date="2011-06-17T13:40:00Z">
        <w:r>
          <w:t xml:space="preserve"> </w:t>
        </w:r>
      </w:ins>
      <w:ins w:id="1602"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603" w:author="Orion" w:date="2011-06-17T13:14:00Z"/>
          <w:rPrChange w:id="1604" w:author="Orion" w:date="2011-06-17T13:48:00Z">
            <w:rPr>
              <w:ins w:id="1605" w:author="Orion" w:date="2011-06-17T13:14:00Z"/>
              <w:rFonts w:ascii="Arial" w:hAnsi="Arial" w:cs="Arial"/>
              <w:color w:val="000000"/>
              <w:sz w:val="20"/>
              <w:szCs w:val="20"/>
            </w:rPr>
          </w:rPrChange>
        </w:rPr>
        <w:pPrChange w:id="1606" w:author="Orion" w:date="2011-06-17T13:48:00Z">
          <w:pPr>
            <w:pStyle w:val="NormalWeb"/>
            <w:spacing w:before="0" w:beforeAutospacing="0" w:after="240" w:afterAutospacing="0" w:line="360" w:lineRule="atLeast"/>
          </w:pPr>
        </w:pPrChange>
      </w:pPr>
      <w:ins w:id="1607" w:author="Orion" w:date="2011-06-17T13:49:00Z">
        <w:r>
          <w:t>Otra característica importante de la que dispone</w:t>
        </w:r>
      </w:ins>
      <w:ins w:id="1608" w:author="Orion" w:date="2011-06-17T13:44:00Z">
        <w:r w:rsidR="00963343" w:rsidRPr="00B73C05">
          <w:rPr>
            <w:rPrChange w:id="1609"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10" w:author="Orion" w:date="2011-06-17T13:49:00Z">
        <w:r>
          <w:t xml:space="preserve">es que </w:t>
        </w:r>
      </w:ins>
      <w:ins w:id="1611" w:author="Orion" w:date="2011-06-17T13:44:00Z">
        <w:r w:rsidR="00963343">
          <w:t xml:space="preserve">soporta el estándar </w:t>
        </w:r>
        <w:r w:rsidR="00963343" w:rsidRPr="00B73C05">
          <w:rPr>
            <w:rPrChange w:id="1612" w:author="Orion" w:date="2011-06-17T13:48:00Z">
              <w:rPr>
                <w:rFonts w:ascii="Arial" w:hAnsi="Arial" w:cs="Arial"/>
                <w:color w:val="000000"/>
                <w:sz w:val="20"/>
                <w:szCs w:val="20"/>
              </w:rPr>
            </w:rPrChange>
          </w:rPr>
          <w:t>DIS (</w:t>
        </w:r>
        <w:proofErr w:type="spellStart"/>
        <w:r w:rsidR="00963343" w:rsidRPr="00B73C05">
          <w:rPr>
            <w:rPrChange w:id="1613" w:author="Orion" w:date="2011-06-17T13:48:00Z">
              <w:rPr>
                <w:rFonts w:ascii="Arial" w:hAnsi="Arial" w:cs="Arial"/>
                <w:color w:val="000000"/>
                <w:sz w:val="20"/>
                <w:szCs w:val="20"/>
              </w:rPr>
            </w:rPrChange>
          </w:rPr>
          <w:t>Distributed</w:t>
        </w:r>
        <w:proofErr w:type="spellEnd"/>
        <w:r w:rsidR="00963343" w:rsidRPr="00B73C05">
          <w:rPr>
            <w:rPrChange w:id="1614" w:author="Orion" w:date="2011-06-17T13:48:00Z">
              <w:rPr>
                <w:rFonts w:ascii="Arial" w:hAnsi="Arial" w:cs="Arial"/>
                <w:color w:val="000000"/>
                <w:sz w:val="20"/>
                <w:szCs w:val="20"/>
              </w:rPr>
            </w:rPrChange>
          </w:rPr>
          <w:t xml:space="preserve"> </w:t>
        </w:r>
        <w:proofErr w:type="spellStart"/>
        <w:r w:rsidR="00963343" w:rsidRPr="00B73C05">
          <w:rPr>
            <w:rPrChange w:id="1615" w:author="Orion" w:date="2011-06-17T13:48:00Z">
              <w:rPr>
                <w:rFonts w:ascii="Arial" w:hAnsi="Arial" w:cs="Arial"/>
                <w:color w:val="000000"/>
                <w:sz w:val="20"/>
                <w:szCs w:val="20"/>
              </w:rPr>
            </w:rPrChange>
          </w:rPr>
          <w:t>Interactive</w:t>
        </w:r>
        <w:proofErr w:type="spellEnd"/>
        <w:r w:rsidR="00963343" w:rsidRPr="00B73C05">
          <w:rPr>
            <w:rPrChange w:id="1616" w:author="Orion" w:date="2011-06-17T13:48:00Z">
              <w:rPr>
                <w:rFonts w:ascii="Arial" w:hAnsi="Arial" w:cs="Arial"/>
                <w:color w:val="000000"/>
                <w:sz w:val="20"/>
                <w:szCs w:val="20"/>
              </w:rPr>
            </w:rPrChange>
          </w:rPr>
          <w:t xml:space="preserve"> </w:t>
        </w:r>
        <w:proofErr w:type="spellStart"/>
        <w:r w:rsidR="00963343" w:rsidRPr="00B73C05">
          <w:rPr>
            <w:rPrChange w:id="1617" w:author="Orion" w:date="2011-06-17T13:48:00Z">
              <w:rPr>
                <w:rFonts w:ascii="Arial" w:hAnsi="Arial" w:cs="Arial"/>
                <w:color w:val="000000"/>
                <w:sz w:val="20"/>
                <w:szCs w:val="20"/>
              </w:rPr>
            </w:rPrChange>
          </w:rPr>
          <w:t>Simulation</w:t>
        </w:r>
        <w:proofErr w:type="spellEnd"/>
        <w:r w:rsidR="00963343" w:rsidRPr="00B73C05">
          <w:rPr>
            <w:rPrChange w:id="1618" w:author="Orion" w:date="2011-06-17T13:48:00Z">
              <w:rPr>
                <w:rFonts w:ascii="Arial" w:hAnsi="Arial" w:cs="Arial"/>
                <w:color w:val="000000"/>
                <w:sz w:val="20"/>
                <w:szCs w:val="20"/>
              </w:rPr>
            </w:rPrChange>
          </w:rPr>
          <w:t>)</w:t>
        </w:r>
      </w:ins>
      <w:ins w:id="1619" w:author="Orion" w:date="2011-06-17T13:46:00Z">
        <w:r w:rsidR="00963343" w:rsidRPr="00B73C05">
          <w:rPr>
            <w:rPrChange w:id="1620" w:author="Orion" w:date="2011-06-17T13:48:00Z">
              <w:rPr>
                <w:rFonts w:ascii="Arial" w:hAnsi="Arial" w:cs="Arial"/>
                <w:color w:val="000000"/>
                <w:sz w:val="20"/>
                <w:szCs w:val="20"/>
              </w:rPr>
            </w:rPrChange>
          </w:rPr>
          <w:t>, que es un estándar abierto</w:t>
        </w:r>
      </w:ins>
      <w:ins w:id="1621" w:author="Orion" w:date="2011-06-17T13:47:00Z">
        <w:r w:rsidR="00B73C05" w:rsidRPr="00B73C05">
          <w:rPr>
            <w:rPrChange w:id="1622" w:author="Orion" w:date="2011-06-17T13:48:00Z">
              <w:rPr>
                <w:rFonts w:ascii="Arial" w:hAnsi="Arial" w:cs="Arial"/>
                <w:color w:val="000000"/>
                <w:sz w:val="20"/>
                <w:szCs w:val="20"/>
              </w:rPr>
            </w:rPrChange>
          </w:rPr>
          <w:t>, definido por la IEEE</w:t>
        </w:r>
      </w:ins>
      <w:ins w:id="1623" w:author="Orion" w:date="2011-06-17T13:48:00Z">
        <w:r w:rsidR="00B73C05" w:rsidRPr="00B73C05">
          <w:rPr>
            <w:rPrChange w:id="1624" w:author="Orion" w:date="2011-06-17T13:48:00Z">
              <w:rPr>
                <w:rFonts w:ascii="Arial" w:hAnsi="Arial" w:cs="Arial"/>
                <w:color w:val="000000"/>
                <w:sz w:val="20"/>
                <w:szCs w:val="20"/>
              </w:rPr>
            </w:rPrChange>
          </w:rPr>
          <w:t xml:space="preserve"> (</w:t>
        </w:r>
        <w:proofErr w:type="spellStart"/>
        <w:r w:rsidR="00B73C05" w:rsidRPr="00B73C05">
          <w:rPr>
            <w:rPrChange w:id="1625" w:author="Orion" w:date="2011-06-17T13:48:00Z">
              <w:rPr>
                <w:rFonts w:ascii="Arial" w:hAnsi="Arial" w:cs="Arial"/>
                <w:color w:val="000000"/>
                <w:sz w:val="20"/>
                <w:szCs w:val="20"/>
              </w:rPr>
            </w:rPrChange>
          </w:rPr>
          <w:t>Institute</w:t>
        </w:r>
        <w:proofErr w:type="spellEnd"/>
        <w:r w:rsidR="00B73C05" w:rsidRPr="00B73C05">
          <w:rPr>
            <w:rPrChange w:id="1626" w:author="Orion" w:date="2011-06-17T13:48:00Z">
              <w:rPr>
                <w:rFonts w:ascii="Arial" w:hAnsi="Arial" w:cs="Arial"/>
                <w:color w:val="000000"/>
                <w:sz w:val="20"/>
                <w:szCs w:val="20"/>
              </w:rPr>
            </w:rPrChange>
          </w:rPr>
          <w:t xml:space="preserve"> of </w:t>
        </w:r>
        <w:proofErr w:type="spellStart"/>
        <w:r w:rsidR="00B73C05" w:rsidRPr="00B73C05">
          <w:rPr>
            <w:rPrChange w:id="1627" w:author="Orion" w:date="2011-06-17T13:48:00Z">
              <w:rPr>
                <w:rFonts w:ascii="Arial" w:hAnsi="Arial" w:cs="Arial"/>
                <w:color w:val="000000"/>
                <w:sz w:val="20"/>
                <w:szCs w:val="20"/>
              </w:rPr>
            </w:rPrChange>
          </w:rPr>
          <w:t>Electrical</w:t>
        </w:r>
        <w:proofErr w:type="spellEnd"/>
        <w:r w:rsidR="00B73C05" w:rsidRPr="00B73C05">
          <w:rPr>
            <w:rPrChange w:id="1628" w:author="Orion" w:date="2011-06-17T13:48:00Z">
              <w:rPr>
                <w:rFonts w:ascii="Arial" w:hAnsi="Arial" w:cs="Arial"/>
                <w:color w:val="000000"/>
                <w:sz w:val="20"/>
                <w:szCs w:val="20"/>
              </w:rPr>
            </w:rPrChange>
          </w:rPr>
          <w:t xml:space="preserve"> and </w:t>
        </w:r>
        <w:proofErr w:type="spellStart"/>
        <w:r w:rsidR="00B73C05" w:rsidRPr="00B73C05">
          <w:rPr>
            <w:rPrChange w:id="1629" w:author="Orion" w:date="2011-06-17T13:48:00Z">
              <w:rPr>
                <w:rFonts w:ascii="Arial" w:hAnsi="Arial" w:cs="Arial"/>
                <w:color w:val="000000"/>
                <w:sz w:val="20"/>
                <w:szCs w:val="20"/>
              </w:rPr>
            </w:rPrChange>
          </w:rPr>
          <w:t>Electronics</w:t>
        </w:r>
        <w:proofErr w:type="spellEnd"/>
        <w:r w:rsidR="00B73C05" w:rsidRPr="00B73C05">
          <w:rPr>
            <w:rPrChange w:id="1630" w:author="Orion" w:date="2011-06-17T13:48:00Z">
              <w:rPr>
                <w:rFonts w:ascii="Arial" w:hAnsi="Arial" w:cs="Arial"/>
                <w:color w:val="000000"/>
                <w:sz w:val="20"/>
                <w:szCs w:val="20"/>
              </w:rPr>
            </w:rPrChange>
          </w:rPr>
          <w:t xml:space="preserve"> </w:t>
        </w:r>
        <w:proofErr w:type="spellStart"/>
        <w:r w:rsidR="00B73C05" w:rsidRPr="00B73C05">
          <w:rPr>
            <w:rPrChange w:id="1631" w:author="Orion" w:date="2011-06-17T13:48:00Z">
              <w:rPr>
                <w:rFonts w:ascii="Arial" w:hAnsi="Arial" w:cs="Arial"/>
                <w:color w:val="000000"/>
                <w:sz w:val="20"/>
                <w:szCs w:val="20"/>
              </w:rPr>
            </w:rPrChange>
          </w:rPr>
          <w:t>Engineers</w:t>
        </w:r>
        <w:proofErr w:type="spellEnd"/>
        <w:r w:rsidR="00B73C05" w:rsidRPr="00B73C05">
          <w:rPr>
            <w:rPrChange w:id="1632" w:author="Orion" w:date="2011-06-17T13:48:00Z">
              <w:rPr>
                <w:rFonts w:ascii="Arial" w:hAnsi="Arial" w:cs="Arial"/>
                <w:color w:val="000000"/>
                <w:sz w:val="20"/>
                <w:szCs w:val="20"/>
              </w:rPr>
            </w:rPrChange>
          </w:rPr>
          <w:t>)</w:t>
        </w:r>
      </w:ins>
      <w:ins w:id="1633" w:author="Orion" w:date="2011-06-17T13:47:00Z">
        <w:r w:rsidR="00B73C05" w:rsidRPr="00B73C05">
          <w:rPr>
            <w:rPrChange w:id="1634" w:author="Orion" w:date="2011-06-17T13:48:00Z">
              <w:rPr>
                <w:rFonts w:ascii="Arial" w:hAnsi="Arial" w:cs="Arial"/>
                <w:color w:val="000000"/>
                <w:sz w:val="20"/>
                <w:szCs w:val="20"/>
              </w:rPr>
            </w:rPrChange>
          </w:rPr>
          <w:t xml:space="preserve">, </w:t>
        </w:r>
      </w:ins>
      <w:ins w:id="1635" w:author="Orion" w:date="2011-06-17T13:46:00Z">
        <w:r w:rsidR="00963343" w:rsidRPr="00B73C05">
          <w:rPr>
            <w:rPrChange w:id="1636" w:author="Orion" w:date="2011-06-17T13:48:00Z">
              <w:rPr>
                <w:rFonts w:ascii="Arial" w:hAnsi="Arial" w:cs="Arial"/>
                <w:color w:val="000000"/>
                <w:sz w:val="20"/>
                <w:szCs w:val="20"/>
              </w:rPr>
            </w:rPrChange>
          </w:rPr>
          <w:t xml:space="preserve"> para llevar a cabo</w:t>
        </w:r>
      </w:ins>
      <w:ins w:id="1637" w:author="Orion" w:date="2011-06-17T13:50:00Z">
        <w:r>
          <w:t>,</w:t>
        </w:r>
      </w:ins>
      <w:ins w:id="1638" w:author="Orion" w:date="2011-06-17T13:46:00Z">
        <w:r w:rsidR="00963343" w:rsidRPr="00B73C05">
          <w:rPr>
            <w:rPrChange w:id="1639" w:author="Orion" w:date="2011-06-17T13:48:00Z">
              <w:rPr>
                <w:rFonts w:ascii="Arial" w:hAnsi="Arial" w:cs="Arial"/>
                <w:color w:val="000000"/>
                <w:sz w:val="20"/>
                <w:szCs w:val="20"/>
              </w:rPr>
            </w:rPrChange>
          </w:rPr>
          <w:t xml:space="preserve"> en tiempo real</w:t>
        </w:r>
      </w:ins>
      <w:ins w:id="1640" w:author="Orion" w:date="2011-06-17T13:50:00Z">
        <w:r>
          <w:t>,</w:t>
        </w:r>
      </w:ins>
      <w:ins w:id="1641" w:author="Orion" w:date="2011-06-17T13:46:00Z">
        <w:r w:rsidR="00963343" w:rsidRPr="00B73C05">
          <w:rPr>
            <w:rPrChange w:id="1642" w:author="Orion" w:date="2011-06-17T13:48:00Z">
              <w:rPr>
                <w:rFonts w:ascii="Arial" w:hAnsi="Arial" w:cs="Arial"/>
                <w:color w:val="000000"/>
                <w:sz w:val="20"/>
                <w:szCs w:val="20"/>
              </w:rPr>
            </w:rPrChange>
          </w:rPr>
          <w:t xml:space="preserve"> </w:t>
        </w:r>
      </w:ins>
      <w:ins w:id="1643" w:author="Orion" w:date="2011-06-17T13:50:00Z">
        <w:r w:rsidRPr="00367866">
          <w:t xml:space="preserve">juegos de guerra </w:t>
        </w:r>
      </w:ins>
      <w:ins w:id="1644" w:author="Orion" w:date="2011-06-17T13:46:00Z">
        <w:r w:rsidRPr="009F785B">
          <w:t>a nivel de plataforma</w:t>
        </w:r>
      </w:ins>
      <w:ins w:id="1645" w:author="Orion" w:date="2011-06-17T13:50:00Z">
        <w:r>
          <w:t xml:space="preserve"> </w:t>
        </w:r>
      </w:ins>
      <w:ins w:id="1646" w:author="Orion" w:date="2011-06-17T13:46:00Z">
        <w:r w:rsidR="00963343" w:rsidRPr="00B73C05">
          <w:rPr>
            <w:rPrChange w:id="1647" w:author="Orion" w:date="2011-06-17T13:48:00Z">
              <w:rPr>
                <w:rFonts w:ascii="Arial" w:hAnsi="Arial" w:cs="Arial"/>
                <w:color w:val="000000"/>
                <w:sz w:val="20"/>
                <w:szCs w:val="20"/>
              </w:rPr>
            </w:rPrChange>
          </w:rPr>
          <w:t>a través de múltiples computadoras centrales</w:t>
        </w:r>
      </w:ins>
      <w:ins w:id="1648" w:author="Orion" w:date="2011-06-17T13:49:00Z">
        <w:r w:rsidR="00076129">
          <w:t>.</w:t>
        </w:r>
      </w:ins>
    </w:p>
    <w:p w14:paraId="2B218450" w14:textId="384B3CF1" w:rsidR="004D650B" w:rsidRDefault="004D650B">
      <w:pPr>
        <w:jc w:val="both"/>
        <w:rPr>
          <w:ins w:id="1649" w:author="Orion" w:date="2011-06-17T13:51:00Z"/>
        </w:rPr>
      </w:pPr>
      <w:ins w:id="1650" w:author="Orion" w:date="2011-06-17T13:51:00Z">
        <w:r w:rsidRPr="004D650B">
          <w:rPr>
            <w:rFonts w:cs="Times New Roman"/>
            <w:rPrChange w:id="1651"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52" w:author="Orion" w:date="2011-06-17T13:52:00Z"/>
          <w:rFonts w:cs="Times New Roman"/>
          <w:rPrChange w:id="1653" w:author="Orion" w:date="2011-06-17T13:54:00Z">
            <w:rPr>
              <w:ins w:id="1654" w:author="Orion" w:date="2011-06-17T13:52:00Z"/>
              <w:rFonts w:cs="Times New Roman"/>
              <w:lang w:val="en-US"/>
            </w:rPr>
          </w:rPrChange>
        </w:rPr>
      </w:pPr>
      <w:proofErr w:type="spellStart"/>
      <w:ins w:id="1655"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56" w:author="Orion" w:date="2011-06-17T13:53:00Z">
        <w:r>
          <w:rPr>
            <w:rFonts w:cs="Times New Roman"/>
            <w:lang w:val="en-US"/>
          </w:rPr>
          <w:t xml:space="preserve"> </w:t>
        </w:r>
        <w:r w:rsidRPr="004D650B">
          <w:rPr>
            <w:rFonts w:cs="Times New Roman"/>
            <w:rPrChange w:id="1657"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58"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59"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60" w:author="Orion" w:date="2011-06-17T13:55:00Z">
        <w:r>
          <w:rPr>
            <w:rFonts w:cs="Times New Roman"/>
          </w:rPr>
          <w:t xml:space="preserve"> La simulación contiene el m</w:t>
        </w:r>
      </w:ins>
      <w:ins w:id="1661" w:author="Orion" w:date="2011-06-17T13:56:00Z">
        <w:r>
          <w:rPr>
            <w:rFonts w:cs="Times New Roman"/>
          </w:rPr>
          <w:t xml:space="preserve">ódulo </w:t>
        </w:r>
      </w:ins>
      <w:ins w:id="1662" w:author="Orion" w:date="2011-06-17T13:58:00Z">
        <w:r w:rsidR="00BB0E33">
          <w:rPr>
            <w:rFonts w:cs="Times New Roman"/>
          </w:rPr>
          <w:t>aeroespacial</w:t>
        </w:r>
      </w:ins>
      <w:ins w:id="1663" w:author="Orion" w:date="2011-06-17T13:56:00Z">
        <w:r>
          <w:rPr>
            <w:rFonts w:cs="Times New Roman"/>
          </w:rPr>
          <w:t xml:space="preserve"> </w:t>
        </w:r>
        <w:proofErr w:type="spellStart"/>
        <w:r>
          <w:rPr>
            <w:rFonts w:cs="Times New Roman"/>
          </w:rPr>
          <w:t>Apollo</w:t>
        </w:r>
      </w:ins>
      <w:proofErr w:type="spellEnd"/>
      <w:ins w:id="1664" w:author="Orion" w:date="2011-06-17T13:57:00Z">
        <w:r w:rsidR="00634C4D">
          <w:rPr>
            <w:rFonts w:cs="Times New Roman"/>
          </w:rPr>
          <w:t xml:space="preserve"> CSM (</w:t>
        </w:r>
        <w:proofErr w:type="spellStart"/>
        <w:r w:rsidR="00634C4D" w:rsidRPr="00634C4D">
          <w:rPr>
            <w:rFonts w:cs="Times New Roman"/>
            <w:rPrChange w:id="1665"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66"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67"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68"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69" w:author="Orion" w:date="2011-06-17T13:56:00Z">
        <w:r>
          <w:rPr>
            <w:rFonts w:cs="Times New Roman"/>
          </w:rPr>
          <w:t xml:space="preserve"> y un módulo lunar </w:t>
        </w:r>
      </w:ins>
      <w:ins w:id="1670" w:author="Orion" w:date="2011-06-17T13:57:00Z">
        <w:r w:rsidR="00634C4D">
          <w:rPr>
            <w:rFonts w:cs="Times New Roman"/>
          </w:rPr>
          <w:t xml:space="preserve"> LM (Lunar Module)</w:t>
        </w:r>
      </w:ins>
      <w:ins w:id="1671"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72" w:author="Orion" w:date="2011-06-17T13:57:00Z">
        <w:r w:rsidR="00634C4D">
          <w:rPr>
            <w:rFonts w:cs="Times New Roman"/>
          </w:rPr>
          <w:t>.</w:t>
        </w:r>
      </w:ins>
      <w:ins w:id="1673" w:author="Orion" w:date="2011-06-17T13:58:00Z">
        <w:r w:rsidR="005C1EB3">
          <w:rPr>
            <w:rFonts w:cs="Times New Roman"/>
          </w:rPr>
          <w:t xml:space="preserve"> </w:t>
        </w:r>
      </w:ins>
      <w:ins w:id="1674" w:author="Orion" w:date="2011-06-17T13:59:00Z">
        <w:r w:rsidR="005C1EB3">
          <w:rPr>
            <w:rFonts w:cs="Times New Roman"/>
          </w:rPr>
          <w:t>El objetivo es que e</w:t>
        </w:r>
      </w:ins>
      <w:ins w:id="1675" w:author="Orion" w:date="2011-06-17T13:58:00Z">
        <w:r w:rsidR="005C1EB3">
          <w:rPr>
            <w:rFonts w:cs="Times New Roman"/>
          </w:rPr>
          <w:t>l operador</w:t>
        </w:r>
      </w:ins>
      <w:ins w:id="1676" w:author="Orion" w:date="2011-06-17T13:59:00Z">
        <w:r w:rsidR="005C1EB3">
          <w:rPr>
            <w:rFonts w:cs="Times New Roman"/>
          </w:rPr>
          <w:t>, que</w:t>
        </w:r>
      </w:ins>
      <w:ins w:id="1677" w:author="Orion" w:date="2011-06-17T13:58:00Z">
        <w:r w:rsidR="005C1EB3">
          <w:rPr>
            <w:rFonts w:cs="Times New Roman"/>
          </w:rPr>
          <w:t xml:space="preserve"> </w:t>
        </w:r>
      </w:ins>
      <w:ins w:id="1678" w:author="Orion" w:date="2011-06-17T13:59:00Z">
        <w:r w:rsidR="005C1EB3">
          <w:rPr>
            <w:rFonts w:cs="Times New Roman"/>
          </w:rPr>
          <w:t xml:space="preserve">tiene el control del LM, </w:t>
        </w:r>
      </w:ins>
      <w:ins w:id="1679" w:author="Orion" w:date="2011-06-17T14:00:00Z">
        <w:r w:rsidR="005C1EB3">
          <w:rPr>
            <w:rFonts w:cs="Times New Roman"/>
          </w:rPr>
          <w:t>realice</w:t>
        </w:r>
      </w:ins>
      <w:ins w:id="1680" w:author="Orion" w:date="2011-06-17T13:59:00Z">
        <w:r w:rsidR="005C1EB3">
          <w:rPr>
            <w:rFonts w:cs="Times New Roman"/>
          </w:rPr>
          <w:t xml:space="preserve"> </w:t>
        </w:r>
      </w:ins>
      <w:ins w:id="1681"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82" w:author="Orion" w:date="2011-06-17T13:51:00Z"/>
          <w:rFonts w:cs="Times New Roman"/>
          <w:rPrChange w:id="1683" w:author="Orion" w:date="2011-06-17T14:01:00Z">
            <w:rPr>
              <w:ins w:id="1684" w:author="Orion" w:date="2011-06-17T13:51:00Z"/>
              <w:rFonts w:cs="Times New Roman"/>
              <w:lang w:val="en-US"/>
            </w:rPr>
          </w:rPrChange>
        </w:rPr>
        <w:pPrChange w:id="1685" w:author="Orion" w:date="2011-06-17T14:01:00Z">
          <w:pPr>
            <w:jc w:val="both"/>
          </w:pPr>
        </w:pPrChange>
      </w:pPr>
      <w:proofErr w:type="spellStart"/>
      <w:ins w:id="1686"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87" w:author="Orion" w:date="2011-06-17T14:01:00Z">
              <w:rPr>
                <w:rFonts w:cs="Times New Roman"/>
                <w:lang w:val="en-US"/>
              </w:rPr>
            </w:rPrChange>
          </w:rPr>
          <w:t>Esta aplicaci</w:t>
        </w:r>
        <w:r w:rsidRPr="009F785B">
          <w:rPr>
            <w:rFonts w:cs="Times New Roman"/>
          </w:rPr>
          <w:t>ón se diseñ</w:t>
        </w:r>
      </w:ins>
      <w:ins w:id="1688" w:author="Orion" w:date="2011-06-17T14:02:00Z">
        <w:r>
          <w:rPr>
            <w:rFonts w:cs="Times New Roman"/>
          </w:rPr>
          <w:t>ó</w:t>
        </w:r>
      </w:ins>
      <w:ins w:id="1689" w:author="Orion" w:date="2011-06-17T14:01:00Z">
        <w:r w:rsidRPr="00E528C6">
          <w:rPr>
            <w:rFonts w:cs="Times New Roman"/>
            <w:rPrChange w:id="1690" w:author="Orion" w:date="2011-06-17T14:01:00Z">
              <w:rPr>
                <w:rFonts w:cs="Times New Roman"/>
                <w:lang w:val="en-US"/>
              </w:rPr>
            </w:rPrChange>
          </w:rPr>
          <w:t xml:space="preserve"> para ser la primera aplicaci</w:t>
        </w:r>
        <w:r>
          <w:rPr>
            <w:rFonts w:cs="Times New Roman"/>
          </w:rPr>
          <w:t>ón donde se puede controlar una persona que pued</w:t>
        </w:r>
      </w:ins>
      <w:ins w:id="1691" w:author="Orion" w:date="2011-06-17T14:02:00Z">
        <w:r>
          <w:rPr>
            <w:rFonts w:cs="Times New Roman"/>
          </w:rPr>
          <w:t>e andar y correr sobre un terreno a la vez que hay otros elementos en el aire y en el terreno.</w:t>
        </w:r>
      </w:ins>
      <w:ins w:id="1692" w:author="Orion" w:date="2011-06-17T14:03:00Z">
        <w:r>
          <w:rPr>
            <w:rFonts w:cs="Times New Roman"/>
          </w:rPr>
          <w:t xml:space="preserve"> Durante la simulación los aviones, que estar</w:t>
        </w:r>
      </w:ins>
      <w:ins w:id="1693" w:author="Orion" w:date="2011-06-17T14:04:00Z">
        <w:r>
          <w:rPr>
            <w:rFonts w:cs="Times New Roman"/>
          </w:rPr>
          <w:t xml:space="preserve">á manejados por pilotos, podrán despegar, aterrizar o interactuar con los caminantes. </w:t>
        </w:r>
      </w:ins>
      <w:ins w:id="1694" w:author="Orion" w:date="2011-06-17T14:05:00Z">
        <w:r>
          <w:rPr>
            <w:rFonts w:cs="Times New Roman"/>
          </w:rPr>
          <w:t>Usando esta aplicación un caminante puede</w:t>
        </w:r>
      </w:ins>
      <w:ins w:id="1695" w:author="Orion" w:date="2011-06-17T14:14:00Z">
        <w:r w:rsidR="00D92301">
          <w:rPr>
            <w:rFonts w:cs="Times New Roman"/>
          </w:rPr>
          <w:t>, por ejemplo,</w:t>
        </w:r>
      </w:ins>
      <w:ins w:id="1696"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697" w:author="Orion" w:date="2011-06-17T13:51:00Z"/>
          <w:rFonts w:cs="Times New Roman"/>
        </w:rPr>
      </w:pPr>
      <w:ins w:id="1698" w:author="Orion" w:date="2011-06-17T12:29:00Z">
        <w:r w:rsidRPr="00E528C6">
          <w:rPr>
            <w:rFonts w:cs="Times New Roman"/>
            <w:rPrChange w:id="1699" w:author="Orion" w:date="2011-06-17T14:01:00Z">
              <w:rPr>
                <w:lang w:val="en-US"/>
              </w:rPr>
            </w:rPrChange>
          </w:rPr>
          <w:t xml:space="preserve"> </w:t>
        </w:r>
      </w:ins>
    </w:p>
    <w:p w14:paraId="29A0AC60" w14:textId="74F2B34F" w:rsidR="002651A4" w:rsidRPr="00E71969" w:rsidRDefault="00C62756">
      <w:pPr>
        <w:jc w:val="both"/>
        <w:rPr>
          <w:ins w:id="1700" w:author="Orion" w:date="2011-05-03T12:53:00Z"/>
          <w:rFonts w:cs="Times New Roman"/>
          <w:rPrChange w:id="1701" w:author="Orion" w:date="2011-06-17T17:11:00Z">
            <w:rPr>
              <w:ins w:id="1702" w:author="Orion" w:date="2011-05-03T12:53:00Z"/>
              <w:rFonts w:ascii="Courier New" w:hAnsi="Courier New" w:cs="Courier New"/>
            </w:rPr>
          </w:rPrChange>
        </w:rPr>
      </w:pPr>
      <w:ins w:id="1703" w:author="Orion" w:date="2011-05-30T16:05:00Z">
        <w:r>
          <w:rPr>
            <w:rFonts w:cs="Times New Roman"/>
          </w:rPr>
          <w:t>O</w:t>
        </w:r>
      </w:ins>
      <w:ins w:id="1704" w:author="Orion" w:date="2011-05-03T12:53:00Z">
        <w:r w:rsidR="00CF4919" w:rsidRPr="00CF4919">
          <w:rPr>
            <w:rFonts w:cs="Times New Roman"/>
            <w:rPrChange w:id="1705" w:author="Orion" w:date="2011-05-03T12:53:00Z">
              <w:rPr>
                <w:rFonts w:ascii="Courier New" w:hAnsi="Courier New" w:cs="Courier New"/>
              </w:rPr>
            </w:rPrChange>
          </w:rPr>
          <w:t>tro trabajo importante</w:t>
        </w:r>
      </w:ins>
      <w:ins w:id="1706" w:author="Orion" w:date="2011-05-03T13:06:00Z">
        <w:r w:rsidR="00265D10">
          <w:rPr>
            <w:rFonts w:cs="Times New Roman"/>
          </w:rPr>
          <w:t xml:space="preserve"> en el ámbito de la investigación</w:t>
        </w:r>
      </w:ins>
      <w:ins w:id="1707" w:author="Orion" w:date="2011-05-03T13:22:00Z">
        <w:r w:rsidR="00600795">
          <w:rPr>
            <w:rFonts w:cs="Times New Roman"/>
          </w:rPr>
          <w:t>,</w:t>
        </w:r>
      </w:ins>
      <w:ins w:id="1708" w:author="Orion" w:date="2011-05-03T12:53:00Z">
        <w:r w:rsidR="00CF4919" w:rsidRPr="00CF4919">
          <w:rPr>
            <w:rFonts w:cs="Times New Roman"/>
            <w:rPrChange w:id="1709" w:author="Orion" w:date="2011-05-03T12:53:00Z">
              <w:rPr>
                <w:rFonts w:ascii="Courier New" w:hAnsi="Courier New" w:cs="Courier New"/>
              </w:rPr>
            </w:rPrChange>
          </w:rPr>
          <w:t xml:space="preserve"> </w:t>
        </w:r>
      </w:ins>
      <w:ins w:id="1710" w:author="Orion" w:date="2011-05-03T13:08:00Z">
        <w:r w:rsidR="00D60D0A">
          <w:rPr>
            <w:rFonts w:cs="Times New Roman"/>
          </w:rPr>
          <w:t>desarrollad</w:t>
        </w:r>
      </w:ins>
      <w:ins w:id="1711" w:author="Orion" w:date="2011-05-17T17:16:00Z">
        <w:r w:rsidR="00D60D0A">
          <w:rPr>
            <w:rFonts w:cs="Times New Roman"/>
          </w:rPr>
          <w:t>o</w:t>
        </w:r>
      </w:ins>
      <w:ins w:id="1712" w:author="Orion" w:date="2011-05-03T13:08:00Z">
        <w:r w:rsidR="00265D10">
          <w:rPr>
            <w:rFonts w:cs="Times New Roman"/>
          </w:rPr>
          <w:t xml:space="preserve"> por la universidad de Nápoles</w:t>
        </w:r>
      </w:ins>
      <w:ins w:id="1713" w:author="Orion" w:date="2011-05-17T17:17:00Z">
        <w:r w:rsidR="00D60D0A">
          <w:rPr>
            <w:rFonts w:cs="Times New Roman"/>
          </w:rPr>
          <w:t xml:space="preserve"> y </w:t>
        </w:r>
      </w:ins>
      <w:ins w:id="1714" w:author="Orion" w:date="2011-05-03T12:53:00Z">
        <w:r w:rsidR="00CF4919" w:rsidRPr="00CF4919">
          <w:rPr>
            <w:rFonts w:cs="Times New Roman"/>
            <w:rPrChange w:id="1715" w:author="Orion" w:date="2011-05-03T12:53:00Z">
              <w:rPr>
                <w:rFonts w:ascii="Courier New" w:hAnsi="Courier New" w:cs="Courier New"/>
              </w:rPr>
            </w:rPrChange>
          </w:rPr>
          <w:t>centra</w:t>
        </w:r>
      </w:ins>
      <w:ins w:id="1716" w:author="Orion" w:date="2011-05-17T17:17:00Z">
        <w:r w:rsidR="00D60D0A">
          <w:rPr>
            <w:rFonts w:cs="Times New Roman"/>
          </w:rPr>
          <w:t>do</w:t>
        </w:r>
      </w:ins>
      <w:ins w:id="1717" w:author="Orion" w:date="2011-05-03T12:53:00Z">
        <w:r w:rsidR="00CF4919" w:rsidRPr="00CF4919">
          <w:rPr>
            <w:rFonts w:cs="Times New Roman"/>
            <w:rPrChange w:id="1718" w:author="Orion" w:date="2011-05-03T12:53:00Z">
              <w:rPr>
                <w:rFonts w:ascii="Courier New" w:hAnsi="Courier New" w:cs="Courier New"/>
              </w:rPr>
            </w:rPrChange>
          </w:rPr>
          <w:t xml:space="preserve"> también en los aspectos físicos</w:t>
        </w:r>
      </w:ins>
      <w:ins w:id="1719" w:author="Orion" w:date="2011-05-17T17:17:00Z">
        <w:r w:rsidR="00D60D0A">
          <w:rPr>
            <w:rFonts w:cs="Times New Roman"/>
          </w:rPr>
          <w:t>,</w:t>
        </w:r>
      </w:ins>
      <w:ins w:id="1720" w:author="Orion" w:date="2011-05-03T12:53:00Z">
        <w:r w:rsidR="00CF4919" w:rsidRPr="00CF4919">
          <w:rPr>
            <w:rFonts w:cs="Times New Roman"/>
            <w:rPrChange w:id="1721" w:author="Orion" w:date="2011-05-03T12:53:00Z">
              <w:rPr>
                <w:rFonts w:ascii="Courier New" w:hAnsi="Courier New" w:cs="Courier New"/>
              </w:rPr>
            </w:rPrChange>
          </w:rPr>
          <w:t xml:space="preserve"> es el </w:t>
        </w:r>
      </w:ins>
      <w:ins w:id="1722" w:author="Orion" w:date="2011-05-03T13:19:00Z">
        <w:r w:rsidR="00C82BA2" w:rsidRPr="00246937">
          <w:rPr>
            <w:rFonts w:cs="Times New Roman"/>
          </w:rPr>
          <w:t>AVDS (Simulador de Diseño Visual de la Aviación</w:t>
        </w:r>
        <w:r w:rsidR="00C82BA2" w:rsidRPr="00AB231D">
          <w:rPr>
            <w:rFonts w:cs="Times New Roman"/>
          </w:rPr>
          <w:t>)</w:t>
        </w:r>
      </w:ins>
      <w:customXmlInsRangeStart w:id="1723" w:author="Orion" w:date="2011-05-03T13:19:00Z"/>
      <w:sdt>
        <w:sdtPr>
          <w:rPr>
            <w:rFonts w:cs="Times New Roman"/>
          </w:rPr>
          <w:id w:val="1925904172"/>
          <w:citation/>
        </w:sdtPr>
        <w:sdtContent>
          <w:customXmlInsRangeEnd w:id="1723"/>
          <w:ins w:id="1724"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25" w:author="Orion" w:date="2011-05-03T13:19:00Z">
            <w:r w:rsidR="00C82BA2" w:rsidRPr="00AB231D">
              <w:rPr>
                <w:rFonts w:cs="Times New Roman"/>
              </w:rPr>
              <w:fldChar w:fldCharType="end"/>
            </w:r>
          </w:ins>
          <w:customXmlInsRangeStart w:id="1726" w:author="Orion" w:date="2011-05-03T13:19:00Z"/>
        </w:sdtContent>
      </w:sdt>
      <w:customXmlInsRangeEnd w:id="1726"/>
      <w:ins w:id="1727" w:author="Orion" w:date="2011-05-03T13:20:00Z">
        <w:r w:rsidR="00C82BA2">
          <w:rPr>
            <w:rFonts w:cs="Times New Roman"/>
          </w:rPr>
          <w:t>.</w:t>
        </w:r>
      </w:ins>
      <w:ins w:id="1728" w:author="Orion" w:date="2011-05-30T16:07:00Z">
        <w:r>
          <w:rPr>
            <w:rFonts w:cs="Times New Roman"/>
          </w:rPr>
          <w:t xml:space="preserve"> </w:t>
        </w:r>
      </w:ins>
      <w:ins w:id="1729" w:author="Orion" w:date="2011-05-03T13:20:00Z">
        <w:r w:rsidR="00C82BA2">
          <w:rPr>
            <w:rFonts w:cs="Times New Roman"/>
          </w:rPr>
          <w:t xml:space="preserve">AVDS </w:t>
        </w:r>
      </w:ins>
      <w:ins w:id="1730"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31" w:author="IO" w:date="2011-05-13T11:32:00Z">
          <w:r w:rsidR="00C82BA2" w:rsidRPr="00AB231D" w:rsidDel="00366B82">
            <w:rPr>
              <w:rFonts w:cs="Times New Roman"/>
            </w:rPr>
            <w:delText>as</w:delText>
          </w:r>
        </w:del>
      </w:ins>
      <w:ins w:id="1732" w:author="IO" w:date="2011-05-13T11:32:00Z">
        <w:r w:rsidR="00366B82">
          <w:rPr>
            <w:rFonts w:cs="Times New Roman"/>
          </w:rPr>
          <w:t>án</w:t>
        </w:r>
      </w:ins>
      <w:ins w:id="1733" w:author="Orion" w:date="2011-05-03T13:19:00Z">
        <w:r w:rsidR="00C82BA2" w:rsidRPr="00AB231D">
          <w:rPr>
            <w:rFonts w:cs="Times New Roman"/>
          </w:rPr>
          <w:t xml:space="preserve"> </w:t>
        </w:r>
        <w:del w:id="1734"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35" w:author="Orion" w:date="2011-05-16T23:48:00Z"/>
      <w:sdt>
        <w:sdtPr>
          <w:rPr>
            <w:rFonts w:cs="Times New Roman"/>
          </w:rPr>
          <w:id w:val="86904447"/>
          <w:citation/>
        </w:sdtPr>
        <w:sdtContent>
          <w:customXmlInsRangeEnd w:id="1735"/>
          <w:ins w:id="1736"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37" w:author="Orion" w:date="2011-05-16T23:48:00Z">
            <w:r w:rsidR="005F3D3E">
              <w:rPr>
                <w:rFonts w:cs="Times New Roman"/>
              </w:rPr>
              <w:fldChar w:fldCharType="end"/>
            </w:r>
          </w:ins>
          <w:customXmlInsRangeStart w:id="1738" w:author="Orion" w:date="2011-05-16T23:48:00Z"/>
        </w:sdtContent>
      </w:sdt>
      <w:customXmlInsRangeEnd w:id="1738"/>
      <w:ins w:id="1739" w:author="IO" w:date="2011-05-13T11:32:00Z">
        <w:r w:rsidR="00366B82">
          <w:rPr>
            <w:rFonts w:cs="Times New Roman"/>
          </w:rPr>
          <w:t xml:space="preserve">, que es un </w:t>
        </w:r>
      </w:ins>
      <w:ins w:id="1740" w:author="Orion" w:date="2011-05-03T13:19:00Z">
        <w:del w:id="1741"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42" w:author="IO" w:date="2011-05-13T11:32:00Z">
        <w:r w:rsidR="00366B82">
          <w:rPr>
            <w:rFonts w:cs="Times New Roman"/>
          </w:rPr>
          <w:t xml:space="preserve">para </w:t>
        </w:r>
      </w:ins>
      <w:ins w:id="1743" w:author="Orion" w:date="2011-05-03T13:19:00Z">
        <w:del w:id="1744"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45" w:author="IO" w:date="2011-05-13T11:33:00Z">
        <w:r w:rsidR="00366B82">
          <w:rPr>
            <w:rFonts w:cs="Times New Roman"/>
          </w:rPr>
          <w:t xml:space="preserve">. </w:t>
        </w:r>
        <w:r w:rsidR="008C46E7">
          <w:rPr>
            <w:rFonts w:cs="Times New Roman"/>
          </w:rPr>
          <w:t>Con estos modelos,</w:t>
        </w:r>
      </w:ins>
      <w:ins w:id="1746" w:author="Orion" w:date="2011-05-30T14:55:00Z">
        <w:r w:rsidR="003461F7">
          <w:rPr>
            <w:rFonts w:cs="Times New Roman"/>
          </w:rPr>
          <w:t xml:space="preserve"> los creadores del</w:t>
        </w:r>
      </w:ins>
      <w:ins w:id="1747" w:author="IO" w:date="2011-05-13T11:33:00Z">
        <w:r w:rsidR="008C46E7">
          <w:rPr>
            <w:rFonts w:cs="Times New Roman"/>
          </w:rPr>
          <w:t xml:space="preserve"> AVDS </w:t>
        </w:r>
      </w:ins>
      <w:ins w:id="1748"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49" w:author="IO" w:date="2011-05-13T11:33:00Z">
        <w:r w:rsidR="008C46E7">
          <w:rPr>
            <w:rFonts w:cs="Times New Roman"/>
          </w:rPr>
          <w:t xml:space="preserve">facilita </w:t>
        </w:r>
      </w:ins>
      <w:ins w:id="1750" w:author="Orion" w:date="2011-05-03T13:19:00Z">
        <w:del w:id="1751"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52" w:author="Orion" w:date="2011-05-30T14:55:00Z">
        <w:r w:rsidR="00106E1A">
          <w:rPr>
            <w:rFonts w:cs="Times New Roman"/>
          </w:rPr>
          <w:t xml:space="preserve"> los</w:t>
        </w:r>
      </w:ins>
      <w:ins w:id="1753" w:author="Orion" w:date="2011-05-03T13:19:00Z">
        <w:r w:rsidR="00C82BA2" w:rsidRPr="00AB231D">
          <w:rPr>
            <w:rFonts w:cs="Times New Roman"/>
          </w:rPr>
          <w:t xml:space="preserve"> sistema</w:t>
        </w:r>
      </w:ins>
      <w:ins w:id="1754" w:author="Orion" w:date="2011-05-30T14:55:00Z">
        <w:r w:rsidR="00106E1A">
          <w:rPr>
            <w:rFonts w:cs="Times New Roman"/>
          </w:rPr>
          <w:t>s</w:t>
        </w:r>
      </w:ins>
      <w:ins w:id="1755" w:author="Orion" w:date="2011-05-03T13:19:00Z">
        <w:r w:rsidR="00C82BA2" w:rsidRPr="00AB231D">
          <w:rPr>
            <w:rFonts w:cs="Times New Roman"/>
          </w:rPr>
          <w:t xml:space="preserve"> y </w:t>
        </w:r>
        <w:del w:id="1756" w:author="IO" w:date="2011-05-13T11:33:00Z">
          <w:r w:rsidR="00C82BA2" w:rsidRPr="00AB231D" w:rsidDel="008C46E7">
            <w:rPr>
              <w:rFonts w:cs="Times New Roman"/>
            </w:rPr>
            <w:delText xml:space="preserve">nos </w:delText>
          </w:r>
        </w:del>
        <w:r w:rsidR="00C82BA2" w:rsidRPr="00AB231D">
          <w:rPr>
            <w:rFonts w:cs="Times New Roman"/>
          </w:rPr>
          <w:t>permite</w:t>
        </w:r>
        <w:del w:id="1757"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58" w:author="Orion" w:date="2011-05-17T17:21:00Z"/>
      <w:sdt>
        <w:sdtPr>
          <w:rPr>
            <w:rFonts w:cs="Times New Roman"/>
          </w:rPr>
          <w:id w:val="1516115575"/>
          <w:citation/>
        </w:sdtPr>
        <w:sdtContent>
          <w:customXmlInsRangeEnd w:id="1758"/>
          <w:ins w:id="1759"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60" w:author="Orion" w:date="2011-05-17T17:21:00Z">
            <w:r w:rsidR="00D60D0A">
              <w:rPr>
                <w:rFonts w:cs="Times New Roman"/>
              </w:rPr>
              <w:fldChar w:fldCharType="end"/>
            </w:r>
          </w:ins>
          <w:customXmlInsRangeStart w:id="1761" w:author="Orion" w:date="2011-05-17T17:21:00Z"/>
        </w:sdtContent>
      </w:sdt>
      <w:customXmlInsRangeEnd w:id="1761"/>
      <w:ins w:id="1762" w:author="Orion" w:date="2011-05-03T13:19:00Z">
        <w:r w:rsidR="00C82BA2" w:rsidRPr="00AB231D">
          <w:rPr>
            <w:rFonts w:cs="Times New Roman"/>
          </w:rPr>
          <w:t>.</w:t>
        </w:r>
      </w:ins>
      <w:ins w:id="1763" w:author="Orion" w:date="2011-05-03T13:20:00Z">
        <w:r w:rsidR="00C82BA2" w:rsidRPr="00CF4919">
          <w:rPr>
            <w:rFonts w:cs="Times New Roman"/>
          </w:rPr>
          <w:t xml:space="preserve"> </w:t>
        </w:r>
      </w:ins>
      <w:ins w:id="1764" w:author="Orion" w:date="2011-06-17T16:51:00Z">
        <w:r w:rsidR="002651A4">
          <w:rPr>
            <w:rFonts w:cs="Times New Roman"/>
          </w:rPr>
          <w:t xml:space="preserve">Entre otras cosas el AVDS </w:t>
        </w:r>
      </w:ins>
      <w:ins w:id="1765" w:author="Orion" w:date="2011-06-17T16:54:00Z">
        <w:r w:rsidR="002651A4">
          <w:rPr>
            <w:rFonts w:cs="Times New Roman"/>
          </w:rPr>
          <w:t>se caracteriza por</w:t>
        </w:r>
      </w:ins>
      <w:ins w:id="1766" w:author="Orion" w:date="2011-06-17T16:55:00Z">
        <w:r w:rsidR="002651A4">
          <w:rPr>
            <w:rFonts w:cs="Times New Roman"/>
          </w:rPr>
          <w:t>que la visualizaci</w:t>
        </w:r>
      </w:ins>
      <w:ins w:id="1767" w:author="Orion" w:date="2011-06-17T16:56:00Z">
        <w:r w:rsidR="002651A4">
          <w:rPr>
            <w:rFonts w:cs="Times New Roman"/>
          </w:rPr>
          <w:t xml:space="preserve">ón </w:t>
        </w:r>
      </w:ins>
      <w:ins w:id="1768" w:author="Orion" w:date="2011-06-17T16:57:00Z">
        <w:r w:rsidR="002651A4">
          <w:rPr>
            <w:rFonts w:cs="Times New Roman"/>
          </w:rPr>
          <w:t xml:space="preserve">combina los parámetros del estado de los aviones </w:t>
        </w:r>
      </w:ins>
      <w:ins w:id="1769" w:author="Orion" w:date="2011-06-17T16:58:00Z">
        <w:r w:rsidR="002651A4">
          <w:rPr>
            <w:rFonts w:cs="Times New Roman"/>
          </w:rPr>
          <w:t>como un</w:t>
        </w:r>
      </w:ins>
      <w:ins w:id="1770" w:author="Orion" w:date="2011-06-17T16:57:00Z">
        <w:r w:rsidR="002651A4">
          <w:rPr>
            <w:rFonts w:cs="Times New Roman"/>
          </w:rPr>
          <w:t xml:space="preserve"> flujo de imágenes de</w:t>
        </w:r>
      </w:ins>
      <w:ins w:id="1771" w:author="Orion" w:date="2011-06-17T16:59:00Z">
        <w:r w:rsidR="002651A4">
          <w:rPr>
            <w:rFonts w:cs="Times New Roman"/>
          </w:rPr>
          <w:t>l</w:t>
        </w:r>
      </w:ins>
      <w:ins w:id="1772" w:author="Orion" w:date="2011-06-17T16:57:00Z">
        <w:r w:rsidR="002651A4">
          <w:rPr>
            <w:rFonts w:cs="Times New Roman"/>
          </w:rPr>
          <w:t xml:space="preserve"> movimiento de las maniobras</w:t>
        </w:r>
      </w:ins>
      <w:ins w:id="1773" w:author="Orion" w:date="2011-06-17T16:58:00Z">
        <w:r w:rsidR="002651A4">
          <w:rPr>
            <w:rFonts w:cs="Times New Roman"/>
          </w:rPr>
          <w:t xml:space="preserve"> de estos.</w:t>
        </w:r>
      </w:ins>
      <w:ins w:id="1774" w:author="Orion" w:date="2011-06-17T17:00:00Z">
        <w:r w:rsidR="002651A4">
          <w:rPr>
            <w:rFonts w:cs="Times New Roman"/>
          </w:rPr>
          <w:t xml:space="preserve"> </w:t>
        </w:r>
      </w:ins>
      <w:ins w:id="1775" w:author="Orion" w:date="2011-06-17T17:01:00Z">
        <w:r w:rsidR="00E71969">
          <w:rPr>
            <w:rFonts w:cs="Times New Roman"/>
          </w:rPr>
          <w:t>A su vez, p</w:t>
        </w:r>
      </w:ins>
      <w:ins w:id="1776" w:author="Orion" w:date="2011-06-17T17:00:00Z">
        <w:r w:rsidR="002651A4">
          <w:rPr>
            <w:rFonts w:cs="Times New Roman"/>
          </w:rPr>
          <w:t>ermite rápidas iteraciones de los nuevos diseños</w:t>
        </w:r>
      </w:ins>
      <w:ins w:id="1777" w:author="Orion" w:date="2011-06-17T17:02:00Z">
        <w:r w:rsidR="00E71969">
          <w:rPr>
            <w:rFonts w:cs="Times New Roman"/>
          </w:rPr>
          <w:t xml:space="preserve"> durante entornos de simulación en tiempo real</w:t>
        </w:r>
      </w:ins>
      <w:ins w:id="1778" w:author="Orion" w:date="2011-06-17T17:00:00Z">
        <w:r w:rsidR="002651A4">
          <w:rPr>
            <w:rFonts w:cs="Times New Roman"/>
          </w:rPr>
          <w:t xml:space="preserve"> </w:t>
        </w:r>
      </w:ins>
      <w:ins w:id="1779" w:author="Orion" w:date="2011-06-17T17:03:00Z">
        <w:r w:rsidR="00E71969">
          <w:rPr>
            <w:rFonts w:cs="Times New Roman"/>
          </w:rPr>
          <w:t>gracias a la interacción</w:t>
        </w:r>
      </w:ins>
      <w:ins w:id="1780" w:author="Orion" w:date="2011-06-17T17:00:00Z">
        <w:r w:rsidR="002651A4">
          <w:rPr>
            <w:rFonts w:cs="Times New Roman"/>
          </w:rPr>
          <w:t xml:space="preserve"> </w:t>
        </w:r>
      </w:ins>
      <w:ins w:id="1781" w:author="Orion" w:date="2011-06-17T17:03:00Z">
        <w:r w:rsidR="00E71969">
          <w:rPr>
            <w:rFonts w:cs="Times New Roman"/>
          </w:rPr>
          <w:t>con paquetes de vuelo.</w:t>
        </w:r>
      </w:ins>
      <w:ins w:id="1782" w:author="Orion" w:date="2011-06-17T17:04:00Z">
        <w:r w:rsidR="00E71969">
          <w:rPr>
            <w:rFonts w:cs="Times New Roman"/>
          </w:rPr>
          <w:t xml:space="preserve"> Las características estándar incluyen </w:t>
        </w:r>
      </w:ins>
      <w:ins w:id="1783" w:author="Orion" w:date="2011-06-17T17:06:00Z">
        <w:r w:rsidR="00E71969">
          <w:rPr>
            <w:rFonts w:cs="Times New Roman"/>
          </w:rPr>
          <w:t xml:space="preserve">cartas de navegación definibles en pantalla, superficies articuladas, </w:t>
        </w:r>
      </w:ins>
      <w:ins w:id="1784" w:author="Orion" w:date="2011-06-17T17:08:00Z">
        <w:r w:rsidR="00E71969">
          <w:rPr>
            <w:rFonts w:cs="Times New Roman"/>
          </w:rPr>
          <w:t>datos del de terreno y tres cámaras virtuales. Por último mencionar que la arquitectura de</w:t>
        </w:r>
      </w:ins>
      <w:ins w:id="1785" w:author="Orion" w:date="2011-06-17T17:09:00Z">
        <w:r w:rsidR="00E71969">
          <w:rPr>
            <w:rFonts w:cs="Times New Roman"/>
          </w:rPr>
          <w:t xml:space="preserve"> red para desarrollad aplicaciones distribuidas est</w:t>
        </w:r>
      </w:ins>
      <w:ins w:id="1786" w:author="Orion" w:date="2011-06-17T17:10:00Z">
        <w:r w:rsidR="00E71969">
          <w:rPr>
            <w:rFonts w:cs="Times New Roman"/>
          </w:rPr>
          <w:t>á construida basándose en los estándares de los protocolos de Internet y permite un fácil integración con herramientas desarrollas con esta aplicaci</w:t>
        </w:r>
      </w:ins>
      <w:ins w:id="1787" w:author="Orion" w:date="2011-06-17T17:11:00Z">
        <w:r w:rsidR="00E71969">
          <w:rPr>
            <w:rFonts w:cs="Times New Roman"/>
          </w:rPr>
          <w:t>ón.</w:t>
        </w:r>
      </w:ins>
    </w:p>
    <w:p w14:paraId="5A7B98F8" w14:textId="77777777" w:rsidR="00CF4919" w:rsidRPr="00E71969" w:rsidRDefault="00CF4919" w:rsidP="00CF4919">
      <w:pPr>
        <w:jc w:val="both"/>
        <w:rPr>
          <w:ins w:id="1788"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89"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90" w:author="Orion" w:date="2011-06-17T17:12:00Z">
        <w:r w:rsidR="005675F0">
          <w:rPr>
            <w:rFonts w:cs="Times New Roman"/>
          </w:rPr>
          <w:t xml:space="preserve"> de</w:t>
        </w:r>
      </w:ins>
      <w:r>
        <w:rPr>
          <w:rFonts w:cs="Times New Roman"/>
        </w:rPr>
        <w:t xml:space="preserve"> elementos relacionados con la navegación</w:t>
      </w:r>
      <w:ins w:id="1791" w:author="IO" w:date="2011-06-09T14:04:00Z">
        <w:r>
          <w:rPr>
            <w:rFonts w:cs="Times New Roman"/>
          </w:rPr>
          <w:t xml:space="preserve">. </w:t>
        </w:r>
      </w:ins>
      <w:ins w:id="1792" w:author="Orion" w:date="2011-06-17T17:12:00Z">
        <w:r w:rsidR="00ED785E">
          <w:rPr>
            <w:rFonts w:cs="Times New Roman"/>
          </w:rPr>
          <w:t xml:space="preserve">Es por ello, por lo que </w:t>
        </w:r>
      </w:ins>
      <w:ins w:id="1793" w:author="IO" w:date="2011-06-09T14:04:00Z">
        <w:del w:id="1794" w:author="Orion" w:date="2011-06-17T17:12:00Z">
          <w:r w:rsidDel="00ED785E">
            <w:rPr>
              <w:rFonts w:cs="Times New Roman"/>
            </w:rPr>
            <w:delText>Para el</w:delText>
          </w:r>
        </w:del>
        <w:del w:id="1795" w:author="Orion" w:date="2011-06-17T17:13:00Z">
          <w:r w:rsidDel="00ED785E">
            <w:rPr>
              <w:rFonts w:cs="Times New Roman"/>
            </w:rPr>
            <w:delText>lo</w:delText>
          </w:r>
        </w:del>
        <w:del w:id="1796" w:author="Orion" w:date="2011-06-17T17:12:00Z">
          <w:r w:rsidDel="00ED785E">
            <w:rPr>
              <w:rFonts w:cs="Times New Roman"/>
            </w:rPr>
            <w:delText xml:space="preserve"> </w:delText>
          </w:r>
        </w:del>
      </w:ins>
      <w:ins w:id="1797" w:author="Orion" w:date="2011-06-17T17:12:00Z">
        <w:r w:rsidR="00ED785E">
          <w:rPr>
            <w:rFonts w:cs="Times New Roman"/>
          </w:rPr>
          <w:t>existen</w:t>
        </w:r>
      </w:ins>
      <w:ins w:id="1798" w:author="Orion" w:date="2011-06-17T17:13:00Z">
        <w:r w:rsidR="00ED785E">
          <w:rPr>
            <w:rFonts w:cs="Times New Roman"/>
          </w:rPr>
          <w:t xml:space="preserve"> una serie de</w:t>
        </w:r>
      </w:ins>
      <w:ins w:id="1799" w:author="Orion" w:date="2011-06-17T17:12:00Z">
        <w:r w:rsidR="00ED785E">
          <w:rPr>
            <w:rFonts w:cs="Times New Roman"/>
          </w:rPr>
          <w:t xml:space="preserve"> </w:t>
        </w:r>
      </w:ins>
      <w:ins w:id="1800" w:author="IO" w:date="2011-06-09T14:04:00Z">
        <w:del w:id="1801" w:author="Orion" w:date="2011-06-17T17:12:00Z">
          <w:r w:rsidDel="00ED785E">
            <w:rPr>
              <w:rFonts w:cs="Times New Roman"/>
            </w:rPr>
            <w:delText xml:space="preserve">existen </w:delText>
          </w:r>
        </w:del>
      </w:ins>
      <w:del w:id="1802"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803" w:author="Orion" w:date="2011-06-18T18:49:00Z"/>
          <w:rFonts w:eastAsia="Times New Roman" w:cs="Times New Roman"/>
        </w:rPr>
      </w:pPr>
    </w:p>
    <w:p w14:paraId="072F7C45" w14:textId="0A19DB40" w:rsidR="00BB1765" w:rsidRDefault="00486EE2">
      <w:pPr>
        <w:jc w:val="both"/>
        <w:rPr>
          <w:ins w:id="1804" w:author="Orion" w:date="2011-06-18T18:37:00Z"/>
          <w:rFonts w:cs="Times New Roman"/>
        </w:rPr>
      </w:pPr>
      <w:ins w:id="1805"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06" w:author="Orion" w:date="2011-06-18T18:52:00Z">
        <w:r>
          <w:rPr>
            <w:rFonts w:cs="Times New Roman"/>
          </w:rPr>
          <w:t>se</w:t>
        </w:r>
      </w:ins>
      <w:ins w:id="1807" w:author="Orion" w:date="2011-06-18T18:49:00Z">
        <w:r>
          <w:rPr>
            <w:rFonts w:cs="Times New Roman"/>
          </w:rPr>
          <w:t xml:space="preserve"> enumerar</w:t>
        </w:r>
      </w:ins>
      <w:ins w:id="1808" w:author="Orion" w:date="2011-06-18T18:52:00Z">
        <w:r>
          <w:rPr>
            <w:rFonts w:cs="Times New Roman"/>
          </w:rPr>
          <w:t>án</w:t>
        </w:r>
      </w:ins>
      <w:ins w:id="1809" w:author="Orion" w:date="2011-06-18T18:49:00Z">
        <w:r>
          <w:rPr>
            <w:rFonts w:cs="Times New Roman"/>
          </w:rPr>
          <w:t xml:space="preserve"> una serie de </w:t>
        </w:r>
      </w:ins>
      <w:ins w:id="1810" w:author="Orion" w:date="2011-06-18T18:50:00Z">
        <w:r>
          <w:rPr>
            <w:rFonts w:cs="Times New Roman"/>
          </w:rPr>
          <w:t>herramientas</w:t>
        </w:r>
      </w:ins>
      <w:ins w:id="1811" w:author="Orion" w:date="2011-06-18T18:49:00Z">
        <w:r>
          <w:rPr>
            <w:rFonts w:cs="Times New Roman"/>
          </w:rPr>
          <w:t xml:space="preserve"> que </w:t>
        </w:r>
      </w:ins>
      <w:ins w:id="1812" w:author="Orion" w:date="2011-06-18T18:52:00Z">
        <w:r>
          <w:rPr>
            <w:rFonts w:cs="Times New Roman"/>
          </w:rPr>
          <w:t>tiene en común que comparten un enfoque ABMS</w:t>
        </w:r>
      </w:ins>
      <w:ins w:id="1813" w:author="Orion" w:date="2011-06-18T18:53:00Z">
        <w:r>
          <w:rPr>
            <w:rFonts w:cs="Times New Roman"/>
          </w:rPr>
          <w:t xml:space="preserve"> </w:t>
        </w:r>
        <w:r w:rsidRPr="00AB231D">
          <w:rPr>
            <w:rFonts w:cs="Times New Roman"/>
            <w:color w:val="000000"/>
          </w:rPr>
          <w:t>(Simulación y Modelado Basado en Agentes</w:t>
        </w:r>
      </w:ins>
      <w:ins w:id="1814" w:author="Orion" w:date="2011-06-18T18:57:00Z">
        <w:r w:rsidRPr="00AB231D">
          <w:rPr>
            <w:rFonts w:cs="Times New Roman"/>
            <w:color w:val="000000"/>
          </w:rPr>
          <w:t>)</w:t>
        </w:r>
      </w:ins>
      <w:customXmlInsRangeStart w:id="1815" w:author="Orion" w:date="2011-06-18T18:57:00Z"/>
      <w:sdt>
        <w:sdtPr>
          <w:rPr>
            <w:rFonts w:cs="Times New Roman"/>
            <w:color w:val="000000"/>
          </w:rPr>
          <w:id w:val="1039778999"/>
          <w:citation/>
        </w:sdtPr>
        <w:sdtContent>
          <w:customXmlInsRangeEnd w:id="1815"/>
          <w:ins w:id="1816"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17" w:author="Orion" w:date="2011-06-18T18:57:00Z"/>
        </w:sdtContent>
      </w:sdt>
      <w:customXmlInsRangeEnd w:id="1817"/>
      <w:ins w:id="1818" w:author="Orion" w:date="2011-06-18T18:53:00Z">
        <w:r>
          <w:rPr>
            <w:rFonts w:cs="Times New Roman"/>
            <w:color w:val="000000"/>
          </w:rPr>
          <w:t xml:space="preserve">. De este modo se tiene que en el </w:t>
        </w:r>
      </w:ins>
      <w:del w:id="1819" w:author="Orion" w:date="2011-06-18T18:49:00Z">
        <w:r w:rsidR="00BB1765" w:rsidRPr="00246937" w:rsidDel="00486EE2">
          <w:rPr>
            <w:rFonts w:cs="Times New Roman"/>
          </w:rPr>
          <w:delText>En cuanto a herramientas de simulación</w:delText>
        </w:r>
      </w:del>
      <w:ins w:id="1820" w:author="IO" w:date="2011-05-13T11:34:00Z">
        <w:del w:id="1821" w:author="Orion" w:date="2011-06-18T18:53:00Z">
          <w:r w:rsidR="006949DF" w:rsidDel="00486EE2">
            <w:rPr>
              <w:rFonts w:cs="Times New Roman"/>
            </w:rPr>
            <w:delText>,</w:delText>
          </w:r>
        </w:del>
      </w:ins>
      <w:del w:id="1822" w:author="Orion" w:date="2011-06-18T18:53:00Z">
        <w:r w:rsidR="00BB1765" w:rsidRPr="00246937" w:rsidDel="00486EE2">
          <w:rPr>
            <w:rFonts w:cs="Times New Roman"/>
          </w:rPr>
          <w:delText xml:space="preserve"> se puede hace</w:delText>
        </w:r>
      </w:del>
      <w:ins w:id="1823" w:author="Orion" w:date="2011-05-03T13:26:00Z">
        <w:del w:id="1824" w:author="IO" w:date="2011-05-12T18:18:00Z">
          <w:r w:rsidR="00CF2A71" w:rsidDel="000260AE">
            <w:rPr>
              <w:rFonts w:cs="Times New Roman"/>
            </w:rPr>
            <w:delText>a</w:delText>
          </w:r>
        </w:del>
      </w:ins>
      <w:ins w:id="1825" w:author="IO" w:date="2011-05-12T18:18:00Z">
        <w:del w:id="1826" w:author="Orion" w:date="2011-06-18T18:53:00Z">
          <w:r w:rsidR="000260AE" w:rsidDel="00486EE2">
            <w:rPr>
              <w:rFonts w:cs="Times New Roman"/>
            </w:rPr>
            <w:delText>a</w:delText>
          </w:r>
        </w:del>
      </w:ins>
      <w:ins w:id="1827" w:author="Orion" w:date="2011-05-03T13:26:00Z">
        <w:del w:id="1828" w:author="IO" w:date="2011-05-13T11:35:00Z">
          <w:r w:rsidR="00CF2A71" w:rsidDel="006949DF">
            <w:rPr>
              <w:rFonts w:cs="Times New Roman"/>
            </w:rPr>
            <w:delText>refiere</w:delText>
          </w:r>
        </w:del>
      </w:ins>
      <w:ins w:id="1829" w:author="IO" w:date="2011-05-13T11:35:00Z">
        <w:del w:id="1830" w:author="Orion" w:date="2011-06-18T18:53:00Z">
          <w:r w:rsidR="006949DF" w:rsidDel="00486EE2">
            <w:rPr>
              <w:rFonts w:cs="Times New Roman"/>
            </w:rPr>
            <w:delText>discuten</w:delText>
          </w:r>
        </w:del>
      </w:ins>
      <w:del w:id="1831" w:author="Orion" w:date="2011-05-03T13:26:00Z">
        <w:r w:rsidR="00BB1765" w:rsidRPr="00246937" w:rsidDel="00CF2A71">
          <w:rPr>
            <w:rFonts w:cs="Times New Roman"/>
          </w:rPr>
          <w:delText>r uso</w:delText>
        </w:r>
      </w:del>
      <w:del w:id="1832" w:author="Orion" w:date="2011-06-18T18:53:00Z">
        <w:r w:rsidR="00BB1765" w:rsidRPr="00246937" w:rsidDel="00486EE2">
          <w:rPr>
            <w:rFonts w:cs="Times New Roman"/>
          </w:rPr>
          <w:delText xml:space="preserve"> del doc</w:delText>
        </w:r>
      </w:del>
      <w:ins w:id="1833" w:author="Orion" w:date="2011-06-18T18:53:00Z">
        <w:r>
          <w:rPr>
            <w:rFonts w:cs="Times New Roman"/>
          </w:rPr>
          <w:t>doc</w:t>
        </w:r>
      </w:ins>
      <w:r w:rsidR="00BB1765" w:rsidRPr="00246937">
        <w:rPr>
          <w:rFonts w:cs="Times New Roman"/>
        </w:rPr>
        <w:t xml:space="preserve">umento </w:t>
      </w:r>
      <w:customXmlInsRangeStart w:id="1834" w:author="Orion" w:date="2011-03-31T22:50:00Z"/>
      <w:sdt>
        <w:sdtPr>
          <w:rPr>
            <w:rFonts w:cs="Times New Roman"/>
          </w:rPr>
          <w:id w:val="-56178418"/>
          <w:citation/>
        </w:sdtPr>
        <w:sdtContent>
          <w:customXmlInsRangeEnd w:id="1834"/>
          <w:ins w:id="1835" w:author="Orion" w:date="2011-03-31T22:50:00Z">
            <w:r w:rsidR="00531F30" w:rsidRPr="00246937">
              <w:rPr>
                <w:rFonts w:cs="Times New Roman"/>
                <w:rPrChange w:id="1836" w:author="Orion" w:date="2011-04-24T22:32:00Z">
                  <w:rPr>
                    <w:rFonts w:ascii="Courier New" w:hAnsi="Courier New" w:cs="Courier New"/>
                  </w:rPr>
                </w:rPrChange>
              </w:rPr>
              <w:fldChar w:fldCharType="begin"/>
            </w:r>
            <w:r w:rsidR="00531F30" w:rsidRPr="00246937">
              <w:rPr>
                <w:rFonts w:cs="Times New Roman"/>
                <w:rPrChange w:id="1837" w:author="Orion" w:date="2011-04-24T22:32:00Z">
                  <w:rPr>
                    <w:rFonts w:ascii="Courier New" w:hAnsi="Courier New" w:cs="Courier New"/>
                  </w:rPr>
                </w:rPrChange>
              </w:rPr>
              <w:instrText xml:space="preserve"> CITATION NHu03 \l 3082 </w:instrText>
            </w:r>
          </w:ins>
          <w:r w:rsidR="00531F30" w:rsidRPr="00246937">
            <w:rPr>
              <w:rFonts w:cs="Times New Roman"/>
              <w:rPrChange w:id="1838" w:author="Orion" w:date="2011-04-24T22:32:00Z">
                <w:rPr>
                  <w:rFonts w:ascii="Courier New" w:hAnsi="Courier New" w:cs="Courier New"/>
                </w:rPr>
              </w:rPrChange>
            </w:rPr>
            <w:fldChar w:fldCharType="separate"/>
          </w:r>
          <w:r w:rsidR="00C1157B" w:rsidRPr="00C1157B">
            <w:rPr>
              <w:rFonts w:cs="Times New Roman"/>
              <w:noProof/>
            </w:rPr>
            <w:t>(27)</w:t>
          </w:r>
          <w:ins w:id="1839" w:author="Orion" w:date="2011-03-31T22:50:00Z">
            <w:r w:rsidR="00531F30" w:rsidRPr="00246937">
              <w:rPr>
                <w:rFonts w:cs="Times New Roman"/>
                <w:rPrChange w:id="1840" w:author="Orion" w:date="2011-04-24T22:32:00Z">
                  <w:rPr>
                    <w:rFonts w:ascii="Courier New" w:hAnsi="Courier New" w:cs="Courier New"/>
                  </w:rPr>
                </w:rPrChange>
              </w:rPr>
              <w:fldChar w:fldCharType="end"/>
            </w:r>
          </w:ins>
          <w:customXmlInsRangeStart w:id="1841" w:author="Orion" w:date="2011-03-31T22:50:00Z"/>
        </w:sdtContent>
      </w:sdt>
      <w:customXmlInsRangeEnd w:id="1841"/>
      <w:ins w:id="1842" w:author="Orion" w:date="2011-05-03T13:26:00Z">
        <w:r w:rsidR="00CF2A71">
          <w:rPr>
            <w:rFonts w:cs="Times New Roman"/>
          </w:rPr>
          <w:t xml:space="preserve"> </w:t>
        </w:r>
      </w:ins>
      <w:del w:id="1843" w:author="Orion" w:date="2011-03-31T22:50:00Z">
        <w:r w:rsidR="00BB1765" w:rsidRPr="00246937" w:rsidDel="00531F30">
          <w:rPr>
            <w:rFonts w:cs="Times New Roman"/>
          </w:rPr>
          <w:delText>[19]</w:delText>
        </w:r>
      </w:del>
      <w:del w:id="1844" w:author="Orion" w:date="2011-04-02T20:23:00Z">
        <w:r w:rsidR="00BB1765" w:rsidRPr="00246937" w:rsidDel="00D43DB4">
          <w:rPr>
            <w:rFonts w:cs="Times New Roman"/>
          </w:rPr>
          <w:delText xml:space="preserve">. Este documento, </w:delText>
        </w:r>
      </w:del>
      <w:del w:id="1845" w:author="Orion" w:date="2011-05-03T13:26:00Z">
        <w:r w:rsidR="00BB1765" w:rsidRPr="00246937" w:rsidDel="00CF2A71">
          <w:rPr>
            <w:rFonts w:cs="Times New Roman"/>
          </w:rPr>
          <w:delText xml:space="preserve">que </w:delText>
        </w:r>
      </w:del>
      <w:ins w:id="1846"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47" w:author="Orion" w:date="2011-04-02T20:24:00Z">
        <w:r w:rsidR="007467D6" w:rsidRPr="00246937">
          <w:rPr>
            <w:rFonts w:cs="Times New Roman"/>
            <w:rPrChange w:id="1848" w:author="Orion" w:date="2011-04-24T22:32:00Z">
              <w:rPr>
                <w:rFonts w:ascii="Courier New" w:hAnsi="Courier New" w:cs="Courier New"/>
              </w:rPr>
            </w:rPrChange>
          </w:rPr>
          <w:t>,</w:t>
        </w:r>
      </w:ins>
      <w:r w:rsidR="00BB1765" w:rsidRPr="00246937">
        <w:rPr>
          <w:rFonts w:cs="Times New Roman"/>
        </w:rPr>
        <w:t xml:space="preserve"> </w:t>
      </w:r>
      <w:del w:id="1849" w:author="Orion" w:date="2011-04-02T20:23:00Z">
        <w:r w:rsidR="00BB1765" w:rsidRPr="00246937" w:rsidDel="00D43DB4">
          <w:rPr>
            <w:rFonts w:cs="Times New Roman"/>
          </w:rPr>
          <w:delText>que explicaremos a continuación,</w:delText>
        </w:r>
      </w:del>
      <w:ins w:id="1850" w:author="Orion" w:date="2011-04-02T20:23:00Z">
        <w:r w:rsidR="00D43DB4" w:rsidRPr="00246937">
          <w:rPr>
            <w:rFonts w:cs="Times New Roman"/>
            <w:rPrChange w:id="1851" w:author="Orion" w:date="2011-04-24T22:32:00Z">
              <w:rPr>
                <w:rFonts w:ascii="Courier New" w:hAnsi="Courier New" w:cs="Courier New"/>
              </w:rPr>
            </w:rPrChange>
          </w:rPr>
          <w:t>y</w:t>
        </w:r>
      </w:ins>
      <w:ins w:id="1852"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53" w:author="Orion" w:date="2011-04-02T20:23:00Z">
        <w:r w:rsidR="00D43DB4" w:rsidRPr="00246937">
          <w:rPr>
            <w:rFonts w:cs="Times New Roman"/>
            <w:rPrChange w:id="1854" w:author="Orion" w:date="2011-04-24T22:32:00Z">
              <w:rPr>
                <w:rFonts w:ascii="Courier New" w:hAnsi="Courier New" w:cs="Courier New"/>
              </w:rPr>
            </w:rPrChange>
          </w:rPr>
          <w:t xml:space="preserve"> </w:t>
        </w:r>
      </w:ins>
      <w:del w:id="1855" w:author="Orion" w:date="2011-04-02T20:23:00Z">
        <w:r w:rsidR="00BB1765" w:rsidRPr="00246937" w:rsidDel="00D43DB4">
          <w:rPr>
            <w:rFonts w:cs="Times New Roman"/>
          </w:rPr>
          <w:delText xml:space="preserve"> </w:delText>
        </w:r>
      </w:del>
      <w:del w:id="1856" w:author="Orion" w:date="2011-04-02T20:24:00Z">
        <w:r w:rsidR="00BB1765" w:rsidRPr="00246937" w:rsidDel="007467D6">
          <w:rPr>
            <w:rFonts w:cs="Times New Roman"/>
          </w:rPr>
          <w:delText xml:space="preserve"> </w:delText>
        </w:r>
      </w:del>
      <w:r w:rsidR="00BB1765" w:rsidRPr="00246937">
        <w:rPr>
          <w:rFonts w:cs="Times New Roman"/>
        </w:rPr>
        <w:t>presenta</w:t>
      </w:r>
      <w:ins w:id="1857"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58" w:author="Orion" w:date="2011-04-02T13:00:00Z">
        <w:r w:rsidR="002D2FC9" w:rsidRPr="00246937">
          <w:rPr>
            <w:rFonts w:cs="Times New Roman"/>
            <w:rPrChange w:id="1859" w:author="Orion" w:date="2011-04-24T22:32:00Z">
              <w:rPr>
                <w:rFonts w:ascii="Courier New" w:hAnsi="Courier New" w:cs="Courier New"/>
              </w:rPr>
            </w:rPrChange>
          </w:rPr>
          <w:t>-</w:t>
        </w:r>
      </w:ins>
      <w:r w:rsidR="00BB1765" w:rsidRPr="00246937">
        <w:rPr>
          <w:rFonts w:cs="Times New Roman"/>
        </w:rPr>
        <w:t xml:space="preserve">agente de la </w:t>
      </w:r>
      <w:del w:id="1860"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61"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62"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63" w:author="Orion" w:date="2011-03-26T12:09:00Z">
        <w:r w:rsidR="00BB1765" w:rsidRPr="00246937" w:rsidDel="00430DFD">
          <w:rPr>
            <w:rFonts w:cs="Times New Roman"/>
          </w:rPr>
          <w:delText>)</w:delText>
        </w:r>
      </w:del>
      <w:ins w:id="1864"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65" w:author="Orion" w:date="2011-06-18T19:50:00Z"/>
          <w:rFonts w:cs="Times New Roman"/>
        </w:rPr>
        <w:pPrChange w:id="1866" w:author="Orion" w:date="2011-06-18T18:57:00Z">
          <w:pPr>
            <w:numPr>
              <w:numId w:val="4"/>
            </w:numPr>
            <w:tabs>
              <w:tab w:val="num" w:pos="720"/>
            </w:tabs>
            <w:ind w:left="720" w:hanging="360"/>
            <w:jc w:val="both"/>
          </w:pPr>
        </w:pPrChange>
      </w:pPr>
      <w:ins w:id="1867" w:author="Orion" w:date="2011-06-18T18:55:00Z">
        <w:r>
          <w:rPr>
            <w:rFonts w:cs="Times New Roman"/>
          </w:rPr>
          <w:t xml:space="preserve">Dentro del enfoque ABMS </w:t>
        </w:r>
      </w:ins>
      <w:ins w:id="1868" w:author="Orion" w:date="2011-06-18T18:56:00Z">
        <w:r>
          <w:rPr>
            <w:rFonts w:cs="Times New Roman"/>
          </w:rPr>
          <w:t>también</w:t>
        </w:r>
      </w:ins>
      <w:ins w:id="1869" w:author="Orion" w:date="2011-06-18T18:55:00Z">
        <w:r>
          <w:rPr>
            <w:rFonts w:cs="Times New Roman"/>
          </w:rPr>
          <w:t xml:space="preserve"> </w:t>
        </w:r>
      </w:ins>
      <w:ins w:id="1870" w:author="Orion" w:date="2011-06-18T18:56:00Z">
        <w:r>
          <w:rPr>
            <w:rFonts w:cs="Times New Roman"/>
          </w:rPr>
          <w:t xml:space="preserve">se tiene </w:t>
        </w:r>
      </w:ins>
      <w:ins w:id="1871" w:author="Orion" w:date="2011-06-18T18:57:00Z">
        <w:r>
          <w:rPr>
            <w:rFonts w:cs="Times New Roman"/>
          </w:rPr>
          <w:t>la herramienta IMPACT</w:t>
        </w:r>
      </w:ins>
      <w:customXmlInsRangeStart w:id="1872" w:author="Orion" w:date="2011-06-18T18:57:00Z"/>
      <w:sdt>
        <w:sdtPr>
          <w:rPr>
            <w:rFonts w:cs="Times New Roman"/>
          </w:rPr>
          <w:id w:val="1750538512"/>
          <w:citation/>
        </w:sdtPr>
        <w:sdtContent>
          <w:customXmlInsRangeEnd w:id="1872"/>
          <w:ins w:id="1873"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74" w:author="Orion" w:date="2011-06-18T18:57:00Z"/>
        </w:sdtContent>
      </w:sdt>
      <w:customXmlInsRangeEnd w:id="1874"/>
      <w:ins w:id="1875" w:author="Orion" w:date="2011-06-18T18:58:00Z">
        <w:r>
          <w:rPr>
            <w:rFonts w:cs="Times New Roman"/>
          </w:rPr>
          <w:t>, donde se modelan</w:t>
        </w:r>
        <w:r w:rsidR="008C1E27">
          <w:rPr>
            <w:rFonts w:cs="Times New Roman"/>
          </w:rPr>
          <w:t xml:space="preserve"> los</w:t>
        </w:r>
      </w:ins>
      <w:ins w:id="1876" w:author="Orion" w:date="2011-06-18T18:57:00Z">
        <w:r w:rsidRPr="00F7742E">
          <w:rPr>
            <w:rFonts w:cs="Times New Roman"/>
          </w:rPr>
          <w:t xml:space="preserve"> agentes de la FAA y de las aerolíneas</w:t>
        </w:r>
      </w:ins>
      <w:ins w:id="1877" w:author="Orion" w:date="2011-06-18T18:59:00Z">
        <w:r w:rsidR="008C1E27">
          <w:rPr>
            <w:rFonts w:cs="Times New Roman"/>
          </w:rPr>
          <w:t>. Dicho modelado se hace</w:t>
        </w:r>
      </w:ins>
      <w:ins w:id="1878" w:author="Orion" w:date="2011-06-18T18:57:00Z">
        <w:r w:rsidRPr="00F7742E">
          <w:rPr>
            <w:rFonts w:cs="Times New Roman"/>
          </w:rPr>
          <w:t xml:space="preserve"> </w:t>
        </w:r>
      </w:ins>
      <w:ins w:id="1879" w:author="Orion" w:date="2011-06-18T18:58:00Z">
        <w:r w:rsidR="008C1E27">
          <w:rPr>
            <w:rFonts w:cs="Times New Roman"/>
          </w:rPr>
          <w:t>usando un diseño basado en</w:t>
        </w:r>
      </w:ins>
      <w:ins w:id="1880"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81" w:author="Orion" w:date="2011-06-18T18:59:00Z">
        <w:r w:rsidR="008C1E27">
          <w:rPr>
            <w:rFonts w:cs="Times New Roman"/>
          </w:rPr>
          <w:t>tiene como finalidad</w:t>
        </w:r>
      </w:ins>
      <w:ins w:id="1882" w:author="Orion" w:date="2011-06-18T18:57:00Z">
        <w:r w:rsidRPr="00F7742E">
          <w:rPr>
            <w:rFonts w:cs="Times New Roman"/>
          </w:rPr>
          <w:t xml:space="preserve"> evaluar </w:t>
        </w:r>
      </w:ins>
      <w:ins w:id="1883" w:author="Orion" w:date="2011-06-18T18:59:00Z">
        <w:r w:rsidR="005D461D">
          <w:rPr>
            <w:rFonts w:cs="Times New Roman"/>
          </w:rPr>
          <w:t xml:space="preserve">el impacto de </w:t>
        </w:r>
      </w:ins>
      <w:ins w:id="1884" w:author="Orion" w:date="2011-06-18T18:57:00Z">
        <w:r w:rsidR="000D0A3D">
          <w:rPr>
            <w:rFonts w:cs="Times New Roman"/>
          </w:rPr>
          <w:t>tres factores</w:t>
        </w:r>
        <w:r w:rsidRPr="00F7742E">
          <w:rPr>
            <w:rFonts w:cs="Times New Roman"/>
          </w:rPr>
          <w:t>: la planificación anticipada,</w:t>
        </w:r>
      </w:ins>
      <w:ins w:id="1885" w:author="Orion" w:date="2011-06-18T19:03:00Z">
        <w:r w:rsidR="000D0A3D">
          <w:rPr>
            <w:rFonts w:cs="Times New Roman"/>
          </w:rPr>
          <w:t xml:space="preserve"> los </w:t>
        </w:r>
      </w:ins>
      <w:ins w:id="1886"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87" w:author="Orion" w:date="2011-06-18T19:05:00Z">
        <w:r w:rsidR="000D0A3D">
          <w:rPr>
            <w:rFonts w:cs="Times New Roman"/>
          </w:rPr>
          <w:t>los</w:t>
        </w:r>
      </w:ins>
      <w:ins w:id="1888"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89" w:author="Orion" w:date="2011-06-18T19:07:00Z"/>
          <w:rFonts w:cs="Times New Roman"/>
        </w:rPr>
        <w:pPrChange w:id="1890" w:author="Orion" w:date="2011-06-18T18:57:00Z">
          <w:pPr>
            <w:numPr>
              <w:numId w:val="4"/>
            </w:numPr>
            <w:tabs>
              <w:tab w:val="num" w:pos="720"/>
            </w:tabs>
            <w:ind w:left="720" w:hanging="360"/>
            <w:jc w:val="both"/>
          </w:pPr>
        </w:pPrChange>
      </w:pPr>
      <w:ins w:id="1891" w:author="Orion" w:date="2011-06-18T19:50:00Z">
        <w:r>
          <w:rPr>
            <w:rFonts w:cs="Times New Roman"/>
          </w:rPr>
          <w:t>Otros ejemplos de herramientas ABMS son ACES</w:t>
        </w:r>
      </w:ins>
      <w:ins w:id="1892" w:author="Orion" w:date="2011-06-18T20:07:00Z">
        <w:r w:rsidR="00C76226">
          <w:rPr>
            <w:rFonts w:cs="Times New Roman"/>
          </w:rPr>
          <w:t xml:space="preserve"> </w:t>
        </w:r>
      </w:ins>
      <w:ins w:id="1893" w:author="Orion" w:date="2011-06-18T19:50:00Z">
        <w:r w:rsidRPr="00246937">
          <w:rPr>
            <w:rFonts w:cs="Times New Roman"/>
          </w:rPr>
          <w:t xml:space="preserve">(Sistema </w:t>
        </w:r>
        <w:r w:rsidRPr="00ED1B76">
          <w:rPr>
            <w:rFonts w:cs="Times New Roman"/>
          </w:rPr>
          <w:t>de Evaluación de los Conceptos Aéreos)</w:t>
        </w:r>
      </w:ins>
      <w:customXmlInsRangeStart w:id="1894" w:author="Orion" w:date="2011-06-18T19:50:00Z"/>
      <w:sdt>
        <w:sdtPr>
          <w:rPr>
            <w:rFonts w:cs="Times New Roman"/>
          </w:rPr>
          <w:id w:val="-1648122327"/>
          <w:citation/>
        </w:sdtPr>
        <w:sdtContent>
          <w:customXmlInsRangeEnd w:id="1894"/>
          <w:ins w:id="1895"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896" w:author="Orion" w:date="2011-06-18T19:50:00Z"/>
        </w:sdtContent>
      </w:sdt>
      <w:customXmlInsRangeEnd w:id="1896"/>
      <w:ins w:id="1897" w:author="Orion" w:date="2011-06-18T19:50:00Z">
        <w:r>
          <w:rPr>
            <w:rFonts w:cs="Times New Roman"/>
          </w:rPr>
          <w:t xml:space="preserve"> y  MIDAS </w:t>
        </w:r>
        <w:r w:rsidRPr="00246937">
          <w:rPr>
            <w:rFonts w:cs="Times New Roman"/>
          </w:rPr>
          <w:t>(Sistema de análisis y diseño integrado de la interacción hombre-máquina)</w:t>
        </w:r>
      </w:ins>
      <w:ins w:id="1898" w:author="Orion" w:date="2011-06-18T19:51:00Z">
        <w:r>
          <w:rPr>
            <w:rFonts w:cs="Times New Roman"/>
          </w:rPr>
          <w:t>.</w:t>
        </w:r>
      </w:ins>
    </w:p>
    <w:p w14:paraId="6809A961" w14:textId="2E1483AB" w:rsidR="00781099" w:rsidRDefault="00B075B1">
      <w:pPr>
        <w:jc w:val="both"/>
        <w:rPr>
          <w:ins w:id="1899" w:author="Orion" w:date="2011-06-18T20:29:00Z"/>
          <w:rFonts w:cs="Times New Roman"/>
        </w:rPr>
        <w:pPrChange w:id="1900" w:author="Orion" w:date="2011-06-18T20:07:00Z">
          <w:pPr>
            <w:numPr>
              <w:numId w:val="4"/>
            </w:numPr>
            <w:tabs>
              <w:tab w:val="num" w:pos="720"/>
            </w:tabs>
            <w:ind w:left="720" w:hanging="360"/>
            <w:jc w:val="both"/>
          </w:pPr>
        </w:pPrChange>
      </w:pPr>
      <w:ins w:id="1901"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902"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903" w:author="Orion" w:date="2011-06-18T19:53:00Z">
        <w:r w:rsidR="00745C22">
          <w:rPr>
            <w:rFonts w:cs="Times New Roman"/>
          </w:rPr>
          <w:t xml:space="preserve">, </w:t>
        </w:r>
      </w:ins>
      <w:ins w:id="1904" w:author="Orion" w:date="2011-06-18T19:54:00Z">
        <w:r w:rsidR="00745C22">
          <w:rPr>
            <w:rFonts w:cs="Times New Roman"/>
          </w:rPr>
          <w:t xml:space="preserve">que es </w:t>
        </w:r>
      </w:ins>
      <w:ins w:id="1905" w:author="Orion" w:date="2011-06-18T19:56:00Z">
        <w:r w:rsidR="00745C22">
          <w:rPr>
            <w:rFonts w:cs="Times New Roman"/>
          </w:rPr>
          <w:t xml:space="preserve">una aproximación </w:t>
        </w:r>
      </w:ins>
      <w:ins w:id="1906" w:author="Orion" w:date="2011-06-18T19:57:00Z">
        <w:r w:rsidR="0059263D">
          <w:rPr>
            <w:rFonts w:cs="Times New Roman"/>
          </w:rPr>
          <w:t>para</w:t>
        </w:r>
      </w:ins>
      <w:ins w:id="1907" w:author="Orion" w:date="2011-06-18T19:59:00Z">
        <w:r w:rsidR="00F62A28">
          <w:rPr>
            <w:rFonts w:cs="Times New Roman"/>
          </w:rPr>
          <w:t xml:space="preserve"> </w:t>
        </w:r>
      </w:ins>
      <w:ins w:id="1908" w:author="Orion" w:date="2011-06-18T20:00:00Z">
        <w:r w:rsidR="00F62A28">
          <w:rPr>
            <w:rFonts w:cs="Times New Roman"/>
          </w:rPr>
          <w:t>implementar</w:t>
        </w:r>
      </w:ins>
      <w:ins w:id="1909" w:author="Orion" w:date="2011-06-18T19:58:00Z">
        <w:r w:rsidR="00F62A28">
          <w:rPr>
            <w:rFonts w:cs="Times New Roman"/>
          </w:rPr>
          <w:t xml:space="preserve"> sistemas de</w:t>
        </w:r>
      </w:ins>
      <w:ins w:id="1910" w:author="Orion" w:date="2011-06-18T19:56:00Z">
        <w:r w:rsidR="00745C22">
          <w:rPr>
            <w:rFonts w:cs="Times New Roman"/>
          </w:rPr>
          <w:t xml:space="preserve"> </w:t>
        </w:r>
        <w:r w:rsidR="0059263D">
          <w:rPr>
            <w:rFonts w:cs="Times New Roman"/>
          </w:rPr>
          <w:t>simulaci</w:t>
        </w:r>
      </w:ins>
      <w:ins w:id="1911" w:author="Orion" w:date="2011-06-18T19:57:00Z">
        <w:r w:rsidR="0059263D">
          <w:rPr>
            <w:rFonts w:cs="Times New Roman"/>
          </w:rPr>
          <w:t>ones</w:t>
        </w:r>
      </w:ins>
      <w:ins w:id="1912" w:author="Orion" w:date="2011-06-18T19:56:00Z">
        <w:r w:rsidR="00745C22">
          <w:rPr>
            <w:rFonts w:cs="Times New Roman"/>
          </w:rPr>
          <w:t xml:space="preserve"> </w:t>
        </w:r>
        <w:r w:rsidR="00084737">
          <w:rPr>
            <w:rFonts w:cs="Times New Roman"/>
          </w:rPr>
          <w:t>distribuid</w:t>
        </w:r>
      </w:ins>
      <w:ins w:id="1913" w:author="Orion" w:date="2011-06-18T20:07:00Z">
        <w:r w:rsidR="00084737">
          <w:rPr>
            <w:rFonts w:cs="Times New Roman"/>
          </w:rPr>
          <w:t>o</w:t>
        </w:r>
      </w:ins>
      <w:ins w:id="1914" w:author="Orion" w:date="2011-06-18T19:57:00Z">
        <w:r w:rsidR="00E45A6B">
          <w:rPr>
            <w:rFonts w:cs="Times New Roman"/>
          </w:rPr>
          <w:t>s</w:t>
        </w:r>
      </w:ins>
      <w:ins w:id="1915" w:author="Orion" w:date="2011-06-18T20:00:00Z">
        <w:r w:rsidR="00F62A28">
          <w:rPr>
            <w:rFonts w:cs="Times New Roman"/>
          </w:rPr>
          <w:t xml:space="preserve">. </w:t>
        </w:r>
      </w:ins>
      <w:ins w:id="1916" w:author="Orion" w:date="2011-06-18T20:01:00Z">
        <w:r w:rsidR="00F62A28">
          <w:rPr>
            <w:rFonts w:cs="Times New Roman"/>
          </w:rPr>
          <w:t>En d</w:t>
        </w:r>
      </w:ins>
      <w:ins w:id="1917"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18" w:author="Orion" w:date="2011-06-18T19:56:00Z">
        <w:r w:rsidR="00745C22">
          <w:rPr>
            <w:rFonts w:cs="Times New Roman"/>
          </w:rPr>
          <w:t xml:space="preserve"> se definen </w:t>
        </w:r>
      </w:ins>
      <w:ins w:id="1919" w:author="Orion" w:date="2011-06-18T19:54:00Z">
        <w:r w:rsidR="00745C22">
          <w:rPr>
            <w:rFonts w:cs="Times New Roman"/>
          </w:rPr>
          <w:t>un conjunto de herramientas, reglas y protocolos</w:t>
        </w:r>
      </w:ins>
      <w:ins w:id="1920" w:author="Orion" w:date="2011-06-18T20:01:00Z">
        <w:r w:rsidR="00F62A28">
          <w:rPr>
            <w:rFonts w:cs="Times New Roman"/>
          </w:rPr>
          <w:t xml:space="preserve"> para </w:t>
        </w:r>
      </w:ins>
      <w:ins w:id="1921" w:author="Orion" w:date="2011-06-18T20:06:00Z">
        <w:r w:rsidR="00F62A28">
          <w:rPr>
            <w:rFonts w:cs="Times New Roman"/>
          </w:rPr>
          <w:t>implementar estos sistemas de simulación distribuidos</w:t>
        </w:r>
      </w:ins>
      <w:ins w:id="1922" w:author="Orion" w:date="2011-06-18T20:00:00Z">
        <w:r w:rsidR="00F62A28">
          <w:rPr>
            <w:rFonts w:cs="Times New Roman"/>
          </w:rPr>
          <w:t>.</w:t>
        </w:r>
      </w:ins>
      <w:ins w:id="1923" w:author="Orion" w:date="2011-06-18T20:08:00Z">
        <w:r w:rsidR="00781099">
          <w:rPr>
            <w:rFonts w:cs="Times New Roman"/>
          </w:rPr>
          <w:t xml:space="preserve"> </w:t>
        </w:r>
      </w:ins>
      <w:ins w:id="1924" w:author="Orion" w:date="2011-06-18T20:07:00Z">
        <w:r w:rsidR="00781099">
          <w:rPr>
            <w:rFonts w:cs="Times New Roman"/>
          </w:rPr>
          <w:t>Por otro lado</w:t>
        </w:r>
      </w:ins>
      <w:ins w:id="1925" w:author="Orion" w:date="2011-06-18T20:08:00Z">
        <w:r w:rsidR="00EA63E5">
          <w:rPr>
            <w:rFonts w:cs="Times New Roman"/>
          </w:rPr>
          <w:t>,</w:t>
        </w:r>
      </w:ins>
      <w:ins w:id="1926"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27" w:author="Orion" w:date="2011-06-18T20:29:00Z"/>
          <w:rFonts w:cs="Times New Roman"/>
        </w:rPr>
      </w:pPr>
      <w:ins w:id="1928"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29" w:author="Orion" w:date="2011-06-18T20:29:00Z"/>
      <w:sdt>
        <w:sdtPr>
          <w:rPr>
            <w:rFonts w:cs="Times New Roman"/>
          </w:rPr>
          <w:id w:val="1361701517"/>
          <w:citation/>
        </w:sdtPr>
        <w:sdtContent>
          <w:customXmlInsRangeEnd w:id="1929"/>
          <w:ins w:id="1930"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31" w:author="Orion" w:date="2011-06-18T20:29:00Z"/>
        </w:sdtContent>
      </w:sdt>
      <w:customXmlInsRangeEnd w:id="1931"/>
      <w:ins w:id="1932" w:author="Orion" w:date="2011-06-18T20:29:00Z">
        <w:r>
          <w:rPr>
            <w:rFonts w:cs="Times New Roman"/>
          </w:rPr>
          <w:t xml:space="preserve">. </w:t>
        </w:r>
      </w:ins>
      <w:ins w:id="1933" w:author="Orion" w:date="2011-06-18T20:30:00Z">
        <w:r>
          <w:rPr>
            <w:rFonts w:cs="Times New Roman"/>
          </w:rPr>
          <w:t>Un sistema</w:t>
        </w:r>
      </w:ins>
      <w:ins w:id="1934"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35" w:author="Orion" w:date="2011-06-18T20:29:00Z"/>
      <w:sdt>
        <w:sdtPr>
          <w:rPr>
            <w:rFonts w:cs="Times New Roman"/>
            <w:color w:val="000000"/>
          </w:rPr>
          <w:id w:val="1810812943"/>
          <w:citation/>
        </w:sdtPr>
        <w:sdtContent>
          <w:customXmlInsRangeEnd w:id="1935"/>
          <w:ins w:id="1936"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37" w:author="Orion" w:date="2011-06-18T20:29:00Z"/>
        </w:sdtContent>
      </w:sdt>
      <w:customXmlInsRangeEnd w:id="1937"/>
      <w:ins w:id="1938"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39" w:author="Orion" w:date="2011-06-18T20:07:00Z"/>
          <w:rFonts w:cs="Times New Roman"/>
        </w:rPr>
        <w:pPrChange w:id="1940"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41" w:author="IO" w:date="2011-05-12T18:19:00Z"/>
          <w:del w:id="1942" w:author="Orion" w:date="2011-06-18T19:07:00Z"/>
          <w:rFonts w:cs="Times New Roman"/>
        </w:rPr>
      </w:pPr>
      <w:ins w:id="1943" w:author="Orion" w:date="2011-06-18T20:22:00Z">
        <w:r>
          <w:rPr>
            <w:rFonts w:cs="Times New Roman"/>
          </w:rPr>
          <w:t xml:space="preserve">Por otro lado, tenemos una serie de sistemas que se centran en el estudio </w:t>
        </w:r>
      </w:ins>
      <w:ins w:id="1944" w:author="Orion" w:date="2011-06-18T20:24:00Z">
        <w:r>
          <w:rPr>
            <w:rFonts w:cs="Times New Roman"/>
          </w:rPr>
          <w:t xml:space="preserve">de los procesos colaborativos </w:t>
        </w:r>
      </w:ins>
      <w:ins w:id="1945"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46" w:author="Orion" w:date="2011-06-18T19:07:00Z"/>
          <w:rFonts w:cs="Times New Roman"/>
        </w:rPr>
      </w:pPr>
    </w:p>
    <w:p w14:paraId="14B9A535" w14:textId="2FFE905E" w:rsidR="00BB1765" w:rsidRPr="00246937" w:rsidDel="00C17E9B" w:rsidRDefault="00BB1765">
      <w:pPr>
        <w:jc w:val="both"/>
        <w:rPr>
          <w:del w:id="1947" w:author="Orion" w:date="2011-06-18T19:07:00Z"/>
          <w:rFonts w:cs="Times New Roman"/>
        </w:rPr>
      </w:pPr>
      <w:del w:id="1948" w:author="Orion" w:date="2011-06-18T19:07:00Z">
        <w:r w:rsidRPr="00246937" w:rsidDel="00C17E9B">
          <w:rPr>
            <w:rFonts w:cs="Times New Roman"/>
          </w:rPr>
          <w:delText xml:space="preserve">Como </w:delText>
        </w:r>
      </w:del>
      <w:del w:id="1949" w:author="Orion" w:date="2011-05-03T12:36:00Z">
        <w:r w:rsidRPr="00246937" w:rsidDel="00D032B8">
          <w:rPr>
            <w:rFonts w:cs="Times New Roman"/>
          </w:rPr>
          <w:delText xml:space="preserve">hemos </w:delText>
        </w:r>
      </w:del>
      <w:del w:id="1950" w:author="Orion" w:date="2011-05-03T12:37:00Z">
        <w:r w:rsidRPr="00246937" w:rsidDel="00D032B8">
          <w:rPr>
            <w:rFonts w:cs="Times New Roman"/>
          </w:rPr>
          <w:delText>comentado antes</w:delText>
        </w:r>
      </w:del>
      <w:ins w:id="1951" w:author="IO" w:date="2011-05-13T11:36:00Z">
        <w:del w:id="1952" w:author="Orion" w:date="2011-06-18T19:07:00Z">
          <w:r w:rsidR="006949DF" w:rsidDel="00C17E9B">
            <w:rPr>
              <w:rFonts w:cs="Times New Roman"/>
            </w:rPr>
            <w:delText>,</w:delText>
          </w:r>
        </w:del>
      </w:ins>
      <w:del w:id="1953" w:author="Orion" w:date="2011-06-18T19:07:00Z">
        <w:r w:rsidRPr="00246937" w:rsidDel="00C17E9B">
          <w:rPr>
            <w:rFonts w:cs="Times New Roman"/>
          </w:rPr>
          <w:delText xml:space="preserve"> en </w:delText>
        </w:r>
      </w:del>
      <w:del w:id="1954" w:author="Orion" w:date="2011-03-31T22:51:00Z">
        <w:r w:rsidRPr="00246937" w:rsidDel="00531F30">
          <w:rPr>
            <w:rFonts w:cs="Times New Roman"/>
          </w:rPr>
          <w:delText>[19]</w:delText>
        </w:r>
      </w:del>
      <w:del w:id="1955" w:author="Orion" w:date="2011-06-18T19:07:00Z">
        <w:r w:rsidRPr="00246937" w:rsidDel="00C17E9B">
          <w:rPr>
            <w:rFonts w:cs="Times New Roman"/>
          </w:rPr>
          <w:delText xml:space="preserve"> se hace una </w:delText>
        </w:r>
      </w:del>
      <w:del w:id="1956" w:author="Orion" w:date="2011-04-02T13:19:00Z">
        <w:r w:rsidRPr="00246937" w:rsidDel="00FB3F03">
          <w:rPr>
            <w:rFonts w:cs="Times New Roman"/>
          </w:rPr>
          <w:delText xml:space="preserve">distinción </w:delText>
        </w:r>
      </w:del>
      <w:del w:id="1957" w:author="Orion" w:date="2011-06-18T19:07:00Z">
        <w:r w:rsidRPr="00246937" w:rsidDel="00C17E9B">
          <w:rPr>
            <w:rFonts w:cs="Times New Roman"/>
          </w:rPr>
          <w:delText xml:space="preserve">entre una serie de simuladores principalmente </w:delText>
        </w:r>
      </w:del>
      <w:del w:id="1958" w:author="Orion" w:date="2011-04-02T13:20:00Z">
        <w:r w:rsidRPr="00246937" w:rsidDel="00921CD8">
          <w:rPr>
            <w:rFonts w:cs="Times New Roman"/>
          </w:rPr>
          <w:delText xml:space="preserve">centrados </w:delText>
        </w:r>
      </w:del>
      <w:del w:id="1959"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60" w:author="Orion" w:date="2011-06-18T18:35:00Z"/>
          <w:rFonts w:cs="Times New Roman"/>
        </w:rPr>
        <w:pPrChange w:id="1961" w:author="Orion" w:date="2011-06-18T20:26:00Z">
          <w:pPr>
            <w:numPr>
              <w:numId w:val="4"/>
            </w:numPr>
            <w:tabs>
              <w:tab w:val="num" w:pos="720"/>
            </w:tabs>
            <w:ind w:left="720" w:hanging="360"/>
            <w:jc w:val="both"/>
          </w:pPr>
        </w:pPrChange>
      </w:pPr>
      <w:del w:id="1962" w:author="Orion" w:date="2011-06-18T20:05:00Z">
        <w:r w:rsidRPr="00246937" w:rsidDel="00F62A28">
          <w:rPr>
            <w:rFonts w:cs="Times New Roman"/>
          </w:rPr>
          <w:delText>ACES (</w:delText>
        </w:r>
      </w:del>
      <w:del w:id="1963" w:author="Orion" w:date="2011-04-02T13:21:00Z">
        <w:r w:rsidRPr="00246937" w:rsidDel="005213AF">
          <w:rPr>
            <w:rFonts w:cs="Times New Roman"/>
          </w:rPr>
          <w:delText xml:space="preserve">Airspace Concept Evaluation System) </w:delText>
        </w:r>
      </w:del>
      <w:del w:id="1964" w:author="Orion" w:date="2011-03-31T22:51:00Z">
        <w:r w:rsidRPr="00246937" w:rsidDel="00531F30">
          <w:rPr>
            <w:rFonts w:cs="Times New Roman"/>
          </w:rPr>
          <w:delText>[20]</w:delText>
        </w:r>
      </w:del>
      <w:del w:id="1965" w:author="Orion" w:date="2011-06-18T20:05:00Z">
        <w:r w:rsidRPr="00246937" w:rsidDel="00F62A28">
          <w:rPr>
            <w:rFonts w:cs="Times New Roman"/>
          </w:rPr>
          <w:delText xml:space="preserve"> es una simulación basada en agentes </w:delText>
        </w:r>
      </w:del>
      <w:del w:id="1966" w:author="Orion" w:date="2011-03-28T15:55:00Z">
        <w:r w:rsidRPr="00246937" w:rsidDel="008F64AB">
          <w:rPr>
            <w:rFonts w:cs="Times New Roman"/>
          </w:rPr>
          <w:delText xml:space="preserve">distribuida </w:delText>
        </w:r>
      </w:del>
      <w:del w:id="1967" w:author="Orion" w:date="2011-06-18T20:05:00Z">
        <w:r w:rsidRPr="00246937" w:rsidDel="00F62A28">
          <w:rPr>
            <w:rFonts w:cs="Times New Roman"/>
          </w:rPr>
          <w:delText>del Sistema Nacional Aeroespacial de EEUU</w:delText>
        </w:r>
      </w:del>
      <w:del w:id="1968" w:author="Orion" w:date="2011-03-28T15:56:00Z">
        <w:r w:rsidRPr="00246937" w:rsidDel="008F64AB">
          <w:rPr>
            <w:rFonts w:cs="Times New Roman"/>
          </w:rPr>
          <w:delText xml:space="preserve"> (NAS</w:delText>
        </w:r>
      </w:del>
      <w:del w:id="1969" w:author="Orion" w:date="2011-06-18T20:05:00Z">
        <w:r w:rsidRPr="00246937" w:rsidDel="00F62A28">
          <w:rPr>
            <w:rFonts w:cs="Times New Roman"/>
          </w:rPr>
          <w:delText xml:space="preserve">), que incluye pero no se restringe al ATFM. </w:delText>
        </w:r>
      </w:del>
      <w:del w:id="1970"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71" w:author="Orion" w:date="2011-06-18T18:57:00Z"/>
          <w:rFonts w:cs="Times New Roman"/>
        </w:rPr>
        <w:pPrChange w:id="1972" w:author="Orion" w:date="2011-06-18T20:26:00Z">
          <w:pPr>
            <w:numPr>
              <w:numId w:val="4"/>
            </w:numPr>
            <w:tabs>
              <w:tab w:val="num" w:pos="720"/>
            </w:tabs>
            <w:ind w:left="720" w:hanging="360"/>
            <w:jc w:val="both"/>
          </w:pPr>
        </w:pPrChange>
      </w:pPr>
      <w:del w:id="1973" w:author="Orion" w:date="2011-06-18T18:56:00Z">
        <w:r w:rsidRPr="00F7742E" w:rsidDel="00486EE2">
          <w:rPr>
            <w:rFonts w:cs="Times New Roman"/>
          </w:rPr>
          <w:delText xml:space="preserve">IMPACT </w:delText>
        </w:r>
      </w:del>
      <w:del w:id="1974" w:author="Orion" w:date="2011-03-28T15:58:00Z">
        <w:r w:rsidRPr="00F7742E" w:rsidDel="00056B80">
          <w:rPr>
            <w:rFonts w:cs="Times New Roman"/>
          </w:rPr>
          <w:delText xml:space="preserve">(Intelligent agent-based Model for Policy Analysis of Collaborative Traffic flow management) </w:delText>
        </w:r>
      </w:del>
      <w:del w:id="1975"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76" w:author="Orion" w:date="2011-04-02T13:22:00Z">
        <w:r w:rsidR="00E922DE" w:rsidRPr="00F7742E" w:rsidDel="008B37A3">
          <w:rPr>
            <w:rFonts w:cs="Times New Roman"/>
          </w:rPr>
          <w:delText xml:space="preserve">, </w:delText>
        </w:r>
      </w:del>
      <w:del w:id="1977"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78" w:author="Orion" w:date="2011-04-02T13:22:00Z">
        <w:r w:rsidRPr="00F7742E" w:rsidDel="001A4B14">
          <w:rPr>
            <w:rFonts w:cs="Times New Roman"/>
          </w:rPr>
          <w:delText xml:space="preserve">, </w:delText>
        </w:r>
      </w:del>
      <w:del w:id="1979" w:author="Orion" w:date="2011-06-18T18:57:00Z">
        <w:r w:rsidRPr="00F7742E" w:rsidDel="00486EE2">
          <w:rPr>
            <w:rFonts w:cs="Times New Roman"/>
          </w:rPr>
          <w:delText xml:space="preserve">y </w:delText>
        </w:r>
      </w:del>
      <w:del w:id="1980" w:author="Orion" w:date="2011-04-02T13:22:00Z">
        <w:r w:rsidRPr="00F7742E" w:rsidDel="001A4B14">
          <w:rPr>
            <w:rFonts w:cs="Times New Roman"/>
          </w:rPr>
          <w:delText xml:space="preserve">GDPs </w:delText>
        </w:r>
      </w:del>
      <w:del w:id="1981" w:author="Orion" w:date="2011-06-18T18:57:00Z">
        <w:r w:rsidRPr="00F7742E" w:rsidDel="00486EE2">
          <w:rPr>
            <w:rFonts w:cs="Times New Roman"/>
          </w:rPr>
          <w:delText>con horarios de vuelo compartido</w:delText>
        </w:r>
      </w:del>
      <w:del w:id="1982" w:author="Orion" w:date="2011-06-18T18:35:00Z">
        <w:r w:rsidRPr="00F7742E" w:rsidDel="00F7742E">
          <w:rPr>
            <w:rFonts w:cs="Times New Roman"/>
          </w:rPr>
          <w:delText>.</w:delText>
        </w:r>
      </w:del>
    </w:p>
    <w:p w14:paraId="3B40E83A" w14:textId="69DCC36C" w:rsidR="00BB1765" w:rsidDel="0042699C" w:rsidRDefault="00BB1765">
      <w:pPr>
        <w:jc w:val="both"/>
        <w:rPr>
          <w:del w:id="1983" w:author="Orion" w:date="2011-06-18T20:08:00Z"/>
          <w:rFonts w:cs="Times New Roman"/>
        </w:rPr>
        <w:pPrChange w:id="1984" w:author="Orion" w:date="2011-06-18T20:26:00Z">
          <w:pPr>
            <w:numPr>
              <w:numId w:val="4"/>
            </w:numPr>
            <w:tabs>
              <w:tab w:val="num" w:pos="720"/>
            </w:tabs>
            <w:ind w:left="720" w:hanging="360"/>
            <w:jc w:val="both"/>
          </w:pPr>
        </w:pPrChange>
      </w:pPr>
      <w:r w:rsidRPr="00246937">
        <w:rPr>
          <w:rFonts w:cs="Times New Roman"/>
        </w:rPr>
        <w:t xml:space="preserve">STEAM </w:t>
      </w:r>
      <w:customXmlInsRangeStart w:id="1985" w:author="Orion" w:date="2011-03-31T22:52:00Z"/>
      <w:sdt>
        <w:sdtPr>
          <w:rPr>
            <w:rFonts w:cs="Times New Roman"/>
          </w:rPr>
          <w:id w:val="1170146272"/>
          <w:citation/>
        </w:sdtPr>
        <w:sdtContent>
          <w:customXmlInsRangeEnd w:id="1985"/>
          <w:ins w:id="1986" w:author="Orion" w:date="2011-03-31T22:52:00Z">
            <w:r w:rsidR="00531F30" w:rsidRPr="00246937">
              <w:rPr>
                <w:rFonts w:cs="Times New Roman"/>
                <w:rPrChange w:id="1987" w:author="Orion" w:date="2011-04-24T22:32:00Z">
                  <w:rPr>
                    <w:rFonts w:ascii="Courier New" w:hAnsi="Courier New" w:cs="Courier New"/>
                  </w:rPr>
                </w:rPrChange>
              </w:rPr>
              <w:fldChar w:fldCharType="begin"/>
            </w:r>
            <w:r w:rsidR="00531F30" w:rsidRPr="00246937">
              <w:rPr>
                <w:rFonts w:cs="Times New Roman"/>
                <w:rPrChange w:id="1988" w:author="Orion" w:date="2011-04-24T22:32:00Z">
                  <w:rPr>
                    <w:rFonts w:ascii="Courier New" w:hAnsi="Courier New" w:cs="Courier New"/>
                  </w:rPr>
                </w:rPrChange>
              </w:rPr>
              <w:instrText xml:space="preserve"> CITATION Tam97 \l 3082 </w:instrText>
            </w:r>
          </w:ins>
          <w:r w:rsidR="00531F30" w:rsidRPr="00246937">
            <w:rPr>
              <w:rFonts w:cs="Times New Roman"/>
              <w:rPrChange w:id="1989" w:author="Orion" w:date="2011-04-24T22:32:00Z">
                <w:rPr>
                  <w:rFonts w:ascii="Courier New" w:hAnsi="Courier New" w:cs="Courier New"/>
                </w:rPr>
              </w:rPrChange>
            </w:rPr>
            <w:fldChar w:fldCharType="separate"/>
          </w:r>
          <w:r w:rsidR="00C1157B" w:rsidRPr="00C1157B">
            <w:rPr>
              <w:rFonts w:cs="Times New Roman"/>
              <w:noProof/>
            </w:rPr>
            <w:t>(29)</w:t>
          </w:r>
          <w:ins w:id="1990" w:author="Orion" w:date="2011-03-31T22:52:00Z">
            <w:r w:rsidR="00531F30" w:rsidRPr="00246937">
              <w:rPr>
                <w:rFonts w:cs="Times New Roman"/>
                <w:rPrChange w:id="1991" w:author="Orion" w:date="2011-04-24T22:32:00Z">
                  <w:rPr>
                    <w:rFonts w:ascii="Courier New" w:hAnsi="Courier New" w:cs="Courier New"/>
                  </w:rPr>
                </w:rPrChange>
              </w:rPr>
              <w:fldChar w:fldCharType="end"/>
            </w:r>
          </w:ins>
          <w:customXmlInsRangeStart w:id="1992" w:author="Orion" w:date="2011-03-31T22:52:00Z"/>
        </w:sdtContent>
      </w:sdt>
      <w:customXmlInsRangeEnd w:id="1992"/>
      <w:ins w:id="1993" w:author="Orion" w:date="2011-06-18T20:25:00Z">
        <w:r w:rsidR="00964B13">
          <w:rPr>
            <w:rFonts w:cs="Times New Roman"/>
          </w:rPr>
          <w:t>, que</w:t>
        </w:r>
      </w:ins>
      <w:del w:id="1994" w:author="Orion" w:date="2011-03-31T22:52:00Z">
        <w:r w:rsidRPr="00246937" w:rsidDel="00531F30">
          <w:rPr>
            <w:rFonts w:cs="Times New Roman"/>
          </w:rPr>
          <w:delText>[21]</w:delText>
        </w:r>
      </w:del>
      <w:ins w:id="1995" w:author="Orion" w:date="2011-03-28T16:05:00Z">
        <w:r w:rsidR="00AA1A8B" w:rsidRPr="00246937">
          <w:rPr>
            <w:rFonts w:cs="Times New Roman"/>
          </w:rPr>
          <w:t xml:space="preserve"> </w:t>
        </w:r>
      </w:ins>
      <w:ins w:id="1996" w:author="Orion" w:date="2011-05-02T22:54:00Z">
        <w:r w:rsidR="009F11C9">
          <w:rPr>
            <w:rFonts w:cs="Times New Roman"/>
          </w:rPr>
          <w:t xml:space="preserve">es una </w:t>
        </w:r>
      </w:ins>
      <w:ins w:id="1997" w:author="Orion" w:date="2011-03-28T16:05:00Z">
        <w:r w:rsidR="00AA1A8B" w:rsidRPr="00246937">
          <w:rPr>
            <w:rFonts w:cs="Times New Roman"/>
          </w:rPr>
          <w:t>he</w:t>
        </w:r>
        <w:r w:rsidR="00964B13">
          <w:rPr>
            <w:rFonts w:cs="Times New Roman"/>
          </w:rPr>
          <w:t xml:space="preserve">rramienta que permite la </w:t>
        </w:r>
      </w:ins>
      <w:ins w:id="1998" w:author="Orion" w:date="2011-06-18T20:30:00Z">
        <w:r w:rsidR="00A47B5B">
          <w:rPr>
            <w:rFonts w:cs="Times New Roman"/>
          </w:rPr>
          <w:t>repres</w:t>
        </w:r>
        <w:r w:rsidR="00A47B5B" w:rsidRPr="00246937">
          <w:rPr>
            <w:rFonts w:cs="Times New Roman"/>
          </w:rPr>
          <w:t>entación</w:t>
        </w:r>
      </w:ins>
      <w:ins w:id="1999" w:author="Orion" w:date="2011-03-28T16:05:00Z">
        <w:r w:rsidR="00AA1A8B" w:rsidRPr="00246937">
          <w:rPr>
            <w:rFonts w:cs="Times New Roman"/>
          </w:rPr>
          <w:t xml:space="preserve"> explícita de</w:t>
        </w:r>
      </w:ins>
      <w:ins w:id="2000" w:author="Orion" w:date="2011-03-28T16:06:00Z">
        <w:r w:rsidR="009F11C9">
          <w:rPr>
            <w:rFonts w:cs="Times New Roman"/>
          </w:rPr>
          <w:t xml:space="preserve"> los objetivos</w:t>
        </w:r>
      </w:ins>
      <w:ins w:id="2001" w:author="Orion" w:date="2011-05-02T22:54:00Z">
        <w:r w:rsidR="009F11C9">
          <w:rPr>
            <w:rFonts w:cs="Times New Roman"/>
          </w:rPr>
          <w:t>,</w:t>
        </w:r>
      </w:ins>
      <w:ins w:id="2002" w:author="Orion" w:date="2011-03-28T16:06:00Z">
        <w:r w:rsidR="00AA1A8B" w:rsidRPr="00246937">
          <w:rPr>
            <w:rFonts w:cs="Times New Roman"/>
          </w:rPr>
          <w:t xml:space="preserve"> planes y</w:t>
        </w:r>
        <w:r w:rsidR="003E25F4" w:rsidRPr="00246937">
          <w:rPr>
            <w:rFonts w:cs="Times New Roman"/>
          </w:rPr>
          <w:t xml:space="preserve"> </w:t>
        </w:r>
      </w:ins>
      <w:ins w:id="2003" w:author="Orion" w:date="2011-03-28T16:07:00Z">
        <w:r w:rsidR="003E25F4" w:rsidRPr="00246937">
          <w:rPr>
            <w:rFonts w:cs="Times New Roman"/>
          </w:rPr>
          <w:t>compromisos</w:t>
        </w:r>
      </w:ins>
      <w:ins w:id="2004" w:author="Orion" w:date="2011-03-28T16:06:00Z">
        <w:r w:rsidR="003E25F4" w:rsidRPr="00246937">
          <w:rPr>
            <w:rFonts w:cs="Times New Roman"/>
          </w:rPr>
          <w:t xml:space="preserve"> de conjuntos de equipos</w:t>
        </w:r>
      </w:ins>
      <w:ins w:id="2005" w:author="Orion" w:date="2011-05-02T22:54:00Z">
        <w:r w:rsidR="009F11C9">
          <w:rPr>
            <w:rFonts w:cs="Times New Roman"/>
          </w:rPr>
          <w:t>.</w:t>
        </w:r>
      </w:ins>
      <w:ins w:id="2006" w:author="Orion" w:date="2011-05-02T22:55:00Z">
        <w:r w:rsidR="009F11C9">
          <w:rPr>
            <w:rFonts w:cs="Times New Roman"/>
          </w:rPr>
          <w:t xml:space="preserve"> </w:t>
        </w:r>
      </w:ins>
      <w:ins w:id="2007" w:author="Orion" w:date="2011-05-02T22:54:00Z">
        <w:r w:rsidR="009F11C9">
          <w:rPr>
            <w:rFonts w:cs="Times New Roman"/>
          </w:rPr>
          <w:t>Se</w:t>
        </w:r>
      </w:ins>
      <w:r w:rsidRPr="00246937">
        <w:rPr>
          <w:rFonts w:cs="Times New Roman"/>
        </w:rPr>
        <w:t xml:space="preserve"> usa</w:t>
      </w:r>
      <w:del w:id="2008" w:author="Orion" w:date="2011-05-02T22:54:00Z">
        <w:r w:rsidRPr="00246937" w:rsidDel="009F11C9">
          <w:rPr>
            <w:rFonts w:cs="Times New Roman"/>
          </w:rPr>
          <w:delText>d</w:delText>
        </w:r>
      </w:del>
      <w:del w:id="2009" w:author="Orion" w:date="2011-03-28T16:06:00Z">
        <w:r w:rsidRPr="00246937" w:rsidDel="003E25F4">
          <w:rPr>
            <w:rFonts w:cs="Times New Roman"/>
          </w:rPr>
          <w:delText>o</w:delText>
        </w:r>
      </w:del>
      <w:r w:rsidRPr="00246937">
        <w:rPr>
          <w:rFonts w:cs="Times New Roman"/>
        </w:rPr>
        <w:t xml:space="preserve"> para evaluar un sistema colaborativo </w:t>
      </w:r>
      <w:del w:id="2010" w:author="Orion" w:date="2011-06-18T20:26:00Z">
        <w:r w:rsidRPr="00246937" w:rsidDel="00964B13">
          <w:rPr>
            <w:rFonts w:cs="Times New Roman"/>
          </w:rPr>
          <w:delText>para</w:delText>
        </w:r>
      </w:del>
      <w:ins w:id="2011" w:author="Orion" w:date="2011-06-18T20:26:00Z">
        <w:r w:rsidR="00964B13">
          <w:rPr>
            <w:rFonts w:cs="Times New Roman"/>
          </w:rPr>
          <w:t>al</w:t>
        </w:r>
        <w:r w:rsidR="00964B13" w:rsidRPr="00246937">
          <w:rPr>
            <w:rFonts w:cs="Times New Roman"/>
            <w:rPrChange w:id="2012" w:author="Orion" w:date="2011-04-24T22:32:00Z">
              <w:rPr>
                <w:rFonts w:ascii="Courier New" w:hAnsi="Courier New" w:cs="Courier New"/>
              </w:rPr>
            </w:rPrChange>
          </w:rPr>
          <w:t xml:space="preserve"> </w:t>
        </w:r>
      </w:ins>
      <w:del w:id="2013" w:author="Orion" w:date="2011-04-02T13:23:00Z">
        <w:r w:rsidRPr="00246937" w:rsidDel="00BE2774">
          <w:rPr>
            <w:rFonts w:cs="Times New Roman"/>
          </w:rPr>
          <w:delText xml:space="preserve"> sincronización </w:delText>
        </w:r>
      </w:del>
      <w:ins w:id="2014" w:author="Orion" w:date="2011-04-02T13:23:00Z">
        <w:r w:rsidR="00BE2774" w:rsidRPr="00246937">
          <w:rPr>
            <w:rFonts w:cs="Times New Roman"/>
          </w:rPr>
          <w:t>sincroniza</w:t>
        </w:r>
        <w:r w:rsidR="00BE2774" w:rsidRPr="00246937">
          <w:rPr>
            <w:rFonts w:cs="Times New Roman"/>
            <w:rPrChange w:id="2015" w:author="Orion" w:date="2011-04-24T22:32:00Z">
              <w:rPr>
                <w:rFonts w:ascii="Courier New" w:hAnsi="Courier New" w:cs="Courier New"/>
              </w:rPr>
            </w:rPrChange>
          </w:rPr>
          <w:t>r</w:t>
        </w:r>
        <w:r w:rsidR="00BE2774" w:rsidRPr="00246937">
          <w:rPr>
            <w:rFonts w:cs="Times New Roman"/>
          </w:rPr>
          <w:t xml:space="preserve"> </w:t>
        </w:r>
      </w:ins>
      <w:del w:id="2016"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17" w:author="Orion" w:date="2011-04-02T13:24:00Z">
        <w:r w:rsidRPr="00246937" w:rsidDel="00FC71D3">
          <w:rPr>
            <w:rFonts w:cs="Times New Roman"/>
          </w:rPr>
          <w:delText>que tratan</w:delText>
        </w:r>
      </w:del>
      <w:ins w:id="2018" w:author="Orion" w:date="2011-04-02T13:24:00Z">
        <w:r w:rsidR="00FC71D3" w:rsidRPr="00246937">
          <w:rPr>
            <w:rFonts w:cs="Times New Roman"/>
            <w:rPrChange w:id="2019"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20"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21" w:author="Orion" w:date="2011-05-03T13:33:00Z"/>
          <w:rFonts w:cs="Times New Roman"/>
        </w:rPr>
        <w:pPrChange w:id="2022" w:author="Orion" w:date="2011-05-03T13:15:00Z">
          <w:pPr>
            <w:numPr>
              <w:numId w:val="4"/>
            </w:numPr>
            <w:tabs>
              <w:tab w:val="num" w:pos="720"/>
            </w:tabs>
            <w:ind w:left="720" w:hanging="360"/>
            <w:jc w:val="both"/>
          </w:pPr>
        </w:pPrChange>
      </w:pPr>
      <w:del w:id="2023" w:author="Orion" w:date="2011-06-18T20:08:00Z">
        <w:r w:rsidRPr="00246937" w:rsidDel="0042699C">
          <w:rPr>
            <w:rFonts w:cs="Times New Roman"/>
          </w:rPr>
          <w:delText>MIDAS (</w:delText>
        </w:r>
      </w:del>
      <w:del w:id="2024" w:author="Orion" w:date="2011-03-28T16:10:00Z">
        <w:r w:rsidRPr="00246937" w:rsidDel="000B60E1">
          <w:rPr>
            <w:rFonts w:cs="Times New Roman"/>
          </w:rPr>
          <w:delText>The Man-Machine Integrated Design and Analysis System)</w:delText>
        </w:r>
      </w:del>
      <w:del w:id="2025" w:author="Orion" w:date="2011-06-18T20:08:00Z">
        <w:r w:rsidRPr="00246937" w:rsidDel="0042699C">
          <w:rPr>
            <w:rFonts w:cs="Times New Roman"/>
          </w:rPr>
          <w:delText xml:space="preserve"> es un modelo basado en agentes </w:delText>
        </w:r>
      </w:del>
      <w:del w:id="2026" w:author="Orion" w:date="2011-04-02T13:24:00Z">
        <w:r w:rsidRPr="00246937" w:rsidDel="004A07AB">
          <w:rPr>
            <w:rFonts w:cs="Times New Roman"/>
          </w:rPr>
          <w:delText xml:space="preserve">de </w:delText>
        </w:r>
      </w:del>
      <w:del w:id="2027"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28" w:author="Orion" w:date="2011-04-02T13:25:00Z">
        <w:r w:rsidRPr="00246937" w:rsidDel="008E17AD">
          <w:rPr>
            <w:rFonts w:cs="Times New Roman"/>
          </w:rPr>
          <w:delText xml:space="preserve">lugar </w:delText>
        </w:r>
      </w:del>
      <w:del w:id="2029" w:author="Orion" w:date="2011-06-18T20:08:00Z">
        <w:r w:rsidRPr="00246937" w:rsidDel="0042699C">
          <w:rPr>
            <w:rFonts w:cs="Times New Roman"/>
          </w:rPr>
          <w:delText>de la complejidad de la toma de decisiones.</w:delText>
        </w:r>
      </w:del>
      <w:ins w:id="2030" w:author="IO" w:date="2011-05-13T11:42:00Z">
        <w:del w:id="2031"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32" w:author="Orion" w:date="2011-05-03T13:33:00Z"/>
          <w:rFonts w:cs="Times New Roman"/>
        </w:rPr>
      </w:pPr>
    </w:p>
    <w:p w14:paraId="2A2AEC35" w14:textId="77777777" w:rsidR="00BB1765" w:rsidRPr="00246937" w:rsidDel="00953A1F" w:rsidRDefault="00BB1765">
      <w:pPr>
        <w:jc w:val="both"/>
        <w:rPr>
          <w:del w:id="2033" w:author="Orion" w:date="2011-05-03T13:33:00Z"/>
          <w:rFonts w:cs="Times New Roman"/>
        </w:rPr>
      </w:pPr>
      <w:del w:id="2034"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35" w:author="Orion" w:date="2011-05-03T13:33:00Z"/>
          <w:rFonts w:cs="Times New Roman"/>
        </w:rPr>
      </w:pPr>
      <w:del w:id="2036" w:author="Orion" w:date="2011-05-03T13:33:00Z">
        <w:r w:rsidRPr="00246937" w:rsidDel="00953A1F">
          <w:rPr>
            <w:rFonts w:cs="Times New Roman"/>
          </w:rPr>
          <w:delText>FACET</w:delText>
        </w:r>
      </w:del>
      <w:del w:id="2037" w:author="Orion" w:date="2011-03-26T03:32:00Z">
        <w:r w:rsidRPr="00246937" w:rsidDel="00C474C1">
          <w:rPr>
            <w:rFonts w:cs="Times New Roman"/>
          </w:rPr>
          <w:delText xml:space="preserve"> (Future ATM Concepts Evaluation Tool) </w:delText>
        </w:r>
      </w:del>
      <w:del w:id="2038" w:author="Orion" w:date="2011-03-31T22:53:00Z">
        <w:r w:rsidRPr="00246937" w:rsidDel="00531F30">
          <w:rPr>
            <w:rFonts w:cs="Times New Roman"/>
          </w:rPr>
          <w:delText>[23]</w:delText>
        </w:r>
      </w:del>
      <w:del w:id="2039"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40" w:author="Orion" w:date="2011-05-03T13:17:00Z"/>
          <w:rFonts w:cs="Times New Roman"/>
          <w:color w:val="FF0000"/>
        </w:rPr>
      </w:pPr>
      <w:del w:id="2041" w:author="Orion" w:date="2011-05-03T13:17:00Z">
        <w:r w:rsidRPr="00246937" w:rsidDel="00C82BA2">
          <w:rPr>
            <w:rFonts w:cs="Times New Roman"/>
          </w:rPr>
          <w:delText>AVDS</w:delText>
        </w:r>
      </w:del>
      <w:del w:id="2042"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43" w:author="Orion" w:date="2011-06-18T20:21:00Z"/>
          <w:rFonts w:cs="Times New Roman"/>
        </w:rPr>
      </w:pPr>
      <w:del w:id="2044" w:author="Orion" w:date="2011-04-02T13:48:00Z">
        <w:r w:rsidRPr="00246937" w:rsidDel="00964F60">
          <w:rPr>
            <w:rFonts w:cs="Times New Roman"/>
          </w:rPr>
          <w:delText>Por otro lado,</w:delText>
        </w:r>
      </w:del>
      <w:del w:id="2045" w:author="Orion" w:date="2011-06-18T20:21:00Z">
        <w:r w:rsidRPr="00246937" w:rsidDel="00964B13">
          <w:rPr>
            <w:rFonts w:cs="Times New Roman"/>
          </w:rPr>
          <w:delText xml:space="preserve"> </w:delText>
        </w:r>
      </w:del>
      <w:del w:id="2046" w:author="Orion" w:date="2011-05-03T12:37:00Z">
        <w:r w:rsidRPr="00246937" w:rsidDel="00D032B8">
          <w:rPr>
            <w:rFonts w:cs="Times New Roman"/>
          </w:rPr>
          <w:delText>nos encontramos</w:delText>
        </w:r>
      </w:del>
      <w:del w:id="2047" w:author="Orion" w:date="2011-06-18T20:21:00Z">
        <w:r w:rsidRPr="00246937" w:rsidDel="00964B13">
          <w:rPr>
            <w:rFonts w:cs="Times New Roman"/>
          </w:rPr>
          <w:delText xml:space="preserve"> con una serie de trabajos que hacen uso </w:delText>
        </w:r>
      </w:del>
      <w:del w:id="2048" w:author="Orion" w:date="2011-04-02T13:49:00Z">
        <w:r w:rsidRPr="00246937" w:rsidDel="00964F60">
          <w:rPr>
            <w:rFonts w:cs="Times New Roman"/>
          </w:rPr>
          <w:delText xml:space="preserve">del </w:delText>
        </w:r>
      </w:del>
      <w:del w:id="2049" w:author="Orion" w:date="2011-06-18T20:21:00Z">
        <w:r w:rsidRPr="00246937" w:rsidDel="00964B13">
          <w:rPr>
            <w:rFonts w:cs="Times New Roman"/>
          </w:rPr>
          <w:delText xml:space="preserve">modelado basado en agentes. Entre estos trabajos </w:delText>
        </w:r>
      </w:del>
      <w:del w:id="2050" w:author="Orion" w:date="2011-05-03T12:39:00Z">
        <w:r w:rsidRPr="00246937" w:rsidDel="00D032B8">
          <w:rPr>
            <w:rFonts w:cs="Times New Roman"/>
          </w:rPr>
          <w:delText xml:space="preserve">podemos </w:delText>
        </w:r>
      </w:del>
      <w:del w:id="2051"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52" w:author="Orion" w:date="2011-03-27T16:15:00Z">
        <w:r w:rsidRPr="00246937" w:rsidDel="0018606D">
          <w:rPr>
            <w:rFonts w:cs="Times New Roman"/>
          </w:rPr>
          <w:delText xml:space="preserve"> (AOCC</w:delText>
        </w:r>
      </w:del>
      <w:del w:id="2053"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54" w:author="Orion" w:date="2011-06-18T20:21:00Z">
        <w:r w:rsidRPr="00246937" w:rsidDel="00964B13">
          <w:rPr>
            <w:rFonts w:cs="Times New Roman"/>
          </w:rPr>
          <w:delText xml:space="preserve">En cuanto al primer tipo </w:delText>
        </w:r>
      </w:del>
      <w:del w:id="2055" w:author="Orion" w:date="2011-03-31T22:53:00Z">
        <w:r w:rsidRPr="00246937" w:rsidDel="00531F30">
          <w:rPr>
            <w:rFonts w:cs="Times New Roman"/>
          </w:rPr>
          <w:delText>[22]</w:delText>
        </w:r>
      </w:del>
      <w:del w:id="2056"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57" w:author="IO" w:date="2011-05-13T11:50:00Z">
        <w:del w:id="2058" w:author="Orion" w:date="2011-06-18T20:21:00Z">
          <w:r w:rsidR="002E0930" w:rsidDel="00964B13">
            <w:rPr>
              <w:rFonts w:cs="Times New Roman"/>
            </w:rPr>
            <w:delText xml:space="preserve">para evitar </w:delText>
          </w:r>
        </w:del>
      </w:ins>
      <w:del w:id="2059" w:author="Orion" w:date="2011-06-18T20:21:00Z">
        <w:r w:rsidRPr="00246937" w:rsidDel="00964B13">
          <w:rPr>
            <w:rFonts w:cs="Times New Roman"/>
          </w:rPr>
          <w:delText>anticolisión</w:delText>
        </w:r>
      </w:del>
      <w:ins w:id="2060" w:author="IO" w:date="2011-05-13T11:50:00Z">
        <w:del w:id="2061" w:author="Orion" w:date="2011-06-18T20:21:00Z">
          <w:r w:rsidR="002E0930" w:rsidDel="00964B13">
            <w:rPr>
              <w:rFonts w:cs="Times New Roman"/>
            </w:rPr>
            <w:delText>ones</w:delText>
          </w:r>
        </w:del>
      </w:ins>
      <w:del w:id="2062" w:author="Orion" w:date="2011-06-18T20:21:00Z">
        <w:r w:rsidRPr="00246937" w:rsidDel="00964B13">
          <w:rPr>
            <w:rFonts w:cs="Times New Roman"/>
          </w:rPr>
          <w:delText xml:space="preserve"> que se implementan por los distintos agentes y que son validados y comparados en los experimentos del artículo. </w:delText>
        </w:r>
      </w:del>
      <w:ins w:id="2063" w:author="Orion" w:date="2011-06-18T20:27:00Z">
        <w:r w:rsidR="00964B13">
          <w:rPr>
            <w:rFonts w:cs="Times New Roman"/>
          </w:rPr>
          <w:t xml:space="preserve">Otro ejemplo de este tipo de sistemas es el mostrado en el </w:t>
        </w:r>
      </w:ins>
      <w:ins w:id="2064" w:author="Orion" w:date="2011-06-18T20:31:00Z">
        <w:r w:rsidR="00224150">
          <w:rPr>
            <w:rFonts w:cs="Times New Roman"/>
          </w:rPr>
          <w:t>documento</w:t>
        </w:r>
      </w:ins>
      <w:del w:id="2065" w:author="Orion" w:date="2011-04-02T13:44:00Z">
        <w:r w:rsidRPr="00246937" w:rsidDel="009704E3">
          <w:rPr>
            <w:rFonts w:cs="Times New Roman"/>
          </w:rPr>
          <w:delText>Otro trabajo es</w:delText>
        </w:r>
      </w:del>
      <w:ins w:id="2066" w:author="Orion" w:date="2011-06-18T20:27:00Z">
        <w:r w:rsidR="00964B13">
          <w:rPr>
            <w:rFonts w:cs="Times New Roman"/>
          </w:rPr>
          <w:t xml:space="preserve"> </w:t>
        </w:r>
      </w:ins>
      <w:del w:id="2067" w:author="Orion" w:date="2011-06-18T20:27:00Z">
        <w:r w:rsidRPr="00246937" w:rsidDel="00964B13">
          <w:rPr>
            <w:rFonts w:cs="Times New Roman"/>
          </w:rPr>
          <w:delText xml:space="preserve"> </w:delText>
        </w:r>
      </w:del>
      <w:customXmlInsRangeStart w:id="2068" w:author="Orion" w:date="2011-03-31T22:55:00Z"/>
      <w:sdt>
        <w:sdtPr>
          <w:rPr>
            <w:rFonts w:cs="Times New Roman"/>
          </w:rPr>
          <w:id w:val="-207023604"/>
          <w:citation/>
        </w:sdtPr>
        <w:sdtContent>
          <w:customXmlInsRangeEnd w:id="2068"/>
          <w:ins w:id="2069" w:author="Orion" w:date="2011-03-31T22:55:00Z">
            <w:r w:rsidR="00531F30" w:rsidRPr="00246937">
              <w:rPr>
                <w:rFonts w:cs="Times New Roman"/>
                <w:rPrChange w:id="2070" w:author="Orion" w:date="2011-04-24T22:32:00Z">
                  <w:rPr>
                    <w:rFonts w:ascii="Courier New" w:hAnsi="Courier New" w:cs="Courier New"/>
                  </w:rPr>
                </w:rPrChange>
              </w:rPr>
              <w:fldChar w:fldCharType="begin"/>
            </w:r>
            <w:r w:rsidR="00531F30" w:rsidRPr="00246937">
              <w:rPr>
                <w:rFonts w:cs="Times New Roman"/>
                <w:rPrChange w:id="2071" w:author="Orion" w:date="2011-04-24T22:32:00Z">
                  <w:rPr>
                    <w:rFonts w:ascii="Courier New" w:hAnsi="Courier New" w:cs="Courier New"/>
                  </w:rPr>
                </w:rPrChange>
              </w:rPr>
              <w:instrText xml:space="preserve"> CITATION Ago07 \l 3082 </w:instrText>
            </w:r>
          </w:ins>
          <w:r w:rsidR="00531F30" w:rsidRPr="00246937">
            <w:rPr>
              <w:rFonts w:cs="Times New Roman"/>
              <w:rPrChange w:id="2072" w:author="Orion" w:date="2011-04-24T22:32:00Z">
                <w:rPr>
                  <w:rFonts w:ascii="Courier New" w:hAnsi="Courier New" w:cs="Courier New"/>
                </w:rPr>
              </w:rPrChange>
            </w:rPr>
            <w:fldChar w:fldCharType="separate"/>
          </w:r>
          <w:r w:rsidR="00C1157B" w:rsidRPr="00C1157B">
            <w:rPr>
              <w:rFonts w:cs="Times New Roman"/>
              <w:noProof/>
            </w:rPr>
            <w:t>(30)</w:t>
          </w:r>
          <w:ins w:id="2073" w:author="Orion" w:date="2011-03-31T22:55:00Z">
            <w:r w:rsidR="00531F30" w:rsidRPr="00246937">
              <w:rPr>
                <w:rFonts w:cs="Times New Roman"/>
                <w:rPrChange w:id="2074" w:author="Orion" w:date="2011-04-24T22:32:00Z">
                  <w:rPr>
                    <w:rFonts w:ascii="Courier New" w:hAnsi="Courier New" w:cs="Courier New"/>
                  </w:rPr>
                </w:rPrChange>
              </w:rPr>
              <w:fldChar w:fldCharType="end"/>
            </w:r>
          </w:ins>
          <w:customXmlInsRangeStart w:id="2075" w:author="Orion" w:date="2011-03-31T22:55:00Z"/>
        </w:sdtContent>
      </w:sdt>
      <w:customXmlInsRangeEnd w:id="2075"/>
      <w:ins w:id="2076" w:author="Orion" w:date="2011-06-18T20:28:00Z">
        <w:r w:rsidR="00964B13">
          <w:rPr>
            <w:rFonts w:cs="Times New Roman"/>
          </w:rPr>
          <w:t xml:space="preserve">. Donde </w:t>
        </w:r>
      </w:ins>
      <w:del w:id="2077" w:author="Orion" w:date="2011-03-31T22:55:00Z">
        <w:r w:rsidRPr="00246937" w:rsidDel="00531F30">
          <w:rPr>
            <w:rFonts w:cs="Times New Roman"/>
          </w:rPr>
          <w:delText xml:space="preserve">[23] </w:delText>
        </w:r>
      </w:del>
      <w:del w:id="2078" w:author="Orion" w:date="2011-04-02T13:44:00Z">
        <w:r w:rsidRPr="00246937" w:rsidDel="009704E3">
          <w:rPr>
            <w:rFonts w:cs="Times New Roman"/>
          </w:rPr>
          <w:delText xml:space="preserve">donde </w:delText>
        </w:r>
      </w:del>
      <w:del w:id="2079" w:author="Orion" w:date="2011-06-18T20:27:00Z">
        <w:r w:rsidRPr="00246937" w:rsidDel="00964B13">
          <w:rPr>
            <w:rFonts w:cs="Times New Roman"/>
          </w:rPr>
          <w:delText>nos</w:delText>
        </w:r>
      </w:del>
      <w:ins w:id="2080" w:author="Orion" w:date="2011-06-18T20:27:00Z">
        <w:r w:rsidR="00964B13">
          <w:rPr>
            <w:rFonts w:cs="Times New Roman"/>
          </w:rPr>
          <w:t>se muestra</w:t>
        </w:r>
      </w:ins>
      <w:del w:id="2081"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82" w:author="Orion" w:date="2011-06-18T20:49:00Z">
        <w:r w:rsidRPr="00246937" w:rsidDel="006523FB">
          <w:rPr>
            <w:rFonts w:cs="Times New Roman"/>
          </w:rPr>
          <w:delText xml:space="preserve">agentes </w:delText>
        </w:r>
      </w:del>
      <w:ins w:id="2083"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84" w:author="Orion" w:date="2011-06-18T20:49:00Z">
        <w:r w:rsidR="006523FB">
          <w:rPr>
            <w:rFonts w:cs="Times New Roman"/>
          </w:rPr>
          <w:t xml:space="preserve">as entidades </w:t>
        </w:r>
      </w:ins>
      <w:del w:id="2085"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86" w:author="Orion" w:date="2011-06-18T20:55:00Z">
        <w:r w:rsidR="00957520">
          <w:rPr>
            <w:rFonts w:cs="Times New Roman"/>
          </w:rPr>
          <w:t>. E</w:t>
        </w:r>
      </w:ins>
      <w:del w:id="2087" w:author="Orion" w:date="2011-06-18T20:55:00Z">
        <w:r w:rsidRPr="00246937" w:rsidDel="00957520">
          <w:rPr>
            <w:rFonts w:cs="Times New Roman"/>
          </w:rPr>
          <w:delText>, y en e</w:delText>
        </w:r>
      </w:del>
      <w:r w:rsidRPr="00246937">
        <w:rPr>
          <w:rFonts w:cs="Times New Roman"/>
        </w:rPr>
        <w:t xml:space="preserve">l artículo </w:t>
      </w:r>
      <w:customXmlInsRangeStart w:id="2088" w:author="Orion" w:date="2011-06-18T20:55:00Z"/>
      <w:sdt>
        <w:sdtPr>
          <w:rPr>
            <w:rFonts w:cs="Times New Roman"/>
          </w:rPr>
          <w:id w:val="-1074887385"/>
          <w:citation/>
        </w:sdtPr>
        <w:sdtContent>
          <w:customXmlInsRangeEnd w:id="2088"/>
          <w:ins w:id="2089"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90" w:author="Orion" w:date="2011-06-18T20:55:00Z"/>
        </w:sdtContent>
      </w:sdt>
      <w:customXmlInsRangeEnd w:id="2090"/>
      <w:ins w:id="2091" w:author="Orion" w:date="2011-06-18T20:55:00Z">
        <w:r w:rsidR="00957520">
          <w:rPr>
            <w:rFonts w:cs="Times New Roman"/>
          </w:rPr>
          <w:t xml:space="preserve"> </w:t>
        </w:r>
      </w:ins>
      <w:del w:id="2092" w:author="Orion" w:date="2011-06-18T20:50:00Z">
        <w:r w:rsidRPr="00246937" w:rsidDel="00957520">
          <w:rPr>
            <w:rFonts w:cs="Times New Roman"/>
          </w:rPr>
          <w:delText xml:space="preserve">se estudian </w:delText>
        </w:r>
      </w:del>
      <w:ins w:id="2093"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094"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095" w:author="Orion" w:date="2011-03-31T22:58:00Z"/>
          <w:rFonts w:cs="Times New Roman"/>
          <w:rPrChange w:id="2096" w:author="Orion" w:date="2011-04-24T22:32:00Z">
            <w:rPr>
              <w:del w:id="2097" w:author="Orion" w:date="2011-03-31T22:58:00Z"/>
              <w:rFonts w:ascii="Courier New" w:hAnsi="Courier New" w:cs="Courier New"/>
            </w:rPr>
          </w:rPrChange>
        </w:rPr>
      </w:pPr>
      <w:ins w:id="2098" w:author="Orion" w:date="2011-04-02T13:44:00Z">
        <w:r w:rsidRPr="00246937">
          <w:rPr>
            <w:rFonts w:cs="Times New Roman"/>
            <w:rPrChange w:id="2099" w:author="Orion" w:date="2011-04-24T22:32:00Z">
              <w:rPr>
                <w:rFonts w:ascii="Courier New" w:hAnsi="Courier New" w:cs="Courier New"/>
              </w:rPr>
            </w:rPrChange>
          </w:rPr>
          <w:t>Por último</w:t>
        </w:r>
      </w:ins>
      <w:ins w:id="2100" w:author="IO" w:date="2011-05-13T11:51:00Z">
        <w:r w:rsidR="002E0930">
          <w:rPr>
            <w:rFonts w:cs="Times New Roman"/>
          </w:rPr>
          <w:t>,</w:t>
        </w:r>
      </w:ins>
      <w:ins w:id="2101" w:author="Orion" w:date="2011-04-02T13:44:00Z">
        <w:r w:rsidRPr="00246937">
          <w:rPr>
            <w:rFonts w:cs="Times New Roman"/>
            <w:rPrChange w:id="2102" w:author="Orion" w:date="2011-04-24T22:32:00Z">
              <w:rPr>
                <w:rFonts w:ascii="Courier New" w:hAnsi="Courier New" w:cs="Courier New"/>
              </w:rPr>
            </w:rPrChange>
          </w:rPr>
          <w:t xml:space="preserve"> </w:t>
        </w:r>
      </w:ins>
      <w:del w:id="2103" w:author="Orion" w:date="2011-04-02T13:44:00Z">
        <w:r w:rsidR="00BB1765" w:rsidRPr="00246937" w:rsidDel="0088439F">
          <w:rPr>
            <w:rFonts w:cs="Times New Roman"/>
          </w:rPr>
          <w:delText>E</w:delText>
        </w:r>
      </w:del>
      <w:ins w:id="2104" w:author="Orion" w:date="2011-04-02T13:44:00Z">
        <w:r w:rsidRPr="00246937">
          <w:rPr>
            <w:rFonts w:cs="Times New Roman"/>
            <w:rPrChange w:id="2105" w:author="Orion" w:date="2011-04-24T22:32:00Z">
              <w:rPr>
                <w:rFonts w:ascii="Courier New" w:hAnsi="Courier New" w:cs="Courier New"/>
              </w:rPr>
            </w:rPrChange>
          </w:rPr>
          <w:t>e</w:t>
        </w:r>
      </w:ins>
      <w:r w:rsidR="00BB1765" w:rsidRPr="00246937">
        <w:rPr>
          <w:rFonts w:cs="Times New Roman"/>
        </w:rPr>
        <w:t xml:space="preserve">l trabajo </w:t>
      </w:r>
      <w:customXmlInsRangeStart w:id="2106" w:author="Orion" w:date="2011-03-31T22:56:00Z"/>
      <w:sdt>
        <w:sdtPr>
          <w:rPr>
            <w:rFonts w:cs="Times New Roman"/>
          </w:rPr>
          <w:id w:val="-1566487145"/>
          <w:citation/>
        </w:sdtPr>
        <w:sdtContent>
          <w:customXmlInsRangeEnd w:id="2106"/>
          <w:ins w:id="2107" w:author="Orion" w:date="2011-03-31T22:56:00Z">
            <w:r w:rsidR="00531F30" w:rsidRPr="00246937">
              <w:rPr>
                <w:rFonts w:cs="Times New Roman"/>
                <w:rPrChange w:id="2108" w:author="Orion" w:date="2011-04-24T22:32:00Z">
                  <w:rPr>
                    <w:rFonts w:ascii="Courier New" w:hAnsi="Courier New" w:cs="Courier New"/>
                  </w:rPr>
                </w:rPrChange>
              </w:rPr>
              <w:fldChar w:fldCharType="begin"/>
            </w:r>
            <w:r w:rsidR="00531F30" w:rsidRPr="00246937">
              <w:rPr>
                <w:rFonts w:cs="Times New Roman"/>
                <w:rPrChange w:id="2109" w:author="Orion" w:date="2011-04-24T22:32:00Z">
                  <w:rPr>
                    <w:rFonts w:ascii="Courier New" w:hAnsi="Courier New" w:cs="Courier New"/>
                  </w:rPr>
                </w:rPrChange>
              </w:rPr>
              <w:instrText xml:space="preserve"> CITATION SWo08 \l 3082 </w:instrText>
            </w:r>
          </w:ins>
          <w:r w:rsidR="00531F30" w:rsidRPr="00246937">
            <w:rPr>
              <w:rFonts w:cs="Times New Roman"/>
              <w:rPrChange w:id="2110" w:author="Orion" w:date="2011-04-24T22:32:00Z">
                <w:rPr>
                  <w:rFonts w:ascii="Courier New" w:hAnsi="Courier New" w:cs="Courier New"/>
                </w:rPr>
              </w:rPrChange>
            </w:rPr>
            <w:fldChar w:fldCharType="separate"/>
          </w:r>
          <w:r w:rsidR="00C1157B" w:rsidRPr="00C1157B">
            <w:rPr>
              <w:rFonts w:cs="Times New Roman"/>
              <w:noProof/>
            </w:rPr>
            <w:t>(34)</w:t>
          </w:r>
          <w:ins w:id="2111" w:author="Orion" w:date="2011-03-31T22:56:00Z">
            <w:r w:rsidR="00531F30" w:rsidRPr="00246937">
              <w:rPr>
                <w:rFonts w:cs="Times New Roman"/>
                <w:rPrChange w:id="2112" w:author="Orion" w:date="2011-04-24T22:32:00Z">
                  <w:rPr>
                    <w:rFonts w:ascii="Courier New" w:hAnsi="Courier New" w:cs="Courier New"/>
                  </w:rPr>
                </w:rPrChange>
              </w:rPr>
              <w:fldChar w:fldCharType="end"/>
            </w:r>
          </w:ins>
          <w:customXmlInsRangeStart w:id="2113" w:author="Orion" w:date="2011-03-31T22:56:00Z"/>
        </w:sdtContent>
      </w:sdt>
      <w:customXmlInsRangeEnd w:id="2113"/>
      <w:del w:id="2114"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15" w:author="Orion" w:date="2011-03-28T16:12:00Z">
        <w:r w:rsidR="003D0D14" w:rsidRPr="00246937">
          <w:rPr>
            <w:rFonts w:cs="Times New Roman"/>
          </w:rPr>
          <w:t xml:space="preserve"> (modelo de Creencia-Deseo-Intención)</w:t>
        </w:r>
      </w:ins>
      <w:customXmlInsRangeStart w:id="2116" w:author="Orion" w:date="2011-05-17T18:48:00Z"/>
      <w:sdt>
        <w:sdtPr>
          <w:rPr>
            <w:rFonts w:cs="Times New Roman"/>
          </w:rPr>
          <w:id w:val="-1346397888"/>
          <w:citation/>
        </w:sdtPr>
        <w:sdtContent>
          <w:customXmlInsRangeEnd w:id="2116"/>
          <w:ins w:id="2117"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18" w:author="Orion" w:date="2011-05-17T18:48:00Z">
            <w:r w:rsidR="00912510">
              <w:rPr>
                <w:rFonts w:cs="Times New Roman"/>
              </w:rPr>
              <w:fldChar w:fldCharType="end"/>
            </w:r>
          </w:ins>
          <w:customXmlInsRangeStart w:id="2119" w:author="Orion" w:date="2011-05-17T18:48:00Z"/>
        </w:sdtContent>
      </w:sdt>
      <w:customXmlInsRangeEnd w:id="2119"/>
      <w:r w:rsidR="00BB1765" w:rsidRPr="00246937">
        <w:rPr>
          <w:rFonts w:cs="Times New Roman"/>
        </w:rPr>
        <w:t xml:space="preserve"> para desarrollar una simulación de un ATFM colaborativo y los problemas de eficiencia que encuentran. Como conclusión </w:t>
      </w:r>
      <w:del w:id="2120"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21" w:author="Orion" w:date="2011-05-17T18:52:00Z">
        <w:r w:rsidR="00BB1765" w:rsidRPr="00246937" w:rsidDel="004F60F0">
          <w:rPr>
            <w:rFonts w:cs="Times New Roman"/>
          </w:rPr>
          <w:delText xml:space="preserve">como </w:delText>
        </w:r>
      </w:del>
      <w:ins w:id="2122" w:author="Orion" w:date="2011-05-17T18:52:00Z">
        <w:r w:rsidR="004F60F0">
          <w:rPr>
            <w:rFonts w:cs="Times New Roman"/>
          </w:rPr>
          <w:t xml:space="preserve">una </w:t>
        </w:r>
      </w:ins>
      <w:r w:rsidR="00BB1765" w:rsidRPr="00246937">
        <w:rPr>
          <w:rFonts w:cs="Times New Roman"/>
        </w:rPr>
        <w:t>aproximación</w:t>
      </w:r>
      <w:ins w:id="2123" w:author="Orion" w:date="2011-05-17T18:53:00Z">
        <w:r w:rsidR="004F60F0">
          <w:rPr>
            <w:rFonts w:cs="Times New Roman"/>
          </w:rPr>
          <w:t xml:space="preserve"> híbrida donde </w:t>
        </w:r>
      </w:ins>
      <w:ins w:id="2124" w:author="Orion" w:date="2011-05-17T18:55:00Z">
        <w:r w:rsidR="00793E1C">
          <w:rPr>
            <w:rFonts w:cs="Times New Roman"/>
          </w:rPr>
          <w:t>se combina</w:t>
        </w:r>
      </w:ins>
      <w:ins w:id="2125" w:author="Orion" w:date="2011-05-17T18:56:00Z">
        <w:r w:rsidR="00793E1C">
          <w:rPr>
            <w:rFonts w:cs="Times New Roman"/>
          </w:rPr>
          <w:t>n</w:t>
        </w:r>
      </w:ins>
      <w:ins w:id="2126" w:author="Orion" w:date="2011-05-17T18:55:00Z">
        <w:r w:rsidR="00793E1C">
          <w:rPr>
            <w:rFonts w:cs="Times New Roman"/>
          </w:rPr>
          <w:t xml:space="preserve"> </w:t>
        </w:r>
      </w:ins>
      <w:del w:id="2127" w:author="Orion" w:date="2011-05-17T18:53:00Z">
        <w:r w:rsidR="00BB1765" w:rsidRPr="00246937" w:rsidDel="004F60F0">
          <w:rPr>
            <w:rFonts w:cs="Times New Roman"/>
          </w:rPr>
          <w:delText xml:space="preserve"> más eficiente </w:delText>
        </w:r>
      </w:del>
      <w:del w:id="2128" w:author="IO" w:date="2011-05-13T11:52:00Z">
        <w:r w:rsidR="00BB1765" w:rsidRPr="00246937" w:rsidDel="00DE12E2">
          <w:rPr>
            <w:rFonts w:cs="Times New Roman"/>
          </w:rPr>
          <w:delText xml:space="preserve">una </w:delText>
        </w:r>
      </w:del>
      <w:del w:id="2129" w:author="Orion" w:date="2011-05-17T18:53:00Z">
        <w:r w:rsidR="00BB1765" w:rsidRPr="00246937" w:rsidDel="004F60F0">
          <w:rPr>
            <w:rFonts w:cs="Times New Roman"/>
          </w:rPr>
          <w:delText>que</w:delText>
        </w:r>
      </w:del>
      <w:del w:id="2130" w:author="Orion" w:date="2011-05-17T18:54:00Z">
        <w:r w:rsidR="00BB1765" w:rsidRPr="00246937" w:rsidDel="004F60F0">
          <w:rPr>
            <w:rFonts w:cs="Times New Roman"/>
          </w:rPr>
          <w:delText xml:space="preserve"> combina </w:delText>
        </w:r>
      </w:del>
      <w:del w:id="2131" w:author="Orion" w:date="2011-05-17T18:56:00Z">
        <w:r w:rsidR="00BB1765" w:rsidRPr="00246937" w:rsidDel="00793E1C">
          <w:rPr>
            <w:rFonts w:cs="Times New Roman"/>
          </w:rPr>
          <w:delText>componentes</w:delText>
        </w:r>
      </w:del>
      <w:ins w:id="2132" w:author="Orion" w:date="2011-05-17T18:53:00Z">
        <w:r w:rsidR="004F60F0">
          <w:rPr>
            <w:rFonts w:cs="Times New Roman"/>
          </w:rPr>
          <w:t>elementos</w:t>
        </w:r>
      </w:ins>
      <w:ins w:id="2133" w:author="Orion" w:date="2011-05-17T18:52:00Z">
        <w:r w:rsidR="004F60F0">
          <w:rPr>
            <w:rFonts w:cs="Times New Roman"/>
          </w:rPr>
          <w:t xml:space="preserve"> del sistema</w:t>
        </w:r>
      </w:ins>
      <w:ins w:id="2134" w:author="Orion" w:date="2011-05-17T18:55:00Z">
        <w:r w:rsidR="004F60F0">
          <w:rPr>
            <w:rFonts w:cs="Times New Roman"/>
          </w:rPr>
          <w:t xml:space="preserve"> </w:t>
        </w:r>
      </w:ins>
      <w:ins w:id="2135" w:author="Orion" w:date="2011-05-17T18:56:00Z">
        <w:r w:rsidR="00793E1C">
          <w:rPr>
            <w:rFonts w:cs="Times New Roman"/>
          </w:rPr>
          <w:t>implementados</w:t>
        </w:r>
      </w:ins>
      <w:r w:rsidR="00BB1765" w:rsidRPr="00246937">
        <w:rPr>
          <w:rFonts w:cs="Times New Roman"/>
        </w:rPr>
        <w:t xml:space="preserve"> con agentes BDI </w:t>
      </w:r>
      <w:del w:id="2136" w:author="Orion" w:date="2011-05-17T18:55:00Z">
        <w:r w:rsidR="00BB1765" w:rsidRPr="00246937" w:rsidDel="004F60F0">
          <w:rPr>
            <w:rFonts w:cs="Times New Roman"/>
          </w:rPr>
          <w:delText xml:space="preserve">y sin </w:delText>
        </w:r>
      </w:del>
      <w:del w:id="2137" w:author="Orion" w:date="2011-05-17T18:54:00Z">
        <w:r w:rsidR="00BB1765" w:rsidRPr="00246937" w:rsidDel="004F60F0">
          <w:rPr>
            <w:rFonts w:cs="Times New Roman"/>
          </w:rPr>
          <w:delText>ellos</w:delText>
        </w:r>
      </w:del>
      <w:ins w:id="2138" w:author="Orion" w:date="2011-05-17T18:57:00Z">
        <w:r w:rsidR="00793E1C">
          <w:rPr>
            <w:rFonts w:cs="Times New Roman"/>
          </w:rPr>
          <w:t>y componentes implementados</w:t>
        </w:r>
      </w:ins>
      <w:ins w:id="2139" w:author="Orion" w:date="2011-05-17T18:55:00Z">
        <w:r w:rsidR="004F60F0">
          <w:rPr>
            <w:rFonts w:cs="Times New Roman"/>
          </w:rPr>
          <w:t xml:space="preserve"> sin ellos</w:t>
        </w:r>
      </w:ins>
      <w:ins w:id="2140" w:author="Orion" w:date="2011-05-17T18:57:00Z">
        <w:r w:rsidR="00793E1C">
          <w:rPr>
            <w:rFonts w:cs="Times New Roman"/>
          </w:rPr>
          <w:t>,</w:t>
        </w:r>
      </w:ins>
      <w:r w:rsidR="00BB1765" w:rsidRPr="00246937">
        <w:rPr>
          <w:rFonts w:cs="Times New Roman"/>
        </w:rPr>
        <w:t xml:space="preserve"> </w:t>
      </w:r>
      <w:del w:id="2141" w:author="Orion" w:date="2011-05-17T18:52:00Z">
        <w:r w:rsidR="00BB1765" w:rsidRPr="00246937" w:rsidDel="004F60F0">
          <w:rPr>
            <w:rFonts w:cs="Times New Roman"/>
          </w:rPr>
          <w:delText xml:space="preserve">y </w:delText>
        </w:r>
      </w:del>
      <w:del w:id="2142" w:author="Orion" w:date="2011-04-02T13:48:00Z">
        <w:r w:rsidR="00BB1765" w:rsidRPr="00246937" w:rsidDel="003D31EF">
          <w:rPr>
            <w:rFonts w:cs="Times New Roman"/>
          </w:rPr>
          <w:delText>s</w:delText>
        </w:r>
      </w:del>
      <w:del w:id="2143" w:author="Orion" w:date="2011-04-02T13:47:00Z">
        <w:r w:rsidR="00BB1765" w:rsidRPr="00246937" w:rsidDel="003D31EF">
          <w:rPr>
            <w:rFonts w:cs="Times New Roman"/>
          </w:rPr>
          <w:delText>i</w:delText>
        </w:r>
      </w:del>
      <w:del w:id="2144" w:author="Orion" w:date="2011-04-02T13:48:00Z">
        <w:r w:rsidR="00BB1765" w:rsidRPr="00246937" w:rsidDel="003D31EF">
          <w:rPr>
            <w:rFonts w:cs="Times New Roman"/>
          </w:rPr>
          <w:delText>guieren</w:delText>
        </w:r>
      </w:del>
      <w:ins w:id="2145" w:author="Orion" w:date="2011-05-17T18:53:00Z">
        <w:r w:rsidR="004F60F0">
          <w:rPr>
            <w:rFonts w:cs="Times New Roman"/>
          </w:rPr>
          <w:t>dependiendo de</w:t>
        </w:r>
      </w:ins>
      <w:ins w:id="2146"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47" w:author="Orion" w:date="2011-03-31T23:00:00Z"/>
          <w:rFonts w:cs="Times New Roman"/>
          <w:rPrChange w:id="2148" w:author="Orion" w:date="2011-04-24T22:32:00Z">
            <w:rPr>
              <w:ins w:id="2149" w:author="Orion" w:date="2011-03-31T23:00:00Z"/>
              <w:rFonts w:ascii="Courier New" w:hAnsi="Courier New" w:cs="Courier New"/>
            </w:rPr>
          </w:rPrChange>
        </w:rPr>
        <w:pPrChange w:id="2150"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51" w:author="Orion" w:date="2011-03-31T23:00:00Z"/>
          <w:rFonts w:cs="Times New Roman"/>
          <w:rPrChange w:id="2152" w:author="Orion" w:date="2011-04-24T22:32:00Z">
            <w:rPr>
              <w:ins w:id="2153" w:author="Orion" w:date="2011-03-31T23:00:00Z"/>
              <w:rFonts w:ascii="Courier New" w:hAnsi="Courier New" w:cs="Courier New"/>
            </w:rPr>
          </w:rPrChange>
        </w:rPr>
        <w:pPrChange w:id="2154" w:author="Orion" w:date="2011-03-31T23:00:00Z">
          <w:pPr>
            <w:jc w:val="both"/>
          </w:pPr>
        </w:pPrChange>
      </w:pPr>
      <w:ins w:id="2155" w:author="Orion" w:date="2011-03-31T23:00:00Z">
        <w:r w:rsidRPr="00246937">
          <w:rPr>
            <w:rFonts w:cs="Times New Roman"/>
            <w:rPrChange w:id="2156" w:author="Orion" w:date="2011-04-24T22:32:00Z">
              <w:rPr>
                <w:rFonts w:ascii="Courier New" w:hAnsi="Courier New" w:cs="Courier New"/>
              </w:rPr>
            </w:rPrChange>
          </w:rPr>
          <w:t xml:space="preserve">Usar BDI para procesos cognitivos explícitos. El paradigma BDI se adapta perfectamente cuando </w:t>
        </w:r>
      </w:ins>
      <w:ins w:id="2157" w:author="Orion" w:date="2011-05-03T12:46:00Z">
        <w:r w:rsidR="003D4F2C">
          <w:rPr>
            <w:rFonts w:cs="Times New Roman"/>
          </w:rPr>
          <w:t>se quiere</w:t>
        </w:r>
      </w:ins>
      <w:ins w:id="2158" w:author="Orion" w:date="2011-03-31T23:00:00Z">
        <w:r w:rsidRPr="00246937">
          <w:rPr>
            <w:rFonts w:cs="Times New Roman"/>
            <w:rPrChange w:id="2159"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60" w:author="Orion" w:date="2011-03-31T23:01:00Z"/>
          <w:rFonts w:cs="Times New Roman"/>
          <w:rPrChange w:id="2161" w:author="Orion" w:date="2011-04-24T22:32:00Z">
            <w:rPr>
              <w:ins w:id="2162" w:author="Orion" w:date="2011-03-31T23:01:00Z"/>
              <w:rFonts w:ascii="Courier New" w:hAnsi="Courier New" w:cs="Courier New"/>
            </w:rPr>
          </w:rPrChange>
        </w:rPr>
        <w:pPrChange w:id="2163" w:author="Orion" w:date="2011-03-31T23:00:00Z">
          <w:pPr>
            <w:jc w:val="both"/>
          </w:pPr>
        </w:pPrChange>
      </w:pPr>
      <w:r w:rsidRPr="00246937">
        <w:rPr>
          <w:rFonts w:cs="Times New Roman"/>
          <w:rPrChange w:id="2164" w:author="Orion" w:date="2011-04-24T22:32:00Z">
            <w:rPr>
              <w:rFonts w:ascii="Courier New" w:hAnsi="Courier New" w:cs="Courier New"/>
            </w:rPr>
          </w:rPrChange>
        </w:rPr>
        <w:t xml:space="preserve">Importancia del nivel de granularidad. No hay necesidad de modelar detalles de toma de decisiones cuando </w:t>
      </w:r>
      <w:del w:id="2165" w:author="Orion" w:date="2011-04-02T13:47:00Z">
        <w:r w:rsidRPr="00246937" w:rsidDel="002D38E1">
          <w:rPr>
            <w:rFonts w:cs="Times New Roman"/>
            <w:rPrChange w:id="2166" w:author="Orion" w:date="2011-04-24T22:32:00Z">
              <w:rPr>
                <w:rFonts w:ascii="Courier New" w:hAnsi="Courier New" w:cs="Courier New"/>
              </w:rPr>
            </w:rPrChange>
          </w:rPr>
          <w:delText>tú estás</w:delText>
        </w:r>
      </w:del>
      <w:ins w:id="2167" w:author="Orion" w:date="2011-04-02T13:47:00Z">
        <w:r w:rsidR="002D38E1" w:rsidRPr="00246937">
          <w:rPr>
            <w:rFonts w:cs="Times New Roman"/>
            <w:rPrChange w:id="2168" w:author="Orion" w:date="2011-04-24T22:32:00Z">
              <w:rPr>
                <w:rFonts w:ascii="Courier New" w:hAnsi="Courier New" w:cs="Courier New"/>
              </w:rPr>
            </w:rPrChange>
          </w:rPr>
          <w:t>uno está más</w:t>
        </w:r>
      </w:ins>
      <w:r w:rsidRPr="00246937">
        <w:rPr>
          <w:rFonts w:cs="Times New Roman"/>
          <w:rPrChange w:id="2169" w:author="Orion" w:date="2011-04-24T22:32:00Z">
            <w:rPr>
              <w:rFonts w:ascii="Courier New" w:hAnsi="Courier New" w:cs="Courier New"/>
            </w:rPr>
          </w:rPrChange>
        </w:rPr>
        <w:t xml:space="preserve"> interesado en el resultado</w:t>
      </w:r>
      <w:del w:id="2170" w:author="Orion" w:date="2011-04-02T13:47:00Z">
        <w:r w:rsidRPr="00246937" w:rsidDel="002D38E1">
          <w:rPr>
            <w:rFonts w:cs="Times New Roman"/>
            <w:rPrChange w:id="2171" w:author="Orion" w:date="2011-04-24T22:32:00Z">
              <w:rPr>
                <w:rFonts w:ascii="Courier New" w:hAnsi="Courier New" w:cs="Courier New"/>
              </w:rPr>
            </w:rPrChange>
          </w:rPr>
          <w:delText>, más</w:delText>
        </w:r>
      </w:del>
      <w:r w:rsidRPr="00246937">
        <w:rPr>
          <w:rFonts w:cs="Times New Roman"/>
          <w:rPrChange w:id="2172" w:author="Orion" w:date="2011-04-24T22:32:00Z">
            <w:rPr>
              <w:rFonts w:ascii="Courier New" w:hAnsi="Courier New" w:cs="Courier New"/>
            </w:rPr>
          </w:rPrChange>
        </w:rPr>
        <w:t xml:space="preserve"> que </w:t>
      </w:r>
      <w:ins w:id="2173" w:author="IO" w:date="2011-06-09T15:17:00Z">
        <w:r w:rsidR="00631887">
          <w:rPr>
            <w:rFonts w:cs="Times New Roman"/>
          </w:rPr>
          <w:t xml:space="preserve">en </w:t>
        </w:r>
      </w:ins>
      <w:r w:rsidRPr="00246937">
        <w:rPr>
          <w:rFonts w:cs="Times New Roman"/>
          <w:rPrChange w:id="2174"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75" w:author="Orion" w:date="2011-05-16T14:20:00Z"/>
          <w:rFonts w:cs="Times New Roman"/>
        </w:rPr>
        <w:pPrChange w:id="2176" w:author="Orion" w:date="2011-03-31T23:00:00Z">
          <w:pPr>
            <w:jc w:val="both"/>
          </w:pPr>
        </w:pPrChange>
      </w:pPr>
      <w:r w:rsidRPr="00246937">
        <w:rPr>
          <w:rFonts w:cs="Times New Roman"/>
          <w:rPrChange w:id="2177"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78" w:author="Orion" w:date="2011-03-31T22:56:00Z"/>
          <w:rFonts w:eastAsiaTheme="majorEastAsia" w:cs="Times New Roman"/>
          <w:color w:val="1F497D" w:themeColor="text2"/>
          <w:spacing w:val="15"/>
          <w:u w:val="single"/>
          <w:rPrChange w:id="2179" w:author="Orion" w:date="2011-07-04T11:51:00Z">
            <w:rPr>
              <w:del w:id="2180" w:author="Orion" w:date="2011-03-31T22:56:00Z"/>
              <w:rFonts w:ascii="Courier New" w:hAnsi="Courier New" w:cs="Courier New"/>
            </w:rPr>
          </w:rPrChange>
        </w:rPr>
        <w:pPrChange w:id="2181"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82" w:author="Orion" w:date="2011-03-31T22:56:00Z"/>
          <w:rFonts w:eastAsiaTheme="majorEastAsia" w:cs="Times New Roman"/>
          <w:color w:val="1F497D" w:themeColor="text2"/>
          <w:spacing w:val="15"/>
          <w:u w:val="single"/>
          <w:rPrChange w:id="2183" w:author="Orion" w:date="2011-07-04T11:51:00Z">
            <w:rPr>
              <w:del w:id="2184" w:author="Orion" w:date="2011-03-31T22:56:00Z"/>
              <w:rFonts w:ascii="Courier New" w:hAnsi="Courier New" w:cs="Courier New"/>
            </w:rPr>
          </w:rPrChange>
        </w:rPr>
        <w:pPrChange w:id="2185" w:author="Orion" w:date="2011-05-03T14:04:00Z">
          <w:pPr>
            <w:pStyle w:val="Heading1"/>
          </w:pPr>
        </w:pPrChange>
      </w:pPr>
    </w:p>
    <w:p w14:paraId="77C6C19D" w14:textId="77777777" w:rsidR="00AE5A4C" w:rsidRPr="008F597E" w:rsidRDefault="00D41695" w:rsidP="00AE5A4C">
      <w:pPr>
        <w:outlineLvl w:val="1"/>
        <w:rPr>
          <w:ins w:id="2186" w:author="Orion" w:date="2011-05-03T12:50:00Z"/>
          <w:rFonts w:eastAsiaTheme="majorEastAsia" w:cs="Times New Roman"/>
          <w:color w:val="1F497D" w:themeColor="text2"/>
          <w:spacing w:val="15"/>
          <w:szCs w:val="21"/>
          <w:u w:val="single"/>
          <w:rPrChange w:id="2187" w:author="Orion" w:date="2011-07-04T11:51:00Z">
            <w:rPr>
              <w:ins w:id="2188" w:author="Orion" w:date="2011-05-03T12:50:00Z"/>
              <w:rFonts w:cs="Times New Roman"/>
            </w:rPr>
          </w:rPrChange>
        </w:rPr>
      </w:pPr>
      <w:bookmarkStart w:id="2189" w:name="_Toc296083824"/>
      <w:ins w:id="2190" w:author="IO" w:date="2011-05-13T12:16:00Z">
        <w:del w:id="2191" w:author="Orion" w:date="2011-05-16T14:20:00Z">
          <w:r w:rsidRPr="008F597E" w:rsidDel="00E22278">
            <w:rPr>
              <w:rFonts w:eastAsiaTheme="majorEastAsia" w:cs="Times New Roman"/>
              <w:color w:val="1F497D" w:themeColor="text2"/>
              <w:spacing w:val="15"/>
              <w:szCs w:val="21"/>
              <w:u w:val="single"/>
              <w:rPrChange w:id="2192" w:author="Orion" w:date="2011-07-04T11:51:00Z">
                <w:rPr>
                  <w:rFonts w:cs="Times New Roman"/>
                </w:rPr>
              </w:rPrChange>
            </w:rPr>
            <w:delText>os</w:delText>
          </w:r>
        </w:del>
      </w:ins>
      <w:ins w:id="2193" w:author="IO" w:date="2011-05-13T12:20:00Z">
        <w:del w:id="2194" w:author="Orion" w:date="2011-05-16T14:20:00Z">
          <w:r w:rsidRPr="008F597E" w:rsidDel="00E22278">
            <w:rPr>
              <w:rFonts w:eastAsiaTheme="majorEastAsia" w:cs="Times New Roman"/>
              <w:color w:val="1F497D" w:themeColor="text2"/>
              <w:spacing w:val="15"/>
              <w:szCs w:val="21"/>
              <w:u w:val="single"/>
              <w:rPrChange w:id="2195" w:author="Orion" w:date="2011-07-04T11:51:00Z">
                <w:rPr>
                  <w:rFonts w:cs="Times New Roman"/>
                </w:rPr>
              </w:rPrChange>
            </w:rPr>
            <w:delText>ns</w:delText>
          </w:r>
        </w:del>
      </w:ins>
      <w:ins w:id="2196" w:author="IO" w:date="2011-05-13T12:21:00Z">
        <w:del w:id="2197" w:author="Orion" w:date="2011-05-16T14:20:00Z">
          <w:r w:rsidRPr="008F597E" w:rsidDel="00E22278">
            <w:rPr>
              <w:rFonts w:eastAsiaTheme="majorEastAsia" w:cs="Times New Roman"/>
              <w:color w:val="1F497D" w:themeColor="text2"/>
              <w:spacing w:val="15"/>
              <w:szCs w:val="21"/>
              <w:u w:val="single"/>
              <w:rPrChange w:id="2198" w:author="Orion" w:date="2011-07-04T11:51:00Z">
                <w:rPr>
                  <w:rFonts w:cs="Times New Roman"/>
                </w:rPr>
              </w:rPrChange>
            </w:rPr>
            <w:delText>sn</w:delText>
          </w:r>
        </w:del>
      </w:ins>
      <w:ins w:id="2199" w:author="Orion" w:date="2011-05-03T12:50:00Z">
        <w:r w:rsidR="00AE5A4C" w:rsidRPr="008F597E">
          <w:rPr>
            <w:rFonts w:eastAsiaTheme="majorEastAsia" w:cs="Times New Roman"/>
            <w:color w:val="1F497D" w:themeColor="text2"/>
            <w:spacing w:val="15"/>
            <w:szCs w:val="21"/>
            <w:u w:val="single"/>
            <w:rPrChange w:id="2200"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201" w:author="Orion" w:date="2011-07-04T11:51:00Z">
              <w:rPr>
                <w:rFonts w:cs="Times New Roman"/>
              </w:rPr>
            </w:rPrChange>
          </w:rPr>
          <w:t>UAVs</w:t>
        </w:r>
        <w:bookmarkEnd w:id="2189"/>
        <w:proofErr w:type="spellEnd"/>
      </w:ins>
    </w:p>
    <w:p w14:paraId="1EFE8A3D" w14:textId="3F0E7B70" w:rsidR="00AE5A4C" w:rsidRPr="00AB231D" w:rsidRDefault="00AE5A4C" w:rsidP="00AE5A4C">
      <w:pPr>
        <w:jc w:val="both"/>
        <w:rPr>
          <w:ins w:id="2202" w:author="Orion" w:date="2011-05-03T12:50:00Z"/>
          <w:rFonts w:cs="Times New Roman"/>
        </w:rPr>
      </w:pPr>
      <w:ins w:id="2203"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04"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05" w:author="Orion" w:date="2011-05-03T12:50:00Z"/>
      <w:sdt>
        <w:sdtPr>
          <w:rPr>
            <w:rFonts w:cs="Times New Roman"/>
          </w:rPr>
          <w:id w:val="-1408140362"/>
          <w:citation/>
        </w:sdtPr>
        <w:sdtContent>
          <w:customXmlInsRangeEnd w:id="2205"/>
          <w:ins w:id="2206"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07" w:author="Orion" w:date="2011-05-03T12:50:00Z">
            <w:r w:rsidRPr="00AB231D">
              <w:rPr>
                <w:rFonts w:cs="Times New Roman"/>
              </w:rPr>
              <w:fldChar w:fldCharType="end"/>
            </w:r>
          </w:ins>
          <w:customXmlInsRangeStart w:id="2208" w:author="Orion" w:date="2011-05-03T12:50:00Z"/>
        </w:sdtContent>
      </w:sdt>
      <w:customXmlInsRangeEnd w:id="2208"/>
      <w:ins w:id="2209"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10" w:author="IO" w:date="2011-06-09T15:19:00Z">
        <w:r w:rsidR="00631887">
          <w:rPr>
            <w:rFonts w:cs="Times New Roman"/>
          </w:rPr>
          <w:t>n</w:t>
        </w:r>
      </w:ins>
      <w:ins w:id="2211" w:author="Orion" w:date="2011-05-03T12:50:00Z">
        <w:r w:rsidRPr="00AB231D">
          <w:rPr>
            <w:rFonts w:cs="Times New Roman"/>
          </w:rPr>
          <w:t xml:space="preserve"> que hacer </w:t>
        </w:r>
        <w:del w:id="2212"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13" w:author="IO" w:date="2011-06-09T15:20:00Z">
        <w:r w:rsidR="00631887">
          <w:rPr>
            <w:rFonts w:cs="Times New Roman"/>
          </w:rPr>
          <w:t xml:space="preserve"> antes de su implantación</w:t>
        </w:r>
      </w:ins>
      <w:ins w:id="2214" w:author="Orion" w:date="2011-05-03T12:50:00Z">
        <w:del w:id="2215"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16" w:author="Orion" w:date="2011-05-03T12:50:00Z"/>
          <w:rFonts w:cs="Times New Roman"/>
        </w:rPr>
      </w:pPr>
    </w:p>
    <w:p w14:paraId="6C1601B5" w14:textId="0250DBC2" w:rsidR="00AE5A4C" w:rsidRPr="00246937" w:rsidRDefault="00AE5A4C" w:rsidP="00AE5A4C">
      <w:pPr>
        <w:jc w:val="both"/>
        <w:rPr>
          <w:ins w:id="2217" w:author="Orion" w:date="2011-05-03T12:50:00Z"/>
          <w:rFonts w:cs="Times New Roman"/>
        </w:rPr>
      </w:pPr>
      <w:ins w:id="2218"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19" w:author="IO" w:date="2011-06-09T15:20:00Z">
        <w:r w:rsidR="00631887">
          <w:rPr>
            <w:rFonts w:cs="Times New Roman"/>
          </w:rPr>
          <w:t>existan limitaciones tecnol</w:t>
        </w:r>
      </w:ins>
      <w:ins w:id="2220" w:author="IO" w:date="2011-06-09T15:21:00Z">
        <w:r w:rsidR="00631887">
          <w:rPr>
            <w:rFonts w:cs="Times New Roman"/>
          </w:rPr>
          <w:t>ógicas que aún no han sido resueltas</w:t>
        </w:r>
      </w:ins>
      <w:ins w:id="2221" w:author="Orion" w:date="2011-05-03T12:50:00Z">
        <w:del w:id="2222"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23" w:author="IO" w:date="2011-06-09T15:21:00Z">
          <w:r w:rsidRPr="00246937">
            <w:rPr>
              <w:rFonts w:cs="Times New Roman"/>
            </w:rPr>
            <w:delText xml:space="preserve"> </w:delText>
          </w:r>
        </w:del>
        <w:r w:rsidRPr="00246937">
          <w:rPr>
            <w:rFonts w:cs="Times New Roman"/>
          </w:rPr>
          <w:t xml:space="preserve">no </w:t>
        </w:r>
        <w:del w:id="2224"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25" w:author="IO" w:date="2011-06-09T15:21:00Z">
        <w:r w:rsidR="00631887">
          <w:rPr>
            <w:rFonts w:cs="Times New Roman"/>
          </w:rPr>
          <w:t>por</w:t>
        </w:r>
      </w:ins>
      <w:ins w:id="2226" w:author="Orion" w:date="2011-05-03T12:50:00Z">
        <w:r w:rsidRPr="00246937">
          <w:rPr>
            <w:rFonts w:cs="Times New Roman"/>
          </w:rPr>
          <w:t xml:space="preserve">que había un déficit a la hora de </w:t>
        </w:r>
      </w:ins>
      <w:ins w:id="2227" w:author="IO" w:date="2011-06-09T15:21:00Z">
        <w:r w:rsidR="00631887">
          <w:rPr>
            <w:rFonts w:cs="Times New Roman"/>
          </w:rPr>
          <w:t xml:space="preserve">definir </w:t>
        </w:r>
      </w:ins>
      <w:ins w:id="2228" w:author="Orion" w:date="2011-05-03T12:50:00Z">
        <w:del w:id="2229" w:author="IO" w:date="2011-06-09T15:21:00Z">
          <w:r w:rsidRPr="00246937">
            <w:rPr>
              <w:rFonts w:cs="Times New Roman"/>
            </w:rPr>
            <w:delText xml:space="preserve">certificar </w:delText>
          </w:r>
        </w:del>
      </w:ins>
      <w:ins w:id="2230" w:author="IO" w:date="2011-06-09T15:21:00Z">
        <w:r w:rsidR="00631887">
          <w:rPr>
            <w:rFonts w:cs="Times New Roman"/>
          </w:rPr>
          <w:t xml:space="preserve">los </w:t>
        </w:r>
      </w:ins>
      <w:ins w:id="2231" w:author="Orion" w:date="2011-05-03T12:50:00Z">
        <w:r w:rsidRPr="00246937">
          <w:rPr>
            <w:rFonts w:cs="Times New Roman"/>
          </w:rPr>
          <w:t xml:space="preserve">requisitos </w:t>
        </w:r>
        <w:del w:id="2232"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33" w:author="IO" w:date="2011-06-09T15:22:00Z">
        <w:r w:rsidR="00631887">
          <w:rPr>
            <w:rFonts w:cs="Times New Roman"/>
          </w:rPr>
          <w:t xml:space="preserve">para que pudieran volar junto con tráfico tripulado y </w:t>
        </w:r>
      </w:ins>
      <w:ins w:id="2234" w:author="Orion" w:date="2011-06-18T21:06:00Z">
        <w:r w:rsidR="00205C50">
          <w:rPr>
            <w:rFonts w:cs="Times New Roman"/>
          </w:rPr>
          <w:t xml:space="preserve">a la hora </w:t>
        </w:r>
      </w:ins>
      <w:ins w:id="2235" w:author="IO" w:date="2011-06-09T15:22:00Z">
        <w:r w:rsidR="00631887">
          <w:rPr>
            <w:rFonts w:cs="Times New Roman"/>
          </w:rPr>
          <w:t>certificar estos</w:t>
        </w:r>
      </w:ins>
      <w:ins w:id="2236" w:author="Orion" w:date="2011-05-03T12:50:00Z">
        <w:r w:rsidRPr="00246937">
          <w:rPr>
            <w:rFonts w:cs="Times New Roman"/>
          </w:rPr>
          <w:t xml:space="preserve">. Para suplir estas deficiencias se ha dedicado el documento </w:t>
        </w:r>
      </w:ins>
      <w:customXmlInsRangeStart w:id="2237" w:author="Orion" w:date="2011-05-03T12:50:00Z"/>
      <w:sdt>
        <w:sdtPr>
          <w:rPr>
            <w:rFonts w:cs="Times New Roman"/>
          </w:rPr>
          <w:id w:val="-936899862"/>
          <w:citation/>
        </w:sdtPr>
        <w:sdtContent>
          <w:customXmlInsRangeEnd w:id="2237"/>
          <w:ins w:id="2238"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39" w:author="Orion" w:date="2011-05-03T12:50:00Z">
            <w:r w:rsidRPr="00AB231D">
              <w:rPr>
                <w:rFonts w:cs="Times New Roman"/>
              </w:rPr>
              <w:fldChar w:fldCharType="end"/>
            </w:r>
          </w:ins>
          <w:customXmlInsRangeStart w:id="2240" w:author="Orion" w:date="2011-05-03T12:50:00Z"/>
        </w:sdtContent>
      </w:sdt>
      <w:customXmlInsRangeEnd w:id="2240"/>
      <w:ins w:id="2241"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42" w:author="Orion" w:date="2011-05-03T12:50:00Z"/>
          <w:rFonts w:cs="Times New Roman"/>
        </w:rPr>
      </w:pPr>
      <w:ins w:id="2243"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44" w:author="Orion" w:date="2011-05-03T12:50:00Z"/>
          <w:rFonts w:cs="Times New Roman"/>
        </w:rPr>
      </w:pPr>
      <w:ins w:id="2245"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46" w:author="Orion" w:date="2011-05-03T12:50:00Z"/>
          <w:rFonts w:cs="Times New Roman"/>
        </w:rPr>
      </w:pPr>
    </w:p>
    <w:p w14:paraId="2A82EA9C" w14:textId="77777777" w:rsidR="00477B5B" w:rsidRDefault="00477B5B" w:rsidP="00AE5A4C">
      <w:pPr>
        <w:jc w:val="both"/>
        <w:rPr>
          <w:ins w:id="2247" w:author="IO" w:date="2011-06-09T15:26:00Z"/>
          <w:rFonts w:cs="Times New Roman"/>
        </w:rPr>
      </w:pPr>
      <w:ins w:id="2248"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49" w:author="IO" w:date="2011-06-09T15:27:00Z">
        <w:r>
          <w:rPr>
            <w:rFonts w:cs="Times New Roman"/>
          </w:rPr>
          <w:t>ón de grupos de estos.</w:t>
        </w:r>
      </w:ins>
    </w:p>
    <w:p w14:paraId="7B6F2222" w14:textId="77777777" w:rsidR="00477B5B" w:rsidRDefault="00477B5B" w:rsidP="00AE5A4C">
      <w:pPr>
        <w:jc w:val="both"/>
        <w:rPr>
          <w:ins w:id="2250" w:author="IO" w:date="2011-06-09T15:26:00Z"/>
          <w:rFonts w:cs="Times New Roman"/>
        </w:rPr>
      </w:pPr>
    </w:p>
    <w:p w14:paraId="20F99680" w14:textId="6DB58B79" w:rsidR="00CF3F4C" w:rsidRDefault="00A85A65" w:rsidP="00AE5A4C">
      <w:pPr>
        <w:jc w:val="both"/>
        <w:rPr>
          <w:ins w:id="2251" w:author="Orion" w:date="2011-05-03T17:52:00Z"/>
          <w:rFonts w:cs="Times New Roman"/>
        </w:rPr>
      </w:pPr>
      <w:ins w:id="2252"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53" w:author="Orion" w:date="2011-05-03T12:50:00Z">
        <w:r w:rsidR="00AE5A4C" w:rsidRPr="00246937">
          <w:rPr>
            <w:rFonts w:cs="Times New Roman"/>
          </w:rPr>
          <w:t xml:space="preserve"> destacar una serie de trabajos que se centran en modelar</w:t>
        </w:r>
      </w:ins>
      <w:ins w:id="2254" w:author="Orion" w:date="2011-05-03T17:51:00Z">
        <w:r w:rsidR="00135BE9">
          <w:rPr>
            <w:rFonts w:cs="Times New Roman"/>
          </w:rPr>
          <w:t xml:space="preserve"> la</w:t>
        </w:r>
        <w:r w:rsidR="000B1C5C">
          <w:rPr>
            <w:rFonts w:cs="Times New Roman"/>
          </w:rPr>
          <w:t xml:space="preserve">s características físicas de </w:t>
        </w:r>
      </w:ins>
      <w:ins w:id="2255" w:author="Orion" w:date="2011-06-18T21:10:00Z">
        <w:r w:rsidR="000B1C5C">
          <w:rPr>
            <w:rFonts w:cs="Times New Roman"/>
          </w:rPr>
          <w:t>estos</w:t>
        </w:r>
      </w:ins>
      <w:ins w:id="2256" w:author="Orion" w:date="2011-05-03T12:50:00Z">
        <w:r w:rsidR="00AE5A4C" w:rsidRPr="00246937">
          <w:rPr>
            <w:rFonts w:cs="Times New Roman"/>
          </w:rPr>
          <w:t xml:space="preserve">. </w:t>
        </w:r>
        <w:r w:rsidR="00AE5A4C" w:rsidRPr="00AB231D">
          <w:rPr>
            <w:rFonts w:cs="Times New Roman"/>
          </w:rPr>
          <w:t>Así por ejemplo</w:t>
        </w:r>
      </w:ins>
      <w:ins w:id="2257" w:author="Orion" w:date="2011-05-03T14:11:00Z">
        <w:r w:rsidR="00360FD2">
          <w:rPr>
            <w:rFonts w:cs="Times New Roman"/>
          </w:rPr>
          <w:t xml:space="preserve"> es importante destacar que los sistemas de percepci</w:t>
        </w:r>
      </w:ins>
      <w:ins w:id="2258"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59" w:author="Orion" w:date="2011-05-03T14:13:00Z">
        <w:r w:rsidR="00360FD2">
          <w:rPr>
            <w:rFonts w:cs="Times New Roman"/>
          </w:rPr>
          <w:t xml:space="preserve">ón </w:t>
        </w:r>
        <w:r w:rsidR="00360FD2" w:rsidRPr="00246937">
          <w:rPr>
            <w:rFonts w:cs="Times New Roman"/>
          </w:rPr>
          <w:t>debida a posibles oclusiones</w:t>
        </w:r>
      </w:ins>
      <w:ins w:id="2260" w:author="Orion" w:date="2011-05-03T17:51:00Z">
        <w:r w:rsidR="00AA3D90">
          <w:rPr>
            <w:rFonts w:cs="Times New Roman"/>
          </w:rPr>
          <w:t>,</w:t>
        </w:r>
      </w:ins>
      <w:ins w:id="2261" w:author="Orion" w:date="2011-05-03T14:13:00Z">
        <w:r w:rsidR="00360FD2">
          <w:rPr>
            <w:rFonts w:cs="Times New Roman"/>
          </w:rPr>
          <w:t xml:space="preserve"> es por ello, por lo que en </w:t>
        </w:r>
      </w:ins>
      <w:customXmlInsRangeStart w:id="2262" w:author="Orion" w:date="2011-05-03T12:50:00Z"/>
      <w:sdt>
        <w:sdtPr>
          <w:rPr>
            <w:rFonts w:cs="Times New Roman"/>
          </w:rPr>
          <w:id w:val="-488634923"/>
          <w:citation/>
        </w:sdtPr>
        <w:sdtContent>
          <w:customXmlInsRangeEnd w:id="2262"/>
          <w:ins w:id="2263"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64" w:author="Orion" w:date="2011-05-03T12:50:00Z">
            <w:r w:rsidR="00AE5A4C" w:rsidRPr="00AB231D">
              <w:rPr>
                <w:rFonts w:cs="Times New Roman"/>
              </w:rPr>
              <w:fldChar w:fldCharType="end"/>
            </w:r>
          </w:ins>
          <w:customXmlInsRangeStart w:id="2265" w:author="Orion" w:date="2011-05-03T12:50:00Z"/>
        </w:sdtContent>
      </w:sdt>
      <w:customXmlInsRangeEnd w:id="2265"/>
      <w:ins w:id="2266" w:author="Orion" w:date="2011-05-03T12:50:00Z">
        <w:r w:rsidR="00AE5A4C" w:rsidRPr="00246937">
          <w:rPr>
            <w:rFonts w:cs="Times New Roman"/>
          </w:rPr>
          <w:t xml:space="preserve"> se propone un algoritmo para solucionar </w:t>
        </w:r>
      </w:ins>
      <w:ins w:id="2267" w:author="Orion" w:date="2011-05-03T14:14:00Z">
        <w:r w:rsidR="00360FD2">
          <w:rPr>
            <w:rFonts w:cs="Times New Roman"/>
          </w:rPr>
          <w:t>este problema</w:t>
        </w:r>
      </w:ins>
      <w:ins w:id="2268"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69" w:author="Orion" w:date="2011-05-03T17:52:00Z">
        <w:r w:rsidR="007C0583">
          <w:rPr>
            <w:rFonts w:cs="Times New Roman"/>
          </w:rPr>
          <w:t xml:space="preserve"> </w:t>
        </w:r>
      </w:ins>
    </w:p>
    <w:p w14:paraId="220F654C" w14:textId="77777777" w:rsidR="00AE5A4C" w:rsidRPr="00246937" w:rsidRDefault="00AE5A4C" w:rsidP="00AE5A4C">
      <w:pPr>
        <w:jc w:val="both"/>
        <w:rPr>
          <w:ins w:id="2270" w:author="Orion" w:date="2011-05-03T12:50:00Z"/>
          <w:rFonts w:cs="Times New Roman"/>
        </w:rPr>
      </w:pPr>
      <w:ins w:id="2271" w:author="Orion" w:date="2011-05-03T12:50:00Z">
        <w:r w:rsidRPr="00246937">
          <w:rPr>
            <w:rFonts w:cs="Times New Roman"/>
          </w:rPr>
          <w:t xml:space="preserve">Otro modelo de UAV </w:t>
        </w:r>
      </w:ins>
      <w:ins w:id="2272"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73" w:author="Orion" w:date="2011-05-03T12:50:00Z">
        <w:r w:rsidRPr="00246937">
          <w:rPr>
            <w:rFonts w:cs="Times New Roman"/>
          </w:rPr>
          <w:t xml:space="preserve">puede verse en </w:t>
        </w:r>
      </w:ins>
      <w:customXmlInsRangeStart w:id="2274" w:author="Orion" w:date="2011-05-03T12:50:00Z"/>
      <w:sdt>
        <w:sdtPr>
          <w:rPr>
            <w:rFonts w:cs="Times New Roman"/>
          </w:rPr>
          <w:id w:val="800426571"/>
          <w:citation/>
        </w:sdtPr>
        <w:sdtContent>
          <w:customXmlInsRangeEnd w:id="2274"/>
          <w:ins w:id="2275"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76" w:author="Orion" w:date="2011-05-03T12:50:00Z">
            <w:r w:rsidRPr="00AB231D">
              <w:rPr>
                <w:rFonts w:cs="Times New Roman"/>
              </w:rPr>
              <w:fldChar w:fldCharType="end"/>
            </w:r>
          </w:ins>
          <w:customXmlInsRangeStart w:id="2277" w:author="Orion" w:date="2011-05-03T12:50:00Z"/>
        </w:sdtContent>
      </w:sdt>
      <w:customXmlInsRangeEnd w:id="2277"/>
      <w:ins w:id="2278"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79" w:author="Orion" w:date="2011-05-03T12:50:00Z"/>
          <w:rFonts w:cs="Times New Roman"/>
        </w:rPr>
      </w:pPr>
      <w:ins w:id="2280" w:author="Orion" w:date="2011-05-03T12:50:00Z">
        <w:r w:rsidRPr="00246937">
          <w:rPr>
            <w:rFonts w:cs="Times New Roman"/>
          </w:rPr>
          <w:t xml:space="preserve">Por otra </w:t>
        </w:r>
      </w:ins>
      <w:ins w:id="2281" w:author="Orion" w:date="2011-06-18T21:09:00Z">
        <w:r w:rsidR="00A85A65">
          <w:rPr>
            <w:rFonts w:cs="Times New Roman"/>
          </w:rPr>
          <w:t>lado</w:t>
        </w:r>
      </w:ins>
      <w:ins w:id="2282" w:author="Orion" w:date="2011-05-03T12:50:00Z">
        <w:r w:rsidRPr="00246937">
          <w:rPr>
            <w:rFonts w:cs="Times New Roman"/>
          </w:rPr>
          <w:t xml:space="preserve">, </w:t>
        </w:r>
      </w:ins>
      <w:ins w:id="2283" w:author="Orion" w:date="2011-06-18T21:09:00Z">
        <w:r w:rsidR="00A85A65">
          <w:rPr>
            <w:rFonts w:cs="Times New Roman"/>
          </w:rPr>
          <w:t xml:space="preserve">el enfoque basado en agentes también </w:t>
        </w:r>
      </w:ins>
      <w:ins w:id="2284"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85" w:author="Orion" w:date="2011-06-18T21:09:00Z">
        <w:r w:rsidR="00A85A65">
          <w:rPr>
            <w:rFonts w:cs="Times New Roman"/>
          </w:rPr>
          <w:t xml:space="preserve"> </w:t>
        </w:r>
      </w:ins>
      <w:ins w:id="2286" w:author="Orion" w:date="2011-05-03T12:50:00Z">
        <w:r w:rsidRPr="00246937">
          <w:rPr>
            <w:rFonts w:cs="Times New Roman"/>
          </w:rPr>
          <w:t xml:space="preserve">el trabajo </w:t>
        </w:r>
      </w:ins>
      <w:customXmlInsRangeStart w:id="2287" w:author="Orion" w:date="2011-05-03T12:50:00Z"/>
      <w:sdt>
        <w:sdtPr>
          <w:rPr>
            <w:rFonts w:cs="Times New Roman"/>
          </w:rPr>
          <w:id w:val="-1590698168"/>
          <w:citation/>
        </w:sdtPr>
        <w:sdtContent>
          <w:customXmlInsRangeEnd w:id="2287"/>
          <w:ins w:id="2288"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89" w:author="Orion" w:date="2011-05-03T12:50:00Z">
            <w:r w:rsidRPr="00AB231D">
              <w:rPr>
                <w:rFonts w:cs="Times New Roman"/>
              </w:rPr>
              <w:fldChar w:fldCharType="end"/>
            </w:r>
          </w:ins>
          <w:customXmlInsRangeStart w:id="2290" w:author="Orion" w:date="2011-05-03T12:50:00Z"/>
        </w:sdtContent>
      </w:sdt>
      <w:customXmlInsRangeEnd w:id="2290"/>
      <w:ins w:id="2291"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92" w:author="Orion" w:date="2011-05-05T17:38:00Z"/>
          <w:rFonts w:cs="Times New Roman"/>
        </w:rPr>
      </w:pPr>
    </w:p>
    <w:p w14:paraId="40ADA9E1" w14:textId="77777777" w:rsidR="00B937FD" w:rsidRPr="00B937FD" w:rsidRDefault="00B937FD" w:rsidP="00B937FD">
      <w:pPr>
        <w:pStyle w:val="Title"/>
        <w:outlineLvl w:val="0"/>
        <w:rPr>
          <w:ins w:id="2293" w:author="Orion" w:date="2011-05-05T17:38:00Z"/>
          <w:rFonts w:cs="Times New Roman"/>
        </w:rPr>
      </w:pPr>
      <w:bookmarkStart w:id="2294" w:name="_Toc296083825"/>
      <w:ins w:id="2295" w:author="Orion" w:date="2011-05-05T17:38:00Z">
        <w:r>
          <w:rPr>
            <w:rFonts w:ascii="Times New Roman" w:hAnsi="Times New Roman" w:cs="Times New Roman"/>
          </w:rPr>
          <w:t>Requisitos</w:t>
        </w:r>
      </w:ins>
      <w:ins w:id="2296" w:author="Orion" w:date="2011-05-05T18:20:00Z">
        <w:r w:rsidR="00E70231">
          <w:rPr>
            <w:rFonts w:ascii="Times New Roman" w:hAnsi="Times New Roman" w:cs="Times New Roman"/>
          </w:rPr>
          <w:t xml:space="preserve"> del Sistema</w:t>
        </w:r>
      </w:ins>
      <w:bookmarkEnd w:id="2294"/>
    </w:p>
    <w:p w14:paraId="21B03A9A" w14:textId="33E528A1" w:rsidR="005E29D8" w:rsidRDefault="006A1F8D">
      <w:pPr>
        <w:jc w:val="both"/>
        <w:rPr>
          <w:ins w:id="2297" w:author="Orion" w:date="2011-06-10T12:46:00Z"/>
          <w:rFonts w:cs="Times New Roman"/>
        </w:rPr>
        <w:pPrChange w:id="2298" w:author="Orion" w:date="2011-05-09T00:17:00Z">
          <w:pPr/>
        </w:pPrChange>
      </w:pPr>
      <w:ins w:id="2299" w:author="Orion" w:date="2011-05-05T18:21:00Z">
        <w:r>
          <w:rPr>
            <w:rFonts w:cs="Times New Roman"/>
          </w:rPr>
          <w:t xml:space="preserve">En este apartado se van a especificar los requisitos básicos que </w:t>
        </w:r>
      </w:ins>
      <w:ins w:id="2300" w:author="Orion" w:date="2011-05-09T00:33:00Z">
        <w:r w:rsidR="009F1FA7">
          <w:rPr>
            <w:rFonts w:cs="Times New Roman"/>
          </w:rPr>
          <w:t>el</w:t>
        </w:r>
      </w:ins>
      <w:ins w:id="2301" w:author="Orion" w:date="2011-05-05T18:21:00Z">
        <w:r>
          <w:rPr>
            <w:rFonts w:cs="Times New Roman"/>
          </w:rPr>
          <w:t xml:space="preserve"> sistema</w:t>
        </w:r>
      </w:ins>
      <w:ins w:id="2302" w:author="Orion" w:date="2011-05-09T00:33:00Z">
        <w:r w:rsidR="009F1FA7">
          <w:rPr>
            <w:rFonts w:cs="Times New Roman"/>
          </w:rPr>
          <w:t xml:space="preserve"> debe cumplir</w:t>
        </w:r>
      </w:ins>
      <w:ins w:id="2303" w:author="Orion" w:date="2011-05-05T18:22:00Z">
        <w:r>
          <w:rPr>
            <w:rFonts w:cs="Times New Roman"/>
          </w:rPr>
          <w:t>.</w:t>
        </w:r>
      </w:ins>
      <w:ins w:id="2304" w:author="Orion" w:date="2011-05-05T18:43:00Z">
        <w:r w:rsidR="001A6151">
          <w:rPr>
            <w:rFonts w:cs="Times New Roman"/>
          </w:rPr>
          <w:t xml:space="preserve"> </w:t>
        </w:r>
      </w:ins>
      <w:ins w:id="2305" w:author="Orion" w:date="2011-05-09T00:33:00Z">
        <w:r w:rsidR="009F1FA7">
          <w:rPr>
            <w:rFonts w:cs="Times New Roman"/>
          </w:rPr>
          <w:t>El</w:t>
        </w:r>
      </w:ins>
      <w:ins w:id="2306" w:author="Orion" w:date="2011-05-05T18:43:00Z">
        <w:r w:rsidR="001A6151">
          <w:rPr>
            <w:rFonts w:cs="Times New Roman"/>
          </w:rPr>
          <w:t xml:space="preserve"> objetivo es </w:t>
        </w:r>
        <w:del w:id="2307" w:author="IO" w:date="2011-06-09T17:23:00Z">
          <w:r w:rsidR="001A6151" w:rsidDel="005E29D8">
            <w:rPr>
              <w:rFonts w:cs="Times New Roman"/>
            </w:rPr>
            <w:delText>representar</w:delText>
          </w:r>
        </w:del>
      </w:ins>
      <w:ins w:id="2308" w:author="IO" w:date="2011-06-09T17:23:00Z">
        <w:r w:rsidR="005E29D8">
          <w:rPr>
            <w:rFonts w:cs="Times New Roman"/>
          </w:rPr>
          <w:t>obtener</w:t>
        </w:r>
      </w:ins>
      <w:ins w:id="2309" w:author="Orion" w:date="2011-05-05T18:43:00Z">
        <w:r w:rsidR="001A6151">
          <w:rPr>
            <w:rFonts w:cs="Times New Roman"/>
          </w:rPr>
          <w:t xml:space="preserve"> una simulaci</w:t>
        </w:r>
      </w:ins>
      <w:ins w:id="2310" w:author="Orion" w:date="2011-05-05T18:44:00Z">
        <w:r w:rsidR="001A6151">
          <w:rPr>
            <w:rFonts w:cs="Times New Roman"/>
          </w:rPr>
          <w:t xml:space="preserve">ón del espacio aéreo </w:t>
        </w:r>
      </w:ins>
      <w:ins w:id="2311" w:author="IO" w:date="2011-06-09T17:23:00Z">
        <w:r w:rsidR="005E29D8">
          <w:rPr>
            <w:rFonts w:cs="Times New Roman"/>
          </w:rPr>
          <w:t xml:space="preserve">suficientemente fidedigna para modelar fenómenos que </w:t>
        </w:r>
      </w:ins>
      <w:ins w:id="2312" w:author="IO" w:date="2011-06-09T17:24:00Z">
        <w:r w:rsidR="005E29D8">
          <w:rPr>
            <w:rFonts w:cs="Times New Roman"/>
          </w:rPr>
          <w:t xml:space="preserve">involucran a varios actores y flexible para adaptarse a nuevos </w:t>
        </w:r>
      </w:ins>
      <w:ins w:id="2313" w:author="IO" w:date="2011-06-09T17:25:00Z">
        <w:r w:rsidR="005E29D8">
          <w:rPr>
            <w:rFonts w:cs="Times New Roman"/>
          </w:rPr>
          <w:t xml:space="preserve">o modificados </w:t>
        </w:r>
      </w:ins>
      <w:ins w:id="2314" w:author="IO" w:date="2011-06-09T17:24:00Z">
        <w:r w:rsidR="005E29D8">
          <w:rPr>
            <w:rFonts w:cs="Times New Roman"/>
          </w:rPr>
          <w:t xml:space="preserve">elementos en el </w:t>
        </w:r>
      </w:ins>
      <w:ins w:id="2315" w:author="IO" w:date="2011-06-09T17:25:00Z">
        <w:r w:rsidR="005E29D8">
          <w:rPr>
            <w:rFonts w:cs="Times New Roman"/>
          </w:rPr>
          <w:t>dominio. Para este fin</w:t>
        </w:r>
      </w:ins>
      <w:ins w:id="2316" w:author="IO" w:date="2011-06-09T17:26:00Z">
        <w:r w:rsidR="005E29D8">
          <w:rPr>
            <w:rFonts w:cs="Times New Roman"/>
          </w:rPr>
          <w:t>,</w:t>
        </w:r>
      </w:ins>
      <w:ins w:id="2317" w:author="IO" w:date="2011-06-09T17:25:00Z">
        <w:r w:rsidR="005E29D8">
          <w:rPr>
            <w:rFonts w:cs="Times New Roman"/>
          </w:rPr>
          <w:t xml:space="preserve"> y en funci</w:t>
        </w:r>
      </w:ins>
      <w:ins w:id="2318" w:author="IO" w:date="2011-06-09T17:26:00Z">
        <w:r w:rsidR="005E29D8">
          <w:rPr>
            <w:rFonts w:cs="Times New Roman"/>
          </w:rPr>
          <w:t xml:space="preserve">ón del estudio del estado del arte </w:t>
        </w:r>
        <w:del w:id="2319" w:author="Orion" w:date="2011-06-20T11:08:00Z">
          <w:r w:rsidR="005E29D8" w:rsidDel="00F92397">
            <w:rPr>
              <w:rFonts w:cs="Times New Roman"/>
            </w:rPr>
            <w:delText>en</w:delText>
          </w:r>
        </w:del>
      </w:ins>
      <w:ins w:id="2320" w:author="Orion" w:date="2011-06-20T11:08:00Z">
        <w:r w:rsidR="00F92397">
          <w:rPr>
            <w:rFonts w:cs="Times New Roman"/>
          </w:rPr>
          <w:t>de</w:t>
        </w:r>
      </w:ins>
      <w:ins w:id="2321" w:author="IO" w:date="2011-06-09T17:26:00Z">
        <w:r w:rsidR="005E29D8">
          <w:rPr>
            <w:rFonts w:cs="Times New Roman"/>
          </w:rPr>
          <w:t xml:space="preserve"> la </w:t>
        </w:r>
        <w:del w:id="2322" w:author="Orion" w:date="2011-06-20T11:08:00Z">
          <w:r w:rsidR="005E29D8" w:rsidDel="00AE5DF6">
            <w:rPr>
              <w:rFonts w:cs="Times New Roman"/>
            </w:rPr>
            <w:delText>sección</w:delText>
          </w:r>
        </w:del>
      </w:ins>
      <w:ins w:id="2323" w:author="Orion" w:date="2011-06-20T11:08:00Z">
        <w:r w:rsidR="00AE5DF6">
          <w:rPr>
            <w:rFonts w:cs="Times New Roman"/>
          </w:rPr>
          <w:t>anterior sección</w:t>
        </w:r>
      </w:ins>
      <w:ins w:id="2324" w:author="IO" w:date="2011-06-09T17:26:00Z">
        <w:del w:id="2325" w:author="Orion" w:date="2011-06-20T11:08:00Z">
          <w:r w:rsidR="005E29D8" w:rsidDel="00AE5DF6">
            <w:rPr>
              <w:rFonts w:cs="Times New Roman"/>
            </w:rPr>
            <w:delText xml:space="preserve"> </w:delText>
          </w:r>
          <w:r w:rsidR="005E29D8" w:rsidRPr="005E29D8" w:rsidDel="00AE5DF6">
            <w:rPr>
              <w:rFonts w:cs="Times New Roman"/>
              <w:highlight w:val="yellow"/>
              <w:rPrChange w:id="2326"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27" w:author="IO" w:date="2011-06-09T17:27:00Z">
        <w:r w:rsidR="005E29D8">
          <w:rPr>
            <w:rFonts w:cs="Times New Roman"/>
          </w:rPr>
          <w:t xml:space="preserve">Estos se organizan en las siguientes secciones: </w:t>
        </w:r>
      </w:ins>
      <w:ins w:id="2328"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29" w:author="IO" w:date="2011-06-09T17:27:00Z"/>
          <w:del w:id="2330" w:author="Orion" w:date="2011-06-10T13:33:00Z"/>
          <w:rFonts w:cs="Times New Roman"/>
        </w:rPr>
        <w:pPrChange w:id="2331" w:author="Orion" w:date="2011-05-09T00:17:00Z">
          <w:pPr/>
        </w:pPrChange>
      </w:pPr>
    </w:p>
    <w:p w14:paraId="00C4FC7E" w14:textId="46037CFE" w:rsidR="005E29D8" w:rsidDel="00160F80" w:rsidRDefault="005E29D8">
      <w:pPr>
        <w:jc w:val="both"/>
        <w:rPr>
          <w:ins w:id="2332" w:author="IO" w:date="2011-06-09T17:27:00Z"/>
          <w:del w:id="2333" w:author="Orion" w:date="2011-06-10T13:33:00Z"/>
          <w:rFonts w:cs="Times New Roman"/>
        </w:rPr>
        <w:pPrChange w:id="2334" w:author="Orion" w:date="2011-05-09T00:17:00Z">
          <w:pPr/>
        </w:pPrChange>
      </w:pPr>
    </w:p>
    <w:p w14:paraId="424E85BC" w14:textId="618942AD" w:rsidR="007A3596" w:rsidRDefault="006B0FAB" w:rsidP="007A3596">
      <w:pPr>
        <w:jc w:val="both"/>
        <w:rPr>
          <w:ins w:id="2335" w:author="Orion" w:date="2011-06-10T12:48:00Z"/>
          <w:rFonts w:cs="Times New Roman"/>
        </w:rPr>
      </w:pPr>
      <w:ins w:id="2336" w:author="IO" w:date="2011-05-13T12:30:00Z">
        <w:del w:id="2337" w:author="Orion" w:date="2011-06-10T13:33:00Z">
          <w:r w:rsidDel="00160F80">
            <w:rPr>
              <w:rFonts w:cs="Times New Roman"/>
            </w:rPr>
            <w:delText>ss</w:delText>
          </w:r>
        </w:del>
      </w:ins>
    </w:p>
    <w:p w14:paraId="596D532A" w14:textId="56249349" w:rsidR="007A3596" w:rsidRPr="002C65B4" w:rsidRDefault="00A918A4">
      <w:pPr>
        <w:pStyle w:val="Subtitle"/>
        <w:rPr>
          <w:ins w:id="2338" w:author="Orion" w:date="2011-06-10T12:48:00Z"/>
        </w:rPr>
        <w:pPrChange w:id="2339" w:author="Orion" w:date="2011-07-04T11:54:00Z">
          <w:pPr/>
        </w:pPrChange>
      </w:pPr>
      <w:ins w:id="2340" w:author="Orion" w:date="2011-06-10T13:03:00Z">
        <w:r>
          <w:t>El</w:t>
        </w:r>
      </w:ins>
      <w:ins w:id="2341" w:author="Orion" w:date="2011-06-10T12:48:00Z">
        <w:r w:rsidR="007A3596" w:rsidRPr="002C65B4">
          <w:t xml:space="preserve"> vuelo:</w:t>
        </w:r>
      </w:ins>
    </w:p>
    <w:p w14:paraId="258DEF72" w14:textId="024891E6" w:rsidR="00154CF7" w:rsidRPr="00154CF7" w:rsidRDefault="007A3596" w:rsidP="00E52C6F">
      <w:pPr>
        <w:jc w:val="both"/>
        <w:rPr>
          <w:ins w:id="2342" w:author="Orion" w:date="2011-06-10T13:04:00Z"/>
          <w:color w:val="4F81BD" w:themeColor="accent1"/>
          <w:rPrChange w:id="2343" w:author="Orion" w:date="2011-06-10T13:05:00Z">
            <w:rPr>
              <w:ins w:id="2344" w:author="Orion" w:date="2011-06-10T13:04:00Z"/>
              <w:rFonts w:cs="Times New Roman"/>
            </w:rPr>
          </w:rPrChange>
        </w:rPr>
      </w:pPr>
      <w:ins w:id="2345" w:author="Orion" w:date="2011-06-10T12:48:00Z">
        <w:r>
          <w:t>Los planes de vuelos son los informes que contienen toda la información referente a un vuelo y que son suministrados por las compañías a los pilotos antes de iniciar el vuelo.</w:t>
        </w:r>
      </w:ins>
      <w:ins w:id="2346" w:author="Orion" w:date="2011-06-10T13:04:00Z">
        <w:r w:rsidR="00154CF7">
          <w:t xml:space="preserve"> De este modo </w:t>
        </w:r>
      </w:ins>
      <w:ins w:id="2347" w:author="Orion" w:date="2011-06-10T13:05:00Z">
        <w:r w:rsidR="00154CF7">
          <w:t>h</w:t>
        </w:r>
      </w:ins>
      <w:ins w:id="2348" w:author="Orion" w:date="2011-06-10T13:04:00Z">
        <w:r w:rsidR="00154CF7">
          <w:t xml:space="preserve">abrá unas entidades encargadas </w:t>
        </w:r>
      </w:ins>
      <w:ins w:id="2349" w:author="Orion" w:date="2011-06-10T13:06:00Z">
        <w:r w:rsidR="00A06FE5">
          <w:t xml:space="preserve">de </w:t>
        </w:r>
      </w:ins>
      <w:ins w:id="2350" w:author="Orion" w:date="2011-06-10T13:04:00Z">
        <w:r w:rsidR="00154CF7">
          <w:t>crear los planes de vuelo que enviará</w:t>
        </w:r>
        <w:r w:rsidR="00E52C6F">
          <w:t>n estos planes a los pilotos</w:t>
        </w:r>
      </w:ins>
      <w:ins w:id="2351" w:author="Orion" w:date="2011-06-10T13:05:00Z">
        <w:r w:rsidR="00E52C6F">
          <w:t xml:space="preserve"> c</w:t>
        </w:r>
      </w:ins>
      <w:ins w:id="2352" w:author="Orion" w:date="2011-06-10T13:04:00Z">
        <w:r w:rsidR="00154CF7">
          <w:t>orrespondientes para que inicien el vuelo.</w:t>
        </w:r>
      </w:ins>
    </w:p>
    <w:p w14:paraId="521C523D" w14:textId="3C4D0BB4" w:rsidR="007A3596" w:rsidRDefault="007A3596" w:rsidP="007A3596">
      <w:pPr>
        <w:jc w:val="both"/>
        <w:rPr>
          <w:ins w:id="2353" w:author="Orion" w:date="2011-06-10T12:48:00Z"/>
          <w:rFonts w:cs="Times New Roman"/>
        </w:rPr>
      </w:pPr>
      <w:ins w:id="2354"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55" w:author="Orion" w:date="2011-06-10T12:48:00Z"/>
          <w:rFonts w:cs="Times New Roman"/>
        </w:rPr>
      </w:pPr>
      <w:ins w:id="2356"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57" w:author="Orion" w:date="2011-06-10T12:48:00Z"/>
          <w:rFonts w:cs="Times New Roman"/>
        </w:rPr>
      </w:pPr>
      <w:ins w:id="2358"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59" w:author="Orion" w:date="2011-06-10T12:48:00Z"/>
          <w:rFonts w:cs="Times New Roman"/>
        </w:rPr>
      </w:pPr>
      <w:ins w:id="2360"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61" w:author="Orion" w:date="2011-06-10T12:48:00Z"/>
          <w:rFonts w:cs="Times New Roman"/>
        </w:rPr>
      </w:pPr>
      <w:ins w:id="2362"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63" w:author="Orion" w:date="2011-06-10T12:48:00Z"/>
          <w:rFonts w:cs="Times New Roman"/>
        </w:rPr>
      </w:pPr>
      <w:ins w:id="2364"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65" w:author="Orion" w:date="2011-06-10T12:48:00Z"/>
          <w:rFonts w:cs="Times New Roman"/>
        </w:rPr>
      </w:pPr>
      <w:ins w:id="2366"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69" w:author="Orion" w:date="2011-06-10T12:48:00Z"/>
          <w:rFonts w:cs="Times New Roman"/>
        </w:rPr>
      </w:pPr>
      <w:ins w:id="2370"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71" w:author="Orion" w:date="2011-06-10T12:48:00Z"/>
          <w:rFonts w:cs="Times New Roman"/>
        </w:rPr>
      </w:pPr>
      <w:ins w:id="2372" w:author="Orion" w:date="2011-06-10T12:48:00Z">
        <w:r>
          <w:rPr>
            <w:rFonts w:cs="Times New Roman"/>
          </w:rPr>
          <w:t>El avión al que va dirigido este plan de vuelo.</w:t>
        </w:r>
      </w:ins>
    </w:p>
    <w:p w14:paraId="4B2B0180" w14:textId="77777777" w:rsidR="007A3596" w:rsidRDefault="007A3596" w:rsidP="007A3596">
      <w:pPr>
        <w:jc w:val="both"/>
        <w:rPr>
          <w:ins w:id="2373" w:author="Orion" w:date="2011-06-10T12:48:00Z"/>
          <w:rFonts w:cs="Times New Roman"/>
        </w:rPr>
      </w:pPr>
    </w:p>
    <w:p w14:paraId="4BE56A22" w14:textId="5DC2D15F" w:rsidR="007A3596" w:rsidRDefault="007A3596" w:rsidP="007A3596">
      <w:pPr>
        <w:jc w:val="both"/>
        <w:rPr>
          <w:ins w:id="2374" w:author="Orion" w:date="2011-06-10T12:48:00Z"/>
          <w:rFonts w:cs="Times New Roman"/>
        </w:rPr>
      </w:pPr>
      <w:ins w:id="2375" w:author="Orion" w:date="2011-06-10T12:48:00Z">
        <w:r>
          <w:rPr>
            <w:rFonts w:cs="Times New Roman"/>
          </w:rPr>
          <w:t>La creación y coordinación de planes de vuelos es un proceso bastante costoso que no es objeto de estudio en este trabajo. Es por ello</w:t>
        </w:r>
      </w:ins>
      <w:ins w:id="2376" w:author="Orion" w:date="2011-06-10T13:24:00Z">
        <w:r w:rsidR="004C05E6">
          <w:rPr>
            <w:rFonts w:cs="Times New Roman"/>
          </w:rPr>
          <w:t>, por lo que</w:t>
        </w:r>
      </w:ins>
      <w:ins w:id="2377" w:author="Orion" w:date="2011-06-10T12:48:00Z">
        <w:r>
          <w:rPr>
            <w:rFonts w:cs="Times New Roman"/>
          </w:rPr>
          <w:t>,</w:t>
        </w:r>
      </w:ins>
      <w:ins w:id="2378" w:author="Orion" w:date="2011-06-10T13:24:00Z">
        <w:r w:rsidR="004C05E6">
          <w:rPr>
            <w:rFonts w:cs="Times New Roman"/>
          </w:rPr>
          <w:t xml:space="preserve"> para simplificar este proceso,</w:t>
        </w:r>
      </w:ins>
      <w:ins w:id="2379" w:author="Orion" w:date="2011-06-10T12:48:00Z">
        <w:r>
          <w:rPr>
            <w:rFonts w:cs="Times New Roman"/>
          </w:rPr>
          <w:t xml:space="preserve"> la asignación tanto del origen como del destino de un plan de vuelo se hará </w:t>
        </w:r>
      </w:ins>
      <w:ins w:id="2380"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81" w:author="Orion" w:date="2011-06-10T12:48:00Z">
        <w:r>
          <w:rPr>
            <w:rFonts w:cs="Times New Roman"/>
          </w:rPr>
          <w:t>de manera</w:t>
        </w:r>
      </w:ins>
      <w:ins w:id="2382" w:author="Orion" w:date="2011-06-10T13:23:00Z">
        <w:r w:rsidR="009B4AE3">
          <w:rPr>
            <w:rFonts w:cs="Times New Roman"/>
          </w:rPr>
          <w:t xml:space="preserve"> automática</w:t>
        </w:r>
      </w:ins>
      <w:ins w:id="2383" w:author="Orion" w:date="2011-06-10T12:48:00Z">
        <w:r>
          <w:rPr>
            <w:rFonts w:cs="Times New Roman"/>
          </w:rPr>
          <w:t xml:space="preserve">. Del mismo modo </w:t>
        </w:r>
      </w:ins>
      <w:ins w:id="2384" w:author="Orion" w:date="2011-06-27T19:48:00Z">
        <w:r w:rsidR="009B4AE3">
          <w:rPr>
            <w:rFonts w:cs="Times New Roman"/>
          </w:rPr>
          <w:t xml:space="preserve">el número de </w:t>
        </w:r>
      </w:ins>
      <w:proofErr w:type="spellStart"/>
      <w:ins w:id="2385" w:author="Orion" w:date="2011-06-10T12:48:00Z">
        <w:r>
          <w:rPr>
            <w:rFonts w:cs="Times New Roman"/>
          </w:rPr>
          <w:t>waypoints</w:t>
        </w:r>
        <w:proofErr w:type="spellEnd"/>
        <w:r>
          <w:rPr>
            <w:rFonts w:cs="Times New Roman"/>
          </w:rPr>
          <w:t xml:space="preserve"> también serán </w:t>
        </w:r>
      </w:ins>
      <w:ins w:id="2386" w:author="Orion" w:date="2011-06-27T19:48:00Z">
        <w:r w:rsidR="009B4AE3">
          <w:rPr>
            <w:rFonts w:cs="Times New Roman"/>
          </w:rPr>
          <w:t xml:space="preserve">configurados desde este fichero pero </w:t>
        </w:r>
      </w:ins>
      <w:ins w:id="2387"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88" w:author="Orion" w:date="2011-06-10T12:48:00Z">
        <w:r>
          <w:rPr>
            <w:rFonts w:cs="Times New Roman"/>
          </w:rPr>
          <w:t xml:space="preserve"> alguna restricción, con el objetivo de que un avión no se desvié mucho de la ruta más corta</w:t>
        </w:r>
      </w:ins>
      <w:ins w:id="2389" w:author="Orion" w:date="2011-06-10T13:25:00Z">
        <w:r w:rsidR="004C05E6">
          <w:rPr>
            <w:rFonts w:cs="Times New Roman"/>
          </w:rPr>
          <w:t xml:space="preserve"> y sea un poco más realista</w:t>
        </w:r>
      </w:ins>
      <w:ins w:id="2390"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91" w:author="Orion" w:date="2011-06-27T19:50:00Z">
        <w:r w:rsidR="00E92261">
          <w:rPr>
            <w:rFonts w:cs="Times New Roman"/>
          </w:rPr>
          <w:t xml:space="preserve"> Otro parámetro configurable desde este archivo de configuración será</w:t>
        </w:r>
      </w:ins>
      <w:ins w:id="2392" w:author="Orion" w:date="2011-06-27T23:48:00Z">
        <w:r w:rsidR="00F679C7">
          <w:rPr>
            <w:rFonts w:cs="Times New Roman"/>
          </w:rPr>
          <w:t xml:space="preserve"> el tiempo que ha de pasar después de arrancar el sistema</w:t>
        </w:r>
      </w:ins>
      <w:ins w:id="2393" w:author="Orion" w:date="2011-06-27T19:50:00Z">
        <w:r w:rsidR="00E92261">
          <w:rPr>
            <w:rFonts w:cs="Times New Roman"/>
          </w:rPr>
          <w:t xml:space="preserve"> </w:t>
        </w:r>
      </w:ins>
      <w:ins w:id="2394" w:author="Orion" w:date="2011-06-27T23:48:00Z">
        <w:r w:rsidR="00F679C7">
          <w:rPr>
            <w:rFonts w:cs="Times New Roman"/>
          </w:rPr>
          <w:t xml:space="preserve">para que </w:t>
        </w:r>
      </w:ins>
      <w:ins w:id="2395" w:author="Orion" w:date="2011-06-27T19:50:00Z">
        <w:r w:rsidR="00F679C7">
          <w:rPr>
            <w:rFonts w:cs="Times New Roman"/>
          </w:rPr>
          <w:t xml:space="preserve">despegue </w:t>
        </w:r>
        <w:r w:rsidR="00E92261">
          <w:rPr>
            <w:rFonts w:cs="Times New Roman"/>
          </w:rPr>
          <w:t>el</w:t>
        </w:r>
      </w:ins>
      <w:ins w:id="2396" w:author="Orion" w:date="2011-06-27T19:51:00Z">
        <w:r w:rsidR="00E92261">
          <w:rPr>
            <w:rFonts w:cs="Times New Roman"/>
          </w:rPr>
          <w:t xml:space="preserve"> </w:t>
        </w:r>
      </w:ins>
      <w:ins w:id="2397" w:author="Orion" w:date="2011-06-27T19:50:00Z">
        <w:r w:rsidR="00E92261">
          <w:rPr>
            <w:rFonts w:cs="Times New Roman"/>
          </w:rPr>
          <w:t>avi</w:t>
        </w:r>
      </w:ins>
      <w:ins w:id="2398" w:author="Orion" w:date="2011-06-27T19:51:00Z">
        <w:r w:rsidR="00E92261">
          <w:rPr>
            <w:rFonts w:cs="Times New Roman"/>
          </w:rPr>
          <w:t>ón, siendo responsabilidad del usuario que no haya vuelos que despeguen del mismo aeropuerto a la misma hora.</w:t>
        </w:r>
      </w:ins>
      <w:ins w:id="2399" w:author="Orion" w:date="2011-06-27T23:47:00Z">
        <w:r w:rsidR="00F679C7">
          <w:rPr>
            <w:rFonts w:cs="Times New Roman"/>
          </w:rPr>
          <w:t xml:space="preserve"> Todo esto vendrá configurado en </w:t>
        </w:r>
      </w:ins>
      <w:ins w:id="2400" w:author="Orion" w:date="2011-06-27T23:49:00Z">
        <w:r w:rsidR="00F679C7">
          <w:rPr>
            <w:rFonts w:cs="Times New Roman"/>
          </w:rPr>
          <w:t>un</w:t>
        </w:r>
      </w:ins>
      <w:ins w:id="2401"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402" w:author="Orion" w:date="2011-06-10T12:48:00Z"/>
          <w:rFonts w:cs="Times New Roman"/>
        </w:rPr>
      </w:pPr>
      <w:ins w:id="2403" w:author="Orion" w:date="2011-06-10T12:48:00Z">
        <w:r>
          <w:rPr>
            <w:rFonts w:cs="Times New Roman"/>
          </w:rPr>
          <w:t xml:space="preserve">En cuanto a la velocidad y altura de crucero estarán establecidas siempre a un valor por defecto que </w:t>
        </w:r>
      </w:ins>
      <w:ins w:id="2404" w:author="Orion" w:date="2011-06-10T13:27:00Z">
        <w:r w:rsidR="00BB443A">
          <w:rPr>
            <w:rFonts w:cs="Times New Roman"/>
          </w:rPr>
          <w:t>vendrá</w:t>
        </w:r>
      </w:ins>
      <w:ins w:id="2405" w:author="Orion" w:date="2011-06-10T12:48:00Z">
        <w:r>
          <w:rPr>
            <w:rFonts w:cs="Times New Roman"/>
          </w:rPr>
          <w:t xml:space="preserve"> determinados por las especificaciones técnicas de los aviones</w:t>
        </w:r>
      </w:ins>
      <w:ins w:id="2406" w:author="Orion" w:date="2011-06-10T13:26:00Z">
        <w:r w:rsidR="00BB443A">
          <w:rPr>
            <w:rFonts w:cs="Times New Roman"/>
          </w:rPr>
          <w:t>. Así por ejemplo</w:t>
        </w:r>
      </w:ins>
      <w:ins w:id="2407" w:author="Orion" w:date="2011-06-10T13:27:00Z">
        <w:r w:rsidR="00BB443A">
          <w:rPr>
            <w:rFonts w:cs="Times New Roman"/>
          </w:rPr>
          <w:t>,</w:t>
        </w:r>
      </w:ins>
      <w:ins w:id="2408" w:author="Orion" w:date="2011-06-10T13:26:00Z">
        <w:r w:rsidR="00BB443A">
          <w:rPr>
            <w:rFonts w:cs="Times New Roman"/>
          </w:rPr>
          <w:t xml:space="preserve"> </w:t>
        </w:r>
      </w:ins>
      <w:ins w:id="2409" w:author="Orion" w:date="2011-06-20T12:25:00Z">
        <w:r w:rsidR="00E50EB8">
          <w:rPr>
            <w:rFonts w:cs="Times New Roman"/>
          </w:rPr>
          <w:t>cómo</w:t>
        </w:r>
      </w:ins>
      <w:ins w:id="2410" w:author="Orion" w:date="2011-06-10T13:26:00Z">
        <w:r w:rsidR="00BB443A">
          <w:rPr>
            <w:rFonts w:cs="Times New Roman"/>
          </w:rPr>
          <w:t xml:space="preserve"> podemos ver en los documentos</w:t>
        </w:r>
      </w:ins>
      <w:ins w:id="2411" w:author="Orion" w:date="2011-06-10T12:48:00Z">
        <w:r>
          <w:rPr>
            <w:rFonts w:cs="Times New Roman"/>
          </w:rPr>
          <w:t xml:space="preserve"> </w:t>
        </w:r>
      </w:ins>
      <w:customXmlInsRangeStart w:id="2412" w:author="Orion" w:date="2011-06-10T12:48:00Z"/>
      <w:sdt>
        <w:sdtPr>
          <w:rPr>
            <w:rFonts w:cs="Times New Roman"/>
          </w:rPr>
          <w:id w:val="-1043589710"/>
          <w:citation/>
        </w:sdtPr>
        <w:sdtContent>
          <w:customXmlInsRangeEnd w:id="2412"/>
          <w:ins w:id="2413"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14" w:author="Orion" w:date="2011-06-10T12:48:00Z">
            <w:r>
              <w:rPr>
                <w:rFonts w:cs="Times New Roman"/>
              </w:rPr>
              <w:fldChar w:fldCharType="end"/>
            </w:r>
          </w:ins>
          <w:customXmlInsRangeStart w:id="2415" w:author="Orion" w:date="2011-06-10T12:48:00Z"/>
        </w:sdtContent>
      </w:sdt>
      <w:customXmlInsRangeEnd w:id="2415"/>
      <w:ins w:id="2416" w:author="Orion" w:date="2011-06-10T12:48:00Z">
        <w:r>
          <w:rPr>
            <w:rFonts w:cs="Times New Roman"/>
          </w:rPr>
          <w:t xml:space="preserve"> </w:t>
        </w:r>
      </w:ins>
      <w:customXmlInsRangeStart w:id="2417" w:author="Orion" w:date="2011-06-10T12:48:00Z"/>
      <w:sdt>
        <w:sdtPr>
          <w:rPr>
            <w:rFonts w:cs="Times New Roman"/>
          </w:rPr>
          <w:id w:val="1158422407"/>
          <w:citation/>
        </w:sdtPr>
        <w:sdtContent>
          <w:customXmlInsRangeEnd w:id="2417"/>
          <w:ins w:id="2418"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19" w:author="Orion" w:date="2011-06-10T12:48:00Z">
            <w:r>
              <w:rPr>
                <w:rFonts w:cs="Times New Roman"/>
              </w:rPr>
              <w:fldChar w:fldCharType="end"/>
            </w:r>
          </w:ins>
          <w:customXmlInsRangeStart w:id="2420" w:author="Orion" w:date="2011-06-10T12:48:00Z"/>
        </w:sdtContent>
      </w:sdt>
      <w:customXmlInsRangeEnd w:id="2420"/>
      <w:ins w:id="2421" w:author="Orion" w:date="2011-06-10T12:48:00Z">
        <w:r>
          <w:rPr>
            <w:rFonts w:cs="Times New Roman"/>
          </w:rPr>
          <w:t xml:space="preserve">, </w:t>
        </w:r>
      </w:ins>
      <w:ins w:id="2422" w:author="Orion" w:date="2011-06-10T13:27:00Z">
        <w:r w:rsidR="00BB443A">
          <w:rPr>
            <w:rFonts w:cs="Times New Roman"/>
          </w:rPr>
          <w:t>para los Airbus A-320 dichos valores se corresponderían</w:t>
        </w:r>
      </w:ins>
      <w:ins w:id="2423"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24" w:author="Orion" w:date="2011-06-10T12:48:00Z"/>
          <w:rFonts w:cs="Times New Roman"/>
        </w:rPr>
      </w:pPr>
      <w:ins w:id="2425"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26" w:author="Orion" w:date="2011-06-10T12:48:00Z"/>
          <w:rFonts w:cs="Times New Roman"/>
        </w:rPr>
      </w:pPr>
      <w:ins w:id="2427"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28" w:author="Orion" w:date="2011-06-10T13:20:00Z"/>
          <w:rFonts w:cs="Times New Roman"/>
        </w:rPr>
      </w:pPr>
      <w:ins w:id="2429"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30" w:author="Orion" w:date="2011-06-10T13:07:00Z"/>
          <w:rFonts w:cs="Times New Roman"/>
          <w:rPrChange w:id="2431" w:author="Orion" w:date="2011-06-10T13:20:00Z">
            <w:rPr>
              <w:ins w:id="2432"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33" w:author="Orion" w:date="2011-06-10T12:49:00Z"/>
          <w:rFonts w:cs="Times New Roman"/>
        </w:rPr>
      </w:pPr>
      <w:ins w:id="2434" w:author="Orion" w:date="2011-06-10T13:07:00Z">
        <w:r>
          <w:rPr>
            <w:rFonts w:cs="Times New Roman"/>
          </w:rPr>
          <w:t xml:space="preserve">Una vez los pilotos </w:t>
        </w:r>
      </w:ins>
      <w:ins w:id="2435" w:author="Orion" w:date="2011-06-10T13:08:00Z">
        <w:r>
          <w:rPr>
            <w:rFonts w:cs="Times New Roman"/>
          </w:rPr>
          <w:t>dispongan de su plan de vuelo y se dispongan a realizar sus respectivos trayectos</w:t>
        </w:r>
      </w:ins>
      <w:ins w:id="2436" w:author="Orion" w:date="2011-06-10T13:07:00Z">
        <w:r>
          <w:rPr>
            <w:rFonts w:cs="Times New Roman"/>
          </w:rPr>
          <w:t xml:space="preserve"> n</w:t>
        </w:r>
      </w:ins>
      <w:ins w:id="2437" w:author="Orion" w:date="2011-06-10T12:49:00Z">
        <w:r w:rsidR="00AC33B1">
          <w:rPr>
            <w:rFonts w:cs="Times New Roman"/>
          </w:rPr>
          <w:t>o se van a considerar ni el despegue ni el aterrizaje de los aviones</w:t>
        </w:r>
      </w:ins>
      <w:ins w:id="2438" w:author="Orion" w:date="2011-06-10T13:09:00Z">
        <w:r>
          <w:rPr>
            <w:rFonts w:cs="Times New Roman"/>
          </w:rPr>
          <w:t>,</w:t>
        </w:r>
      </w:ins>
      <w:ins w:id="2439" w:author="Orion" w:date="2011-06-10T12:49:00Z">
        <w:r w:rsidR="00AC33B1">
          <w:rPr>
            <w:rFonts w:cs="Times New Roman"/>
          </w:rPr>
          <w:t xml:space="preserve"> ya que no son m</w:t>
        </w:r>
        <w:r>
          <w:rPr>
            <w:rFonts w:cs="Times New Roman"/>
          </w:rPr>
          <w:t>uy relevantes para este estudio</w:t>
        </w:r>
      </w:ins>
      <w:ins w:id="2440" w:author="Orion" w:date="2011-06-10T13:09:00Z">
        <w:r>
          <w:rPr>
            <w:rFonts w:cs="Times New Roman"/>
          </w:rPr>
          <w:t xml:space="preserve">. </w:t>
        </w:r>
      </w:ins>
      <w:ins w:id="2441" w:author="Orion" w:date="2011-06-28T17:34:00Z">
        <w:r w:rsidR="00B46A9D">
          <w:rPr>
            <w:rFonts w:cs="Times New Roman"/>
          </w:rPr>
          <w:t>De este modo, para normalizar, se establecerá que todos los aeropuertos están orientados hacia el norte y que los aviones comenzar</w:t>
        </w:r>
      </w:ins>
      <w:ins w:id="2442" w:author="Orion" w:date="2011-06-28T17:35:00Z">
        <w:r w:rsidR="00B46A9D">
          <w:rPr>
            <w:rFonts w:cs="Times New Roman"/>
          </w:rPr>
          <w:t xml:space="preserve">án con una velocidad inicial de unos 300 Km/h, que es la velocidad aproximada a la que una aeronave despega de tierra. </w:t>
        </w:r>
      </w:ins>
      <w:ins w:id="2443" w:author="Orion" w:date="2011-06-10T13:09:00Z">
        <w:r>
          <w:rPr>
            <w:rFonts w:cs="Times New Roman"/>
          </w:rPr>
          <w:t>Por lo tanto,</w:t>
        </w:r>
      </w:ins>
      <w:ins w:id="2444" w:author="Orion" w:date="2011-06-10T12:57:00Z">
        <w:r w:rsidR="004D5116">
          <w:rPr>
            <w:rFonts w:cs="Times New Roman"/>
          </w:rPr>
          <w:t xml:space="preserve"> la simulación se centrará</w:t>
        </w:r>
      </w:ins>
      <w:ins w:id="2445" w:author="Orion" w:date="2011-06-10T12:49:00Z">
        <w:r w:rsidR="00AC33B1">
          <w:rPr>
            <w:rFonts w:cs="Times New Roman"/>
          </w:rPr>
          <w:t xml:space="preserve"> más en el vuelo y las características de los aviones durante</w:t>
        </w:r>
      </w:ins>
      <w:ins w:id="2446" w:author="Orion" w:date="2011-06-10T13:10:00Z">
        <w:r>
          <w:rPr>
            <w:rFonts w:cs="Times New Roman"/>
          </w:rPr>
          <w:t xml:space="preserve"> las</w:t>
        </w:r>
      </w:ins>
      <w:ins w:id="2447" w:author="Orion" w:date="2011-06-10T12:49:00Z">
        <w:r w:rsidR="00AC33B1">
          <w:rPr>
            <w:rFonts w:cs="Times New Roman"/>
          </w:rPr>
          <w:t xml:space="preserve"> </w:t>
        </w:r>
      </w:ins>
      <w:ins w:id="2448" w:author="Orion" w:date="2011-06-10T13:10:00Z">
        <w:r>
          <w:rPr>
            <w:rFonts w:cs="Times New Roman"/>
          </w:rPr>
          <w:t>rutas de vuelo</w:t>
        </w:r>
      </w:ins>
      <w:ins w:id="2449" w:author="Orion" w:date="2011-06-10T12:49:00Z">
        <w:r w:rsidR="00AC33B1">
          <w:rPr>
            <w:rFonts w:cs="Times New Roman"/>
          </w:rPr>
          <w:t>.</w:t>
        </w:r>
      </w:ins>
      <w:ins w:id="2450" w:author="Orion" w:date="2011-06-10T12:50:00Z">
        <w:r w:rsidR="00AC33B1">
          <w:rPr>
            <w:rFonts w:cs="Times New Roman"/>
          </w:rPr>
          <w:t xml:space="preserve"> </w:t>
        </w:r>
      </w:ins>
      <w:ins w:id="2451" w:author="Orion" w:date="2011-06-10T13:10:00Z">
        <w:r>
          <w:rPr>
            <w:rFonts w:cs="Times New Roman"/>
          </w:rPr>
          <w:t>Éstas</w:t>
        </w:r>
      </w:ins>
      <w:ins w:id="2452" w:author="Orion" w:date="2011-06-10T12:50:00Z">
        <w:r w:rsidR="00AC33B1">
          <w:rPr>
            <w:rFonts w:cs="Times New Roman"/>
          </w:rPr>
          <w:t xml:space="preserve"> consistirán en </w:t>
        </w:r>
      </w:ins>
      <w:ins w:id="2453" w:author="Orion" w:date="2011-06-10T12:51:00Z">
        <w:r w:rsidR="00AC33B1">
          <w:rPr>
            <w:rFonts w:cs="Times New Roman"/>
          </w:rPr>
          <w:t xml:space="preserve">realizar el trayecto desde el </w:t>
        </w:r>
      </w:ins>
      <w:ins w:id="2454" w:author="Orion" w:date="2011-06-10T12:52:00Z">
        <w:r w:rsidR="00AC33B1">
          <w:rPr>
            <w:rFonts w:cs="Times New Roman"/>
          </w:rPr>
          <w:t>aeropuerto</w:t>
        </w:r>
      </w:ins>
      <w:ins w:id="2455" w:author="Orion" w:date="2011-06-10T12:51:00Z">
        <w:r w:rsidR="00AC33B1">
          <w:rPr>
            <w:rFonts w:cs="Times New Roman"/>
          </w:rPr>
          <w:t xml:space="preserve"> de inicio al de destino pasando por los </w:t>
        </w:r>
      </w:ins>
      <w:proofErr w:type="spellStart"/>
      <w:ins w:id="2456" w:author="Orion" w:date="2011-06-10T13:13:00Z">
        <w:r w:rsidR="00E25721">
          <w:rPr>
            <w:rFonts w:cs="Times New Roman"/>
          </w:rPr>
          <w:t>waypoints</w:t>
        </w:r>
        <w:proofErr w:type="spellEnd"/>
        <w:r w:rsidR="00E25721">
          <w:rPr>
            <w:rFonts w:cs="Times New Roman"/>
          </w:rPr>
          <w:t xml:space="preserve"> </w:t>
        </w:r>
      </w:ins>
      <w:ins w:id="2457" w:author="Orion" w:date="2011-06-10T12:51:00Z">
        <w:r w:rsidR="00AC33B1">
          <w:rPr>
            <w:rFonts w:cs="Times New Roman"/>
          </w:rPr>
          <w:t>que vengan determinado</w:t>
        </w:r>
      </w:ins>
      <w:ins w:id="2458" w:author="Orion" w:date="2011-06-10T12:52:00Z">
        <w:r w:rsidR="00AC33B1">
          <w:rPr>
            <w:rFonts w:cs="Times New Roman"/>
          </w:rPr>
          <w:t>s</w:t>
        </w:r>
      </w:ins>
      <w:ins w:id="2459" w:author="Orion" w:date="2011-06-10T12:51:00Z">
        <w:r w:rsidR="00AC33B1">
          <w:rPr>
            <w:rFonts w:cs="Times New Roman"/>
          </w:rPr>
          <w:t xml:space="preserve"> en el plan de vuelo</w:t>
        </w:r>
      </w:ins>
      <w:ins w:id="2460" w:author="Orion" w:date="2011-06-10T13:21:00Z">
        <w:r w:rsidR="004C05E6">
          <w:rPr>
            <w:rFonts w:cs="Times New Roman"/>
          </w:rPr>
          <w:t>,</w:t>
        </w:r>
      </w:ins>
      <w:ins w:id="2461" w:author="Orion" w:date="2011-06-10T12:52:00Z">
        <w:r w:rsidR="00AC33B1">
          <w:rPr>
            <w:rFonts w:cs="Times New Roman"/>
          </w:rPr>
          <w:t xml:space="preserve"> sin que </w:t>
        </w:r>
      </w:ins>
      <w:ins w:id="2462" w:author="Orion" w:date="2011-06-10T12:53:00Z">
        <w:r w:rsidR="00AC33B1">
          <w:rPr>
            <w:rFonts w:cs="Times New Roman"/>
          </w:rPr>
          <w:t>se produzca ningún incidente grave</w:t>
        </w:r>
      </w:ins>
      <w:ins w:id="2463" w:author="Orion" w:date="2011-06-10T13:21:00Z">
        <w:r w:rsidR="004C05E6">
          <w:rPr>
            <w:rFonts w:cs="Times New Roman"/>
          </w:rPr>
          <w:t xml:space="preserve"> durante el trayecto</w:t>
        </w:r>
      </w:ins>
      <w:ins w:id="2464" w:author="Orion" w:date="2011-06-10T12:58:00Z">
        <w:r w:rsidR="0089728B">
          <w:rPr>
            <w:rFonts w:cs="Times New Roman"/>
          </w:rPr>
          <w:t xml:space="preserve"> como pueden ser colisiones con otras aeronaves</w:t>
        </w:r>
      </w:ins>
      <w:ins w:id="2465" w:author="Orion" w:date="2011-06-10T12:53:00Z">
        <w:r w:rsidR="00AC33B1">
          <w:rPr>
            <w:rFonts w:cs="Times New Roman"/>
          </w:rPr>
          <w:t>.</w:t>
        </w:r>
      </w:ins>
    </w:p>
    <w:p w14:paraId="36A99ED7" w14:textId="3BDF9950" w:rsidR="001A6151" w:rsidRDefault="00AC33B1">
      <w:pPr>
        <w:jc w:val="both"/>
        <w:rPr>
          <w:ins w:id="2466" w:author="Orion" w:date="2011-05-06T19:35:00Z"/>
          <w:rFonts w:cs="Times New Roman"/>
        </w:rPr>
        <w:pPrChange w:id="2467" w:author="Orion" w:date="2011-05-09T00:17:00Z">
          <w:pPr/>
        </w:pPrChange>
      </w:pPr>
      <w:ins w:id="2468" w:author="Orion" w:date="2011-06-10T12:54:00Z">
        <w:r>
          <w:rPr>
            <w:rFonts w:cs="Times New Roman"/>
          </w:rPr>
          <w:t>En cuanto a los datos que se usarán en este ámbito</w:t>
        </w:r>
      </w:ins>
      <w:ins w:id="2469" w:author="Orion" w:date="2011-06-10T12:56:00Z">
        <w:r w:rsidR="00F0054E">
          <w:rPr>
            <w:rFonts w:cs="Times New Roman"/>
          </w:rPr>
          <w:t>,</w:t>
        </w:r>
      </w:ins>
      <w:ins w:id="2470" w:author="Orion" w:date="2011-06-10T12:54:00Z">
        <w:r>
          <w:rPr>
            <w:rFonts w:cs="Times New Roman"/>
          </w:rPr>
          <w:t xml:space="preserve"> y teniendo en cuenta que </w:t>
        </w:r>
      </w:ins>
      <w:ins w:id="2471" w:author="Orion" w:date="2011-06-10T12:55:00Z">
        <w:r w:rsidR="00AC5A43">
          <w:rPr>
            <w:rFonts w:cs="Times New Roman"/>
          </w:rPr>
          <w:t xml:space="preserve">el </w:t>
        </w:r>
      </w:ins>
      <w:ins w:id="2472" w:author="Orion" w:date="2011-05-05T18:45:00Z">
        <w:r w:rsidR="001A6151">
          <w:rPr>
            <w:rFonts w:cs="Times New Roman"/>
          </w:rPr>
          <w:t>modelo es</w:t>
        </w:r>
      </w:ins>
      <w:ins w:id="2473" w:author="Orion" w:date="2011-06-10T12:55:00Z">
        <w:r>
          <w:rPr>
            <w:rFonts w:cs="Times New Roman"/>
          </w:rPr>
          <w:t xml:space="preserve"> </w:t>
        </w:r>
      </w:ins>
      <w:ins w:id="2474" w:author="Orion" w:date="2011-06-10T13:10:00Z">
        <w:r w:rsidR="00F32CA1">
          <w:rPr>
            <w:rFonts w:cs="Times New Roman"/>
          </w:rPr>
          <w:t>fácilmente</w:t>
        </w:r>
      </w:ins>
      <w:ins w:id="2475" w:author="Orion" w:date="2011-05-05T18:45:00Z">
        <w:r w:rsidR="001A6151">
          <w:rPr>
            <w:rFonts w:cs="Times New Roman"/>
          </w:rPr>
          <w:t xml:space="preserve"> extensible a todo el mundo</w:t>
        </w:r>
      </w:ins>
      <w:ins w:id="2476" w:author="Orion" w:date="2011-06-10T12:56:00Z">
        <w:r w:rsidR="00F0054E">
          <w:rPr>
            <w:rFonts w:cs="Times New Roman"/>
          </w:rPr>
          <w:t>,</w:t>
        </w:r>
      </w:ins>
      <w:ins w:id="2477" w:author="Orion" w:date="2011-05-05T18:45:00Z">
        <w:r w:rsidR="001A6151">
          <w:rPr>
            <w:rFonts w:cs="Times New Roman"/>
          </w:rPr>
          <w:t xml:space="preserve"> </w:t>
        </w:r>
      </w:ins>
      <w:ins w:id="2478" w:author="Orion" w:date="2011-05-09T00:34:00Z">
        <w:r w:rsidR="00572D5D">
          <w:rPr>
            <w:rFonts w:cs="Times New Roman"/>
          </w:rPr>
          <w:t>se va</w:t>
        </w:r>
      </w:ins>
      <w:ins w:id="2479" w:author="Orion" w:date="2011-05-05T18:45:00Z">
        <w:r w:rsidR="00871CB9">
          <w:rPr>
            <w:rFonts w:cs="Times New Roman"/>
          </w:rPr>
          <w:t xml:space="preserve"> a restringir</w:t>
        </w:r>
      </w:ins>
      <w:ins w:id="2480" w:author="Orion" w:date="2011-05-09T00:34:00Z">
        <w:r w:rsidR="00871CB9">
          <w:rPr>
            <w:rFonts w:cs="Times New Roman"/>
          </w:rPr>
          <w:t xml:space="preserve"> el entorno a</w:t>
        </w:r>
      </w:ins>
      <w:ins w:id="2481" w:author="Orion" w:date="2011-05-05T18:46:00Z">
        <w:r w:rsidR="001A6151">
          <w:rPr>
            <w:rFonts w:cs="Times New Roman"/>
          </w:rPr>
          <w:t xml:space="preserve"> los</w:t>
        </w:r>
      </w:ins>
      <w:ins w:id="2482" w:author="Orion" w:date="2011-05-05T18:47:00Z">
        <w:r w:rsidR="001A6151">
          <w:rPr>
            <w:rFonts w:cs="Times New Roman"/>
          </w:rPr>
          <w:t xml:space="preserve"> principales</w:t>
        </w:r>
      </w:ins>
      <w:ins w:id="2483" w:author="Orion" w:date="2011-05-05T18:46:00Z">
        <w:r w:rsidR="001A6151">
          <w:rPr>
            <w:rFonts w:cs="Times New Roman"/>
          </w:rPr>
          <w:t xml:space="preserve"> aeropuertos </w:t>
        </w:r>
      </w:ins>
      <w:ins w:id="2484"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85" w:author="Orion" w:date="2011-05-05T18:46:00Z">
        <w:r w:rsidR="001A6151">
          <w:rPr>
            <w:rFonts w:cs="Times New Roman"/>
          </w:rPr>
          <w:t>españoles</w:t>
        </w:r>
      </w:ins>
      <w:ins w:id="2486" w:author="Orion" w:date="2011-05-05T18:47:00Z">
        <w:r w:rsidR="001A6151">
          <w:rPr>
            <w:rFonts w:cs="Times New Roman"/>
          </w:rPr>
          <w:t xml:space="preserve"> </w:t>
        </w:r>
        <w:r w:rsidR="00545758">
          <w:rPr>
            <w:rFonts w:cs="Times New Roman"/>
          </w:rPr>
          <w:t>de la península</w:t>
        </w:r>
      </w:ins>
      <w:ins w:id="2487" w:author="Orion" w:date="2011-06-10T13:12:00Z">
        <w:r w:rsidR="00E25721">
          <w:rPr>
            <w:rFonts w:cs="Times New Roman"/>
          </w:rPr>
          <w:t xml:space="preserve"> </w:t>
        </w:r>
      </w:ins>
      <w:ins w:id="2488" w:author="Orion" w:date="2011-05-05T18:50:00Z">
        <w:r w:rsidR="001A6151">
          <w:rPr>
            <w:rFonts w:cs="Times New Roman"/>
          </w:rPr>
          <w:t>ibérica</w:t>
        </w:r>
      </w:ins>
      <w:ins w:id="2489" w:author="Orion" w:date="2011-05-06T13:15:00Z">
        <w:r w:rsidR="00744445">
          <w:rPr>
            <w:rFonts w:cs="Times New Roman"/>
          </w:rPr>
          <w:t xml:space="preserve"> </w:t>
        </w:r>
      </w:ins>
      <w:customXmlInsRangeStart w:id="2490" w:author="Orion" w:date="2011-05-06T13:15:00Z"/>
      <w:sdt>
        <w:sdtPr>
          <w:rPr>
            <w:rFonts w:cs="Times New Roman"/>
          </w:rPr>
          <w:id w:val="-809938376"/>
          <w:citation/>
        </w:sdtPr>
        <w:sdtContent>
          <w:customXmlInsRangeEnd w:id="2490"/>
          <w:ins w:id="2491"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92" w:author="Orion" w:date="2011-05-06T13:15:00Z">
            <w:r w:rsidR="00744445">
              <w:rPr>
                <w:rFonts w:cs="Times New Roman"/>
              </w:rPr>
              <w:fldChar w:fldCharType="end"/>
            </w:r>
          </w:ins>
          <w:customXmlInsRangeStart w:id="2493" w:author="Orion" w:date="2011-05-06T13:15:00Z"/>
        </w:sdtContent>
      </w:sdt>
      <w:customXmlInsRangeEnd w:id="2493"/>
      <w:ins w:id="2494" w:author="Orion" w:date="2011-05-05T18:50:00Z">
        <w:r w:rsidR="001A6151">
          <w:rPr>
            <w:rFonts w:cs="Times New Roman"/>
          </w:rPr>
          <w:t>.</w:t>
        </w:r>
      </w:ins>
    </w:p>
    <w:p w14:paraId="243F71CD" w14:textId="77777777" w:rsidR="00AF5BED" w:rsidRDefault="00AF5BED">
      <w:pPr>
        <w:jc w:val="both"/>
        <w:rPr>
          <w:ins w:id="2495" w:author="Orion" w:date="2011-05-06T19:35:00Z"/>
          <w:rFonts w:cs="Times New Roman"/>
        </w:rPr>
        <w:pPrChange w:id="2496" w:author="Orion" w:date="2011-05-09T00:17:00Z">
          <w:pPr/>
        </w:pPrChange>
      </w:pPr>
    </w:p>
    <w:p w14:paraId="30FD9B31" w14:textId="5D5EAFB5" w:rsidR="00AF5BED" w:rsidRPr="00A7471E" w:rsidRDefault="00545194">
      <w:pPr>
        <w:pStyle w:val="Subtitle"/>
        <w:rPr>
          <w:ins w:id="2497" w:author="Orion" w:date="2011-05-06T19:35:00Z"/>
        </w:rPr>
        <w:pPrChange w:id="2498" w:author="Orion" w:date="2011-07-04T11:54:00Z">
          <w:pPr/>
        </w:pPrChange>
      </w:pPr>
      <w:ins w:id="2499" w:author="Orion" w:date="2011-06-10T13:35:00Z">
        <w:r>
          <w:t>Las a</w:t>
        </w:r>
      </w:ins>
      <w:ins w:id="2500" w:author="Orion" w:date="2011-06-10T12:46:00Z">
        <w:r w:rsidR="005B24B1">
          <w:t>e</w:t>
        </w:r>
      </w:ins>
      <w:ins w:id="2501" w:author="Orion" w:date="2011-06-10T12:44:00Z">
        <w:r w:rsidR="005B24B1" w:rsidRPr="009447DD">
          <w:t>ronaves</w:t>
        </w:r>
      </w:ins>
      <w:ins w:id="2502" w:author="Orion" w:date="2011-05-06T19:35:00Z">
        <w:r w:rsidR="00AF5BED" w:rsidRPr="0080539F">
          <w:t>:</w:t>
        </w:r>
      </w:ins>
    </w:p>
    <w:p w14:paraId="48AFC78A" w14:textId="397C5197" w:rsidR="00753875" w:rsidRDefault="006B6639">
      <w:pPr>
        <w:jc w:val="both"/>
        <w:rPr>
          <w:ins w:id="2503" w:author="IO" w:date="2011-06-09T17:44:00Z"/>
          <w:rFonts w:cs="Times New Roman"/>
        </w:rPr>
        <w:pPrChange w:id="2504" w:author="Orion" w:date="2011-05-09T00:17:00Z">
          <w:pPr/>
        </w:pPrChange>
      </w:pPr>
      <w:ins w:id="2505" w:author="Orion" w:date="2011-06-10T18:06:00Z">
        <w:r>
          <w:rPr>
            <w:rFonts w:cs="Times New Roman"/>
          </w:rPr>
          <w:t>Dentro de los factores a tener en cuenta de un avión l</w:t>
        </w:r>
      </w:ins>
      <w:ins w:id="2506" w:author="Orion" w:date="2011-05-09T00:24:00Z">
        <w:r w:rsidR="00DB4D1B">
          <w:rPr>
            <w:rFonts w:cs="Times New Roman"/>
          </w:rPr>
          <w:t>as características</w:t>
        </w:r>
      </w:ins>
      <w:ins w:id="2507" w:author="Orion" w:date="2011-06-10T18:06:00Z">
        <w:r>
          <w:rPr>
            <w:rFonts w:cs="Times New Roman"/>
          </w:rPr>
          <w:t xml:space="preserve"> más</w:t>
        </w:r>
      </w:ins>
      <w:ins w:id="2508" w:author="Orion" w:date="2011-05-09T00:24:00Z">
        <w:r w:rsidR="00DB4D1B">
          <w:rPr>
            <w:rFonts w:cs="Times New Roman"/>
          </w:rPr>
          <w:t xml:space="preserve"> </w:t>
        </w:r>
      </w:ins>
      <w:ins w:id="2509" w:author="IO" w:date="2011-06-09T17:31:00Z">
        <w:r w:rsidR="005E29D8">
          <w:rPr>
            <w:rFonts w:cs="Times New Roman"/>
          </w:rPr>
          <w:t xml:space="preserve">relevantes </w:t>
        </w:r>
      </w:ins>
      <w:ins w:id="2510" w:author="IO" w:date="2011-06-09T17:30:00Z">
        <w:del w:id="2511" w:author="Orion" w:date="2011-06-10T18:06:00Z">
          <w:r w:rsidR="005E29D8" w:rsidDel="006B6639">
            <w:rPr>
              <w:rFonts w:cs="Times New Roman"/>
            </w:rPr>
            <w:delText xml:space="preserve">de un avión </w:delText>
          </w:r>
        </w:del>
      </w:ins>
      <w:ins w:id="2512" w:author="IO" w:date="2011-06-09T17:40:00Z">
        <w:r w:rsidR="00753875">
          <w:rPr>
            <w:rFonts w:cs="Times New Roman"/>
          </w:rPr>
          <w:t>son</w:t>
        </w:r>
      </w:ins>
      <w:ins w:id="2513" w:author="IO" w:date="2011-06-09T17:36:00Z">
        <w:r w:rsidR="00753875">
          <w:rPr>
            <w:rFonts w:cs="Times New Roman"/>
          </w:rPr>
          <w:t xml:space="preserve"> </w:t>
        </w:r>
        <w:del w:id="2514" w:author="Orion" w:date="2011-06-10T18:06:00Z">
          <w:r w:rsidR="00753875" w:rsidDel="006B6639">
            <w:rPr>
              <w:rFonts w:cs="Times New Roman"/>
            </w:rPr>
            <w:delText>las</w:delText>
          </w:r>
        </w:del>
      </w:ins>
      <w:ins w:id="2515" w:author="Orion" w:date="2011-06-10T18:06:00Z">
        <w:r>
          <w:rPr>
            <w:rFonts w:cs="Times New Roman"/>
          </w:rPr>
          <w:t>aquellas</w:t>
        </w:r>
      </w:ins>
      <w:ins w:id="2516" w:author="IO" w:date="2011-06-09T17:36:00Z">
        <w:r w:rsidR="00753875">
          <w:rPr>
            <w:rFonts w:cs="Times New Roman"/>
          </w:rPr>
          <w:t xml:space="preserve"> que </w:t>
        </w:r>
      </w:ins>
      <w:ins w:id="2517" w:author="IO" w:date="2011-06-09T17:39:00Z">
        <w:r w:rsidR="00753875">
          <w:rPr>
            <w:rFonts w:cs="Times New Roman"/>
          </w:rPr>
          <w:t>describen</w:t>
        </w:r>
      </w:ins>
      <w:ins w:id="2518" w:author="IO" w:date="2011-06-09T17:36:00Z">
        <w:r w:rsidR="00753875">
          <w:rPr>
            <w:rFonts w:cs="Times New Roman"/>
          </w:rPr>
          <w:t xml:space="preserve"> su vuelo. </w:t>
        </w:r>
      </w:ins>
      <w:ins w:id="2519" w:author="Orion" w:date="2011-06-10T18:07:00Z">
        <w:r w:rsidR="00BE21DB">
          <w:rPr>
            <w:rFonts w:cs="Times New Roman"/>
          </w:rPr>
          <w:t>Se puede</w:t>
        </w:r>
      </w:ins>
      <w:ins w:id="2520" w:author="Orion" w:date="2011-06-10T17:34:00Z">
        <w:r w:rsidR="00D90BA4">
          <w:rPr>
            <w:rFonts w:cs="Times New Roman"/>
          </w:rPr>
          <w:t xml:space="preserve"> </w:t>
        </w:r>
      </w:ins>
      <w:ins w:id="2521" w:author="Orion" w:date="2011-06-10T17:35:00Z">
        <w:r w:rsidR="00D90BA4">
          <w:rPr>
            <w:rFonts w:cs="Times New Roman"/>
          </w:rPr>
          <w:t xml:space="preserve">hacer una diferenciación entre </w:t>
        </w:r>
      </w:ins>
      <w:ins w:id="2522" w:author="IO" w:date="2011-06-09T17:39:00Z">
        <w:del w:id="2523" w:author="Orion" w:date="2011-06-10T17:35:00Z">
          <w:r w:rsidR="00753875" w:rsidDel="00D90BA4">
            <w:rPr>
              <w:rFonts w:cs="Times New Roman"/>
            </w:rPr>
            <w:delText xml:space="preserve">Entre estas características hay que distinguir </w:delText>
          </w:r>
        </w:del>
      </w:ins>
      <w:ins w:id="2524" w:author="IO" w:date="2011-06-09T17:40:00Z">
        <w:r w:rsidR="00753875">
          <w:rPr>
            <w:rFonts w:cs="Times New Roman"/>
          </w:rPr>
          <w:t>aquellas ligadas a</w:t>
        </w:r>
      </w:ins>
      <w:ins w:id="2525" w:author="IO" w:date="2011-06-09T17:39:00Z">
        <w:r w:rsidR="00753875">
          <w:rPr>
            <w:rFonts w:cs="Times New Roman"/>
          </w:rPr>
          <w:t xml:space="preserve">l tipo de avión y </w:t>
        </w:r>
      </w:ins>
      <w:ins w:id="2526" w:author="IO" w:date="2011-06-09T17:40:00Z">
        <w:r w:rsidR="00753875">
          <w:rPr>
            <w:rFonts w:cs="Times New Roman"/>
          </w:rPr>
          <w:t>las que lo están al vuelo.</w:t>
        </w:r>
      </w:ins>
    </w:p>
    <w:p w14:paraId="1A86C7F6" w14:textId="77777777" w:rsidR="00753875" w:rsidRDefault="00753875">
      <w:pPr>
        <w:jc w:val="both"/>
        <w:rPr>
          <w:ins w:id="2527" w:author="IO" w:date="2011-06-09T17:44:00Z"/>
          <w:rFonts w:cs="Times New Roman"/>
        </w:rPr>
        <w:pPrChange w:id="2528" w:author="Orion" w:date="2011-05-09T00:17:00Z">
          <w:pPr/>
        </w:pPrChange>
      </w:pPr>
    </w:p>
    <w:p w14:paraId="027B39A3" w14:textId="1449135B" w:rsidR="006C100C" w:rsidRDefault="00D90BA4" w:rsidP="006C100C">
      <w:pPr>
        <w:jc w:val="both"/>
        <w:rPr>
          <w:ins w:id="2529" w:author="IO" w:date="2011-06-09T17:48:00Z"/>
          <w:rFonts w:cs="Times New Roman"/>
        </w:rPr>
      </w:pPr>
      <w:ins w:id="2530" w:author="Orion" w:date="2011-06-10T17:45:00Z">
        <w:r>
          <w:rPr>
            <w:rFonts w:cs="Times New Roman"/>
          </w:rPr>
          <w:t xml:space="preserve">En cuanto a </w:t>
        </w:r>
      </w:ins>
      <w:ins w:id="2531" w:author="IO" w:date="2011-06-09T17:40:00Z">
        <w:del w:id="2532" w:author="Orion" w:date="2011-06-10T17:45:00Z">
          <w:r w:rsidR="00753875" w:rsidDel="00D90BA4">
            <w:rPr>
              <w:rFonts w:cs="Times New Roman"/>
            </w:rPr>
            <w:delText>L</w:delText>
          </w:r>
        </w:del>
      </w:ins>
      <w:ins w:id="2533" w:author="Orion" w:date="2011-06-10T17:45:00Z">
        <w:r>
          <w:rPr>
            <w:rFonts w:cs="Times New Roman"/>
          </w:rPr>
          <w:t>l</w:t>
        </w:r>
      </w:ins>
      <w:ins w:id="2534" w:author="IO" w:date="2011-06-09T17:40:00Z">
        <w:r w:rsidR="00753875">
          <w:rPr>
            <w:rFonts w:cs="Times New Roman"/>
          </w:rPr>
          <w:t xml:space="preserve">as </w:t>
        </w:r>
      </w:ins>
      <w:ins w:id="2535" w:author="IO" w:date="2011-06-09T17:44:00Z">
        <w:r w:rsidR="00753875">
          <w:rPr>
            <w:rFonts w:cs="Times New Roman"/>
          </w:rPr>
          <w:t>características ligadas al tipo de avión</w:t>
        </w:r>
      </w:ins>
      <w:ins w:id="2536" w:author="Orion" w:date="2011-06-10T17:45:00Z">
        <w:r>
          <w:rPr>
            <w:rFonts w:cs="Times New Roman"/>
          </w:rPr>
          <w:t xml:space="preserve"> se puede decir</w:t>
        </w:r>
      </w:ins>
      <w:ins w:id="2537" w:author="Orion" w:date="2011-06-10T17:46:00Z">
        <w:r>
          <w:rPr>
            <w:rFonts w:cs="Times New Roman"/>
          </w:rPr>
          <w:t xml:space="preserve"> que</w:t>
        </w:r>
      </w:ins>
      <w:ins w:id="2538" w:author="IO" w:date="2011-06-09T17:40:00Z">
        <w:r w:rsidR="00753875">
          <w:rPr>
            <w:rFonts w:cs="Times New Roman"/>
          </w:rPr>
          <w:t xml:space="preserve"> </w:t>
        </w:r>
      </w:ins>
      <w:ins w:id="2539" w:author="Orion" w:date="2011-06-10T17:50:00Z">
        <w:r w:rsidR="00D43D29">
          <w:rPr>
            <w:rFonts w:cs="Times New Roman"/>
          </w:rPr>
          <w:t xml:space="preserve">son aquellas que </w:t>
        </w:r>
      </w:ins>
      <w:ins w:id="2540" w:author="IO" w:date="2011-06-09T17:40:00Z">
        <w:r w:rsidR="00753875">
          <w:rPr>
            <w:rFonts w:cs="Times New Roman"/>
          </w:rPr>
          <w:t xml:space="preserve">limitan </w:t>
        </w:r>
      </w:ins>
      <w:ins w:id="2541" w:author="IO" w:date="2011-06-09T17:42:00Z">
        <w:r w:rsidR="00753875">
          <w:rPr>
            <w:rFonts w:cs="Times New Roman"/>
          </w:rPr>
          <w:t xml:space="preserve">las </w:t>
        </w:r>
      </w:ins>
      <w:ins w:id="2542" w:author="IO" w:date="2011-06-09T17:40:00Z">
        <w:r w:rsidR="00753875">
          <w:rPr>
            <w:rFonts w:cs="Times New Roman"/>
          </w:rPr>
          <w:t>capacidades fí</w:t>
        </w:r>
      </w:ins>
      <w:ins w:id="2543" w:author="IO" w:date="2011-06-09T17:41:00Z">
        <w:r w:rsidR="00753875">
          <w:rPr>
            <w:rFonts w:cs="Times New Roman"/>
          </w:rPr>
          <w:t>sicas del vuelo</w:t>
        </w:r>
      </w:ins>
      <w:ins w:id="2544" w:author="Orion" w:date="2011-06-10T17:54:00Z">
        <w:r w:rsidR="00D43D29">
          <w:rPr>
            <w:rFonts w:cs="Times New Roman"/>
          </w:rPr>
          <w:t>. Dentro de este tipo de características</w:t>
        </w:r>
      </w:ins>
      <w:ins w:id="2545" w:author="Orion" w:date="2011-06-10T18:07:00Z">
        <w:r w:rsidR="00BE21DB">
          <w:rPr>
            <w:rFonts w:cs="Times New Roman"/>
          </w:rPr>
          <w:t>,</w:t>
        </w:r>
      </w:ins>
      <w:ins w:id="2546" w:author="IO" w:date="2011-06-09T17:41:00Z">
        <w:del w:id="2547" w:author="Orion" w:date="2011-06-10T17:54:00Z">
          <w:r w:rsidR="00753875" w:rsidDel="00D43D29">
            <w:rPr>
              <w:rFonts w:cs="Times New Roman"/>
            </w:rPr>
            <w:delText>,</w:delText>
          </w:r>
        </w:del>
        <w:r w:rsidR="00753875">
          <w:rPr>
            <w:rFonts w:cs="Times New Roman"/>
          </w:rPr>
          <w:t xml:space="preserve"> </w:t>
        </w:r>
      </w:ins>
      <w:ins w:id="2548" w:author="Orion" w:date="2011-06-10T17:50:00Z">
        <w:r w:rsidR="00D43D29">
          <w:rPr>
            <w:rFonts w:cs="Times New Roman"/>
          </w:rPr>
          <w:t>para esta aprox</w:t>
        </w:r>
      </w:ins>
      <w:ins w:id="2549" w:author="Orion" w:date="2011-06-10T17:51:00Z">
        <w:r w:rsidR="00D43D29">
          <w:rPr>
            <w:rFonts w:cs="Times New Roman"/>
          </w:rPr>
          <w:t>imación se han tenido en cuenta</w:t>
        </w:r>
      </w:ins>
      <w:ins w:id="2550" w:author="Orion" w:date="2011-06-10T17:54:00Z">
        <w:r w:rsidR="00D43D29">
          <w:rPr>
            <w:rFonts w:cs="Times New Roman"/>
          </w:rPr>
          <w:t xml:space="preserve"> la</w:t>
        </w:r>
      </w:ins>
      <w:ins w:id="2551" w:author="IO" w:date="2011-06-09T17:41:00Z">
        <w:del w:id="2552" w:author="Orion" w:date="2011-06-10T17:51:00Z">
          <w:r w:rsidR="00753875" w:rsidDel="00D43D29">
            <w:rPr>
              <w:rFonts w:cs="Times New Roman"/>
            </w:rPr>
            <w:delText>ej.</w:delText>
          </w:r>
        </w:del>
        <w:r w:rsidR="00753875">
          <w:rPr>
            <w:rFonts w:cs="Times New Roman"/>
          </w:rPr>
          <w:t xml:space="preserve"> velocidad </w:t>
        </w:r>
        <w:del w:id="2553" w:author="Orion" w:date="2011-06-10T19:03:00Z">
          <w:r w:rsidR="00753875" w:rsidDel="00403105">
            <w:rPr>
              <w:rFonts w:cs="Times New Roman"/>
            </w:rPr>
            <w:delText xml:space="preserve">de crucero </w:delText>
          </w:r>
        </w:del>
        <w:r w:rsidR="00753875">
          <w:rPr>
            <w:rFonts w:cs="Times New Roman"/>
          </w:rPr>
          <w:t>y</w:t>
        </w:r>
      </w:ins>
      <w:ins w:id="2554" w:author="Orion" w:date="2011-06-10T17:54:00Z">
        <w:r w:rsidR="00D43D29">
          <w:rPr>
            <w:rFonts w:cs="Times New Roman"/>
          </w:rPr>
          <w:t xml:space="preserve"> la</w:t>
        </w:r>
      </w:ins>
      <w:ins w:id="2555" w:author="IO" w:date="2011-06-09T17:41:00Z">
        <w:r w:rsidR="00753875">
          <w:rPr>
            <w:rFonts w:cs="Times New Roman"/>
          </w:rPr>
          <w:t xml:space="preserve"> altitud. </w:t>
        </w:r>
      </w:ins>
      <w:ins w:id="2556" w:author="IO" w:date="2011-06-09T17:42:00Z">
        <w:r w:rsidR="00753875">
          <w:rPr>
            <w:rFonts w:cs="Times New Roman"/>
          </w:rPr>
          <w:t>El tipo de avión limita estas características con valores máximos y mínimos, aunque en algunos casos uno de estos límites puede</w:t>
        </w:r>
        <w:del w:id="2557" w:author="Orion" w:date="2011-06-10T17:55:00Z">
          <w:r w:rsidR="00753875" w:rsidDel="001D0B36">
            <w:rPr>
              <w:rFonts w:cs="Times New Roman"/>
            </w:rPr>
            <w:delText>s</w:delText>
          </w:r>
        </w:del>
        <w:r w:rsidR="00753875">
          <w:rPr>
            <w:rFonts w:cs="Times New Roman"/>
          </w:rPr>
          <w:t xml:space="preserve"> ser prescindible</w:t>
        </w:r>
      </w:ins>
      <w:ins w:id="2558" w:author="Orion" w:date="2011-06-10T19:08:00Z">
        <w:r w:rsidR="004C00D3">
          <w:rPr>
            <w:rFonts w:cs="Times New Roman"/>
          </w:rPr>
          <w:t>,</w:t>
        </w:r>
      </w:ins>
      <w:ins w:id="2559" w:author="Orion" w:date="2011-06-10T19:07:00Z">
        <w:r w:rsidR="004C00D3">
          <w:rPr>
            <w:rFonts w:cs="Times New Roman"/>
          </w:rPr>
          <w:t xml:space="preserve"> y establece un valor de crucero</w:t>
        </w:r>
      </w:ins>
      <w:ins w:id="2560" w:author="Orion" w:date="2011-06-10T19:08:00Z">
        <w:r w:rsidR="004C00D3">
          <w:rPr>
            <w:rFonts w:cs="Times New Roman"/>
          </w:rPr>
          <w:t xml:space="preserve"> recomendado</w:t>
        </w:r>
      </w:ins>
      <w:ins w:id="2561" w:author="IO" w:date="2011-06-09T17:42:00Z">
        <w:r w:rsidR="00753875">
          <w:rPr>
            <w:rFonts w:cs="Times New Roman"/>
          </w:rPr>
          <w:t xml:space="preserve">. </w:t>
        </w:r>
      </w:ins>
      <w:ins w:id="2562"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63" w:author="Orion" w:date="2011-06-10T19:09:00Z">
          <w:r w:rsidR="00753875" w:rsidDel="00125E39">
            <w:rPr>
              <w:rFonts w:cs="Times New Roman"/>
            </w:rPr>
            <w:delText xml:space="preserve"> </w:delText>
          </w:r>
        </w:del>
      </w:ins>
      <w:ins w:id="2564" w:author="IO" w:date="2011-06-09T17:38:00Z">
        <w:del w:id="2565" w:author="Orion" w:date="2011-06-10T19:09:00Z">
          <w:r w:rsidR="00753875" w:rsidDel="00125E39">
            <w:rPr>
              <w:rFonts w:cs="Times New Roman"/>
            </w:rPr>
            <w:delText xml:space="preserve">Las características consideradas actualmente son </w:delText>
          </w:r>
        </w:del>
      </w:ins>
      <w:ins w:id="2566" w:author="IO" w:date="2011-06-09T17:43:00Z">
        <w:del w:id="2567" w:author="Orion" w:date="2011-06-10T19:09:00Z">
          <w:r w:rsidR="00753875" w:rsidDel="00125E39">
            <w:rPr>
              <w:rFonts w:cs="Times New Roman"/>
            </w:rPr>
            <w:delText>la altura, la velocidad y la cantidad de combustible disponible.</w:delText>
          </w:r>
        </w:del>
      </w:ins>
      <w:ins w:id="2568" w:author="IO" w:date="2011-06-09T17:48:00Z">
        <w:r w:rsidR="006C100C">
          <w:rPr>
            <w:rFonts w:cs="Times New Roman"/>
          </w:rPr>
          <w:t xml:space="preserve"> A modo de ejemplo de tipo de avión se incluye el Airbus A-320</w:t>
        </w:r>
      </w:ins>
      <w:ins w:id="2569" w:author="Orion" w:date="2011-06-10T14:26:00Z">
        <w:r w:rsidR="00A35B8F">
          <w:rPr>
            <w:rFonts w:cs="Times New Roman"/>
          </w:rPr>
          <w:t xml:space="preserve"> </w:t>
        </w:r>
      </w:ins>
      <w:ins w:id="2570" w:author="Orion" w:date="2011-06-10T19:04:00Z">
        <w:r w:rsidR="00403105">
          <w:rPr>
            <w:rFonts w:cs="Times New Roman"/>
          </w:rPr>
          <w:t xml:space="preserve">cuyas características se pueden ver en </w:t>
        </w:r>
      </w:ins>
      <w:ins w:id="2571" w:author="IO" w:date="2011-06-09T17:48:00Z">
        <w:r w:rsidR="006C100C">
          <w:rPr>
            <w:rFonts w:cs="Times New Roman"/>
          </w:rPr>
          <w:t xml:space="preserve"> </w:t>
        </w:r>
      </w:ins>
      <w:customXmlInsRangeStart w:id="2572" w:author="IO" w:date="2011-06-09T17:48:00Z"/>
      <w:sdt>
        <w:sdtPr>
          <w:rPr>
            <w:rFonts w:cs="Times New Roman"/>
          </w:rPr>
          <w:id w:val="111411251"/>
          <w:citation/>
        </w:sdtPr>
        <w:sdtContent>
          <w:customXmlInsRangeEnd w:id="2572"/>
          <w:ins w:id="2573"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74" w:author="IO" w:date="2011-06-09T17:48:00Z">
            <w:r w:rsidR="006C100C">
              <w:rPr>
                <w:rFonts w:cs="Times New Roman"/>
              </w:rPr>
              <w:fldChar w:fldCharType="end"/>
            </w:r>
          </w:ins>
          <w:customXmlInsRangeStart w:id="2575" w:author="IO" w:date="2011-06-09T17:48:00Z"/>
        </w:sdtContent>
      </w:sdt>
      <w:customXmlInsRangeEnd w:id="2575"/>
      <w:ins w:id="2576" w:author="IO" w:date="2011-06-09T17:48:00Z">
        <w:r w:rsidR="006C100C">
          <w:rPr>
            <w:rFonts w:cs="Times New Roman"/>
          </w:rPr>
          <w:t xml:space="preserve"> </w:t>
        </w:r>
      </w:ins>
      <w:customXmlInsRangeStart w:id="2577" w:author="IO" w:date="2011-06-09T17:48:00Z"/>
      <w:sdt>
        <w:sdtPr>
          <w:rPr>
            <w:rFonts w:cs="Times New Roman"/>
          </w:rPr>
          <w:id w:val="-280486870"/>
          <w:citation/>
        </w:sdtPr>
        <w:sdtContent>
          <w:customXmlInsRangeEnd w:id="2577"/>
          <w:ins w:id="2578"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79" w:author="IO" w:date="2011-06-09T17:48:00Z">
            <w:r w:rsidR="006C100C">
              <w:rPr>
                <w:rFonts w:cs="Times New Roman"/>
              </w:rPr>
              <w:fldChar w:fldCharType="end"/>
            </w:r>
          </w:ins>
          <w:customXmlInsRangeStart w:id="2580" w:author="IO" w:date="2011-06-09T17:48:00Z"/>
        </w:sdtContent>
      </w:sdt>
      <w:customXmlInsRangeEnd w:id="2580"/>
      <w:ins w:id="2581" w:author="Orion" w:date="2011-06-10T19:10:00Z">
        <w:r w:rsidR="0013747B">
          <w:rPr>
            <w:rFonts w:cs="Times New Roman"/>
          </w:rPr>
          <w:t>.</w:t>
        </w:r>
      </w:ins>
      <w:ins w:id="2582" w:author="IO" w:date="2011-06-09T17:48:00Z">
        <w:del w:id="2583" w:author="Orion" w:date="2011-06-10T19:10:00Z">
          <w:r w:rsidR="006C100C" w:rsidDel="0013747B">
            <w:rPr>
              <w:rFonts w:cs="Times New Roman"/>
            </w:rPr>
            <w:delText>,</w:delText>
          </w:r>
        </w:del>
      </w:ins>
      <w:ins w:id="2584" w:author="Orion" w:date="2011-06-10T19:09:00Z">
        <w:r w:rsidR="00D509B7">
          <w:rPr>
            <w:rFonts w:cs="Times New Roman"/>
          </w:rPr>
          <w:t xml:space="preserve"> </w:t>
        </w:r>
      </w:ins>
      <w:ins w:id="2585" w:author="Orion" w:date="2011-06-10T19:10:00Z">
        <w:r w:rsidR="0013747B">
          <w:rPr>
            <w:rFonts w:cs="Times New Roman"/>
          </w:rPr>
          <w:t>D</w:t>
        </w:r>
      </w:ins>
      <w:ins w:id="2586" w:author="Orion" w:date="2011-06-10T19:09:00Z">
        <w:r w:rsidR="00D509B7">
          <w:rPr>
            <w:rFonts w:cs="Times New Roman"/>
          </w:rPr>
          <w:t>icho modelo de avión</w:t>
        </w:r>
      </w:ins>
      <w:ins w:id="2587" w:author="IO" w:date="2011-06-09T17:48:00Z">
        <w:del w:id="2588" w:author="Orion" w:date="2011-06-10T19:09:00Z">
          <w:r w:rsidR="006C100C" w:rsidDel="00D509B7">
            <w:rPr>
              <w:rFonts w:cs="Times New Roman"/>
            </w:rPr>
            <w:delText xml:space="preserve"> que</w:delText>
          </w:r>
        </w:del>
        <w:r w:rsidR="006C100C">
          <w:rPr>
            <w:rFonts w:cs="Times New Roman"/>
          </w:rPr>
          <w:t xml:space="preserve"> es el </w:t>
        </w:r>
        <w:del w:id="2589" w:author="Orion" w:date="2011-06-10T19:04:00Z">
          <w:r w:rsidR="006C100C" w:rsidDel="00266CFB">
            <w:rPr>
              <w:rFonts w:cs="Times New Roman"/>
            </w:rPr>
            <w:delText>tipo</w:delText>
          </w:r>
        </w:del>
        <w:del w:id="2590"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91" w:author="IO" w:date="2011-06-09T17:49:00Z">
        <w:r w:rsidR="006C100C">
          <w:rPr>
            <w:rFonts w:cs="Times New Roman"/>
          </w:rPr>
          <w:t xml:space="preserve">mayor </w:t>
        </w:r>
      </w:ins>
      <w:ins w:id="2592" w:author="IO" w:date="2011-06-09T17:48:00Z">
        <w:r w:rsidR="006C100C">
          <w:rPr>
            <w:rFonts w:cs="Times New Roman"/>
          </w:rPr>
          <w:t xml:space="preserve">compañía </w:t>
        </w:r>
      </w:ins>
      <w:ins w:id="2593" w:author="IO" w:date="2011-06-09T17:49:00Z">
        <w:r w:rsidR="006C100C">
          <w:rPr>
            <w:rFonts w:cs="Times New Roman"/>
          </w:rPr>
          <w:t>aérea</w:t>
        </w:r>
      </w:ins>
      <w:ins w:id="2594" w:author="IO" w:date="2011-06-09T17:48:00Z">
        <w:r w:rsidR="006C100C">
          <w:rPr>
            <w:rFonts w:cs="Times New Roman"/>
          </w:rPr>
          <w:t xml:space="preserve"> española</w:t>
        </w:r>
      </w:ins>
      <w:customXmlInsRangeStart w:id="2595" w:author="Orion" w:date="2011-06-10T13:36:00Z"/>
      <w:sdt>
        <w:sdtPr>
          <w:rPr>
            <w:rFonts w:cs="Times New Roman"/>
          </w:rPr>
          <w:id w:val="-983390893"/>
          <w:citation/>
        </w:sdtPr>
        <w:sdtContent>
          <w:customXmlInsRangeEnd w:id="2595"/>
          <w:ins w:id="2596"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597" w:author="Orion" w:date="2011-06-10T13:36:00Z">
            <w:r w:rsidR="00BA1340">
              <w:rPr>
                <w:rFonts w:cs="Times New Roman"/>
              </w:rPr>
              <w:fldChar w:fldCharType="end"/>
            </w:r>
          </w:ins>
          <w:customXmlInsRangeStart w:id="2598" w:author="Orion" w:date="2011-06-10T13:36:00Z"/>
        </w:sdtContent>
      </w:sdt>
      <w:customXmlInsRangeEnd w:id="2598"/>
      <w:ins w:id="2599" w:author="IO" w:date="2011-06-09T17:48:00Z">
        <w:r w:rsidR="006C100C">
          <w:rPr>
            <w:rFonts w:cs="Times New Roman"/>
          </w:rPr>
          <w:t>.</w:t>
        </w:r>
      </w:ins>
    </w:p>
    <w:p w14:paraId="4C5EE4FA" w14:textId="77777777" w:rsidR="005E29D8" w:rsidRDefault="005E29D8">
      <w:pPr>
        <w:jc w:val="both"/>
        <w:rPr>
          <w:ins w:id="2600" w:author="IO" w:date="2011-06-09T17:30:00Z"/>
          <w:rFonts w:cs="Times New Roman"/>
        </w:rPr>
        <w:pPrChange w:id="2601" w:author="Orion" w:date="2011-05-09T00:17:00Z">
          <w:pPr/>
        </w:pPrChange>
      </w:pPr>
    </w:p>
    <w:p w14:paraId="7C1F11B7" w14:textId="6458FFCB" w:rsidR="006C100C" w:rsidRDefault="00753875">
      <w:pPr>
        <w:jc w:val="both"/>
        <w:rPr>
          <w:ins w:id="2602" w:author="IO" w:date="2011-06-09T17:46:00Z"/>
          <w:rFonts w:cs="Times New Roman"/>
        </w:rPr>
        <w:pPrChange w:id="2603" w:author="Orion" w:date="2011-05-09T00:17:00Z">
          <w:pPr/>
        </w:pPrChange>
      </w:pPr>
      <w:ins w:id="2604" w:author="IO" w:date="2011-06-09T17:44:00Z">
        <w:r>
          <w:rPr>
            <w:rFonts w:cs="Times New Roman"/>
          </w:rPr>
          <w:t>Las características ligadas al vuelo identifican aspectos que no est</w:t>
        </w:r>
      </w:ins>
      <w:ins w:id="2605" w:author="IO" w:date="2011-06-09T17:45:00Z">
        <w:r>
          <w:rPr>
            <w:rFonts w:cs="Times New Roman"/>
          </w:rPr>
          <w:t>án limitados por el tipo de avión.</w:t>
        </w:r>
      </w:ins>
      <w:ins w:id="2606" w:author="Orion" w:date="2011-06-10T19:15:00Z">
        <w:r w:rsidR="007508B1">
          <w:rPr>
            <w:rFonts w:cs="Times New Roman"/>
          </w:rPr>
          <w:t xml:space="preserve"> Ejemplos de </w:t>
        </w:r>
      </w:ins>
      <w:ins w:id="2607" w:author="Orion" w:date="2011-06-10T19:17:00Z">
        <w:r w:rsidR="007508B1">
          <w:rPr>
            <w:rFonts w:cs="Times New Roman"/>
          </w:rPr>
          <w:t>estas</w:t>
        </w:r>
      </w:ins>
      <w:ins w:id="2608" w:author="Orion" w:date="2011-06-10T19:15:00Z">
        <w:r w:rsidR="007508B1">
          <w:rPr>
            <w:rFonts w:cs="Times New Roman"/>
          </w:rPr>
          <w:t xml:space="preserve"> características</w:t>
        </w:r>
      </w:ins>
      <w:ins w:id="2609" w:author="Orion" w:date="2011-06-10T19:17:00Z">
        <w:r w:rsidR="007508B1">
          <w:rPr>
            <w:rFonts w:cs="Times New Roman"/>
          </w:rPr>
          <w:t>,</w:t>
        </w:r>
      </w:ins>
      <w:ins w:id="2610" w:author="Orion" w:date="2011-06-10T19:15:00Z">
        <w:r w:rsidR="007508B1">
          <w:rPr>
            <w:rFonts w:cs="Times New Roman"/>
          </w:rPr>
          <w:t xml:space="preserve"> que se tendrán en cuenta en este sistema</w:t>
        </w:r>
      </w:ins>
      <w:ins w:id="2611" w:author="Orion" w:date="2011-06-10T19:17:00Z">
        <w:r w:rsidR="007508B1">
          <w:rPr>
            <w:rFonts w:cs="Times New Roman"/>
          </w:rPr>
          <w:t>,</w:t>
        </w:r>
      </w:ins>
      <w:ins w:id="2612" w:author="IO" w:date="2011-06-09T17:45:00Z">
        <w:del w:id="2613" w:author="Orion" w:date="2011-06-10T19:15:00Z">
          <w:r w:rsidDel="007508B1">
            <w:rPr>
              <w:rFonts w:cs="Times New Roman"/>
            </w:rPr>
            <w:delText xml:space="preserve"> </w:delText>
          </w:r>
        </w:del>
      </w:ins>
      <w:ins w:id="2614" w:author="Orion" w:date="2011-05-09T00:24:00Z">
        <w:del w:id="2615" w:author="IO" w:date="2011-06-09T17:45:00Z">
          <w:r w:rsidR="00DB4D1B">
            <w:rPr>
              <w:rFonts w:cs="Times New Roman"/>
            </w:rPr>
            <w:delText>que se van a tener en cuenta de estos aviones van a ser:</w:delText>
          </w:r>
        </w:del>
      </w:ins>
      <w:ins w:id="2616" w:author="IO" w:date="2011-06-09T17:45:00Z">
        <w:del w:id="2617" w:author="Orion" w:date="2011-06-10T19:15:00Z">
          <w:r w:rsidDel="007508B1">
            <w:rPr>
              <w:rFonts w:cs="Times New Roman"/>
            </w:rPr>
            <w:delText>En</w:delText>
          </w:r>
        </w:del>
      </w:ins>
      <w:ins w:id="2618" w:author="Orion" w:date="2011-06-10T19:15:00Z">
        <w:r w:rsidR="007508B1">
          <w:rPr>
            <w:rFonts w:cs="Times New Roman"/>
          </w:rPr>
          <w:t xml:space="preserve"> serán</w:t>
        </w:r>
      </w:ins>
      <w:ins w:id="2619" w:author="IO" w:date="2011-06-09T17:45:00Z">
        <w:del w:id="2620" w:author="Orion" w:date="2011-06-10T19:15:00Z">
          <w:r w:rsidDel="007508B1">
            <w:rPr>
              <w:rFonts w:cs="Times New Roman"/>
            </w:rPr>
            <w:delText xml:space="preserve"> este caso son</w:delText>
          </w:r>
        </w:del>
      </w:ins>
      <w:ins w:id="2621" w:author="Orion" w:date="2011-05-09T00:24:00Z">
        <w:r w:rsidR="00DB4D1B">
          <w:rPr>
            <w:rFonts w:cs="Times New Roman"/>
          </w:rPr>
          <w:t xml:space="preserve"> el rumbo</w:t>
        </w:r>
        <w:del w:id="2622" w:author="IO" w:date="2011-06-09T17:45:00Z">
          <w:r w:rsidR="00DB4D1B">
            <w:rPr>
              <w:rFonts w:cs="Times New Roman"/>
            </w:rPr>
            <w:delText>, la altura</w:delText>
          </w:r>
        </w:del>
      </w:ins>
      <w:ins w:id="2623" w:author="Orion" w:date="2011-05-09T00:25:00Z">
        <w:del w:id="2624" w:author="IO" w:date="2011-06-09T17:45:00Z">
          <w:r w:rsidR="004D1B77">
            <w:rPr>
              <w:rFonts w:cs="Times New Roman"/>
            </w:rPr>
            <w:delText xml:space="preserve">, la velocidad, la cantidad de combustible </w:delText>
          </w:r>
        </w:del>
      </w:ins>
      <w:ins w:id="2625" w:author="Orion" w:date="2011-05-09T00:26:00Z">
        <w:del w:id="2626" w:author="IO" w:date="2011-06-09T17:45:00Z">
          <w:r w:rsidR="004D1B77">
            <w:rPr>
              <w:rFonts w:cs="Times New Roman"/>
            </w:rPr>
            <w:delText>disponible</w:delText>
          </w:r>
        </w:del>
        <w:r w:rsidR="004D1B77">
          <w:rPr>
            <w:rFonts w:cs="Times New Roman"/>
          </w:rPr>
          <w:t xml:space="preserve"> y la posición actual</w:t>
        </w:r>
        <w:del w:id="2627" w:author="IO" w:date="2011-06-09T17:45:00Z">
          <w:r w:rsidR="004D1B77">
            <w:rPr>
              <w:rFonts w:cs="Times New Roman"/>
            </w:rPr>
            <w:delText xml:space="preserve"> de la aeronave</w:delText>
          </w:r>
        </w:del>
        <w:r w:rsidR="004D1B77">
          <w:rPr>
            <w:rFonts w:cs="Times New Roman"/>
          </w:rPr>
          <w:t>.</w:t>
        </w:r>
      </w:ins>
      <w:ins w:id="2628" w:author="Orion" w:date="2011-05-09T00:27:00Z">
        <w:del w:id="2629" w:author="IO" w:date="2011-06-09T17:46:00Z">
          <w:r w:rsidR="004D1B77">
            <w:rPr>
              <w:rFonts w:cs="Times New Roman"/>
            </w:rPr>
            <w:delText xml:space="preserve"> </w:delText>
          </w:r>
        </w:del>
      </w:ins>
    </w:p>
    <w:p w14:paraId="4EF796E9" w14:textId="77777777" w:rsidR="006C100C" w:rsidRDefault="006C100C">
      <w:pPr>
        <w:jc w:val="both"/>
        <w:rPr>
          <w:ins w:id="2630" w:author="IO" w:date="2011-06-09T17:46:00Z"/>
          <w:rFonts w:cs="Times New Roman"/>
        </w:rPr>
        <w:pPrChange w:id="2631" w:author="Orion" w:date="2011-05-09T00:17:00Z">
          <w:pPr/>
        </w:pPrChange>
      </w:pPr>
    </w:p>
    <w:p w14:paraId="2196FA70" w14:textId="1237DBB7" w:rsidR="006C100C" w:rsidRDefault="006C100C">
      <w:pPr>
        <w:jc w:val="both"/>
        <w:rPr>
          <w:ins w:id="2632" w:author="IO" w:date="2011-06-09T17:47:00Z"/>
          <w:rFonts w:cs="Times New Roman"/>
        </w:rPr>
        <w:pPrChange w:id="2633" w:author="Orion" w:date="2011-05-09T00:17:00Z">
          <w:pPr/>
        </w:pPrChange>
      </w:pPr>
      <w:ins w:id="2634" w:author="IO" w:date="2011-06-09T17:46:00Z">
        <w:r>
          <w:rPr>
            <w:rFonts w:cs="Times New Roman"/>
          </w:rPr>
          <w:t xml:space="preserve">Las posibles maniobras se pueden realizar sobre los aviones se </w:t>
        </w:r>
      </w:ins>
      <w:ins w:id="2635" w:author="Orion" w:date="2011-05-09T00:28:00Z">
        <w:del w:id="2636" w:author="IO" w:date="2011-06-09T17:46:00Z">
          <w:r w:rsidR="004D1B77">
            <w:rPr>
              <w:rFonts w:cs="Times New Roman"/>
            </w:rPr>
            <w:delText>Abstrayéndose</w:delText>
          </w:r>
        </w:del>
      </w:ins>
      <w:ins w:id="2637" w:author="Orion" w:date="2011-05-09T00:27:00Z">
        <w:del w:id="2638" w:author="IO" w:date="2011-06-09T17:46:00Z">
          <w:r w:rsidR="004D1B77">
            <w:rPr>
              <w:rFonts w:cs="Times New Roman"/>
            </w:rPr>
            <w:delText xml:space="preserve"> todas las maniobras</w:delText>
          </w:r>
        </w:del>
      </w:ins>
      <w:ins w:id="2639" w:author="Orion" w:date="2011-05-09T00:29:00Z">
        <w:del w:id="2640" w:author="IO" w:date="2011-06-09T17:46:00Z">
          <w:r w:rsidR="004D1B77">
            <w:rPr>
              <w:rFonts w:cs="Times New Roman"/>
            </w:rPr>
            <w:delText xml:space="preserve"> que se pueden realizar sobre</w:delText>
          </w:r>
        </w:del>
      </w:ins>
      <w:ins w:id="2641" w:author="Orion" w:date="2011-05-09T00:27:00Z">
        <w:del w:id="2642" w:author="IO" w:date="2011-06-09T17:46:00Z">
          <w:r w:rsidR="004D1B77">
            <w:rPr>
              <w:rFonts w:cs="Times New Roman"/>
            </w:rPr>
            <w:delText xml:space="preserve"> </w:delText>
          </w:r>
        </w:del>
      </w:ins>
      <w:ins w:id="2643" w:author="Orion" w:date="2011-05-09T00:35:00Z">
        <w:del w:id="2644" w:author="IO" w:date="2011-06-09T17:46:00Z">
          <w:r w:rsidR="001836F1">
            <w:rPr>
              <w:rFonts w:cs="Times New Roman"/>
            </w:rPr>
            <w:delText>los</w:delText>
          </w:r>
        </w:del>
      </w:ins>
      <w:ins w:id="2645" w:author="Orion" w:date="2011-05-09T00:27:00Z">
        <w:del w:id="2646" w:author="IO" w:date="2011-06-09T17:46:00Z">
          <w:r w:rsidR="004D1B77">
            <w:rPr>
              <w:rFonts w:cs="Times New Roman"/>
            </w:rPr>
            <w:delText xml:space="preserve"> </w:delText>
          </w:r>
          <w:r w:rsidR="004D1B77" w:rsidDel="006C100C">
            <w:rPr>
              <w:rFonts w:cs="Times New Roman"/>
            </w:rPr>
            <w:delText>aviones</w:delText>
          </w:r>
        </w:del>
      </w:ins>
      <w:ins w:id="2647" w:author="IO" w:date="2011-06-09T17:46:00Z">
        <w:r>
          <w:rPr>
            <w:rFonts w:cs="Times New Roman"/>
          </w:rPr>
          <w:t>abstraen como</w:t>
        </w:r>
      </w:ins>
      <w:ins w:id="2648" w:author="Orion" w:date="2011-05-09T00:27:00Z">
        <w:del w:id="2649" w:author="IO" w:date="2011-06-09T17:46:00Z">
          <w:r w:rsidR="004D1B77" w:rsidDel="006C100C">
            <w:rPr>
              <w:rFonts w:cs="Times New Roman"/>
            </w:rPr>
            <w:delText xml:space="preserve"> </w:delText>
          </w:r>
        </w:del>
        <w:r w:rsidR="004D1B77">
          <w:rPr>
            <w:rFonts w:cs="Times New Roman"/>
          </w:rPr>
          <w:t xml:space="preserve"> </w:t>
        </w:r>
        <w:del w:id="2650" w:author="IO" w:date="2011-06-09T17:46:00Z">
          <w:r w:rsidR="004D1B77">
            <w:rPr>
              <w:rFonts w:cs="Times New Roman"/>
            </w:rPr>
            <w:delText>a posib</w:delText>
          </w:r>
        </w:del>
        <w:r w:rsidR="004D1B77">
          <w:rPr>
            <w:rFonts w:cs="Times New Roman"/>
          </w:rPr>
          <w:t xml:space="preserve">modificaciones de </w:t>
        </w:r>
        <w:del w:id="2651" w:author="IO" w:date="2011-06-09T17:46:00Z">
          <w:r w:rsidR="004D1B77" w:rsidDel="006C100C">
            <w:rPr>
              <w:rFonts w:cs="Times New Roman"/>
            </w:rPr>
            <w:delText>est</w:delText>
          </w:r>
        </w:del>
      </w:ins>
      <w:ins w:id="2652" w:author="IO" w:date="2011-06-09T17:46:00Z">
        <w:r>
          <w:rPr>
            <w:rFonts w:cs="Times New Roman"/>
          </w:rPr>
          <w:t>l</w:t>
        </w:r>
      </w:ins>
      <w:ins w:id="2653" w:author="Orion" w:date="2011-05-09T00:27:00Z">
        <w:r w:rsidR="004D1B77">
          <w:rPr>
            <w:rFonts w:cs="Times New Roman"/>
          </w:rPr>
          <w:t>os</w:t>
        </w:r>
      </w:ins>
      <w:ins w:id="2654" w:author="Orion" w:date="2011-06-10T19:12:00Z">
        <w:r w:rsidR="00A77426">
          <w:rPr>
            <w:rFonts w:cs="Times New Roman"/>
          </w:rPr>
          <w:t xml:space="preserve"> </w:t>
        </w:r>
      </w:ins>
      <w:ins w:id="2655" w:author="Orion" w:date="2011-05-09T00:27:00Z">
        <w:r w:rsidR="004D1B77">
          <w:rPr>
            <w:rFonts w:cs="Times New Roman"/>
          </w:rPr>
          <w:t>valores</w:t>
        </w:r>
      </w:ins>
      <w:ins w:id="2656" w:author="IO" w:date="2011-06-09T17:46:00Z">
        <w:r>
          <w:rPr>
            <w:rFonts w:cs="Times New Roman"/>
          </w:rPr>
          <w:t xml:space="preserve"> de </w:t>
        </w:r>
      </w:ins>
      <w:ins w:id="2657" w:author="IO" w:date="2011-06-09T17:47:00Z">
        <w:r>
          <w:rPr>
            <w:rFonts w:cs="Times New Roman"/>
          </w:rPr>
          <w:t>algunos de lo</w:t>
        </w:r>
      </w:ins>
      <w:ins w:id="2658" w:author="IO" w:date="2011-06-09T17:46:00Z">
        <w:r>
          <w:rPr>
            <w:rFonts w:cs="Times New Roman"/>
          </w:rPr>
          <w:t>s atributos</w:t>
        </w:r>
      </w:ins>
      <w:ins w:id="2659" w:author="IO" w:date="2011-06-09T17:47:00Z">
        <w:r>
          <w:rPr>
            <w:rFonts w:cs="Times New Roman"/>
          </w:rPr>
          <w:t xml:space="preserve"> previos</w:t>
        </w:r>
      </w:ins>
      <w:ins w:id="2660" w:author="Orion" w:date="2011-05-09T00:28:00Z">
        <w:r w:rsidR="004D1B77">
          <w:rPr>
            <w:rFonts w:cs="Times New Roman"/>
          </w:rPr>
          <w:t>, en concreto del rumbo, la altura y la velocidad</w:t>
        </w:r>
      </w:ins>
      <w:ins w:id="2661" w:author="IO" w:date="2011-06-09T17:47:00Z">
        <w:r>
          <w:rPr>
            <w:rFonts w:cs="Times New Roman"/>
          </w:rPr>
          <w:t xml:space="preserve">. El resto de los valores de atributos </w:t>
        </w:r>
      </w:ins>
      <w:ins w:id="2662" w:author="Orion" w:date="2011-05-09T00:29:00Z">
        <w:del w:id="2663" w:author="IO" w:date="2011-06-09T17:47:00Z">
          <w:r w:rsidR="004D1B77">
            <w:rPr>
              <w:rFonts w:cs="Times New Roman"/>
            </w:rPr>
            <w:delText xml:space="preserve">, ya que el resto </w:delText>
          </w:r>
        </w:del>
        <w:r w:rsidR="004D1B77">
          <w:rPr>
            <w:rFonts w:cs="Times New Roman"/>
          </w:rPr>
          <w:t xml:space="preserve">se </w:t>
        </w:r>
      </w:ins>
      <w:ins w:id="2664" w:author="Orion" w:date="2011-05-09T00:31:00Z">
        <w:r w:rsidR="00D44A88">
          <w:rPr>
            <w:rFonts w:cs="Times New Roman"/>
          </w:rPr>
          <w:t>actualizarán</w:t>
        </w:r>
      </w:ins>
      <w:ins w:id="2665" w:author="Orion" w:date="2011-05-09T00:29:00Z">
        <w:r w:rsidR="004D1B77">
          <w:rPr>
            <w:rFonts w:cs="Times New Roman"/>
          </w:rPr>
          <w:t xml:space="preserve"> automáticamente</w:t>
        </w:r>
      </w:ins>
      <w:ins w:id="2666" w:author="IO" w:date="2011-06-09T17:47:00Z">
        <w:r>
          <w:rPr>
            <w:rFonts w:cs="Times New Roman"/>
          </w:rPr>
          <w:t xml:space="preserve"> a partir de los ya mencionados.</w:t>
        </w:r>
      </w:ins>
    </w:p>
    <w:p w14:paraId="4723F2B3" w14:textId="47DDC337" w:rsidR="008B712C" w:rsidRDefault="004D1B77">
      <w:pPr>
        <w:jc w:val="both"/>
        <w:rPr>
          <w:ins w:id="2667" w:author="Orion" w:date="2011-05-09T00:14:00Z"/>
          <w:del w:id="2668" w:author="IO" w:date="2011-06-09T17:48:00Z"/>
          <w:rFonts w:cs="Times New Roman"/>
        </w:rPr>
        <w:pPrChange w:id="2669" w:author="Orion" w:date="2011-05-09T00:17:00Z">
          <w:pPr/>
        </w:pPrChange>
      </w:pPr>
      <w:ins w:id="2670" w:author="Orion" w:date="2011-05-09T00:29:00Z">
        <w:del w:id="2671" w:author="IO" w:date="2011-06-09T17:47:00Z">
          <w:r>
            <w:rPr>
              <w:rFonts w:cs="Times New Roman"/>
            </w:rPr>
            <w:delText>.</w:delText>
          </w:r>
        </w:del>
      </w:ins>
      <w:ins w:id="2672" w:author="Orion" w:date="2011-05-09T00:30:00Z">
        <w:del w:id="2673" w:author="IO" w:date="2011-06-09T17:47:00Z">
          <w:r w:rsidR="00D44A88">
            <w:rPr>
              <w:rFonts w:cs="Times New Roman"/>
            </w:rPr>
            <w:delText xml:space="preserve"> </w:delText>
          </w:r>
        </w:del>
        <w:del w:id="2674" w:author="IO" w:date="2011-06-09T17:48:00Z">
          <w:r w:rsidR="00D44A88">
            <w:rPr>
              <w:rFonts w:cs="Times New Roman"/>
            </w:rPr>
            <w:delText>Para ello también se tendrá en cuenta las limitaciones o especificaciones técn</w:delText>
          </w:r>
        </w:del>
      </w:ins>
      <w:ins w:id="2675" w:author="Orion" w:date="2011-05-09T00:31:00Z">
        <w:del w:id="2676" w:author="IO" w:date="2011-06-09T17:48:00Z">
          <w:r w:rsidR="00D44A88">
            <w:rPr>
              <w:rFonts w:cs="Times New Roman"/>
            </w:rPr>
            <w:delText xml:space="preserve">icas del modelo de avión Airbus A-320 </w:delText>
          </w:r>
        </w:del>
      </w:ins>
      <w:customXmlInsRangeStart w:id="2677" w:author="Orion" w:date="2011-05-09T00:31:00Z"/>
      <w:customXmlDelRangeStart w:id="2678" w:author="IO" w:date="2011-06-09T17:48:00Z"/>
      <w:sdt>
        <w:sdtPr>
          <w:rPr>
            <w:rFonts w:cs="Times New Roman"/>
          </w:rPr>
          <w:id w:val="555510808"/>
          <w:citation/>
        </w:sdtPr>
        <w:sdtContent>
          <w:customXmlInsRangeEnd w:id="2677"/>
          <w:customXmlDelRangeEnd w:id="2678"/>
          <w:ins w:id="2679" w:author="Orion" w:date="2011-05-09T00:31:00Z">
            <w:del w:id="2680"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81" w:author="IO" w:date="2011-06-09T17:48:00Z">
            <w:r w:rsidR="002B2B1D" w:rsidRPr="002B2B1D">
              <w:rPr>
                <w:rFonts w:cs="Times New Roman"/>
                <w:noProof/>
              </w:rPr>
              <w:delText>(40)</w:delText>
            </w:r>
          </w:del>
          <w:ins w:id="2682" w:author="Orion" w:date="2011-05-09T00:31:00Z">
            <w:del w:id="2683" w:author="IO" w:date="2011-06-09T17:48:00Z">
              <w:r w:rsidR="00D44A88">
                <w:rPr>
                  <w:rFonts w:cs="Times New Roman"/>
                </w:rPr>
                <w:fldChar w:fldCharType="end"/>
              </w:r>
            </w:del>
          </w:ins>
          <w:customXmlInsRangeStart w:id="2684" w:author="Orion" w:date="2011-05-09T00:31:00Z"/>
          <w:customXmlDelRangeStart w:id="2685" w:author="IO" w:date="2011-06-09T17:48:00Z"/>
        </w:sdtContent>
      </w:sdt>
      <w:customXmlInsRangeEnd w:id="2684"/>
      <w:customXmlDelRangeEnd w:id="2685"/>
      <w:ins w:id="2686" w:author="Orion" w:date="2011-05-09T00:31:00Z">
        <w:del w:id="2687" w:author="IO" w:date="2011-06-09T17:48:00Z">
          <w:r w:rsidR="00D44A88">
            <w:rPr>
              <w:rFonts w:cs="Times New Roman"/>
            </w:rPr>
            <w:delText xml:space="preserve"> </w:delText>
          </w:r>
        </w:del>
      </w:ins>
      <w:customXmlInsRangeStart w:id="2688" w:author="Orion" w:date="2011-05-09T00:31:00Z"/>
      <w:customXmlDelRangeStart w:id="2689" w:author="IO" w:date="2011-06-09T17:48:00Z"/>
      <w:sdt>
        <w:sdtPr>
          <w:rPr>
            <w:rFonts w:cs="Times New Roman"/>
          </w:rPr>
          <w:id w:val="515128216"/>
          <w:citation/>
        </w:sdtPr>
        <w:sdtContent>
          <w:customXmlInsRangeEnd w:id="2688"/>
          <w:customXmlDelRangeEnd w:id="2689"/>
          <w:ins w:id="2690" w:author="Orion" w:date="2011-05-09T00:31:00Z">
            <w:del w:id="2691"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92" w:author="IO" w:date="2011-06-09T17:48:00Z">
            <w:r w:rsidR="002B2B1D" w:rsidRPr="002B2B1D">
              <w:rPr>
                <w:rFonts w:cs="Times New Roman"/>
                <w:noProof/>
              </w:rPr>
              <w:delText>(41)</w:delText>
            </w:r>
          </w:del>
          <w:ins w:id="2693" w:author="Orion" w:date="2011-05-09T00:31:00Z">
            <w:del w:id="2694" w:author="IO" w:date="2011-06-09T17:48:00Z">
              <w:r w:rsidR="00D44A88">
                <w:rPr>
                  <w:rFonts w:cs="Times New Roman"/>
                </w:rPr>
                <w:fldChar w:fldCharType="end"/>
              </w:r>
            </w:del>
          </w:ins>
          <w:customXmlInsRangeStart w:id="2695" w:author="Orion" w:date="2011-05-09T00:31:00Z"/>
          <w:customXmlDelRangeStart w:id="2696" w:author="IO" w:date="2011-06-09T17:48:00Z"/>
        </w:sdtContent>
      </w:sdt>
      <w:customXmlInsRangeEnd w:id="2695"/>
      <w:customXmlDelRangeEnd w:id="2696"/>
      <w:ins w:id="2697" w:author="Orion" w:date="2011-05-09T00:31:00Z">
        <w:del w:id="2698" w:author="IO" w:date="2011-06-09T17:48:00Z">
          <w:r w:rsidR="00D44A88">
            <w:rPr>
              <w:rFonts w:cs="Times New Roman"/>
            </w:rPr>
            <w:delText>.</w:delText>
          </w:r>
        </w:del>
      </w:ins>
    </w:p>
    <w:p w14:paraId="216A2864" w14:textId="75BA4195" w:rsidR="001836F1" w:rsidRDefault="006016DF">
      <w:pPr>
        <w:jc w:val="both"/>
        <w:rPr>
          <w:ins w:id="2699" w:author="Orion" w:date="2011-05-05T18:45:00Z"/>
          <w:rFonts w:cs="Times New Roman"/>
        </w:rPr>
        <w:pPrChange w:id="2700" w:author="Orion" w:date="2011-05-09T00:17:00Z">
          <w:pPr/>
        </w:pPrChange>
      </w:pPr>
      <w:ins w:id="2701" w:author="IO" w:date="2011-05-13T12:35:00Z">
        <w:del w:id="2702" w:author="Orion" w:date="2011-06-10T12:48:00Z">
          <w:r w:rsidDel="007A3596">
            <w:rPr>
              <w:rFonts w:cs="Times New Roman"/>
            </w:rPr>
            <w:delText>á</w:delText>
          </w:r>
        </w:del>
      </w:ins>
    </w:p>
    <w:p w14:paraId="009C461F" w14:textId="77777777" w:rsidR="001A6151" w:rsidRPr="0080539F" w:rsidRDefault="00261312">
      <w:pPr>
        <w:pStyle w:val="Subtitle"/>
        <w:rPr>
          <w:ins w:id="2703" w:author="Orion" w:date="2011-05-09T00:39:00Z"/>
        </w:rPr>
        <w:pPrChange w:id="2704" w:author="Orion" w:date="2011-07-04T11:54:00Z">
          <w:pPr/>
        </w:pPrChange>
      </w:pPr>
      <w:ins w:id="2705" w:author="Orion" w:date="2011-05-09T00:39:00Z">
        <w:r w:rsidRPr="009447DD">
          <w:t>Requisitos de los pilotos:</w:t>
        </w:r>
      </w:ins>
    </w:p>
    <w:p w14:paraId="063AB2CF" w14:textId="77777777" w:rsidR="00261312" w:rsidRDefault="00261312">
      <w:pPr>
        <w:jc w:val="both"/>
        <w:rPr>
          <w:ins w:id="2706" w:author="Orion" w:date="2011-05-09T00:45:00Z"/>
          <w:rFonts w:cs="Times New Roman"/>
        </w:rPr>
        <w:pPrChange w:id="2707" w:author="Orion" w:date="2011-05-09T00:17:00Z">
          <w:pPr/>
        </w:pPrChange>
      </w:pPr>
      <w:ins w:id="2708" w:author="Orion" w:date="2011-05-09T00:40:00Z">
        <w:r>
          <w:rPr>
            <w:rFonts w:cs="Times New Roman"/>
          </w:rPr>
          <w:t>Los pilotos son las entidades encargadas de manejar y, por tanto, dar instrucciones a los aviones que estén pilotando.</w:t>
        </w:r>
      </w:ins>
      <w:ins w:id="2709" w:author="Orion" w:date="2011-05-09T00:41:00Z">
        <w:r>
          <w:rPr>
            <w:rFonts w:cs="Times New Roman"/>
          </w:rPr>
          <w:t xml:space="preserve"> </w:t>
        </w:r>
      </w:ins>
      <w:ins w:id="2710" w:author="Orion" w:date="2011-05-09T00:43:00Z">
        <w:r>
          <w:rPr>
            <w:rFonts w:cs="Times New Roman"/>
          </w:rPr>
          <w:t xml:space="preserve">Los pilotos </w:t>
        </w:r>
      </w:ins>
      <w:ins w:id="2711" w:author="Orion" w:date="2011-05-09T00:46:00Z">
        <w:r w:rsidR="003E2ECA">
          <w:rPr>
            <w:rFonts w:cs="Times New Roman"/>
          </w:rPr>
          <w:t>deben ser</w:t>
        </w:r>
      </w:ins>
      <w:ins w:id="2712" w:author="Orion" w:date="2011-05-09T00:43:00Z">
        <w:r w:rsidR="00B170A4">
          <w:rPr>
            <w:rFonts w:cs="Times New Roman"/>
          </w:rPr>
          <w:t xml:space="preserve"> conscientes de su plan de </w:t>
        </w:r>
        <w:r>
          <w:rPr>
            <w:rFonts w:cs="Times New Roman"/>
          </w:rPr>
          <w:t>vuelo</w:t>
        </w:r>
      </w:ins>
      <w:ins w:id="2713" w:author="Orion" w:date="2011-05-09T00:45:00Z">
        <w:r w:rsidR="00B170A4">
          <w:rPr>
            <w:rFonts w:cs="Times New Roman"/>
          </w:rPr>
          <w:t xml:space="preserve"> durante todo el trayecto</w:t>
        </w:r>
      </w:ins>
      <w:ins w:id="2714" w:author="Orion" w:date="2011-05-09T00:43:00Z">
        <w:r>
          <w:rPr>
            <w:rFonts w:cs="Times New Roman"/>
          </w:rPr>
          <w:t xml:space="preserve">, pero deberán acatar las </w:t>
        </w:r>
      </w:ins>
      <w:ins w:id="2715" w:author="Orion" w:date="2011-05-09T00:44:00Z">
        <w:r>
          <w:rPr>
            <w:rFonts w:cs="Times New Roman"/>
          </w:rPr>
          <w:t>órdenes</w:t>
        </w:r>
      </w:ins>
      <w:ins w:id="2716" w:author="Orion" w:date="2011-05-09T00:43:00Z">
        <w:r>
          <w:rPr>
            <w:rFonts w:cs="Times New Roman"/>
          </w:rPr>
          <w:t xml:space="preserve"> les puedan </w:t>
        </w:r>
      </w:ins>
      <w:ins w:id="2717" w:author="Orion" w:date="2011-05-09T00:44:00Z">
        <w:r w:rsidR="00B170A4">
          <w:rPr>
            <w:rFonts w:cs="Times New Roman"/>
          </w:rPr>
          <w:t>dar</w:t>
        </w:r>
      </w:ins>
      <w:ins w:id="2718" w:author="Orion" w:date="2011-05-09T00:43:00Z">
        <w:r>
          <w:rPr>
            <w:rFonts w:cs="Times New Roman"/>
          </w:rPr>
          <w:t xml:space="preserve"> los controladores</w:t>
        </w:r>
      </w:ins>
      <w:ins w:id="2719" w:author="Orion" w:date="2011-05-09T00:47:00Z">
        <w:r w:rsidR="00991DBD" w:rsidRPr="00991DBD">
          <w:rPr>
            <w:rFonts w:cs="Times New Roman"/>
          </w:rPr>
          <w:t xml:space="preserve"> </w:t>
        </w:r>
        <w:r w:rsidR="00991DBD">
          <w:rPr>
            <w:rFonts w:cs="Times New Roman"/>
          </w:rPr>
          <w:t>que en un momento dado</w:t>
        </w:r>
      </w:ins>
      <w:ins w:id="2720" w:author="Orion" w:date="2011-05-09T00:43:00Z">
        <w:r>
          <w:rPr>
            <w:rFonts w:cs="Times New Roman"/>
          </w:rPr>
          <w:t xml:space="preserve">. </w:t>
        </w:r>
      </w:ins>
      <w:ins w:id="2721" w:author="Orion" w:date="2011-05-09T00:45:00Z">
        <w:r w:rsidR="00DA2DBD">
          <w:rPr>
            <w:rFonts w:cs="Times New Roman"/>
          </w:rPr>
          <w:t>Por otro lado, s</w:t>
        </w:r>
      </w:ins>
      <w:ins w:id="2722" w:author="Orion" w:date="2011-05-09T00:41:00Z">
        <w:r>
          <w:rPr>
            <w:rFonts w:cs="Times New Roman"/>
          </w:rPr>
          <w:t xml:space="preserve">e </w:t>
        </w:r>
      </w:ins>
      <w:ins w:id="2723" w:author="Orion" w:date="2011-05-09T00:50:00Z">
        <w:r w:rsidR="00BF3A84">
          <w:rPr>
            <w:rFonts w:cs="Times New Roman"/>
          </w:rPr>
          <w:t>tendr</w:t>
        </w:r>
      </w:ins>
      <w:ins w:id="2724" w:author="Orion" w:date="2011-05-09T00:51:00Z">
        <w:r w:rsidR="00BF3A84">
          <w:rPr>
            <w:rFonts w:cs="Times New Roman"/>
          </w:rPr>
          <w:t>án</w:t>
        </w:r>
      </w:ins>
      <w:ins w:id="2725" w:author="Orion" w:date="2011-05-09T00:41:00Z">
        <w:r>
          <w:rPr>
            <w:rFonts w:cs="Times New Roman"/>
          </w:rPr>
          <w:t xml:space="preserve"> en cuenta algunas características de su comportamiento como pueden ser la experiencia, el </w:t>
        </w:r>
      </w:ins>
      <w:ins w:id="2726" w:author="Orion" w:date="2011-05-09T00:42:00Z">
        <w:r>
          <w:rPr>
            <w:rFonts w:cs="Times New Roman"/>
          </w:rPr>
          <w:t>estrés</w:t>
        </w:r>
      </w:ins>
      <w:ins w:id="2727" w:author="Orion" w:date="2011-05-09T00:41:00Z">
        <w:r w:rsidR="00DA2DBD">
          <w:rPr>
            <w:rFonts w:cs="Times New Roman"/>
          </w:rPr>
          <w:t>, la fatiga</w:t>
        </w:r>
      </w:ins>
      <w:ins w:id="2728"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29" w:author="Orion" w:date="2011-05-06T20:44:00Z"/>
          <w:rFonts w:cs="Times New Roman"/>
        </w:rPr>
        <w:pPrChange w:id="2730" w:author="Orion" w:date="2011-05-09T00:54:00Z">
          <w:pPr/>
        </w:pPrChange>
      </w:pPr>
      <w:ins w:id="2731" w:author="Orion" w:date="2011-05-09T00:49:00Z">
        <w:r>
          <w:rPr>
            <w:rFonts w:cs="Times New Roman"/>
          </w:rPr>
          <w:t>Los UAV serán representados como pilotos donde</w:t>
        </w:r>
      </w:ins>
      <w:ins w:id="2732" w:author="Orion" w:date="2011-05-09T00:51:00Z">
        <w:r>
          <w:rPr>
            <w:rFonts w:cs="Times New Roman"/>
          </w:rPr>
          <w:t>,</w:t>
        </w:r>
      </w:ins>
      <w:ins w:id="2733" w:author="Orion" w:date="2011-05-09T00:49:00Z">
        <w:r>
          <w:rPr>
            <w:rFonts w:cs="Times New Roman"/>
          </w:rPr>
          <w:t xml:space="preserve"> por ejemplo</w:t>
        </w:r>
      </w:ins>
      <w:ins w:id="2734" w:author="Orion" w:date="2011-05-09T00:51:00Z">
        <w:r>
          <w:rPr>
            <w:rFonts w:cs="Times New Roman"/>
          </w:rPr>
          <w:t>,</w:t>
        </w:r>
      </w:ins>
      <w:ins w:id="2735" w:author="Orion" w:date="2011-05-09T00:49:00Z">
        <w:r>
          <w:rPr>
            <w:rFonts w:cs="Times New Roman"/>
          </w:rPr>
          <w:t xml:space="preserve"> tanto la fatiga como el estrés será</w:t>
        </w:r>
      </w:ins>
      <w:ins w:id="2736" w:author="Orion" w:date="2011-05-09T00:51:00Z">
        <w:r>
          <w:rPr>
            <w:rFonts w:cs="Times New Roman"/>
          </w:rPr>
          <w:t>n</w:t>
        </w:r>
      </w:ins>
      <w:ins w:id="2737" w:author="Orion" w:date="2011-05-09T00:49:00Z">
        <w:r>
          <w:rPr>
            <w:rFonts w:cs="Times New Roman"/>
          </w:rPr>
          <w:t xml:space="preserve"> siempre </w:t>
        </w:r>
      </w:ins>
      <w:ins w:id="2738" w:author="Orion" w:date="2011-05-09T00:50:00Z">
        <w:r>
          <w:rPr>
            <w:rFonts w:cs="Times New Roman"/>
          </w:rPr>
          <w:t xml:space="preserve">cero y no se incrementará por muchas horas de vuelo que </w:t>
        </w:r>
      </w:ins>
      <w:ins w:id="2739" w:author="Orion" w:date="2011-05-09T00:51:00Z">
        <w:r>
          <w:rPr>
            <w:rFonts w:cs="Times New Roman"/>
          </w:rPr>
          <w:t>vayan acumulando. Lo cual no será así para los pilotos que son representados por personas</w:t>
        </w:r>
      </w:ins>
      <w:ins w:id="2740" w:author="Orion" w:date="2011-05-09T00:55:00Z">
        <w:r w:rsidR="00A42AE3">
          <w:rPr>
            <w:rFonts w:cs="Times New Roman"/>
          </w:rPr>
          <w:t>,</w:t>
        </w:r>
      </w:ins>
      <w:ins w:id="2741" w:author="Orion" w:date="2011-05-09T00:53:00Z">
        <w:r>
          <w:rPr>
            <w:rFonts w:cs="Times New Roman"/>
          </w:rPr>
          <w:t xml:space="preserve"> donde estos valores</w:t>
        </w:r>
      </w:ins>
      <w:ins w:id="2742" w:author="Orion" w:date="2011-05-10T09:28:00Z">
        <w:r w:rsidR="005E4FAC">
          <w:rPr>
            <w:rFonts w:cs="Times New Roman"/>
          </w:rPr>
          <w:t xml:space="preserve">, asignados </w:t>
        </w:r>
      </w:ins>
      <w:ins w:id="2743"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44"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45" w:author="Orion" w:date="2011-05-10T09:28:00Z">
        <w:r w:rsidR="005E4FAC">
          <w:rPr>
            <w:rFonts w:cs="Times New Roman"/>
          </w:rPr>
          <w:t>,</w:t>
        </w:r>
      </w:ins>
      <w:ins w:id="2746" w:author="Orion" w:date="2011-05-09T00:53:00Z">
        <w:r>
          <w:rPr>
            <w:rFonts w:cs="Times New Roman"/>
          </w:rPr>
          <w:t xml:space="preserve"> irán incrementando durante el tiempo </w:t>
        </w:r>
      </w:ins>
      <w:ins w:id="2747" w:author="Orion" w:date="2011-05-09T00:55:00Z">
        <w:r w:rsidR="00375556">
          <w:rPr>
            <w:rFonts w:cs="Times New Roman"/>
          </w:rPr>
          <w:t>e</w:t>
        </w:r>
      </w:ins>
      <w:ins w:id="2748" w:author="Orion" w:date="2011-05-09T00:53:00Z">
        <w:r>
          <w:rPr>
            <w:rFonts w:cs="Times New Roman"/>
          </w:rPr>
          <w:t xml:space="preserve"> </w:t>
        </w:r>
      </w:ins>
      <w:ins w:id="2749" w:author="Orion" w:date="2011-05-09T00:55:00Z">
        <w:r w:rsidR="00161E38">
          <w:rPr>
            <w:rFonts w:cs="Times New Roman"/>
          </w:rPr>
          <w:t>influirán</w:t>
        </w:r>
      </w:ins>
      <w:ins w:id="2750" w:author="Orion" w:date="2011-05-09T00:53:00Z">
        <w:r>
          <w:rPr>
            <w:rFonts w:cs="Times New Roman"/>
          </w:rPr>
          <w:t xml:space="preserve"> negativamente en la toma de decisiones o </w:t>
        </w:r>
      </w:ins>
      <w:ins w:id="2751" w:author="Orion" w:date="2011-05-09T00:54:00Z">
        <w:r>
          <w:rPr>
            <w:rFonts w:cs="Times New Roman"/>
          </w:rPr>
          <w:t xml:space="preserve">a la hora de mandar </w:t>
        </w:r>
      </w:ins>
      <w:ins w:id="2752" w:author="Orion" w:date="2011-05-09T00:53:00Z">
        <w:r>
          <w:rPr>
            <w:rFonts w:cs="Times New Roman"/>
          </w:rPr>
          <w:t>ciertas instrucciones</w:t>
        </w:r>
      </w:ins>
      <w:ins w:id="2753" w:author="Orion" w:date="2011-05-09T00:54:00Z">
        <w:r>
          <w:rPr>
            <w:rFonts w:cs="Times New Roman"/>
          </w:rPr>
          <w:t xml:space="preserve"> al avión</w:t>
        </w:r>
      </w:ins>
      <w:ins w:id="2754" w:author="Orion" w:date="2011-05-09T00:51:00Z">
        <w:r>
          <w:rPr>
            <w:rFonts w:cs="Times New Roman"/>
          </w:rPr>
          <w:t>.</w:t>
        </w:r>
      </w:ins>
    </w:p>
    <w:p w14:paraId="018D24DA" w14:textId="77777777" w:rsidR="002810B1" w:rsidRDefault="002810B1">
      <w:pPr>
        <w:jc w:val="both"/>
        <w:rPr>
          <w:ins w:id="2755" w:author="Orion" w:date="2011-05-09T00:55:00Z"/>
          <w:rFonts w:cs="Times New Roman"/>
        </w:rPr>
        <w:pPrChange w:id="2756" w:author="Orion" w:date="2011-05-09T00:17:00Z">
          <w:pPr/>
        </w:pPrChange>
      </w:pPr>
    </w:p>
    <w:p w14:paraId="1ECB7D85" w14:textId="77777777" w:rsidR="002C624F" w:rsidRPr="0080539F" w:rsidRDefault="002C624F">
      <w:pPr>
        <w:pStyle w:val="Subtitle"/>
        <w:rPr>
          <w:ins w:id="2757" w:author="Orion" w:date="2011-05-09T00:56:00Z"/>
        </w:rPr>
        <w:pPrChange w:id="2758" w:author="Orion" w:date="2011-07-04T11:54:00Z">
          <w:pPr/>
        </w:pPrChange>
      </w:pPr>
      <w:commentRangeStart w:id="2759"/>
      <w:ins w:id="2760" w:author="Orion" w:date="2011-05-09T00:56:00Z">
        <w:r w:rsidRPr="009447DD">
          <w:t>Requisitos de los controladores:</w:t>
        </w:r>
      </w:ins>
    </w:p>
    <w:p w14:paraId="7F9B176F" w14:textId="77777777" w:rsidR="00D7658E" w:rsidRDefault="002C624F">
      <w:pPr>
        <w:jc w:val="both"/>
        <w:rPr>
          <w:ins w:id="2761" w:author="Orion" w:date="2011-05-27T23:32:00Z"/>
          <w:rFonts w:cs="Times New Roman"/>
        </w:rPr>
        <w:pPrChange w:id="2762" w:author="Orion" w:date="2011-05-09T00:17:00Z">
          <w:pPr/>
        </w:pPrChange>
      </w:pPr>
      <w:ins w:id="2763" w:author="Orion" w:date="2011-05-09T00:56:00Z">
        <w:r>
          <w:rPr>
            <w:rFonts w:cs="Times New Roman"/>
          </w:rPr>
          <w:t>Los controladores se limitarán, en esta primera aproximación, a gestionar l</w:t>
        </w:r>
      </w:ins>
      <w:ins w:id="2764" w:author="Orion" w:date="2011-05-09T00:57:00Z">
        <w:r>
          <w:rPr>
            <w:rFonts w:cs="Times New Roman"/>
          </w:rPr>
          <w:t>a</w:t>
        </w:r>
      </w:ins>
      <w:ins w:id="2765" w:author="Orion" w:date="2011-05-09T00:56:00Z">
        <w:r>
          <w:rPr>
            <w:rFonts w:cs="Times New Roman"/>
          </w:rPr>
          <w:t xml:space="preserve">s posibles </w:t>
        </w:r>
      </w:ins>
      <w:ins w:id="2766" w:author="Orion" w:date="2011-05-09T00:57:00Z">
        <w:r>
          <w:rPr>
            <w:rFonts w:cs="Times New Roman"/>
          </w:rPr>
          <w:t>colisiones</w:t>
        </w:r>
      </w:ins>
      <w:ins w:id="2767" w:author="Orion" w:date="2011-05-09T00:56:00Z">
        <w:r>
          <w:rPr>
            <w:rFonts w:cs="Times New Roman"/>
          </w:rPr>
          <w:t xml:space="preserve"> que puedan surgir entre aviones</w:t>
        </w:r>
      </w:ins>
      <w:ins w:id="2768" w:author="Orion" w:date="2011-05-09T00:57:00Z">
        <w:r>
          <w:rPr>
            <w:rFonts w:cs="Times New Roman"/>
          </w:rPr>
          <w:t>.</w:t>
        </w:r>
      </w:ins>
      <w:ins w:id="2769" w:author="Orion" w:date="2011-05-27T23:22:00Z">
        <w:r w:rsidR="006E3841">
          <w:rPr>
            <w:rFonts w:cs="Times New Roman"/>
          </w:rPr>
          <w:t xml:space="preserve"> </w:t>
        </w:r>
      </w:ins>
      <w:ins w:id="2770" w:author="Orion" w:date="2011-05-27T23:25:00Z">
        <w:r w:rsidR="006E3841">
          <w:rPr>
            <w:rFonts w:cs="Times New Roman"/>
          </w:rPr>
          <w:t xml:space="preserve">Dichas gestiones las harán basándose en </w:t>
        </w:r>
      </w:ins>
      <w:ins w:id="2771" w:author="Orion" w:date="2011-05-27T23:26:00Z">
        <w:r w:rsidR="006E3841">
          <w:rPr>
            <w:rFonts w:cs="Times New Roman"/>
          </w:rPr>
          <w:t xml:space="preserve">las regulaciones y procedimientos descritos en el documento </w:t>
        </w:r>
      </w:ins>
      <w:customXmlInsRangeStart w:id="2772" w:author="Orion" w:date="2011-05-27T23:30:00Z"/>
      <w:sdt>
        <w:sdtPr>
          <w:rPr>
            <w:rFonts w:cs="Times New Roman"/>
          </w:rPr>
          <w:id w:val="-1021317923"/>
          <w:citation/>
        </w:sdtPr>
        <w:sdtContent>
          <w:customXmlInsRangeEnd w:id="2772"/>
          <w:ins w:id="2773"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74" w:author="Orion" w:date="2011-05-27T23:30:00Z">
            <w:r w:rsidR="006E3841">
              <w:rPr>
                <w:rFonts w:cs="Times New Roman"/>
              </w:rPr>
              <w:fldChar w:fldCharType="end"/>
            </w:r>
          </w:ins>
          <w:customXmlInsRangeStart w:id="2775" w:author="Orion" w:date="2011-05-27T23:30:00Z"/>
        </w:sdtContent>
      </w:sdt>
      <w:customXmlInsRangeEnd w:id="2775"/>
      <w:ins w:id="2776" w:author="Orion" w:date="2011-05-27T23:32:00Z">
        <w:r w:rsidR="00D7658E">
          <w:rPr>
            <w:rFonts w:cs="Times New Roman"/>
          </w:rPr>
          <w:t xml:space="preserve">, donde se </w:t>
        </w:r>
      </w:ins>
      <w:ins w:id="2777" w:author="Orion" w:date="2011-05-27T23:40:00Z">
        <w:r w:rsidR="005730EA">
          <w:rPr>
            <w:rFonts w:cs="Times New Roman"/>
          </w:rPr>
          <w:t>establecen</w:t>
        </w:r>
      </w:ins>
      <w:ins w:id="2778" w:author="Orion" w:date="2011-05-27T23:32:00Z">
        <w:r w:rsidR="00D7658E">
          <w:rPr>
            <w:rFonts w:cs="Times New Roman"/>
          </w:rPr>
          <w:t xml:space="preserve"> los siguientes valores </w:t>
        </w:r>
      </w:ins>
      <w:ins w:id="2779" w:author="Orion" w:date="2011-05-27T23:40:00Z">
        <w:r w:rsidR="005730EA">
          <w:rPr>
            <w:rFonts w:cs="Times New Roman"/>
          </w:rPr>
          <w:t>mínimos</w:t>
        </w:r>
      </w:ins>
      <w:ins w:id="2780" w:author="Orion" w:date="2011-05-27T23:32:00Z">
        <w:r w:rsidR="00D7658E">
          <w:rPr>
            <w:rFonts w:cs="Times New Roman"/>
          </w:rPr>
          <w:t xml:space="preserve"> de separación</w:t>
        </w:r>
      </w:ins>
      <w:ins w:id="2781" w:author="Orion" w:date="2011-05-27T23:44:00Z">
        <w:r w:rsidR="007B3980">
          <w:rPr>
            <w:rFonts w:cs="Times New Roman"/>
          </w:rPr>
          <w:t xml:space="preserve"> entre aviones</w:t>
        </w:r>
      </w:ins>
      <w:ins w:id="2782"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83" w:author="Orion" w:date="2011-05-27T23:33:00Z"/>
          <w:rFonts w:cs="Times New Roman"/>
        </w:rPr>
        <w:pPrChange w:id="2784" w:author="Orion" w:date="2011-05-27T23:32:00Z">
          <w:pPr/>
        </w:pPrChange>
      </w:pPr>
      <w:ins w:id="2785"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86" w:author="Orion" w:date="2011-05-27T23:38:00Z"/>
          <w:rFonts w:cs="Times New Roman"/>
        </w:rPr>
        <w:pPrChange w:id="2787" w:author="Orion" w:date="2011-05-27T23:33:00Z">
          <w:pPr/>
        </w:pPrChange>
      </w:pPr>
      <w:ins w:id="2788" w:author="Orion" w:date="2011-05-27T23:38:00Z">
        <w:r>
          <w:rPr>
            <w:rFonts w:cs="Times New Roman"/>
          </w:rPr>
          <w:t>1000 pies</w:t>
        </w:r>
      </w:ins>
      <w:ins w:id="2789" w:author="Orion" w:date="2011-05-27T23:39:00Z">
        <w:r>
          <w:rPr>
            <w:rFonts w:cs="Times New Roman"/>
          </w:rPr>
          <w:t xml:space="preserve"> </w:t>
        </w:r>
      </w:ins>
      <w:ins w:id="2790" w:author="Orion" w:date="2011-05-27T23:38:00Z">
        <w:r>
          <w:rPr>
            <w:rFonts w:cs="Times New Roman"/>
          </w:rPr>
          <w:t>(</w:t>
        </w:r>
      </w:ins>
      <w:ins w:id="2791" w:author="Orion" w:date="2011-05-27T23:39:00Z">
        <w:r>
          <w:rPr>
            <w:rFonts w:cs="Times New Roman"/>
          </w:rPr>
          <w:t>305 metros</w:t>
        </w:r>
      </w:ins>
      <w:ins w:id="2792" w:author="Orion" w:date="2011-05-27T23:38:00Z">
        <w:r>
          <w:rPr>
            <w:rFonts w:cs="Times New Roman"/>
          </w:rPr>
          <w:t>) cuando se vuela p</w:t>
        </w:r>
      </w:ins>
      <w:ins w:id="2793" w:author="Orion" w:date="2011-05-27T23:35:00Z">
        <w:r>
          <w:rPr>
            <w:rFonts w:cs="Times New Roman"/>
          </w:rPr>
          <w:t>or debajo de los 29</w:t>
        </w:r>
      </w:ins>
      <w:ins w:id="2794" w:author="Orion" w:date="2011-05-27T23:39:00Z">
        <w:r>
          <w:rPr>
            <w:rFonts w:cs="Times New Roman"/>
          </w:rPr>
          <w:t>.</w:t>
        </w:r>
      </w:ins>
      <w:ins w:id="2795" w:author="Orion" w:date="2011-05-27T23:35:00Z">
        <w:r>
          <w:rPr>
            <w:rFonts w:cs="Times New Roman"/>
          </w:rPr>
          <w:t>000 pies (</w:t>
        </w:r>
      </w:ins>
      <w:ins w:id="2796" w:author="Orion" w:date="2011-05-27T23:37:00Z">
        <w:r>
          <w:rPr>
            <w:rFonts w:cs="Times New Roman"/>
          </w:rPr>
          <w:t>8</w:t>
        </w:r>
      </w:ins>
      <w:ins w:id="2797" w:author="Orion" w:date="2011-05-27T23:39:00Z">
        <w:r>
          <w:rPr>
            <w:rFonts w:cs="Times New Roman"/>
          </w:rPr>
          <w:t>.</w:t>
        </w:r>
      </w:ins>
      <w:ins w:id="2798" w:author="Orion" w:date="2011-05-27T23:37:00Z">
        <w:r>
          <w:rPr>
            <w:rFonts w:cs="Times New Roman"/>
          </w:rPr>
          <w:t>839 m</w:t>
        </w:r>
      </w:ins>
      <w:ins w:id="2799" w:author="Orion" w:date="2011-05-27T23:38:00Z">
        <w:r>
          <w:rPr>
            <w:rFonts w:cs="Times New Roman"/>
          </w:rPr>
          <w:t>etros)</w:t>
        </w:r>
      </w:ins>
      <w:ins w:id="2800" w:author="Orion" w:date="2011-05-27T23:39:00Z">
        <w:r>
          <w:rPr>
            <w:rFonts w:cs="Times New Roman"/>
          </w:rPr>
          <w:t>.</w:t>
        </w:r>
      </w:ins>
    </w:p>
    <w:p w14:paraId="6E2BAB78" w14:textId="77777777" w:rsidR="00D7658E" w:rsidRDefault="00D7658E">
      <w:pPr>
        <w:pStyle w:val="ListParagraph"/>
        <w:numPr>
          <w:ilvl w:val="1"/>
          <w:numId w:val="23"/>
        </w:numPr>
        <w:jc w:val="both"/>
        <w:rPr>
          <w:ins w:id="2801" w:author="Orion" w:date="2011-05-27T23:33:00Z"/>
          <w:rFonts w:cs="Times New Roman"/>
        </w:rPr>
        <w:pPrChange w:id="2802" w:author="Orion" w:date="2011-05-27T23:33:00Z">
          <w:pPr/>
        </w:pPrChange>
      </w:pPr>
      <w:ins w:id="2803" w:author="Orion" w:date="2011-05-27T23:39:00Z">
        <w:r>
          <w:rPr>
            <w:rFonts w:cs="Times New Roman"/>
          </w:rPr>
          <w:t>2000 pies (610 metros) cuando se vuela por encima de los 29.000 pies (8.839</w:t>
        </w:r>
      </w:ins>
      <w:ins w:id="2804" w:author="Orion" w:date="2011-05-27T23:40:00Z">
        <w:r>
          <w:rPr>
            <w:rFonts w:cs="Times New Roman"/>
          </w:rPr>
          <w:t>.</w:t>
        </w:r>
      </w:ins>
      <w:ins w:id="2805"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06" w:author="Orion" w:date="2011-05-27T23:32:00Z"/>
          <w:rFonts w:cs="Times New Roman"/>
        </w:rPr>
        <w:pPrChange w:id="2807" w:author="Orion" w:date="2011-05-27T23:42:00Z">
          <w:pPr/>
        </w:pPrChange>
      </w:pPr>
      <w:ins w:id="2808" w:author="Orion" w:date="2011-05-27T23:34:00Z">
        <w:r>
          <w:rPr>
            <w:rFonts w:cs="Times New Roman"/>
          </w:rPr>
          <w:t>Separación longitudinal:</w:t>
        </w:r>
      </w:ins>
      <w:ins w:id="2809" w:author="Orion" w:date="2011-05-27T23:40:00Z">
        <w:r w:rsidR="005730EA">
          <w:rPr>
            <w:rFonts w:cs="Times New Roman"/>
          </w:rPr>
          <w:t xml:space="preserve"> 5</w:t>
        </w:r>
      </w:ins>
      <w:ins w:id="2810" w:author="Orion" w:date="2011-05-27T23:43:00Z">
        <w:r w:rsidR="00C337A2">
          <w:rPr>
            <w:rFonts w:cs="Times New Roman"/>
          </w:rPr>
          <w:t>-10</w:t>
        </w:r>
      </w:ins>
      <w:ins w:id="2811" w:author="Orion" w:date="2011-05-27T23:40:00Z">
        <w:r w:rsidR="005730EA">
          <w:rPr>
            <w:rFonts w:cs="Times New Roman"/>
          </w:rPr>
          <w:t xml:space="preserve"> millas </w:t>
        </w:r>
      </w:ins>
      <w:ins w:id="2812" w:author="Orion" w:date="2011-05-27T23:41:00Z">
        <w:r w:rsidR="005730EA">
          <w:rPr>
            <w:rFonts w:cs="Times New Roman"/>
          </w:rPr>
          <w:t>náuticas (9.260</w:t>
        </w:r>
      </w:ins>
      <w:ins w:id="2813" w:author="Orion" w:date="2011-05-27T23:43:00Z">
        <w:r w:rsidR="00830438">
          <w:rPr>
            <w:rFonts w:cs="Times New Roman"/>
          </w:rPr>
          <w:t xml:space="preserve"> - 18520</w:t>
        </w:r>
      </w:ins>
      <w:ins w:id="2814" w:author="Orion" w:date="2011-05-27T23:41:00Z">
        <w:r w:rsidR="005730EA">
          <w:rPr>
            <w:rFonts w:cs="Times New Roman"/>
          </w:rPr>
          <w:t xml:space="preserve"> metros).</w:t>
        </w:r>
      </w:ins>
    </w:p>
    <w:p w14:paraId="5F9048CA" w14:textId="00CAF5B6" w:rsidR="002C624F" w:rsidRDefault="0093428E">
      <w:pPr>
        <w:jc w:val="both"/>
        <w:rPr>
          <w:ins w:id="2815" w:author="Orion" w:date="2011-05-09T00:57:00Z"/>
          <w:rFonts w:cs="Times New Roman"/>
        </w:rPr>
        <w:pPrChange w:id="2816" w:author="Orion" w:date="2011-05-09T00:17:00Z">
          <w:pPr/>
        </w:pPrChange>
      </w:pPr>
      <w:ins w:id="2817" w:author="Orion" w:date="2011-05-27T23:45:00Z">
        <w:r>
          <w:rPr>
            <w:rFonts w:cs="Times New Roman"/>
          </w:rPr>
          <w:t xml:space="preserve">No </w:t>
        </w:r>
      </w:ins>
      <w:ins w:id="2818" w:author="Orion" w:date="2011-06-10T21:32:00Z">
        <w:r w:rsidR="003E54EC">
          <w:rPr>
            <w:rFonts w:cs="Times New Roman"/>
          </w:rPr>
          <w:t>considerándose</w:t>
        </w:r>
      </w:ins>
      <w:ins w:id="2819" w:author="Orion" w:date="2011-05-09T00:58:00Z">
        <w:r w:rsidR="002C624F">
          <w:rPr>
            <w:rFonts w:cs="Times New Roman"/>
          </w:rPr>
          <w:t xml:space="preserve"> muy relevantes para el estudio de este </w:t>
        </w:r>
      </w:ins>
      <w:ins w:id="2820" w:author="Orion" w:date="2011-05-16T11:37:00Z">
        <w:r w:rsidR="00482521">
          <w:rPr>
            <w:rFonts w:cs="Times New Roman"/>
          </w:rPr>
          <w:t>trabajo</w:t>
        </w:r>
      </w:ins>
      <w:ins w:id="2821" w:author="Orion" w:date="2011-05-09T00:59:00Z">
        <w:r w:rsidR="002C624F">
          <w:rPr>
            <w:rFonts w:cs="Times New Roman"/>
          </w:rPr>
          <w:t xml:space="preserve"> </w:t>
        </w:r>
      </w:ins>
      <w:ins w:id="2822" w:author="Orion" w:date="2011-05-09T00:57:00Z">
        <w:r w:rsidR="002C624F">
          <w:rPr>
            <w:rFonts w:cs="Times New Roman"/>
          </w:rPr>
          <w:t xml:space="preserve">otras posibles tareas que </w:t>
        </w:r>
      </w:ins>
      <w:ins w:id="2823" w:author="Orion" w:date="2011-05-27T23:31:00Z">
        <w:r w:rsidR="006E3841">
          <w:rPr>
            <w:rFonts w:cs="Times New Roman"/>
          </w:rPr>
          <w:t xml:space="preserve">los controladores </w:t>
        </w:r>
      </w:ins>
      <w:ins w:id="2824" w:author="Orion" w:date="2011-05-09T00:57:00Z">
        <w:r w:rsidR="002C624F">
          <w:rPr>
            <w:rFonts w:cs="Times New Roman"/>
          </w:rPr>
          <w:t>suelen tener en la realidad</w:t>
        </w:r>
      </w:ins>
      <w:ins w:id="2825" w:author="Orion" w:date="2011-05-09T01:02:00Z">
        <w:r w:rsidR="00BE436B">
          <w:rPr>
            <w:rFonts w:cs="Times New Roman"/>
          </w:rPr>
          <w:t>,</w:t>
        </w:r>
      </w:ins>
      <w:ins w:id="2826" w:author="Orion" w:date="2011-05-09T00:59:00Z">
        <w:r w:rsidR="002C624F">
          <w:rPr>
            <w:rFonts w:cs="Times New Roman"/>
          </w:rPr>
          <w:t xml:space="preserve"> como pueden ser la gestión de las aproximaciones a los aeropuertos o la gesti</w:t>
        </w:r>
      </w:ins>
      <w:ins w:id="2827" w:author="Orion" w:date="2011-05-09T01:00:00Z">
        <w:r w:rsidR="002C624F">
          <w:rPr>
            <w:rFonts w:cs="Times New Roman"/>
          </w:rPr>
          <w:t>ón de aterrizajes y despegues.</w:t>
        </w:r>
      </w:ins>
      <w:commentRangeEnd w:id="2759"/>
      <w:r w:rsidR="006016DF">
        <w:rPr>
          <w:rStyle w:val="CommentReference"/>
        </w:rPr>
        <w:commentReference w:id="2759"/>
      </w:r>
    </w:p>
    <w:p w14:paraId="3D45651E" w14:textId="77777777" w:rsidR="002F3025" w:rsidRDefault="002F3025">
      <w:pPr>
        <w:jc w:val="both"/>
        <w:rPr>
          <w:ins w:id="2828" w:author="Orion" w:date="2011-05-09T01:00:00Z"/>
          <w:rFonts w:cs="Times New Roman"/>
        </w:rPr>
        <w:pPrChange w:id="2829" w:author="Orion" w:date="2011-05-09T00:17:00Z">
          <w:pPr/>
        </w:pPrChange>
      </w:pPr>
    </w:p>
    <w:p w14:paraId="2A4513C8" w14:textId="77777777" w:rsidR="0015736B" w:rsidRPr="008F597E" w:rsidRDefault="001D2364" w:rsidP="0015736B">
      <w:pPr>
        <w:outlineLvl w:val="1"/>
        <w:rPr>
          <w:ins w:id="2830" w:author="Orion" w:date="2011-05-05T17:42:00Z"/>
          <w:rFonts w:eastAsiaTheme="majorEastAsia" w:cs="Times New Roman"/>
          <w:color w:val="1F497D" w:themeColor="text2"/>
          <w:spacing w:val="15"/>
          <w:szCs w:val="21"/>
          <w:u w:val="single"/>
          <w:rPrChange w:id="2831" w:author="Orion" w:date="2011-07-04T11:51:00Z">
            <w:rPr>
              <w:ins w:id="2832" w:author="Orion" w:date="2011-05-05T17:42:00Z"/>
              <w:rFonts w:cs="Times New Roman"/>
            </w:rPr>
          </w:rPrChange>
        </w:rPr>
      </w:pPr>
      <w:bookmarkStart w:id="2833" w:name="_Toc296083826"/>
      <w:commentRangeStart w:id="2834"/>
      <w:ins w:id="2835" w:author="Orion" w:date="2011-05-17T18:34:00Z">
        <w:r w:rsidRPr="008F597E">
          <w:rPr>
            <w:rFonts w:eastAsiaTheme="majorEastAsia" w:cs="Times New Roman"/>
            <w:color w:val="1F497D" w:themeColor="text2"/>
            <w:spacing w:val="15"/>
            <w:szCs w:val="21"/>
            <w:u w:val="single"/>
            <w:rPrChange w:id="2836" w:author="Orion" w:date="2011-07-04T11:51:00Z">
              <w:rPr/>
            </w:rPrChange>
          </w:rPr>
          <w:t>Infraestructura y desarroll</w:t>
        </w:r>
      </w:ins>
      <w:ins w:id="2837" w:author="Orion" w:date="2011-05-17T18:35:00Z">
        <w:r w:rsidRPr="008F597E">
          <w:rPr>
            <w:rFonts w:eastAsiaTheme="majorEastAsia" w:cs="Times New Roman"/>
            <w:color w:val="1F497D" w:themeColor="text2"/>
            <w:spacing w:val="15"/>
            <w:szCs w:val="21"/>
            <w:u w:val="single"/>
            <w:rPrChange w:id="2838" w:author="Orion" w:date="2011-07-04T11:51:00Z">
              <w:rPr/>
            </w:rPrChange>
          </w:rPr>
          <w:t>o</w:t>
        </w:r>
      </w:ins>
      <w:bookmarkEnd w:id="2833"/>
    </w:p>
    <w:p w14:paraId="37149801" w14:textId="02C83745" w:rsidR="0083202F" w:rsidRDefault="0083202F" w:rsidP="00A74327">
      <w:pPr>
        <w:spacing w:before="120"/>
        <w:jc w:val="both"/>
        <w:rPr>
          <w:ins w:id="2839" w:author="Orion" w:date="2011-05-09T11:57:00Z"/>
        </w:rPr>
      </w:pPr>
      <w:ins w:id="2840" w:author="Orion" w:date="2011-05-09T11:57:00Z">
        <w:r>
          <w:t xml:space="preserve">La aplicación ha sido desarrollada siguiendo la metodología INGENIAS </w:t>
        </w:r>
      </w:ins>
      <w:customXmlInsRangeStart w:id="2841" w:author="Orion" w:date="2011-05-09T12:15:00Z"/>
      <w:sdt>
        <w:sdtPr>
          <w:id w:val="1913111022"/>
          <w:citation/>
        </w:sdtPr>
        <w:sdtContent>
          <w:customXmlInsRangeEnd w:id="2841"/>
          <w:ins w:id="2842" w:author="Orion" w:date="2011-05-09T12:15:00Z">
            <w:r w:rsidR="00EA225F">
              <w:fldChar w:fldCharType="begin"/>
            </w:r>
            <w:r w:rsidR="00EA225F">
              <w:instrText xml:space="preserve"> CITATION Pav05 \l 3082 </w:instrText>
            </w:r>
          </w:ins>
          <w:r w:rsidR="00EA225F">
            <w:fldChar w:fldCharType="separate"/>
          </w:r>
          <w:r w:rsidR="00C1157B">
            <w:rPr>
              <w:noProof/>
            </w:rPr>
            <w:t>(46)</w:t>
          </w:r>
          <w:ins w:id="2843" w:author="Orion" w:date="2011-05-09T12:15:00Z">
            <w:r w:rsidR="00EA225F">
              <w:fldChar w:fldCharType="end"/>
            </w:r>
          </w:ins>
          <w:customXmlInsRangeStart w:id="2844" w:author="Orion" w:date="2011-05-09T12:15:00Z"/>
        </w:sdtContent>
      </w:sdt>
      <w:customXmlInsRangeEnd w:id="2844"/>
      <w:customXmlInsRangeStart w:id="2845" w:author="Orion" w:date="2011-05-09T12:15:00Z"/>
      <w:sdt>
        <w:sdtPr>
          <w:id w:val="-416102767"/>
          <w:citation/>
        </w:sdtPr>
        <w:sdtContent>
          <w:customXmlInsRangeEnd w:id="2845"/>
          <w:ins w:id="2846"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47" w:author="Orion" w:date="2011-05-09T12:15:00Z">
            <w:r w:rsidR="00EA225F">
              <w:fldChar w:fldCharType="end"/>
            </w:r>
          </w:ins>
          <w:customXmlInsRangeStart w:id="2848" w:author="Orion" w:date="2011-05-09T12:15:00Z"/>
        </w:sdtContent>
      </w:sdt>
      <w:customXmlInsRangeEnd w:id="2848"/>
      <w:ins w:id="2849"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50" w:author="Orion" w:date="2011-05-09T12:15:00Z"/>
      <w:sdt>
        <w:sdtPr>
          <w:id w:val="-1027635427"/>
          <w:citation/>
        </w:sdtPr>
        <w:sdtContent>
          <w:customXmlInsRangeEnd w:id="2850"/>
          <w:ins w:id="2851" w:author="Orion" w:date="2011-05-09T12:15:00Z">
            <w:r w:rsidR="00EA225F">
              <w:fldChar w:fldCharType="begin"/>
            </w:r>
            <w:r w:rsidR="00EA225F">
              <w:instrText xml:space="preserve"> CITATION Sot06 \l 3082 </w:instrText>
            </w:r>
          </w:ins>
          <w:r w:rsidR="00EA225F">
            <w:fldChar w:fldCharType="separate"/>
          </w:r>
          <w:r w:rsidR="00C1157B">
            <w:rPr>
              <w:noProof/>
            </w:rPr>
            <w:t>(48)</w:t>
          </w:r>
          <w:ins w:id="2852" w:author="Orion" w:date="2011-05-09T12:15:00Z">
            <w:r w:rsidR="00EA225F">
              <w:fldChar w:fldCharType="end"/>
            </w:r>
          </w:ins>
          <w:customXmlInsRangeStart w:id="2853" w:author="Orion" w:date="2011-05-09T12:15:00Z"/>
        </w:sdtContent>
      </w:sdt>
      <w:customXmlInsRangeEnd w:id="2853"/>
      <w:ins w:id="2854" w:author="Orion" w:date="2011-05-09T12:15:00Z">
        <w:r w:rsidR="00EA225F">
          <w:t>.</w:t>
        </w:r>
      </w:ins>
      <w:ins w:id="2855" w:author="Orion" w:date="2011-05-09T11:57:00Z">
        <w:r>
          <w:t xml:space="preserve"> Además dispone de la herramienta IDK</w:t>
        </w:r>
      </w:ins>
      <w:ins w:id="2856" w:author="Orion" w:date="2011-05-09T13:25:00Z">
        <w:r w:rsidR="0096144B">
          <w:t>,</w:t>
        </w:r>
      </w:ins>
      <w:ins w:id="2857" w:author="Orion" w:date="2011-05-09T13:24:00Z">
        <w:r w:rsidR="00DC5C66">
          <w:t xml:space="preserve"> </w:t>
        </w:r>
      </w:ins>
      <w:ins w:id="2858"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59" w:author="Orion" w:date="2011-05-17T18:39:00Z"/>
          <w:rStyle w:val="apple-style-span"/>
          <w:rFonts w:cs="Times New Roman"/>
          <w:color w:val="000000"/>
        </w:rPr>
        <w:pPrChange w:id="2860" w:author="Orion" w:date="2011-05-09T12:53:00Z">
          <w:pPr/>
        </w:pPrChange>
      </w:pPr>
      <w:ins w:id="2861" w:author="Orion" w:date="2011-05-09T12:19:00Z">
        <w:r>
          <w:rPr>
            <w:rFonts w:cs="Times New Roman"/>
          </w:rPr>
          <w:t xml:space="preserve">Las últimas versiones de </w:t>
        </w:r>
      </w:ins>
      <w:ins w:id="2862" w:author="Orion" w:date="2011-05-09T12:17:00Z">
        <w:r w:rsidR="002E2310">
          <w:rPr>
            <w:rFonts w:cs="Times New Roman"/>
          </w:rPr>
          <w:t>INGENIAS se basa</w:t>
        </w:r>
      </w:ins>
      <w:ins w:id="2863" w:author="Orion" w:date="2011-05-09T12:19:00Z">
        <w:r>
          <w:rPr>
            <w:rFonts w:cs="Times New Roman"/>
          </w:rPr>
          <w:t>n</w:t>
        </w:r>
      </w:ins>
      <w:ins w:id="2864" w:author="Orion" w:date="2011-05-09T12:17:00Z">
        <w:r w:rsidR="002E2310">
          <w:rPr>
            <w:rFonts w:cs="Times New Roman"/>
          </w:rPr>
          <w:t xml:space="preserve"> en la </w:t>
        </w:r>
        <w:del w:id="2865" w:author="IO" w:date="2011-05-13T12:50:00Z">
          <w:r w:rsidR="002E2310" w:rsidDel="004B5D0F">
            <w:rPr>
              <w:rFonts w:cs="Times New Roman"/>
            </w:rPr>
            <w:delText>metodología</w:delText>
          </w:r>
        </w:del>
      </w:ins>
      <w:ins w:id="2866" w:author="IO" w:date="2011-05-13T12:50:00Z">
        <w:r w:rsidR="004B5D0F">
          <w:rPr>
            <w:rFonts w:cs="Times New Roman"/>
          </w:rPr>
          <w:t>aproximación</w:t>
        </w:r>
      </w:ins>
      <w:ins w:id="2867" w:author="Orion" w:date="2011-05-09T12:25:00Z">
        <w:r>
          <w:rPr>
            <w:rFonts w:cs="Times New Roman"/>
          </w:rPr>
          <w:t xml:space="preserve"> MDE</w:t>
        </w:r>
      </w:ins>
      <w:ins w:id="2868" w:author="Orion" w:date="2011-05-09T12:19:00Z">
        <w:r>
          <w:rPr>
            <w:rFonts w:cs="Times New Roman"/>
          </w:rPr>
          <w:t xml:space="preserve">, </w:t>
        </w:r>
        <w:r w:rsidRPr="00C757E1">
          <w:rPr>
            <w:rFonts w:cs="Times New Roman"/>
          </w:rPr>
          <w:t xml:space="preserve">que es un paradigma de desarrollo de software que </w:t>
        </w:r>
      </w:ins>
      <w:ins w:id="2869" w:author="Orion" w:date="2011-05-09T12:21:00Z">
        <w:r w:rsidRPr="00C757E1">
          <w:rPr>
            <w:rStyle w:val="apple-style-span"/>
            <w:rFonts w:cs="Times New Roman"/>
            <w:color w:val="000000"/>
            <w:rPrChange w:id="2870"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71" w:author="Orion" w:date="2011-05-09T12:35:00Z"/>
      <w:sdt>
        <w:sdtPr>
          <w:rPr>
            <w:rStyle w:val="apple-style-span"/>
            <w:rFonts w:cs="Times New Roman"/>
            <w:color w:val="000000"/>
          </w:rPr>
          <w:id w:val="1080033518"/>
          <w:citation/>
        </w:sdtPr>
        <w:sdtContent>
          <w:customXmlInsRangeEnd w:id="2871"/>
          <w:ins w:id="2872"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73" w:author="Orion" w:date="2011-05-09T12:35:00Z">
            <w:r w:rsidR="006920FF">
              <w:rPr>
                <w:rStyle w:val="apple-style-span"/>
                <w:rFonts w:cs="Times New Roman"/>
                <w:color w:val="000000"/>
              </w:rPr>
              <w:fldChar w:fldCharType="end"/>
            </w:r>
          </w:ins>
          <w:customXmlInsRangeStart w:id="2874" w:author="Orion" w:date="2011-05-09T12:35:00Z"/>
        </w:sdtContent>
      </w:sdt>
      <w:customXmlInsRangeEnd w:id="2874"/>
      <w:ins w:id="2875" w:author="Orion" w:date="2011-05-09T12:21:00Z">
        <w:r w:rsidRPr="00C757E1">
          <w:rPr>
            <w:rStyle w:val="apple-style-span"/>
            <w:rFonts w:cs="Times New Roman"/>
            <w:color w:val="000000"/>
            <w:rPrChange w:id="2876" w:author="Orion" w:date="2011-05-09T12:21:00Z">
              <w:rPr>
                <w:rStyle w:val="apple-style-span"/>
                <w:rFonts w:ascii="Arial" w:hAnsi="Arial" w:cs="Arial"/>
                <w:color w:val="000000"/>
                <w:sz w:val="20"/>
                <w:szCs w:val="20"/>
              </w:rPr>
            </w:rPrChange>
          </w:rPr>
          <w:t xml:space="preserve">. </w:t>
        </w:r>
      </w:ins>
      <w:ins w:id="2877" w:author="Orion" w:date="2011-05-09T12:42:00Z">
        <w:r w:rsidR="00B8369E">
          <w:rPr>
            <w:rStyle w:val="apple-style-span"/>
            <w:rFonts w:cs="Times New Roman"/>
            <w:color w:val="000000"/>
          </w:rPr>
          <w:t xml:space="preserve">Por lo tanto, </w:t>
        </w:r>
      </w:ins>
      <w:ins w:id="2878" w:author="Orion" w:date="2011-05-09T12:38:00Z">
        <w:r w:rsidR="00B8369E">
          <w:rPr>
            <w:rStyle w:val="apple-style-span"/>
            <w:rFonts w:cs="Times New Roman"/>
            <w:color w:val="000000"/>
          </w:rPr>
          <w:t>INGENIAS se basa en la programaci</w:t>
        </w:r>
      </w:ins>
      <w:ins w:id="2879" w:author="Orion" w:date="2011-05-09T12:39:00Z">
        <w:r w:rsidR="00B8369E">
          <w:rPr>
            <w:rStyle w:val="apple-style-span"/>
            <w:rFonts w:cs="Times New Roman"/>
            <w:color w:val="000000"/>
          </w:rPr>
          <w:t>ón por modelos como principal forma de expresión</w:t>
        </w:r>
      </w:ins>
      <w:ins w:id="2880" w:author="Orion" w:date="2011-05-09T12:47:00Z">
        <w:r w:rsidR="00B8369E">
          <w:rPr>
            <w:rStyle w:val="apple-style-span"/>
            <w:rFonts w:cs="Times New Roman"/>
            <w:color w:val="000000"/>
          </w:rPr>
          <w:t>. E</w:t>
        </w:r>
      </w:ins>
      <w:ins w:id="2881"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82" w:author="Orion" w:date="2011-05-09T12:41:00Z">
        <w:r w:rsidR="00B8369E">
          <w:rPr>
            <w:rStyle w:val="apple-style-span"/>
            <w:rFonts w:cs="Times New Roman"/>
            <w:color w:val="000000"/>
          </w:rPr>
          <w:t xml:space="preserve">ón </w:t>
        </w:r>
      </w:ins>
      <w:ins w:id="2883" w:author="Orion" w:date="2011-05-09T12:44:00Z">
        <w:r w:rsidR="00B8369E">
          <w:rPr>
            <w:rStyle w:val="apple-style-span"/>
            <w:rFonts w:cs="Times New Roman"/>
            <w:color w:val="000000"/>
          </w:rPr>
          <w:t xml:space="preserve">y </w:t>
        </w:r>
      </w:ins>
      <w:ins w:id="2884" w:author="Orion" w:date="2011-05-09T12:48:00Z">
        <w:r w:rsidR="00B8369E">
          <w:rPr>
            <w:rStyle w:val="apple-style-span"/>
            <w:rFonts w:cs="Times New Roman"/>
            <w:color w:val="000000"/>
          </w:rPr>
          <w:t xml:space="preserve">a partir de </w:t>
        </w:r>
      </w:ins>
      <w:ins w:id="2885" w:author="Orion" w:date="2011-05-09T12:50:00Z">
        <w:r w:rsidR="00A276BA">
          <w:rPr>
            <w:rStyle w:val="apple-style-span"/>
            <w:rFonts w:cs="Times New Roman"/>
            <w:color w:val="000000"/>
          </w:rPr>
          <w:t>ellos</w:t>
        </w:r>
      </w:ins>
      <w:ins w:id="2886" w:author="Orion" w:date="2011-05-09T12:48:00Z">
        <w:r w:rsidR="00B8369E">
          <w:rPr>
            <w:rStyle w:val="apple-style-span"/>
            <w:rFonts w:cs="Times New Roman"/>
            <w:color w:val="000000"/>
          </w:rPr>
          <w:t xml:space="preserve"> </w:t>
        </w:r>
      </w:ins>
      <w:ins w:id="2887" w:author="Orion" w:date="2011-05-09T12:44:00Z">
        <w:r w:rsidR="00B8369E">
          <w:rPr>
            <w:rStyle w:val="apple-style-span"/>
            <w:rFonts w:cs="Times New Roman"/>
            <w:color w:val="000000"/>
          </w:rPr>
          <w:t xml:space="preserve">se </w:t>
        </w:r>
      </w:ins>
      <w:ins w:id="2888" w:author="Orion" w:date="2011-05-09T12:42:00Z">
        <w:r w:rsidR="00B8369E">
          <w:rPr>
            <w:rStyle w:val="apple-style-span"/>
            <w:rFonts w:cs="Times New Roman"/>
            <w:color w:val="000000"/>
          </w:rPr>
          <w:t>genera</w:t>
        </w:r>
      </w:ins>
      <w:ins w:id="2889" w:author="Orion" w:date="2011-05-09T12:41:00Z">
        <w:r w:rsidR="00B8369E">
          <w:rPr>
            <w:rStyle w:val="apple-style-span"/>
            <w:rFonts w:cs="Times New Roman"/>
            <w:color w:val="000000"/>
          </w:rPr>
          <w:t xml:space="preserve"> el código</w:t>
        </w:r>
      </w:ins>
      <w:ins w:id="2890" w:author="Orion" w:date="2011-05-09T12:44:00Z">
        <w:r w:rsidR="00B8369E">
          <w:rPr>
            <w:rStyle w:val="apple-style-span"/>
            <w:rFonts w:cs="Times New Roman"/>
            <w:color w:val="000000"/>
          </w:rPr>
          <w:t xml:space="preserve">, pudiéndose modificar o añadir </w:t>
        </w:r>
      </w:ins>
      <w:ins w:id="2891" w:author="Orion" w:date="2011-05-09T12:45:00Z">
        <w:r w:rsidR="00B8369E">
          <w:rPr>
            <w:rStyle w:val="apple-style-span"/>
            <w:rFonts w:cs="Times New Roman"/>
            <w:color w:val="000000"/>
          </w:rPr>
          <w:t>código</w:t>
        </w:r>
      </w:ins>
      <w:ins w:id="2892" w:author="Orion" w:date="2011-05-09T12:44:00Z">
        <w:r w:rsidR="00B8369E">
          <w:rPr>
            <w:rStyle w:val="apple-style-span"/>
            <w:rFonts w:cs="Times New Roman"/>
            <w:color w:val="000000"/>
          </w:rPr>
          <w:t xml:space="preserve"> a mano</w:t>
        </w:r>
      </w:ins>
      <w:ins w:id="2893" w:author="Orion" w:date="2011-05-09T12:51:00Z">
        <w:r w:rsidR="000572CC">
          <w:rPr>
            <w:rStyle w:val="apple-style-span"/>
            <w:rFonts w:cs="Times New Roman"/>
            <w:color w:val="000000"/>
          </w:rPr>
          <w:t xml:space="preserve"> a posteriori</w:t>
        </w:r>
      </w:ins>
      <w:ins w:id="2894" w:author="Orion" w:date="2011-05-09T12:45:00Z">
        <w:r w:rsidR="00B8369E">
          <w:rPr>
            <w:rStyle w:val="apple-style-span"/>
            <w:rFonts w:cs="Times New Roman"/>
            <w:color w:val="000000"/>
          </w:rPr>
          <w:t xml:space="preserve"> para </w:t>
        </w:r>
      </w:ins>
      <w:ins w:id="2895" w:author="Orion" w:date="2011-05-09T12:47:00Z">
        <w:r w:rsidR="00B8369E">
          <w:rPr>
            <w:rStyle w:val="apple-style-span"/>
            <w:rFonts w:cs="Times New Roman"/>
            <w:color w:val="000000"/>
          </w:rPr>
          <w:t>especificar acciones concretas</w:t>
        </w:r>
      </w:ins>
      <w:ins w:id="2896" w:author="Orion" w:date="2011-05-09T12:40:00Z">
        <w:r w:rsidR="00B8369E">
          <w:rPr>
            <w:rStyle w:val="apple-style-span"/>
            <w:rFonts w:cs="Times New Roman"/>
            <w:color w:val="000000"/>
          </w:rPr>
          <w:t>.</w:t>
        </w:r>
      </w:ins>
      <w:ins w:id="2897" w:author="Orion" w:date="2011-05-09T12:42:00Z">
        <w:r w:rsidR="00B8369E">
          <w:rPr>
            <w:rStyle w:val="apple-style-span"/>
            <w:rFonts w:cs="Times New Roman"/>
            <w:color w:val="000000"/>
          </w:rPr>
          <w:t xml:space="preserve"> </w:t>
        </w:r>
      </w:ins>
    </w:p>
    <w:p w14:paraId="35DB0F77" w14:textId="77777777" w:rsidR="00DA06DD" w:rsidRDefault="00DA06DD">
      <w:pPr>
        <w:jc w:val="both"/>
        <w:rPr>
          <w:ins w:id="2898" w:author="Orion" w:date="2011-05-10T18:21:00Z"/>
          <w:rStyle w:val="apple-style-span"/>
          <w:rFonts w:cs="Times New Roman"/>
          <w:color w:val="000000"/>
        </w:rPr>
        <w:pPrChange w:id="2899" w:author="Orion" w:date="2011-05-09T12:53:00Z">
          <w:pPr/>
        </w:pPrChange>
      </w:pPr>
    </w:p>
    <w:p w14:paraId="2FED0872" w14:textId="77777777" w:rsidR="00B70619" w:rsidRDefault="00DA06DD">
      <w:pPr>
        <w:jc w:val="both"/>
        <w:rPr>
          <w:ins w:id="2900" w:author="Orion" w:date="2011-05-10T18:26:00Z"/>
          <w:rFonts w:cs="Times New Roman"/>
        </w:rPr>
        <w:pPrChange w:id="2901" w:author="Orion" w:date="2011-05-09T12:53:00Z">
          <w:pPr/>
        </w:pPrChange>
      </w:pPr>
      <w:ins w:id="2902" w:author="Orion" w:date="2011-05-17T18:39:00Z">
        <w:r>
          <w:rPr>
            <w:rFonts w:cs="Times New Roman"/>
          </w:rPr>
          <w:t xml:space="preserve">De esta forma </w:t>
        </w:r>
      </w:ins>
      <w:ins w:id="2903" w:author="Orion" w:date="2011-05-10T18:28:00Z">
        <w:del w:id="2904" w:author="IO" w:date="2011-05-13T12:52:00Z">
          <w:r w:rsidR="00F256A8" w:rsidDel="004B5D0F">
            <w:rPr>
              <w:rFonts w:cs="Times New Roman"/>
            </w:rPr>
            <w:delText>Esta metodolog</w:delText>
          </w:r>
        </w:del>
      </w:ins>
      <w:ins w:id="2905" w:author="Orion" w:date="2011-05-10T18:29:00Z">
        <w:del w:id="2906" w:author="IO" w:date="2011-05-13T12:52:00Z">
          <w:r w:rsidR="00F256A8" w:rsidDel="004B5D0F">
            <w:rPr>
              <w:rFonts w:cs="Times New Roman"/>
            </w:rPr>
            <w:delText>ía nos</w:delText>
          </w:r>
        </w:del>
      </w:ins>
      <w:ins w:id="2907" w:author="IO" w:date="2011-05-13T12:52:00Z">
        <w:r w:rsidR="004B5D0F">
          <w:rPr>
            <w:rFonts w:cs="Times New Roman"/>
          </w:rPr>
          <w:t xml:space="preserve">INGENIAS </w:t>
        </w:r>
      </w:ins>
      <w:ins w:id="2908" w:author="Orion" w:date="2011-05-10T18:29:00Z">
        <w:del w:id="2909" w:author="IO" w:date="2011-05-13T12:52:00Z">
          <w:r w:rsidR="00F256A8" w:rsidDel="004B5D0F">
            <w:rPr>
              <w:rFonts w:cs="Times New Roman"/>
            </w:rPr>
            <w:delText xml:space="preserve"> </w:delText>
          </w:r>
        </w:del>
        <w:r w:rsidR="00F256A8">
          <w:rPr>
            <w:rFonts w:cs="Times New Roman"/>
          </w:rPr>
          <w:t>permite</w:t>
        </w:r>
      </w:ins>
      <w:ins w:id="2910" w:author="Orion" w:date="2011-05-10T18:27:00Z">
        <w:r w:rsidR="00F256A8">
          <w:rPr>
            <w:rFonts w:cs="Times New Roman"/>
          </w:rPr>
          <w:t xml:space="preserve"> desarrollar sistemas distribuidos complejos </w:t>
        </w:r>
      </w:ins>
      <w:ins w:id="2911" w:author="Orion" w:date="2011-05-10T18:28:00Z">
        <w:r w:rsidR="00F256A8">
          <w:rPr>
            <w:rFonts w:cs="Times New Roman"/>
          </w:rPr>
          <w:t>y</w:t>
        </w:r>
      </w:ins>
      <w:ins w:id="2912" w:author="Orion" w:date="2011-05-10T18:27:00Z">
        <w:r w:rsidR="00F256A8">
          <w:rPr>
            <w:rFonts w:cs="Times New Roman"/>
          </w:rPr>
          <w:t xml:space="preserve"> din</w:t>
        </w:r>
      </w:ins>
      <w:ins w:id="2913" w:author="Orion" w:date="2011-05-10T18:28:00Z">
        <w:r w:rsidR="00F256A8">
          <w:rPr>
            <w:rFonts w:cs="Times New Roman"/>
          </w:rPr>
          <w:t>ámicos usando el paradigma de agentes.</w:t>
        </w:r>
      </w:ins>
      <w:ins w:id="2914" w:author="Orion" w:date="2011-05-10T18:30:00Z">
        <w:r w:rsidR="00F256A8">
          <w:rPr>
            <w:rFonts w:cs="Times New Roman"/>
          </w:rPr>
          <w:t xml:space="preserve"> Un agente es una entidad software que contiene su propio hilo de control y esta modelada </w:t>
        </w:r>
      </w:ins>
      <w:ins w:id="2915" w:author="Orion" w:date="2011-05-10T18:39:00Z">
        <w:r w:rsidR="00B57D58">
          <w:rPr>
            <w:rFonts w:cs="Times New Roman"/>
          </w:rPr>
          <w:t xml:space="preserve">en </w:t>
        </w:r>
      </w:ins>
      <w:ins w:id="2916" w:author="Orion" w:date="2011-05-10T18:30:00Z">
        <w:r w:rsidR="00F256A8">
          <w:rPr>
            <w:rFonts w:cs="Times New Roman"/>
          </w:rPr>
          <w:t>cuanto a su comportamiento y conceptos sociales como objetivos, intenciones, tareas, roles, etc</w:t>
        </w:r>
      </w:ins>
      <w:ins w:id="2917" w:author="Orion" w:date="2011-05-10T18:40:00Z">
        <w:r w:rsidR="00927826">
          <w:rPr>
            <w:rFonts w:cs="Times New Roman"/>
          </w:rPr>
          <w:t>.</w:t>
        </w:r>
      </w:ins>
      <w:ins w:id="2918" w:author="Orion" w:date="2011-05-10T18:41:00Z">
        <w:r w:rsidR="00927826">
          <w:rPr>
            <w:rFonts w:cs="Times New Roman"/>
          </w:rPr>
          <w:t xml:space="preserve"> </w:t>
        </w:r>
      </w:ins>
      <w:ins w:id="2919" w:author="Orion" w:date="2011-05-10T18:40:00Z">
        <w:r w:rsidR="00927826">
          <w:rPr>
            <w:rFonts w:cs="Times New Roman"/>
          </w:rPr>
          <w:t xml:space="preserve">Todos estos conceptos serán representados </w:t>
        </w:r>
      </w:ins>
      <w:ins w:id="2920" w:author="Orion" w:date="2011-05-10T18:41:00Z">
        <w:r w:rsidR="00927826">
          <w:rPr>
            <w:rFonts w:cs="Times New Roman"/>
          </w:rPr>
          <w:t>como ciertos componentes que se pueden añadir a los modelos</w:t>
        </w:r>
      </w:ins>
      <w:ins w:id="2921" w:author="Orion" w:date="2011-05-10T18:30:00Z">
        <w:r w:rsidR="00F256A8">
          <w:rPr>
            <w:rFonts w:cs="Times New Roman"/>
          </w:rPr>
          <w:t>.</w:t>
        </w:r>
      </w:ins>
      <w:ins w:id="2922" w:author="Orion" w:date="2011-05-10T18:32:00Z">
        <w:r w:rsidR="00F256A8">
          <w:rPr>
            <w:rFonts w:cs="Times New Roman"/>
          </w:rPr>
          <w:t xml:space="preserve"> </w:t>
        </w:r>
        <w:commentRangeStart w:id="2923"/>
        <w:r w:rsidR="00F256A8">
          <w:rPr>
            <w:rFonts w:cs="Times New Roman"/>
          </w:rPr>
          <w:t xml:space="preserve">El hecho de usar los conceptos de modelado de agentes hace que el </w:t>
        </w:r>
      </w:ins>
      <w:ins w:id="2924" w:author="Orion" w:date="2011-05-10T18:33:00Z">
        <w:r w:rsidR="00F256A8">
          <w:rPr>
            <w:rFonts w:cs="Times New Roman"/>
          </w:rPr>
          <w:t>diseño</w:t>
        </w:r>
      </w:ins>
      <w:ins w:id="2925" w:author="Orion" w:date="2011-05-10T18:32:00Z">
        <w:r w:rsidR="00F256A8">
          <w:rPr>
            <w:rFonts w:cs="Times New Roman"/>
          </w:rPr>
          <w:t xml:space="preserve"> </w:t>
        </w:r>
      </w:ins>
      <w:ins w:id="2926" w:author="Orion" w:date="2011-05-10T18:33:00Z">
        <w:r w:rsidR="00F256A8">
          <w:rPr>
            <w:rFonts w:cs="Times New Roman"/>
          </w:rPr>
          <w:t>y el análisis sean más fáciles de entender ya que estos conceptos son más cercanos a los comportamientos humanos</w:t>
        </w:r>
      </w:ins>
      <w:ins w:id="2927" w:author="Orion" w:date="2011-05-10T18:29:00Z">
        <w:r w:rsidR="00F256A8">
          <w:rPr>
            <w:rFonts w:cs="Times New Roman"/>
          </w:rPr>
          <w:t xml:space="preserve"> </w:t>
        </w:r>
      </w:ins>
      <w:customXmlInsRangeStart w:id="2928" w:author="Orion" w:date="2011-05-10T18:37:00Z"/>
      <w:sdt>
        <w:sdtPr>
          <w:rPr>
            <w:rFonts w:cs="Times New Roman"/>
          </w:rPr>
          <w:id w:val="564761202"/>
          <w:citation/>
        </w:sdtPr>
        <w:sdtContent>
          <w:customXmlInsRangeEnd w:id="2928"/>
          <w:ins w:id="2929"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30" w:author="Orion" w:date="2011-05-10T18:37:00Z">
            <w:r w:rsidR="009F3DCC">
              <w:rPr>
                <w:rFonts w:cs="Times New Roman"/>
              </w:rPr>
              <w:fldChar w:fldCharType="end"/>
            </w:r>
          </w:ins>
          <w:customXmlInsRangeStart w:id="2931" w:author="Orion" w:date="2011-05-10T18:37:00Z"/>
        </w:sdtContent>
      </w:sdt>
      <w:customXmlInsRangeEnd w:id="2931"/>
      <w:ins w:id="2932" w:author="Orion" w:date="2011-05-10T18:37:00Z">
        <w:r w:rsidR="009F3DCC">
          <w:rPr>
            <w:rFonts w:cs="Times New Roman"/>
          </w:rPr>
          <w:t>.</w:t>
        </w:r>
      </w:ins>
      <w:ins w:id="2933" w:author="Orion" w:date="2011-05-10T18:38:00Z">
        <w:r w:rsidR="009F3DCC">
          <w:rPr>
            <w:rFonts w:cs="Times New Roman"/>
          </w:rPr>
          <w:t xml:space="preserve"> </w:t>
        </w:r>
      </w:ins>
      <w:commentRangeEnd w:id="2923"/>
      <w:r w:rsidR="004B5D0F">
        <w:rPr>
          <w:rStyle w:val="CommentReference"/>
        </w:rPr>
        <w:commentReference w:id="2923"/>
      </w:r>
      <w:ins w:id="2934"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35" w:author="Orion" w:date="2011-05-10T18:42:00Z">
        <w:r w:rsidR="00927826">
          <w:rPr>
            <w:rFonts w:cs="Times New Roman"/>
          </w:rPr>
          <w:t xml:space="preserve">, </w:t>
        </w:r>
      </w:ins>
      <w:ins w:id="2936" w:author="Orion" w:date="2011-05-10T18:38:00Z">
        <w:r w:rsidR="009F3DCC">
          <w:rPr>
            <w:rFonts w:cs="Times New Roman"/>
          </w:rPr>
          <w:t>que</w:t>
        </w:r>
      </w:ins>
      <w:ins w:id="2937" w:author="Orion" w:date="2011-05-17T18:41:00Z">
        <w:r w:rsidRPr="00DA06DD">
          <w:rPr>
            <w:rFonts w:cs="Times New Roman"/>
          </w:rPr>
          <w:t xml:space="preserve"> </w:t>
        </w:r>
        <w:r>
          <w:rPr>
            <w:rFonts w:cs="Times New Roman"/>
          </w:rPr>
          <w:t>tiene asociada el agente en el modelo y</w:t>
        </w:r>
      </w:ins>
      <w:ins w:id="2938" w:author="Orion" w:date="2011-05-17T18:40:00Z">
        <w:r>
          <w:rPr>
            <w:rFonts w:cs="Times New Roman"/>
          </w:rPr>
          <w:t xml:space="preserve"> puede </w:t>
        </w:r>
      </w:ins>
      <w:ins w:id="2939" w:author="Orion" w:date="2011-05-10T18:38:00Z">
        <w:r w:rsidR="009F3DCC">
          <w:rPr>
            <w:rFonts w:cs="Times New Roman"/>
          </w:rPr>
          <w:t>satisface</w:t>
        </w:r>
      </w:ins>
      <w:ins w:id="2940" w:author="Orion" w:date="2011-05-17T18:40:00Z">
        <w:r>
          <w:rPr>
            <w:rFonts w:cs="Times New Roman"/>
          </w:rPr>
          <w:t>r</w:t>
        </w:r>
      </w:ins>
      <w:ins w:id="2941" w:author="Orion" w:date="2011-05-10T18:38:00Z">
        <w:r w:rsidR="009F3DCC">
          <w:rPr>
            <w:rFonts w:cs="Times New Roman"/>
          </w:rPr>
          <w:t xml:space="preserve"> ese objetivo</w:t>
        </w:r>
      </w:ins>
      <w:ins w:id="2942" w:author="Orion" w:date="2011-05-17T18:40:00Z">
        <w:r>
          <w:rPr>
            <w:rFonts w:cs="Times New Roman"/>
          </w:rPr>
          <w:t xml:space="preserve"> potencialmente</w:t>
        </w:r>
      </w:ins>
      <w:ins w:id="2943" w:author="Orion" w:date="2011-05-10T18:42:00Z">
        <w:r w:rsidR="00927826">
          <w:rPr>
            <w:rFonts w:cs="Times New Roman"/>
          </w:rPr>
          <w:t>,</w:t>
        </w:r>
      </w:ins>
      <w:ins w:id="2944" w:author="Orion" w:date="2011-05-10T18:38:00Z">
        <w:r w:rsidR="009F3DCC">
          <w:rPr>
            <w:rFonts w:cs="Times New Roman"/>
          </w:rPr>
          <w:t xml:space="preserve"> es ejecutada.</w:t>
        </w:r>
      </w:ins>
      <w:commentRangeEnd w:id="2834"/>
      <w:r w:rsidR="00B7162E">
        <w:rPr>
          <w:rStyle w:val="CommentReference"/>
        </w:rPr>
        <w:commentReference w:id="2834"/>
      </w:r>
    </w:p>
    <w:p w14:paraId="3369CA71" w14:textId="77777777" w:rsidR="00B937FD" w:rsidRPr="00927826" w:rsidRDefault="00B937FD" w:rsidP="007A6E14">
      <w:pPr>
        <w:rPr>
          <w:ins w:id="2945" w:author="Orion" w:date="2011-05-04T19:48:00Z"/>
          <w:rFonts w:cs="Times New Roman"/>
        </w:rPr>
      </w:pPr>
    </w:p>
    <w:p w14:paraId="7C882065" w14:textId="77777777" w:rsidR="00CE1499" w:rsidRDefault="00B937FD" w:rsidP="00B80CD3">
      <w:pPr>
        <w:pStyle w:val="Title"/>
        <w:outlineLvl w:val="0"/>
        <w:rPr>
          <w:rFonts w:cs="Times New Roman"/>
        </w:rPr>
      </w:pPr>
      <w:bookmarkStart w:id="2946" w:name="_Toc296083827"/>
      <w:r>
        <w:rPr>
          <w:rFonts w:ascii="Times New Roman" w:hAnsi="Times New Roman" w:cs="Times New Roman"/>
        </w:rPr>
        <w:t>Plataforma</w:t>
      </w:r>
      <w:bookmarkEnd w:id="2946"/>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47"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48" w:author="Orion" w:date="2011-06-10T12:22:00Z"/>
      <w:sdt>
        <w:sdtPr>
          <w:id w:val="-1454016864"/>
          <w:citation/>
        </w:sdtPr>
        <w:sdtContent>
          <w:customXmlInsRangeEnd w:id="2948"/>
          <w:ins w:id="2949"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50" w:author="Orion" w:date="2011-06-10T12:22:00Z">
            <w:r w:rsidR="003D1DFD">
              <w:fldChar w:fldCharType="end"/>
            </w:r>
          </w:ins>
          <w:customXmlInsRangeStart w:id="2951" w:author="Orion" w:date="2011-06-10T12:22:00Z"/>
        </w:sdtContent>
      </w:sdt>
      <w:customXmlInsRangeEnd w:id="2951"/>
      <w:ins w:id="2952"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53" w:author="Orion" w:date="2011-07-04T11:52:00Z">
            <w:rPr>
              <w:rFonts w:cs="Times New Roman"/>
            </w:rPr>
          </w:rPrChange>
        </w:rPr>
      </w:pPr>
      <w:bookmarkStart w:id="2954" w:name="_Toc296083828"/>
      <w:r w:rsidRPr="008F597E">
        <w:rPr>
          <w:rFonts w:eastAsiaTheme="majorEastAsia" w:cs="Times New Roman"/>
          <w:color w:val="1F497D" w:themeColor="text2"/>
          <w:spacing w:val="15"/>
          <w:szCs w:val="21"/>
          <w:u w:val="single"/>
          <w:rPrChange w:id="2955" w:author="Orion" w:date="2011-07-04T11:52:00Z">
            <w:rPr>
              <w:rFonts w:cs="Times New Roman"/>
            </w:rPr>
          </w:rPrChange>
        </w:rPr>
        <w:t>Especificación</w:t>
      </w:r>
      <w:bookmarkEnd w:id="2954"/>
    </w:p>
    <w:p w14:paraId="385BB520" w14:textId="34DDEE92" w:rsidR="00C91DD8" w:rsidRDefault="00C91DD8" w:rsidP="00252D3F">
      <w:pPr>
        <w:keepNext/>
        <w:jc w:val="both"/>
        <w:rPr>
          <w:ins w:id="2956" w:author="Orion" w:date="2011-06-22T18:57:00Z"/>
          <w:rFonts w:cs="Times New Roman"/>
        </w:rPr>
      </w:pPr>
      <w:ins w:id="2957" w:author="Orion" w:date="2011-06-22T18:58:00Z">
        <w:r>
          <w:rPr>
            <w:rFonts w:cs="Times New Roman"/>
          </w:rPr>
          <w:t xml:space="preserve">En esta sección </w:t>
        </w:r>
      </w:ins>
      <w:ins w:id="2958" w:author="Orion" w:date="2011-06-22T18:59:00Z">
        <w:r>
          <w:rPr>
            <w:rFonts w:cs="Times New Roman"/>
          </w:rPr>
          <w:t>se presentarán</w:t>
        </w:r>
      </w:ins>
      <w:ins w:id="2959" w:author="Orion" w:date="2011-06-22T18:58:00Z">
        <w:r>
          <w:rPr>
            <w:rFonts w:cs="Times New Roman"/>
          </w:rPr>
          <w:t xml:space="preserve"> los flujos y diagramas más importantes, </w:t>
        </w:r>
      </w:ins>
      <w:ins w:id="2960" w:author="Orion" w:date="2011-06-22T18:59:00Z">
        <w:r>
          <w:rPr>
            <w:rFonts w:cs="Times New Roman"/>
          </w:rPr>
          <w:t>con el objetivo de que se pueda tener una idea bastante detallada del funcionamiento del sistema</w:t>
        </w:r>
      </w:ins>
      <w:ins w:id="2961" w:author="Orion" w:date="2011-06-22T19:00:00Z">
        <w:r>
          <w:rPr>
            <w:rFonts w:cs="Times New Roman"/>
          </w:rPr>
          <w:t>.</w:t>
        </w:r>
      </w:ins>
      <w:ins w:id="2962" w:author="Orion" w:date="2011-06-22T19:08:00Z">
        <w:r w:rsidR="001C001A">
          <w:rPr>
            <w:rFonts w:cs="Times New Roman"/>
          </w:rPr>
          <w:t xml:space="preserve"> </w:t>
        </w:r>
      </w:ins>
    </w:p>
    <w:p w14:paraId="022CD457" w14:textId="77777777" w:rsidR="00C91DD8" w:rsidRDefault="00C91DD8" w:rsidP="00C91DD8">
      <w:pPr>
        <w:jc w:val="both"/>
        <w:rPr>
          <w:ins w:id="2963" w:author="Orion" w:date="2011-06-22T18:57:00Z"/>
          <w:rFonts w:cs="Times New Roman"/>
        </w:rPr>
      </w:pPr>
    </w:p>
    <w:p w14:paraId="0CDACA9A" w14:textId="3E5FA9A8" w:rsidR="00C91DD8" w:rsidRPr="002C65B4" w:rsidRDefault="00C91DD8">
      <w:pPr>
        <w:pStyle w:val="Subtitle"/>
        <w:rPr>
          <w:ins w:id="2964" w:author="Orion" w:date="2011-06-22T18:57:00Z"/>
        </w:rPr>
        <w:pPrChange w:id="2965" w:author="Orion" w:date="2011-07-04T11:54:00Z">
          <w:pPr/>
        </w:pPrChange>
      </w:pPr>
      <w:ins w:id="2966"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67" w:author="Orion" w:date="2011-06-22T19:07:00Z">
        <w:r w:rsidR="007F1F70" w:rsidDel="008D48D8">
          <w:rPr>
            <w:rFonts w:cs="Times New Roman"/>
          </w:rPr>
          <w:delText xml:space="preserve">vamos </w:delText>
        </w:r>
      </w:del>
      <w:ins w:id="2968"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69"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70"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71" w:name="_Ref292833383"/>
      <w:bookmarkStart w:id="2972" w:name="_Ref292833218"/>
      <w:bookmarkStart w:id="2973" w:name="_Toc295124195"/>
      <w:bookmarkStart w:id="2974" w:name="_Toc29766349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F50FDD">
          <w:rPr>
            <w:noProof/>
          </w:rPr>
          <w:t>1</w:t>
        </w:r>
      </w:fldSimple>
      <w:bookmarkEnd w:id="2971"/>
      <w:r w:rsidR="00FE466F">
        <w:t>:</w:t>
      </w:r>
      <w:r w:rsidR="00266A4F">
        <w:t xml:space="preserve"> </w:t>
      </w:r>
      <w:r w:rsidR="00FE466F">
        <w:t>Casos de Uso</w:t>
      </w:r>
      <w:bookmarkEnd w:id="2972"/>
      <w:bookmarkEnd w:id="2973"/>
      <w:bookmarkEnd w:id="2974"/>
    </w:p>
    <w:p w14:paraId="52F39C85" w14:textId="77777777" w:rsidR="00DF1861" w:rsidRDefault="00DF1861" w:rsidP="00DF1861">
      <w:pPr>
        <w:jc w:val="both"/>
        <w:rPr>
          <w:ins w:id="2975" w:author="Orion" w:date="2011-06-22T19:00:00Z"/>
          <w:rFonts w:cs="Times New Roman"/>
        </w:rPr>
      </w:pPr>
    </w:p>
    <w:p w14:paraId="61CB6521" w14:textId="00099E10" w:rsidR="00DF1861" w:rsidRDefault="00DF1861">
      <w:pPr>
        <w:pStyle w:val="Subtitle"/>
        <w:rPr>
          <w:ins w:id="2976" w:author="Orion" w:date="2011-06-22T19:07:00Z"/>
        </w:rPr>
        <w:pPrChange w:id="2977" w:author="Orion" w:date="2011-07-04T11:54:00Z">
          <w:pPr>
            <w:jc w:val="both"/>
          </w:pPr>
        </w:pPrChange>
      </w:pPr>
      <w:ins w:id="2978"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79" w:author="Orion" w:date="2011-06-22T19:18:00Z"/>
          <w:rFonts w:cs="Times New Roman"/>
        </w:rPr>
      </w:pPr>
    </w:p>
    <w:p w14:paraId="19EB6BAF" w14:textId="57A62A00" w:rsidR="00F10B14" w:rsidRDefault="008329B4" w:rsidP="00252D3F">
      <w:pPr>
        <w:jc w:val="both"/>
        <w:rPr>
          <w:ins w:id="2980" w:author="Orion" w:date="2011-06-22T19:18:00Z"/>
          <w:rFonts w:cs="Times New Roman"/>
        </w:rPr>
      </w:pPr>
      <w:del w:id="2981"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82" w:author="Orion" w:date="2011-06-22T19:19:00Z"/>
        </w:rPr>
      </w:pPr>
      <w:bookmarkStart w:id="2983" w:name="_Ref292833412"/>
      <w:bookmarkStart w:id="2984" w:name="_Ref292833348"/>
      <w:bookmarkStart w:id="2985"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86" w:name="_Toc297663500"/>
      <w:r>
        <w:t xml:space="preserve">Figura </w:t>
      </w:r>
      <w:fldSimple w:instr=" SEQ Figura \* ARABIC ">
        <w:r w:rsidR="00F50FDD">
          <w:rPr>
            <w:noProof/>
          </w:rPr>
          <w:t>2</w:t>
        </w:r>
      </w:fldSimple>
      <w:bookmarkEnd w:id="2983"/>
      <w:r>
        <w:t>: Diagrama de Objetivos</w:t>
      </w:r>
      <w:bookmarkEnd w:id="2984"/>
      <w:bookmarkEnd w:id="2985"/>
      <w:bookmarkEnd w:id="2986"/>
    </w:p>
    <w:p w14:paraId="1D369AA7" w14:textId="77777777" w:rsidR="00F467D2" w:rsidRDefault="00F467D2" w:rsidP="00F467D2">
      <w:pPr>
        <w:jc w:val="both"/>
        <w:rPr>
          <w:ins w:id="2987" w:author="Orion" w:date="2011-06-22T19:01:00Z"/>
          <w:rFonts w:cs="Times New Roman"/>
        </w:rPr>
      </w:pPr>
    </w:p>
    <w:p w14:paraId="04ADDE52" w14:textId="606D89B4" w:rsidR="00F467D2" w:rsidRPr="006E27FE" w:rsidRDefault="00F467D2">
      <w:pPr>
        <w:pStyle w:val="Subtitle"/>
        <w:rPr>
          <w:ins w:id="2988" w:author="Orion" w:date="2011-06-22T19:01:00Z"/>
          <w:rPrChange w:id="2989" w:author="Orion" w:date="2011-07-04T11:54:00Z">
            <w:rPr>
              <w:ins w:id="2990" w:author="Orion" w:date="2011-06-22T19:01:00Z"/>
              <w:rFonts w:cs="Times New Roman"/>
              <w:i w:val="0"/>
            </w:rPr>
          </w:rPrChange>
        </w:rPr>
        <w:pPrChange w:id="2991" w:author="Orion" w:date="2011-07-04T11:54:00Z">
          <w:pPr>
            <w:pStyle w:val="Caption"/>
            <w:jc w:val="both"/>
          </w:pPr>
        </w:pPrChange>
      </w:pPr>
      <w:ins w:id="2992" w:author="Orion" w:date="2011-06-22T19:01:00Z">
        <w:r>
          <w:t>Generación y obtenci</w:t>
        </w:r>
      </w:ins>
      <w:ins w:id="2993"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2994" w:name="_Ref294472009"/>
      <w:bookmarkStart w:id="2995" w:name="_Toc295124197"/>
      <w:bookmarkStart w:id="2996" w:name="_Toc297663501"/>
      <w:r>
        <w:t xml:space="preserve">Figura </w:t>
      </w:r>
      <w:fldSimple w:instr=" SEQ Figura \* ARABIC ">
        <w:r w:rsidR="00F50FDD">
          <w:rPr>
            <w:noProof/>
          </w:rPr>
          <w:t>3</w:t>
        </w:r>
      </w:fldSimple>
      <w:bookmarkEnd w:id="2994"/>
      <w:r>
        <w:t>: Estado Mental "</w:t>
      </w:r>
      <w:proofErr w:type="spellStart"/>
      <w:r>
        <w:t>FlightPlanner</w:t>
      </w:r>
      <w:proofErr w:type="spellEnd"/>
      <w:r>
        <w:t>"</w:t>
      </w:r>
      <w:bookmarkEnd w:id="2995"/>
      <w:bookmarkEnd w:id="2996"/>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2997" w:name="_Ref294472331"/>
      <w:bookmarkStart w:id="2998" w:name="_Toc295124198"/>
      <w:bookmarkStart w:id="2999" w:name="_Toc297663502"/>
      <w:r>
        <w:t xml:space="preserve">Figura </w:t>
      </w:r>
      <w:fldSimple w:instr=" SEQ Figura \* ARABIC ">
        <w:r w:rsidR="00F50FDD">
          <w:rPr>
            <w:noProof/>
          </w:rPr>
          <w:t>4</w:t>
        </w:r>
      </w:fldSimple>
      <w:bookmarkEnd w:id="2997"/>
      <w:r>
        <w:t>: Tarea de Crear</w:t>
      </w:r>
      <w:r w:rsidR="004772D5">
        <w:t xml:space="preserve"> </w:t>
      </w:r>
      <w:r>
        <w:t>Planes de Vuelo</w:t>
      </w:r>
      <w:bookmarkEnd w:id="2998"/>
      <w:bookmarkEnd w:id="2999"/>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00" w:name="_Ref294473939"/>
      <w:bookmarkStart w:id="3001" w:name="_Toc295124199"/>
      <w:bookmarkStart w:id="3002" w:name="_Toc297663503"/>
      <w:r>
        <w:t xml:space="preserve">Figura </w:t>
      </w:r>
      <w:fldSimple w:instr=" SEQ Figura \* ARABIC ">
        <w:r w:rsidR="00F50FDD">
          <w:rPr>
            <w:noProof/>
          </w:rPr>
          <w:t>5</w:t>
        </w:r>
      </w:fldSimple>
      <w:bookmarkEnd w:id="3000"/>
      <w:r>
        <w:t>: Diagrama de Interacción</w:t>
      </w:r>
      <w:r>
        <w:rPr>
          <w:noProof/>
        </w:rPr>
        <w:t xml:space="preserve"> Para Recibir el Plan de Vuelo Inicial</w:t>
      </w:r>
      <w:bookmarkEnd w:id="3001"/>
      <w:bookmarkEnd w:id="3002"/>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03" w:name="_Ref294475600"/>
      <w:bookmarkStart w:id="3004" w:name="_Toc295124200"/>
      <w:bookmarkStart w:id="3005" w:name="_Toc297663504"/>
      <w:r>
        <w:t xml:space="preserve">Figura </w:t>
      </w:r>
      <w:fldSimple w:instr=" SEQ Figura \* ARABIC ">
        <w:r w:rsidR="00F50FDD">
          <w:rPr>
            <w:noProof/>
          </w:rPr>
          <w:t>6</w:t>
        </w:r>
      </w:fldSimple>
      <w:bookmarkEnd w:id="3003"/>
      <w:r>
        <w:t>: Creación del Estado Mental Inicial del Piloto</w:t>
      </w:r>
      <w:bookmarkEnd w:id="3004"/>
      <w:bookmarkEnd w:id="3005"/>
    </w:p>
    <w:p w14:paraId="1CB1AD35" w14:textId="77777777" w:rsidR="00AC253C" w:rsidRDefault="00AC253C" w:rsidP="00AC253C">
      <w:pPr>
        <w:jc w:val="both"/>
        <w:rPr>
          <w:ins w:id="3006" w:author="Orion" w:date="2011-06-22T19:02:00Z"/>
          <w:rFonts w:cs="Times New Roman"/>
        </w:rPr>
      </w:pPr>
    </w:p>
    <w:p w14:paraId="30637EF2" w14:textId="43E1D034" w:rsidR="00F109C5" w:rsidRPr="006E27FE" w:rsidRDefault="00AC253C">
      <w:pPr>
        <w:pStyle w:val="Subtitle"/>
        <w:rPr>
          <w:rPrChange w:id="3007" w:author="Orion" w:date="2011-07-04T11:54:00Z">
            <w:rPr>
              <w:rFonts w:cs="Times New Roman"/>
              <w:i w:val="0"/>
            </w:rPr>
          </w:rPrChange>
        </w:rPr>
        <w:pPrChange w:id="3008" w:author="Orion" w:date="2011-07-04T11:54:00Z">
          <w:pPr>
            <w:pStyle w:val="Caption"/>
            <w:jc w:val="both"/>
          </w:pPr>
        </w:pPrChange>
      </w:pPr>
      <w:ins w:id="3009"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010" w:author="Orion" w:date="2011-07-05T20:01:00Z">
        <w:r w:rsidR="000227E4" w:rsidDel="00B875B6">
          <w:rPr>
            <w:rFonts w:cs="Times New Roman"/>
            <w:i w:val="0"/>
          </w:rPr>
          <w:delText xml:space="preserve">dos </w:delText>
        </w:r>
      </w:del>
      <w:ins w:id="3011" w:author="Orion" w:date="2011-07-05T20:01:00Z">
        <w:r w:rsidR="00B875B6">
          <w:rPr>
            <w:rFonts w:cs="Times New Roman"/>
            <w:i w:val="0"/>
          </w:rPr>
          <w:t>tres</w:t>
        </w:r>
        <w:r w:rsidR="00B875B6">
          <w:rPr>
            <w:rFonts w:cs="Times New Roman"/>
            <w:i w:val="0"/>
          </w:rPr>
          <w:t xml:space="preserve">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012"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013" w:author="Orion" w:date="2011-07-05T20:06:00Z">
        <w:r>
          <w:rPr>
            <w:rFonts w:cs="Times New Roman"/>
            <w:i w:val="0"/>
          </w:rPr>
          <w:t>El</w:t>
        </w:r>
      </w:ins>
      <w:ins w:id="3014" w:author="Orion" w:date="2011-07-05T20:02:00Z">
        <w:r>
          <w:rPr>
            <w:rFonts w:cs="Times New Roman"/>
            <w:i w:val="0"/>
          </w:rPr>
          <w:t xml:space="preserve"> tramo se ha completado mientras el piloto se encontraba lidiando con una situación de riesgo de conflicto.</w:t>
        </w:r>
      </w:ins>
      <w:ins w:id="3015" w:author="Orion" w:date="2011-07-05T20:06:00Z">
        <w:r w:rsidR="005A4636">
          <w:rPr>
            <w:rFonts w:cs="Times New Roman"/>
            <w:i w:val="0"/>
          </w:rPr>
          <w:t xml:space="preserve"> En este caso se pasará al siguiente tramo pe</w:t>
        </w:r>
      </w:ins>
      <w:ins w:id="3016" w:author="Orion" w:date="2011-07-05T20:08:00Z">
        <w:r w:rsidR="00E903B4">
          <w:rPr>
            <w:rFonts w:cs="Times New Roman"/>
            <w:i w:val="0"/>
          </w:rPr>
          <w:t>r</w:t>
        </w:r>
      </w:ins>
      <w:ins w:id="3017" w:author="Orion" w:date="2011-07-05T20:06:00Z">
        <w:r w:rsidR="005A4636">
          <w:rPr>
            <w:rFonts w:cs="Times New Roman"/>
            <w:i w:val="0"/>
          </w:rPr>
          <w:t>o con las condiciones de vuelo que el controlador estableció para el tramo anterior</w:t>
        </w:r>
      </w:ins>
      <w:ins w:id="3018"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019"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020" w:author="Orion" w:date="2011-07-05T20:03:00Z">
        <w:r w:rsidR="00B875B6">
          <w:rPr>
            <w:rFonts w:cs="Times New Roman"/>
            <w:i w:val="0"/>
          </w:rPr>
          <w:t>o, es decir no haya conflicto</w:t>
        </w:r>
      </w:ins>
      <w:del w:id="3021"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022" w:author="Orion" w:date="2011-07-05T19:46:00Z"/>
          <w:rFonts w:cs="Times New Roman"/>
        </w:rPr>
      </w:pPr>
      <w:del w:id="3023" w:author="Orion" w:date="2011-07-05T20:07:00Z">
        <w:r w:rsidRPr="00F329DF"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024" w:author="Orion" w:date="2011-07-05T19:46:00Z">
        <w:r>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025" w:name="_Ref294474865"/>
      <w:bookmarkStart w:id="3026" w:name="_Toc295124201"/>
      <w:bookmarkStart w:id="3027" w:name="_Toc297663505"/>
      <w:r>
        <w:t xml:space="preserve">Figura </w:t>
      </w:r>
      <w:fldSimple w:instr=" SEQ Figura \* ARABIC ">
        <w:r w:rsidR="00F50FDD">
          <w:rPr>
            <w:noProof/>
          </w:rPr>
          <w:t>7</w:t>
        </w:r>
      </w:fldSimple>
      <w:bookmarkEnd w:id="3025"/>
      <w:r w:rsidRPr="00B101B7">
        <w:t xml:space="preserve">: Diagrama de </w:t>
      </w:r>
      <w:r w:rsidR="009E42B3">
        <w:t>Actividad</w:t>
      </w:r>
      <w:r w:rsidRPr="00B101B7">
        <w:t xml:space="preserve"> General</w:t>
      </w:r>
      <w:bookmarkEnd w:id="3026"/>
      <w:bookmarkEnd w:id="3027"/>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28" w:name="_Ref294477542"/>
      <w:bookmarkStart w:id="3029" w:name="_Toc295124202"/>
      <w:bookmarkStart w:id="3030" w:name="_Toc297663506"/>
      <w:r>
        <w:lastRenderedPageBreak/>
        <w:t xml:space="preserve">Figura </w:t>
      </w:r>
      <w:fldSimple w:instr=" SEQ Figura \* ARABIC ">
        <w:r w:rsidR="00F50FDD">
          <w:rPr>
            <w:noProof/>
          </w:rPr>
          <w:t>8</w:t>
        </w:r>
      </w:fldSimple>
      <w:bookmarkEnd w:id="3028"/>
      <w:r>
        <w:t>: Comproba</w:t>
      </w:r>
      <w:r w:rsidR="00692D78">
        <w:t>ción de la</w:t>
      </w:r>
      <w:r>
        <w:rPr>
          <w:noProof/>
        </w:rPr>
        <w:t xml:space="preserve"> Hora de Salida del Vuelo</w:t>
      </w:r>
      <w:bookmarkEnd w:id="3029"/>
      <w:bookmarkEnd w:id="3030"/>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31" w:name="_Ref294528119"/>
      <w:bookmarkStart w:id="3032" w:name="_Ref294528052"/>
      <w:bookmarkStart w:id="3033" w:name="_Toc295124203"/>
      <w:bookmarkStart w:id="3034" w:name="_Toc297663507"/>
      <w:r>
        <w:t xml:space="preserve">Figura </w:t>
      </w:r>
      <w:fldSimple w:instr=" SEQ Figura \* ARABIC ">
        <w:r w:rsidR="00F50FDD">
          <w:rPr>
            <w:noProof/>
          </w:rPr>
          <w:t>9</w:t>
        </w:r>
      </w:fldSimple>
      <w:bookmarkEnd w:id="3031"/>
      <w:r>
        <w:t>: Interacción para Arrancar el Avión</w:t>
      </w:r>
      <w:bookmarkEnd w:id="3032"/>
      <w:bookmarkEnd w:id="3033"/>
      <w:bookmarkEnd w:id="3034"/>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035"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036" w:author="Orion" w:date="2011-07-05T21:21:00Z">
        <w:r w:rsidR="00E4588E">
          <w:rPr>
            <w:rFonts w:cs="Times New Roman"/>
          </w:rPr>
          <w:t xml:space="preserve"> ir</w:t>
        </w:r>
        <w:r w:rsidR="00994D3A">
          <w:rPr>
            <w:rFonts w:cs="Times New Roman"/>
          </w:rPr>
          <w:t>á c</w:t>
        </w:r>
        <w:r w:rsidR="00E4588E">
          <w:rPr>
            <w:rFonts w:cs="Times New Roman"/>
          </w:rPr>
          <w:t>omprobando</w:t>
        </w:r>
      </w:ins>
      <w:del w:id="3037"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38"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39" w:name="_Ref294819583"/>
      <w:bookmarkStart w:id="3040" w:name="_Toc295124204"/>
      <w:bookmarkStart w:id="3041" w:name="_Toc29766350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F50FDD">
          <w:rPr>
            <w:noProof/>
          </w:rPr>
          <w:t>10</w:t>
        </w:r>
      </w:fldSimple>
      <w:bookmarkEnd w:id="3039"/>
      <w:r w:rsidR="00AD2753">
        <w:t>: Descomposición del Plan de Vuelo</w:t>
      </w:r>
      <w:bookmarkEnd w:id="3040"/>
      <w:bookmarkEnd w:id="3041"/>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42"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43" w:name="_Ref295084157"/>
      <w:bookmarkStart w:id="3044" w:name="_Toc295124205"/>
      <w:bookmarkStart w:id="3045" w:name="_Toc29766350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F50FDD">
          <w:rPr>
            <w:noProof/>
          </w:rPr>
          <w:t>11</w:t>
        </w:r>
      </w:fldSimple>
      <w:bookmarkEnd w:id="3043"/>
      <w:r w:rsidR="009D0BA7">
        <w:t>: Tiempo de Creación de las Decisiones</w:t>
      </w:r>
      <w:bookmarkEnd w:id="3044"/>
      <w:bookmarkEnd w:id="3045"/>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46" w:name="_Ref295124321"/>
      <w:bookmarkStart w:id="3047" w:name="_Toc295124206"/>
      <w:bookmarkStart w:id="3048" w:name="_Toc29766351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F50FDD">
          <w:rPr>
            <w:noProof/>
          </w:rPr>
          <w:t>12</w:t>
        </w:r>
      </w:fldSimple>
      <w:bookmarkEnd w:id="3046"/>
      <w:r w:rsidR="00F35D4A">
        <w:t>: Creación de las Decisiones</w:t>
      </w:r>
      <w:bookmarkEnd w:id="3047"/>
      <w:bookmarkEnd w:id="3048"/>
    </w:p>
    <w:p w14:paraId="04698879" w14:textId="77777777" w:rsidR="003B0805" w:rsidRDefault="001C37B5">
      <w:pPr>
        <w:jc w:val="both"/>
        <w:rPr>
          <w:ins w:id="3049" w:author="Orion" w:date="2011-06-08T00:05:00Z"/>
          <w:rFonts w:cs="Times New Roman"/>
        </w:rPr>
        <w:pPrChange w:id="3050" w:author="Orion" w:date="2011-05-10T23:28:00Z">
          <w:pPr/>
        </w:pPrChange>
      </w:pPr>
      <w:ins w:id="3051"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52" w:author="Orion" w:date="2011-06-07T23:46:00Z">
        <w:r>
          <w:rPr>
            <w:rFonts w:cs="Times New Roman"/>
          </w:rPr>
          <w:t>instrucciones</w:t>
        </w:r>
      </w:ins>
      <w:ins w:id="3053" w:author="Orion" w:date="2011-06-07T23:45:00Z">
        <w:r>
          <w:rPr>
            <w:rFonts w:cs="Times New Roman"/>
          </w:rPr>
          <w:t xml:space="preserve"> </w:t>
        </w:r>
      </w:ins>
      <w:ins w:id="3054" w:author="Orion" w:date="2011-06-07T23:46:00Z">
        <w:r>
          <w:rPr>
            <w:rFonts w:cs="Times New Roman"/>
          </w:rPr>
          <w:t>a dar al avión. De esto se encarga la siguiente tarea (</w:t>
        </w:r>
      </w:ins>
      <w:ins w:id="3055"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56" w:author="Orion" w:date="2011-06-07T23:47:00Z">
        <w:r>
          <w:t xml:space="preserve">Figura </w:t>
        </w:r>
        <w:r>
          <w:rPr>
            <w:noProof/>
          </w:rPr>
          <w:t>13</w:t>
        </w:r>
        <w:r>
          <w:rPr>
            <w:rFonts w:cs="Times New Roman"/>
          </w:rPr>
          <w:fldChar w:fldCharType="end"/>
        </w:r>
      </w:ins>
      <w:ins w:id="3057" w:author="Orion" w:date="2011-06-07T23:46:00Z">
        <w:r>
          <w:rPr>
            <w:rFonts w:cs="Times New Roman"/>
          </w:rPr>
          <w:t>)</w:t>
        </w:r>
      </w:ins>
      <w:ins w:id="3058" w:author="Orion" w:date="2011-06-07T23:47:00Z">
        <w:r>
          <w:rPr>
            <w:rFonts w:cs="Times New Roman"/>
          </w:rPr>
          <w:t xml:space="preserve">, donde podemos observar que se </w:t>
        </w:r>
      </w:ins>
      <w:ins w:id="3059" w:author="Orion" w:date="2011-06-07T23:52:00Z">
        <w:r>
          <w:rPr>
            <w:rFonts w:cs="Times New Roman"/>
          </w:rPr>
          <w:t xml:space="preserve">hace uso de </w:t>
        </w:r>
      </w:ins>
      <w:ins w:id="3060" w:author="Orion" w:date="2011-06-07T23:47:00Z">
        <w:r>
          <w:rPr>
            <w:rFonts w:cs="Times New Roman"/>
          </w:rPr>
          <w:t xml:space="preserve">la </w:t>
        </w:r>
      </w:ins>
      <w:ins w:id="3061" w:author="Orion" w:date="2011-06-07T23:48:00Z">
        <w:r>
          <w:rPr>
            <w:rFonts w:cs="Times New Roman"/>
          </w:rPr>
          <w:t>decisión</w:t>
        </w:r>
      </w:ins>
      <w:ins w:id="3062" w:author="Orion" w:date="2011-06-07T23:47:00Z">
        <w:r>
          <w:rPr>
            <w:rFonts w:cs="Times New Roman"/>
          </w:rPr>
          <w:t xml:space="preserve"> </w:t>
        </w:r>
      </w:ins>
      <w:ins w:id="3063" w:author="Orion" w:date="2011-06-07T23:48:00Z">
        <w:r>
          <w:rPr>
            <w:rFonts w:cs="Times New Roman"/>
          </w:rPr>
          <w:t>tomada y</w:t>
        </w:r>
      </w:ins>
      <w:ins w:id="3064" w:author="Orion" w:date="2011-06-07T23:52:00Z">
        <w:r>
          <w:rPr>
            <w:rFonts w:cs="Times New Roman"/>
          </w:rPr>
          <w:t xml:space="preserve"> se produce una</w:t>
        </w:r>
      </w:ins>
      <w:ins w:id="3065" w:author="Orion" w:date="2011-06-08T00:00:00Z">
        <w:r w:rsidR="00E668D6">
          <w:rPr>
            <w:rFonts w:cs="Times New Roman"/>
          </w:rPr>
          <w:t xml:space="preserve"> seria de </w:t>
        </w:r>
      </w:ins>
      <w:proofErr w:type="spellStart"/>
      <w:ins w:id="3066" w:author="Orion" w:date="2011-06-07T23:52:00Z">
        <w:r w:rsidR="00E668D6">
          <w:rPr>
            <w:rFonts w:cs="Times New Roman"/>
          </w:rPr>
          <w:t>instrucc</w:t>
        </w:r>
      </w:ins>
      <w:ins w:id="3067" w:author="Orion" w:date="2011-06-08T00:00:00Z">
        <w:r w:rsidR="00E668D6">
          <w:rPr>
            <w:rFonts w:cs="Times New Roman"/>
          </w:rPr>
          <w:t>ones</w:t>
        </w:r>
      </w:ins>
      <w:proofErr w:type="spellEnd"/>
      <w:ins w:id="3068"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69" w:author="Orion" w:date="2011-06-07T23:53:00Z">
        <w:r>
          <w:rPr>
            <w:rFonts w:cs="Times New Roman"/>
          </w:rPr>
          <w:t>”)</w:t>
        </w:r>
      </w:ins>
      <w:ins w:id="3070" w:author="Orion" w:date="2011-06-07T23:48:00Z">
        <w:r>
          <w:rPr>
            <w:rFonts w:cs="Times New Roman"/>
          </w:rPr>
          <w:t xml:space="preserve">, </w:t>
        </w:r>
      </w:ins>
      <w:ins w:id="3071" w:author="Orion" w:date="2011-06-07T23:53:00Z">
        <w:r>
          <w:rPr>
            <w:rFonts w:cs="Times New Roman"/>
          </w:rPr>
          <w:t>que contiene</w:t>
        </w:r>
      </w:ins>
      <w:ins w:id="3072" w:author="Orion" w:date="2011-06-08T00:00:00Z">
        <w:r w:rsidR="00E668D6">
          <w:rPr>
            <w:rFonts w:cs="Times New Roman"/>
          </w:rPr>
          <w:t>n</w:t>
        </w:r>
      </w:ins>
      <w:ins w:id="3073" w:author="Orion" w:date="2011-06-07T23:53:00Z">
        <w:r>
          <w:rPr>
            <w:rFonts w:cs="Times New Roman"/>
          </w:rPr>
          <w:t xml:space="preserve"> la información para generar la maniobra y a</w:t>
        </w:r>
      </w:ins>
      <w:ins w:id="3074" w:author="Orion" w:date="2011-06-07T23:48:00Z">
        <w:r>
          <w:rPr>
            <w:rFonts w:cs="Times New Roman"/>
          </w:rPr>
          <w:t xml:space="preserve"> su vez iniciar</w:t>
        </w:r>
      </w:ins>
      <w:ins w:id="3075" w:author="Orion" w:date="2011-06-07T23:53:00Z">
        <w:r>
          <w:rPr>
            <w:rFonts w:cs="Times New Roman"/>
          </w:rPr>
          <w:t>á</w:t>
        </w:r>
      </w:ins>
      <w:ins w:id="3076" w:author="Orion" w:date="2011-06-08T00:00:00Z">
        <w:r w:rsidR="00E668D6">
          <w:rPr>
            <w:rFonts w:cs="Times New Roman"/>
          </w:rPr>
          <w:t>n</w:t>
        </w:r>
      </w:ins>
      <w:ins w:id="3077" w:author="Orion" w:date="2011-06-07T23:53:00Z">
        <w:r>
          <w:rPr>
            <w:rFonts w:cs="Times New Roman"/>
          </w:rPr>
          <w:t xml:space="preserve"> la interacción entre piloto y avión</w:t>
        </w:r>
      </w:ins>
      <w:ins w:id="3078" w:author="Orion" w:date="2011-06-08T00:03:00Z">
        <w:r w:rsidR="00EB2DC4">
          <w:rPr>
            <w:rFonts w:cs="Times New Roman"/>
          </w:rPr>
          <w:t>.</w:t>
        </w:r>
      </w:ins>
      <w:ins w:id="3079" w:author="Orion" w:date="2011-06-08T00:00:00Z">
        <w:r w:rsidR="00EB2DC4">
          <w:rPr>
            <w:rFonts w:cs="Times New Roman"/>
          </w:rPr>
          <w:t xml:space="preserve"> </w:t>
        </w:r>
      </w:ins>
      <w:ins w:id="3080" w:author="Orion" w:date="2011-06-08T00:03:00Z">
        <w:r w:rsidR="00EB2DC4">
          <w:rPr>
            <w:rFonts w:cs="Times New Roman"/>
          </w:rPr>
          <w:t>P</w:t>
        </w:r>
      </w:ins>
      <w:ins w:id="3081" w:author="Orion" w:date="2011-06-08T00:00:00Z">
        <w:r w:rsidR="00E668D6">
          <w:rPr>
            <w:rFonts w:cs="Times New Roman"/>
          </w:rPr>
          <w:t xml:space="preserve">or otro lado, </w:t>
        </w:r>
      </w:ins>
      <w:ins w:id="3082" w:author="Orion" w:date="2011-06-08T00:03:00Z">
        <w:r w:rsidR="00EB2DC4">
          <w:rPr>
            <w:rFonts w:cs="Times New Roman"/>
          </w:rPr>
          <w:t xml:space="preserve">también </w:t>
        </w:r>
      </w:ins>
      <w:ins w:id="3083" w:author="Orion" w:date="2011-06-08T00:00:00Z">
        <w:r w:rsidR="00E668D6">
          <w:rPr>
            <w:rFonts w:cs="Times New Roman"/>
          </w:rPr>
          <w:t>se</w:t>
        </w:r>
      </w:ins>
      <w:ins w:id="3084" w:author="Orion" w:date="2011-06-07T23:54:00Z">
        <w:r>
          <w:rPr>
            <w:rFonts w:cs="Times New Roman"/>
          </w:rPr>
          <w:t xml:space="preserve"> crea un hecho </w:t>
        </w:r>
      </w:ins>
      <w:ins w:id="3085" w:author="Orion" w:date="2011-06-08T00:04:00Z">
        <w:r w:rsidR="004B6482">
          <w:rPr>
            <w:rFonts w:cs="Times New Roman"/>
          </w:rPr>
          <w:t>que indica</w:t>
        </w:r>
      </w:ins>
      <w:ins w:id="3086" w:author="Orion" w:date="2011-06-07T23:54:00Z">
        <w:r>
          <w:rPr>
            <w:rFonts w:cs="Times New Roman"/>
          </w:rPr>
          <w:t xml:space="preserve"> que se puede proceder a pensar la</w:t>
        </w:r>
      </w:ins>
      <w:ins w:id="3087" w:author="Orion" w:date="2011-06-08T00:04:00Z">
        <w:r w:rsidR="00EB2DC4">
          <w:rPr>
            <w:rFonts w:cs="Times New Roman"/>
          </w:rPr>
          <w:t>s</w:t>
        </w:r>
      </w:ins>
      <w:ins w:id="3088" w:author="Orion" w:date="2011-06-07T23:54:00Z">
        <w:r>
          <w:rPr>
            <w:rFonts w:cs="Times New Roman"/>
          </w:rPr>
          <w:t xml:space="preserve"> siguiente</w:t>
        </w:r>
      </w:ins>
      <w:ins w:id="3089" w:author="Orion" w:date="2011-06-08T00:04:00Z">
        <w:r w:rsidR="00EB2DC4">
          <w:rPr>
            <w:rFonts w:cs="Times New Roman"/>
          </w:rPr>
          <w:t>s</w:t>
        </w:r>
      </w:ins>
      <w:ins w:id="3090" w:author="Orion" w:date="2011-06-07T23:54:00Z">
        <w:r>
          <w:rPr>
            <w:rFonts w:cs="Times New Roman"/>
          </w:rPr>
          <w:t xml:space="preserve"> decisi</w:t>
        </w:r>
      </w:ins>
      <w:ins w:id="3091" w:author="Orion" w:date="2011-06-08T00:04:00Z">
        <w:r w:rsidR="00EB2DC4">
          <w:rPr>
            <w:rFonts w:cs="Times New Roman"/>
          </w:rPr>
          <w:t>ones</w:t>
        </w:r>
      </w:ins>
      <w:ins w:id="3092" w:author="Orion" w:date="2011-06-07T23:54:00Z">
        <w:r>
          <w:rPr>
            <w:rFonts w:cs="Times New Roman"/>
          </w:rPr>
          <w:t xml:space="preserve"> que se va</w:t>
        </w:r>
      </w:ins>
      <w:ins w:id="3093" w:author="Orion" w:date="2011-06-08T00:04:00Z">
        <w:r w:rsidR="00EB2DC4">
          <w:rPr>
            <w:rFonts w:cs="Times New Roman"/>
          </w:rPr>
          <w:t>n</w:t>
        </w:r>
      </w:ins>
      <w:ins w:id="3094" w:author="Orion" w:date="2011-06-07T23:54:00Z">
        <w:r>
          <w:rPr>
            <w:rFonts w:cs="Times New Roman"/>
          </w:rPr>
          <w:t xml:space="preserve"> a llevar a cabo (“</w:t>
        </w:r>
        <w:proofErr w:type="spellStart"/>
        <w:r>
          <w:rPr>
            <w:rFonts w:cs="Times New Roman"/>
          </w:rPr>
          <w:t>StartThink</w:t>
        </w:r>
      </w:ins>
      <w:ins w:id="3095" w:author="Orion" w:date="2011-06-07T23:55:00Z">
        <w:r>
          <w:rPr>
            <w:rFonts w:cs="Times New Roman"/>
          </w:rPr>
          <w:t>NewDecision</w:t>
        </w:r>
        <w:proofErr w:type="spellEnd"/>
        <w:r>
          <w:rPr>
            <w:rFonts w:cs="Times New Roman"/>
          </w:rPr>
          <w:t>”)</w:t>
        </w:r>
      </w:ins>
      <w:ins w:id="3096" w:author="Orion" w:date="2011-06-07T23:48:00Z">
        <w:r>
          <w:rPr>
            <w:rFonts w:cs="Times New Roman"/>
          </w:rPr>
          <w:t xml:space="preserve">. </w:t>
        </w:r>
      </w:ins>
      <w:ins w:id="3097" w:author="Orion" w:date="2011-06-07T23:49:00Z">
        <w:r>
          <w:rPr>
            <w:rFonts w:cs="Times New Roman"/>
          </w:rPr>
          <w:t>E</w:t>
        </w:r>
      </w:ins>
      <w:ins w:id="3098" w:author="Orion" w:date="2011-06-07T23:48:00Z">
        <w:r>
          <w:rPr>
            <w:rFonts w:cs="Times New Roman"/>
          </w:rPr>
          <w:t xml:space="preserve">sta tarea hace uso </w:t>
        </w:r>
      </w:ins>
      <w:ins w:id="3099" w:author="Orion" w:date="2011-06-08T00:01:00Z">
        <w:r w:rsidR="00E668D6">
          <w:rPr>
            <w:rFonts w:cs="Times New Roman"/>
          </w:rPr>
          <w:t xml:space="preserve">a su vez, </w:t>
        </w:r>
      </w:ins>
      <w:ins w:id="3100" w:author="Orion" w:date="2011-06-07T23:48:00Z">
        <w:r>
          <w:rPr>
            <w:rFonts w:cs="Times New Roman"/>
          </w:rPr>
          <w:t xml:space="preserve">del estado mental </w:t>
        </w:r>
      </w:ins>
      <w:ins w:id="3101" w:author="Orion" w:date="2011-06-07T23:55:00Z">
        <w:r w:rsidR="00C80FA9">
          <w:rPr>
            <w:rFonts w:cs="Times New Roman"/>
          </w:rPr>
          <w:t xml:space="preserve">del piloto </w:t>
        </w:r>
      </w:ins>
      <w:ins w:id="3102" w:author="Orion" w:date="2011-06-07T23:48:00Z">
        <w:r>
          <w:rPr>
            <w:rFonts w:cs="Times New Roman"/>
          </w:rPr>
          <w:t>para saber si hay alguna instrucción que se est</w:t>
        </w:r>
      </w:ins>
      <w:ins w:id="3103" w:author="Orion" w:date="2011-06-07T23:50:00Z">
        <w:r>
          <w:rPr>
            <w:rFonts w:cs="Times New Roman"/>
          </w:rPr>
          <w:t>é ejecutando al mismo tiempo (</w:t>
        </w:r>
      </w:ins>
      <w:ins w:id="3104" w:author="Orion" w:date="2011-06-07T23:55:00Z">
        <w:r w:rsidR="00B46823">
          <w:rPr>
            <w:rFonts w:cs="Times New Roman"/>
          </w:rPr>
          <w:t xml:space="preserve">campo </w:t>
        </w:r>
      </w:ins>
      <w:ins w:id="3105"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106" w:author="Orion" w:date="2011-06-07T23:55:00Z">
        <w:r w:rsidR="00B46823">
          <w:rPr>
            <w:rFonts w:cs="Times New Roman"/>
          </w:rPr>
          <w:t>á</w:t>
        </w:r>
      </w:ins>
      <w:ins w:id="3107" w:author="Orion" w:date="2011-06-07T23:50:00Z">
        <w:r>
          <w:rPr>
            <w:rFonts w:cs="Times New Roman"/>
          </w:rPr>
          <w:t xml:space="preserve"> la prioridad de las instrucciones </w:t>
        </w:r>
      </w:ins>
      <w:ins w:id="3108" w:author="Orion" w:date="2011-06-07T23:55:00Z">
        <w:r w:rsidR="00B46823">
          <w:rPr>
            <w:rFonts w:cs="Times New Roman"/>
          </w:rPr>
          <w:t xml:space="preserve"> que se están ejecutando</w:t>
        </w:r>
      </w:ins>
      <w:ins w:id="3109" w:author="Orion" w:date="2011-06-07T23:50:00Z">
        <w:r>
          <w:rPr>
            <w:rFonts w:cs="Times New Roman"/>
          </w:rPr>
          <w:t xml:space="preserve">, </w:t>
        </w:r>
      </w:ins>
      <w:ins w:id="3110" w:author="Orion" w:date="2011-06-07T23:58:00Z">
        <w:r w:rsidR="0014566E">
          <w:rPr>
            <w:rFonts w:cs="Times New Roman"/>
          </w:rPr>
          <w:t>y se detendrán</w:t>
        </w:r>
      </w:ins>
      <w:ins w:id="3111" w:author="Orion" w:date="2011-06-07T23:50:00Z">
        <w:r>
          <w:rPr>
            <w:rFonts w:cs="Times New Roman"/>
          </w:rPr>
          <w:t xml:space="preserve"> todas aquellas </w:t>
        </w:r>
      </w:ins>
      <w:ins w:id="3112" w:author="Orion" w:date="2011-06-07T23:58:00Z">
        <w:r w:rsidR="0014566E">
          <w:rPr>
            <w:rFonts w:cs="Times New Roman"/>
          </w:rPr>
          <w:t xml:space="preserve">instrucciones que tengan una prioridad menor que </w:t>
        </w:r>
      </w:ins>
      <w:ins w:id="3113" w:author="Orion" w:date="2011-06-07T23:57:00Z">
        <w:r w:rsidR="00B46823">
          <w:rPr>
            <w:rFonts w:cs="Times New Roman"/>
          </w:rPr>
          <w:t>l</w:t>
        </w:r>
      </w:ins>
      <w:ins w:id="3114" w:author="Orion" w:date="2011-06-07T23:56:00Z">
        <w:r w:rsidR="00B46823">
          <w:rPr>
            <w:rFonts w:cs="Times New Roman"/>
          </w:rPr>
          <w:t>a</w:t>
        </w:r>
      </w:ins>
      <w:ins w:id="3115" w:author="Orion" w:date="2011-06-08T00:02:00Z">
        <w:r w:rsidR="0041005A">
          <w:rPr>
            <w:rFonts w:cs="Times New Roman"/>
          </w:rPr>
          <w:t>s</w:t>
        </w:r>
      </w:ins>
      <w:ins w:id="3116" w:author="Orion" w:date="2011-06-07T23:56:00Z">
        <w:r w:rsidR="00B46823">
          <w:rPr>
            <w:rFonts w:cs="Times New Roman"/>
          </w:rPr>
          <w:t xml:space="preserve"> instrucci</w:t>
        </w:r>
      </w:ins>
      <w:ins w:id="3117" w:author="Orion" w:date="2011-06-08T00:02:00Z">
        <w:r w:rsidR="0041005A">
          <w:rPr>
            <w:rFonts w:cs="Times New Roman"/>
          </w:rPr>
          <w:t>ones</w:t>
        </w:r>
      </w:ins>
      <w:ins w:id="3118" w:author="Orion" w:date="2011-06-07T23:56:00Z">
        <w:r w:rsidR="00B46823">
          <w:rPr>
            <w:rFonts w:cs="Times New Roman"/>
          </w:rPr>
          <w:t xml:space="preserve"> </w:t>
        </w:r>
      </w:ins>
      <w:ins w:id="3119" w:author="Orion" w:date="2011-06-07T23:50:00Z">
        <w:r>
          <w:rPr>
            <w:rFonts w:cs="Times New Roman"/>
          </w:rPr>
          <w:t xml:space="preserve">que </w:t>
        </w:r>
      </w:ins>
      <w:ins w:id="3120" w:author="Orion" w:date="2011-06-08T00:01:00Z">
        <w:r w:rsidR="00E668D6">
          <w:rPr>
            <w:rFonts w:cs="Times New Roman"/>
          </w:rPr>
          <w:t>genera</w:t>
        </w:r>
      </w:ins>
      <w:ins w:id="3121" w:author="Orion" w:date="2011-06-07T23:50:00Z">
        <w:r>
          <w:rPr>
            <w:rFonts w:cs="Times New Roman"/>
          </w:rPr>
          <w:t xml:space="preserve"> esta tarea.</w:t>
        </w:r>
      </w:ins>
      <w:ins w:id="3122" w:author="Orion" w:date="2011-06-08T00:05:00Z">
        <w:r w:rsidR="00A8266D">
          <w:rPr>
            <w:rFonts w:cs="Times New Roman"/>
          </w:rPr>
          <w:t xml:space="preserve"> En principio sólo hay tres tipos de prioridades </w:t>
        </w:r>
      </w:ins>
      <w:ins w:id="3123" w:author="Orion" w:date="2011-06-08T00:08:00Z">
        <w:r w:rsidR="00832F65">
          <w:rPr>
            <w:rFonts w:cs="Times New Roman"/>
          </w:rPr>
          <w:t>en nuestro sistema. E</w:t>
        </w:r>
      </w:ins>
      <w:ins w:id="3124"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25" w:author="Orion" w:date="2011-06-08T00:07:00Z"/>
          <w:rFonts w:cs="Times New Roman"/>
        </w:rPr>
        <w:pPrChange w:id="3126" w:author="Orion" w:date="2011-06-08T00:06:00Z">
          <w:pPr/>
        </w:pPrChange>
      </w:pPr>
      <w:ins w:id="3127" w:author="Orion" w:date="2011-06-08T00:06:00Z">
        <w:r>
          <w:rPr>
            <w:rFonts w:cs="Times New Roman"/>
          </w:rPr>
          <w:t xml:space="preserve">Prioridad con valor 0: </w:t>
        </w:r>
      </w:ins>
      <w:ins w:id="3128" w:author="Orion" w:date="2011-06-08T00:07:00Z">
        <w:r>
          <w:rPr>
            <w:rFonts w:cs="Times New Roman"/>
          </w:rPr>
          <w:t>d</w:t>
        </w:r>
      </w:ins>
      <w:ins w:id="3129" w:author="Orion" w:date="2011-06-08T00:06:00Z">
        <w:r>
          <w:rPr>
            <w:rFonts w:cs="Times New Roman"/>
          </w:rPr>
          <w:t>ecisiones y/o</w:t>
        </w:r>
      </w:ins>
      <w:ins w:id="3130"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31" w:author="Orion" w:date="2011-06-08T00:07:00Z"/>
          <w:rFonts w:cs="Times New Roman"/>
        </w:rPr>
        <w:pPrChange w:id="3132" w:author="Orion" w:date="2011-06-08T00:06:00Z">
          <w:pPr/>
        </w:pPrChange>
      </w:pPr>
      <w:ins w:id="3133" w:author="Orion" w:date="2011-06-08T00:07:00Z">
        <w:r>
          <w:rPr>
            <w:rFonts w:cs="Times New Roman"/>
          </w:rPr>
          <w:t xml:space="preserve">Prioridad con valor 9: </w:t>
        </w:r>
      </w:ins>
      <w:ins w:id="3134" w:author="Orion" w:date="2011-06-08T00:08:00Z">
        <w:r>
          <w:rPr>
            <w:rFonts w:cs="Times New Roman"/>
          </w:rPr>
          <w:t>órdenes</w:t>
        </w:r>
      </w:ins>
      <w:ins w:id="3135"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36" w:author="Orion" w:date="2011-06-07T23:46:00Z"/>
          <w:rFonts w:cs="Times New Roman"/>
        </w:rPr>
        <w:pPrChange w:id="3137" w:author="Orion" w:date="2011-06-08T00:06:00Z">
          <w:pPr/>
        </w:pPrChange>
      </w:pPr>
      <w:ins w:id="3138" w:author="Orion" w:date="2011-06-08T00:07:00Z">
        <w:r>
          <w:rPr>
            <w:rFonts w:cs="Times New Roman"/>
          </w:rPr>
          <w:lastRenderedPageBreak/>
          <w:t>Prioridad con valor 10:</w:t>
        </w:r>
      </w:ins>
      <w:ins w:id="3139" w:author="Orion" w:date="2011-06-08T00:08:00Z">
        <w:r>
          <w:rPr>
            <w:rFonts w:cs="Times New Roman"/>
          </w:rPr>
          <w:t xml:space="preserve"> instrucción de parar o aterrizar el avión.</w:t>
        </w:r>
      </w:ins>
    </w:p>
    <w:p w14:paraId="3722073B" w14:textId="77777777" w:rsidR="001C37B5" w:rsidRDefault="001C37B5">
      <w:pPr>
        <w:jc w:val="both"/>
        <w:rPr>
          <w:ins w:id="3140" w:author="Orion" w:date="2011-06-07T23:15:00Z"/>
          <w:rFonts w:cs="Times New Roman"/>
        </w:rPr>
        <w:pPrChange w:id="3141" w:author="Orion" w:date="2011-05-10T23:28:00Z">
          <w:pPr/>
        </w:pPrChange>
      </w:pPr>
    </w:p>
    <w:p w14:paraId="2F7C3083" w14:textId="72A42133" w:rsidR="00D03232" w:rsidRDefault="00D03232">
      <w:pPr>
        <w:jc w:val="both"/>
        <w:rPr>
          <w:ins w:id="3142" w:author="Orion" w:date="2011-06-07T23:16:00Z"/>
          <w:rFonts w:cs="Times New Roman"/>
        </w:rPr>
        <w:pPrChange w:id="3143" w:author="Orion" w:date="2011-05-10T23:28:00Z">
          <w:pPr/>
        </w:pPrChange>
      </w:pPr>
    </w:p>
    <w:p w14:paraId="4A5DCF68" w14:textId="1D9A9BAA" w:rsidR="00D03232" w:rsidRDefault="009F675E">
      <w:pPr>
        <w:pStyle w:val="Caption"/>
        <w:rPr>
          <w:ins w:id="3144" w:author="Orion" w:date="2011-06-07T23:46:00Z"/>
          <w:rFonts w:cs="Times New Roman"/>
        </w:rPr>
        <w:pPrChange w:id="3145" w:author="Orion" w:date="2011-06-07T23:47:00Z">
          <w:pPr/>
        </w:pPrChange>
      </w:pPr>
      <w:bookmarkStart w:id="3146" w:name="_Ref295253773"/>
      <w:bookmarkStart w:id="3147" w:name="_Toc297663511"/>
      <w:ins w:id="3148" w:author="Orion" w:date="2011-06-08T00:10:00Z">
        <w:r w:rsidRPr="0080539F">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49" w:author="Orion" w:date="2011-06-07T23:47:00Z">
        <w:r w:rsidR="001C37B5">
          <w:t xml:space="preserve">Figura </w:t>
        </w:r>
        <w:r w:rsidR="001C37B5">
          <w:fldChar w:fldCharType="begin"/>
        </w:r>
        <w:r w:rsidR="001C37B5">
          <w:instrText xml:space="preserve"> SEQ Figura \* ARABIC </w:instrText>
        </w:r>
      </w:ins>
      <w:r w:rsidR="001C37B5">
        <w:fldChar w:fldCharType="separate"/>
      </w:r>
      <w:ins w:id="3150" w:author="Orion" w:date="2011-07-05T20:36:00Z">
        <w:r w:rsidR="00F50FDD">
          <w:rPr>
            <w:noProof/>
          </w:rPr>
          <w:t>13</w:t>
        </w:r>
      </w:ins>
      <w:ins w:id="3151" w:author="Orion" w:date="2011-06-07T23:47:00Z">
        <w:r w:rsidR="001C37B5">
          <w:fldChar w:fldCharType="end"/>
        </w:r>
        <w:bookmarkEnd w:id="3146"/>
        <w:r w:rsidR="001C37B5">
          <w:t xml:space="preserve">: </w:t>
        </w:r>
      </w:ins>
      <w:ins w:id="3152" w:author="Orion" w:date="2011-06-08T00:09:00Z">
        <w:r w:rsidR="00694121">
          <w:t>Descomposición</w:t>
        </w:r>
      </w:ins>
      <w:ins w:id="3153" w:author="Orion" w:date="2011-06-07T23:47:00Z">
        <w:r w:rsidR="001C37B5">
          <w:t xml:space="preserve"> de Decisiones</w:t>
        </w:r>
      </w:ins>
      <w:bookmarkEnd w:id="3147"/>
    </w:p>
    <w:p w14:paraId="0BEA9D01" w14:textId="77777777" w:rsidR="001C37B5" w:rsidRDefault="001C37B5">
      <w:pPr>
        <w:jc w:val="both"/>
        <w:rPr>
          <w:ins w:id="3154" w:author="Orion" w:date="2011-06-20T11:46:00Z"/>
          <w:rFonts w:cs="Times New Roman"/>
        </w:rPr>
        <w:pPrChange w:id="3155" w:author="Orion" w:date="2011-05-10T23:28:00Z">
          <w:pPr/>
        </w:pPrChange>
      </w:pPr>
    </w:p>
    <w:p w14:paraId="2DC432F6" w14:textId="40818309" w:rsidR="000146FD" w:rsidRDefault="000146FD">
      <w:pPr>
        <w:jc w:val="both"/>
        <w:rPr>
          <w:ins w:id="3156" w:author="Orion" w:date="2011-06-20T12:02:00Z"/>
          <w:rFonts w:cs="Times New Roman"/>
        </w:rPr>
        <w:pPrChange w:id="3157" w:author="Orion" w:date="2011-05-10T23:28:00Z">
          <w:pPr/>
        </w:pPrChange>
      </w:pPr>
      <w:ins w:id="3158" w:author="Orion" w:date="2011-06-20T11:49:00Z">
        <w:r>
          <w:rPr>
            <w:rFonts w:cs="Times New Roman"/>
          </w:rPr>
          <w:t>La siguiente figura (</w:t>
        </w:r>
      </w:ins>
      <w:ins w:id="3159"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60" w:author="Orion" w:date="2011-06-20T12:48:00Z">
        <w:r w:rsidR="008823B6">
          <w:t xml:space="preserve">Figura </w:t>
        </w:r>
        <w:r w:rsidR="008823B6">
          <w:rPr>
            <w:noProof/>
          </w:rPr>
          <w:t>14</w:t>
        </w:r>
        <w:r w:rsidR="008823B6">
          <w:rPr>
            <w:rFonts w:cs="Times New Roman"/>
          </w:rPr>
          <w:fldChar w:fldCharType="end"/>
        </w:r>
      </w:ins>
      <w:ins w:id="3161" w:author="Orion" w:date="2011-06-20T11:49:00Z">
        <w:r>
          <w:rPr>
            <w:rFonts w:cs="Times New Roman"/>
          </w:rPr>
          <w:t>) viene a representar la ejecución</w:t>
        </w:r>
      </w:ins>
      <w:ins w:id="3162" w:author="Orion" w:date="2011-06-20T11:51:00Z">
        <w:r>
          <w:rPr>
            <w:rFonts w:cs="Times New Roman"/>
          </w:rPr>
          <w:t xml:space="preserve"> por parte del avión</w:t>
        </w:r>
      </w:ins>
      <w:ins w:id="3163" w:author="Orion" w:date="2011-06-20T11:49:00Z">
        <w:r>
          <w:rPr>
            <w:rFonts w:cs="Times New Roman"/>
          </w:rPr>
          <w:t xml:space="preserve"> de la instrucción </w:t>
        </w:r>
      </w:ins>
      <w:ins w:id="3164" w:author="Orion" w:date="2011-06-20T11:51:00Z">
        <w:r>
          <w:rPr>
            <w:rFonts w:cs="Times New Roman"/>
          </w:rPr>
          <w:t xml:space="preserve">que el piloto </w:t>
        </w:r>
      </w:ins>
      <w:ins w:id="3165" w:author="Orion" w:date="2011-06-20T11:52:00Z">
        <w:r>
          <w:rPr>
            <w:rFonts w:cs="Times New Roman"/>
          </w:rPr>
          <w:t>ha producido.</w:t>
        </w:r>
      </w:ins>
      <w:ins w:id="3166" w:author="Orion" w:date="2011-06-20T11:53:00Z">
        <w:r>
          <w:rPr>
            <w:rFonts w:cs="Times New Roman"/>
          </w:rPr>
          <w:t xml:space="preserve"> Para ello se creará una interacción entre piloto y avión, donde el piloto interpretará el rol de iniciador de esta interacción mientras que el avi</w:t>
        </w:r>
      </w:ins>
      <w:ins w:id="3167" w:author="Orion" w:date="2011-06-20T11:54:00Z">
        <w:r>
          <w:rPr>
            <w:rFonts w:cs="Times New Roman"/>
          </w:rPr>
          <w:t xml:space="preserve">ón tendrá el rol de colaborador. De este modo </w:t>
        </w:r>
      </w:ins>
      <w:ins w:id="3168"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69" w:author="Orion" w:date="2011-06-20T11:56:00Z">
        <w:r w:rsidR="00BD522C">
          <w:rPr>
            <w:rFonts w:cs="Times New Roman"/>
          </w:rPr>
          <w:t xml:space="preserve">interacción </w:t>
        </w:r>
      </w:ins>
      <w:ins w:id="3170" w:author="Orion" w:date="2011-06-20T11:57:00Z">
        <w:r w:rsidR="00BD522C">
          <w:rPr>
            <w:rFonts w:cs="Times New Roman"/>
          </w:rPr>
          <w:t>cuyo colaborador será el avión que est</w:t>
        </w:r>
      </w:ins>
      <w:ins w:id="3171" w:author="Orion" w:date="2011-06-20T11:58:00Z">
        <w:r w:rsidR="00BD522C">
          <w:rPr>
            <w:rFonts w:cs="Times New Roman"/>
          </w:rPr>
          <w:t xml:space="preserve">á pilotando. Para averiguar este avión el piloto accederá al plan de vuelo de su estado mental </w:t>
        </w:r>
      </w:ins>
      <w:ins w:id="3172"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73" w:author="Orion" w:date="2011-06-20T12:00:00Z">
        <w:r w:rsidR="00BD522C">
          <w:rPr>
            <w:rFonts w:cs="Times New Roman"/>
          </w:rPr>
          <w:t xml:space="preserve"> El estado mental del piloto servirá también para indicar que está instrucción está siendo ejecutada actualmente.</w:t>
        </w:r>
      </w:ins>
      <w:ins w:id="3174" w:author="Orion" w:date="2011-06-20T12:01:00Z">
        <w:r w:rsidR="007A3C49">
          <w:rPr>
            <w:rFonts w:cs="Times New Roman"/>
          </w:rPr>
          <w:t xml:space="preserve"> Por último, haciendo uso de la </w:t>
        </w:r>
      </w:ins>
      <w:ins w:id="3175" w:author="Orion" w:date="2011-06-20T12:02:00Z">
        <w:r w:rsidR="007A3C49">
          <w:rPr>
            <w:rFonts w:cs="Times New Roman"/>
          </w:rPr>
          <w:t>instrucción producida por el piloto,</w:t>
        </w:r>
      </w:ins>
      <w:ins w:id="3176" w:author="Orion" w:date="2011-06-20T12:01:00Z">
        <w:r w:rsidR="007A3C49">
          <w:rPr>
            <w:rFonts w:cs="Times New Roman"/>
          </w:rPr>
          <w:t xml:space="preserve"> esta tarea generará la maniobra que el avión tiene que llevar a cabo </w:t>
        </w:r>
      </w:ins>
      <w:ins w:id="3177"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78" w:author="Orion" w:date="2011-06-20T12:40:00Z"/>
          <w:rFonts w:cs="Times New Roman"/>
        </w:rPr>
        <w:pPrChange w:id="3179" w:author="Orion" w:date="2011-05-10T23:28:00Z">
          <w:pPr/>
        </w:pPrChange>
      </w:pPr>
      <w:ins w:id="3180" w:author="Orion" w:date="2011-06-20T12:22:00Z">
        <w:r>
          <w:rPr>
            <w:rFonts w:cs="Times New Roman"/>
          </w:rPr>
          <w:t xml:space="preserve">Una vez </w:t>
        </w:r>
      </w:ins>
      <w:ins w:id="3181" w:author="Orion" w:date="2011-06-20T12:24:00Z">
        <w:r>
          <w:rPr>
            <w:rFonts w:cs="Times New Roman"/>
          </w:rPr>
          <w:t>la maniobra llega al avión a través de la interacción este procede a actualizar los</w:t>
        </w:r>
      </w:ins>
      <w:ins w:id="3182"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83" w:author="Orion" w:date="2011-06-20T12:40:00Z">
        <w:r w:rsidR="000F0CC0">
          <w:rPr>
            <w:rFonts w:cs="Times New Roman"/>
          </w:rPr>
          <w:t xml:space="preserve"> de la aeronave</w:t>
        </w:r>
      </w:ins>
      <w:ins w:id="3184" w:author="Orion" w:date="2011-06-20T12:26:00Z">
        <w:r>
          <w:rPr>
            <w:rFonts w:cs="Times New Roman"/>
          </w:rPr>
          <w:t>. Dichos atributos ser</w:t>
        </w:r>
      </w:ins>
      <w:ins w:id="3185" w:author="Orion" w:date="2011-06-20T12:27:00Z">
        <w:r>
          <w:rPr>
            <w:rFonts w:cs="Times New Roman"/>
          </w:rPr>
          <w:t xml:space="preserve">án, como se comentó en los requisitos, la velocidad, altitud </w:t>
        </w:r>
      </w:ins>
      <w:ins w:id="3186" w:author="Orion" w:date="2011-06-20T12:32:00Z">
        <w:r>
          <w:rPr>
            <w:rFonts w:cs="Times New Roman"/>
          </w:rPr>
          <w:t>u</w:t>
        </w:r>
      </w:ins>
      <w:ins w:id="3187" w:author="Orion" w:date="2011-06-20T12:27:00Z">
        <w:r>
          <w:rPr>
            <w:rFonts w:cs="Times New Roman"/>
          </w:rPr>
          <w:t xml:space="preserve"> orientaci</w:t>
        </w:r>
        <w:r w:rsidR="000F0CC0">
          <w:rPr>
            <w:rFonts w:cs="Times New Roman"/>
          </w:rPr>
          <w:t>ón de</w:t>
        </w:r>
      </w:ins>
      <w:ins w:id="3188" w:author="Orion" w:date="2011-06-20T12:40:00Z">
        <w:r w:rsidR="000F0CC0">
          <w:rPr>
            <w:rFonts w:cs="Times New Roman"/>
          </w:rPr>
          <w:t>l avión</w:t>
        </w:r>
      </w:ins>
      <w:ins w:id="3189" w:author="Orion" w:date="2011-06-20T12:27:00Z">
        <w:r>
          <w:rPr>
            <w:rFonts w:cs="Times New Roman"/>
          </w:rPr>
          <w:t>.</w:t>
        </w:r>
      </w:ins>
    </w:p>
    <w:p w14:paraId="2FA446B7" w14:textId="29870EAE" w:rsidR="000F0CC0" w:rsidRDefault="000F0CC0">
      <w:pPr>
        <w:jc w:val="both"/>
        <w:rPr>
          <w:ins w:id="3190" w:author="Orion" w:date="2011-06-20T11:46:00Z"/>
          <w:rFonts w:cs="Times New Roman"/>
        </w:rPr>
        <w:pPrChange w:id="3191" w:author="Orion" w:date="2011-05-10T23:28:00Z">
          <w:pPr/>
        </w:pPrChange>
      </w:pPr>
      <w:ins w:id="3192" w:author="Orion" w:date="2011-06-20T12:40:00Z">
        <w:r>
          <w:rPr>
            <w:rFonts w:cs="Times New Roman"/>
          </w:rPr>
          <w:t xml:space="preserve">Por último, </w:t>
        </w:r>
      </w:ins>
      <w:ins w:id="3193" w:author="Orion" w:date="2011-06-20T12:41:00Z">
        <w:r>
          <w:rPr>
            <w:rFonts w:cs="Times New Roman"/>
          </w:rPr>
          <w:t xml:space="preserve">y </w:t>
        </w:r>
      </w:ins>
      <w:ins w:id="3194" w:author="Orion" w:date="2011-06-20T12:43:00Z">
        <w:r>
          <w:rPr>
            <w:rFonts w:cs="Times New Roman"/>
          </w:rPr>
          <w:t>después de comproba</w:t>
        </w:r>
      </w:ins>
      <w:ins w:id="3195" w:author="Orion" w:date="2011-06-20T12:44:00Z">
        <w:r>
          <w:rPr>
            <w:rFonts w:cs="Times New Roman"/>
          </w:rPr>
          <w:t>r</w:t>
        </w:r>
      </w:ins>
      <w:ins w:id="3196" w:author="Orion" w:date="2011-06-20T12:41:00Z">
        <w:r>
          <w:rPr>
            <w:rFonts w:cs="Times New Roman"/>
          </w:rPr>
          <w:t xml:space="preserve"> que la maniobra ha finalizado</w:t>
        </w:r>
      </w:ins>
      <w:ins w:id="3197" w:author="Orion" w:date="2011-06-20T12:44:00Z">
        <w:r>
          <w:rPr>
            <w:rFonts w:cs="Times New Roman"/>
          </w:rPr>
          <w:t>,</w:t>
        </w:r>
      </w:ins>
      <w:ins w:id="3198" w:author="Orion" w:date="2011-06-20T12:41:00Z">
        <w:r>
          <w:rPr>
            <w:rFonts w:cs="Times New Roman"/>
          </w:rPr>
          <w:t xml:space="preserve"> el piloto p</w:t>
        </w:r>
      </w:ins>
      <w:ins w:id="3199" w:author="Orion" w:date="2011-06-20T12:44:00Z">
        <w:r>
          <w:rPr>
            <w:rFonts w:cs="Times New Roman"/>
          </w:rPr>
          <w:t>rocederá a eliminar la instrucci</w:t>
        </w:r>
      </w:ins>
      <w:ins w:id="3200" w:author="Orion" w:date="2011-06-20T12:45:00Z">
        <w:r w:rsidR="001232B1">
          <w:rPr>
            <w:rFonts w:cs="Times New Roman"/>
          </w:rPr>
          <w:t xml:space="preserve">ón </w:t>
        </w:r>
        <w:r>
          <w:rPr>
            <w:rFonts w:cs="Times New Roman"/>
          </w:rPr>
          <w:t xml:space="preserve">de </w:t>
        </w:r>
      </w:ins>
      <w:ins w:id="3201" w:author="Orion" w:date="2011-06-20T12:46:00Z">
        <w:r>
          <w:rPr>
            <w:rFonts w:cs="Times New Roman"/>
          </w:rPr>
          <w:t xml:space="preserve">aquellas </w:t>
        </w:r>
      </w:ins>
      <w:ins w:id="3202" w:author="Orion" w:date="2011-06-20T12:45:00Z">
        <w:r>
          <w:rPr>
            <w:rFonts w:cs="Times New Roman"/>
          </w:rPr>
          <w:t>marcadas como que se estaban ejecutando dentro de su estado mental.</w:t>
        </w:r>
      </w:ins>
    </w:p>
    <w:p w14:paraId="5AE3C2C9" w14:textId="6E86C309" w:rsidR="000146FD" w:rsidRDefault="000146FD">
      <w:pPr>
        <w:jc w:val="both"/>
        <w:rPr>
          <w:ins w:id="3203" w:author="Orion" w:date="2011-06-20T12:37:00Z"/>
          <w:rFonts w:cs="Times New Roman"/>
        </w:rPr>
        <w:pPrChange w:id="3204" w:author="Orion" w:date="2011-05-10T23:28:00Z">
          <w:pPr/>
        </w:pPrChange>
      </w:pPr>
    </w:p>
    <w:p w14:paraId="558FAB43" w14:textId="42F52F33" w:rsidR="000F0CC0" w:rsidRDefault="009F675E">
      <w:pPr>
        <w:pStyle w:val="Caption"/>
        <w:rPr>
          <w:ins w:id="3205" w:author="Orion" w:date="2011-06-20T12:37:00Z"/>
          <w:rFonts w:cs="Times New Roman"/>
        </w:rPr>
        <w:pPrChange w:id="3206" w:author="Orion" w:date="2011-06-20T12:47:00Z">
          <w:pPr/>
        </w:pPrChange>
      </w:pPr>
      <w:bookmarkStart w:id="3207" w:name="_Ref296337417"/>
      <w:bookmarkStart w:id="3208" w:name="_Toc297663512"/>
      <w:ins w:id="3209" w:author="Orion" w:date="2011-06-20T12:32:00Z">
        <w:r w:rsidRPr="0080539F">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210" w:author="Orion" w:date="2011-06-20T12:47:00Z">
        <w:r w:rsidR="00254432">
          <w:t xml:space="preserve">Figura </w:t>
        </w:r>
        <w:r w:rsidR="00254432">
          <w:fldChar w:fldCharType="begin"/>
        </w:r>
        <w:r w:rsidR="00254432">
          <w:instrText xml:space="preserve"> SEQ Figura \* ARABIC </w:instrText>
        </w:r>
      </w:ins>
      <w:r w:rsidR="00254432">
        <w:fldChar w:fldCharType="separate"/>
      </w:r>
      <w:ins w:id="3211" w:author="Orion" w:date="2011-07-05T20:36:00Z">
        <w:r w:rsidR="00F50FDD">
          <w:rPr>
            <w:noProof/>
          </w:rPr>
          <w:t>14</w:t>
        </w:r>
      </w:ins>
      <w:ins w:id="3212" w:author="Orion" w:date="2011-06-20T12:47:00Z">
        <w:r w:rsidR="00254432">
          <w:fldChar w:fldCharType="end"/>
        </w:r>
        <w:bookmarkEnd w:id="3207"/>
        <w:r w:rsidR="00254432">
          <w:t>: Interacción Piloto-Avión: Ejecución Maniobra</w:t>
        </w:r>
      </w:ins>
      <w:bookmarkEnd w:id="3208"/>
    </w:p>
    <w:p w14:paraId="03AA1996" w14:textId="77777777" w:rsidR="000F0CC0" w:rsidRDefault="000F0CC0">
      <w:pPr>
        <w:jc w:val="both"/>
        <w:rPr>
          <w:ins w:id="3213" w:author="Orion" w:date="2011-06-20T17:52:00Z"/>
          <w:rFonts w:cs="Times New Roman"/>
        </w:rPr>
        <w:pPrChange w:id="3214" w:author="Orion" w:date="2011-05-10T23:28:00Z">
          <w:pPr/>
        </w:pPrChange>
      </w:pPr>
    </w:p>
    <w:p w14:paraId="43AA344B" w14:textId="130EC302" w:rsidR="00FA3A60" w:rsidRPr="00FA3A60" w:rsidRDefault="00426907">
      <w:pPr>
        <w:jc w:val="both"/>
        <w:rPr>
          <w:ins w:id="3215" w:author="Orion" w:date="2011-06-20T18:44:00Z"/>
          <w:rFonts w:cs="Times New Roman"/>
          <w:i/>
          <w:rPrChange w:id="3216" w:author="Orion" w:date="2011-06-20T18:44:00Z">
            <w:rPr>
              <w:ins w:id="3217" w:author="Orion" w:date="2011-06-20T18:44:00Z"/>
              <w:rFonts w:cs="Times New Roman"/>
              <w:i w:val="0"/>
            </w:rPr>
          </w:rPrChange>
        </w:rPr>
        <w:pPrChange w:id="3218" w:author="Orion" w:date="2011-06-20T18:44:00Z">
          <w:pPr>
            <w:pStyle w:val="Caption"/>
            <w:jc w:val="both"/>
          </w:pPr>
        </w:pPrChange>
      </w:pPr>
      <w:ins w:id="3219" w:author="Orion" w:date="2011-06-20T18:01:00Z">
        <w:r>
          <w:rPr>
            <w:rFonts w:cs="Times New Roman"/>
          </w:rPr>
          <w:t xml:space="preserve">En caso de que se haya completado el tramo </w:t>
        </w:r>
      </w:ins>
      <w:ins w:id="3220" w:author="Orion" w:date="2011-06-20T18:02:00Z">
        <w:r>
          <w:rPr>
            <w:rFonts w:cs="Times New Roman"/>
          </w:rPr>
          <w:t>sobre</w:t>
        </w:r>
      </w:ins>
      <w:ins w:id="3221" w:author="Orion" w:date="2011-06-20T18:01:00Z">
        <w:r>
          <w:rPr>
            <w:rFonts w:cs="Times New Roman"/>
          </w:rPr>
          <w:t xml:space="preserve"> </w:t>
        </w:r>
      </w:ins>
      <w:ins w:id="3222" w:author="Orion" w:date="2011-06-20T18:02:00Z">
        <w:r>
          <w:rPr>
            <w:rFonts w:cs="Times New Roman"/>
          </w:rPr>
          <w:t xml:space="preserve">el que se está volando, </w:t>
        </w:r>
      </w:ins>
      <w:ins w:id="3223"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24" w:author="Orion" w:date="2011-06-20T18:08:00Z">
        <w:r w:rsidR="00241E95">
          <w:rPr>
            <w:rFonts w:cs="Times New Roman"/>
          </w:rPr>
          <w:t>,</w:t>
        </w:r>
      </w:ins>
      <w:ins w:id="3225" w:author="Orion" w:date="2011-06-20T18:07:00Z">
        <w:r>
          <w:rPr>
            <w:rFonts w:cs="Times New Roman"/>
          </w:rPr>
          <w:t xml:space="preserve"> que se inició cuando se ejecut</w:t>
        </w:r>
      </w:ins>
      <w:ins w:id="3226" w:author="Orion" w:date="2011-06-20T18:08:00Z">
        <w:r>
          <w:rPr>
            <w:rFonts w:cs="Times New Roman"/>
          </w:rPr>
          <w:t xml:space="preserve">ó </w:t>
        </w:r>
      </w:ins>
      <w:ins w:id="3227"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28" w:author="Orion" w:date="2011-06-20T18:03:00Z">
        <w:r>
          <w:rPr>
            <w:rFonts w:cs="Times New Roman"/>
          </w:rPr>
          <w:t>Completed</w:t>
        </w:r>
        <w:proofErr w:type="spellEnd"/>
        <w:r>
          <w:rPr>
            <w:rFonts w:cs="Times New Roman"/>
          </w:rPr>
          <w:t>”</w:t>
        </w:r>
      </w:ins>
      <w:ins w:id="3229" w:author="Orion" w:date="2011-06-20T18:08:00Z">
        <w:r>
          <w:rPr>
            <w:rFonts w:cs="Times New Roman"/>
          </w:rPr>
          <w:t xml:space="preserve"> la primera vez</w:t>
        </w:r>
      </w:ins>
      <w:ins w:id="3230" w:author="Orion" w:date="2011-06-20T18:17:00Z">
        <w:r w:rsidR="00241E95">
          <w:rPr>
            <w:rFonts w:cs="Times New Roman"/>
          </w:rPr>
          <w:t xml:space="preserve"> (</w:t>
        </w:r>
      </w:ins>
      <w:ins w:id="3231"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32" w:author="Orion" w:date="2011-06-20T18:29:00Z">
        <w:r w:rsidR="001D27C3">
          <w:t xml:space="preserve">Figura </w:t>
        </w:r>
        <w:r w:rsidR="001D27C3">
          <w:rPr>
            <w:noProof/>
          </w:rPr>
          <w:t>15</w:t>
        </w:r>
        <w:r w:rsidR="001D27C3">
          <w:rPr>
            <w:rFonts w:cs="Times New Roman"/>
          </w:rPr>
          <w:fldChar w:fldCharType="end"/>
        </w:r>
      </w:ins>
      <w:ins w:id="3233" w:author="Orion" w:date="2011-06-20T18:17:00Z">
        <w:r w:rsidR="00241E95">
          <w:rPr>
            <w:rFonts w:cs="Times New Roman"/>
          </w:rPr>
          <w:t>)</w:t>
        </w:r>
      </w:ins>
      <w:ins w:id="3234" w:author="Orion" w:date="2011-06-20T18:08:00Z">
        <w:r w:rsidR="00241E95">
          <w:rPr>
            <w:rFonts w:cs="Times New Roman"/>
          </w:rPr>
          <w:t>,</w:t>
        </w:r>
      </w:ins>
      <w:ins w:id="3235" w:author="Orion" w:date="2011-06-20T18:06:00Z">
        <w:r>
          <w:rPr>
            <w:rFonts w:cs="Times New Roman"/>
          </w:rPr>
          <w:t xml:space="preserve"> </w:t>
        </w:r>
      </w:ins>
      <w:ins w:id="3236" w:author="Orion" w:date="2011-06-20T18:05:00Z">
        <w:r>
          <w:rPr>
            <w:rFonts w:cs="Times New Roman"/>
          </w:rPr>
          <w:t>lanzará</w:t>
        </w:r>
      </w:ins>
      <w:ins w:id="3237"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38" w:author="Orion" w:date="2011-06-20T18:10:00Z">
        <w:r w:rsidR="00241E95">
          <w:rPr>
            <w:rFonts w:cs="Times New Roman"/>
          </w:rPr>
          <w:t>.</w:t>
        </w:r>
      </w:ins>
      <w:ins w:id="3239" w:author="Orion" w:date="2011-06-20T18:20:00Z">
        <w:r w:rsidR="000B2D34">
          <w:rPr>
            <w:rFonts w:cs="Times New Roman"/>
          </w:rPr>
          <w:t xml:space="preserve"> Haciendo uso de este evento</w:t>
        </w:r>
      </w:ins>
      <w:ins w:id="3240" w:author="Orion" w:date="2011-06-20T18:21:00Z">
        <w:r w:rsidR="000B2D34">
          <w:rPr>
            <w:rFonts w:cs="Times New Roman"/>
          </w:rPr>
          <w:t>,</w:t>
        </w:r>
      </w:ins>
      <w:ins w:id="3241" w:author="Orion" w:date="2011-06-20T18:20:00Z">
        <w:r w:rsidR="000B2D34">
          <w:rPr>
            <w:rFonts w:cs="Times New Roman"/>
          </w:rPr>
          <w:t xml:space="preserve"> del tramo que se acaba de finalizar</w:t>
        </w:r>
      </w:ins>
      <w:ins w:id="3242" w:author="Orion" w:date="2011-06-20T18:21:00Z">
        <w:r w:rsidR="000B2D34">
          <w:rPr>
            <w:rFonts w:cs="Times New Roman"/>
          </w:rPr>
          <w:t xml:space="preserve"> y del estado mental del piloto</w:t>
        </w:r>
      </w:ins>
      <w:ins w:id="3243" w:author="Orion" w:date="2011-06-20T18:20:00Z">
        <w:r w:rsidR="000B2D34">
          <w:rPr>
            <w:rFonts w:cs="Times New Roman"/>
          </w:rPr>
          <w:t xml:space="preserve"> se proceder</w:t>
        </w:r>
      </w:ins>
      <w:ins w:id="3244"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45"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46" w:author="Orion" w:date="2011-06-20T18:30:00Z">
        <w:r w:rsidR="001D27C3">
          <w:t xml:space="preserve">Figura </w:t>
        </w:r>
        <w:r w:rsidR="001D27C3">
          <w:rPr>
            <w:noProof/>
          </w:rPr>
          <w:t>16</w:t>
        </w:r>
        <w:r w:rsidR="001D27C3">
          <w:rPr>
            <w:rFonts w:cs="Times New Roman"/>
          </w:rPr>
          <w:fldChar w:fldCharType="end"/>
        </w:r>
      </w:ins>
      <w:ins w:id="3247" w:author="Orion" w:date="2011-06-20T18:21:00Z">
        <w:r w:rsidR="000B2D34">
          <w:rPr>
            <w:rFonts w:cs="Times New Roman"/>
          </w:rPr>
          <w:t>). Esta tarea tendrá la finalidad</w:t>
        </w:r>
      </w:ins>
      <w:ins w:id="3248" w:author="Orion" w:date="2011-06-20T18:22:00Z">
        <w:r w:rsidR="000B2D34">
          <w:rPr>
            <w:rFonts w:cs="Times New Roman"/>
          </w:rPr>
          <w:t xml:space="preserve"> de confirmar que el tramo se ha finalizado y generar un determinado hecho dependiendo de las condiciones en que se ha acabado dicho tramo.</w:t>
        </w:r>
      </w:ins>
      <w:ins w:id="3249" w:author="Orion" w:date="2011-06-20T18:23:00Z">
        <w:r w:rsidR="000B2D34">
          <w:rPr>
            <w:rFonts w:cs="Times New Roman"/>
          </w:rPr>
          <w:t xml:space="preserve"> Así por e</w:t>
        </w:r>
      </w:ins>
      <w:ins w:id="3250" w:author="Orion" w:date="2011-06-20T18:24:00Z">
        <w:r w:rsidR="000B2D34">
          <w:rPr>
            <w:rFonts w:cs="Times New Roman"/>
          </w:rPr>
          <w:t>j</w:t>
        </w:r>
      </w:ins>
      <w:ins w:id="3251" w:author="Orion" w:date="2011-06-20T18:23:00Z">
        <w:r w:rsidR="000B2D34">
          <w:rPr>
            <w:rFonts w:cs="Times New Roman"/>
          </w:rPr>
          <w:t>emp</w:t>
        </w:r>
      </w:ins>
      <w:ins w:id="3252" w:author="Orion" w:date="2011-06-20T18:24:00Z">
        <w:r w:rsidR="000B2D34">
          <w:rPr>
            <w:rFonts w:cs="Times New Roman"/>
          </w:rPr>
          <w:t>l</w:t>
        </w:r>
      </w:ins>
      <w:ins w:id="3253" w:author="Orion" w:date="2011-06-20T18:23:00Z">
        <w:r w:rsidR="000B2D34">
          <w:rPr>
            <w:rFonts w:cs="Times New Roman"/>
          </w:rPr>
          <w:t xml:space="preserve">o, si el tramo </w:t>
        </w:r>
      </w:ins>
      <w:ins w:id="3254" w:author="Orion" w:date="2011-06-20T18:25:00Z">
        <w:r w:rsidR="001D27C3">
          <w:rPr>
            <w:rFonts w:cs="Times New Roman"/>
          </w:rPr>
          <w:t>fue</w:t>
        </w:r>
      </w:ins>
      <w:ins w:id="3255" w:author="Orion" w:date="2011-06-20T18:23:00Z">
        <w:r w:rsidR="000B2D34">
          <w:rPr>
            <w:rFonts w:cs="Times New Roman"/>
          </w:rPr>
          <w:t xml:space="preserve"> generado como </w:t>
        </w:r>
      </w:ins>
      <w:ins w:id="3256" w:author="Orion" w:date="2011-06-20T18:25:00Z">
        <w:r w:rsidR="001D27C3">
          <w:rPr>
            <w:rFonts w:cs="Times New Roman"/>
          </w:rPr>
          <w:t>resultado de un conflicto entre aviones, o lo que es lo mismo a partir de una orden de un controlador</w:t>
        </w:r>
      </w:ins>
      <w:ins w:id="3257" w:author="Orion" w:date="2011-06-20T18:32:00Z">
        <w:r w:rsidR="00C92613">
          <w:rPr>
            <w:rFonts w:cs="Times New Roman"/>
          </w:rPr>
          <w:t>, posteriormente se comentará como se generan estos tipos de tramos</w:t>
        </w:r>
      </w:ins>
      <w:ins w:id="3258" w:author="Orion" w:date="2011-06-20T18:25:00Z">
        <w:r w:rsidR="001D27C3">
          <w:rPr>
            <w:rFonts w:cs="Times New Roman"/>
          </w:rPr>
          <w:t>,</w:t>
        </w:r>
      </w:ins>
      <w:ins w:id="3259" w:author="Orion" w:date="2011-06-20T18:26:00Z">
        <w:r w:rsidR="001D27C3">
          <w:rPr>
            <w:rFonts w:cs="Times New Roman"/>
          </w:rPr>
          <w:t xml:space="preserve"> la tarea generará el hecho “</w:t>
        </w:r>
      </w:ins>
      <w:proofErr w:type="spellStart"/>
      <w:ins w:id="3260" w:author="Orion" w:date="2011-07-05T20:22:00Z">
        <w:r w:rsidR="00295A33">
          <w:rPr>
            <w:rFonts w:cs="Times New Roman"/>
          </w:rPr>
          <w:t>GoNextLeg</w:t>
        </w:r>
        <w:r w:rsidR="00295A33">
          <w:rPr>
            <w:rFonts w:cs="Times New Roman"/>
          </w:rPr>
          <w:t>WithConflict</w:t>
        </w:r>
      </w:ins>
      <w:proofErr w:type="spellEnd"/>
      <w:ins w:id="3261" w:author="Orion" w:date="2011-06-20T18:26:00Z">
        <w:r w:rsidR="001D27C3">
          <w:rPr>
            <w:rFonts w:cs="Times New Roman"/>
          </w:rPr>
          <w:t xml:space="preserve">” </w:t>
        </w:r>
      </w:ins>
      <w:ins w:id="3262" w:author="Orion" w:date="2011-07-05T20:22:00Z">
        <w:r w:rsidR="00C53117">
          <w:rPr>
            <w:rFonts w:cs="Times New Roman"/>
          </w:rPr>
          <w:t xml:space="preserve">que contendrá dentro el tramo en cuestión </w:t>
        </w:r>
      </w:ins>
      <w:ins w:id="3263" w:author="Orion" w:date="2011-07-05T20:23:00Z">
        <w:r w:rsidR="00C53117">
          <w:rPr>
            <w:rFonts w:cs="Times New Roman"/>
          </w:rPr>
          <w:t xml:space="preserve"> para saber las condiciones de vuelo en las que se estaba volando durante el conflicto y así</w:t>
        </w:r>
      </w:ins>
      <w:ins w:id="3264" w:author="Orion" w:date="2011-07-05T20:24:00Z">
        <w:r w:rsidR="00C53117">
          <w:rPr>
            <w:rFonts w:cs="Times New Roman"/>
          </w:rPr>
          <w:t xml:space="preserve"> poder</w:t>
        </w:r>
      </w:ins>
      <w:ins w:id="3265" w:author="Orion" w:date="2011-07-05T20:23:00Z">
        <w:r w:rsidR="00C53117">
          <w:rPr>
            <w:rFonts w:cs="Times New Roman"/>
          </w:rPr>
          <w:t xml:space="preserve"> construir el siguiente tramo a partir de estar condicione</w:t>
        </w:r>
      </w:ins>
      <w:ins w:id="3266" w:author="Orion" w:date="2011-07-05T20:24:00Z">
        <w:r w:rsidR="00C53117">
          <w:rPr>
            <w:rFonts w:cs="Times New Roman"/>
          </w:rPr>
          <w:t>s</w:t>
        </w:r>
      </w:ins>
      <w:ins w:id="3267" w:author="Orion" w:date="2011-06-20T18:33:00Z">
        <w:r w:rsidR="0077135C">
          <w:rPr>
            <w:rFonts w:cs="Times New Roman"/>
          </w:rPr>
          <w:t>.</w:t>
        </w:r>
        <w:r w:rsidR="00D76017">
          <w:rPr>
            <w:rFonts w:cs="Times New Roman"/>
          </w:rPr>
          <w:t xml:space="preserve"> </w:t>
        </w:r>
      </w:ins>
      <w:ins w:id="3268" w:author="Orion" w:date="2011-06-20T18:39:00Z">
        <w:r w:rsidR="00FA3A60">
          <w:rPr>
            <w:rFonts w:cs="Times New Roman"/>
          </w:rPr>
          <w:t xml:space="preserve">Por otro lado, </w:t>
        </w:r>
      </w:ins>
      <w:ins w:id="3269" w:author="Orion" w:date="2011-06-20T18:43:00Z">
        <w:r w:rsidR="00FA3A60">
          <w:rPr>
            <w:rFonts w:cs="Times New Roman"/>
          </w:rPr>
          <w:t xml:space="preserve">y como se comentó anteriormente, </w:t>
        </w:r>
      </w:ins>
      <w:ins w:id="3270" w:author="Orion" w:date="2011-06-20T18:39:00Z">
        <w:r w:rsidR="00FA3A60">
          <w:rPr>
            <w:rFonts w:cs="Times New Roman"/>
          </w:rPr>
          <w:t xml:space="preserve">si </w:t>
        </w:r>
      </w:ins>
      <w:ins w:id="3271" w:author="Orion" w:date="2011-06-20T18:40:00Z">
        <w:r w:rsidR="00FA3A60">
          <w:rPr>
            <w:rFonts w:cs="Times New Roman"/>
          </w:rPr>
          <w:t xml:space="preserve">se trata de un tramo </w:t>
        </w:r>
      </w:ins>
      <w:ins w:id="3272" w:author="Orion" w:date="2011-06-20T18:42:00Z">
        <w:r w:rsidR="00FA3A60">
          <w:rPr>
            <w:rFonts w:cs="Times New Roman"/>
          </w:rPr>
          <w:t>descompuesto del plan de vuelo entonces pueden ocurri</w:t>
        </w:r>
      </w:ins>
      <w:ins w:id="3273" w:author="Orion" w:date="2011-06-20T18:43:00Z">
        <w:r w:rsidR="00FA3A60">
          <w:rPr>
            <w:rFonts w:cs="Times New Roman"/>
          </w:rPr>
          <w:t xml:space="preserve">r </w:t>
        </w:r>
      </w:ins>
      <w:ins w:id="3274" w:author="Orion" w:date="2011-06-20T18:44:00Z">
        <w:r w:rsidR="00FA3A60">
          <w:rPr>
            <w:rFonts w:cs="Times New Roman"/>
          </w:rPr>
          <w:t>dos</w:t>
        </w:r>
      </w:ins>
      <w:ins w:id="3275"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76" w:author="Orion" w:date="2011-06-20T18:44:00Z"/>
          <w:rFonts w:cs="Times New Roman"/>
          <w:i w:val="0"/>
        </w:rPr>
      </w:pPr>
      <w:ins w:id="3277" w:author="Orion" w:date="2011-06-20T18:44:00Z">
        <w:r>
          <w:rPr>
            <w:rFonts w:cs="Times New Roman"/>
            <w:i w:val="0"/>
          </w:rPr>
          <w:t>El tramo que se completó es el último del plan de vuelo, por lo que se satisface el objetivo de plan de vuelo completado y se procederá genera</w:t>
        </w:r>
      </w:ins>
      <w:ins w:id="3278" w:author="Orion" w:date="2011-06-20T18:45:00Z">
        <w:r>
          <w:rPr>
            <w:rFonts w:cs="Times New Roman"/>
            <w:i w:val="0"/>
          </w:rPr>
          <w:t>r</w:t>
        </w:r>
      </w:ins>
      <w:ins w:id="3279"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80" w:author="Orion" w:date="2011-06-20T18:45:00Z">
        <w:r>
          <w:rPr>
            <w:rFonts w:cs="Times New Roman"/>
            <w:i w:val="0"/>
          </w:rPr>
          <w:t>ón</w:t>
        </w:r>
      </w:ins>
      <w:ins w:id="3281"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82" w:author="Orion" w:date="2011-06-20T18:44:00Z"/>
          <w:rFonts w:cs="Times New Roman"/>
          <w:i w:val="0"/>
        </w:rPr>
      </w:pPr>
      <w:ins w:id="3283" w:author="Orion" w:date="2011-06-20T18:44:00Z">
        <w:r>
          <w:rPr>
            <w:rFonts w:cs="Times New Roman"/>
            <w:i w:val="0"/>
          </w:rPr>
          <w:t xml:space="preserve">En caso contrario, se </w:t>
        </w:r>
      </w:ins>
      <w:ins w:id="3284"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85" w:author="Orion" w:date="2011-06-20T18:46:00Z">
        <w:r>
          <w:rPr>
            <w:rFonts w:cs="Times New Roman"/>
            <w:i w:val="0"/>
          </w:rPr>
          <w:t>obtenga</w:t>
        </w:r>
      </w:ins>
      <w:ins w:id="3286" w:author="Orion" w:date="2011-06-20T18:45:00Z">
        <w:r>
          <w:rPr>
            <w:rFonts w:cs="Times New Roman"/>
            <w:i w:val="0"/>
          </w:rPr>
          <w:t xml:space="preserve"> el</w:t>
        </w:r>
      </w:ins>
      <w:ins w:id="3287" w:author="Orion" w:date="2011-06-20T18:46:00Z">
        <w:r>
          <w:rPr>
            <w:rFonts w:cs="Times New Roman"/>
            <w:i w:val="0"/>
          </w:rPr>
          <w:t xml:space="preserve"> </w:t>
        </w:r>
      </w:ins>
      <w:ins w:id="3288" w:author="Orion" w:date="2011-06-20T18:44:00Z">
        <w:r>
          <w:rPr>
            <w:rFonts w:cs="Times New Roman"/>
            <w:i w:val="0"/>
          </w:rPr>
          <w:t>siguiente tramo</w:t>
        </w:r>
      </w:ins>
      <w:ins w:id="3289" w:author="Orion" w:date="2011-06-20T18:46:00Z">
        <w:r>
          <w:rPr>
            <w:rFonts w:cs="Times New Roman"/>
            <w:i w:val="0"/>
          </w:rPr>
          <w:t xml:space="preserve"> del plan de vuelo</w:t>
        </w:r>
      </w:ins>
      <w:ins w:id="3290" w:author="Orion" w:date="2011-06-20T18:44:00Z">
        <w:r>
          <w:rPr>
            <w:rFonts w:cs="Times New Roman"/>
            <w:i w:val="0"/>
          </w:rPr>
          <w:t>.</w:t>
        </w:r>
      </w:ins>
    </w:p>
    <w:p w14:paraId="590F8A4F" w14:textId="77777777" w:rsidR="00FA3A60" w:rsidRDefault="00FA3A60">
      <w:pPr>
        <w:jc w:val="both"/>
        <w:rPr>
          <w:ins w:id="3291" w:author="Orion" w:date="2011-06-20T18:17:00Z"/>
          <w:rFonts w:cs="Times New Roman"/>
        </w:rPr>
        <w:pPrChange w:id="3292" w:author="Orion" w:date="2011-05-10T23:28:00Z">
          <w:pPr/>
        </w:pPrChange>
      </w:pPr>
    </w:p>
    <w:p w14:paraId="594FDF3E" w14:textId="608F4C66" w:rsidR="00241E95" w:rsidRDefault="00241E95">
      <w:pPr>
        <w:jc w:val="both"/>
        <w:rPr>
          <w:ins w:id="3293" w:author="Orion" w:date="2011-06-20T18:17:00Z"/>
          <w:rFonts w:cs="Times New Roman"/>
        </w:rPr>
        <w:pPrChange w:id="3294" w:author="Orion" w:date="2011-05-10T23:28:00Z">
          <w:pPr/>
        </w:pPrChange>
      </w:pPr>
    </w:p>
    <w:p w14:paraId="1F41B45B" w14:textId="7472DFDC" w:rsidR="00241E95" w:rsidRDefault="009F675E">
      <w:pPr>
        <w:pStyle w:val="Caption"/>
        <w:rPr>
          <w:ins w:id="3295" w:author="Orion" w:date="2011-06-20T17:52:00Z"/>
          <w:rFonts w:cs="Times New Roman"/>
        </w:rPr>
        <w:pPrChange w:id="3296" w:author="Orion" w:date="2011-06-20T18:28:00Z">
          <w:pPr/>
        </w:pPrChange>
      </w:pPr>
      <w:bookmarkStart w:id="3297" w:name="_Ref296357868"/>
      <w:bookmarkStart w:id="3298" w:name="_Ref296357847"/>
      <w:bookmarkStart w:id="3299" w:name="_Toc297663513"/>
      <w:ins w:id="3300" w:author="Orion" w:date="2011-06-20T18:17:00Z">
        <w:r w:rsidRPr="0080539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301" w:author="Orion" w:date="2011-06-20T18:28:00Z">
        <w:r w:rsidR="001D27C3">
          <w:t xml:space="preserve">Figura </w:t>
        </w:r>
        <w:r w:rsidR="001D27C3">
          <w:fldChar w:fldCharType="begin"/>
        </w:r>
        <w:r w:rsidR="001D27C3">
          <w:instrText xml:space="preserve"> SEQ Figura \* ARABIC </w:instrText>
        </w:r>
      </w:ins>
      <w:r w:rsidR="001D27C3">
        <w:fldChar w:fldCharType="separate"/>
      </w:r>
      <w:ins w:id="3302" w:author="Orion" w:date="2011-07-05T20:36:00Z">
        <w:r w:rsidR="00F50FDD">
          <w:rPr>
            <w:noProof/>
          </w:rPr>
          <w:t>15</w:t>
        </w:r>
      </w:ins>
      <w:ins w:id="3303" w:author="Orion" w:date="2011-06-20T18:28:00Z">
        <w:r w:rsidR="001D27C3">
          <w:fldChar w:fldCharType="end"/>
        </w:r>
        <w:bookmarkEnd w:id="3297"/>
        <w:r w:rsidR="001D27C3">
          <w:t xml:space="preserve">: </w:t>
        </w:r>
      </w:ins>
      <w:ins w:id="3304" w:author="Orion" w:date="2011-06-20T18:31:00Z">
        <w:r w:rsidR="00605BD5">
          <w:t>Aplicación</w:t>
        </w:r>
      </w:ins>
      <w:ins w:id="3305" w:author="Orion" w:date="2011-06-20T18:28:00Z">
        <w:r w:rsidR="001D27C3">
          <w:t xml:space="preserve"> que Comprueba la Finalización del Tramo</w:t>
        </w:r>
      </w:ins>
      <w:bookmarkEnd w:id="3298"/>
      <w:bookmarkEnd w:id="3299"/>
    </w:p>
    <w:p w14:paraId="43CC74D6" w14:textId="1D8522AD" w:rsidR="00E47455" w:rsidRDefault="00E47455">
      <w:pPr>
        <w:jc w:val="both"/>
        <w:rPr>
          <w:ins w:id="3306" w:author="Orion" w:date="2011-07-05T19:19:00Z"/>
          <w:rFonts w:cs="Times New Roman"/>
        </w:rPr>
        <w:pPrChange w:id="3307" w:author="Orion" w:date="2011-05-10T23:28:00Z">
          <w:pPr/>
        </w:pPrChange>
      </w:pPr>
    </w:p>
    <w:p w14:paraId="08A168D4" w14:textId="4C606CDD" w:rsidR="0080539F" w:rsidRDefault="00A73410">
      <w:pPr>
        <w:jc w:val="both"/>
        <w:rPr>
          <w:ins w:id="3308" w:author="Orion" w:date="2011-06-20T17:44:00Z"/>
          <w:rFonts w:cs="Times New Roman"/>
        </w:rPr>
        <w:pPrChange w:id="3309" w:author="Orion" w:date="2011-05-10T23:28:00Z">
          <w:pPr/>
        </w:pPrChange>
      </w:pPr>
      <w:ins w:id="3310" w:author="Orion" w:date="2011-07-05T20:17:00Z">
        <w:r w:rsidRPr="006F1C76">
          <w:rPr>
            <w:rFonts w:cs="Times New Roman"/>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311" w:author="Orion" w:date="2011-06-20T18:29:00Z"/>
          <w:rFonts w:cs="Times New Roman"/>
        </w:rPr>
        <w:pPrChange w:id="3312" w:author="Orion" w:date="2011-06-20T18:29:00Z">
          <w:pPr/>
        </w:pPrChange>
      </w:pPr>
      <w:bookmarkStart w:id="3313" w:name="_Ref296357936"/>
      <w:bookmarkStart w:id="3314" w:name="_Toc297663514"/>
      <w:ins w:id="3315" w:author="Orion" w:date="2011-06-20T18:29:00Z">
        <w:r>
          <w:t xml:space="preserve">Figura </w:t>
        </w:r>
        <w:r>
          <w:fldChar w:fldCharType="begin"/>
        </w:r>
        <w:r>
          <w:instrText xml:space="preserve"> SEQ Figura \* ARABIC </w:instrText>
        </w:r>
      </w:ins>
      <w:r>
        <w:fldChar w:fldCharType="separate"/>
      </w:r>
      <w:ins w:id="3316" w:author="Orion" w:date="2011-07-05T20:36:00Z">
        <w:r w:rsidR="00F50FDD">
          <w:rPr>
            <w:noProof/>
          </w:rPr>
          <w:t>16</w:t>
        </w:r>
      </w:ins>
      <w:ins w:id="3317" w:author="Orion" w:date="2011-06-20T18:29:00Z">
        <w:r>
          <w:fldChar w:fldCharType="end"/>
        </w:r>
        <w:bookmarkEnd w:id="3313"/>
        <w:r>
          <w:t>:</w:t>
        </w:r>
      </w:ins>
      <w:ins w:id="3318" w:author="Orion" w:date="2011-06-20T18:30:00Z">
        <w:r>
          <w:t xml:space="preserve"> </w:t>
        </w:r>
      </w:ins>
      <w:ins w:id="3319" w:author="Orion" w:date="2011-06-20T18:29:00Z">
        <w:r>
          <w:t>Diagrama para  Ir al Siguiente Tramo</w:t>
        </w:r>
        <w:bookmarkEnd w:id="3314"/>
      </w:ins>
    </w:p>
    <w:p w14:paraId="3AEC9170" w14:textId="77777777" w:rsidR="00F50FDD" w:rsidRDefault="00F50FDD" w:rsidP="00D96E41">
      <w:pPr>
        <w:jc w:val="both"/>
        <w:rPr>
          <w:ins w:id="3320" w:author="Orion" w:date="2011-06-22T19:04:00Z"/>
          <w:rFonts w:cs="Times New Roman"/>
        </w:rPr>
      </w:pPr>
    </w:p>
    <w:p w14:paraId="4295E922" w14:textId="304444EA" w:rsidR="00B37CFC" w:rsidRPr="009447DD" w:rsidRDefault="00D96E41">
      <w:pPr>
        <w:pStyle w:val="Subtitle"/>
        <w:rPr>
          <w:ins w:id="3321" w:author="Orion" w:date="2011-06-03T13:47:00Z"/>
        </w:rPr>
        <w:pPrChange w:id="3322" w:author="Orion" w:date="2011-07-04T11:55:00Z">
          <w:pPr/>
        </w:pPrChange>
      </w:pPr>
      <w:ins w:id="3323" w:author="Orion" w:date="2011-06-22T19:03:00Z">
        <w:r>
          <w:t>Gesti</w:t>
        </w:r>
      </w:ins>
      <w:ins w:id="3324" w:author="Orion" w:date="2011-06-22T19:05:00Z">
        <w:r>
          <w:t>ó</w:t>
        </w:r>
      </w:ins>
      <w:ins w:id="3325" w:author="Orion" w:date="2011-06-22T19:03:00Z">
        <w:r>
          <w:t>n de conflictos</w:t>
        </w:r>
      </w:ins>
    </w:p>
    <w:p w14:paraId="0C1D98EB" w14:textId="1D3654D8" w:rsidR="002C72A1" w:rsidRDefault="00B22AA3">
      <w:pPr>
        <w:jc w:val="both"/>
        <w:rPr>
          <w:ins w:id="3326" w:author="Orion" w:date="2011-06-02T18:19:00Z"/>
          <w:rFonts w:cs="Times New Roman"/>
        </w:rPr>
        <w:pPrChange w:id="3327" w:author="Orion" w:date="2011-05-10T23:28:00Z">
          <w:pPr/>
        </w:pPrChange>
      </w:pPr>
      <w:ins w:id="3328" w:author="Orion" w:date="2011-06-22T19:05:00Z">
        <w:r>
          <w:rPr>
            <w:rFonts w:cs="Times New Roman"/>
          </w:rPr>
          <w:t>A continuación se pasar</w:t>
        </w:r>
      </w:ins>
      <w:ins w:id="3329" w:author="Orion" w:date="2011-06-22T19:06:00Z">
        <w:r w:rsidR="002A4FEC">
          <w:rPr>
            <w:rFonts w:cs="Times New Roman"/>
          </w:rPr>
          <w:t>á</w:t>
        </w:r>
      </w:ins>
      <w:ins w:id="3330" w:author="Orion" w:date="2011-06-22T19:05:00Z">
        <w:r>
          <w:rPr>
            <w:rFonts w:cs="Times New Roman"/>
          </w:rPr>
          <w:t xml:space="preserve"> a hablar de</w:t>
        </w:r>
      </w:ins>
      <w:ins w:id="3331" w:author="Orion" w:date="2011-05-27T19:00:00Z">
        <w:r w:rsidR="00F02BDA">
          <w:rPr>
            <w:rFonts w:cs="Times New Roman"/>
          </w:rPr>
          <w:t xml:space="preserve"> la actividad de tareas que se ejecutan cuando se lleva a</w:t>
        </w:r>
      </w:ins>
      <w:ins w:id="3332" w:author="Orion" w:date="2011-05-27T19:01:00Z">
        <w:r w:rsidR="00F02BDA">
          <w:rPr>
            <w:rFonts w:cs="Times New Roman"/>
          </w:rPr>
          <w:t xml:space="preserve"> </w:t>
        </w:r>
      </w:ins>
      <w:ins w:id="3333" w:author="Orion" w:date="2011-05-27T19:00:00Z">
        <w:r w:rsidR="00F02BDA">
          <w:rPr>
            <w:rFonts w:cs="Times New Roman"/>
          </w:rPr>
          <w:t>cabo una</w:t>
        </w:r>
      </w:ins>
      <w:ins w:id="3334" w:author="Orion" w:date="2011-05-27T19:01:00Z">
        <w:r w:rsidR="00F02BDA">
          <w:rPr>
            <w:rFonts w:cs="Times New Roman"/>
          </w:rPr>
          <w:t xml:space="preserve"> </w:t>
        </w:r>
      </w:ins>
      <w:ins w:id="3335" w:author="Orion" w:date="2011-05-27T19:00:00Z">
        <w:r w:rsidR="00F02BDA">
          <w:rPr>
            <w:rFonts w:cs="Times New Roman"/>
          </w:rPr>
          <w:t>detecci</w:t>
        </w:r>
      </w:ins>
      <w:ins w:id="3336" w:author="Orion" w:date="2011-05-27T19:01:00Z">
        <w:r w:rsidR="00F02BDA">
          <w:rPr>
            <w:rFonts w:cs="Times New Roman"/>
          </w:rPr>
          <w:t>ón</w:t>
        </w:r>
      </w:ins>
      <w:ins w:id="3337" w:author="Orion" w:date="2011-05-28T18:58:00Z">
        <w:r w:rsidR="00F14632">
          <w:rPr>
            <w:rFonts w:cs="Times New Roman"/>
          </w:rPr>
          <w:t xml:space="preserve"> de posible conflicto</w:t>
        </w:r>
      </w:ins>
      <w:ins w:id="3338"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39" w:author="Orion" w:date="2011-05-27T19:04:00Z">
        <w:r w:rsidR="00D313E7">
          <w:rPr>
            <w:rFonts w:cs="Times New Roman"/>
          </w:rPr>
          <w:t xml:space="preserve"> </w:t>
        </w:r>
      </w:ins>
      <w:ins w:id="3340" w:author="Orion" w:date="2011-05-28T18:58:00Z">
        <w:r w:rsidR="00F14632">
          <w:rPr>
            <w:rFonts w:cs="Times New Roman"/>
          </w:rPr>
          <w:t xml:space="preserve">Como muestra la </w:t>
        </w:r>
      </w:ins>
      <w:ins w:id="3341" w:author="Orion" w:date="2011-06-22T19:06:00Z">
        <w:r>
          <w:rPr>
            <w:rFonts w:cs="Times New Roman"/>
          </w:rPr>
          <w:fldChar w:fldCharType="begin"/>
        </w:r>
        <w:r>
          <w:rPr>
            <w:rFonts w:cs="Times New Roman"/>
          </w:rPr>
          <w:instrText xml:space="preserve"> REF _Ref294392293 \h </w:instrText>
        </w:r>
      </w:ins>
      <w:r>
        <w:rPr>
          <w:rFonts w:cs="Times New Roman"/>
        </w:rPr>
      </w:r>
      <w:ins w:id="3342" w:author="Orion" w:date="2011-06-22T19:06:00Z">
        <w:r>
          <w:rPr>
            <w:rFonts w:cs="Times New Roman"/>
          </w:rPr>
          <w:fldChar w:fldCharType="separate"/>
        </w:r>
        <w:r>
          <w:t xml:space="preserve">Figura </w:t>
        </w:r>
        <w:r>
          <w:rPr>
            <w:noProof/>
          </w:rPr>
          <w:t>17</w:t>
        </w:r>
        <w:r>
          <w:rPr>
            <w:rFonts w:cs="Times New Roman"/>
          </w:rPr>
          <w:fldChar w:fldCharType="end"/>
        </w:r>
      </w:ins>
      <w:ins w:id="3343" w:author="Orion" w:date="2011-05-28T18:58:00Z">
        <w:r w:rsidR="00F14632">
          <w:rPr>
            <w:rFonts w:cs="Times New Roman"/>
          </w:rPr>
          <w:t>, e</w:t>
        </w:r>
      </w:ins>
      <w:ins w:id="3344" w:author="Orion" w:date="2011-05-27T19:04:00Z">
        <w:r w:rsidR="00D313E7">
          <w:rPr>
            <w:rFonts w:cs="Times New Roman"/>
          </w:rPr>
          <w:t>n primer lugar los controladores</w:t>
        </w:r>
      </w:ins>
      <w:ins w:id="3345" w:author="Orion" w:date="2011-05-27T19:05:00Z">
        <w:r w:rsidR="00D313E7">
          <w:rPr>
            <w:rFonts w:cs="Times New Roman"/>
          </w:rPr>
          <w:t xml:space="preserve"> aéreos encenderán los monitores que monitorizan los aviones y sus posiciones en cada momento</w:t>
        </w:r>
      </w:ins>
      <w:ins w:id="3346" w:author="Orion" w:date="2011-05-28T19:36:00Z">
        <w:r w:rsidR="001F2F2D">
          <w:rPr>
            <w:rFonts w:cs="Times New Roman"/>
          </w:rPr>
          <w:t>, lo cu</w:t>
        </w:r>
        <w:r w:rsidR="007D4BE4">
          <w:rPr>
            <w:rFonts w:cs="Times New Roman"/>
          </w:rPr>
          <w:t>al en nuestro sistema se tradu</w:t>
        </w:r>
      </w:ins>
      <w:ins w:id="3347" w:author="Orion" w:date="2011-05-29T00:17:00Z">
        <w:r w:rsidR="007D4BE4">
          <w:rPr>
            <w:rFonts w:cs="Times New Roman"/>
          </w:rPr>
          <w:t>cirá</w:t>
        </w:r>
      </w:ins>
      <w:ins w:id="3348" w:author="Orion" w:date="2011-05-28T19:36:00Z">
        <w:r w:rsidR="001F2F2D">
          <w:rPr>
            <w:rFonts w:cs="Times New Roman"/>
          </w:rPr>
          <w:t xml:space="preserve"> </w:t>
        </w:r>
      </w:ins>
      <w:ins w:id="3349" w:author="Orion" w:date="2011-05-29T00:17:00Z">
        <w:r w:rsidR="007D4BE4">
          <w:rPr>
            <w:rFonts w:cs="Times New Roman"/>
          </w:rPr>
          <w:t>en</w:t>
        </w:r>
      </w:ins>
      <w:ins w:id="3350" w:author="Orion" w:date="2011-05-28T19:36:00Z">
        <w:r w:rsidR="001F2F2D">
          <w:rPr>
            <w:rFonts w:cs="Times New Roman"/>
          </w:rPr>
          <w:t xml:space="preserve"> iniciar la aplicaci</w:t>
        </w:r>
      </w:ins>
      <w:ins w:id="3351" w:author="Orion" w:date="2011-05-28T19:37:00Z">
        <w:r w:rsidR="001F2F2D">
          <w:rPr>
            <w:rFonts w:cs="Times New Roman"/>
          </w:rPr>
          <w:t>ón que detecta</w:t>
        </w:r>
      </w:ins>
      <w:ins w:id="3352" w:author="Orion" w:date="2011-06-02T18:48:00Z">
        <w:r w:rsidR="00C95C87">
          <w:rPr>
            <w:rFonts w:cs="Times New Roman"/>
          </w:rPr>
          <w:t>rá</w:t>
        </w:r>
      </w:ins>
      <w:ins w:id="3353" w:author="Orion" w:date="2011-05-28T19:37:00Z">
        <w:r w:rsidR="001F2F2D">
          <w:rPr>
            <w:rFonts w:cs="Times New Roman"/>
          </w:rPr>
          <w:t xml:space="preserve"> estos posibles conflictos </w:t>
        </w:r>
      </w:ins>
      <w:ins w:id="3354"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55" w:author="Orion" w:date="2011-05-27T19:05:00Z">
        <w:r w:rsidR="00D313E7">
          <w:rPr>
            <w:rFonts w:cs="Times New Roman"/>
          </w:rPr>
          <w:t>.</w:t>
        </w:r>
      </w:ins>
      <w:ins w:id="3356" w:author="Orion" w:date="2011-05-27T19:06:00Z">
        <w:r w:rsidR="00D313E7">
          <w:rPr>
            <w:rFonts w:cs="Times New Roman"/>
          </w:rPr>
          <w:t xml:space="preserve"> Cuando </w:t>
        </w:r>
      </w:ins>
      <w:ins w:id="3357" w:author="Orion" w:date="2011-05-28T19:53:00Z">
        <w:r w:rsidR="007D4BE4">
          <w:rPr>
            <w:rFonts w:cs="Times New Roman"/>
          </w:rPr>
          <w:t>la aplicación detect</w:t>
        </w:r>
      </w:ins>
      <w:ins w:id="3358" w:author="Orion" w:date="2011-05-29T00:16:00Z">
        <w:r w:rsidR="007D4BE4">
          <w:rPr>
            <w:rFonts w:cs="Times New Roman"/>
          </w:rPr>
          <w:t>e</w:t>
        </w:r>
      </w:ins>
      <w:ins w:id="3359" w:author="Orion" w:date="2011-05-28T19:53:00Z">
        <w:r w:rsidR="002C72A1">
          <w:rPr>
            <w:rFonts w:cs="Times New Roman"/>
          </w:rPr>
          <w:t xml:space="preserve"> una posible colisi</w:t>
        </w:r>
      </w:ins>
      <w:ins w:id="3360" w:author="Orion" w:date="2011-05-28T19:54:00Z">
        <w:r w:rsidR="002C72A1">
          <w:rPr>
            <w:rFonts w:cs="Times New Roman"/>
          </w:rPr>
          <w:t>ón le informa</w:t>
        </w:r>
      </w:ins>
      <w:ins w:id="3361" w:author="Orion" w:date="2011-05-29T00:16:00Z">
        <w:r w:rsidR="007D4BE4">
          <w:rPr>
            <w:rFonts w:cs="Times New Roman"/>
          </w:rPr>
          <w:t>rá</w:t>
        </w:r>
      </w:ins>
      <w:ins w:id="3362" w:author="Orion" w:date="2011-05-28T19:54:00Z">
        <w:r w:rsidR="002C72A1">
          <w:rPr>
            <w:rFonts w:cs="Times New Roman"/>
          </w:rPr>
          <w:t xml:space="preserve"> al controlador</w:t>
        </w:r>
      </w:ins>
      <w:ins w:id="3363" w:author="Orion" w:date="2011-05-29T00:17:00Z">
        <w:r w:rsidR="005E2F13">
          <w:rPr>
            <w:rFonts w:cs="Times New Roman"/>
          </w:rPr>
          <w:t xml:space="preserve">. </w:t>
        </w:r>
      </w:ins>
      <w:ins w:id="3364" w:author="Orion" w:date="2011-06-02T18:48:00Z">
        <w:r w:rsidR="00C95C87">
          <w:rPr>
            <w:rFonts w:cs="Times New Roman"/>
          </w:rPr>
          <w:t xml:space="preserve">Dichos conflictos serán detectados cuando no se cumpla la separación mínima entre aviones que se describió anteriormente en los requisitos. </w:t>
        </w:r>
      </w:ins>
      <w:ins w:id="3365" w:author="Orion" w:date="2011-06-02T18:47:00Z">
        <w:r w:rsidR="005E2F13">
          <w:rPr>
            <w:rFonts w:cs="Times New Roman"/>
          </w:rPr>
          <w:t xml:space="preserve">Seguidamente el </w:t>
        </w:r>
      </w:ins>
      <w:ins w:id="3366" w:author="Orion" w:date="2011-06-02T18:48:00Z">
        <w:r w:rsidR="00C95C87">
          <w:rPr>
            <w:rFonts w:cs="Times New Roman"/>
          </w:rPr>
          <w:t>controlador</w:t>
        </w:r>
      </w:ins>
      <w:ins w:id="3367" w:author="Orion" w:date="2011-06-02T18:46:00Z">
        <w:r w:rsidR="005E2F13">
          <w:rPr>
            <w:rFonts w:cs="Times New Roman"/>
          </w:rPr>
          <w:t xml:space="preserve"> comprobará </w:t>
        </w:r>
      </w:ins>
      <w:ins w:id="3368" w:author="Orion" w:date="2011-06-02T18:48:00Z">
        <w:r w:rsidR="00C95C87">
          <w:rPr>
            <w:rFonts w:cs="Times New Roman"/>
          </w:rPr>
          <w:t>que</w:t>
        </w:r>
      </w:ins>
      <w:ins w:id="3369"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70" w:author="Orion" w:date="2011-06-02T18:47:00Z">
        <w:r w:rsidR="005E2F13">
          <w:rPr>
            <w:rFonts w:cs="Times New Roman"/>
          </w:rPr>
          <w:t>onflict</w:t>
        </w:r>
      </w:ins>
      <w:ins w:id="3371" w:author="Orion" w:date="2011-06-02T18:46:00Z">
        <w:r w:rsidR="005E2F13">
          <w:rPr>
            <w:rFonts w:cs="Times New Roman"/>
          </w:rPr>
          <w:t>Detected</w:t>
        </w:r>
      </w:ins>
      <w:proofErr w:type="spellEnd"/>
      <w:ins w:id="3372" w:author="Orion" w:date="2011-06-02T18:47:00Z">
        <w:r w:rsidR="005E2F13">
          <w:rPr>
            <w:rFonts w:cs="Times New Roman"/>
          </w:rPr>
          <w:t>”)</w:t>
        </w:r>
      </w:ins>
      <w:ins w:id="3373" w:author="Orion" w:date="2011-05-29T00:17:00Z">
        <w:r w:rsidR="00BF6B9D">
          <w:rPr>
            <w:rFonts w:cs="Times New Roman"/>
          </w:rPr>
          <w:t>.</w:t>
        </w:r>
      </w:ins>
      <w:ins w:id="3374" w:author="Orion" w:date="2011-05-28T20:05:00Z">
        <w:r w:rsidR="00BF6B9D">
          <w:rPr>
            <w:rFonts w:cs="Times New Roman"/>
          </w:rPr>
          <w:t xml:space="preserve"> </w:t>
        </w:r>
      </w:ins>
      <w:ins w:id="3375" w:author="Orion" w:date="2011-06-02T18:49:00Z">
        <w:r w:rsidR="00C95C87">
          <w:rPr>
            <w:rFonts w:cs="Times New Roman"/>
          </w:rPr>
          <w:t>S</w:t>
        </w:r>
      </w:ins>
      <w:ins w:id="3376" w:author="Orion" w:date="2011-05-28T19:55:00Z">
        <w:r w:rsidR="002C72A1">
          <w:rPr>
            <w:rFonts w:cs="Times New Roman"/>
          </w:rPr>
          <w:t>i</w:t>
        </w:r>
      </w:ins>
      <w:ins w:id="3377" w:author="Orion" w:date="2011-06-02T18:49:00Z">
        <w:r w:rsidR="00C95C87">
          <w:rPr>
            <w:rFonts w:cs="Times New Roman"/>
          </w:rPr>
          <w:t xml:space="preserve"> la posible colisión ya fue gestionad</w:t>
        </w:r>
      </w:ins>
      <w:ins w:id="3378" w:author="Orion" w:date="2011-06-02T18:50:00Z">
        <w:r w:rsidR="00C95C87">
          <w:rPr>
            <w:rFonts w:cs="Times New Roman"/>
          </w:rPr>
          <w:t>a</w:t>
        </w:r>
      </w:ins>
      <w:ins w:id="3379" w:author="Orion" w:date="2011-06-02T18:53:00Z">
        <w:r w:rsidR="00C95C87">
          <w:rPr>
            <w:rFonts w:cs="Times New Roman"/>
          </w:rPr>
          <w:t xml:space="preserve"> entonces el controlador seguir</w:t>
        </w:r>
      </w:ins>
      <w:ins w:id="3380" w:author="Orion" w:date="2011-06-02T18:54:00Z">
        <w:r w:rsidR="00C95C87">
          <w:rPr>
            <w:rFonts w:cs="Times New Roman"/>
          </w:rPr>
          <w:t>á monitorizando los vuelos como estaba haciendo antes</w:t>
        </w:r>
      </w:ins>
      <w:ins w:id="3381" w:author="Orion" w:date="2011-06-02T18:50:00Z">
        <w:r w:rsidR="00C95C87">
          <w:rPr>
            <w:rFonts w:cs="Times New Roman"/>
          </w:rPr>
          <w:t xml:space="preserve">. Mientras que, si </w:t>
        </w:r>
      </w:ins>
      <w:ins w:id="3382" w:author="Orion" w:date="2011-05-28T19:55:00Z">
        <w:r w:rsidR="002C72A1">
          <w:rPr>
            <w:rFonts w:cs="Times New Roman"/>
          </w:rPr>
          <w:t>por el contrario</w:t>
        </w:r>
      </w:ins>
      <w:ins w:id="3383" w:author="Orion" w:date="2011-05-28T20:07:00Z">
        <w:r w:rsidR="00684A17">
          <w:rPr>
            <w:rFonts w:cs="Times New Roman"/>
          </w:rPr>
          <w:t>,</w:t>
        </w:r>
      </w:ins>
      <w:ins w:id="3384" w:author="Orion" w:date="2011-05-28T19:55:00Z">
        <w:r w:rsidR="002C72A1">
          <w:rPr>
            <w:rFonts w:cs="Times New Roman"/>
          </w:rPr>
          <w:t xml:space="preserve"> </w:t>
        </w:r>
      </w:ins>
      <w:ins w:id="3385" w:author="Orion" w:date="2011-06-02T18:55:00Z">
        <w:r w:rsidR="00877091">
          <w:rPr>
            <w:rFonts w:cs="Times New Roman"/>
          </w:rPr>
          <w:t>es</w:t>
        </w:r>
      </w:ins>
      <w:ins w:id="3386" w:author="Orion" w:date="2011-06-02T18:54:00Z">
        <w:r w:rsidR="00877091">
          <w:rPr>
            <w:rFonts w:cs="Times New Roman"/>
          </w:rPr>
          <w:t xml:space="preserve"> un nuevo conflicto que </w:t>
        </w:r>
      </w:ins>
      <w:ins w:id="3387" w:author="Orion" w:date="2011-05-28T19:55:00Z">
        <w:r w:rsidR="002C72A1">
          <w:rPr>
            <w:rFonts w:cs="Times New Roman"/>
          </w:rPr>
          <w:t>tiene que empezar a gestionar</w:t>
        </w:r>
      </w:ins>
      <w:ins w:id="3388" w:author="Orion" w:date="2011-06-02T18:56:00Z">
        <w:r w:rsidR="00877091">
          <w:rPr>
            <w:rFonts w:cs="Times New Roman"/>
          </w:rPr>
          <w:t>,</w:t>
        </w:r>
      </w:ins>
      <w:ins w:id="3389" w:author="Orion" w:date="2011-06-02T18:54:00Z">
        <w:r w:rsidR="00877091">
          <w:rPr>
            <w:rFonts w:cs="Times New Roman"/>
          </w:rPr>
          <w:t xml:space="preserve"> en primer lugar creará</w:t>
        </w:r>
      </w:ins>
      <w:ins w:id="3390" w:author="Orion" w:date="2011-06-02T18:55:00Z">
        <w:r w:rsidR="00877091">
          <w:rPr>
            <w:rFonts w:cs="Times New Roman"/>
          </w:rPr>
          <w:t xml:space="preserve"> </w:t>
        </w:r>
      </w:ins>
      <w:ins w:id="3391" w:author="Orion" w:date="2011-05-28T19:55:00Z">
        <w:r w:rsidR="009A63AE">
          <w:rPr>
            <w:rFonts w:cs="Times New Roman"/>
          </w:rPr>
          <w:t xml:space="preserve">la lista de </w:t>
        </w:r>
      </w:ins>
      <w:ins w:id="3392" w:author="Orion" w:date="2011-06-20T18:52:00Z">
        <w:r w:rsidR="00581DB9">
          <w:rPr>
            <w:rFonts w:cs="Times New Roman"/>
          </w:rPr>
          <w:t>órdenes</w:t>
        </w:r>
      </w:ins>
      <w:ins w:id="3393" w:author="Orion" w:date="2011-06-02T19:02:00Z">
        <w:r w:rsidR="009A63AE">
          <w:rPr>
            <w:rFonts w:cs="Times New Roman"/>
          </w:rPr>
          <w:t xml:space="preserve"> </w:t>
        </w:r>
      </w:ins>
      <w:ins w:id="3394" w:author="Orion" w:date="2011-06-02T19:03:00Z">
        <w:r w:rsidR="009A63AE">
          <w:rPr>
            <w:rFonts w:cs="Times New Roman"/>
          </w:rPr>
          <w:t xml:space="preserve">correspondientes para cada uno de los pilotos </w:t>
        </w:r>
      </w:ins>
      <w:ins w:id="3395" w:author="Orion" w:date="2011-06-02T19:02:00Z">
        <w:r w:rsidR="009A63AE">
          <w:rPr>
            <w:rFonts w:cs="Times New Roman"/>
          </w:rPr>
          <w:t>(“</w:t>
        </w:r>
        <w:proofErr w:type="spellStart"/>
        <w:r w:rsidR="009A63AE">
          <w:rPr>
            <w:rFonts w:cs="Times New Roman"/>
          </w:rPr>
          <w:t>CreateNewOrders</w:t>
        </w:r>
      </w:ins>
      <w:proofErr w:type="spellEnd"/>
      <w:ins w:id="3396" w:author="Orion" w:date="2011-06-02T19:03:00Z">
        <w:r w:rsidR="009A63AE">
          <w:rPr>
            <w:rFonts w:cs="Times New Roman"/>
          </w:rPr>
          <w:t xml:space="preserve">”) y seguidamente se iniciará una comunicación </w:t>
        </w:r>
      </w:ins>
      <w:ins w:id="3397" w:author="Orion" w:date="2011-06-21T14:09:00Z">
        <w:r w:rsidR="0099738E">
          <w:rPr>
            <w:rFonts w:cs="Times New Roman"/>
          </w:rPr>
          <w:t xml:space="preserve">con </w:t>
        </w:r>
      </w:ins>
      <w:ins w:id="3398" w:author="Orion" w:date="2011-06-02T19:03:00Z">
        <w:r w:rsidR="009A63AE">
          <w:rPr>
            <w:rFonts w:cs="Times New Roman"/>
          </w:rPr>
          <w:t>estos pilotos para pasarles las ordenes que tienen que llevar a cabo (</w:t>
        </w:r>
      </w:ins>
      <w:ins w:id="3399"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400" w:author="Orion" w:date="2011-05-28T19:55:00Z">
        <w:r w:rsidR="002C72A1">
          <w:rPr>
            <w:rFonts w:cs="Times New Roman"/>
          </w:rPr>
          <w:t xml:space="preserve"> </w:t>
        </w:r>
      </w:ins>
      <w:ins w:id="3401" w:author="Orion" w:date="2011-05-28T20:02:00Z">
        <w:r w:rsidR="00CB678B">
          <w:rPr>
            <w:rFonts w:cs="Times New Roman"/>
          </w:rPr>
          <w:t xml:space="preserve">Dichas </w:t>
        </w:r>
      </w:ins>
      <w:ins w:id="3402" w:author="Orion" w:date="2011-05-28T20:07:00Z">
        <w:r w:rsidR="00CB678B">
          <w:rPr>
            <w:rFonts w:cs="Times New Roman"/>
          </w:rPr>
          <w:t>ó</w:t>
        </w:r>
      </w:ins>
      <w:ins w:id="3403" w:author="Orion" w:date="2011-05-28T20:02:00Z">
        <w:r w:rsidR="002C72A1">
          <w:rPr>
            <w:rFonts w:cs="Times New Roman"/>
          </w:rPr>
          <w:t>rdenes normalmente se corresponden con cambios de altitud, ir a una posición determinada y/o reducir velocidad. Seguidamente</w:t>
        </w:r>
      </w:ins>
      <w:ins w:id="3404" w:author="Orion" w:date="2011-05-28T20:04:00Z">
        <w:r w:rsidR="00684A17">
          <w:rPr>
            <w:rFonts w:cs="Times New Roman"/>
          </w:rPr>
          <w:t xml:space="preserve"> el piloto</w:t>
        </w:r>
      </w:ins>
      <w:ins w:id="3405" w:author="Orion" w:date="2011-06-02T19:05:00Z">
        <w:r w:rsidR="00AF60AF">
          <w:rPr>
            <w:rFonts w:cs="Times New Roman"/>
          </w:rPr>
          <w:t>,</w:t>
        </w:r>
      </w:ins>
      <w:ins w:id="3406" w:author="Orion" w:date="2011-05-28T20:04:00Z">
        <w:r w:rsidR="00684A17">
          <w:rPr>
            <w:rFonts w:cs="Times New Roman"/>
          </w:rPr>
          <w:t xml:space="preserve"> </w:t>
        </w:r>
      </w:ins>
      <w:ins w:id="3407" w:author="Orion" w:date="2011-06-02T19:05:00Z">
        <w:r w:rsidR="00AF60AF">
          <w:rPr>
            <w:rFonts w:cs="Times New Roman"/>
          </w:rPr>
          <w:t xml:space="preserve">tras </w:t>
        </w:r>
      </w:ins>
      <w:ins w:id="3408" w:author="Orion" w:date="2011-05-28T20:04:00Z">
        <w:r w:rsidR="00684A17">
          <w:rPr>
            <w:rFonts w:cs="Times New Roman"/>
          </w:rPr>
          <w:t>recibir la orden</w:t>
        </w:r>
      </w:ins>
      <w:ins w:id="3409" w:author="Orion" w:date="2011-06-02T19:05:00Z">
        <w:r w:rsidR="00AF60AF">
          <w:rPr>
            <w:rFonts w:cs="Times New Roman"/>
          </w:rPr>
          <w:t>,</w:t>
        </w:r>
      </w:ins>
      <w:ins w:id="3410" w:author="Orion" w:date="2011-05-28T20:11:00Z">
        <w:r w:rsidR="00AF60AF">
          <w:rPr>
            <w:rFonts w:cs="Times New Roman"/>
          </w:rPr>
          <w:t xml:space="preserve"> </w:t>
        </w:r>
      </w:ins>
      <w:ins w:id="3411" w:author="Orion" w:date="2011-05-28T20:04:00Z">
        <w:r w:rsidR="00684A17">
          <w:rPr>
            <w:rFonts w:cs="Times New Roman"/>
          </w:rPr>
          <w:t xml:space="preserve">y, con el objetivo de </w:t>
        </w:r>
        <w:r w:rsidR="00CB678B">
          <w:rPr>
            <w:rFonts w:cs="Times New Roman"/>
          </w:rPr>
          <w:t>reapro</w:t>
        </w:r>
      </w:ins>
      <w:ins w:id="3412" w:author="Orion" w:date="2011-05-28T20:08:00Z">
        <w:r w:rsidR="00CB678B">
          <w:rPr>
            <w:rFonts w:cs="Times New Roman"/>
          </w:rPr>
          <w:t>v</w:t>
        </w:r>
      </w:ins>
      <w:ins w:id="3413" w:author="Orion" w:date="2011-05-28T20:04:00Z">
        <w:r w:rsidR="00684A17">
          <w:rPr>
            <w:rFonts w:cs="Times New Roman"/>
          </w:rPr>
          <w:t>echar</w:t>
        </w:r>
      </w:ins>
      <w:ins w:id="3414" w:author="Orion" w:date="2011-05-28T20:08:00Z">
        <w:r w:rsidR="00CB678B">
          <w:rPr>
            <w:rFonts w:cs="Times New Roman"/>
          </w:rPr>
          <w:t xml:space="preserve"> parte</w:t>
        </w:r>
      </w:ins>
      <w:ins w:id="3415" w:author="Orion" w:date="2011-05-28T20:04:00Z">
        <w:r w:rsidR="00684A17">
          <w:rPr>
            <w:rFonts w:cs="Times New Roman"/>
          </w:rPr>
          <w:t xml:space="preserve"> </w:t>
        </w:r>
      </w:ins>
      <w:ins w:id="3416" w:author="Orion" w:date="2011-05-28T20:08:00Z">
        <w:r w:rsidR="00CB678B">
          <w:rPr>
            <w:rFonts w:cs="Times New Roman"/>
          </w:rPr>
          <w:t>del desarrollo existente a la hora de pilotar los aviones</w:t>
        </w:r>
      </w:ins>
      <w:ins w:id="3417" w:author="Orion" w:date="2011-05-28T20:04:00Z">
        <w:r w:rsidR="00684A17">
          <w:rPr>
            <w:rFonts w:cs="Times New Roman"/>
          </w:rPr>
          <w:t>, crear</w:t>
        </w:r>
      </w:ins>
      <w:ins w:id="3418" w:author="Orion" w:date="2011-05-28T20:05:00Z">
        <w:r w:rsidR="00684A17">
          <w:rPr>
            <w:rFonts w:cs="Times New Roman"/>
          </w:rPr>
          <w:t>á un nuevo tramo “ficticio” con los datos de la posición, velocidad y altura que el controlador le haya indicado.</w:t>
        </w:r>
      </w:ins>
      <w:ins w:id="3419" w:author="Orion" w:date="2011-05-28T20:09:00Z">
        <w:r w:rsidR="00CB678B">
          <w:rPr>
            <w:rFonts w:cs="Times New Roman"/>
          </w:rPr>
          <w:t xml:space="preserve"> Posteriormente, y parecido a como se indicó en la</w:t>
        </w:r>
      </w:ins>
      <w:ins w:id="3420"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421" w:author="Orion" w:date="2011-06-20T18:57:00Z">
        <w:r w:rsidR="0000476B">
          <w:t xml:space="preserve">Figura </w:t>
        </w:r>
        <w:r w:rsidR="0000476B">
          <w:rPr>
            <w:noProof/>
          </w:rPr>
          <w:t>12</w:t>
        </w:r>
        <w:r w:rsidR="0000476B">
          <w:rPr>
            <w:rFonts w:cs="Times New Roman"/>
          </w:rPr>
          <w:fldChar w:fldCharType="end"/>
        </w:r>
      </w:ins>
      <w:ins w:id="3422" w:author="Orion" w:date="2011-05-28T20:09:00Z">
        <w:r w:rsidR="00CB678B">
          <w:rPr>
            <w:rFonts w:cs="Times New Roman"/>
          </w:rPr>
          <w:t xml:space="preserve">, los </w:t>
        </w:r>
      </w:ins>
      <w:ins w:id="3423" w:author="Orion" w:date="2011-05-28T20:12:00Z">
        <w:r w:rsidR="00A04527">
          <w:rPr>
            <w:rFonts w:cs="Times New Roman"/>
          </w:rPr>
          <w:t>pilotos</w:t>
        </w:r>
      </w:ins>
      <w:ins w:id="3424" w:author="Orion" w:date="2011-05-28T20:09:00Z">
        <w:r w:rsidR="00CB678B">
          <w:rPr>
            <w:rFonts w:cs="Times New Roman"/>
          </w:rPr>
          <w:t xml:space="preserve"> irán tomando diferentes decisiones</w:t>
        </w:r>
      </w:ins>
      <w:ins w:id="3425"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26" w:author="Orion" w:date="2011-05-28T20:09:00Z">
        <w:r w:rsidR="00CB678B">
          <w:rPr>
            <w:rFonts w:cs="Times New Roman"/>
          </w:rPr>
          <w:t xml:space="preserve"> hasta que este</w:t>
        </w:r>
        <w:r w:rsidR="00A04527">
          <w:rPr>
            <w:rFonts w:cs="Times New Roman"/>
          </w:rPr>
          <w:t xml:space="preserve"> </w:t>
        </w:r>
      </w:ins>
      <w:ins w:id="3427" w:author="Orion" w:date="2011-07-05T21:05:00Z">
        <w:r w:rsidR="006C274D">
          <w:rPr>
            <w:rFonts w:cs="Times New Roman"/>
          </w:rPr>
          <w:t xml:space="preserve">riesgo de conflicto </w:t>
        </w:r>
      </w:ins>
      <w:ins w:id="3428" w:author="Orion" w:date="2011-05-28T20:09:00Z">
        <w:r w:rsidR="00A04527">
          <w:rPr>
            <w:rFonts w:cs="Times New Roman"/>
          </w:rPr>
          <w:t xml:space="preserve">haya </w:t>
        </w:r>
      </w:ins>
      <w:ins w:id="3429" w:author="Orion" w:date="2011-07-05T21:06:00Z">
        <w:r w:rsidR="006C274D">
          <w:rPr>
            <w:rFonts w:cs="Times New Roman"/>
          </w:rPr>
          <w:t>desaparecido</w:t>
        </w:r>
      </w:ins>
      <w:ins w:id="3430" w:author="Orion" w:date="2011-05-28T20:09:00Z">
        <w:r w:rsidR="00A04527">
          <w:rPr>
            <w:rFonts w:cs="Times New Roman"/>
          </w:rPr>
          <w:t xml:space="preserve"> p</w:t>
        </w:r>
      </w:ins>
      <w:ins w:id="3431" w:author="Orion" w:date="2011-05-28T20:12:00Z">
        <w:r w:rsidR="00A04527">
          <w:rPr>
            <w:rFonts w:cs="Times New Roman"/>
          </w:rPr>
          <w:t>or</w:t>
        </w:r>
      </w:ins>
      <w:ins w:id="3432" w:author="Orion" w:date="2011-05-28T20:09:00Z">
        <w:r w:rsidR="00CB678B">
          <w:rPr>
            <w:rFonts w:cs="Times New Roman"/>
          </w:rPr>
          <w:t xml:space="preserve"> completo</w:t>
        </w:r>
      </w:ins>
      <w:ins w:id="3433" w:author="Orion" w:date="2011-07-05T21:05:00Z">
        <w:r w:rsidR="006C274D">
          <w:rPr>
            <w:rFonts w:cs="Times New Roman"/>
          </w:rPr>
          <w:t>. Esta última tarea la realizará la aplicación</w:t>
        </w:r>
      </w:ins>
      <w:ins w:id="3434" w:author="Orion" w:date="2011-05-28T20:12:00Z">
        <w:r w:rsidR="006C274D">
          <w:rPr>
            <w:rFonts w:cs="Times New Roman"/>
          </w:rPr>
          <w:t xml:space="preserve"> </w:t>
        </w:r>
      </w:ins>
      <w:ins w:id="3435" w:author="Orion" w:date="2011-05-28T20:13:00Z">
        <w:r w:rsidR="00A04527">
          <w:rPr>
            <w:rFonts w:cs="Times New Roman"/>
          </w:rPr>
          <w:t>“</w:t>
        </w:r>
      </w:ins>
      <w:proofErr w:type="spellStart"/>
      <w:ins w:id="3436" w:author="Orion" w:date="2011-05-28T20:12:00Z">
        <w:r w:rsidR="00A04527">
          <w:rPr>
            <w:rFonts w:cs="Times New Roman"/>
          </w:rPr>
          <w:t>Check</w:t>
        </w:r>
      </w:ins>
      <w:ins w:id="3437" w:author="Orion" w:date="2011-07-05T21:05:00Z">
        <w:r w:rsidR="006C274D">
          <w:rPr>
            <w:rFonts w:cs="Times New Roman"/>
          </w:rPr>
          <w:t>DistanceBeetweenPlanesInConflict</w:t>
        </w:r>
      </w:ins>
      <w:proofErr w:type="spellEnd"/>
      <w:ins w:id="3438" w:author="Orion" w:date="2011-05-28T20:13:00Z">
        <w:r w:rsidR="00A04527">
          <w:rPr>
            <w:rFonts w:cs="Times New Roman"/>
          </w:rPr>
          <w:t>”)</w:t>
        </w:r>
      </w:ins>
      <w:ins w:id="3439" w:author="Orion" w:date="2011-05-28T20:09:00Z">
        <w:r w:rsidR="00CB678B">
          <w:rPr>
            <w:rFonts w:cs="Times New Roman"/>
          </w:rPr>
          <w:t xml:space="preserve">. </w:t>
        </w:r>
      </w:ins>
      <w:ins w:id="3440" w:author="Orion" w:date="2011-05-29T00:11:00Z">
        <w:r w:rsidR="007D4BE4">
          <w:rPr>
            <w:rFonts w:cs="Times New Roman"/>
          </w:rPr>
          <w:lastRenderedPageBreak/>
          <w:t xml:space="preserve">Cuando </w:t>
        </w:r>
      </w:ins>
      <w:ins w:id="3441" w:author="Orion" w:date="2011-07-05T21:06:00Z">
        <w:r w:rsidR="006C274D">
          <w:rPr>
            <w:rFonts w:cs="Times New Roman"/>
          </w:rPr>
          <w:t xml:space="preserve">este </w:t>
        </w:r>
        <w:r w:rsidR="006C274D">
          <w:rPr>
            <w:rFonts w:cs="Times New Roman"/>
          </w:rPr>
          <w:t xml:space="preserve">riesgo </w:t>
        </w:r>
        <w:r w:rsidR="006C274D">
          <w:rPr>
            <w:rFonts w:cs="Times New Roman"/>
          </w:rPr>
          <w:t>haya desaparecido</w:t>
        </w:r>
      </w:ins>
      <w:ins w:id="3442" w:author="Orion" w:date="2011-05-29T00:12:00Z">
        <w:r w:rsidR="007D4BE4">
          <w:rPr>
            <w:rFonts w:cs="Times New Roman"/>
          </w:rPr>
          <w:t>, el piloto</w:t>
        </w:r>
      </w:ins>
      <w:ins w:id="3443" w:author="Orion" w:date="2011-07-05T21:07:00Z">
        <w:r w:rsidR="00EA5D02">
          <w:rPr>
            <w:rFonts w:cs="Times New Roman"/>
          </w:rPr>
          <w:t xml:space="preserve"> suplantará el tramo con la orden que el controlador le envió con </w:t>
        </w:r>
      </w:ins>
      <w:ins w:id="3444" w:author="Orion" w:date="2011-05-29T00:13:00Z">
        <w:r w:rsidR="00BF6B9D">
          <w:rPr>
            <w:rFonts w:cs="Times New Roman"/>
          </w:rPr>
          <w:t xml:space="preserve">el tramo que </w:t>
        </w:r>
      </w:ins>
      <w:ins w:id="3445" w:author="Orion" w:date="2011-05-29T00:19:00Z">
        <w:r w:rsidR="00BF6B9D">
          <w:rPr>
            <w:rFonts w:cs="Times New Roman"/>
          </w:rPr>
          <w:t>se estaba</w:t>
        </w:r>
      </w:ins>
      <w:ins w:id="3446" w:author="Orion" w:date="2011-05-29T00:13:00Z">
        <w:r w:rsidR="007D4BE4">
          <w:rPr>
            <w:rFonts w:cs="Times New Roman"/>
          </w:rPr>
          <w:t xml:space="preserve"> realizando antes de detectarse el conflicto.</w:t>
        </w:r>
      </w:ins>
      <w:ins w:id="3447" w:author="Orion" w:date="2011-05-29T00:14:00Z">
        <w:r w:rsidR="007D4BE4">
          <w:rPr>
            <w:rFonts w:cs="Times New Roman"/>
          </w:rPr>
          <w:t xml:space="preserve"> Una vez se ha</w:t>
        </w:r>
      </w:ins>
      <w:ins w:id="3448" w:author="Orion" w:date="2011-05-29T00:16:00Z">
        <w:r w:rsidR="007D4BE4">
          <w:rPr>
            <w:rFonts w:cs="Times New Roman"/>
          </w:rPr>
          <w:t>ya</w:t>
        </w:r>
      </w:ins>
      <w:ins w:id="3449" w:author="Orion" w:date="2011-05-29T00:14:00Z">
        <w:r w:rsidR="007D4BE4">
          <w:rPr>
            <w:rFonts w:cs="Times New Roman"/>
          </w:rPr>
          <w:t xml:space="preserve"> </w:t>
        </w:r>
      </w:ins>
      <w:ins w:id="3450" w:author="Orion" w:date="2011-05-29T00:15:00Z">
        <w:r w:rsidR="007D4BE4">
          <w:rPr>
            <w:rFonts w:cs="Times New Roman"/>
          </w:rPr>
          <w:t>restablecido</w:t>
        </w:r>
      </w:ins>
      <w:ins w:id="3451" w:author="Orion" w:date="2011-05-29T00:14:00Z">
        <w:r w:rsidR="007D4BE4">
          <w:rPr>
            <w:rFonts w:cs="Times New Roman"/>
          </w:rPr>
          <w:t xml:space="preserve"> </w:t>
        </w:r>
      </w:ins>
      <w:ins w:id="3452" w:author="Orion" w:date="2011-05-29T00:19:00Z">
        <w:r w:rsidR="00BF6B9D">
          <w:rPr>
            <w:rFonts w:cs="Times New Roman"/>
          </w:rPr>
          <w:t>este</w:t>
        </w:r>
      </w:ins>
      <w:ins w:id="3453" w:author="Orion" w:date="2011-05-29T00:14:00Z">
        <w:r w:rsidR="007D4BE4">
          <w:rPr>
            <w:rFonts w:cs="Times New Roman"/>
          </w:rPr>
          <w:t xml:space="preserve"> tramo</w:t>
        </w:r>
      </w:ins>
      <w:ins w:id="3454" w:author="Orion" w:date="2011-05-29T00:19:00Z">
        <w:r w:rsidR="00BF6B9D">
          <w:rPr>
            <w:rFonts w:cs="Times New Roman"/>
          </w:rPr>
          <w:t xml:space="preserve"> </w:t>
        </w:r>
      </w:ins>
      <w:ins w:id="3455" w:author="Orion" w:date="2011-05-29T00:15:00Z">
        <w:r w:rsidR="007D4BE4">
          <w:rPr>
            <w:rFonts w:cs="Times New Roman"/>
          </w:rPr>
          <w:t>como el actual</w:t>
        </w:r>
      </w:ins>
      <w:ins w:id="3456" w:author="Orion" w:date="2011-06-02T19:07:00Z">
        <w:r w:rsidR="00AF60AF">
          <w:rPr>
            <w:rFonts w:cs="Times New Roman"/>
          </w:rPr>
          <w:t>,</w:t>
        </w:r>
      </w:ins>
      <w:ins w:id="3457" w:author="Orion" w:date="2011-05-29T00:15:00Z">
        <w:r w:rsidR="007D4BE4">
          <w:rPr>
            <w:rFonts w:cs="Times New Roman"/>
          </w:rPr>
          <w:t xml:space="preserve"> </w:t>
        </w:r>
      </w:ins>
      <w:ins w:id="3458" w:author="Orion" w:date="2011-05-29T00:19:00Z">
        <w:r w:rsidR="00BF6B9D">
          <w:rPr>
            <w:rFonts w:cs="Times New Roman"/>
          </w:rPr>
          <w:t>el piloto comunicará al controlador que la orden que este le mand</w:t>
        </w:r>
      </w:ins>
      <w:ins w:id="3459" w:author="Orion" w:date="2011-05-29T00:20:00Z">
        <w:r w:rsidR="00BF6B9D">
          <w:rPr>
            <w:rFonts w:cs="Times New Roman"/>
          </w:rPr>
          <w:t>ó se ha llevado a cabo con éxito. Por último</w:t>
        </w:r>
      </w:ins>
      <w:ins w:id="3460" w:author="Orion" w:date="2011-05-29T00:23:00Z">
        <w:r w:rsidR="00562B75">
          <w:rPr>
            <w:rFonts w:cs="Times New Roman"/>
          </w:rPr>
          <w:t>,</w:t>
        </w:r>
      </w:ins>
      <w:ins w:id="3461" w:author="Orion" w:date="2011-05-29T00:20:00Z">
        <w:r w:rsidR="00BF6B9D">
          <w:rPr>
            <w:rFonts w:cs="Times New Roman"/>
          </w:rPr>
          <w:t xml:space="preserve"> el controla</w:t>
        </w:r>
        <w:r w:rsidR="00562B75">
          <w:rPr>
            <w:rFonts w:cs="Times New Roman"/>
          </w:rPr>
          <w:t xml:space="preserve">dor marcará </w:t>
        </w:r>
      </w:ins>
      <w:ins w:id="3462" w:author="Orion" w:date="2011-05-29T00:25:00Z">
        <w:r w:rsidR="00DF497A">
          <w:rPr>
            <w:rFonts w:cs="Times New Roman"/>
          </w:rPr>
          <w:t>que</w:t>
        </w:r>
      </w:ins>
      <w:ins w:id="3463" w:author="Orion" w:date="2011-07-05T21:08:00Z">
        <w:r w:rsidR="00EA5D02">
          <w:rPr>
            <w:rFonts w:cs="Times New Roman"/>
          </w:rPr>
          <w:t xml:space="preserve"> el</w:t>
        </w:r>
      </w:ins>
      <w:ins w:id="3464" w:author="Orion" w:date="2011-05-29T00:21:00Z">
        <w:r w:rsidR="00562B75">
          <w:rPr>
            <w:rFonts w:cs="Times New Roman"/>
          </w:rPr>
          <w:t xml:space="preserve"> </w:t>
        </w:r>
      </w:ins>
      <w:ins w:id="3465" w:author="Orion" w:date="2011-05-29T00:22:00Z">
        <w:r w:rsidR="00562B75">
          <w:rPr>
            <w:rFonts w:cs="Times New Roman"/>
          </w:rPr>
          <w:t>acatamiento</w:t>
        </w:r>
      </w:ins>
      <w:ins w:id="3466" w:author="Orion" w:date="2011-05-29T00:21:00Z">
        <w:r w:rsidR="00562B75">
          <w:rPr>
            <w:rFonts w:cs="Times New Roman"/>
          </w:rPr>
          <w:t xml:space="preserve"> de las </w:t>
        </w:r>
      </w:ins>
      <w:ins w:id="3467" w:author="Orion" w:date="2011-05-29T00:22:00Z">
        <w:r w:rsidR="00562B75">
          <w:rPr>
            <w:rFonts w:cs="Times New Roman"/>
          </w:rPr>
          <w:t>órdenes</w:t>
        </w:r>
        <w:r w:rsidR="00562B75" w:rsidRPr="00562B75">
          <w:rPr>
            <w:rFonts w:cs="Times New Roman"/>
          </w:rPr>
          <w:t xml:space="preserve"> </w:t>
        </w:r>
      </w:ins>
      <w:ins w:id="3468" w:author="Orion" w:date="2011-05-29T00:25:00Z">
        <w:r w:rsidR="00DF497A">
          <w:rPr>
            <w:rFonts w:cs="Times New Roman"/>
          </w:rPr>
          <w:t>se ha llevado a cabo</w:t>
        </w:r>
      </w:ins>
      <w:ins w:id="3469" w:author="Orion" w:date="2011-05-29T00:22:00Z">
        <w:r w:rsidR="00562B75">
          <w:rPr>
            <w:rFonts w:cs="Times New Roman"/>
          </w:rPr>
          <w:t xml:space="preserve"> y </w:t>
        </w:r>
      </w:ins>
      <w:ins w:id="3470" w:author="Orion" w:date="2011-05-29T00:25:00Z">
        <w:r w:rsidR="00DF497A">
          <w:rPr>
            <w:rFonts w:cs="Times New Roman"/>
          </w:rPr>
          <w:t xml:space="preserve">que </w:t>
        </w:r>
      </w:ins>
      <w:ins w:id="3471" w:author="Orion" w:date="2011-05-29T00:22:00Z">
        <w:r w:rsidR="00562B75">
          <w:rPr>
            <w:rFonts w:cs="Times New Roman"/>
          </w:rPr>
          <w:t>la gesti</w:t>
        </w:r>
      </w:ins>
      <w:ins w:id="3472" w:author="Orion" w:date="2011-05-29T00:23:00Z">
        <w:r w:rsidR="00562B75">
          <w:rPr>
            <w:rFonts w:cs="Times New Roman"/>
          </w:rPr>
          <w:t>ón</w:t>
        </w:r>
      </w:ins>
      <w:ins w:id="3473" w:author="Orion" w:date="2011-05-29T00:21:00Z">
        <w:r w:rsidR="00562B75">
          <w:rPr>
            <w:rFonts w:cs="Times New Roman"/>
          </w:rPr>
          <w:t xml:space="preserve"> para evitar que este conflicto</w:t>
        </w:r>
      </w:ins>
      <w:ins w:id="3474" w:author="Orion" w:date="2011-05-29T00:23:00Z">
        <w:r w:rsidR="00562B75">
          <w:rPr>
            <w:rFonts w:cs="Times New Roman"/>
          </w:rPr>
          <w:t xml:space="preserve"> ha concluido</w:t>
        </w:r>
      </w:ins>
      <w:ins w:id="3475" w:author="Orion" w:date="2011-05-29T00:25:00Z">
        <w:r w:rsidR="00DF497A">
          <w:rPr>
            <w:rFonts w:cs="Times New Roman"/>
          </w:rPr>
          <w:t xml:space="preserve"> </w:t>
        </w:r>
      </w:ins>
      <w:ins w:id="3476"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77" w:author="Orion" w:date="2011-05-27T18:48:00Z"/>
          <w:rFonts w:cs="Times New Roman"/>
        </w:rPr>
        <w:pPrChange w:id="3478" w:author="Orion" w:date="2011-05-10T23:28:00Z">
          <w:pPr/>
        </w:pPrChange>
      </w:pPr>
    </w:p>
    <w:p w14:paraId="5C91F2D5" w14:textId="2ADEDEA8" w:rsidR="00B612F3" w:rsidRDefault="00AD7847">
      <w:pPr>
        <w:pStyle w:val="Caption"/>
        <w:rPr>
          <w:ins w:id="3479" w:author="Orion" w:date="2011-05-27T18:59:00Z"/>
          <w:rFonts w:cs="Times New Roman"/>
        </w:rPr>
        <w:pPrChange w:id="3480" w:author="Orion" w:date="2011-05-29T23:50:00Z">
          <w:pPr/>
        </w:pPrChange>
      </w:pPr>
      <w:bookmarkStart w:id="3481" w:name="_Ref294392293"/>
      <w:bookmarkStart w:id="3482" w:name="_Toc295124207"/>
      <w:bookmarkStart w:id="3483" w:name="_Toc297663515"/>
      <w:ins w:id="3484" w:author="Orion" w:date="2011-07-05T20:56:00Z">
        <w:r>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85" w:author="Orion" w:date="2011-05-29T00:28:00Z">
        <w:r w:rsidR="00A874D0">
          <w:t xml:space="preserve">Figura </w:t>
        </w:r>
        <w:r w:rsidR="00A874D0">
          <w:fldChar w:fldCharType="begin"/>
        </w:r>
        <w:r w:rsidR="00A874D0">
          <w:instrText xml:space="preserve"> SEQ Figura \* ARABIC </w:instrText>
        </w:r>
      </w:ins>
      <w:r w:rsidR="00A874D0">
        <w:fldChar w:fldCharType="separate"/>
      </w:r>
      <w:ins w:id="3486" w:author="Orion" w:date="2011-07-05T20:58:00Z">
        <w:r w:rsidR="00760DD2">
          <w:rPr>
            <w:noProof/>
          </w:rPr>
          <w:t>17</w:t>
        </w:r>
      </w:ins>
      <w:del w:id="3487" w:author="Orion" w:date="2011-06-20T12:47:00Z">
        <w:r w:rsidR="003037BE" w:rsidDel="00254432">
          <w:rPr>
            <w:noProof/>
          </w:rPr>
          <w:delText>14</w:delText>
        </w:r>
      </w:del>
      <w:ins w:id="3488" w:author="Orion" w:date="2011-05-29T00:28:00Z">
        <w:r w:rsidR="00A874D0">
          <w:fldChar w:fldCharType="end"/>
        </w:r>
        <w:bookmarkEnd w:id="3481"/>
        <w:r w:rsidR="00A874D0">
          <w:t>: Diagrama de Actividad Evitar Conflicto</w:t>
        </w:r>
      </w:ins>
      <w:bookmarkEnd w:id="3482"/>
      <w:bookmarkEnd w:id="3483"/>
    </w:p>
    <w:p w14:paraId="661DAC38" w14:textId="77777777" w:rsidR="009744F0" w:rsidRDefault="009744F0">
      <w:pPr>
        <w:jc w:val="both"/>
        <w:rPr>
          <w:ins w:id="3489" w:author="Orion" w:date="2011-06-21T17:17:00Z"/>
          <w:rFonts w:cs="Times New Roman"/>
        </w:rPr>
        <w:pPrChange w:id="3490" w:author="Orion" w:date="2011-05-10T23:28:00Z">
          <w:pPr/>
        </w:pPrChange>
      </w:pPr>
    </w:p>
    <w:p w14:paraId="61B1E9FC" w14:textId="1DB4A4A0" w:rsidR="00DC4615" w:rsidRDefault="003C15F1">
      <w:pPr>
        <w:jc w:val="both"/>
        <w:rPr>
          <w:ins w:id="3491" w:author="Orion" w:date="2011-06-21T17:15:00Z"/>
          <w:rFonts w:cs="Times New Roman"/>
        </w:rPr>
        <w:pPrChange w:id="3492" w:author="Orion" w:date="2011-05-10T23:28:00Z">
          <w:pPr/>
        </w:pPrChange>
      </w:pPr>
      <w:ins w:id="3493" w:author="Orion" w:date="2011-06-21T17:19:00Z">
        <w:r>
          <w:rPr>
            <w:rFonts w:cs="Times New Roman"/>
          </w:rPr>
          <w:t>Como se comentó previamente la tarea “</w:t>
        </w:r>
        <w:proofErr w:type="spellStart"/>
        <w:r>
          <w:rPr>
            <w:rFonts w:cs="Times New Roman"/>
          </w:rPr>
          <w:t>IsANewConflic</w:t>
        </w:r>
      </w:ins>
      <w:ins w:id="3494" w:author="Orion" w:date="2011-06-21T17:20:00Z">
        <w:r>
          <w:rPr>
            <w:rFonts w:cs="Times New Roman"/>
          </w:rPr>
          <w:t>t</w:t>
        </w:r>
      </w:ins>
      <w:ins w:id="3495" w:author="Orion" w:date="2011-06-21T17:19:00Z">
        <w:r>
          <w:rPr>
            <w:rFonts w:cs="Times New Roman"/>
          </w:rPr>
          <w:t>Detected</w:t>
        </w:r>
        <w:proofErr w:type="spellEnd"/>
        <w:r>
          <w:rPr>
            <w:rFonts w:cs="Times New Roman"/>
          </w:rPr>
          <w:t xml:space="preserve">” comprobará que </w:t>
        </w:r>
      </w:ins>
      <w:ins w:id="3496"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497" w:author="Orion" w:date="2011-06-21T17:19:00Z">
        <w:r>
          <w:rPr>
            <w:rFonts w:cs="Times New Roman"/>
          </w:rPr>
          <w:t xml:space="preserve"> </w:t>
        </w:r>
      </w:ins>
      <w:ins w:id="3498" w:author="Orion" w:date="2011-06-21T17:21:00Z">
        <w:r w:rsidR="00A3163B">
          <w:rPr>
            <w:rFonts w:cs="Times New Roman"/>
          </w:rPr>
          <w:t>no ha sido gestionado anteriormente</w:t>
        </w:r>
      </w:ins>
      <w:ins w:id="3499" w:author="Orion" w:date="2011-06-21T17:34:00Z">
        <w:r w:rsidR="00286F25">
          <w:rPr>
            <w:rFonts w:cs="Times New Roman"/>
          </w:rPr>
          <w:t xml:space="preserve"> (</w:t>
        </w:r>
      </w:ins>
      <w:ins w:id="3500"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501" w:author="Orion" w:date="2011-07-05T20:58:00Z">
        <w:r w:rsidR="00760DD2">
          <w:t xml:space="preserve">Figura </w:t>
        </w:r>
        <w:r w:rsidR="00760DD2">
          <w:rPr>
            <w:noProof/>
          </w:rPr>
          <w:t>18</w:t>
        </w:r>
      </w:ins>
      <w:ins w:id="3502" w:author="Orion" w:date="2011-06-21T17:36:00Z">
        <w:r w:rsidR="001A69E9">
          <w:rPr>
            <w:rFonts w:cs="Times New Roman"/>
          </w:rPr>
          <w:fldChar w:fldCharType="end"/>
        </w:r>
      </w:ins>
      <w:ins w:id="3503" w:author="Orion" w:date="2011-06-21T17:34:00Z">
        <w:r w:rsidR="00286F25">
          <w:rPr>
            <w:rFonts w:cs="Times New Roman"/>
          </w:rPr>
          <w:t>)</w:t>
        </w:r>
      </w:ins>
      <w:ins w:id="3504" w:author="Orion" w:date="2011-06-21T17:32:00Z">
        <w:r w:rsidR="002C0495">
          <w:rPr>
            <w:rFonts w:cs="Times New Roman"/>
          </w:rPr>
          <w:t>. P</w:t>
        </w:r>
      </w:ins>
      <w:ins w:id="3505"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506" w:author="Orion" w:date="2011-06-21T17:33:00Z">
        <w:r w:rsidR="00CE22CE">
          <w:rPr>
            <w:rFonts w:cs="Times New Roman"/>
          </w:rPr>
          <w:t>encuentra</w:t>
        </w:r>
      </w:ins>
      <w:ins w:id="3507" w:author="Orion" w:date="2011-06-21T17:21:00Z">
        <w:r w:rsidR="00A3163B">
          <w:rPr>
            <w:rFonts w:cs="Times New Roman"/>
          </w:rPr>
          <w:t xml:space="preserve"> la lista de todos los conflictos gestionados hasta la fecha.</w:t>
        </w:r>
      </w:ins>
      <w:ins w:id="3508" w:author="Orion" w:date="2011-06-21T17:23:00Z">
        <w:r w:rsidR="00AB391E">
          <w:rPr>
            <w:rFonts w:cs="Times New Roman"/>
          </w:rPr>
          <w:t xml:space="preserve"> A parte de producir el hecho que transmite que se pued</w:t>
        </w:r>
      </w:ins>
      <w:ins w:id="3509" w:author="Orion" w:date="2011-06-21T17:24:00Z">
        <w:r w:rsidR="00AB391E">
          <w:rPr>
            <w:rFonts w:cs="Times New Roman"/>
          </w:rPr>
          <w:t>e</w:t>
        </w:r>
      </w:ins>
      <w:ins w:id="3510" w:author="Orion" w:date="2011-06-21T17:23:00Z">
        <w:r w:rsidR="00AB391E">
          <w:rPr>
            <w:rFonts w:cs="Times New Roman"/>
          </w:rPr>
          <w:t xml:space="preserve"> iniciar la </w:t>
        </w:r>
      </w:ins>
      <w:ins w:id="3511" w:author="Orion" w:date="2011-06-21T17:24:00Z">
        <w:r w:rsidR="00AB391E">
          <w:rPr>
            <w:rFonts w:cs="Times New Roman"/>
          </w:rPr>
          <w:t>creación</w:t>
        </w:r>
      </w:ins>
      <w:ins w:id="3512" w:author="Orion" w:date="2011-06-21T17:23:00Z">
        <w:r w:rsidR="00AB391E">
          <w:rPr>
            <w:rFonts w:cs="Times New Roman"/>
          </w:rPr>
          <w:t xml:space="preserve"> </w:t>
        </w:r>
      </w:ins>
      <w:ins w:id="3513" w:author="Orion" w:date="2011-06-21T17:24:00Z">
        <w:r w:rsidR="00AB391E">
          <w:rPr>
            <w:rFonts w:cs="Times New Roman"/>
          </w:rPr>
          <w:t xml:space="preserve">de las órdenes, donde se </w:t>
        </w:r>
      </w:ins>
      <w:ins w:id="3514" w:author="Orion" w:date="2011-06-21T17:25:00Z">
        <w:r w:rsidR="00AB391E">
          <w:rPr>
            <w:rFonts w:cs="Times New Roman"/>
          </w:rPr>
          <w:t>traspasan a su vez</w:t>
        </w:r>
      </w:ins>
      <w:ins w:id="3515" w:author="Orion" w:date="2011-06-21T17:24:00Z">
        <w:r w:rsidR="00AB391E">
          <w:rPr>
            <w:rFonts w:cs="Times New Roman"/>
          </w:rPr>
          <w:t xml:space="preserve"> los a</w:t>
        </w:r>
      </w:ins>
      <w:ins w:id="3516" w:author="Orion" w:date="2011-06-21T17:25:00Z">
        <w:r w:rsidR="00AB391E">
          <w:rPr>
            <w:rFonts w:cs="Times New Roman"/>
          </w:rPr>
          <w:t>viones</w:t>
        </w:r>
      </w:ins>
      <w:ins w:id="3517" w:author="Orion" w:date="2011-06-21T17:24:00Z">
        <w:r w:rsidR="00AB391E">
          <w:rPr>
            <w:rFonts w:cs="Times New Roman"/>
          </w:rPr>
          <w:t xml:space="preserve"> en conflicto</w:t>
        </w:r>
      </w:ins>
      <w:ins w:id="3518" w:author="Orion" w:date="2011-06-21T17:25:00Z">
        <w:r w:rsidR="00AB391E">
          <w:rPr>
            <w:rFonts w:cs="Times New Roman"/>
          </w:rPr>
          <w:t xml:space="preserve">, </w:t>
        </w:r>
        <w:r w:rsidR="00EA6361">
          <w:rPr>
            <w:rFonts w:cs="Times New Roman"/>
          </w:rPr>
          <w:t>esta tarea también tiene la funci</w:t>
        </w:r>
      </w:ins>
      <w:ins w:id="3519" w:author="Orion" w:date="2011-06-21T17:26:00Z">
        <w:r w:rsidR="00EA6361">
          <w:rPr>
            <w:rFonts w:cs="Times New Roman"/>
          </w:rPr>
          <w:t xml:space="preserve">ón de iniciar </w:t>
        </w:r>
      </w:ins>
      <w:ins w:id="3520" w:author="Orion" w:date="2011-06-21T17:31:00Z">
        <w:r w:rsidR="00C47587">
          <w:rPr>
            <w:rFonts w:cs="Times New Roman"/>
          </w:rPr>
          <w:t>una</w:t>
        </w:r>
      </w:ins>
      <w:ins w:id="3521" w:author="Orion" w:date="2011-06-21T17:26:00Z">
        <w:r w:rsidR="00EA6361">
          <w:rPr>
            <w:rFonts w:cs="Times New Roman"/>
          </w:rPr>
          <w:t xml:space="preserve"> aplicación interna</w:t>
        </w:r>
      </w:ins>
      <w:ins w:id="3522" w:author="Orion" w:date="2011-06-21T17:31:00Z">
        <w:r w:rsidR="00C47587">
          <w:rPr>
            <w:rFonts w:cs="Times New Roman"/>
          </w:rPr>
          <w:t xml:space="preserve"> de comprobación de distancias entre aviones en conflicto</w:t>
        </w:r>
      </w:ins>
      <w:ins w:id="3523"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524" w:author="Orion" w:date="2011-06-21T17:31:00Z">
        <w:r w:rsidR="00C47587">
          <w:rPr>
            <w:rFonts w:cs="Times New Roman"/>
          </w:rPr>
          <w:t>. Esta aplicación</w:t>
        </w:r>
      </w:ins>
      <w:ins w:id="3525" w:author="Orion" w:date="2011-06-21T17:26:00Z">
        <w:r w:rsidR="00EA6361">
          <w:rPr>
            <w:rFonts w:cs="Times New Roman"/>
          </w:rPr>
          <w:t xml:space="preserve"> </w:t>
        </w:r>
      </w:ins>
      <w:ins w:id="3526" w:author="Orion" w:date="2011-06-21T17:27:00Z">
        <w:r w:rsidR="007A314F">
          <w:rPr>
            <w:rFonts w:cs="Times New Roman"/>
          </w:rPr>
          <w:t xml:space="preserve">tendrá por objeto determinar si el </w:t>
        </w:r>
      </w:ins>
      <w:ins w:id="3527" w:author="Orion" w:date="2011-06-21T17:30:00Z">
        <w:r w:rsidR="00C47587">
          <w:rPr>
            <w:rFonts w:cs="Times New Roman"/>
          </w:rPr>
          <w:t xml:space="preserve">riesgo de posibilidad de </w:t>
        </w:r>
      </w:ins>
      <w:ins w:id="3528" w:author="Orion" w:date="2011-06-21T17:27:00Z">
        <w:r w:rsidR="007A314F">
          <w:rPr>
            <w:rFonts w:cs="Times New Roman"/>
          </w:rPr>
          <w:t>conflicto</w:t>
        </w:r>
      </w:ins>
      <w:ins w:id="3529" w:author="Orion" w:date="2011-06-21T17:31:00Z">
        <w:r w:rsidR="00C47587">
          <w:rPr>
            <w:rFonts w:cs="Times New Roman"/>
          </w:rPr>
          <w:t xml:space="preserve"> entre los aviones</w:t>
        </w:r>
      </w:ins>
      <w:ins w:id="3530" w:author="Orion" w:date="2011-06-21T17:27:00Z">
        <w:r w:rsidR="007A314F">
          <w:rPr>
            <w:rFonts w:cs="Times New Roman"/>
          </w:rPr>
          <w:t xml:space="preserve"> </w:t>
        </w:r>
      </w:ins>
      <w:ins w:id="3531" w:author="Orion" w:date="2011-06-21T17:30:00Z">
        <w:r w:rsidR="00C47587">
          <w:rPr>
            <w:rFonts w:cs="Times New Roman"/>
          </w:rPr>
          <w:t>ha desaparecido antes de que estos cumplan o completen la orden transmitida por el controlador.</w:t>
        </w:r>
      </w:ins>
      <w:ins w:id="3532" w:author="Orion" w:date="2011-06-21T17:33:00Z">
        <w:r w:rsidR="00286F25">
          <w:rPr>
            <w:rFonts w:cs="Times New Roman"/>
          </w:rPr>
          <w:t xml:space="preserve"> En tal caso </w:t>
        </w:r>
      </w:ins>
      <w:ins w:id="3533" w:author="Orion" w:date="2011-06-21T17:35:00Z">
        <w:r w:rsidR="00286F25">
          <w:rPr>
            <w:rFonts w:cs="Times New Roman"/>
          </w:rPr>
          <w:t>se procederá como en el diagrama de la</w:t>
        </w:r>
      </w:ins>
      <w:ins w:id="3534"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35" w:author="Orion" w:date="2011-07-05T20:58:00Z">
        <w:r w:rsidR="00760DD2">
          <w:t xml:space="preserve">Figura </w:t>
        </w:r>
        <w:r w:rsidR="00760DD2">
          <w:rPr>
            <w:noProof/>
          </w:rPr>
          <w:t>22</w:t>
        </w:r>
      </w:ins>
      <w:ins w:id="3536" w:author="Orion" w:date="2011-06-21T17:48:00Z">
        <w:r w:rsidR="00245BA7">
          <w:rPr>
            <w:rFonts w:cs="Times New Roman"/>
          </w:rPr>
          <w:fldChar w:fldCharType="end"/>
        </w:r>
      </w:ins>
      <w:ins w:id="3537"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38" w:author="Orion" w:date="2011-06-21T17:35:00Z">
        <w:r w:rsidR="00286F25">
          <w:rPr>
            <w:rFonts w:cs="Times New Roman"/>
          </w:rPr>
          <w:t>.</w:t>
        </w:r>
      </w:ins>
    </w:p>
    <w:p w14:paraId="487E2FCA" w14:textId="3122B0C7" w:rsidR="00DD02EE" w:rsidRDefault="00DD02EE">
      <w:pPr>
        <w:jc w:val="both"/>
        <w:rPr>
          <w:ins w:id="3539" w:author="Orion" w:date="2011-06-21T17:15:00Z"/>
          <w:rFonts w:cs="Times New Roman"/>
        </w:rPr>
        <w:pPrChange w:id="3540" w:author="Orion" w:date="2011-05-10T23:28:00Z">
          <w:pPr/>
        </w:pPrChange>
      </w:pPr>
    </w:p>
    <w:p w14:paraId="179D4871" w14:textId="4A864412" w:rsidR="00F721A6" w:rsidRDefault="009F675E">
      <w:pPr>
        <w:pStyle w:val="Caption"/>
        <w:rPr>
          <w:ins w:id="3541" w:author="Orion" w:date="2011-06-21T17:23:00Z"/>
          <w:rFonts w:cs="Times New Roman"/>
        </w:rPr>
        <w:pPrChange w:id="3542" w:author="Orion" w:date="2011-06-22T20:01:00Z">
          <w:pPr/>
        </w:pPrChange>
      </w:pPr>
      <w:bookmarkStart w:id="3543" w:name="_Ref296441117"/>
      <w:bookmarkStart w:id="3544" w:name="_Toc297663516"/>
      <w:ins w:id="3545" w:author="Orion" w:date="2011-06-21T17:16:00Z">
        <w:r w:rsidRPr="0080539F">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46" w:author="Orion" w:date="2011-06-21T17:35:00Z">
        <w:r w:rsidR="00C84177">
          <w:t xml:space="preserve">Figura </w:t>
        </w:r>
        <w:r w:rsidR="00C84177">
          <w:fldChar w:fldCharType="begin"/>
        </w:r>
        <w:r w:rsidR="00C84177">
          <w:instrText xml:space="preserve"> SEQ Figura \* ARABIC </w:instrText>
        </w:r>
      </w:ins>
      <w:r w:rsidR="00C84177">
        <w:fldChar w:fldCharType="separate"/>
      </w:r>
      <w:ins w:id="3547" w:author="Orion" w:date="2011-07-05T20:58:00Z">
        <w:r w:rsidR="00760DD2">
          <w:rPr>
            <w:noProof/>
          </w:rPr>
          <w:t>18</w:t>
        </w:r>
      </w:ins>
      <w:ins w:id="3548" w:author="Orion" w:date="2011-06-21T17:35:00Z">
        <w:r w:rsidR="00C84177">
          <w:fldChar w:fldCharType="end"/>
        </w:r>
        <w:bookmarkEnd w:id="3543"/>
        <w:r w:rsidR="00C84177">
          <w:t>: Comprobación de Nuevo Conflicto</w:t>
        </w:r>
      </w:ins>
      <w:bookmarkEnd w:id="3544"/>
    </w:p>
    <w:p w14:paraId="3BF968B2" w14:textId="77777777" w:rsidR="00A3163B" w:rsidRDefault="00A3163B">
      <w:pPr>
        <w:jc w:val="both"/>
        <w:rPr>
          <w:ins w:id="3549" w:author="Orion" w:date="2011-06-21T16:30:00Z"/>
          <w:rFonts w:cs="Times New Roman"/>
        </w:rPr>
        <w:pPrChange w:id="3550" w:author="Orion" w:date="2011-05-10T23:28:00Z">
          <w:pPr/>
        </w:pPrChange>
      </w:pPr>
    </w:p>
    <w:p w14:paraId="2FAE4C50" w14:textId="59E46836" w:rsidR="00001A1C" w:rsidRDefault="005C0686">
      <w:pPr>
        <w:jc w:val="both"/>
        <w:rPr>
          <w:ins w:id="3551" w:author="Orion" w:date="2011-05-27T18:59:00Z"/>
          <w:rFonts w:cs="Times New Roman"/>
        </w:rPr>
        <w:pPrChange w:id="3552" w:author="Orion" w:date="2011-05-10T23:28:00Z">
          <w:pPr/>
        </w:pPrChange>
      </w:pPr>
      <w:ins w:id="3553" w:author="Orion" w:date="2011-06-21T16:48:00Z">
        <w:r>
          <w:rPr>
            <w:rFonts w:cs="Times New Roman"/>
          </w:rPr>
          <w:t xml:space="preserve">Una vez </w:t>
        </w:r>
      </w:ins>
      <w:ins w:id="3554" w:author="Orion" w:date="2011-06-21T16:49:00Z">
        <w:r>
          <w:rPr>
            <w:rFonts w:cs="Times New Roman"/>
          </w:rPr>
          <w:t>el conflicto se ha detectado y confirmado</w:t>
        </w:r>
      </w:ins>
      <w:ins w:id="3555" w:author="Orion" w:date="2011-06-21T16:50:00Z">
        <w:r>
          <w:rPr>
            <w:rFonts w:cs="Times New Roman"/>
          </w:rPr>
          <w:t xml:space="preserve"> como no existente anteriormente se procede a crear </w:t>
        </w:r>
      </w:ins>
      <w:ins w:id="3556" w:author="Orion" w:date="2011-06-21T16:53:00Z">
        <w:r>
          <w:rPr>
            <w:rFonts w:cs="Times New Roman"/>
          </w:rPr>
          <w:t>cada una de las</w:t>
        </w:r>
      </w:ins>
      <w:ins w:id="3557" w:author="Orion" w:date="2011-06-21T16:50:00Z">
        <w:r>
          <w:rPr>
            <w:rFonts w:cs="Times New Roman"/>
          </w:rPr>
          <w:t xml:space="preserve"> </w:t>
        </w:r>
      </w:ins>
      <w:ins w:id="3558" w:author="Orion" w:date="2011-06-21T16:53:00Z">
        <w:r>
          <w:rPr>
            <w:rFonts w:cs="Times New Roman"/>
          </w:rPr>
          <w:t>órdenes</w:t>
        </w:r>
      </w:ins>
      <w:ins w:id="3559" w:author="Orion" w:date="2011-06-21T16:50:00Z">
        <w:r>
          <w:rPr>
            <w:rFonts w:cs="Times New Roman"/>
          </w:rPr>
          <w:t xml:space="preserve"> que se </w:t>
        </w:r>
      </w:ins>
      <w:ins w:id="3560" w:author="Orion" w:date="2011-06-21T16:52:00Z">
        <w:r>
          <w:rPr>
            <w:rFonts w:cs="Times New Roman"/>
          </w:rPr>
          <w:t>transmitirán</w:t>
        </w:r>
      </w:ins>
      <w:ins w:id="3561" w:author="Orion" w:date="2011-06-21T16:50:00Z">
        <w:r>
          <w:rPr>
            <w:rFonts w:cs="Times New Roman"/>
          </w:rPr>
          <w:t xml:space="preserve"> </w:t>
        </w:r>
      </w:ins>
      <w:ins w:id="3562" w:author="Orion" w:date="2011-06-21T16:52:00Z">
        <w:r>
          <w:rPr>
            <w:rFonts w:cs="Times New Roman"/>
          </w:rPr>
          <w:t xml:space="preserve">a cada uno de los pilotos de estos aviones </w:t>
        </w:r>
      </w:ins>
      <w:ins w:id="3563" w:author="Orion" w:date="2011-06-21T17:44:00Z">
        <w:r w:rsidR="00E11899">
          <w:rPr>
            <w:rFonts w:cs="Times New Roman"/>
          </w:rPr>
          <w:t>en c</w:t>
        </w:r>
      </w:ins>
      <w:ins w:id="3564" w:author="Orion" w:date="2011-06-21T16:52:00Z">
        <w:r>
          <w:rPr>
            <w:rFonts w:cs="Times New Roman"/>
          </w:rPr>
          <w:t xml:space="preserve">onflicto. </w:t>
        </w:r>
      </w:ins>
      <w:ins w:id="3565" w:author="Orion" w:date="2011-06-21T16:53:00Z">
        <w:r>
          <w:rPr>
            <w:rFonts w:cs="Times New Roman"/>
          </w:rPr>
          <w:t xml:space="preserve">Esto se </w:t>
        </w:r>
      </w:ins>
      <w:ins w:id="3566" w:author="Orion" w:date="2011-06-21T17:45:00Z">
        <w:r w:rsidR="0020494C">
          <w:rPr>
            <w:rFonts w:cs="Times New Roman"/>
          </w:rPr>
          <w:t>realizará</w:t>
        </w:r>
      </w:ins>
      <w:ins w:id="3567"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68" w:author="Orion" w:date="2011-06-21T17:17:00Z">
        <w:r w:rsidR="00DC4615">
          <w:rPr>
            <w:rFonts w:cs="Times New Roman"/>
          </w:rPr>
          <w:t xml:space="preserve"> (</w:t>
        </w:r>
      </w:ins>
      <w:ins w:id="3569"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70" w:author="Orion" w:date="2011-07-05T20:58:00Z">
        <w:r w:rsidR="00760DD2">
          <w:t xml:space="preserve">Figura </w:t>
        </w:r>
        <w:r w:rsidR="00760DD2">
          <w:rPr>
            <w:noProof/>
          </w:rPr>
          <w:t>19</w:t>
        </w:r>
      </w:ins>
      <w:ins w:id="3571" w:author="Orion" w:date="2011-06-21T17:45:00Z">
        <w:r w:rsidR="00FF04F8">
          <w:rPr>
            <w:rFonts w:cs="Times New Roman"/>
          </w:rPr>
          <w:fldChar w:fldCharType="end"/>
        </w:r>
      </w:ins>
      <w:ins w:id="3572" w:author="Orion" w:date="2011-06-21T17:17:00Z">
        <w:r w:rsidR="00DC4615">
          <w:rPr>
            <w:rFonts w:cs="Times New Roman"/>
          </w:rPr>
          <w:t>)</w:t>
        </w:r>
      </w:ins>
      <w:ins w:id="3573" w:author="Orion" w:date="2011-06-21T16:57:00Z">
        <w:r w:rsidR="009C4D15">
          <w:rPr>
            <w:rFonts w:cs="Times New Roman"/>
          </w:rPr>
          <w:t xml:space="preserve">, que encapsulará en </w:t>
        </w:r>
      </w:ins>
      <w:ins w:id="3574" w:author="Orion" w:date="2011-06-21T17:56:00Z">
        <w:r w:rsidR="00F36065">
          <w:rPr>
            <w:rFonts w:cs="Times New Roman"/>
          </w:rPr>
          <w:t>los</w:t>
        </w:r>
      </w:ins>
      <w:ins w:id="3575" w:author="Orion" w:date="2011-06-21T16:57:00Z">
        <w:r w:rsidR="009C4D15">
          <w:rPr>
            <w:rFonts w:cs="Times New Roman"/>
          </w:rPr>
          <w:t xml:space="preserve"> hecho</w:t>
        </w:r>
      </w:ins>
      <w:ins w:id="3576" w:author="Orion" w:date="2011-06-21T17:56:00Z">
        <w:r w:rsidR="00F36065">
          <w:rPr>
            <w:rFonts w:cs="Times New Roman"/>
          </w:rPr>
          <w:t>s</w:t>
        </w:r>
      </w:ins>
      <w:ins w:id="3577" w:author="Orion" w:date="2011-06-21T16:57:00Z">
        <w:r w:rsidR="009C4D15">
          <w:rPr>
            <w:rFonts w:cs="Times New Roman"/>
          </w:rPr>
          <w:t xml:space="preserve"> “</w:t>
        </w:r>
        <w:proofErr w:type="spellStart"/>
        <w:r w:rsidR="009C4D15">
          <w:rPr>
            <w:rFonts w:cs="Times New Roman"/>
          </w:rPr>
          <w:t>StartAvoidCollision</w:t>
        </w:r>
      </w:ins>
      <w:proofErr w:type="spellEnd"/>
      <w:ins w:id="3578" w:author="Orion" w:date="2011-06-21T16:58:00Z">
        <w:r w:rsidR="009C4D15">
          <w:rPr>
            <w:rFonts w:cs="Times New Roman"/>
          </w:rPr>
          <w:t>” por un lado el id del piloto</w:t>
        </w:r>
      </w:ins>
      <w:ins w:id="3579" w:author="Orion" w:date="2011-06-21T17:57:00Z">
        <w:r w:rsidR="00F36065" w:rsidRPr="00F36065">
          <w:rPr>
            <w:rFonts w:cs="Times New Roman"/>
          </w:rPr>
          <w:t xml:space="preserve"> </w:t>
        </w:r>
        <w:r w:rsidR="00F36065">
          <w:rPr>
            <w:rFonts w:cs="Times New Roman"/>
          </w:rPr>
          <w:t>al que va destinada la orden</w:t>
        </w:r>
      </w:ins>
      <w:ins w:id="3580" w:author="Orion" w:date="2011-06-21T17:56:00Z">
        <w:r w:rsidR="00F36065">
          <w:rPr>
            <w:rFonts w:cs="Times New Roman"/>
          </w:rPr>
          <w:t xml:space="preserve"> </w:t>
        </w:r>
      </w:ins>
      <w:ins w:id="3581" w:author="Orion" w:date="2011-06-21T17:57:00Z">
        <w:r w:rsidR="00F36065">
          <w:rPr>
            <w:rFonts w:cs="Times New Roman"/>
          </w:rPr>
          <w:t>(</w:t>
        </w:r>
      </w:ins>
      <w:ins w:id="3582" w:author="Orion" w:date="2011-06-21T17:56:00Z">
        <w:r w:rsidR="00F36065">
          <w:rPr>
            <w:rFonts w:cs="Times New Roman"/>
          </w:rPr>
          <w:t>se generará un hecho de este tipo por cada avión en conflicto</w:t>
        </w:r>
      </w:ins>
      <w:ins w:id="3583" w:author="Orion" w:date="2011-06-21T17:57:00Z">
        <w:r w:rsidR="00F36065">
          <w:rPr>
            <w:rFonts w:cs="Times New Roman"/>
          </w:rPr>
          <w:t>)</w:t>
        </w:r>
      </w:ins>
      <w:ins w:id="3584" w:author="Orion" w:date="2011-06-21T16:58:00Z">
        <w:r w:rsidR="009C4D15">
          <w:rPr>
            <w:rFonts w:cs="Times New Roman"/>
          </w:rPr>
          <w:t xml:space="preserve"> y por otro lado, el nuevo tramo</w:t>
        </w:r>
      </w:ins>
      <w:ins w:id="3585" w:author="Orion" w:date="2011-06-21T17:57:00Z">
        <w:r w:rsidR="00F36065">
          <w:rPr>
            <w:rFonts w:cs="Times New Roman"/>
          </w:rPr>
          <w:t>. Este tramo</w:t>
        </w:r>
      </w:ins>
      <w:ins w:id="3586" w:author="Orion" w:date="2011-06-21T16:59:00Z">
        <w:r w:rsidR="009C4D15">
          <w:rPr>
            <w:rFonts w:cs="Times New Roman"/>
          </w:rPr>
          <w:t>,</w:t>
        </w:r>
      </w:ins>
      <w:ins w:id="3587" w:author="Orion" w:date="2011-06-21T16:58:00Z">
        <w:r w:rsidR="009C4D15">
          <w:rPr>
            <w:rFonts w:cs="Times New Roman"/>
          </w:rPr>
          <w:t xml:space="preserve"> como se ha comentad</w:t>
        </w:r>
      </w:ins>
      <w:ins w:id="3588" w:author="Orion" w:date="2011-06-21T16:59:00Z">
        <w:r w:rsidR="009C4D15">
          <w:rPr>
            <w:rFonts w:cs="Times New Roman"/>
          </w:rPr>
          <w:t>o</w:t>
        </w:r>
      </w:ins>
      <w:ins w:id="3589" w:author="Orion" w:date="2011-06-21T16:58:00Z">
        <w:r w:rsidR="009C4D15">
          <w:rPr>
            <w:rFonts w:cs="Times New Roman"/>
          </w:rPr>
          <w:t xml:space="preserve"> </w:t>
        </w:r>
      </w:ins>
      <w:ins w:id="3590" w:author="Orion" w:date="2011-06-21T16:59:00Z">
        <w:r w:rsidR="009C4D15">
          <w:rPr>
            <w:rFonts w:cs="Times New Roman"/>
          </w:rPr>
          <w:t>anteriormente, será un tramo adicional “ficticio” que los aviones deberán completar</w:t>
        </w:r>
      </w:ins>
      <w:ins w:id="3591" w:author="Orion" w:date="2011-06-21T17:58:00Z">
        <w:r w:rsidR="009350CD">
          <w:rPr>
            <w:rFonts w:cs="Times New Roman"/>
          </w:rPr>
          <w:t xml:space="preserve"> antes de seguir con el procedimiento normal del plan de vuelo</w:t>
        </w:r>
      </w:ins>
      <w:ins w:id="3592" w:author="Orion" w:date="2011-06-21T17:01:00Z">
        <w:r w:rsidR="009C4D15">
          <w:rPr>
            <w:rFonts w:cs="Times New Roman"/>
          </w:rPr>
          <w:t>. Se ha</w:t>
        </w:r>
      </w:ins>
      <w:ins w:id="3593" w:author="Orion" w:date="2011-06-21T17:58:00Z">
        <w:r w:rsidR="003357FA">
          <w:rPr>
            <w:rFonts w:cs="Times New Roman"/>
          </w:rPr>
          <w:t>n</w:t>
        </w:r>
      </w:ins>
      <w:ins w:id="3594" w:author="Orion" w:date="2011-06-21T17:01:00Z">
        <w:r w:rsidR="009C4D15">
          <w:rPr>
            <w:rFonts w:cs="Times New Roman"/>
          </w:rPr>
          <w:t xml:space="preserve"> traducido las </w:t>
        </w:r>
      </w:ins>
      <w:ins w:id="3595" w:author="Orion" w:date="2011-06-21T17:06:00Z">
        <w:r w:rsidR="00415F96">
          <w:rPr>
            <w:rFonts w:cs="Times New Roman"/>
          </w:rPr>
          <w:t>órdenes</w:t>
        </w:r>
      </w:ins>
      <w:ins w:id="3596" w:author="Orion" w:date="2011-06-21T17:01:00Z">
        <w:r w:rsidR="009C4D15">
          <w:rPr>
            <w:rFonts w:cs="Times New Roman"/>
          </w:rPr>
          <w:t xml:space="preserve"> a nuevos tramos para</w:t>
        </w:r>
      </w:ins>
      <w:ins w:id="3597" w:author="Orion" w:date="2011-06-21T17:07:00Z">
        <w:r w:rsidR="00526298">
          <w:rPr>
            <w:rFonts w:cs="Times New Roman"/>
          </w:rPr>
          <w:t xml:space="preserve"> que los pilotos puedan</w:t>
        </w:r>
      </w:ins>
      <w:ins w:id="3598" w:author="Orion" w:date="2011-06-21T17:02:00Z">
        <w:r w:rsidR="009C4D15">
          <w:rPr>
            <w:rFonts w:cs="Times New Roman"/>
          </w:rPr>
          <w:t xml:space="preserve"> así seguir</w:t>
        </w:r>
      </w:ins>
      <w:ins w:id="3599" w:author="Orion" w:date="2011-06-21T17:04:00Z">
        <w:r w:rsidR="00586820">
          <w:rPr>
            <w:rFonts w:cs="Times New Roman"/>
          </w:rPr>
          <w:t>, en cierto modo,</w:t>
        </w:r>
      </w:ins>
      <w:ins w:id="3600" w:author="Orion" w:date="2011-06-21T17:02:00Z">
        <w:r w:rsidR="009C4D15">
          <w:rPr>
            <w:rFonts w:cs="Times New Roman"/>
          </w:rPr>
          <w:t xml:space="preserve"> la estructura de </w:t>
        </w:r>
      </w:ins>
      <w:ins w:id="3601" w:author="Orion" w:date="2011-06-21T17:05:00Z">
        <w:r w:rsidR="00415F96">
          <w:rPr>
            <w:rFonts w:cs="Times New Roman"/>
          </w:rPr>
          <w:t xml:space="preserve">generación de decisiones e instrucciones que </w:t>
        </w:r>
      </w:ins>
      <w:ins w:id="3602" w:author="Orion" w:date="2011-06-21T17:59:00Z">
        <w:r w:rsidR="00D366D5">
          <w:rPr>
            <w:rFonts w:cs="Times New Roman"/>
          </w:rPr>
          <w:t xml:space="preserve">los pilotos </w:t>
        </w:r>
      </w:ins>
      <w:ins w:id="3603" w:author="Orion" w:date="2011-06-21T17:05:00Z">
        <w:r w:rsidR="00415F96">
          <w:rPr>
            <w:rFonts w:cs="Times New Roman"/>
          </w:rPr>
          <w:t xml:space="preserve">llevan a cabo en </w:t>
        </w:r>
      </w:ins>
      <w:ins w:id="3604" w:author="Orion" w:date="2011-06-21T17:07:00Z">
        <w:r w:rsidR="009F10B9">
          <w:rPr>
            <w:rFonts w:cs="Times New Roman"/>
          </w:rPr>
          <w:t xml:space="preserve">el cuerpo central </w:t>
        </w:r>
      </w:ins>
      <w:ins w:id="3605" w:author="Orion" w:date="2011-06-21T17:05:00Z">
        <w:r w:rsidR="00415F96">
          <w:rPr>
            <w:rFonts w:cs="Times New Roman"/>
          </w:rPr>
          <w:t>del sistema.</w:t>
        </w:r>
      </w:ins>
      <w:ins w:id="3606" w:author="Orion" w:date="2011-06-21T17:08:00Z">
        <w:r w:rsidR="003B5356">
          <w:rPr>
            <w:rFonts w:cs="Times New Roman"/>
          </w:rPr>
          <w:t xml:space="preserve"> Para la generación de estas nuevas órdenes </w:t>
        </w:r>
      </w:ins>
      <w:ins w:id="3607"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608" w:author="Orion" w:date="2011-06-21T18:00:00Z">
        <w:r w:rsidR="00F80E57">
          <w:rPr>
            <w:rFonts w:cs="Times New Roman"/>
          </w:rPr>
          <w:t>Estas órdenes se l</w:t>
        </w:r>
      </w:ins>
      <w:ins w:id="3609" w:author="Orion" w:date="2011-06-21T17:52:00Z">
        <w:r w:rsidR="00F80E57">
          <w:rPr>
            <w:rFonts w:cs="Times New Roman"/>
          </w:rPr>
          <w:t>imit</w:t>
        </w:r>
      </w:ins>
      <w:ins w:id="3610" w:author="Orion" w:date="2011-06-21T18:00:00Z">
        <w:r w:rsidR="00F80E57">
          <w:rPr>
            <w:rFonts w:cs="Times New Roman"/>
          </w:rPr>
          <w:t>arán</w:t>
        </w:r>
      </w:ins>
      <w:ins w:id="3611" w:author="Orion" w:date="2011-06-21T17:52:00Z">
        <w:r w:rsidR="00EB0885">
          <w:rPr>
            <w:rFonts w:cs="Times New Roman"/>
          </w:rPr>
          <w:t>, en un principio,</w:t>
        </w:r>
      </w:ins>
      <w:ins w:id="3612" w:author="Orion" w:date="2011-06-21T17:53:00Z">
        <w:r w:rsidR="00EB0885">
          <w:rPr>
            <w:rFonts w:cs="Times New Roman"/>
          </w:rPr>
          <w:t xml:space="preserve"> a transmitir cambios de altura y velocidad aleatorias dentro de los valores permitido</w:t>
        </w:r>
      </w:ins>
      <w:ins w:id="3613" w:author="Orion" w:date="2011-06-21T17:54:00Z">
        <w:r w:rsidR="00EB0885">
          <w:rPr>
            <w:rFonts w:cs="Times New Roman"/>
          </w:rPr>
          <w:t>s</w:t>
        </w:r>
      </w:ins>
      <w:ins w:id="3614"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615" w:author="Orion" w:date="2011-05-27T18:18:00Z"/>
          <w:rFonts w:cs="Times New Roman"/>
        </w:rPr>
        <w:pPrChange w:id="3616" w:author="Orion" w:date="2011-05-10T23:28:00Z">
          <w:pPr/>
        </w:pPrChange>
      </w:pPr>
    </w:p>
    <w:p w14:paraId="394058FF" w14:textId="7DD340BE" w:rsidR="0053403E" w:rsidRDefault="009F675E" w:rsidP="0053403E">
      <w:pPr>
        <w:pStyle w:val="Caption"/>
        <w:rPr>
          <w:ins w:id="3617" w:author="Orion" w:date="2011-07-05T21:00:00Z"/>
          <w:rFonts w:cs="Times New Roman"/>
        </w:rPr>
        <w:pPrChange w:id="3618" w:author="Orion" w:date="2011-07-05T21:01:00Z">
          <w:pPr/>
        </w:pPrChange>
      </w:pPr>
      <w:bookmarkStart w:id="3619" w:name="_Ref296441630"/>
      <w:bookmarkStart w:id="3620" w:name="_Toc297663517"/>
      <w:ins w:id="3621" w:author="Orion" w:date="2011-06-21T16:57:00Z">
        <w:r w:rsidRPr="0080539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622" w:author="Orion" w:date="2011-06-21T16:47:00Z">
        <w:r w:rsidR="00001A1C">
          <w:t xml:space="preserve">Figura </w:t>
        </w:r>
        <w:r w:rsidR="00001A1C">
          <w:fldChar w:fldCharType="begin"/>
        </w:r>
        <w:r w:rsidR="00001A1C">
          <w:instrText xml:space="preserve"> SEQ Figura \* ARABIC </w:instrText>
        </w:r>
      </w:ins>
      <w:r w:rsidR="00001A1C">
        <w:fldChar w:fldCharType="separate"/>
      </w:r>
      <w:ins w:id="3623" w:author="Orion" w:date="2011-07-05T20:58:00Z">
        <w:r w:rsidR="00760DD2">
          <w:rPr>
            <w:noProof/>
          </w:rPr>
          <w:t>19</w:t>
        </w:r>
      </w:ins>
      <w:ins w:id="3624" w:author="Orion" w:date="2011-06-21T16:47:00Z">
        <w:r w:rsidR="00001A1C">
          <w:fldChar w:fldCharType="end"/>
        </w:r>
        <w:bookmarkEnd w:id="3619"/>
        <w:r w:rsidR="00001A1C">
          <w:t>: Creación de las Ordenes</w:t>
        </w:r>
      </w:ins>
      <w:bookmarkEnd w:id="3620"/>
    </w:p>
    <w:p w14:paraId="5DBCED8A" w14:textId="77777777" w:rsidR="00A7471E" w:rsidRDefault="00A7471E">
      <w:pPr>
        <w:jc w:val="both"/>
        <w:rPr>
          <w:ins w:id="3625" w:author="Orion" w:date="2011-06-21T17:39:00Z"/>
          <w:rFonts w:cs="Times New Roman"/>
        </w:rPr>
        <w:pPrChange w:id="3626" w:author="Orion" w:date="2011-05-10T23:28:00Z">
          <w:pPr/>
        </w:pPrChange>
      </w:pPr>
    </w:p>
    <w:p w14:paraId="1FA8F742" w14:textId="03C46DB5" w:rsidR="00FC0552" w:rsidRDefault="00F36065" w:rsidP="00A7471E">
      <w:pPr>
        <w:jc w:val="both"/>
        <w:rPr>
          <w:ins w:id="3627" w:author="Orion" w:date="2011-06-22T19:39:00Z"/>
        </w:rPr>
        <w:pPrChange w:id="3628" w:author="Orion" w:date="2011-07-05T21:01:00Z">
          <w:pPr/>
        </w:pPrChange>
      </w:pPr>
      <w:ins w:id="3629" w:author="Orion" w:date="2011-06-21T17:54:00Z">
        <w:r>
          <w:t xml:space="preserve">A continuación se </w:t>
        </w:r>
      </w:ins>
      <w:ins w:id="3630" w:author="Orion" w:date="2011-06-21T17:55:00Z">
        <w:r>
          <w:t>procede</w:t>
        </w:r>
      </w:ins>
      <w:ins w:id="3631" w:author="Orion" w:date="2011-06-21T17:54:00Z">
        <w:r>
          <w:t xml:space="preserve"> a </w:t>
        </w:r>
      </w:ins>
      <w:ins w:id="3632" w:author="Orion" w:date="2011-06-21T17:55:00Z">
        <w:r>
          <w:t>explicar</w:t>
        </w:r>
      </w:ins>
      <w:ins w:id="3633" w:author="Orion" w:date="2011-06-21T17:54:00Z">
        <w:r>
          <w:t xml:space="preserve"> </w:t>
        </w:r>
      </w:ins>
      <w:ins w:id="3634" w:author="Orion" w:date="2011-06-21T17:55:00Z">
        <w:r>
          <w:t>cómo</w:t>
        </w:r>
      </w:ins>
      <w:ins w:id="3635" w:author="Orion" w:date="2011-06-21T17:54:00Z">
        <w:r>
          <w:t xml:space="preserve"> los controladores </w:t>
        </w:r>
      </w:ins>
      <w:ins w:id="3636" w:author="Orion" w:date="2011-06-21T17:55:00Z">
        <w:r>
          <w:t>transmitirán</w:t>
        </w:r>
      </w:ins>
      <w:ins w:id="3637" w:author="Orion" w:date="2011-06-21T17:54:00Z">
        <w:r>
          <w:t xml:space="preserve"> estas </w:t>
        </w:r>
      </w:ins>
      <w:ins w:id="3638" w:author="Orion" w:date="2011-06-21T17:55:00Z">
        <w:r>
          <w:t>órdenes</w:t>
        </w:r>
      </w:ins>
      <w:ins w:id="3639" w:author="Orion" w:date="2011-06-21T17:54:00Z">
        <w:r>
          <w:t xml:space="preserve"> a los pilotos.</w:t>
        </w:r>
      </w:ins>
      <w:ins w:id="3640"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641" w:author="Orion" w:date="2011-07-05T20:58:00Z">
        <w:r w:rsidR="00760DD2">
          <w:t xml:space="preserve">Figura </w:t>
        </w:r>
        <w:r w:rsidR="00760DD2">
          <w:rPr>
            <w:noProof/>
          </w:rPr>
          <w:t>20</w:t>
        </w:r>
      </w:ins>
      <w:ins w:id="3642" w:author="Orion" w:date="2011-06-21T17:55:00Z">
        <w:r>
          <w:fldChar w:fldCharType="end"/>
        </w:r>
        <w:r>
          <w:t xml:space="preserve">, los controladores crearán </w:t>
        </w:r>
      </w:ins>
      <w:ins w:id="3643" w:author="Orion" w:date="2011-06-21T18:00:00Z">
        <w:r w:rsidR="00CF38F1">
          <w:t>una</w:t>
        </w:r>
      </w:ins>
      <w:ins w:id="3644" w:author="Orion" w:date="2011-06-21T17:55:00Z">
        <w:r>
          <w:t xml:space="preserve"> nueva interacción</w:t>
        </w:r>
      </w:ins>
      <w:ins w:id="3645" w:author="Orion" w:date="2011-06-21T18:00:00Z">
        <w:r w:rsidR="00CF38F1">
          <w:t xml:space="preserve"> cuyo colaborador ser</w:t>
        </w:r>
      </w:ins>
      <w:ins w:id="3646" w:author="Orion" w:date="2011-06-21T18:01:00Z">
        <w:r w:rsidR="00CF38F1">
          <w:t xml:space="preserve">á el piloto identificado </w:t>
        </w:r>
      </w:ins>
      <w:ins w:id="3647" w:author="Orion" w:date="2011-06-22T19:21:00Z">
        <w:r w:rsidR="009D4F68">
          <w:t>dentro d</w:t>
        </w:r>
      </w:ins>
      <w:ins w:id="3648"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649" w:author="Orion" w:date="2011-06-21T18:02:00Z">
        <w:r w:rsidR="00CF38F1">
          <w:t>trasmitir al piloto y que contendrá el nuevo tramo ge</w:t>
        </w:r>
      </w:ins>
      <w:ins w:id="3650" w:author="Orion" w:date="2011-06-21T18:03:00Z">
        <w:r w:rsidR="00CF38F1">
          <w:t>n</w:t>
        </w:r>
      </w:ins>
      <w:ins w:id="3651" w:author="Orion" w:date="2011-06-21T18:02:00Z">
        <w:r w:rsidR="00CF38F1">
          <w:t xml:space="preserve">erado en la </w:t>
        </w:r>
      </w:ins>
      <w:ins w:id="3652" w:author="Orion" w:date="2011-06-21T18:03:00Z">
        <w:r w:rsidR="00CF38F1">
          <w:t>tarea anterior “</w:t>
        </w:r>
        <w:proofErr w:type="spellStart"/>
        <w:r w:rsidR="00CF38F1">
          <w:t>CreateNewsOrders</w:t>
        </w:r>
        <w:proofErr w:type="spellEnd"/>
        <w:r w:rsidR="00CF38F1">
          <w:t>”.</w:t>
        </w:r>
      </w:ins>
      <w:ins w:id="3653" w:author="Orion" w:date="2011-06-22T19:21:00Z">
        <w:r w:rsidR="00BF232A">
          <w:t xml:space="preserve"> De esta forma </w:t>
        </w:r>
      </w:ins>
      <w:ins w:id="3654" w:author="Orion" w:date="2011-06-22T19:22:00Z">
        <w:r w:rsidR="00BF232A">
          <w:t>el piloto, en el rol de colaborador, accederá a la interacción y a la información relacionada con ella, como puede ser la orden</w:t>
        </w:r>
      </w:ins>
      <w:ins w:id="3655" w:author="Orion" w:date="2011-06-22T19:25:00Z">
        <w:r w:rsidR="00A06D1A">
          <w:t xml:space="preserve"> del controlador</w:t>
        </w:r>
      </w:ins>
      <w:ins w:id="3656" w:author="Orion" w:date="2011-06-22T19:22:00Z">
        <w:r w:rsidR="00BF232A">
          <w:t>.</w:t>
        </w:r>
      </w:ins>
      <w:ins w:id="3657" w:author="Orion" w:date="2011-06-22T19:23:00Z">
        <w:r w:rsidR="00BF232A">
          <w:t xml:space="preserve"> </w:t>
        </w:r>
      </w:ins>
      <w:ins w:id="3658" w:author="Orion" w:date="2011-06-22T19:25:00Z">
        <w:r w:rsidR="00BF232A">
          <w:t>En esta tarea, “</w:t>
        </w:r>
        <w:proofErr w:type="spellStart"/>
        <w:r w:rsidR="00BF232A">
          <w:t>TakeOrder</w:t>
        </w:r>
        <w:proofErr w:type="spellEnd"/>
        <w:r w:rsidR="00BF232A">
          <w:t>”, e</w:t>
        </w:r>
      </w:ins>
      <w:ins w:id="3659" w:author="Orion" w:date="2011-06-22T19:23:00Z">
        <w:r w:rsidR="00BF232A">
          <w:t>l piloto coge</w:t>
        </w:r>
      </w:ins>
      <w:ins w:id="3660" w:author="Orion" w:date="2011-06-22T19:24:00Z">
        <w:r w:rsidR="00BF232A">
          <w:t>rá</w:t>
        </w:r>
      </w:ins>
      <w:ins w:id="3661" w:author="Orion" w:date="2011-06-22T19:23:00Z">
        <w:r w:rsidR="00BF232A">
          <w:t xml:space="preserve"> esta orden y extr</w:t>
        </w:r>
      </w:ins>
      <w:ins w:id="3662" w:author="Orion" w:date="2011-06-22T19:24:00Z">
        <w:r w:rsidR="00BF232A">
          <w:t>aerá el tramo que le manda e</w:t>
        </w:r>
        <w:r w:rsidR="004D7BB7">
          <w:t>l controlador para encapsularlo</w:t>
        </w:r>
      </w:ins>
      <w:ins w:id="3663" w:author="Orion" w:date="2011-06-22T19:25:00Z">
        <w:r w:rsidR="004D7BB7">
          <w:t xml:space="preserve"> en un nuevo hecho</w:t>
        </w:r>
      </w:ins>
      <w:ins w:id="3664" w:author="Orion" w:date="2011-06-22T19:27:00Z">
        <w:r w:rsidR="00733F52">
          <w:t xml:space="preserve"> “</w:t>
        </w:r>
        <w:proofErr w:type="spellStart"/>
        <w:r w:rsidR="00733F52">
          <w:t>OrderNewLeg</w:t>
        </w:r>
        <w:proofErr w:type="spellEnd"/>
        <w:r w:rsidR="00733F52">
          <w:t>”</w:t>
        </w:r>
      </w:ins>
      <w:ins w:id="3665" w:author="Orion" w:date="2011-06-22T19:25:00Z">
        <w:r w:rsidR="004D7BB7">
          <w:t xml:space="preserve"> que luego ser</w:t>
        </w:r>
        <w:r w:rsidR="00733F52">
          <w:t>á tratado</w:t>
        </w:r>
        <w:r w:rsidR="004D7BB7">
          <w:t xml:space="preserve"> en otra tarea</w:t>
        </w:r>
      </w:ins>
      <w:ins w:id="3666"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67" w:author="Orion" w:date="2011-07-05T20:58:00Z">
        <w:r w:rsidR="00760DD2">
          <w:t xml:space="preserve">Figura </w:t>
        </w:r>
        <w:r w:rsidR="00760DD2">
          <w:rPr>
            <w:noProof/>
          </w:rPr>
          <w:t>21</w:t>
        </w:r>
      </w:ins>
      <w:ins w:id="3668" w:author="Orion" w:date="2011-06-22T19:26:00Z">
        <w:r w:rsidR="004D7BB7">
          <w:fldChar w:fldCharType="end"/>
        </w:r>
        <w:r w:rsidR="004D7BB7">
          <w:t>)</w:t>
        </w:r>
      </w:ins>
      <w:ins w:id="3669" w:author="Orion" w:date="2011-06-22T19:33:00Z">
        <w:r w:rsidR="00EB0845">
          <w:t>,</w:t>
        </w:r>
      </w:ins>
      <w:ins w:id="3670" w:author="Orion" w:date="2011-06-22T19:26:00Z">
        <w:r w:rsidR="0068438C">
          <w:t xml:space="preserve"> que se pasará a explicar m</w:t>
        </w:r>
      </w:ins>
      <w:ins w:id="3671" w:author="Orion" w:date="2011-06-22T19:27:00Z">
        <w:r w:rsidR="0068438C">
          <w:t>ás adelante</w:t>
        </w:r>
      </w:ins>
      <w:ins w:id="3672" w:author="Orion" w:date="2011-06-22T19:26:00Z">
        <w:r w:rsidR="0068438C">
          <w:t>.</w:t>
        </w:r>
      </w:ins>
      <w:ins w:id="3673" w:author="Orion" w:date="2011-06-22T19:27:00Z">
        <w:r w:rsidR="007E68F3">
          <w:t xml:space="preserve"> E</w:t>
        </w:r>
      </w:ins>
      <w:ins w:id="3674" w:author="Orion" w:date="2011-06-22T19:28:00Z">
        <w:r w:rsidR="007E68F3">
          <w:t xml:space="preserve">l piloto también </w:t>
        </w:r>
        <w:r w:rsidR="00BB78C3">
          <w:t>se encargar</w:t>
        </w:r>
      </w:ins>
      <w:ins w:id="3675" w:author="Orion" w:date="2011-06-22T19:31:00Z">
        <w:r w:rsidR="00BB78C3">
          <w:t>á</w:t>
        </w:r>
      </w:ins>
      <w:ins w:id="3676" w:author="Orion" w:date="2011-06-22T19:28:00Z">
        <w:r w:rsidR="007E68F3">
          <w:t xml:space="preserve"> de consumir el tramo </w:t>
        </w:r>
      </w:ins>
      <w:ins w:id="3677" w:author="Orion" w:date="2011-06-22T19:29:00Z">
        <w:r w:rsidR="007E68F3">
          <w:t xml:space="preserve">“Flight </w:t>
        </w:r>
        <w:proofErr w:type="spellStart"/>
        <w:r w:rsidR="007E68F3">
          <w:t>Leg</w:t>
        </w:r>
        <w:proofErr w:type="spellEnd"/>
        <w:r w:rsidR="007E68F3">
          <w:t xml:space="preserve">” </w:t>
        </w:r>
      </w:ins>
      <w:ins w:id="3678" w:author="Orion" w:date="2011-06-22T19:28:00Z">
        <w:r w:rsidR="007E68F3">
          <w:t>que estaba realizando</w:t>
        </w:r>
      </w:ins>
      <w:ins w:id="3679"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680" w:author="Orion" w:date="2011-06-22T19:32:00Z">
        <w:r w:rsidR="00750D72">
          <w:t>n</w:t>
        </w:r>
      </w:ins>
      <w:ins w:id="3681" w:author="Orion" w:date="2011-06-22T19:31:00Z">
        <w:r w:rsidR="00BB78C3">
          <w:t>.</w:t>
        </w:r>
      </w:ins>
      <w:ins w:id="3682" w:author="Orion" w:date="2011-06-22T19:32:00Z">
        <w:r w:rsidR="00EB0845">
          <w:t xml:space="preserve"> </w:t>
        </w:r>
      </w:ins>
      <w:ins w:id="3683"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684" w:author="Orion" w:date="2011-06-22T19:34:00Z">
        <w:r w:rsidR="0095784C">
          <w:t>”.</w:t>
        </w:r>
      </w:ins>
      <w:ins w:id="3685" w:author="Orion" w:date="2011-06-22T19:37:00Z">
        <w:r w:rsidR="00E24358">
          <w:t xml:space="preserve"> Dicha tarea se ejecutará cuando se entienda que </w:t>
        </w:r>
      </w:ins>
      <w:ins w:id="3686" w:author="Orion" w:date="2011-06-22T19:40:00Z">
        <w:r w:rsidR="00B83D06">
          <w:t>el cumplimiento de la</w:t>
        </w:r>
      </w:ins>
      <w:ins w:id="3687" w:author="Orion" w:date="2011-06-22T19:37:00Z">
        <w:r w:rsidR="00E24358">
          <w:t xml:space="preserve"> orden </w:t>
        </w:r>
      </w:ins>
      <w:ins w:id="3688" w:author="Orion" w:date="2011-06-22T19:40:00Z">
        <w:r w:rsidR="00B83D06">
          <w:t>ha finalizado</w:t>
        </w:r>
      </w:ins>
      <w:ins w:id="3689" w:author="Orion" w:date="2011-06-22T19:37:00Z">
        <w:r w:rsidR="00E24358">
          <w:t xml:space="preserve"> y por tanto se ha generado </w:t>
        </w:r>
      </w:ins>
      <w:ins w:id="3690" w:author="Orion" w:date="2011-06-22T19:38:00Z">
        <w:r w:rsidR="00E24358">
          <w:t>el hecho “</w:t>
        </w:r>
        <w:proofErr w:type="spellStart"/>
        <w:r w:rsidR="00E24358">
          <w:t>OrderFinished</w:t>
        </w:r>
        <w:proofErr w:type="spellEnd"/>
        <w:r w:rsidR="00E24358">
          <w:t>”.</w:t>
        </w:r>
      </w:ins>
      <w:ins w:id="3691" w:author="Orion" w:date="2011-06-22T19:39:00Z">
        <w:r w:rsidR="00B83D06">
          <w:t xml:space="preserve"> Esto puede suceder por </w:t>
        </w:r>
      </w:ins>
      <w:ins w:id="3692" w:author="Orion" w:date="2011-06-23T12:24:00Z">
        <w:r w:rsidR="007B2F50">
          <w:t>tres</w:t>
        </w:r>
      </w:ins>
      <w:ins w:id="3693" w:author="Orion" w:date="2011-06-22T19:39:00Z">
        <w:r w:rsidR="00B83D06">
          <w:t xml:space="preserve"> motivos:</w:t>
        </w:r>
      </w:ins>
    </w:p>
    <w:p w14:paraId="609E3FC9" w14:textId="604AF7E6" w:rsidR="00B83D06" w:rsidRDefault="00B83D06">
      <w:pPr>
        <w:pStyle w:val="ListParagraph"/>
        <w:numPr>
          <w:ilvl w:val="0"/>
          <w:numId w:val="35"/>
        </w:numPr>
        <w:jc w:val="both"/>
        <w:rPr>
          <w:ins w:id="3694" w:author="Orion" w:date="2011-06-23T12:25:00Z"/>
          <w:rFonts w:cs="Times New Roman"/>
        </w:rPr>
        <w:pPrChange w:id="3695" w:author="Orion" w:date="2011-06-22T19:39:00Z">
          <w:pPr/>
        </w:pPrChange>
      </w:pPr>
      <w:ins w:id="3696" w:author="Orion" w:date="2011-06-22T19:39:00Z">
        <w:r>
          <w:rPr>
            <w:rFonts w:cs="Times New Roman"/>
          </w:rPr>
          <w:t xml:space="preserve">Que </w:t>
        </w:r>
      </w:ins>
      <w:ins w:id="3697" w:author="Orion" w:date="2011-06-22T19:40:00Z">
        <w:r>
          <w:rPr>
            <w:rFonts w:cs="Times New Roman"/>
          </w:rPr>
          <w:t xml:space="preserve">el piloto haya completado entero el tramo solicitado por el controlador. </w:t>
        </w:r>
      </w:ins>
      <w:ins w:id="3698" w:author="Orion" w:date="2011-06-22T19:41:00Z">
        <w:r>
          <w:rPr>
            <w:rFonts w:cs="Times New Roman"/>
          </w:rPr>
          <w:t>En este caso se proceder</w:t>
        </w:r>
      </w:ins>
      <w:ins w:id="3699" w:author="Orion" w:date="2011-06-22T19:42:00Z">
        <w:r w:rsidR="00BF39F4">
          <w:rPr>
            <w:rFonts w:cs="Times New Roman"/>
          </w:rPr>
          <w:t>á</w:t>
        </w:r>
      </w:ins>
      <w:ins w:id="3700" w:author="Orion" w:date="2011-06-22T19:41:00Z">
        <w:r>
          <w:rPr>
            <w:rFonts w:cs="Times New Roman"/>
          </w:rPr>
          <w:t xml:space="preserve"> a establecer como siguiente tramo</w:t>
        </w:r>
      </w:ins>
      <w:ins w:id="3701" w:author="Orion" w:date="2011-06-22T19:42:00Z">
        <w:r w:rsidR="00517C4B">
          <w:rPr>
            <w:rFonts w:cs="Times New Roman"/>
          </w:rPr>
          <w:t>, “Fl</w:t>
        </w:r>
      </w:ins>
      <w:ins w:id="3702" w:author="Orion" w:date="2011-06-22T19:43:00Z">
        <w:r w:rsidR="00534D79">
          <w:rPr>
            <w:rFonts w:cs="Times New Roman"/>
          </w:rPr>
          <w:t>i</w:t>
        </w:r>
      </w:ins>
      <w:ins w:id="3703"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704" w:author="Orion" w:date="2011-06-22T19:41:00Z">
        <w:r>
          <w:rPr>
            <w:rFonts w:cs="Times New Roman"/>
          </w:rPr>
          <w:t xml:space="preserve"> el que se estaba llevando a cabo antes de que se detectara el conflicto</w:t>
        </w:r>
      </w:ins>
      <w:ins w:id="3705"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706" w:author="Orion" w:date="2011-06-22T19:41:00Z">
        <w:r>
          <w:rPr>
            <w:rFonts w:cs="Times New Roman"/>
          </w:rPr>
          <w:t>.</w:t>
        </w:r>
      </w:ins>
      <w:ins w:id="3707" w:author="Orion" w:date="2011-06-22T19:46:00Z">
        <w:r w:rsidR="00656399">
          <w:rPr>
            <w:rFonts w:cs="Times New Roman"/>
          </w:rPr>
          <w:t xml:space="preserve"> A su vez el piloto se encargará de iniciar la aplicación para que se vaya comprobando cuando se ha completado el nuevo tramo </w:t>
        </w:r>
      </w:ins>
      <w:ins w:id="3708"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709" w:author="Orion" w:date="2011-06-22T19:41:00Z"/>
          <w:rFonts w:cs="Times New Roman"/>
        </w:rPr>
        <w:pPrChange w:id="3710" w:author="Orion" w:date="2011-06-22T19:39:00Z">
          <w:pPr/>
        </w:pPrChange>
      </w:pPr>
      <w:ins w:id="3711" w:author="Orion" w:date="2011-06-23T12:25:00Z">
        <w:r>
          <w:rPr>
            <w:rFonts w:cs="Times New Roman"/>
          </w:rPr>
          <w:t xml:space="preserve">Que el conflicto haya desaparecido, es decir, que el avión ya no esté en riesgo con ningún otro avión. El trato de </w:t>
        </w:r>
      </w:ins>
      <w:ins w:id="3712" w:author="Orion" w:date="2011-06-23T12:27:00Z">
        <w:r w:rsidR="00E9193E">
          <w:rPr>
            <w:rFonts w:cs="Times New Roman"/>
          </w:rPr>
          <w:t>este</w:t>
        </w:r>
      </w:ins>
      <w:ins w:id="3713" w:author="Orion" w:date="2011-06-23T12:25:00Z">
        <w:r>
          <w:rPr>
            <w:rFonts w:cs="Times New Roman"/>
          </w:rPr>
          <w:t xml:space="preserve"> caso ser</w:t>
        </w:r>
      </w:ins>
      <w:ins w:id="3714"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715" w:author="Orion" w:date="2011-06-21T17:39:00Z"/>
          <w:rFonts w:cs="Times New Roman"/>
        </w:rPr>
        <w:pPrChange w:id="3716" w:author="Orion" w:date="2011-06-22T19:39:00Z">
          <w:pPr/>
        </w:pPrChange>
      </w:pPr>
      <w:ins w:id="3717" w:author="Orion" w:date="2011-06-22T19:42:00Z">
        <w:r>
          <w:rPr>
            <w:rFonts w:cs="Times New Roman"/>
          </w:rPr>
          <w:t xml:space="preserve">Que se haya detectado un nuevo conflicto. </w:t>
        </w:r>
      </w:ins>
      <w:ins w:id="3718"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719" w:author="Orion" w:date="2011-06-22T19:44:00Z">
        <w:r>
          <w:rPr>
            <w:rFonts w:cs="Times New Roman"/>
          </w:rPr>
          <w:t>establecido</w:t>
        </w:r>
      </w:ins>
      <w:ins w:id="3720" w:author="Orion" w:date="2011-06-22T19:43:00Z">
        <w:r>
          <w:rPr>
            <w:rFonts w:cs="Times New Roman"/>
          </w:rPr>
          <w:t xml:space="preserve"> por el nuevo conflicto.</w:t>
        </w:r>
      </w:ins>
    </w:p>
    <w:p w14:paraId="30225321" w14:textId="34011477" w:rsidR="00FC0552" w:rsidRDefault="00FC716B">
      <w:pPr>
        <w:jc w:val="both"/>
        <w:rPr>
          <w:ins w:id="3721" w:author="Orion" w:date="2011-06-21T17:39:00Z"/>
          <w:rFonts w:cs="Times New Roman"/>
        </w:rPr>
        <w:pPrChange w:id="3722" w:author="Orion" w:date="2011-05-10T23:28:00Z">
          <w:pPr/>
        </w:pPrChange>
      </w:pPr>
      <w:ins w:id="3723" w:author="Orion" w:date="2011-06-22T19:44:00Z">
        <w:r>
          <w:rPr>
            <w:rFonts w:cs="Times New Roman"/>
          </w:rPr>
          <w:t>Seguidamente esta tarea se encargará de comunicar al controlador que las tareas</w:t>
        </w:r>
      </w:ins>
      <w:ins w:id="3724" w:author="Orion" w:date="2011-06-22T19:45:00Z">
        <w:r w:rsidR="004E01F8">
          <w:rPr>
            <w:rFonts w:cs="Times New Roman"/>
          </w:rPr>
          <w:t xml:space="preserve"> que tenía que realizar </w:t>
        </w:r>
      </w:ins>
      <w:ins w:id="3725" w:author="Orion" w:date="2011-06-22T19:44:00Z">
        <w:r w:rsidR="004E01F8">
          <w:rPr>
            <w:rFonts w:cs="Times New Roman"/>
          </w:rPr>
          <w:t xml:space="preserve">el piloto </w:t>
        </w:r>
      </w:ins>
      <w:ins w:id="3726" w:author="Orion" w:date="2011-06-22T19:45:00Z">
        <w:r w:rsidR="004E01F8">
          <w:rPr>
            <w:rFonts w:cs="Times New Roman"/>
          </w:rPr>
          <w:t xml:space="preserve">para </w:t>
        </w:r>
      </w:ins>
      <w:ins w:id="3727" w:author="Orion" w:date="2011-06-22T19:44:00Z">
        <w:r>
          <w:rPr>
            <w:rFonts w:cs="Times New Roman"/>
          </w:rPr>
          <w:t>acatar la orden han finalizado (</w:t>
        </w:r>
      </w:ins>
      <w:ins w:id="3728"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729" w:author="Orion" w:date="2011-06-21T17:38:00Z"/>
          <w:rFonts w:cs="Times New Roman"/>
        </w:rPr>
        <w:pPrChange w:id="3730" w:author="Orion" w:date="2011-05-10T23:28:00Z">
          <w:pPr/>
        </w:pPrChange>
      </w:pPr>
      <w:ins w:id="3731"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732" w:author="Orion" w:date="2011-06-22T19:49:00Z">
        <w:r w:rsidR="009101E6">
          <w:rPr>
            <w:rFonts w:cs="Times New Roman"/>
          </w:rPr>
          <w:t>, el controlador se encargar</w:t>
        </w:r>
      </w:ins>
      <w:ins w:id="3733" w:author="Orion" w:date="2011-06-22T19:50:00Z">
        <w:r w:rsidR="009101E6">
          <w:rPr>
            <w:rFonts w:cs="Times New Roman"/>
          </w:rPr>
          <w:t>á de eliminar este conflicto del listado</w:t>
        </w:r>
      </w:ins>
      <w:ins w:id="3734" w:author="Orion" w:date="2011-06-22T19:52:00Z">
        <w:r w:rsidR="002415A2">
          <w:rPr>
            <w:rFonts w:cs="Times New Roman"/>
          </w:rPr>
          <w:t xml:space="preserve"> de conflictos actuales que gestiona</w:t>
        </w:r>
      </w:ins>
      <w:ins w:id="3735" w:author="Orion" w:date="2011-06-22T19:50:00Z">
        <w:r w:rsidR="009101E6">
          <w:rPr>
            <w:rFonts w:cs="Times New Roman"/>
          </w:rPr>
          <w:t xml:space="preserve"> dentro de su</w:t>
        </w:r>
        <w:r w:rsidR="002415A2">
          <w:rPr>
            <w:rFonts w:cs="Times New Roman"/>
          </w:rPr>
          <w:t xml:space="preserve"> estado menta</w:t>
        </w:r>
      </w:ins>
      <w:ins w:id="3736" w:author="Orion" w:date="2011-06-22T19:52:00Z">
        <w:r w:rsidR="002415A2">
          <w:rPr>
            <w:rFonts w:cs="Times New Roman"/>
          </w:rPr>
          <w:t>l</w:t>
        </w:r>
        <w:r w:rsidR="009101E6">
          <w:rPr>
            <w:rFonts w:cs="Times New Roman"/>
          </w:rPr>
          <w:t>.</w:t>
        </w:r>
      </w:ins>
      <w:ins w:id="3737" w:author="Orion" w:date="2011-06-22T19:50:00Z">
        <w:r w:rsidR="009101E6">
          <w:rPr>
            <w:rFonts w:cs="Times New Roman"/>
          </w:rPr>
          <w:t xml:space="preserve"> </w:t>
        </w:r>
      </w:ins>
    </w:p>
    <w:p w14:paraId="1C4BB69A" w14:textId="77777777" w:rsidR="00FC0552" w:rsidRDefault="00FC0552">
      <w:pPr>
        <w:jc w:val="both"/>
        <w:rPr>
          <w:ins w:id="3738" w:author="Orion" w:date="2011-06-21T17:39:00Z"/>
          <w:rFonts w:cs="Times New Roman"/>
        </w:rPr>
        <w:pPrChange w:id="3739" w:author="Orion" w:date="2011-05-10T23:28:00Z">
          <w:pPr/>
        </w:pPrChange>
      </w:pPr>
    </w:p>
    <w:p w14:paraId="6D556227" w14:textId="723B759E" w:rsidR="00FC0552" w:rsidRDefault="00973F4A">
      <w:pPr>
        <w:pStyle w:val="Caption"/>
        <w:rPr>
          <w:ins w:id="3740" w:author="Orion" w:date="2011-06-21T17:39:00Z"/>
          <w:rFonts w:cs="Times New Roman"/>
        </w:rPr>
        <w:pPrChange w:id="3741" w:author="Orion" w:date="2011-06-21T17:46:00Z">
          <w:pPr/>
        </w:pPrChange>
      </w:pPr>
      <w:bookmarkStart w:id="3742" w:name="_Ref296442261"/>
      <w:bookmarkStart w:id="3743" w:name="_Ref297129914"/>
      <w:bookmarkStart w:id="3744" w:name="_Toc297663518"/>
      <w:ins w:id="3745" w:author="Orion" w:date="2011-06-21T17:39:00Z">
        <w:r w:rsidRPr="0080539F">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46" w:author="Orion" w:date="2011-06-21T17:46:00Z">
        <w:r w:rsidR="00011CB0">
          <w:t xml:space="preserve">Figura </w:t>
        </w:r>
        <w:r w:rsidR="00011CB0">
          <w:fldChar w:fldCharType="begin"/>
        </w:r>
        <w:r w:rsidR="00011CB0">
          <w:instrText xml:space="preserve"> SEQ Figura \* ARABIC </w:instrText>
        </w:r>
      </w:ins>
      <w:r w:rsidR="00011CB0">
        <w:fldChar w:fldCharType="separate"/>
      </w:r>
      <w:ins w:id="3747" w:author="Orion" w:date="2011-07-05T20:58:00Z">
        <w:r w:rsidR="00760DD2">
          <w:rPr>
            <w:noProof/>
          </w:rPr>
          <w:t>20</w:t>
        </w:r>
      </w:ins>
      <w:ins w:id="3748" w:author="Orion" w:date="2011-06-21T17:46:00Z">
        <w:r w:rsidR="00011CB0">
          <w:fldChar w:fldCharType="end"/>
        </w:r>
        <w:bookmarkEnd w:id="3742"/>
        <w:r w:rsidR="00011CB0">
          <w:t>: Interacción Controlador-Piloto</w:t>
        </w:r>
      </w:ins>
      <w:ins w:id="3749" w:author="Orion" w:date="2011-06-21T17:47:00Z">
        <w:r w:rsidR="00EC5D9F">
          <w:t xml:space="preserve"> traspaso de Ordenes</w:t>
        </w:r>
      </w:ins>
      <w:bookmarkEnd w:id="3743"/>
      <w:bookmarkEnd w:id="3744"/>
    </w:p>
    <w:p w14:paraId="7FA3640E" w14:textId="77777777" w:rsidR="00FC0552" w:rsidRDefault="00FC0552">
      <w:pPr>
        <w:jc w:val="both"/>
        <w:rPr>
          <w:ins w:id="3750" w:author="Orion" w:date="2011-06-21T17:40:00Z"/>
          <w:rFonts w:cs="Times New Roman"/>
        </w:rPr>
        <w:pPrChange w:id="3751" w:author="Orion" w:date="2011-05-10T23:28:00Z">
          <w:pPr/>
        </w:pPrChange>
      </w:pPr>
    </w:p>
    <w:p w14:paraId="51DDFA35" w14:textId="04BC6FE2" w:rsidR="00A7256D" w:rsidRDefault="00163557" w:rsidP="00A7256D">
      <w:pPr>
        <w:jc w:val="both"/>
        <w:rPr>
          <w:ins w:id="3752" w:author="Orion" w:date="2011-07-05T21:04:00Z"/>
          <w:rFonts w:cs="Times New Roman"/>
        </w:rPr>
        <w:pPrChange w:id="3753" w:author="Orion" w:date="2011-07-05T21:04:00Z">
          <w:pPr/>
        </w:pPrChange>
      </w:pPr>
      <w:ins w:id="3754"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55" w:author="Orion" w:date="2011-06-22T19:57:00Z">
        <w:r w:rsidR="00974AB5">
          <w:rPr>
            <w:rFonts w:cs="Times New Roman"/>
          </w:rPr>
          <w:t>Lo que</w:t>
        </w:r>
      </w:ins>
      <w:ins w:id="3756" w:author="Orion" w:date="2011-06-22T19:58:00Z">
        <w:r w:rsidR="00974AB5">
          <w:rPr>
            <w:rFonts w:cs="Times New Roman"/>
          </w:rPr>
          <w:t xml:space="preserve"> el piloto</w:t>
        </w:r>
      </w:ins>
      <w:ins w:id="3757" w:author="Orion" w:date="2011-06-22T19:57:00Z">
        <w:r w:rsidR="00974AB5">
          <w:rPr>
            <w:rFonts w:cs="Times New Roman"/>
          </w:rPr>
          <w:t xml:space="preserve"> </w:t>
        </w:r>
      </w:ins>
      <w:ins w:id="3758" w:author="Orion" w:date="2011-06-23T12:16:00Z">
        <w:r w:rsidR="00082449">
          <w:rPr>
            <w:rFonts w:cs="Times New Roman"/>
          </w:rPr>
          <w:t>har</w:t>
        </w:r>
      </w:ins>
      <w:ins w:id="3759" w:author="Orion" w:date="2011-06-23T12:17:00Z">
        <w:r w:rsidR="00082449">
          <w:rPr>
            <w:rFonts w:cs="Times New Roman"/>
          </w:rPr>
          <w:t>á</w:t>
        </w:r>
      </w:ins>
      <w:ins w:id="3760" w:author="Orion" w:date="2011-06-22T19:57:00Z">
        <w:r w:rsidR="00974AB5">
          <w:rPr>
            <w:rFonts w:cs="Times New Roman"/>
          </w:rPr>
          <w:t xml:space="preserve"> en</w:t>
        </w:r>
      </w:ins>
      <w:ins w:id="3761" w:author="Orion" w:date="2011-06-22T19:58:00Z">
        <w:r w:rsidR="00974AB5">
          <w:rPr>
            <w:rFonts w:cs="Times New Roman"/>
          </w:rPr>
          <w:t xml:space="preserve"> </w:t>
        </w:r>
      </w:ins>
      <w:ins w:id="3762" w:author="Orion" w:date="2011-06-22T19:57:00Z">
        <w:r w:rsidR="00974AB5">
          <w:rPr>
            <w:rFonts w:cs="Times New Roman"/>
          </w:rPr>
          <w:t>esta</w:t>
        </w:r>
      </w:ins>
      <w:ins w:id="3763" w:author="Orion" w:date="2011-06-22T19:56:00Z">
        <w:r w:rsidR="00974AB5">
          <w:rPr>
            <w:rFonts w:cs="Times New Roman"/>
          </w:rPr>
          <w:t xml:space="preserve"> tarea (“</w:t>
        </w:r>
        <w:proofErr w:type="spellStart"/>
        <w:r w:rsidR="00974AB5">
          <w:rPr>
            <w:rFonts w:cs="Times New Roman"/>
          </w:rPr>
          <w:t>CreateNewLegForOrder</w:t>
        </w:r>
      </w:ins>
      <w:proofErr w:type="spellEnd"/>
      <w:ins w:id="3764" w:author="Orion" w:date="2011-06-22T19:57:00Z">
        <w:r w:rsidR="00974AB5">
          <w:rPr>
            <w:rFonts w:cs="Times New Roman"/>
          </w:rPr>
          <w:t>”) es tan simple</w:t>
        </w:r>
      </w:ins>
      <w:ins w:id="3765" w:author="Orion" w:date="2011-06-22T19:58:00Z">
        <w:r w:rsidR="00974AB5">
          <w:rPr>
            <w:rFonts w:cs="Times New Roman"/>
          </w:rPr>
          <w:t xml:space="preserve"> como crear</w:t>
        </w:r>
      </w:ins>
      <w:ins w:id="3766" w:author="Orion" w:date="2011-06-22T19:57:00Z">
        <w:r w:rsidR="00974AB5">
          <w:rPr>
            <w:rFonts w:cs="Times New Roman"/>
          </w:rPr>
          <w:t xml:space="preserve"> </w:t>
        </w:r>
      </w:ins>
      <w:ins w:id="3767" w:author="Orion" w:date="2011-06-22T19:54:00Z">
        <w:r w:rsidR="00082449">
          <w:rPr>
            <w:rFonts w:cs="Times New Roman"/>
          </w:rPr>
          <w:t>como tramo</w:t>
        </w:r>
        <w:r>
          <w:rPr>
            <w:rFonts w:cs="Times New Roman"/>
          </w:rPr>
          <w:t xml:space="preserve"> actual el que </w:t>
        </w:r>
      </w:ins>
      <w:ins w:id="3768"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69"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70" w:author="Orion" w:date="2011-07-05T20:58:00Z">
        <w:r w:rsidR="00760DD2">
          <w:t xml:space="preserve">Figura </w:t>
        </w:r>
        <w:r w:rsidR="00760DD2">
          <w:rPr>
            <w:noProof/>
          </w:rPr>
          <w:t>21</w:t>
        </w:r>
      </w:ins>
      <w:ins w:id="3771" w:author="Orion" w:date="2011-06-22T19:59:00Z">
        <w:r w:rsidR="00974AB5">
          <w:rPr>
            <w:rFonts w:cs="Times New Roman"/>
          </w:rPr>
          <w:fldChar w:fldCharType="end"/>
        </w:r>
        <w:r w:rsidR="00974AB5">
          <w:rPr>
            <w:rFonts w:cs="Times New Roman"/>
          </w:rPr>
          <w:t>)</w:t>
        </w:r>
      </w:ins>
      <w:ins w:id="3772" w:author="Orion" w:date="2011-06-22T19:58:00Z">
        <w:r w:rsidR="00974AB5">
          <w:rPr>
            <w:rFonts w:cs="Times New Roman"/>
          </w:rPr>
          <w:t>.</w:t>
        </w:r>
      </w:ins>
      <w:ins w:id="3773" w:author="Orion" w:date="2011-06-22T19:59:00Z">
        <w:r w:rsidR="00DE6965">
          <w:rPr>
            <w:rFonts w:cs="Times New Roman"/>
          </w:rPr>
          <w:t xml:space="preserve"> A su vez el piloto tendrá que iniciar también la aplicación </w:t>
        </w:r>
      </w:ins>
      <w:ins w:id="3774"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75"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76" w:name="_Ref296534126"/>
    </w:p>
    <w:p w14:paraId="1320C8F1" w14:textId="77777777" w:rsidR="00A7256D" w:rsidRPr="00A7256D" w:rsidRDefault="00A7256D" w:rsidP="00A7256D">
      <w:pPr>
        <w:jc w:val="both"/>
        <w:rPr>
          <w:ins w:id="3777" w:author="Orion" w:date="2011-07-05T21:04:00Z"/>
          <w:rFonts w:cs="Times New Roman"/>
          <w:rPrChange w:id="3778" w:author="Orion" w:date="2011-07-05T21:04:00Z">
            <w:rPr>
              <w:ins w:id="3779" w:author="Orion" w:date="2011-07-05T21:04:00Z"/>
              <w:rFonts w:cs="Times New Roman"/>
              <w:i/>
              <w:iCs/>
            </w:rPr>
          </w:rPrChange>
        </w:rPr>
        <w:pPrChange w:id="3780" w:author="Orion" w:date="2011-07-05T21:04:00Z">
          <w:pPr/>
        </w:pPrChange>
      </w:pPr>
    </w:p>
    <w:p w14:paraId="7D91C005" w14:textId="43E7CB27" w:rsidR="00163557" w:rsidRDefault="00163557">
      <w:pPr>
        <w:pStyle w:val="Caption"/>
        <w:rPr>
          <w:ins w:id="3781" w:author="Orion" w:date="2011-06-22T19:56:00Z"/>
        </w:rPr>
        <w:pPrChange w:id="3782" w:author="Orion" w:date="2011-06-21T17:46:00Z">
          <w:pPr/>
        </w:pPrChange>
      </w:pPr>
      <w:ins w:id="3783" w:author="Orion" w:date="2011-06-22T19:56:00Z">
        <w:r w:rsidRPr="00163557">
          <w:t xml:space="preserve"> </w:t>
        </w:r>
      </w:ins>
    </w:p>
    <w:p w14:paraId="5ED11A0A" w14:textId="4D66B0BF" w:rsidR="00FC0552" w:rsidRDefault="00A7256D">
      <w:pPr>
        <w:pStyle w:val="Caption"/>
        <w:rPr>
          <w:ins w:id="3784" w:author="Orion" w:date="2011-06-21T17:40:00Z"/>
          <w:rFonts w:cs="Times New Roman"/>
        </w:rPr>
        <w:pPrChange w:id="3785" w:author="Orion" w:date="2011-06-21T17:46:00Z">
          <w:pPr/>
        </w:pPrChange>
      </w:pPr>
      <w:bookmarkStart w:id="3786" w:name="_Ref296536077"/>
      <w:bookmarkStart w:id="3787" w:name="_Toc297663519"/>
      <w:ins w:id="3788" w:author="Orion" w:date="2011-06-22T19:56:00Z">
        <w:r w:rsidRPr="0080539F">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789" w:author="Orion" w:date="2011-06-21T17:46:00Z">
        <w:r w:rsidR="00011CB0">
          <w:t xml:space="preserve">Figura </w:t>
        </w:r>
        <w:r w:rsidR="00011CB0">
          <w:fldChar w:fldCharType="begin"/>
        </w:r>
        <w:r w:rsidR="00011CB0">
          <w:instrText xml:space="preserve"> SEQ Figura \* ARABIC </w:instrText>
        </w:r>
      </w:ins>
      <w:r w:rsidR="00011CB0">
        <w:fldChar w:fldCharType="separate"/>
      </w:r>
      <w:ins w:id="3790" w:author="Orion" w:date="2011-07-05T20:58:00Z">
        <w:r w:rsidR="00760DD2">
          <w:rPr>
            <w:noProof/>
          </w:rPr>
          <w:t>21</w:t>
        </w:r>
      </w:ins>
      <w:ins w:id="3791" w:author="Orion" w:date="2011-06-21T17:46:00Z">
        <w:r w:rsidR="00011CB0">
          <w:fldChar w:fldCharType="end"/>
        </w:r>
        <w:bookmarkEnd w:id="3776"/>
        <w:bookmarkEnd w:id="3786"/>
        <w:r w:rsidR="00011CB0">
          <w:t>: Piloto Obedeciendo una Orden</w:t>
        </w:r>
      </w:ins>
      <w:bookmarkEnd w:id="3787"/>
    </w:p>
    <w:p w14:paraId="16E0E33A" w14:textId="77777777" w:rsidR="00FC0552" w:rsidRDefault="00FC0552">
      <w:pPr>
        <w:jc w:val="both"/>
        <w:rPr>
          <w:ins w:id="3792" w:author="Orion" w:date="2011-06-21T17:39:00Z"/>
          <w:rFonts w:cs="Times New Roman"/>
        </w:rPr>
        <w:pPrChange w:id="3793" w:author="Orion" w:date="2011-05-10T23:28:00Z">
          <w:pPr/>
        </w:pPrChange>
      </w:pPr>
    </w:p>
    <w:p w14:paraId="394F3292" w14:textId="19A21B3D" w:rsidR="007B2F50" w:rsidRDefault="004D2204">
      <w:pPr>
        <w:jc w:val="both"/>
        <w:rPr>
          <w:ins w:id="3794" w:author="Orion" w:date="2011-06-23T12:22:00Z"/>
          <w:rFonts w:cs="Times New Roman"/>
        </w:rPr>
        <w:pPrChange w:id="3795" w:author="Orion" w:date="2011-05-10T23:28:00Z">
          <w:pPr/>
        </w:pPrChange>
      </w:pPr>
      <w:ins w:id="3796" w:author="Orion" w:date="2011-06-23T12:17:00Z">
        <w:r>
          <w:rPr>
            <w:rFonts w:cs="Times New Roman"/>
          </w:rPr>
          <w:t>Tambi</w:t>
        </w:r>
      </w:ins>
      <w:ins w:id="3797" w:author="Orion" w:date="2011-06-23T12:18:00Z">
        <w:r>
          <w:rPr>
            <w:rFonts w:cs="Times New Roman"/>
          </w:rPr>
          <w:t>én es posible que el conflicto desaparezca antes de que se complete la orden que el controlador mando al piloto cuando este se detectó</w:t>
        </w:r>
      </w:ins>
      <w:ins w:id="3798"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799" w:author="Orion" w:date="2011-07-05T20:58:00Z">
        <w:r w:rsidR="00760DD2">
          <w:t xml:space="preserve">Figura </w:t>
        </w:r>
        <w:r w:rsidR="00760DD2">
          <w:rPr>
            <w:noProof/>
          </w:rPr>
          <w:t>22</w:t>
        </w:r>
      </w:ins>
      <w:ins w:id="3800" w:author="Orion" w:date="2011-06-23T12:33:00Z">
        <w:r w:rsidR="007B1C6E">
          <w:rPr>
            <w:rFonts w:cs="Times New Roman"/>
          </w:rPr>
          <w:fldChar w:fldCharType="end"/>
        </w:r>
        <w:r w:rsidR="007B1C6E">
          <w:rPr>
            <w:rFonts w:cs="Times New Roman"/>
          </w:rPr>
          <w:t>)</w:t>
        </w:r>
      </w:ins>
      <w:ins w:id="3801" w:author="Orion" w:date="2011-06-23T12:18:00Z">
        <w:r>
          <w:rPr>
            <w:rFonts w:cs="Times New Roman"/>
          </w:rPr>
          <w:t>.</w:t>
        </w:r>
      </w:ins>
      <w:ins w:id="3802" w:author="Orion" w:date="2011-06-23T12:19:00Z">
        <w:r w:rsidR="00B351E6">
          <w:rPr>
            <w:rFonts w:cs="Times New Roman"/>
          </w:rPr>
          <w:t xml:space="preserve"> </w:t>
        </w:r>
      </w:ins>
      <w:ins w:id="3803" w:author="Orion" w:date="2011-06-23T12:20:00Z">
        <w:r w:rsidR="00B351E6">
          <w:rPr>
            <w:rFonts w:cs="Times New Roman"/>
          </w:rPr>
          <w:t xml:space="preserve">Para detectar estos casos se inició la aplicación </w:t>
        </w:r>
      </w:ins>
      <w:ins w:id="3804"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805"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806" w:author="Orion" w:date="2011-07-05T20:58:00Z">
        <w:r w:rsidR="00760DD2">
          <w:t xml:space="preserve">Figura </w:t>
        </w:r>
        <w:r w:rsidR="00760DD2">
          <w:rPr>
            <w:noProof/>
          </w:rPr>
          <w:t>18</w:t>
        </w:r>
      </w:ins>
      <w:ins w:id="3807"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808" w:author="Orion" w:date="2011-06-23T12:23:00Z">
        <w:r w:rsidR="007B2F50">
          <w:rPr>
            <w:rFonts w:cs="Times New Roman"/>
          </w:rPr>
          <w:t xml:space="preserve">aplicación lanzará un evento cuando detecte que para un determinado avión ya no hay riesgo de conflicto. </w:t>
        </w:r>
      </w:ins>
      <w:ins w:id="3809" w:author="Orion" w:date="2011-06-23T12:24:00Z">
        <w:r w:rsidR="007B2F50">
          <w:rPr>
            <w:rFonts w:cs="Times New Roman"/>
          </w:rPr>
          <w:t>D</w:t>
        </w:r>
      </w:ins>
      <w:ins w:id="3810" w:author="Orion" w:date="2011-06-23T12:27:00Z">
        <w:r w:rsidR="00A41695">
          <w:rPr>
            <w:rFonts w:cs="Times New Roman"/>
          </w:rPr>
          <w:t xml:space="preserve">icho evento producirá que el controlador inicie una interacción con el piloto del avión para comunicarle el suceso </w:t>
        </w:r>
      </w:ins>
      <w:ins w:id="3811"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812" w:author="Orion" w:date="2011-06-23T12:29:00Z">
        <w:r w:rsidR="00A41695">
          <w:rPr>
            <w:rFonts w:cs="Times New Roman"/>
          </w:rPr>
          <w:t xml:space="preserve">Será entonces cuando el piloto creará un hecho interno para interpretar que </w:t>
        </w:r>
      </w:ins>
      <w:ins w:id="3813"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814" w:author="Orion" w:date="2011-06-25T18:11:00Z">
        <w:r w:rsidR="00DE2930">
          <w:rPr>
            <w:rFonts w:cs="Times New Roman"/>
          </w:rPr>
          <w:t xml:space="preserve"> y consumirá el tramo que correspond</w:t>
        </w:r>
      </w:ins>
      <w:ins w:id="3815"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816" w:author="Orion" w:date="2011-06-23T12:31:00Z">
        <w:r w:rsidR="00A41695">
          <w:rPr>
            <w:rFonts w:cs="Times New Roman"/>
          </w:rPr>
          <w:t>. A partir de este momento se procederá como en la</w:t>
        </w:r>
      </w:ins>
      <w:ins w:id="3817"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818" w:author="Orion" w:date="2011-07-05T20:58:00Z">
        <w:r w:rsidR="00760DD2">
          <w:t xml:space="preserve">Figura </w:t>
        </w:r>
        <w:r w:rsidR="00760DD2">
          <w:rPr>
            <w:noProof/>
          </w:rPr>
          <w:t>20</w:t>
        </w:r>
      </w:ins>
      <w:ins w:id="3819" w:author="Orion" w:date="2011-06-23T12:32:00Z">
        <w:r w:rsidR="00A41695">
          <w:rPr>
            <w:rFonts w:cs="Times New Roman"/>
          </w:rPr>
          <w:fldChar w:fldCharType="end"/>
        </w:r>
      </w:ins>
      <w:ins w:id="3820" w:author="Orion" w:date="2011-06-23T12:31:00Z">
        <w:r w:rsidR="00A41695">
          <w:rPr>
            <w:rFonts w:cs="Times New Roman"/>
          </w:rPr>
          <w:t xml:space="preserve"> donde se </w:t>
        </w:r>
      </w:ins>
      <w:ins w:id="3821" w:author="Orion" w:date="2011-06-23T12:32:00Z">
        <w:r w:rsidR="00A41695">
          <w:rPr>
            <w:rFonts w:cs="Times New Roman"/>
          </w:rPr>
          <w:t>realizarán</w:t>
        </w:r>
      </w:ins>
      <w:ins w:id="3822" w:author="Orion" w:date="2011-06-23T12:31:00Z">
        <w:r w:rsidR="00A41695">
          <w:rPr>
            <w:rFonts w:cs="Times New Roman"/>
          </w:rPr>
          <w:t xml:space="preserve"> todas las tareas para la confirmaci</w:t>
        </w:r>
      </w:ins>
      <w:ins w:id="3823" w:author="Orion" w:date="2011-06-23T12:32:00Z">
        <w:r w:rsidR="00A41695">
          <w:rPr>
            <w:rFonts w:cs="Times New Roman"/>
          </w:rPr>
          <w:t>ón de la finalización de la tarea.</w:t>
        </w:r>
      </w:ins>
    </w:p>
    <w:p w14:paraId="099EAC3C" w14:textId="77777777" w:rsidR="004D2204" w:rsidRDefault="004D2204">
      <w:pPr>
        <w:jc w:val="both"/>
        <w:rPr>
          <w:ins w:id="3824" w:author="Orion" w:date="2011-06-21T17:39:00Z"/>
          <w:rFonts w:cs="Times New Roman"/>
        </w:rPr>
        <w:pPrChange w:id="3825" w:author="Orion" w:date="2011-05-10T23:28:00Z">
          <w:pPr/>
        </w:pPrChange>
      </w:pPr>
    </w:p>
    <w:p w14:paraId="7322EE47" w14:textId="0F537324" w:rsidR="00001A1C" w:rsidRDefault="00B57D77">
      <w:pPr>
        <w:pStyle w:val="Caption"/>
        <w:rPr>
          <w:ins w:id="3826" w:author="Orion" w:date="2011-06-21T17:47:00Z"/>
          <w:rFonts w:cs="Times New Roman"/>
        </w:rPr>
        <w:pPrChange w:id="3827" w:author="Orion" w:date="2011-06-21T17:47:00Z">
          <w:pPr/>
        </w:pPrChange>
      </w:pPr>
      <w:bookmarkStart w:id="3828" w:name="_Ref296441855"/>
      <w:bookmarkStart w:id="3829" w:name="_Toc297663520"/>
      <w:ins w:id="3830" w:author="Orion" w:date="2011-06-24T01:51:00Z">
        <w:r w:rsidRPr="0080539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831" w:author="Orion" w:date="2011-06-21T17:47:00Z">
        <w:r w:rsidR="009D224A">
          <w:t xml:space="preserve">Figura </w:t>
        </w:r>
        <w:r w:rsidR="009D224A">
          <w:fldChar w:fldCharType="begin"/>
        </w:r>
        <w:r w:rsidR="009D224A">
          <w:instrText xml:space="preserve"> SEQ Figura \* ARABIC </w:instrText>
        </w:r>
      </w:ins>
      <w:r w:rsidR="009D224A">
        <w:fldChar w:fldCharType="separate"/>
      </w:r>
      <w:ins w:id="3832" w:author="Orion" w:date="2011-07-05T20:58:00Z">
        <w:r w:rsidR="00760DD2">
          <w:rPr>
            <w:noProof/>
          </w:rPr>
          <w:t>22</w:t>
        </w:r>
      </w:ins>
      <w:ins w:id="3833" w:author="Orion" w:date="2011-06-21T17:47:00Z">
        <w:r w:rsidR="009D224A">
          <w:fldChar w:fldCharType="end"/>
        </w:r>
        <w:bookmarkEnd w:id="3828"/>
        <w:r w:rsidR="009D224A">
          <w:t>: Conflicto Finalizado por Lejanía entre Aviones</w:t>
        </w:r>
        <w:bookmarkEnd w:id="3829"/>
      </w:ins>
    </w:p>
    <w:p w14:paraId="49DAE65E" w14:textId="77777777" w:rsidR="00140686" w:rsidRDefault="00140686" w:rsidP="00140686">
      <w:pPr>
        <w:jc w:val="both"/>
        <w:rPr>
          <w:ins w:id="3834" w:author="Orion" w:date="2011-07-05T21:08:00Z"/>
          <w:rFonts w:cs="Times New Roman"/>
        </w:rPr>
      </w:pPr>
    </w:p>
    <w:p w14:paraId="2DCDFE0A" w14:textId="321A25AF" w:rsidR="009F5DBF" w:rsidRDefault="00A919B7" w:rsidP="009F5DBF">
      <w:pPr>
        <w:jc w:val="both"/>
        <w:rPr>
          <w:ins w:id="3835" w:author="Orion" w:date="2011-07-05T21:17:00Z"/>
          <w:rFonts w:cs="Times New Roman"/>
        </w:rPr>
      </w:pPr>
      <w:ins w:id="3836" w:author="Orion" w:date="2011-07-05T21:08:00Z">
        <w:r>
          <w:rPr>
            <w:rFonts w:cs="Times New Roman"/>
          </w:rPr>
          <w:t xml:space="preserve">Como se </w:t>
        </w:r>
      </w:ins>
      <w:ins w:id="3837" w:author="Orion" w:date="2011-07-05T21:09:00Z">
        <w:r>
          <w:rPr>
            <w:rFonts w:cs="Times New Roman"/>
          </w:rPr>
          <w:t>c</w:t>
        </w:r>
      </w:ins>
      <w:ins w:id="3838" w:author="Orion" w:date="2011-07-05T21:08:00Z">
        <w:r>
          <w:rPr>
            <w:rFonts w:cs="Times New Roman"/>
          </w:rPr>
          <w:t>oment</w:t>
        </w:r>
      </w:ins>
      <w:ins w:id="3839" w:author="Orion" w:date="2011-07-05T21:09:00Z">
        <w:r>
          <w:rPr>
            <w:rFonts w:cs="Times New Roman"/>
          </w:rPr>
          <w:t>ó en la parte de la gestión del plan de vuelo,</w:t>
        </w:r>
      </w:ins>
      <w:ins w:id="3840" w:author="Orion" w:date="2011-07-05T21:10:00Z">
        <w:r w:rsidR="00C8349D">
          <w:rPr>
            <w:rFonts w:cs="Times New Roman"/>
          </w:rPr>
          <w:t xml:space="preserve"> cuando la aeronave completa un tramo es posible que lo haga a la vez que </w:t>
        </w:r>
      </w:ins>
      <w:ins w:id="3841" w:author="Orion" w:date="2011-07-05T21:11:00Z">
        <w:r w:rsidR="00C8349D">
          <w:rPr>
            <w:rFonts w:cs="Times New Roman"/>
          </w:rPr>
          <w:t>su piloto</w:t>
        </w:r>
      </w:ins>
      <w:ins w:id="3842" w:author="Orion" w:date="2011-07-05T21:10:00Z">
        <w:r w:rsidR="00C8349D">
          <w:rPr>
            <w:rFonts w:cs="Times New Roman"/>
          </w:rPr>
          <w:t xml:space="preserve"> está gestionando un </w:t>
        </w:r>
      </w:ins>
      <w:ins w:id="3843" w:author="Orion" w:date="2011-07-05T21:11:00Z">
        <w:r w:rsidR="00C8349D">
          <w:rPr>
            <w:rFonts w:cs="Times New Roman"/>
          </w:rPr>
          <w:t>conflicto con otro avión</w:t>
        </w:r>
      </w:ins>
      <w:ins w:id="3844"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r w:rsidR="00C8349D">
          <w:rPr>
            <w:rFonts w:cs="Times New Roman"/>
          </w:rPr>
        </w:r>
      </w:ins>
      <w:r w:rsidR="00C8349D">
        <w:rPr>
          <w:rFonts w:cs="Times New Roman"/>
        </w:rPr>
        <w:fldChar w:fldCharType="separate"/>
      </w:r>
      <w:ins w:id="3845" w:author="Orion" w:date="2011-07-05T21:13:00Z">
        <w:r w:rsidR="00C8349D">
          <w:t xml:space="preserve">Figura </w:t>
        </w:r>
        <w:r w:rsidR="00C8349D">
          <w:rPr>
            <w:noProof/>
          </w:rPr>
          <w:t>1</w:t>
        </w:r>
        <w:r w:rsidR="00C8349D">
          <w:rPr>
            <w:noProof/>
          </w:rPr>
          <w:t>6</w:t>
        </w:r>
        <w:r w:rsidR="00C8349D">
          <w:rPr>
            <w:rFonts w:cs="Times New Roman"/>
          </w:rPr>
          <w:fldChar w:fldCharType="end"/>
        </w:r>
        <w:r w:rsidR="00C8349D">
          <w:rPr>
            <w:rFonts w:cs="Times New Roman"/>
          </w:rPr>
          <w:t>)</w:t>
        </w:r>
      </w:ins>
      <w:ins w:id="3846" w:author="Orion" w:date="2011-07-05T21:11:00Z">
        <w:r w:rsidR="00C8349D">
          <w:rPr>
            <w:rFonts w:cs="Times New Roman"/>
          </w:rPr>
          <w:t>.</w:t>
        </w:r>
      </w:ins>
      <w:ins w:id="3847" w:author="Orion" w:date="2011-07-05T21:13:00Z">
        <w:r w:rsidR="00C8349D">
          <w:rPr>
            <w:rFonts w:cs="Times New Roman"/>
          </w:rPr>
          <w:t xml:space="preserve"> </w:t>
        </w:r>
        <w:r w:rsidR="009F5DBF">
          <w:rPr>
            <w:rFonts w:cs="Times New Roman"/>
          </w:rPr>
          <w:t xml:space="preserve">En este caso se producía un hecho </w:t>
        </w:r>
      </w:ins>
      <w:ins w:id="3848"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3849" w:author="Orion" w:date="2011-07-05T21:15:00Z">
        <w:r w:rsidR="009F5DBF">
          <w:rPr>
            <w:rFonts w:cs="Times New Roman"/>
          </w:rPr>
          <w:t>ó hacer</w:t>
        </w:r>
      </w:ins>
      <w:ins w:id="3850" w:author="Orion" w:date="2011-07-05T21:27:00Z">
        <w:r w:rsidR="009D009C">
          <w:rPr>
            <w:rFonts w:cs="Times New Roman"/>
          </w:rPr>
          <w:t xml:space="preserve"> y que contiene </w:t>
        </w:r>
        <w:r w:rsidR="009D009C">
          <w:rPr>
            <w:rFonts w:cs="Times New Roman"/>
          </w:rPr>
          <w:t>las condiciones de vuelo</w:t>
        </w:r>
      </w:ins>
      <w:ins w:id="3851" w:author="Orion" w:date="2011-07-05T21:28:00Z">
        <w:r w:rsidR="009D009C">
          <w:rPr>
            <w:rFonts w:cs="Times New Roman"/>
          </w:rPr>
          <w:t xml:space="preserve"> durante el </w:t>
        </w:r>
        <w:r w:rsidR="009D009C">
          <w:rPr>
            <w:rFonts w:cs="Times New Roman"/>
          </w:rPr>
          <w:lastRenderedPageBreak/>
          <w:t>conflicto</w:t>
        </w:r>
      </w:ins>
      <w:ins w:id="3852"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r w:rsidR="009F5DBF">
          <w:rPr>
            <w:rFonts w:cs="Times New Roman"/>
          </w:rPr>
        </w:r>
      </w:ins>
      <w:r w:rsidR="009F5DBF">
        <w:rPr>
          <w:rFonts w:cs="Times New Roman"/>
        </w:rPr>
        <w:fldChar w:fldCharType="separate"/>
      </w:r>
      <w:ins w:id="3853"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54" w:author="Orion" w:date="2011-07-05T21:16:00Z">
        <w:r w:rsidR="009F5DBF">
          <w:rPr>
            <w:rFonts w:cs="Times New Roman"/>
          </w:rPr>
          <w:t xml:space="preserve">En realidad esta tarea es muy similar a la de </w:t>
        </w:r>
        <w:r w:rsidR="009F5DBF">
          <w:rPr>
            <w:rFonts w:cs="Times New Roman"/>
          </w:rPr>
          <w:t xml:space="preserve">“Flight Plan </w:t>
        </w:r>
        <w:proofErr w:type="spellStart"/>
        <w:r w:rsidR="009F5DBF">
          <w:rPr>
            <w:rFonts w:cs="Times New Roman"/>
          </w:rPr>
          <w:t>Monitoring</w:t>
        </w:r>
        <w:proofErr w:type="spellEnd"/>
        <w:r w:rsidR="009F5DBF">
          <w:rPr>
            <w:rFonts w:cs="Times New Roman"/>
          </w:rPr>
          <w:t>”</w:t>
        </w:r>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r w:rsidR="009F5DBF">
          <w:rPr>
            <w:rFonts w:cs="Times New Roman"/>
          </w:rPr>
        </w:r>
      </w:ins>
      <w:r w:rsidR="009F5DBF">
        <w:rPr>
          <w:rFonts w:cs="Times New Roman"/>
        </w:rPr>
        <w:fldChar w:fldCharType="separate"/>
      </w:r>
      <w:ins w:id="3855" w:author="Orion" w:date="2011-07-05T21:16:00Z">
        <w:r w:rsidR="009F5DBF">
          <w:t xml:space="preserve">Figura </w:t>
        </w:r>
        <w:r w:rsidR="009F5DBF">
          <w:rPr>
            <w:noProof/>
          </w:rPr>
          <w:t>1</w:t>
        </w:r>
        <w:r w:rsidR="009F5DBF">
          <w:rPr>
            <w:noProof/>
          </w:rPr>
          <w:t>0</w:t>
        </w:r>
        <w:r w:rsidR="009F5DBF">
          <w:rPr>
            <w:rFonts w:cs="Times New Roman"/>
          </w:rPr>
          <w:fldChar w:fldCharType="end"/>
        </w:r>
      </w:ins>
      <w:ins w:id="3856" w:author="Orion" w:date="2011-07-05T21:17:00Z">
        <w:r w:rsidR="009F5DBF">
          <w:rPr>
            <w:rFonts w:cs="Times New Roman"/>
          </w:rPr>
          <w:t>.</w:t>
        </w:r>
      </w:ins>
      <w:ins w:id="3857" w:author="Orion" w:date="2011-07-05T21:18:00Z">
        <w:r w:rsidR="009F5DBF">
          <w:rPr>
            <w:rFonts w:cs="Times New Roman"/>
          </w:rPr>
          <w:t xml:space="preserve"> El proceso es como sigue, </w:t>
        </w:r>
      </w:ins>
      <w:ins w:id="3858"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3859" w:author="Orion" w:date="2011-07-05T21:18:00Z">
        <w:r w:rsidR="009F5DBF">
          <w:rPr>
            <w:rFonts w:cs="Times New Roman"/>
          </w:rPr>
          <w:t xml:space="preserve">el piloto </w:t>
        </w:r>
      </w:ins>
      <w:ins w:id="3860" w:author="Orion" w:date="2011-07-05T21:17:00Z">
        <w:r w:rsidR="009F5DBF">
          <w:rPr>
            <w:rFonts w:cs="Times New Roman"/>
          </w:rPr>
          <w:t xml:space="preserve">accederá a su estado mental para obtener el plan de vuelo y saber cuál </w:t>
        </w:r>
      </w:ins>
      <w:ins w:id="3861" w:author="Orion" w:date="2011-07-05T21:22:00Z">
        <w:r w:rsidR="008C3B19">
          <w:rPr>
            <w:rFonts w:cs="Times New Roman"/>
          </w:rPr>
          <w:t>debería ser su siguiente tramo a cubrir</w:t>
        </w:r>
      </w:ins>
      <w:ins w:id="3862" w:author="Orion" w:date="2011-07-05T21:28:00Z">
        <w:r w:rsidR="006157FD">
          <w:rPr>
            <w:rFonts w:cs="Times New Roman"/>
          </w:rPr>
          <w:t xml:space="preserve"> si no se hubiera detectado un riesgo de conflicto</w:t>
        </w:r>
      </w:ins>
      <w:ins w:id="3863" w:author="Orion" w:date="2011-07-05T21:23:00Z">
        <w:r w:rsidR="008C3B19">
          <w:rPr>
            <w:rFonts w:cs="Times New Roman"/>
          </w:rPr>
          <w:t>.</w:t>
        </w:r>
      </w:ins>
      <w:ins w:id="3864" w:author="Orion" w:date="2011-07-05T21:29:00Z">
        <w:r w:rsidR="006157FD">
          <w:rPr>
            <w:rFonts w:cs="Times New Roman"/>
          </w:rPr>
          <w:t xml:space="preserve"> </w:t>
        </w:r>
      </w:ins>
      <w:ins w:id="3865" w:author="Orion" w:date="2011-07-05T21:33:00Z">
        <w:r w:rsidR="00C26EB8">
          <w:rPr>
            <w:rFonts w:cs="Times New Roman"/>
          </w:rPr>
          <w:t>Dicho</w:t>
        </w:r>
      </w:ins>
      <w:ins w:id="3866" w:author="Orion" w:date="2011-07-05T21:29:00Z">
        <w:r w:rsidR="006157FD">
          <w:rPr>
            <w:rFonts w:cs="Times New Roman"/>
          </w:rPr>
          <w:t xml:space="preserve"> tramo </w:t>
        </w:r>
      </w:ins>
      <w:ins w:id="3867" w:author="Orion" w:date="2011-07-05T21:33:00Z">
        <w:r w:rsidR="00C26EB8">
          <w:rPr>
            <w:rFonts w:cs="Times New Roman"/>
          </w:rPr>
          <w:t>será usado</w:t>
        </w:r>
      </w:ins>
      <w:ins w:id="3868" w:author="Orion" w:date="2011-07-05T21:29:00Z">
        <w:r w:rsidR="006157FD">
          <w:rPr>
            <w:rFonts w:cs="Times New Roman"/>
          </w:rPr>
          <w:t xml:space="preserve"> para</w:t>
        </w:r>
      </w:ins>
      <w:ins w:id="3869" w:author="Orion" w:date="2011-07-05T21:24:00Z">
        <w:r w:rsidR="008C3B19">
          <w:rPr>
            <w:rFonts w:cs="Times New Roman"/>
          </w:rPr>
          <w:t xml:space="preserve"> construir el</w:t>
        </w:r>
      </w:ins>
      <w:ins w:id="3870" w:author="Orion" w:date="2011-07-05T21:25:00Z">
        <w:r w:rsidR="008C3B19">
          <w:rPr>
            <w:rFonts w:cs="Times New Roman"/>
          </w:rPr>
          <w:t xml:space="preserve"> nuevo</w:t>
        </w:r>
      </w:ins>
      <w:ins w:id="3871" w:author="Orion" w:date="2011-07-05T21:24:00Z">
        <w:r w:rsidR="008C3B19">
          <w:rPr>
            <w:rFonts w:cs="Times New Roman"/>
          </w:rPr>
          <w:t xml:space="preserve"> tramo “ficticio”</w:t>
        </w:r>
      </w:ins>
      <w:ins w:id="3872"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3873" w:author="Orion" w:date="2011-07-05T21:30:00Z">
        <w:r w:rsidR="006157FD">
          <w:rPr>
            <w:rFonts w:cs="Times New Roman"/>
          </w:rPr>
          <w:t>, que tendrá</w:t>
        </w:r>
      </w:ins>
      <w:ins w:id="3874" w:author="Orion" w:date="2011-07-05T21:24:00Z">
        <w:r w:rsidR="008C3B19">
          <w:rPr>
            <w:rFonts w:cs="Times New Roman"/>
          </w:rPr>
          <w:t xml:space="preserve"> las </w:t>
        </w:r>
      </w:ins>
      <w:ins w:id="3875" w:author="Orion" w:date="2011-07-05T21:25:00Z">
        <w:r w:rsidR="008C3B19">
          <w:rPr>
            <w:rFonts w:cs="Times New Roman"/>
          </w:rPr>
          <w:t>condiciones de vuelo en las que se estaba volando durante el conflicto</w:t>
        </w:r>
      </w:ins>
      <w:ins w:id="3876"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3877" w:author="Orion" w:date="2011-07-05T21:36:00Z">
        <w:r w:rsidR="00780C5D">
          <w:rPr>
            <w:rFonts w:cs="Times New Roman"/>
          </w:rPr>
          <w:t>. P</w:t>
        </w:r>
        <w:r w:rsidR="00C857EE">
          <w:rPr>
            <w:rFonts w:cs="Times New Roman"/>
          </w:rPr>
          <w:t>o</w:t>
        </w:r>
      </w:ins>
      <w:ins w:id="3878" w:author="Orion" w:date="2011-07-05T21:40:00Z">
        <w:r w:rsidR="00C857EE">
          <w:rPr>
            <w:rFonts w:cs="Times New Roman"/>
          </w:rPr>
          <w:t>r</w:t>
        </w:r>
      </w:ins>
      <w:ins w:id="3879" w:author="Orion" w:date="2011-07-05T21:36:00Z">
        <w:r w:rsidR="00780C5D">
          <w:rPr>
            <w:rFonts w:cs="Times New Roman"/>
          </w:rPr>
          <w:t xml:space="preserve"> lo tanto</w:t>
        </w:r>
      </w:ins>
      <w:ins w:id="3880" w:author="Orion" w:date="2011-07-05T21:37:00Z">
        <w:r w:rsidR="00780C5D">
          <w:rPr>
            <w:rFonts w:cs="Times New Roman"/>
          </w:rPr>
          <w:t xml:space="preserve"> podríamos decir que</w:t>
        </w:r>
      </w:ins>
      <w:ins w:id="3881" w:author="Orion" w:date="2011-07-05T21:36:00Z">
        <w:r w:rsidR="00780C5D">
          <w:rPr>
            <w:rFonts w:cs="Times New Roman"/>
          </w:rPr>
          <w:t xml:space="preserve"> este nuevo tramo “ficticio” es una mezcla</w:t>
        </w:r>
      </w:ins>
      <w:ins w:id="3882" w:author="Orion" w:date="2011-07-05T21:37:00Z">
        <w:r w:rsidR="00780C5D">
          <w:rPr>
            <w:rFonts w:cs="Times New Roman"/>
          </w:rPr>
          <w:t xml:space="preserve"> del tramo</w:t>
        </w:r>
      </w:ins>
      <w:ins w:id="3883" w:author="Orion" w:date="2011-07-05T21:38:00Z">
        <w:r w:rsidR="00780C5D">
          <w:rPr>
            <w:rFonts w:cs="Times New Roman"/>
          </w:rPr>
          <w:t xml:space="preserve"> </w:t>
        </w:r>
        <w:r w:rsidR="00780C5D">
          <w:rPr>
            <w:rFonts w:cs="Times New Roman"/>
          </w:rPr>
          <w:t xml:space="preserve">que debería ser </w:t>
        </w:r>
      </w:ins>
      <w:ins w:id="3884" w:author="Orion" w:date="2011-07-05T21:40:00Z">
        <w:r w:rsidR="00485059">
          <w:rPr>
            <w:rFonts w:cs="Times New Roman"/>
          </w:rPr>
          <w:t>el</w:t>
        </w:r>
      </w:ins>
      <w:ins w:id="3885" w:author="Orion" w:date="2011-07-05T21:38:00Z">
        <w:r w:rsidR="00780C5D">
          <w:rPr>
            <w:rFonts w:cs="Times New Roman"/>
          </w:rPr>
          <w:t xml:space="preserve"> siguiente </w:t>
        </w:r>
      </w:ins>
      <w:ins w:id="3886" w:author="Orion" w:date="2011-07-05T21:41:00Z">
        <w:r w:rsidR="00485059">
          <w:rPr>
            <w:rFonts w:cs="Times New Roman"/>
          </w:rPr>
          <w:t>en condiciones normales</w:t>
        </w:r>
      </w:ins>
      <w:ins w:id="3887" w:author="Orion" w:date="2011-07-05T21:38:00Z">
        <w:r w:rsidR="00780C5D">
          <w:rPr>
            <w:rFonts w:cs="Times New Roman"/>
          </w:rPr>
          <w:t xml:space="preserve">, del que se obtienen el origen </w:t>
        </w:r>
      </w:ins>
      <w:ins w:id="3888" w:author="Orion" w:date="2011-07-05T21:39:00Z">
        <w:r w:rsidR="00780C5D">
          <w:rPr>
            <w:rFonts w:cs="Times New Roman"/>
          </w:rPr>
          <w:t>y</w:t>
        </w:r>
      </w:ins>
      <w:ins w:id="3889" w:author="Orion" w:date="2011-07-05T21:38:00Z">
        <w:r w:rsidR="00780C5D">
          <w:rPr>
            <w:rFonts w:cs="Times New Roman"/>
          </w:rPr>
          <w:t xml:space="preserve"> el destino, y el tramo</w:t>
        </w:r>
      </w:ins>
      <w:ins w:id="3890" w:author="Orion" w:date="2011-07-05T21:37:00Z">
        <w:r w:rsidR="00780C5D">
          <w:rPr>
            <w:rFonts w:cs="Times New Roman"/>
          </w:rPr>
          <w:t xml:space="preserve"> consumido </w:t>
        </w:r>
      </w:ins>
      <w:ins w:id="3891" w:author="Orion" w:date="2011-07-05T21:39:00Z">
        <w:r w:rsidR="00780C5D">
          <w:rPr>
            <w:rFonts w:cs="Times New Roman"/>
          </w:rPr>
          <w:t>dentro del</w:t>
        </w:r>
      </w:ins>
      <w:ins w:id="3892" w:author="Orion" w:date="2011-07-05T21:37:00Z">
        <w:r w:rsidR="00780C5D">
          <w:rPr>
            <w:rFonts w:cs="Times New Roman"/>
          </w:rPr>
          <w:t xml:space="preserve"> hecho </w:t>
        </w:r>
        <w:r w:rsidR="00780C5D">
          <w:rPr>
            <w:rFonts w:cs="Times New Roman"/>
          </w:rPr>
          <w:t>“</w:t>
        </w:r>
        <w:proofErr w:type="spellStart"/>
        <w:r w:rsidR="00780C5D">
          <w:rPr>
            <w:rFonts w:cs="Times New Roman"/>
          </w:rPr>
          <w:t>GoNextLegWithConflict</w:t>
        </w:r>
        <w:proofErr w:type="spellEnd"/>
        <w:r w:rsidR="00780C5D">
          <w:rPr>
            <w:rFonts w:cs="Times New Roman"/>
          </w:rPr>
          <w:t>”</w:t>
        </w:r>
        <w:r w:rsidR="00780C5D">
          <w:rPr>
            <w:rFonts w:cs="Times New Roman"/>
          </w:rPr>
          <w:t xml:space="preserve">, del que se </w:t>
        </w:r>
      </w:ins>
      <w:ins w:id="3893" w:author="Orion" w:date="2011-07-05T21:38:00Z">
        <w:r w:rsidR="00780C5D">
          <w:rPr>
            <w:rFonts w:cs="Times New Roman"/>
          </w:rPr>
          <w:t>obtienen la altura y velocidad</w:t>
        </w:r>
      </w:ins>
      <w:ins w:id="3894" w:author="Orion" w:date="2011-07-05T21:30:00Z">
        <w:r w:rsidR="006157FD">
          <w:rPr>
            <w:rFonts w:cs="Times New Roman"/>
          </w:rPr>
          <w:t xml:space="preserve">. </w:t>
        </w:r>
      </w:ins>
      <w:ins w:id="3895" w:author="Orion" w:date="2011-07-05T21:31:00Z">
        <w:r w:rsidR="006157FD">
          <w:rPr>
            <w:rFonts w:cs="Times New Roman"/>
          </w:rPr>
          <w:t>P</w:t>
        </w:r>
      </w:ins>
      <w:ins w:id="3896" w:author="Orion" w:date="2011-07-05T21:26:00Z">
        <w:r w:rsidR="008C3B19">
          <w:rPr>
            <w:rFonts w:cs="Times New Roman"/>
          </w:rPr>
          <w:t>or otro lado</w:t>
        </w:r>
      </w:ins>
      <w:ins w:id="3897" w:author="Orion" w:date="2011-07-05T21:31:00Z">
        <w:r w:rsidR="006157FD">
          <w:rPr>
            <w:rFonts w:cs="Times New Roman"/>
          </w:rPr>
          <w:t xml:space="preserve">, </w:t>
        </w:r>
      </w:ins>
      <w:ins w:id="3898" w:author="Orion" w:date="2011-07-05T21:41:00Z">
        <w:r w:rsidR="00E11ABF">
          <w:rPr>
            <w:rFonts w:cs="Times New Roman"/>
          </w:rPr>
          <w:t>el</w:t>
        </w:r>
      </w:ins>
      <w:ins w:id="3899" w:author="Orion" w:date="2011-07-05T21:32:00Z">
        <w:r w:rsidR="005166BB">
          <w:rPr>
            <w:rFonts w:cs="Times New Roman"/>
          </w:rPr>
          <w:t xml:space="preserve"> tramo que </w:t>
        </w:r>
        <w:r w:rsidR="005166BB">
          <w:rPr>
            <w:rFonts w:cs="Times New Roman"/>
          </w:rPr>
          <w:t>debería ser su siguiente tramo a cubrir</w:t>
        </w:r>
        <w:r w:rsidR="005166BB">
          <w:rPr>
            <w:rFonts w:cs="Times New Roman"/>
          </w:rPr>
          <w:t xml:space="preserve">, </w:t>
        </w:r>
      </w:ins>
      <w:ins w:id="3900" w:author="Orion" w:date="2011-07-05T21:31:00Z">
        <w:r w:rsidR="006157FD">
          <w:rPr>
            <w:rFonts w:cs="Times New Roman"/>
          </w:rPr>
          <w:t>será</w:t>
        </w:r>
      </w:ins>
      <w:ins w:id="3901" w:author="Orion" w:date="2011-07-05T21:23:00Z">
        <w:r w:rsidR="008C3B19">
          <w:rPr>
            <w:rFonts w:cs="Times New Roman"/>
          </w:rPr>
          <w:t xml:space="preserve"> </w:t>
        </w:r>
      </w:ins>
      <w:ins w:id="3902" w:author="Orion" w:date="2011-07-05T21:41:00Z">
        <w:r w:rsidR="00E11ABF">
          <w:rPr>
            <w:rFonts w:cs="Times New Roman"/>
          </w:rPr>
          <w:t xml:space="preserve">a su vez </w:t>
        </w:r>
      </w:ins>
      <w:ins w:id="3903"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3904" w:author="Orion" w:date="2011-07-05T21:26:00Z">
        <w:r w:rsidR="008C3B19">
          <w:rPr>
            <w:rFonts w:cs="Times New Roman"/>
          </w:rPr>
          <w:t xml:space="preserve">que pueda ser </w:t>
        </w:r>
      </w:ins>
      <w:ins w:id="3905" w:author="Orion" w:date="2011-07-05T21:24:00Z">
        <w:r w:rsidR="008C3B19">
          <w:rPr>
            <w:rFonts w:cs="Times New Roman"/>
          </w:rPr>
          <w:t>restablec</w:t>
        </w:r>
      </w:ins>
      <w:ins w:id="3906" w:author="Orion" w:date="2011-07-05T21:26:00Z">
        <w:r w:rsidR="008C3B19">
          <w:rPr>
            <w:rFonts w:cs="Times New Roman"/>
          </w:rPr>
          <w:t>ido</w:t>
        </w:r>
      </w:ins>
      <w:ins w:id="3907" w:author="Orion" w:date="2011-07-05T21:23:00Z">
        <w:r w:rsidR="008C3B19">
          <w:rPr>
            <w:rFonts w:cs="Times New Roman"/>
          </w:rPr>
          <w:t xml:space="preserve"> como actual cuando el </w:t>
        </w:r>
      </w:ins>
      <w:ins w:id="3908" w:author="Orion" w:date="2011-07-05T21:42:00Z">
        <w:r w:rsidR="00C06E11">
          <w:rPr>
            <w:rFonts w:cs="Times New Roman"/>
          </w:rPr>
          <w:t xml:space="preserve">riesgo de </w:t>
        </w:r>
      </w:ins>
      <w:ins w:id="3909" w:author="Orion" w:date="2011-07-05T21:23:00Z">
        <w:r w:rsidR="008C3B19">
          <w:rPr>
            <w:rFonts w:cs="Times New Roman"/>
          </w:rPr>
          <w:t xml:space="preserve">conflicto </w:t>
        </w:r>
      </w:ins>
      <w:ins w:id="3910" w:author="Orion" w:date="2011-07-05T21:42:00Z">
        <w:r w:rsidR="00C06E11">
          <w:rPr>
            <w:rFonts w:cs="Times New Roman"/>
          </w:rPr>
          <w:t>desaparezca</w:t>
        </w:r>
      </w:ins>
      <w:ins w:id="3911" w:author="Orion" w:date="2011-07-05T21:20:00Z">
        <w:r w:rsidR="009F5DBF">
          <w:rPr>
            <w:rFonts w:cs="Times New Roman"/>
          </w:rPr>
          <w:t>. Por último</w:t>
        </w:r>
      </w:ins>
      <w:ins w:id="3912" w:author="Orion" w:date="2011-07-05T21:42:00Z">
        <w:r w:rsidR="00570B50">
          <w:rPr>
            <w:rFonts w:cs="Times New Roman"/>
          </w:rPr>
          <w:t>,</w:t>
        </w:r>
      </w:ins>
      <w:bookmarkStart w:id="3913" w:name="_GoBack"/>
      <w:bookmarkEnd w:id="3913"/>
      <w:ins w:id="3914" w:author="Orion" w:date="2011-07-05T21:20:00Z">
        <w:r w:rsidR="009F5DBF">
          <w:rPr>
            <w:rFonts w:cs="Times New Roman"/>
          </w:rPr>
          <w:t xml:space="preserve"> el piloto </w:t>
        </w:r>
      </w:ins>
      <w:ins w:id="3915" w:author="Orion" w:date="2011-07-05T21:17:00Z">
        <w:r w:rsidR="009F5DBF">
          <w:rPr>
            <w:rFonts w:cs="Times New Roman"/>
          </w:rPr>
          <w:t>producirá un hecho que iniciará el proceso que</w:t>
        </w:r>
      </w:ins>
      <w:ins w:id="3916" w:author="Orion" w:date="2011-07-05T21:20:00Z">
        <w:r w:rsidR="009F5DBF">
          <w:rPr>
            <w:rFonts w:cs="Times New Roman"/>
          </w:rPr>
          <w:t xml:space="preserve"> alerta</w:t>
        </w:r>
      </w:ins>
      <w:ins w:id="3917" w:author="Orion" w:date="2011-07-05T21:21:00Z">
        <w:r w:rsidR="00731C64">
          <w:rPr>
            <w:rFonts w:cs="Times New Roman"/>
          </w:rPr>
          <w:t>rá</w:t>
        </w:r>
      </w:ins>
      <w:ins w:id="3918" w:author="Orion" w:date="2011-07-05T21:20:00Z">
        <w:r w:rsidR="009F5DBF">
          <w:rPr>
            <w:rFonts w:cs="Times New Roman"/>
          </w:rPr>
          <w:t xml:space="preserve"> cuando el</w:t>
        </w:r>
      </w:ins>
      <w:ins w:id="3919"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3920" w:author="Orion" w:date="2011-07-05T21:17:00Z"/>
          <w:rFonts w:cs="Times New Roman"/>
          <w:b/>
          <w:rPrChange w:id="3921" w:author="Orion" w:date="2011-07-05T21:17:00Z">
            <w:rPr>
              <w:ins w:id="3922" w:author="Orion" w:date="2011-07-05T21:17:00Z"/>
              <w:rFonts w:cs="Times New Roman"/>
            </w:rPr>
          </w:rPrChange>
        </w:rPr>
      </w:pPr>
    </w:p>
    <w:p w14:paraId="42875F57" w14:textId="77777777" w:rsidR="009F5DBF" w:rsidRDefault="009F5DBF" w:rsidP="003574A0">
      <w:pPr>
        <w:jc w:val="both"/>
        <w:rPr>
          <w:ins w:id="3923" w:author="Orion" w:date="2011-07-05T20:38:00Z"/>
          <w:rFonts w:cs="Times New Roman"/>
        </w:rPr>
      </w:pPr>
    </w:p>
    <w:p w14:paraId="50177783" w14:textId="77777777" w:rsidR="003574A0" w:rsidRDefault="003574A0" w:rsidP="003574A0">
      <w:pPr>
        <w:jc w:val="both"/>
        <w:rPr>
          <w:ins w:id="3924" w:author="Orion" w:date="2011-07-05T20:38:00Z"/>
          <w:rFonts w:cs="Times New Roman"/>
        </w:rPr>
      </w:pPr>
      <w:ins w:id="3925" w:author="Orion" w:date="2011-07-05T20:38:00Z">
        <w:r w:rsidRPr="00924354">
          <w:rPr>
            <w:rFonts w:cs="Times New Roman"/>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926" w:author="Orion" w:date="2011-07-05T20:38:00Z"/>
          <w:rFonts w:cs="Times New Roman"/>
        </w:rPr>
      </w:pPr>
      <w:bookmarkStart w:id="3927" w:name="_Toc297663521"/>
      <w:bookmarkStart w:id="3928" w:name="_Ref297663867"/>
      <w:ins w:id="3929" w:author="Orion" w:date="2011-07-05T20:38:00Z">
        <w:r>
          <w:t xml:space="preserve">Figura </w:t>
        </w:r>
        <w:r>
          <w:fldChar w:fldCharType="begin"/>
        </w:r>
        <w:r>
          <w:instrText xml:space="preserve"> SEQ Figura \* ARABIC </w:instrText>
        </w:r>
        <w:r>
          <w:fldChar w:fldCharType="separate"/>
        </w:r>
      </w:ins>
      <w:ins w:id="3930" w:author="Orion" w:date="2011-07-05T20:58:00Z">
        <w:r w:rsidR="00760DD2">
          <w:rPr>
            <w:noProof/>
          </w:rPr>
          <w:t>23</w:t>
        </w:r>
      </w:ins>
      <w:ins w:id="3931" w:author="Orion" w:date="2011-07-05T20:38:00Z">
        <w:r>
          <w:fldChar w:fldCharType="end"/>
        </w:r>
        <w:bookmarkEnd w:id="3928"/>
        <w:r>
          <w:t>: Ir al Siguiente Tramo Con Conflicto</w:t>
        </w:r>
        <w:bookmarkEnd w:id="3927"/>
      </w:ins>
    </w:p>
    <w:p w14:paraId="5F336213" w14:textId="77777777" w:rsidR="003574A0" w:rsidRDefault="003574A0" w:rsidP="00140686">
      <w:pPr>
        <w:jc w:val="both"/>
        <w:rPr>
          <w:ins w:id="3932" w:author="Orion" w:date="2011-07-05T20:38:00Z"/>
          <w:rFonts w:cs="Times New Roman"/>
        </w:rPr>
      </w:pPr>
    </w:p>
    <w:p w14:paraId="51465D13" w14:textId="77777777" w:rsidR="003574A0" w:rsidRDefault="003574A0" w:rsidP="00140686">
      <w:pPr>
        <w:jc w:val="both"/>
        <w:rPr>
          <w:ins w:id="3933" w:author="Orion" w:date="2011-06-23T12:34:00Z"/>
          <w:rFonts w:cs="Times New Roman"/>
        </w:rPr>
      </w:pPr>
    </w:p>
    <w:p w14:paraId="7FCBE156" w14:textId="081A13B6" w:rsidR="00595646" w:rsidRPr="008F597E" w:rsidRDefault="00B937FD">
      <w:pPr>
        <w:outlineLvl w:val="1"/>
        <w:rPr>
          <w:ins w:id="3934" w:author="Orion" w:date="2011-06-23T12:42:00Z"/>
          <w:rFonts w:eastAsiaTheme="majorEastAsia" w:cs="Times New Roman"/>
          <w:color w:val="1F497D" w:themeColor="text2"/>
          <w:spacing w:val="15"/>
          <w:u w:val="single"/>
          <w:rPrChange w:id="3935" w:author="Orion" w:date="2011-07-04T11:52:00Z">
            <w:rPr>
              <w:ins w:id="3936" w:author="Orion" w:date="2011-06-23T12:42:00Z"/>
              <w:rFonts w:cs="Times New Roman"/>
            </w:rPr>
          </w:rPrChange>
        </w:rPr>
        <w:pPrChange w:id="3937" w:author="Orion" w:date="2011-06-23T12:42:00Z">
          <w:pPr>
            <w:pStyle w:val="ListParagraph"/>
            <w:numPr>
              <w:numId w:val="17"/>
            </w:numPr>
            <w:spacing w:before="120"/>
            <w:ind w:hanging="360"/>
            <w:jc w:val="both"/>
          </w:pPr>
        </w:pPrChange>
      </w:pPr>
      <w:bookmarkStart w:id="3938" w:name="_Toc296083829"/>
      <w:ins w:id="3939" w:author="Orion" w:date="2011-05-05T17:39:00Z">
        <w:r w:rsidRPr="008F597E">
          <w:rPr>
            <w:rFonts w:eastAsiaTheme="majorEastAsia" w:cs="Times New Roman"/>
            <w:color w:val="1F497D" w:themeColor="text2"/>
            <w:spacing w:val="15"/>
            <w:szCs w:val="21"/>
            <w:u w:val="single"/>
            <w:rPrChange w:id="3940" w:author="Orion" w:date="2011-07-04T11:52:00Z">
              <w:rPr>
                <w:rFonts w:cs="Times New Roman"/>
              </w:rPr>
            </w:rPrChange>
          </w:rPr>
          <w:t>Módulo de lógica</w:t>
        </w:r>
      </w:ins>
      <w:bookmarkEnd w:id="3938"/>
    </w:p>
    <w:p w14:paraId="76D69403" w14:textId="20F93BDD" w:rsidR="00CF64E2" w:rsidRDefault="002809A4">
      <w:pPr>
        <w:spacing w:before="120"/>
        <w:jc w:val="both"/>
        <w:rPr>
          <w:ins w:id="3941" w:author="Orion" w:date="2011-06-26T18:06:00Z"/>
        </w:rPr>
        <w:pPrChange w:id="3942" w:author="Orion" w:date="2011-06-10T12:19:00Z">
          <w:pPr>
            <w:pStyle w:val="ListParagraph"/>
            <w:numPr>
              <w:numId w:val="17"/>
            </w:numPr>
            <w:spacing w:before="120"/>
            <w:ind w:hanging="360"/>
            <w:jc w:val="both"/>
          </w:pPr>
        </w:pPrChange>
      </w:pPr>
      <w:ins w:id="3943"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44" w:author="Orion" w:date="2011-06-23T12:37:00Z">
        <w:r w:rsidR="00B56A1D">
          <w:t xml:space="preserve"> Aunque </w:t>
        </w:r>
      </w:ins>
      <w:ins w:id="3945" w:author="Orion" w:date="2011-06-23T12:43:00Z">
        <w:r w:rsidR="00417FC8">
          <w:t xml:space="preserve">es cierto que </w:t>
        </w:r>
      </w:ins>
      <w:ins w:id="3946" w:author="Orion" w:date="2011-06-23T12:37:00Z">
        <w:r w:rsidR="00B56A1D">
          <w:t>realmente la lógica del programa está en cada una de las tareas que pueden ejecutar los agentes. La herramienta IDK permite que se pueda añadir</w:t>
        </w:r>
      </w:ins>
      <w:ins w:id="3947" w:author="Orion" w:date="2011-06-23T12:41:00Z">
        <w:r w:rsidR="00B56A1D">
          <w:t xml:space="preserve"> código propio</w:t>
        </w:r>
      </w:ins>
      <w:ins w:id="3948" w:author="Orion" w:date="2011-06-23T12:37:00Z">
        <w:r w:rsidR="00B56A1D">
          <w:t xml:space="preserve"> </w:t>
        </w:r>
      </w:ins>
      <w:ins w:id="3949" w:author="Orion" w:date="2011-06-23T12:38:00Z">
        <w:r w:rsidR="00B56A1D">
          <w:t>para moldear estas tareas</w:t>
        </w:r>
      </w:ins>
      <w:ins w:id="3950" w:author="Orion" w:date="2011-06-23T12:43:00Z">
        <w:r w:rsidR="00417FC8">
          <w:t xml:space="preserve"> a</w:t>
        </w:r>
      </w:ins>
      <w:ins w:id="3951" w:author="Orion" w:date="2011-06-23T12:38:00Z">
        <w:r w:rsidR="00B56A1D">
          <w:t xml:space="preserve"> </w:t>
        </w:r>
      </w:ins>
      <w:ins w:id="3952" w:author="Orion" w:date="2011-06-23T12:41:00Z">
        <w:r w:rsidR="00B56A1D">
          <w:t xml:space="preserve">las </w:t>
        </w:r>
      </w:ins>
      <w:ins w:id="3953" w:author="Orion" w:date="2011-06-23T12:38:00Z">
        <w:r w:rsidR="00B56A1D">
          <w:t>necesidades</w:t>
        </w:r>
      </w:ins>
      <w:ins w:id="3954" w:author="Orion" w:date="2011-06-23T12:41:00Z">
        <w:r w:rsidR="00B56A1D">
          <w:t xml:space="preserve"> del programador.</w:t>
        </w:r>
      </w:ins>
    </w:p>
    <w:p w14:paraId="147A6208" w14:textId="166027FC" w:rsidR="00CF64E2" w:rsidRDefault="00CF64E2">
      <w:pPr>
        <w:spacing w:before="120"/>
        <w:jc w:val="both"/>
        <w:rPr>
          <w:ins w:id="3955" w:author="Orion" w:date="2011-06-10T12:19:00Z"/>
        </w:rPr>
        <w:pPrChange w:id="3956" w:author="Orion" w:date="2011-06-10T12:19:00Z">
          <w:pPr>
            <w:pStyle w:val="ListParagraph"/>
            <w:numPr>
              <w:numId w:val="17"/>
            </w:numPr>
            <w:spacing w:before="120"/>
            <w:ind w:hanging="360"/>
            <w:jc w:val="both"/>
          </w:pPr>
        </w:pPrChange>
      </w:pPr>
      <w:ins w:id="3957" w:author="Orion" w:date="2011-06-26T18:06:00Z">
        <w:r>
          <w:t>De</w:t>
        </w:r>
      </w:ins>
      <w:ins w:id="3958" w:author="Orion" w:date="2011-06-26T18:08:00Z">
        <w:r w:rsidR="00D21EAF">
          <w:t>n</w:t>
        </w:r>
      </w:ins>
      <w:ins w:id="3959" w:author="Orion" w:date="2011-06-26T18:06:00Z">
        <w:r>
          <w:t>tro</w:t>
        </w:r>
        <w:r w:rsidR="00237F99">
          <w:t xml:space="preserve"> de esta capa </w:t>
        </w:r>
        <w:r>
          <w:t xml:space="preserve">también se incluyen </w:t>
        </w:r>
      </w:ins>
      <w:ins w:id="3960" w:author="Orion" w:date="2011-06-26T18:10:00Z">
        <w:r w:rsidR="0004193A">
          <w:t>otros</w:t>
        </w:r>
      </w:ins>
      <w:ins w:id="3961" w:author="Orion" w:date="2011-06-26T18:06:00Z">
        <w:r>
          <w:t xml:space="preserve"> procesos</w:t>
        </w:r>
      </w:ins>
      <w:ins w:id="3962" w:author="Orion" w:date="2011-06-26T18:10:00Z">
        <w:r w:rsidR="0004193A">
          <w:t xml:space="preserve"> como por ejemplo los</w:t>
        </w:r>
      </w:ins>
      <w:ins w:id="3963" w:author="Orion" w:date="2011-06-26T18:06:00Z">
        <w:r>
          <w:t xml:space="preserve"> encargados de monitorizar aviones o actualizar el estado de estos en todo momento. </w:t>
        </w:r>
      </w:ins>
      <w:ins w:id="3964" w:author="Orion" w:date="2011-06-26T18:07:00Z">
        <w:r>
          <w:t xml:space="preserve">Dichos procesos son iniciados por agentes a </w:t>
        </w:r>
      </w:ins>
      <w:ins w:id="3965" w:author="Orion" w:date="2011-06-26T18:08:00Z">
        <w:r>
          <w:t>través</w:t>
        </w:r>
      </w:ins>
      <w:ins w:id="3966" w:author="Orion" w:date="2011-06-26T18:07:00Z">
        <w:r>
          <w:t xml:space="preserve"> </w:t>
        </w:r>
      </w:ins>
      <w:ins w:id="3967" w:author="Orion" w:date="2011-06-26T18:08:00Z">
        <w:r>
          <w:t>de una aplicación pero</w:t>
        </w:r>
      </w:ins>
      <w:ins w:id="3968" w:author="Orion" w:date="2011-06-26T18:10:00Z">
        <w:r w:rsidR="00923C11">
          <w:t>, al tratarse de procesos iterativos muy largos,</w:t>
        </w:r>
      </w:ins>
      <w:ins w:id="3969" w:author="Orion" w:date="2011-06-26T18:08:00Z">
        <w:r>
          <w:t xml:space="preserve"> serán ejecutados en nuevos hilos</w:t>
        </w:r>
      </w:ins>
      <w:ins w:id="3970" w:author="Orion" w:date="2011-06-26T18:11:00Z">
        <w:r w:rsidR="00923C11">
          <w:t xml:space="preserve"> del sistema</w:t>
        </w:r>
      </w:ins>
      <w:ins w:id="3971" w:author="Orion" w:date="2011-06-26T18:08:00Z">
        <w:r>
          <w:t xml:space="preserve"> para no </w:t>
        </w:r>
        <w:r w:rsidR="00922620">
          <w:t xml:space="preserve">interferir a la hora de los posibles objetivos que </w:t>
        </w:r>
      </w:ins>
      <w:ins w:id="3972" w:author="Orion" w:date="2011-06-26T18:11:00Z">
        <w:r w:rsidR="00400128">
          <w:t>dichos</w:t>
        </w:r>
      </w:ins>
      <w:ins w:id="3973" w:author="Orion" w:date="2011-06-26T18:08:00Z">
        <w:r w:rsidR="00922620">
          <w:t xml:space="preserve"> agentes puedan satisfacer </w:t>
        </w:r>
      </w:ins>
      <w:ins w:id="3974" w:author="Orion" w:date="2011-06-26T18:09:00Z">
        <w:r w:rsidR="00922620">
          <w:t>simultáneamente</w:t>
        </w:r>
      </w:ins>
      <w:ins w:id="3975" w:author="Orion" w:date="2011-06-26T18:08:00Z">
        <w:r w:rsidR="00922620">
          <w:t>.</w:t>
        </w:r>
      </w:ins>
    </w:p>
    <w:p w14:paraId="3D2419D4" w14:textId="77777777" w:rsidR="00B937FD" w:rsidRDefault="00B937FD" w:rsidP="00B937FD">
      <w:pPr>
        <w:rPr>
          <w:ins w:id="3976" w:author="Orion" w:date="2011-05-05T17:40:00Z"/>
          <w:rFonts w:cs="Times New Roman"/>
        </w:rPr>
      </w:pPr>
    </w:p>
    <w:p w14:paraId="2CFFB8BA" w14:textId="77777777" w:rsidR="00B937FD" w:rsidRPr="008F597E" w:rsidRDefault="00B937FD" w:rsidP="00B937FD">
      <w:pPr>
        <w:outlineLvl w:val="1"/>
        <w:rPr>
          <w:ins w:id="3977" w:author="Orion" w:date="2011-05-05T17:40:00Z"/>
          <w:rFonts w:eastAsiaTheme="majorEastAsia" w:cs="Times New Roman"/>
          <w:color w:val="1F497D" w:themeColor="text2"/>
          <w:spacing w:val="15"/>
          <w:szCs w:val="21"/>
          <w:u w:val="single"/>
          <w:rPrChange w:id="3978" w:author="Orion" w:date="2011-07-04T11:52:00Z">
            <w:rPr>
              <w:ins w:id="3979" w:author="Orion" w:date="2011-05-05T17:40:00Z"/>
              <w:rFonts w:cs="Times New Roman"/>
            </w:rPr>
          </w:rPrChange>
        </w:rPr>
      </w:pPr>
      <w:bookmarkStart w:id="3980" w:name="_Toc296083830"/>
      <w:ins w:id="3981" w:author="Orion" w:date="2011-05-05T17:40:00Z">
        <w:r w:rsidRPr="008F597E">
          <w:rPr>
            <w:rFonts w:eastAsiaTheme="majorEastAsia" w:cs="Times New Roman"/>
            <w:color w:val="1F497D" w:themeColor="text2"/>
            <w:spacing w:val="15"/>
            <w:szCs w:val="21"/>
            <w:u w:val="single"/>
            <w:rPrChange w:id="3982" w:author="Orion" w:date="2011-07-04T11:52:00Z">
              <w:rPr>
                <w:rFonts w:cs="Times New Roman"/>
              </w:rPr>
            </w:rPrChange>
          </w:rPr>
          <w:t>Visualización</w:t>
        </w:r>
        <w:bookmarkEnd w:id="3980"/>
      </w:ins>
    </w:p>
    <w:p w14:paraId="391BBAAB" w14:textId="14F46B9B" w:rsidR="00557A40" w:rsidRDefault="009361EC">
      <w:pPr>
        <w:jc w:val="both"/>
        <w:rPr>
          <w:ins w:id="3983" w:author="Orion" w:date="2011-06-20T19:20:00Z"/>
        </w:rPr>
        <w:pPrChange w:id="3984" w:author="Orion" w:date="2011-05-10T23:29:00Z">
          <w:pPr/>
        </w:pPrChange>
      </w:pPr>
      <w:ins w:id="3985" w:author="Orion" w:date="2011-06-20T19:17:00Z">
        <w:r>
          <w:t xml:space="preserve">Para poder tener una representación realista de lo que se </w:t>
        </w:r>
      </w:ins>
      <w:ins w:id="3986" w:author="Orion" w:date="2011-06-21T11:39:00Z">
        <w:r w:rsidR="004C625E">
          <w:t>va</w:t>
        </w:r>
      </w:ins>
      <w:ins w:id="3987" w:author="Orion" w:date="2011-06-20T19:17:00Z">
        <w:r>
          <w:t xml:space="preserve"> a simular y con el objetivo de poder detectar posible errores o defectos del sistema, se han </w:t>
        </w:r>
      </w:ins>
      <w:ins w:id="3988" w:author="Orion" w:date="2011-06-20T19:19:00Z">
        <w:r>
          <w:t>representado</w:t>
        </w:r>
      </w:ins>
      <w:ins w:id="3989" w:author="Orion" w:date="2011-06-20T19:17:00Z">
        <w:r>
          <w:t xml:space="preserve"> los datos producidos por el </w:t>
        </w:r>
        <w:r>
          <w:lastRenderedPageBreak/>
          <w:t xml:space="preserve">sistema </w:t>
        </w:r>
      </w:ins>
      <w:ins w:id="3990" w:author="Orion" w:date="2011-06-20T19:19:00Z">
        <w:r>
          <w:t>en una serie de visualizaciones.</w:t>
        </w:r>
      </w:ins>
      <w:ins w:id="3991" w:author="Orion" w:date="2011-06-20T19:20:00Z">
        <w:r>
          <w:t xml:space="preserve"> El sistema dispone de d</w:t>
        </w:r>
      </w:ins>
      <w:ins w:id="3992"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3993" w:author="Orion" w:date="2011-06-20T19:10:00Z">
        <w:r w:rsidR="00557A40">
          <w:t xml:space="preserve">. Esta visualización también aporta una serie de </w:t>
        </w:r>
        <w:proofErr w:type="spellStart"/>
        <w:r w:rsidR="00557A40" w:rsidRPr="00251CCB">
          <w:rPr>
            <w:i/>
            <w:rPrChange w:id="3994" w:author="Orion" w:date="2011-06-21T11:48:00Z">
              <w:rPr/>
            </w:rPrChange>
          </w:rPr>
          <w:t>logs</w:t>
        </w:r>
        <w:proofErr w:type="spellEnd"/>
        <w:r w:rsidR="00557A40">
          <w:t xml:space="preserve"> que mostrar</w:t>
        </w:r>
      </w:ins>
      <w:ins w:id="3995" w:author="Orion" w:date="2011-06-20T19:13:00Z">
        <w:r w:rsidR="00557A40">
          <w:t>á</w:t>
        </w:r>
      </w:ins>
      <w:ins w:id="3996" w:author="Orion" w:date="2011-06-20T19:20:00Z">
        <w:r w:rsidR="00256F58">
          <w:t>n</w:t>
        </w:r>
      </w:ins>
      <w:ins w:id="3997" w:author="Orion" w:date="2011-06-20T19:13:00Z">
        <w:r w:rsidR="00557A40">
          <w:t xml:space="preserve"> un histórico </w:t>
        </w:r>
      </w:ins>
      <w:ins w:id="3998" w:author="Orion" w:date="2011-06-20T19:14:00Z">
        <w:r w:rsidR="00557A40">
          <w:t>d</w:t>
        </w:r>
      </w:ins>
      <w:ins w:id="3999" w:author="Orion" w:date="2011-06-21T11:48:00Z">
        <w:r w:rsidR="000375FF">
          <w:t>e</w:t>
        </w:r>
      </w:ins>
      <w:ins w:id="4000" w:author="Orion" w:date="2011-06-20T19:14:00Z">
        <w:r w:rsidR="00557A40">
          <w:t xml:space="preserve"> cada una de estas interacciones y tareas que se han ejecutado</w:t>
        </w:r>
      </w:ins>
      <w:ins w:id="4001" w:author="Orion" w:date="2011-06-10T12:20:00Z">
        <w:r w:rsidR="002809A4">
          <w:t xml:space="preserve">. </w:t>
        </w:r>
      </w:ins>
    </w:p>
    <w:p w14:paraId="2EDCF166" w14:textId="70025C83" w:rsidR="0069523A" w:rsidRDefault="0069523A">
      <w:pPr>
        <w:jc w:val="both"/>
        <w:rPr>
          <w:ins w:id="4002" w:author="Orion" w:date="2011-06-20T19:14:00Z"/>
        </w:rPr>
        <w:pPrChange w:id="4003" w:author="Orion" w:date="2011-05-10T23:29:00Z">
          <w:pPr/>
        </w:pPrChange>
      </w:pPr>
      <w:ins w:id="4004" w:author="Orion" w:date="2011-06-20T19:20:00Z">
        <w:r>
          <w:t>(</w:t>
        </w:r>
      </w:ins>
      <w:ins w:id="4005" w:author="Orion" w:date="2011-06-23T12:35:00Z">
        <w:r w:rsidR="00D44163">
          <w:t>Imágenes</w:t>
        </w:r>
      </w:ins>
      <w:proofErr w:type="gramStart"/>
      <w:ins w:id="4006" w:author="Orion" w:date="2011-06-20T19:20:00Z">
        <w:r>
          <w:t>,:</w:t>
        </w:r>
        <w:proofErr w:type="gramEnd"/>
        <w:r>
          <w:t xml:space="preserve"> interacciones, </w:t>
        </w:r>
      </w:ins>
      <w:ins w:id="4007" w:author="Orion" w:date="2011-06-20T19:21:00Z">
        <w:r>
          <w:t>agente…)</w:t>
        </w:r>
      </w:ins>
    </w:p>
    <w:p w14:paraId="5A7727EF" w14:textId="6E4B655F" w:rsidR="00535278" w:rsidRDefault="002809A4">
      <w:pPr>
        <w:jc w:val="both"/>
        <w:rPr>
          <w:ins w:id="4008" w:author="Orion" w:date="2011-06-21T12:49:00Z"/>
        </w:rPr>
        <w:pPrChange w:id="4009" w:author="Orion" w:date="2011-05-10T23:29:00Z">
          <w:pPr/>
        </w:pPrChange>
      </w:pPr>
      <w:ins w:id="4010" w:author="Orion" w:date="2011-06-10T12:20:00Z">
        <w:r w:rsidRPr="005E4FAC">
          <w:t>Por otro lado</w:t>
        </w:r>
      </w:ins>
      <w:ins w:id="4011" w:author="Orion" w:date="2011-06-10T12:25:00Z">
        <w:r w:rsidR="006A0746">
          <w:t xml:space="preserve"> se ha implementado </w:t>
        </w:r>
      </w:ins>
      <w:ins w:id="4012"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013" w:author="Orion" w:date="2011-06-10T12:20:00Z"/>
      <w:sdt>
        <w:sdtPr>
          <w:rPr>
            <w:rFonts w:cs="Times New Roman"/>
          </w:rPr>
          <w:id w:val="-304163868"/>
          <w:citation/>
        </w:sdtPr>
        <w:sdtContent>
          <w:customXmlInsRangeEnd w:id="4013"/>
          <w:ins w:id="4014"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015" w:author="Orion" w:date="2011-07-05T20:58:00Z">
            <w:r w:rsidR="00760DD2">
              <w:rPr>
                <w:rFonts w:cs="Times New Roman"/>
                <w:noProof/>
              </w:rPr>
              <w:t xml:space="preserve"> </w:t>
            </w:r>
            <w:r w:rsidR="00760DD2" w:rsidRPr="00760DD2">
              <w:rPr>
                <w:rFonts w:cs="Times New Roman"/>
                <w:noProof/>
                <w:rPrChange w:id="4016" w:author="Orion" w:date="2011-07-05T20:58:00Z">
                  <w:rPr/>
                </w:rPrChange>
              </w:rPr>
              <w:t>(50)</w:t>
            </w:r>
          </w:ins>
          <w:del w:id="4017"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018" w:author="Orion" w:date="2011-06-10T12:20:00Z">
            <w:r w:rsidRPr="00A74327">
              <w:rPr>
                <w:rFonts w:cs="Times New Roman"/>
              </w:rPr>
              <w:fldChar w:fldCharType="end"/>
            </w:r>
          </w:ins>
          <w:customXmlInsRangeStart w:id="4019" w:author="Orion" w:date="2011-06-10T12:20:00Z"/>
        </w:sdtContent>
      </w:sdt>
      <w:customXmlInsRangeEnd w:id="4019"/>
      <w:ins w:id="4020" w:author="Orion" w:date="2011-06-20T19:15:00Z">
        <w:r w:rsidR="00577C77">
          <w:rPr>
            <w:rFonts w:cs="Times New Roman"/>
          </w:rPr>
          <w:t xml:space="preserve">. </w:t>
        </w:r>
      </w:ins>
      <w:proofErr w:type="spellStart"/>
      <w:ins w:id="4021"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022" w:author="Orion" w:date="2011-06-21T13:33:00Z">
        <w:r w:rsidR="005F027C">
          <w:t>,</w:t>
        </w:r>
      </w:ins>
      <w:ins w:id="4023"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024"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025" w:author="Orion" w:date="2011-06-21T13:16:00Z"/>
          <w:rFonts w:cs="Times New Roman"/>
        </w:rPr>
        <w:pPrChange w:id="4026" w:author="Orion" w:date="2011-06-21T13:03:00Z">
          <w:pPr>
            <w:jc w:val="both"/>
          </w:pPr>
        </w:pPrChange>
      </w:pPr>
      <w:proofErr w:type="spellStart"/>
      <w:ins w:id="4027" w:author="Orion" w:date="2011-06-21T13:05:00Z">
        <w:r w:rsidRPr="001262AB">
          <w:rPr>
            <w:rFonts w:cs="Times New Roman"/>
            <w:i/>
            <w:rPrChange w:id="4028" w:author="Orion" w:date="2011-06-21T13:20:00Z">
              <w:rPr>
                <w:rFonts w:cs="Times New Roman"/>
              </w:rPr>
            </w:rPrChange>
          </w:rPr>
          <w:t>Terrain</w:t>
        </w:r>
        <w:proofErr w:type="spellEnd"/>
        <w:r w:rsidRPr="001262AB">
          <w:rPr>
            <w:rFonts w:cs="Times New Roman"/>
            <w:i/>
            <w:rPrChange w:id="4029" w:author="Orion" w:date="2011-06-21T13:20:00Z">
              <w:rPr>
                <w:rFonts w:cs="Times New Roman"/>
              </w:rPr>
            </w:rPrChange>
          </w:rPr>
          <w:t xml:space="preserve"> </w:t>
        </w:r>
        <w:proofErr w:type="spellStart"/>
        <w:r w:rsidRPr="001262AB">
          <w:rPr>
            <w:rFonts w:cs="Times New Roman"/>
            <w:i/>
            <w:rPrChange w:id="4030" w:author="Orion" w:date="2011-06-21T13:20:00Z">
              <w:rPr>
                <w:rFonts w:cs="Times New Roman"/>
              </w:rPr>
            </w:rPrChange>
          </w:rPr>
          <w:t>Profiler</w:t>
        </w:r>
      </w:ins>
      <w:proofErr w:type="spellEnd"/>
      <w:ins w:id="4031" w:author="Orion" w:date="2011-06-21T13:03:00Z">
        <w:r w:rsidR="000B08F3" w:rsidRPr="00DE752A">
          <w:rPr>
            <w:rFonts w:cs="Times New Roman"/>
          </w:rPr>
          <w:t xml:space="preserve">: </w:t>
        </w:r>
      </w:ins>
      <w:ins w:id="4032" w:author="Orion" w:date="2011-06-21T13:06:00Z">
        <w:r w:rsidRPr="00376A29">
          <w:rPr>
            <w:rFonts w:cs="Times New Roman"/>
          </w:rPr>
          <w:t xml:space="preserve">Aplicación que muestra la capa de perfil del terreno </w:t>
        </w:r>
      </w:ins>
      <w:ins w:id="4033"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034"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035" w:author="Orion" w:date="2011-06-21T13:16:00Z"/>
          <w:rFonts w:cs="Times New Roman"/>
        </w:rPr>
        <w:pPrChange w:id="4036" w:author="Orion" w:date="2011-06-21T13:16:00Z">
          <w:pPr>
            <w:jc w:val="both"/>
          </w:pPr>
        </w:pPrChange>
      </w:pPr>
      <w:ins w:id="4037" w:author="Orion" w:date="2011-06-21T13:16:00Z">
        <w:r w:rsidRPr="001262AB">
          <w:rPr>
            <w:rFonts w:cs="Times New Roman"/>
            <w:i/>
            <w:rPrChange w:id="4038" w:author="Orion" w:date="2011-06-21T13:20:00Z">
              <w:rPr>
                <w:rFonts w:cs="Times New Roman"/>
              </w:rPr>
            </w:rPrChange>
          </w:rPr>
          <w:t xml:space="preserve">Air </w:t>
        </w:r>
        <w:proofErr w:type="spellStart"/>
        <w:r w:rsidRPr="001262AB">
          <w:rPr>
            <w:rFonts w:cs="Times New Roman"/>
            <w:i/>
            <w:rPrChange w:id="4039" w:author="Orion" w:date="2011-06-21T13:20:00Z">
              <w:rPr>
                <w:rFonts w:cs="Times New Roman"/>
              </w:rPr>
            </w:rPrChange>
          </w:rPr>
          <w:t>Search</w:t>
        </w:r>
        <w:proofErr w:type="spellEnd"/>
        <w:r w:rsidRPr="001262AB">
          <w:rPr>
            <w:rFonts w:cs="Times New Roman"/>
            <w:i/>
            <w:rPrChange w:id="4040" w:author="Orion" w:date="2011-06-21T13:20:00Z">
              <w:rPr>
                <w:rFonts w:cs="Times New Roman"/>
              </w:rPr>
            </w:rPrChange>
          </w:rPr>
          <w:t xml:space="preserve"> And </w:t>
        </w:r>
        <w:proofErr w:type="spellStart"/>
        <w:r w:rsidRPr="001262AB">
          <w:rPr>
            <w:rFonts w:cs="Times New Roman"/>
            <w:i/>
            <w:rPrChange w:id="4041" w:author="Orion" w:date="2011-06-21T13:20:00Z">
              <w:rPr>
                <w:rFonts w:cs="Times New Roman"/>
              </w:rPr>
            </w:rPrChange>
          </w:rPr>
          <w:t>Rescue</w:t>
        </w:r>
        <w:proofErr w:type="spellEnd"/>
        <w:r w:rsidRPr="00731FC3">
          <w:rPr>
            <w:rFonts w:cs="Times New Roman"/>
            <w:rPrChange w:id="4042" w:author="Orion" w:date="2011-06-21T13:17:00Z">
              <w:rPr>
                <w:rFonts w:cs="Times New Roman"/>
                <w:lang w:val="en-US"/>
              </w:rPr>
            </w:rPrChange>
          </w:rPr>
          <w:t>: Es una aplicaci</w:t>
        </w:r>
      </w:ins>
      <w:ins w:id="4043"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044" w:author="Orion" w:date="2011-06-21T13:18:00Z">
        <w:r w:rsidR="0062559F">
          <w:rPr>
            <w:rFonts w:cs="Times New Roman"/>
          </w:rPr>
          <w:t xml:space="preserve"> cuáles son los mejores lugares</w:t>
        </w:r>
      </w:ins>
      <w:ins w:id="4045" w:author="Orion" w:date="2011-06-21T13:34:00Z">
        <w:r w:rsidR="00142D9A">
          <w:rPr>
            <w:rFonts w:cs="Times New Roman"/>
          </w:rPr>
          <w:t xml:space="preserve"> por donde</w:t>
        </w:r>
      </w:ins>
      <w:ins w:id="4046" w:author="Orion" w:date="2011-06-21T13:18:00Z">
        <w:r w:rsidR="0062559F">
          <w:rPr>
            <w:rFonts w:cs="Times New Roman"/>
          </w:rPr>
          <w:t xml:space="preserve"> buscar después de la pérdida de un avión.</w:t>
        </w:r>
      </w:ins>
      <w:ins w:id="4047" w:author="Orion" w:date="2011-06-21T13:19:00Z">
        <w:r w:rsidR="00882B8F">
          <w:rPr>
            <w:rFonts w:cs="Times New Roman"/>
          </w:rPr>
          <w:t xml:space="preserve"> Usando la última posición conocida desde un radar terrestre y otros recursos, los planificadores pueden reconstruir la ruta del avi</w:t>
        </w:r>
      </w:ins>
      <w:ins w:id="4048" w:author="Orion" w:date="2011-06-21T13:20:00Z">
        <w:r w:rsidR="00882B8F">
          <w:rPr>
            <w:rFonts w:cs="Times New Roman"/>
          </w:rPr>
          <w:t>ón y estudiar su posición con respecto a tierra desde cualquier punto de vista, incluido el del piloto.</w:t>
        </w:r>
      </w:ins>
    </w:p>
    <w:p w14:paraId="5129A9E5" w14:textId="77777777" w:rsidR="001262AB" w:rsidRDefault="001262AB">
      <w:pPr>
        <w:jc w:val="both"/>
        <w:rPr>
          <w:ins w:id="4049" w:author="Orion" w:date="2011-06-21T13:21:00Z"/>
          <w:rFonts w:cs="Times New Roman"/>
        </w:rPr>
        <w:pPrChange w:id="4050" w:author="Orion" w:date="2011-05-10T23:29:00Z">
          <w:pPr/>
        </w:pPrChange>
      </w:pPr>
    </w:p>
    <w:p w14:paraId="76C57E6D" w14:textId="77777777" w:rsidR="00760DD2" w:rsidRDefault="006C0C1A">
      <w:pPr>
        <w:pStyle w:val="Caption"/>
        <w:rPr>
          <w:ins w:id="4051" w:author="Orion" w:date="2011-07-05T20:58:00Z"/>
        </w:rPr>
        <w:pPrChange w:id="4052" w:author="Orion" w:date="2011-06-23T12:53:00Z">
          <w:pPr/>
        </w:pPrChange>
      </w:pPr>
      <w:ins w:id="4053" w:author="Orion" w:date="2011-06-21T13:32:00Z">
        <w:r>
          <w:rPr>
            <w:rFonts w:cs="Times New Roman"/>
          </w:rPr>
          <w:t>Haciendo uso de</w:t>
        </w:r>
      </w:ins>
      <w:ins w:id="4054" w:author="Orion" w:date="2011-06-21T13:33:00Z">
        <w:r w:rsidR="00F53952">
          <w:rPr>
            <w:rFonts w:cs="Times New Roman"/>
          </w:rPr>
          <w:t xml:space="preserve"> </w:t>
        </w:r>
      </w:ins>
      <w:ins w:id="4055" w:author="Orion" w:date="2011-06-21T13:32:00Z">
        <w:r w:rsidR="00F53952">
          <w:rPr>
            <w:rFonts w:cs="Times New Roman"/>
          </w:rPr>
          <w:t>esta herramienta,</w:t>
        </w:r>
      </w:ins>
      <w:ins w:id="4056" w:author="Orion" w:date="2011-06-20T19:15:00Z">
        <w:r w:rsidR="00577C77">
          <w:rPr>
            <w:rFonts w:cs="Times New Roman"/>
          </w:rPr>
          <w:t xml:space="preserve"> </w:t>
        </w:r>
      </w:ins>
      <w:proofErr w:type="spellStart"/>
      <w:ins w:id="4057"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058" w:author="Orion" w:date="2011-06-21T13:32:00Z">
        <w:r w:rsidR="00F53952">
          <w:rPr>
            <w:bCs/>
          </w:rPr>
          <w:t>,</w:t>
        </w:r>
      </w:ins>
      <w:ins w:id="4059" w:author="Orion" w:date="2011-06-21T12:48:00Z">
        <w:r w:rsidR="00535278" w:rsidRPr="00ED027D">
          <w:rPr>
            <w:rStyle w:val="apple-converted-space"/>
            <w:rFonts w:cs="Times New Roman"/>
            <w:color w:val="000000"/>
          </w:rPr>
          <w:t> </w:t>
        </w:r>
      </w:ins>
      <w:ins w:id="4060" w:author="Orion" w:date="2011-06-20T19:15:00Z">
        <w:r w:rsidR="00577C77">
          <w:rPr>
            <w:rFonts w:cs="Times New Roman"/>
          </w:rPr>
          <w:t xml:space="preserve"> </w:t>
        </w:r>
      </w:ins>
      <w:ins w:id="4061" w:author="Orion" w:date="2011-06-10T12:20:00Z">
        <w:r w:rsidR="002809A4">
          <w:rPr>
            <w:rFonts w:cs="Times New Roman"/>
          </w:rPr>
          <w:t xml:space="preserve">se mostrarán los mapas, </w:t>
        </w:r>
        <w:proofErr w:type="spellStart"/>
        <w:r w:rsidR="002809A4">
          <w:rPr>
            <w:rFonts w:cs="Times New Roman"/>
          </w:rPr>
          <w:t>waypoints</w:t>
        </w:r>
        <w:proofErr w:type="spellEnd"/>
        <w:r w:rsidR="002809A4">
          <w:rPr>
            <w:rFonts w:cs="Times New Roman"/>
          </w:rPr>
          <w:t xml:space="preserve"> y aeropuertos, y como se van desplazando los aviones para llegar a su destino</w:t>
        </w:r>
      </w:ins>
      <w:ins w:id="4062" w:author="Orion" w:date="2011-06-21T11:40:00Z">
        <w:r w:rsidR="004C625E">
          <w:rPr>
            <w:rFonts w:cs="Times New Roman"/>
          </w:rPr>
          <w:t xml:space="preserve"> junto con la ruta</w:t>
        </w:r>
      </w:ins>
      <w:ins w:id="4063" w:author="Orion" w:date="2011-06-20T19:53:00Z">
        <w:r w:rsidR="00F9311E">
          <w:rPr>
            <w:rFonts w:cs="Times New Roman"/>
          </w:rPr>
          <w:t xml:space="preserve"> que va</w:t>
        </w:r>
      </w:ins>
      <w:ins w:id="4064" w:author="Orion" w:date="2011-06-21T11:53:00Z">
        <w:r w:rsidR="0035314F">
          <w:rPr>
            <w:rFonts w:cs="Times New Roman"/>
          </w:rPr>
          <w:t>n</w:t>
        </w:r>
      </w:ins>
      <w:ins w:id="4065" w:author="Orion" w:date="2011-06-20T19:53:00Z">
        <w:r w:rsidR="00F9311E">
          <w:rPr>
            <w:rFonts w:cs="Times New Roman"/>
          </w:rPr>
          <w:t xml:space="preserve"> recorriendo </w:t>
        </w:r>
      </w:ins>
      <w:ins w:id="4066" w:author="Orion" w:date="2011-06-21T11:53:00Z">
        <w:r w:rsidR="0035314F">
          <w:rPr>
            <w:rFonts w:cs="Times New Roman"/>
          </w:rPr>
          <w:t>estos</w:t>
        </w:r>
      </w:ins>
      <w:ins w:id="4067" w:author="Orion" w:date="2011-06-20T19:55:00Z">
        <w:r w:rsidR="00F9311E">
          <w:rPr>
            <w:rFonts w:cs="Times New Roman"/>
          </w:rPr>
          <w:t>.</w:t>
        </w:r>
      </w:ins>
      <w:ins w:id="4068" w:author="Orion" w:date="2011-06-21T11:47:00Z">
        <w:r w:rsidR="00251CCB">
          <w:rPr>
            <w:rFonts w:cs="Times New Roman"/>
          </w:rPr>
          <w:t xml:space="preserve"> </w:t>
        </w:r>
      </w:ins>
      <w:ins w:id="4069" w:author="Orion" w:date="2011-06-21T11:53:00Z">
        <w:r w:rsidR="00152A89">
          <w:rPr>
            <w:rFonts w:cs="Times New Roman"/>
          </w:rPr>
          <w:t xml:space="preserve">Como podemos ver en la </w:t>
        </w:r>
      </w:ins>
      <w:ins w:id="4070" w:author="Orion" w:date="2011-06-23T12:58:00Z">
        <w:r w:rsidR="00175493">
          <w:rPr>
            <w:rFonts w:cs="Times New Roman"/>
          </w:rPr>
          <w:t xml:space="preserve">() </w:t>
        </w:r>
      </w:ins>
      <w:ins w:id="4071" w:author="Orion" w:date="2011-06-21T11:53:00Z">
        <w:r w:rsidR="00152A89">
          <w:rPr>
            <w:rFonts w:cs="Times New Roman"/>
          </w:rPr>
          <w:t xml:space="preserve">los aeropuertos vienen marcados por puntos de color azul, los </w:t>
        </w:r>
        <w:proofErr w:type="spellStart"/>
        <w:r w:rsidR="00152A89">
          <w:rPr>
            <w:rFonts w:cs="Times New Roman"/>
          </w:rPr>
          <w:t>waypoints</w:t>
        </w:r>
        <w:proofErr w:type="spellEnd"/>
        <w:r w:rsidR="00152A89">
          <w:rPr>
            <w:rFonts w:cs="Times New Roman"/>
          </w:rPr>
          <w:t xml:space="preserve"> </w:t>
        </w:r>
      </w:ins>
      <w:ins w:id="4072" w:author="Orion" w:date="2011-06-21T11:55:00Z">
        <w:r w:rsidR="00152A89">
          <w:rPr>
            <w:rFonts w:cs="Times New Roman"/>
          </w:rPr>
          <w:t>vendrán</w:t>
        </w:r>
      </w:ins>
      <w:ins w:id="4073" w:author="Orion" w:date="2011-06-21T11:53:00Z">
        <w:r w:rsidR="00152A89">
          <w:rPr>
            <w:rFonts w:cs="Times New Roman"/>
          </w:rPr>
          <w:t xml:space="preserve"> </w:t>
        </w:r>
      </w:ins>
      <w:ins w:id="4074" w:author="Orion" w:date="2011-06-21T11:55:00Z">
        <w:r w:rsidR="00152A89">
          <w:rPr>
            <w:rFonts w:cs="Times New Roman"/>
          </w:rPr>
          <w:t xml:space="preserve">determinados por puntos en color magenta, mientras que los aviones en principio serán de color verde. </w:t>
        </w:r>
      </w:ins>
      <w:ins w:id="4075" w:author="Orion" w:date="2011-06-21T12:00:00Z">
        <w:r w:rsidR="00F52E1D">
          <w:rPr>
            <w:rFonts w:cs="Times New Roman"/>
          </w:rPr>
          <w:t xml:space="preserve">Sin embargo </w:t>
        </w:r>
      </w:ins>
      <w:ins w:id="4076" w:author="Orion" w:date="2011-06-21T12:01:00Z">
        <w:r w:rsidR="00F52E1D">
          <w:rPr>
            <w:rFonts w:cs="Times New Roman"/>
          </w:rPr>
          <w:t>e</w:t>
        </w:r>
      </w:ins>
      <w:ins w:id="4077" w:author="Orion" w:date="2011-06-21T11:55:00Z">
        <w:r w:rsidR="00152A89">
          <w:rPr>
            <w:rFonts w:cs="Times New Roman"/>
          </w:rPr>
          <w:t xml:space="preserve">l color de los aviones puede cambiar </w:t>
        </w:r>
      </w:ins>
      <w:ins w:id="4078" w:author="Orion" w:date="2011-06-21T11:56:00Z">
        <w:r w:rsidR="00152A89">
          <w:rPr>
            <w:rFonts w:cs="Times New Roman"/>
          </w:rPr>
          <w:t>a</w:t>
        </w:r>
      </w:ins>
      <w:ins w:id="4079" w:author="Orion" w:date="2011-06-21T12:01:00Z">
        <w:r w:rsidR="00F52E1D">
          <w:rPr>
            <w:rFonts w:cs="Times New Roman"/>
          </w:rPr>
          <w:t xml:space="preserve"> ser</w:t>
        </w:r>
      </w:ins>
      <w:ins w:id="4080" w:author="Orion" w:date="2011-06-21T11:56:00Z">
        <w:r w:rsidR="00152A89">
          <w:rPr>
            <w:rFonts w:cs="Times New Roman"/>
          </w:rPr>
          <w:t xml:space="preserve"> amarillo en el caso de que los controladores establezcan que han entrado en una zona de conflicto</w:t>
        </w:r>
      </w:ins>
      <w:ins w:id="4081" w:author="Orion" w:date="2011-06-23T12:58:00Z">
        <w:r w:rsidR="00175493">
          <w:rPr>
            <w:rFonts w:cs="Times New Roman"/>
          </w:rPr>
          <w:t xml:space="preserve"> (</w:t>
        </w:r>
        <w:r w:rsidR="00175493">
          <w:rPr>
            <w:rFonts w:cs="Times New Roman"/>
          </w:rPr>
          <w:lastRenderedPageBreak/>
          <w:fldChar w:fldCharType="begin"/>
        </w:r>
        <w:r w:rsidR="00175493">
          <w:rPr>
            <w:rFonts w:cs="Times New Roman"/>
          </w:rPr>
          <w:instrText xml:space="preserve"> REF _Ref296597038 \h </w:instrText>
        </w:r>
      </w:ins>
      <w:r w:rsidR="00175493">
        <w:rPr>
          <w:rFonts w:cs="Times New Roman"/>
        </w:rPr>
      </w:r>
      <w:ins w:id="4082" w:author="Orion" w:date="2011-06-23T12:58:00Z">
        <w:r w:rsidR="00175493">
          <w:rPr>
            <w:rFonts w:cs="Times New Roman"/>
          </w:rPr>
          <w:fldChar w:fldCharType="separate"/>
        </w:r>
      </w:ins>
      <w:ins w:id="4083" w:author="Orion" w:date="2011-07-05T20:58:00Z">
        <w:r w:rsidR="00760DD2" w:rsidRPr="0080539F">
          <w:rPr>
            <w:noProof/>
            <w:lang w:eastAsia="es-ES" w:bidi="ar-SA"/>
          </w:rPr>
          <w:drawing>
            <wp:inline distT="0" distB="0" distL="0" distR="0" wp14:anchorId="7477EA0E" wp14:editId="2806DDC3">
              <wp:extent cx="6113780" cy="3796030"/>
              <wp:effectExtent l="0" t="0" r="1270" b="0"/>
              <wp:docPr id="53" name="Picture 53"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20279B7D" w14:textId="6E5D1253" w:rsidR="00235EE7" w:rsidRDefault="00760DD2">
      <w:pPr>
        <w:jc w:val="both"/>
        <w:rPr>
          <w:ins w:id="4084" w:author="Orion" w:date="2011-06-23T12:52:00Z"/>
          <w:rFonts w:cs="Times New Roman"/>
          <w:noProof/>
          <w:lang w:eastAsia="es-ES" w:bidi="ar-SA"/>
        </w:rPr>
        <w:pPrChange w:id="4085" w:author="Orion" w:date="2011-05-10T23:29:00Z">
          <w:pPr/>
        </w:pPrChange>
      </w:pPr>
      <w:ins w:id="4086" w:author="Orion" w:date="2011-07-05T20:58:00Z">
        <w:r>
          <w:t xml:space="preserve">Ilustración </w:t>
        </w:r>
        <w:r>
          <w:rPr>
            <w:noProof/>
          </w:rPr>
          <w:t>1</w:t>
        </w:r>
      </w:ins>
      <w:ins w:id="4087" w:author="Orion" w:date="2011-06-23T12:58:00Z">
        <w:r w:rsidR="00175493">
          <w:rPr>
            <w:rFonts w:cs="Times New Roman"/>
          </w:rPr>
          <w:fldChar w:fldCharType="end"/>
        </w:r>
        <w:r w:rsidR="00175493">
          <w:rPr>
            <w:rFonts w:cs="Times New Roman"/>
          </w:rPr>
          <w:t>)</w:t>
        </w:r>
      </w:ins>
      <w:ins w:id="4088" w:author="Orion" w:date="2011-06-21T11:56:00Z">
        <w:r w:rsidR="00F52E1D">
          <w:rPr>
            <w:rFonts w:cs="Times New Roman"/>
          </w:rPr>
          <w:t xml:space="preserve">. </w:t>
        </w:r>
      </w:ins>
      <w:ins w:id="4089" w:author="Orion" w:date="2011-06-21T12:02:00Z">
        <w:r w:rsidR="00981208">
          <w:rPr>
            <w:rFonts w:cs="Times New Roman"/>
          </w:rPr>
          <w:t>También es posible que</w:t>
        </w:r>
      </w:ins>
      <w:ins w:id="4090" w:author="Orion" w:date="2011-06-21T12:01:00Z">
        <w:r w:rsidR="00F52E1D">
          <w:rPr>
            <w:rFonts w:cs="Times New Roman"/>
          </w:rPr>
          <w:t xml:space="preserve"> este</w:t>
        </w:r>
      </w:ins>
      <w:ins w:id="4091" w:author="Orion" w:date="2011-06-21T11:57:00Z">
        <w:r w:rsidR="00F52E1D">
          <w:rPr>
            <w:rFonts w:cs="Times New Roman"/>
          </w:rPr>
          <w:t xml:space="preserve"> color </w:t>
        </w:r>
      </w:ins>
      <w:ins w:id="4092" w:author="Orion" w:date="2011-06-21T12:02:00Z">
        <w:r w:rsidR="007A50A6">
          <w:rPr>
            <w:rFonts w:cs="Times New Roman"/>
          </w:rPr>
          <w:t>pas</w:t>
        </w:r>
        <w:r w:rsidR="00981208">
          <w:rPr>
            <w:rFonts w:cs="Times New Roman"/>
          </w:rPr>
          <w:t>e a ser</w:t>
        </w:r>
      </w:ins>
      <w:ins w:id="4093" w:author="Orion" w:date="2011-06-21T12:03:00Z">
        <w:r w:rsidR="00981208">
          <w:rPr>
            <w:rFonts w:cs="Times New Roman"/>
          </w:rPr>
          <w:t xml:space="preserve"> </w:t>
        </w:r>
      </w:ins>
      <w:ins w:id="4094" w:author="Orion" w:date="2011-06-21T11:57:00Z">
        <w:r w:rsidR="00F52E1D">
          <w:rPr>
            <w:rFonts w:cs="Times New Roman"/>
          </w:rPr>
          <w:t>rojo</w:t>
        </w:r>
      </w:ins>
      <w:ins w:id="4095" w:author="Orion" w:date="2011-06-21T12:03:00Z">
        <w:r w:rsidR="00981208">
          <w:rPr>
            <w:rFonts w:cs="Times New Roman"/>
          </w:rPr>
          <w:t>, esto sucederá</w:t>
        </w:r>
      </w:ins>
      <w:ins w:id="4096" w:author="Orion" w:date="2011-06-21T11:57:00Z">
        <w:r w:rsidR="00F52E1D">
          <w:rPr>
            <w:rFonts w:cs="Times New Roman"/>
          </w:rPr>
          <w:t xml:space="preserve"> cuando el avión </w:t>
        </w:r>
      </w:ins>
      <w:ins w:id="4097" w:author="Orion" w:date="2011-06-21T12:03:00Z">
        <w:r w:rsidR="00E975C2">
          <w:rPr>
            <w:rFonts w:cs="Times New Roman"/>
          </w:rPr>
          <w:t>deje</w:t>
        </w:r>
      </w:ins>
      <w:ins w:id="4098" w:author="Orion" w:date="2011-06-21T11:57:00Z">
        <w:r w:rsidR="00F52E1D">
          <w:rPr>
            <w:rFonts w:cs="Times New Roman"/>
          </w:rPr>
          <w:t xml:space="preserve"> de desplazarse. Esto puede </w:t>
        </w:r>
      </w:ins>
      <w:ins w:id="4099" w:author="Orion" w:date="2011-06-21T12:03:00Z">
        <w:r w:rsidR="006D7266">
          <w:rPr>
            <w:rFonts w:cs="Times New Roman"/>
          </w:rPr>
          <w:t>ocurrir</w:t>
        </w:r>
      </w:ins>
      <w:ins w:id="4100" w:author="Orion" w:date="2011-06-21T11:57:00Z">
        <w:r w:rsidR="00F52E1D">
          <w:rPr>
            <w:rFonts w:cs="Times New Roman"/>
          </w:rPr>
          <w:t xml:space="preserve"> o bien porque la aeronave </w:t>
        </w:r>
      </w:ins>
      <w:ins w:id="4101" w:author="Orion" w:date="2011-06-21T11:58:00Z">
        <w:r w:rsidR="00F52E1D">
          <w:rPr>
            <w:rFonts w:cs="Times New Roman"/>
          </w:rPr>
          <w:t>h</w:t>
        </w:r>
      </w:ins>
      <w:ins w:id="4102" w:author="Orion" w:date="2011-06-21T11:57:00Z">
        <w:r w:rsidR="00F52E1D">
          <w:rPr>
            <w:rFonts w:cs="Times New Roman"/>
          </w:rPr>
          <w:t>a llegado a su destino o bien</w:t>
        </w:r>
      </w:ins>
      <w:ins w:id="4103" w:author="Orion" w:date="2011-06-21T11:58:00Z">
        <w:r w:rsidR="00F52E1D">
          <w:rPr>
            <w:rFonts w:cs="Times New Roman"/>
          </w:rPr>
          <w:t xml:space="preserve"> porque ha colisionado con otro avión. </w:t>
        </w:r>
      </w:ins>
      <w:ins w:id="4104" w:author="Orion" w:date="2011-06-21T12:02:00Z">
        <w:r w:rsidR="00981208">
          <w:rPr>
            <w:rFonts w:cs="Times New Roman"/>
          </w:rPr>
          <w:t>Por otro lado, a</w:t>
        </w:r>
      </w:ins>
      <w:ins w:id="4105" w:author="Orion" w:date="2011-06-21T11:58:00Z">
        <w:r w:rsidR="00F52E1D">
          <w:rPr>
            <w:rFonts w:cs="Times New Roman"/>
          </w:rPr>
          <w:t>lgo similar pasará con la ruta, cuyo color inicial será blanco</w:t>
        </w:r>
      </w:ins>
      <w:ins w:id="4106" w:author="Orion" w:date="2011-06-21T12:03:00Z">
        <w:r w:rsidR="00531435">
          <w:rPr>
            <w:rFonts w:cs="Times New Roman"/>
          </w:rPr>
          <w:t>,</w:t>
        </w:r>
      </w:ins>
      <w:ins w:id="4107" w:author="Orion" w:date="2011-06-21T11:58:00Z">
        <w:r w:rsidR="00F52E1D">
          <w:rPr>
            <w:rFonts w:cs="Times New Roman"/>
          </w:rPr>
          <w:t xml:space="preserve"> lo que indicará que el avión est</w:t>
        </w:r>
      </w:ins>
      <w:ins w:id="4108" w:author="Orion" w:date="2011-06-21T11:59:00Z">
        <w:r w:rsidR="00F52E1D">
          <w:rPr>
            <w:rFonts w:cs="Times New Roman"/>
          </w:rPr>
          <w:t xml:space="preserve">á volando a la altura establecida como altura estándar de crucero para </w:t>
        </w:r>
      </w:ins>
      <w:ins w:id="4109" w:author="Orion" w:date="2011-06-21T12:04:00Z">
        <w:r w:rsidR="00531435">
          <w:rPr>
            <w:rFonts w:cs="Times New Roman"/>
          </w:rPr>
          <w:t>esa</w:t>
        </w:r>
      </w:ins>
      <w:ins w:id="4110" w:author="Orion" w:date="2011-06-21T11:59:00Z">
        <w:r w:rsidR="00F52E1D">
          <w:rPr>
            <w:rFonts w:cs="Times New Roman"/>
          </w:rPr>
          <w:t xml:space="preserve"> aeronave. Cuando el avi</w:t>
        </w:r>
        <w:r w:rsidR="00583AD1">
          <w:rPr>
            <w:rFonts w:cs="Times New Roman"/>
          </w:rPr>
          <w:t xml:space="preserve">ón </w:t>
        </w:r>
      </w:ins>
      <w:ins w:id="4111" w:author="Orion" w:date="2011-06-21T12:04:00Z">
        <w:r w:rsidR="00842B5D">
          <w:rPr>
            <w:rFonts w:cs="Times New Roman"/>
          </w:rPr>
          <w:t>empiece</w:t>
        </w:r>
      </w:ins>
      <w:ins w:id="4112" w:author="Orion" w:date="2011-06-21T11:59:00Z">
        <w:r w:rsidR="00F52E1D">
          <w:rPr>
            <w:rFonts w:cs="Times New Roman"/>
          </w:rPr>
          <w:t xml:space="preserve"> a volar por encima de esta altura de cr</w:t>
        </w:r>
        <w:r w:rsidR="00583AD1">
          <w:rPr>
            <w:rFonts w:cs="Times New Roman"/>
          </w:rPr>
          <w:t>ucero el color de la ruta pasar</w:t>
        </w:r>
      </w:ins>
      <w:ins w:id="4113" w:author="Orion" w:date="2011-06-21T12:04:00Z">
        <w:r w:rsidR="00583AD1">
          <w:rPr>
            <w:rFonts w:cs="Times New Roman"/>
          </w:rPr>
          <w:t>á</w:t>
        </w:r>
      </w:ins>
      <w:ins w:id="4114" w:author="Orion" w:date="2011-06-21T11:59:00Z">
        <w:r w:rsidR="00F52E1D">
          <w:rPr>
            <w:rFonts w:cs="Times New Roman"/>
          </w:rPr>
          <w:t xml:space="preserve"> a ser rojo, mientras que </w:t>
        </w:r>
      </w:ins>
      <w:ins w:id="4115" w:author="Orion" w:date="2011-06-21T12:04:00Z">
        <w:r w:rsidR="00754E41">
          <w:rPr>
            <w:rFonts w:cs="Times New Roman"/>
          </w:rPr>
          <w:t>cuando vuele</w:t>
        </w:r>
      </w:ins>
      <w:ins w:id="4116" w:author="Orion" w:date="2011-06-21T11:59:00Z">
        <w:r w:rsidR="00F52E1D">
          <w:rPr>
            <w:rFonts w:cs="Times New Roman"/>
          </w:rPr>
          <w:t xml:space="preserve"> por debajo este color ser</w:t>
        </w:r>
      </w:ins>
      <w:ins w:id="4117" w:author="Orion" w:date="2011-06-21T12:00:00Z">
        <w:r w:rsidR="00F52E1D">
          <w:rPr>
            <w:rFonts w:cs="Times New Roman"/>
          </w:rPr>
          <w:t>á verde.</w:t>
        </w:r>
      </w:ins>
    </w:p>
    <w:p w14:paraId="5F8A02E4" w14:textId="0C6E8F6E" w:rsidR="009361EC" w:rsidRDefault="009361EC">
      <w:pPr>
        <w:jc w:val="both"/>
        <w:rPr>
          <w:ins w:id="4118" w:author="Orion" w:date="2011-06-23T12:52:00Z"/>
          <w:rFonts w:cs="Times New Roman"/>
        </w:rPr>
        <w:pPrChange w:id="4119" w:author="Orion" w:date="2011-05-10T23:29:00Z">
          <w:pPr/>
        </w:pPrChange>
      </w:pPr>
    </w:p>
    <w:p w14:paraId="14F12EED" w14:textId="2A7647AD" w:rsidR="00A072A8" w:rsidRDefault="00A072A8">
      <w:pPr>
        <w:pStyle w:val="Caption"/>
        <w:rPr>
          <w:ins w:id="4120" w:author="Orion" w:date="2011-06-29T15:49:00Z"/>
        </w:rPr>
        <w:pPrChange w:id="4121" w:author="Orion" w:date="2011-06-23T12:53:00Z">
          <w:pPr/>
        </w:pPrChange>
      </w:pPr>
      <w:bookmarkStart w:id="4122" w:name="_Ref296597038"/>
      <w:ins w:id="4123" w:author="Orion" w:date="2011-06-29T15:49:00Z">
        <w:r w:rsidRPr="0080539F">
          <w:rPr>
            <w:noProof/>
            <w:lang w:eastAsia="es-ES" w:bidi="ar-SA"/>
          </w:rPr>
          <w:drawing>
            <wp:inline distT="0" distB="0" distL="0" distR="0" wp14:anchorId="7477EA0E" wp14:editId="2806DDC3">
              <wp:extent cx="6113780" cy="3796030"/>
              <wp:effectExtent l="0" t="0" r="1270" b="0"/>
              <wp:docPr id="46" name="Picture 46"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01094F33" w14:textId="0C5E33AD" w:rsidR="0067605C" w:rsidRDefault="0067605C">
      <w:pPr>
        <w:pStyle w:val="Caption"/>
        <w:rPr>
          <w:ins w:id="4124" w:author="Orion" w:date="2011-06-23T12:52:00Z"/>
          <w:rFonts w:cs="Times New Roman"/>
        </w:rPr>
        <w:pPrChange w:id="4125" w:author="Orion" w:date="2011-06-23T12:53:00Z">
          <w:pPr/>
        </w:pPrChange>
      </w:pPr>
      <w:ins w:id="4126" w:author="Orion" w:date="2011-06-23T12:53:00Z">
        <w:r>
          <w:lastRenderedPageBreak/>
          <w:t xml:space="preserve">Ilustración </w:t>
        </w:r>
        <w:r>
          <w:fldChar w:fldCharType="begin"/>
        </w:r>
        <w:r>
          <w:instrText xml:space="preserve"> SEQ Ilustración \* ARABIC </w:instrText>
        </w:r>
      </w:ins>
      <w:r>
        <w:fldChar w:fldCharType="separate"/>
      </w:r>
      <w:ins w:id="4127" w:author="Orion" w:date="2011-07-05T20:58:00Z">
        <w:r w:rsidR="00760DD2">
          <w:rPr>
            <w:noProof/>
          </w:rPr>
          <w:t>1</w:t>
        </w:r>
      </w:ins>
      <w:ins w:id="4128" w:author="Orion" w:date="2011-06-23T12:53:00Z">
        <w:r>
          <w:fldChar w:fldCharType="end"/>
        </w:r>
      </w:ins>
      <w:bookmarkEnd w:id="4122"/>
    </w:p>
    <w:p w14:paraId="5063F549" w14:textId="77777777" w:rsidR="003711C5" w:rsidRDefault="003711C5" w:rsidP="003711C5">
      <w:pPr>
        <w:rPr>
          <w:ins w:id="4129" w:author="Orion" w:date="2011-06-23T12:57:00Z"/>
          <w:rFonts w:cs="Times New Roman"/>
        </w:rPr>
      </w:pPr>
    </w:p>
    <w:p w14:paraId="22B68DA0" w14:textId="77777777" w:rsidR="003711C5" w:rsidRPr="001B76BE" w:rsidRDefault="003711C5">
      <w:pPr>
        <w:jc w:val="both"/>
        <w:rPr>
          <w:ins w:id="4130" w:author="Orion" w:date="2011-06-23T12:57:00Z"/>
          <w:rFonts w:cs="Times New Roman"/>
          <w:color w:val="FF0000"/>
        </w:rPr>
        <w:pPrChange w:id="4131" w:author="Orion" w:date="2011-06-26T12:39:00Z">
          <w:pPr/>
        </w:pPrChange>
      </w:pPr>
      <w:ins w:id="4132"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133" w:author="Orion" w:date="2011-06-20T19:16:00Z"/>
          <w:rFonts w:cs="Times New Roman"/>
        </w:rPr>
        <w:pPrChange w:id="4134" w:author="Orion" w:date="2011-06-26T12:39:00Z">
          <w:pPr/>
        </w:pPrChange>
      </w:pPr>
    </w:p>
    <w:p w14:paraId="695E81D2" w14:textId="330FA995" w:rsidR="00B937FD" w:rsidRDefault="00580B32">
      <w:pPr>
        <w:jc w:val="both"/>
        <w:rPr>
          <w:ins w:id="4135" w:author="Orion" w:date="2011-05-09T13:45:00Z"/>
          <w:rFonts w:cs="Times New Roman"/>
        </w:rPr>
        <w:pPrChange w:id="4136" w:author="Orion" w:date="2011-06-26T12:39:00Z">
          <w:pPr/>
        </w:pPrChange>
      </w:pPr>
      <w:ins w:id="4137" w:author="Orion" w:date="2011-06-10T12:25:00Z">
        <w:r>
          <w:rPr>
            <w:rFonts w:cs="Times New Roman"/>
          </w:rPr>
          <w:t>En cuanto al diseño de la visualización gráf</w:t>
        </w:r>
      </w:ins>
      <w:ins w:id="4138"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139" w:author="Orion" w:date="2011-06-26T18:02:00Z">
        <w:r w:rsidR="004570B0">
          <w:rPr>
            <w:rFonts w:cs="Times New Roman"/>
          </w:rPr>
          <w:t>C</w:t>
        </w:r>
      </w:ins>
      <w:ins w:id="4140" w:author="Orion" w:date="2011-06-10T12:26:00Z">
        <w:r>
          <w:rPr>
            <w:rFonts w:cs="Times New Roman"/>
          </w:rPr>
          <w:t>reator</w:t>
        </w:r>
        <w:proofErr w:type="spellEnd"/>
        <w:r>
          <w:rPr>
            <w:rFonts w:cs="Times New Roman"/>
          </w:rPr>
          <w:t xml:space="preserve">) </w:t>
        </w:r>
      </w:ins>
      <w:ins w:id="4141" w:author="Orion" w:date="2011-05-10T09:38:00Z">
        <w:r w:rsidR="00F37264">
          <w:rPr>
            <w:rFonts w:cs="Times New Roman"/>
          </w:rPr>
          <w:t>que se encarga de arrancar el entorno para mostrar la simulaci</w:t>
        </w:r>
      </w:ins>
      <w:ins w:id="4142" w:author="Orion" w:date="2011-05-10T09:39:00Z">
        <w:r w:rsidR="00D0382C">
          <w:rPr>
            <w:rFonts w:cs="Times New Roman"/>
          </w:rPr>
          <w:t>ón.</w:t>
        </w:r>
      </w:ins>
      <w:ins w:id="4143" w:author="Orion" w:date="2011-06-21T12:37:00Z">
        <w:r w:rsidR="00D0382C">
          <w:rPr>
            <w:rFonts w:cs="Times New Roman"/>
          </w:rPr>
          <w:t xml:space="preserve"> Este entorno esta implementado por una aplicación</w:t>
        </w:r>
      </w:ins>
      <w:ins w:id="4144" w:author="Orion" w:date="2011-06-21T12:38:00Z">
        <w:r w:rsidR="00D0382C">
          <w:rPr>
            <w:rFonts w:cs="Times New Roman"/>
          </w:rPr>
          <w:t xml:space="preserve"> de INGENIAS</w:t>
        </w:r>
      </w:ins>
      <w:ins w:id="4145" w:author="Orion" w:date="2011-06-21T12:37:00Z">
        <w:r w:rsidR="00D0382C">
          <w:rPr>
            <w:rFonts w:cs="Times New Roman"/>
          </w:rPr>
          <w:t xml:space="preserve"> que, dentro de otro hilo de ejecución, cargará las distintas capas</w:t>
        </w:r>
      </w:ins>
      <w:ins w:id="4146" w:author="Orion" w:date="2011-06-21T12:39:00Z">
        <w:r w:rsidR="00D0382C">
          <w:rPr>
            <w:rFonts w:cs="Times New Roman"/>
          </w:rPr>
          <w:t xml:space="preserve"> y paneles</w:t>
        </w:r>
      </w:ins>
      <w:ins w:id="4147" w:author="Orion" w:date="2011-06-21T12:37:00Z">
        <w:r w:rsidR="00D0382C">
          <w:rPr>
            <w:rFonts w:cs="Times New Roman"/>
          </w:rPr>
          <w:t>, donde esta</w:t>
        </w:r>
      </w:ins>
      <w:ins w:id="4148" w:author="Orion" w:date="2011-06-21T12:39:00Z">
        <w:r w:rsidR="00D0382C">
          <w:rPr>
            <w:rFonts w:cs="Times New Roman"/>
          </w:rPr>
          <w:t xml:space="preserve">rán incluidos los mapas, los puntos sobre los mapas y los controles </w:t>
        </w:r>
      </w:ins>
      <w:ins w:id="4149" w:author="Orion" w:date="2011-06-21T12:40:00Z">
        <w:r w:rsidR="00D0382C">
          <w:rPr>
            <w:rFonts w:cs="Times New Roman"/>
          </w:rPr>
          <w:t>que permiten personalizar la visualización.</w:t>
        </w:r>
      </w:ins>
    </w:p>
    <w:p w14:paraId="09FB47AC" w14:textId="77777777" w:rsidR="00B937FD" w:rsidRDefault="00B937FD" w:rsidP="00B937FD">
      <w:pPr>
        <w:rPr>
          <w:ins w:id="4150" w:author="Orion" w:date="2011-05-05T17:41:00Z"/>
          <w:rFonts w:cs="Times New Roman"/>
        </w:rPr>
      </w:pPr>
    </w:p>
    <w:p w14:paraId="07F952AD" w14:textId="77777777" w:rsidR="00B937FD" w:rsidRPr="008F597E" w:rsidRDefault="00B937FD" w:rsidP="00B937FD">
      <w:pPr>
        <w:outlineLvl w:val="1"/>
        <w:rPr>
          <w:ins w:id="4151" w:author="Orion" w:date="2011-05-05T17:41:00Z"/>
          <w:rFonts w:eastAsiaTheme="majorEastAsia" w:cs="Times New Roman"/>
          <w:color w:val="1F497D" w:themeColor="text2"/>
          <w:spacing w:val="15"/>
          <w:szCs w:val="21"/>
          <w:u w:val="single"/>
          <w:rPrChange w:id="4152" w:author="Orion" w:date="2011-07-04T11:52:00Z">
            <w:rPr>
              <w:ins w:id="4153" w:author="Orion" w:date="2011-05-05T17:41:00Z"/>
              <w:rFonts w:cs="Times New Roman"/>
            </w:rPr>
          </w:rPrChange>
        </w:rPr>
      </w:pPr>
      <w:bookmarkStart w:id="4154" w:name="_Toc296083831"/>
      <w:ins w:id="4155" w:author="Orion" w:date="2011-05-05T17:41:00Z">
        <w:r w:rsidRPr="008F597E">
          <w:rPr>
            <w:rFonts w:eastAsiaTheme="majorEastAsia" w:cs="Times New Roman"/>
            <w:color w:val="1F497D" w:themeColor="text2"/>
            <w:spacing w:val="15"/>
            <w:szCs w:val="21"/>
            <w:u w:val="single"/>
            <w:rPrChange w:id="4156" w:author="Orion" w:date="2011-07-04T11:52:00Z">
              <w:rPr>
                <w:rFonts w:cs="Times New Roman"/>
              </w:rPr>
            </w:rPrChange>
          </w:rPr>
          <w:t>Controlador</w:t>
        </w:r>
        <w:bookmarkEnd w:id="4154"/>
      </w:ins>
    </w:p>
    <w:p w14:paraId="2CF6697D" w14:textId="77777777" w:rsidR="00437154" w:rsidRDefault="00437154" w:rsidP="007A6E14">
      <w:pPr>
        <w:rPr>
          <w:ins w:id="4157" w:author="Orion" w:date="2011-06-26T12:39:00Z"/>
        </w:rPr>
      </w:pPr>
    </w:p>
    <w:p w14:paraId="02E56B60" w14:textId="22C31185" w:rsidR="00B937FD" w:rsidRDefault="00437154">
      <w:pPr>
        <w:jc w:val="both"/>
        <w:rPr>
          <w:ins w:id="4158" w:author="Orion" w:date="2011-05-09T13:00:00Z"/>
          <w:rFonts w:cs="Times New Roman"/>
        </w:rPr>
        <w:pPrChange w:id="4159" w:author="Orion" w:date="2011-06-26T12:39:00Z">
          <w:pPr/>
        </w:pPrChange>
      </w:pPr>
      <w:ins w:id="4160" w:author="Orion" w:date="2011-06-26T12:39:00Z">
        <w:r>
          <w:t>Esta capa estará encargada de</w:t>
        </w:r>
      </w:ins>
      <w:ins w:id="4161"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162"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163" w:author="Orion" w:date="2011-06-26T17:59:00Z">
        <w:r w:rsidR="004570B0">
          <w:t>án. En resumen tendrán una lista de los elementos que visualizan cada uno de las entidades (aviones, rutas,</w:t>
        </w:r>
      </w:ins>
      <w:ins w:id="4164" w:author="Orion" w:date="2011-06-26T18:00:00Z">
        <w:r w:rsidR="004570B0">
          <w:t xml:space="preserve">…) </w:t>
        </w:r>
      </w:ins>
      <w:ins w:id="4165" w:author="Orion" w:date="2011-06-26T18:01:00Z">
        <w:r w:rsidR="004570B0">
          <w:t>y</w:t>
        </w:r>
      </w:ins>
      <w:ins w:id="4166" w:author="Orion" w:date="2011-06-26T18:00:00Z">
        <w:r w:rsidR="004570B0">
          <w:t xml:space="preserve"> siempre que desde la lógica</w:t>
        </w:r>
      </w:ins>
      <w:ins w:id="4167" w:author="Orion" w:date="2011-06-26T18:01:00Z">
        <w:r w:rsidR="004570B0">
          <w:t xml:space="preserve"> o modelo se actualice el estado de alguno de estos elementos </w:t>
        </w:r>
      </w:ins>
      <w:ins w:id="4168" w:author="Orion" w:date="2011-06-26T18:05:00Z">
        <w:r w:rsidR="005330CF">
          <w:t>este</w:t>
        </w:r>
      </w:ins>
      <w:ins w:id="4169" w:author="Orion" w:date="2011-06-26T18:01:00Z">
        <w:r w:rsidR="005330CF">
          <w:t xml:space="preserve"> controlador </w:t>
        </w:r>
      </w:ins>
      <w:ins w:id="4170" w:author="Orion" w:date="2011-06-26T18:05:00Z">
        <w:r w:rsidR="005330CF">
          <w:t>lo transmitirá</w:t>
        </w:r>
      </w:ins>
      <w:ins w:id="4171" w:author="Orion" w:date="2011-06-26T18:01:00Z">
        <w:r w:rsidR="004570B0">
          <w:t xml:space="preserve"> a cada uno de estos elementos de </w:t>
        </w:r>
      </w:ins>
      <w:ins w:id="4172" w:author="Orion" w:date="2011-06-26T18:02:00Z">
        <w:r w:rsidR="004570B0">
          <w:t>visualización.</w:t>
        </w:r>
        <w:r w:rsidR="00220451">
          <w:t xml:space="preserve"> Para que esto sea posible adem</w:t>
        </w:r>
      </w:ins>
      <w:ins w:id="4173" w:author="Orion" w:date="2011-06-26T18:03:00Z">
        <w:r w:rsidR="00220451">
          <w:t>ás de estos elementos de visualización el controlador tendrá acceso a la capa con los mapas, para poder refrescar</w:t>
        </w:r>
      </w:ins>
      <w:ins w:id="4174" w:author="Orion" w:date="2011-06-27T10:26:00Z">
        <w:r w:rsidR="00944C75">
          <w:t xml:space="preserve"> los gráficos de</w:t>
        </w:r>
      </w:ins>
      <w:ins w:id="4175" w:author="Orion" w:date="2011-06-26T18:03:00Z">
        <w:r w:rsidR="00220451">
          <w:t xml:space="preserve"> estos</w:t>
        </w:r>
      </w:ins>
      <w:ins w:id="4176" w:author="Orion" w:date="2011-06-26T18:04:00Z">
        <w:r w:rsidR="00220451">
          <w:t xml:space="preserve"> y poder ver en todo momento el estado más actual de la simulación.</w:t>
        </w:r>
      </w:ins>
    </w:p>
    <w:p w14:paraId="36550204" w14:textId="77777777" w:rsidR="00D93821" w:rsidRDefault="00D93821" w:rsidP="007A6E14">
      <w:pPr>
        <w:rPr>
          <w:ins w:id="4177" w:author="Orion" w:date="2011-05-05T17:41:00Z"/>
          <w:rFonts w:cs="Times New Roman"/>
        </w:rPr>
      </w:pPr>
    </w:p>
    <w:p w14:paraId="763B1983" w14:textId="77777777" w:rsidR="00B937FD" w:rsidRDefault="00B937FD" w:rsidP="00B937FD">
      <w:pPr>
        <w:pStyle w:val="Title"/>
        <w:outlineLvl w:val="0"/>
        <w:rPr>
          <w:ins w:id="4178" w:author="Orion" w:date="2011-05-05T17:41:00Z"/>
          <w:rFonts w:ascii="Times New Roman" w:hAnsi="Times New Roman" w:cs="Times New Roman"/>
        </w:rPr>
      </w:pPr>
      <w:bookmarkStart w:id="4179" w:name="_Toc296083832"/>
      <w:ins w:id="4180" w:author="Orion" w:date="2011-05-05T17:41:00Z">
        <w:r>
          <w:rPr>
            <w:rFonts w:ascii="Times New Roman" w:hAnsi="Times New Roman" w:cs="Times New Roman"/>
          </w:rPr>
          <w:t>Casos de estudio</w:t>
        </w:r>
        <w:bookmarkEnd w:id="4179"/>
      </w:ins>
    </w:p>
    <w:p w14:paraId="19104720" w14:textId="6316E433" w:rsidR="002731E7" w:rsidRDefault="00173B16">
      <w:pPr>
        <w:jc w:val="both"/>
        <w:rPr>
          <w:ins w:id="4181" w:author="Orion" w:date="2011-06-28T16:22:00Z"/>
          <w:rFonts w:cs="Times New Roman"/>
        </w:rPr>
        <w:pPrChange w:id="4182" w:author="Orion" w:date="2011-06-26T12:33:00Z">
          <w:pPr/>
        </w:pPrChange>
      </w:pPr>
      <w:ins w:id="4183" w:author="Orion" w:date="2011-06-28T16:09:00Z">
        <w:r>
          <w:rPr>
            <w:rFonts w:cs="Times New Roman"/>
          </w:rPr>
          <w:t>En esta sección se estudiar</w:t>
        </w:r>
      </w:ins>
      <w:ins w:id="4184" w:author="Orion" w:date="2011-07-04T11:55:00Z">
        <w:r>
          <w:rPr>
            <w:rFonts w:cs="Times New Roman"/>
          </w:rPr>
          <w:t>á</w:t>
        </w:r>
      </w:ins>
      <w:ins w:id="4185" w:author="Orion" w:date="2011-06-28T16:09:00Z">
        <w:r w:rsidR="0027717A">
          <w:rPr>
            <w:rFonts w:cs="Times New Roman"/>
          </w:rPr>
          <w:t xml:space="preserve">n una serie de casos de estudio del sistema para analizar </w:t>
        </w:r>
      </w:ins>
      <w:ins w:id="4186" w:author="Orion" w:date="2011-06-28T16:10:00Z">
        <w:r w:rsidR="0027717A">
          <w:rPr>
            <w:rFonts w:cs="Times New Roman"/>
          </w:rPr>
          <w:t>cómo</w:t>
        </w:r>
      </w:ins>
      <w:ins w:id="4187" w:author="Orion" w:date="2011-06-28T16:09:00Z">
        <w:r w:rsidR="0027717A">
          <w:rPr>
            <w:rFonts w:cs="Times New Roman"/>
          </w:rPr>
          <w:t xml:space="preserve"> se comporta este</w:t>
        </w:r>
      </w:ins>
      <w:ins w:id="4188" w:author="Orion" w:date="2011-06-28T16:10:00Z">
        <w:r w:rsidR="0027717A">
          <w:rPr>
            <w:rFonts w:cs="Times New Roman"/>
          </w:rPr>
          <w:t xml:space="preserve"> con respecto a la distintas situaciones que pueden aparecer y si lo hace acorde a la realidad. </w:t>
        </w:r>
      </w:ins>
      <w:ins w:id="4189" w:author="Orion" w:date="2011-07-04T11:46:00Z">
        <w:r w:rsidR="00966135">
          <w:rPr>
            <w:rFonts w:cs="Times New Roman"/>
          </w:rPr>
          <w:t>Los casos de uso se han dividido</w:t>
        </w:r>
      </w:ins>
      <w:ins w:id="4190" w:author="Orion" w:date="2011-07-04T11:55:00Z">
        <w:r w:rsidR="002557EE">
          <w:rPr>
            <w:rFonts w:cs="Times New Roman"/>
          </w:rPr>
          <w:t xml:space="preserve"> en</w:t>
        </w:r>
      </w:ins>
      <w:ins w:id="4191" w:author="Orion" w:date="2011-07-04T11:46:00Z">
        <w:r w:rsidR="00966135">
          <w:rPr>
            <w:rFonts w:cs="Times New Roman"/>
          </w:rPr>
          <w:t xml:space="preserve"> un caso de dos aviones para ver el comportamiento b</w:t>
        </w:r>
      </w:ins>
      <w:ins w:id="4192" w:author="Orion" w:date="2011-07-04T11:47:00Z">
        <w:r w:rsidR="00966135">
          <w:rPr>
            <w:rFonts w:cs="Times New Roman"/>
          </w:rPr>
          <w:t>ásico del sistema, y un caso más complejo donde se muestra la interacción de un conjunto</w:t>
        </w:r>
      </w:ins>
      <w:ins w:id="4193" w:author="Orion" w:date="2011-07-04T11:48:00Z">
        <w:r w:rsidR="00966135">
          <w:rPr>
            <w:rFonts w:cs="Times New Roman"/>
          </w:rPr>
          <w:t xml:space="preserve"> de</w:t>
        </w:r>
      </w:ins>
      <w:ins w:id="4194" w:author="Orion" w:date="2011-07-04T11:53:00Z">
        <w:r w:rsidR="007C08B0">
          <w:rPr>
            <w:rFonts w:cs="Times New Roman"/>
          </w:rPr>
          <w:t xml:space="preserve"> </w:t>
        </w:r>
      </w:ins>
      <w:ins w:id="4195" w:author="Orion" w:date="2011-07-04T11:48:00Z">
        <w:r w:rsidR="007C08B0">
          <w:rPr>
            <w:rFonts w:cs="Times New Roman"/>
          </w:rPr>
          <w:t>has</w:t>
        </w:r>
        <w:r w:rsidR="00966135">
          <w:rPr>
            <w:rFonts w:cs="Times New Roman"/>
          </w:rPr>
          <w:t>ta seis</w:t>
        </w:r>
      </w:ins>
      <w:ins w:id="4196" w:author="Orion" w:date="2011-07-04T11:47:00Z">
        <w:r w:rsidR="00966135">
          <w:rPr>
            <w:rFonts w:cs="Times New Roman"/>
          </w:rPr>
          <w:t xml:space="preserve"> aviones</w:t>
        </w:r>
      </w:ins>
      <w:ins w:id="4197" w:author="Orion" w:date="2011-07-04T11:53:00Z">
        <w:r w:rsidR="007C08B0">
          <w:rPr>
            <w:rFonts w:cs="Times New Roman"/>
          </w:rPr>
          <w:t>. Ambos casos se estudiaran</w:t>
        </w:r>
      </w:ins>
      <w:ins w:id="4198" w:author="Orion" w:date="2011-07-04T11:47:00Z">
        <w:r w:rsidR="00966135">
          <w:rPr>
            <w:rFonts w:cs="Times New Roman"/>
          </w:rPr>
          <w:t xml:space="preserve"> con distintas </w:t>
        </w:r>
      </w:ins>
      <w:ins w:id="4199" w:author="Orion" w:date="2011-07-04T11:48:00Z">
        <w:r w:rsidR="00966135">
          <w:rPr>
            <w:rFonts w:cs="Times New Roman"/>
          </w:rPr>
          <w:t xml:space="preserve">características </w:t>
        </w:r>
      </w:ins>
      <w:ins w:id="4200" w:author="Orion" w:date="2011-07-04T11:53:00Z">
        <w:r w:rsidR="007C08B0">
          <w:rPr>
            <w:rFonts w:cs="Times New Roman"/>
          </w:rPr>
          <w:t>que determinarán el comportamiento de los</w:t>
        </w:r>
      </w:ins>
      <w:ins w:id="4201" w:author="Orion" w:date="2011-07-04T11:48:00Z">
        <w:r w:rsidR="00966135">
          <w:rPr>
            <w:rFonts w:cs="Times New Roman"/>
          </w:rPr>
          <w:t xml:space="preserve"> pilotos.</w:t>
        </w:r>
      </w:ins>
      <w:ins w:id="4202" w:author="Orion" w:date="2011-07-04T12:53:00Z">
        <w:r w:rsidR="00690F18">
          <w:rPr>
            <w:rFonts w:cs="Times New Roman"/>
          </w:rPr>
          <w:t xml:space="preserve"> En estos casos vamos a acelerar la simulación en un factor de 10,</w:t>
        </w:r>
      </w:ins>
      <w:ins w:id="4203" w:author="Orion" w:date="2011-07-04T12:56:00Z">
        <w:r w:rsidR="00690F18">
          <w:rPr>
            <w:rFonts w:cs="Times New Roman"/>
          </w:rPr>
          <w:t xml:space="preserve"> un factor que es totalmente configurable. Esto se ha hecho</w:t>
        </w:r>
      </w:ins>
      <w:ins w:id="4204" w:author="Orion" w:date="2011-07-04T12:53:00Z">
        <w:r w:rsidR="00690F18">
          <w:rPr>
            <w:rFonts w:cs="Times New Roman"/>
          </w:rPr>
          <w:t xml:space="preserve"> para</w:t>
        </w:r>
      </w:ins>
      <w:ins w:id="4205" w:author="Orion" w:date="2011-07-04T12:55:00Z">
        <w:r w:rsidR="00690F18">
          <w:rPr>
            <w:rFonts w:cs="Times New Roman"/>
          </w:rPr>
          <w:t xml:space="preserve"> que las simulaciones no tarden tanto como en tiempo real</w:t>
        </w:r>
      </w:ins>
      <w:ins w:id="4206"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207" w:author="Orion" w:date="2011-07-04T12:57:00Z">
        <w:r w:rsidR="00690F18">
          <w:rPr>
            <w:rFonts w:cs="Times New Roman"/>
          </w:rPr>
          <w:t xml:space="preserve">ón esta acelerada, a los controladores les diera </w:t>
        </w:r>
      </w:ins>
      <w:ins w:id="4208" w:author="Orion" w:date="2011-07-04T12:58:00Z">
        <w:r w:rsidR="00690F18">
          <w:rPr>
            <w:rFonts w:cs="Times New Roman"/>
          </w:rPr>
          <w:t>tiempo</w:t>
        </w:r>
      </w:ins>
      <w:ins w:id="4209" w:author="Orion" w:date="2011-07-04T12:57:00Z">
        <w:r w:rsidR="00690F18">
          <w:rPr>
            <w:rFonts w:cs="Times New Roman"/>
          </w:rPr>
          <w:t xml:space="preserve"> </w:t>
        </w:r>
      </w:ins>
      <w:ins w:id="4210" w:author="Orion" w:date="2011-07-04T12:58:00Z">
        <w:r w:rsidR="00690F18">
          <w:rPr>
            <w:rFonts w:cs="Times New Roman"/>
          </w:rPr>
          <w:t>a gestionar debidamente estos conflictos.</w:t>
        </w:r>
      </w:ins>
      <w:ins w:id="4211" w:author="Orion" w:date="2011-07-04T11:48:00Z">
        <w:r w:rsidR="00966135">
          <w:rPr>
            <w:rFonts w:cs="Times New Roman"/>
          </w:rPr>
          <w:t xml:space="preserve"> </w:t>
        </w:r>
      </w:ins>
      <w:ins w:id="4212" w:author="Orion" w:date="2011-07-04T11:49:00Z">
        <w:r w:rsidR="00966135" w:rsidRPr="00966135">
          <w:rPr>
            <w:rPrChange w:id="4213"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214" w:author="Orion" w:date="2011-07-04T11:56:00Z">
        <w:r w:rsidR="007B73F1">
          <w:t>aeronaves</w:t>
        </w:r>
      </w:ins>
      <w:ins w:id="4215" w:author="Orion" w:date="2011-07-04T11:49:00Z">
        <w:r w:rsidR="00966135" w:rsidRPr="00966135">
          <w:rPr>
            <w:rPrChange w:id="4216" w:author="Orion" w:date="2011-07-04T11:49:00Z">
              <w:rPr>
                <w:shd w:val="clear" w:color="auto" w:fill="FFFF00"/>
              </w:rPr>
            </w:rPrChange>
          </w:rPr>
          <w:t xml:space="preserve"> o ya se ha producido dicha colisión.</w:t>
        </w:r>
      </w:ins>
    </w:p>
    <w:p w14:paraId="36898152" w14:textId="77777777" w:rsidR="002731E7" w:rsidRDefault="002731E7">
      <w:pPr>
        <w:jc w:val="both"/>
        <w:rPr>
          <w:ins w:id="4217" w:author="Orion" w:date="2011-06-28T16:22:00Z"/>
          <w:rFonts w:cs="Times New Roman"/>
        </w:rPr>
        <w:pPrChange w:id="4218" w:author="Orion" w:date="2011-06-26T12:33:00Z">
          <w:pPr/>
        </w:pPrChange>
      </w:pPr>
    </w:p>
    <w:p w14:paraId="5433092B" w14:textId="7AFD56A1" w:rsidR="002731E7" w:rsidRPr="008F597E" w:rsidRDefault="002731E7">
      <w:pPr>
        <w:outlineLvl w:val="1"/>
        <w:rPr>
          <w:ins w:id="4219" w:author="Orion" w:date="2011-06-28T16:22:00Z"/>
          <w:rFonts w:eastAsiaTheme="majorEastAsia" w:cs="Times New Roman"/>
          <w:color w:val="1F497D" w:themeColor="text2"/>
          <w:spacing w:val="15"/>
          <w:szCs w:val="21"/>
          <w:u w:val="single"/>
          <w:rPrChange w:id="4220" w:author="Orion" w:date="2011-07-04T11:52:00Z">
            <w:rPr>
              <w:ins w:id="4221" w:author="Orion" w:date="2011-06-28T16:22:00Z"/>
            </w:rPr>
          </w:rPrChange>
        </w:rPr>
        <w:pPrChange w:id="4222" w:author="Orion" w:date="2011-07-04T11:52:00Z">
          <w:pPr/>
        </w:pPrChange>
      </w:pPr>
      <w:ins w:id="4223" w:author="Orion" w:date="2011-06-28T16:22:00Z">
        <w:r w:rsidRPr="008F597E">
          <w:rPr>
            <w:rFonts w:eastAsiaTheme="majorEastAsia" w:cs="Times New Roman"/>
            <w:color w:val="1F497D" w:themeColor="text2"/>
            <w:spacing w:val="15"/>
            <w:szCs w:val="21"/>
            <w:u w:val="single"/>
            <w:rPrChange w:id="4224" w:author="Orion" w:date="2011-07-04T11:52:00Z">
              <w:rPr/>
            </w:rPrChange>
          </w:rPr>
          <w:t>Caso básico dos aviones</w:t>
        </w:r>
      </w:ins>
    </w:p>
    <w:p w14:paraId="0FA377EF" w14:textId="46BCF7DC" w:rsidR="00B751CA" w:rsidRDefault="00D60158">
      <w:pPr>
        <w:jc w:val="both"/>
        <w:rPr>
          <w:ins w:id="4225" w:author="Orion" w:date="2011-06-25T23:46:00Z"/>
          <w:rFonts w:cs="Times New Roman"/>
        </w:rPr>
        <w:pPrChange w:id="4226" w:author="Orion" w:date="2011-06-26T12:33:00Z">
          <w:pPr/>
        </w:pPrChange>
      </w:pPr>
      <w:ins w:id="4227" w:author="Orion" w:date="2011-06-28T16:22:00Z">
        <w:r>
          <w:rPr>
            <w:rFonts w:cs="Times New Roman"/>
          </w:rPr>
          <w:t xml:space="preserve">En </w:t>
        </w:r>
      </w:ins>
      <w:ins w:id="4228" w:author="Orion" w:date="2011-06-28T16:10:00Z">
        <w:r w:rsidR="0027717A">
          <w:rPr>
            <w:rFonts w:cs="Times New Roman"/>
          </w:rPr>
          <w:t>primer lugar se evaluará un caso de estudio m</w:t>
        </w:r>
      </w:ins>
      <w:ins w:id="4229" w:author="Orion" w:date="2011-06-28T16:11:00Z">
        <w:r w:rsidR="0027717A">
          <w:rPr>
            <w:rFonts w:cs="Times New Roman"/>
          </w:rPr>
          <w:t>ás básico. En este</w:t>
        </w:r>
      </w:ins>
      <w:ins w:id="4230" w:author="Orion" w:date="2011-06-25T23:31:00Z">
        <w:r w:rsidR="00B751CA">
          <w:rPr>
            <w:rFonts w:cs="Times New Roman"/>
          </w:rPr>
          <w:t xml:space="preserve"> primer caso de estudio se observará el comportamiento de dos aeronaves que se </w:t>
        </w:r>
      </w:ins>
      <w:ins w:id="4231" w:author="Orion" w:date="2011-06-28T16:11:00Z">
        <w:r w:rsidR="0027717A">
          <w:rPr>
            <w:rFonts w:cs="Times New Roman"/>
          </w:rPr>
          <w:t>cruzan</w:t>
        </w:r>
      </w:ins>
      <w:ins w:id="4232" w:author="Orion" w:date="2011-06-25T23:31:00Z">
        <w:r w:rsidR="00B751CA">
          <w:rPr>
            <w:rFonts w:cs="Times New Roman"/>
          </w:rPr>
          <w:t xml:space="preserve"> en un punto </w:t>
        </w:r>
      </w:ins>
      <w:ins w:id="4233" w:author="Orion" w:date="2011-06-28T16:12:00Z">
        <w:r w:rsidR="001A630E">
          <w:rPr>
            <w:rFonts w:cs="Times New Roman"/>
          </w:rPr>
          <w:t>mientras vuelan</w:t>
        </w:r>
      </w:ins>
      <w:ins w:id="4234" w:author="Orion" w:date="2011-06-25T23:31:00Z">
        <w:r w:rsidR="00B751CA">
          <w:rPr>
            <w:rFonts w:cs="Times New Roman"/>
          </w:rPr>
          <w:t xml:space="preserve"> en sentidos contrarios. </w:t>
        </w:r>
      </w:ins>
      <w:ins w:id="4235" w:author="Orion" w:date="2011-06-25T23:32:00Z">
        <w:r w:rsidR="00B751CA">
          <w:rPr>
            <w:rFonts w:cs="Times New Roman"/>
          </w:rPr>
          <w:t xml:space="preserve">Dicho caso servirá para tener un ejemplo básico del comportamiento del </w:t>
        </w:r>
      </w:ins>
      <w:ins w:id="4236" w:author="Orion" w:date="2011-06-25T23:33:00Z">
        <w:r w:rsidR="00B751CA">
          <w:rPr>
            <w:rFonts w:cs="Times New Roman"/>
          </w:rPr>
          <w:t>sistema</w:t>
        </w:r>
      </w:ins>
      <w:ins w:id="4237" w:author="Orion" w:date="2011-06-25T23:32:00Z">
        <w:r w:rsidR="00B751CA">
          <w:rPr>
            <w:rFonts w:cs="Times New Roman"/>
          </w:rPr>
          <w:t xml:space="preserve"> </w:t>
        </w:r>
      </w:ins>
      <w:ins w:id="4238" w:author="Orion" w:date="2011-06-25T23:33:00Z">
        <w:r w:rsidR="00B751CA">
          <w:rPr>
            <w:rFonts w:cs="Times New Roman"/>
          </w:rPr>
          <w:t>ante los conflictos.</w:t>
        </w:r>
      </w:ins>
      <w:ins w:id="4239" w:author="Orion" w:date="2011-06-25T23:35:00Z">
        <w:r w:rsidR="0029593A">
          <w:rPr>
            <w:rFonts w:cs="Times New Roman"/>
          </w:rPr>
          <w:t xml:space="preserve"> Para ellos diseñaremos un </w:t>
        </w:r>
      </w:ins>
      <w:ins w:id="4240" w:author="Orion" w:date="2011-06-25T23:47:00Z">
        <w:r w:rsidR="00A86110">
          <w:rPr>
            <w:rFonts w:cs="Times New Roman"/>
          </w:rPr>
          <w:t>despliegue</w:t>
        </w:r>
      </w:ins>
      <w:ins w:id="4241" w:author="Orion" w:date="2011-06-25T23:35:00Z">
        <w:r w:rsidR="0029593A">
          <w:rPr>
            <w:rFonts w:cs="Times New Roman"/>
          </w:rPr>
          <w:t xml:space="preserve"> </w:t>
        </w:r>
      </w:ins>
      <w:ins w:id="4242" w:author="Orion" w:date="2011-06-25T23:47:00Z">
        <w:r w:rsidR="00A86110">
          <w:rPr>
            <w:rFonts w:cs="Times New Roman"/>
          </w:rPr>
          <w:t>(</w:t>
        </w:r>
      </w:ins>
      <w:ins w:id="4243"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244" w:author="Orion" w:date="2011-07-05T20:58:00Z">
        <w:r w:rsidR="00760DD2">
          <w:t xml:space="preserve">Figura </w:t>
        </w:r>
        <w:r w:rsidR="00760DD2">
          <w:rPr>
            <w:noProof/>
          </w:rPr>
          <w:t>24</w:t>
        </w:r>
      </w:ins>
      <w:ins w:id="4245" w:author="Orion" w:date="2011-06-25T23:48:00Z">
        <w:r w:rsidR="00A86110">
          <w:rPr>
            <w:rFonts w:cs="Times New Roman"/>
          </w:rPr>
          <w:fldChar w:fldCharType="end"/>
        </w:r>
      </w:ins>
      <w:ins w:id="4246" w:author="Orion" w:date="2011-06-25T23:47:00Z">
        <w:r w:rsidR="00A86110">
          <w:rPr>
            <w:rFonts w:cs="Times New Roman"/>
          </w:rPr>
          <w:t>)</w:t>
        </w:r>
      </w:ins>
      <w:ins w:id="4247" w:author="Orion" w:date="2011-06-25T23:48:00Z">
        <w:r w:rsidR="00A86110">
          <w:rPr>
            <w:rFonts w:cs="Times New Roman"/>
          </w:rPr>
          <w:t xml:space="preserve"> </w:t>
        </w:r>
      </w:ins>
      <w:ins w:id="4248" w:author="Orion" w:date="2011-06-25T23:35:00Z">
        <w:r w:rsidR="0029593A">
          <w:rPr>
            <w:rFonts w:cs="Times New Roman"/>
          </w:rPr>
          <w:t xml:space="preserve">en </w:t>
        </w:r>
      </w:ins>
      <w:ins w:id="4249" w:author="Orion" w:date="2011-06-25T23:48:00Z">
        <w:r w:rsidR="00530C01">
          <w:rPr>
            <w:rFonts w:cs="Times New Roman"/>
          </w:rPr>
          <w:t xml:space="preserve">el habrá dos pilotos, dos aviones, un planificador de vuelos (que suministra el plan de vuelos a los pilotos), un controlador </w:t>
        </w:r>
      </w:ins>
      <w:ins w:id="4250" w:author="Orion" w:date="2011-06-25T23:49:00Z">
        <w:r w:rsidR="00530C01">
          <w:rPr>
            <w:rFonts w:cs="Times New Roman"/>
          </w:rPr>
          <w:t>aéreo</w:t>
        </w:r>
      </w:ins>
      <w:ins w:id="4251" w:author="Orion" w:date="2011-06-25T23:48:00Z">
        <w:r w:rsidR="00530C01">
          <w:rPr>
            <w:rFonts w:cs="Times New Roman"/>
          </w:rPr>
          <w:t xml:space="preserve"> </w:t>
        </w:r>
      </w:ins>
      <w:ins w:id="4252" w:author="Orion" w:date="2011-06-25T23:49:00Z">
        <w:r w:rsidR="00530C01">
          <w:rPr>
            <w:rFonts w:cs="Times New Roman"/>
          </w:rPr>
          <w:t xml:space="preserve">que gestiona los posibles conflictos, y un </w:t>
        </w:r>
      </w:ins>
      <w:ins w:id="4253" w:author="Orion" w:date="2011-06-25T23:50:00Z">
        <w:r w:rsidR="00530C01">
          <w:rPr>
            <w:rFonts w:cs="Times New Roman"/>
          </w:rPr>
          <w:t>creador</w:t>
        </w:r>
      </w:ins>
      <w:ins w:id="4254" w:author="Orion" w:date="2011-06-25T23:49:00Z">
        <w:r w:rsidR="00530C01">
          <w:rPr>
            <w:rFonts w:cs="Times New Roman"/>
          </w:rPr>
          <w:t xml:space="preserve"> de la simulación que </w:t>
        </w:r>
      </w:ins>
      <w:ins w:id="4255" w:author="Orion" w:date="2011-06-25T23:50:00Z">
        <w:r w:rsidR="00530C01">
          <w:rPr>
            <w:rFonts w:cs="Times New Roman"/>
          </w:rPr>
          <w:t>se encarga de iniciar la aplicación que muestra la simulación.</w:t>
        </w:r>
      </w:ins>
    </w:p>
    <w:p w14:paraId="7D3F5C0B" w14:textId="77777777" w:rsidR="00A86110" w:rsidRDefault="00A86110">
      <w:pPr>
        <w:jc w:val="both"/>
        <w:rPr>
          <w:ins w:id="4256" w:author="Orion" w:date="2011-06-25T23:46:00Z"/>
          <w:rFonts w:cs="Times New Roman"/>
        </w:rPr>
        <w:pPrChange w:id="4257" w:author="Orion" w:date="2011-06-26T12:33:00Z">
          <w:pPr/>
        </w:pPrChange>
      </w:pPr>
    </w:p>
    <w:p w14:paraId="02BB1E0B" w14:textId="339D07E9" w:rsidR="00A86110" w:rsidRDefault="00A86110">
      <w:pPr>
        <w:jc w:val="both"/>
        <w:rPr>
          <w:ins w:id="4258" w:author="Orion" w:date="2011-06-25T23:47:00Z"/>
          <w:rFonts w:cs="Times New Roman"/>
        </w:rPr>
        <w:pPrChange w:id="4259" w:author="Orion" w:date="2011-06-26T12:33:00Z">
          <w:pPr/>
        </w:pPrChange>
      </w:pPr>
      <w:ins w:id="4260" w:author="Orion" w:date="2011-06-25T23:47:00Z">
        <w:r w:rsidRPr="0080539F">
          <w:rPr>
            <w:rFonts w:cs="Times New Roman"/>
            <w:noProof/>
            <w:lang w:eastAsia="es-ES" w:bidi="ar-SA"/>
          </w:rPr>
          <w:lastRenderedPageBreak/>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261" w:author="Orion" w:date="2011-06-25T23:47:00Z"/>
          <w:rFonts w:cs="Times New Roman"/>
        </w:rPr>
        <w:pPrChange w:id="4262" w:author="Orion" w:date="2011-06-26T12:33:00Z">
          <w:pPr/>
        </w:pPrChange>
      </w:pPr>
      <w:bookmarkStart w:id="4263" w:name="_Ref296809024"/>
      <w:bookmarkStart w:id="4264" w:name="_Toc297663522"/>
      <w:ins w:id="4265" w:author="Orion" w:date="2011-06-25T23:48:00Z">
        <w:r>
          <w:t xml:space="preserve">Figura </w:t>
        </w:r>
        <w:r>
          <w:fldChar w:fldCharType="begin"/>
        </w:r>
        <w:r>
          <w:instrText xml:space="preserve"> SEQ Figura \* ARABIC </w:instrText>
        </w:r>
      </w:ins>
      <w:r>
        <w:fldChar w:fldCharType="separate"/>
      </w:r>
      <w:ins w:id="4266" w:author="Orion" w:date="2011-07-05T20:58:00Z">
        <w:r w:rsidR="00760DD2">
          <w:rPr>
            <w:noProof/>
          </w:rPr>
          <w:t>24</w:t>
        </w:r>
      </w:ins>
      <w:ins w:id="4267" w:author="Orion" w:date="2011-06-25T23:48:00Z">
        <w:r>
          <w:fldChar w:fldCharType="end"/>
        </w:r>
        <w:bookmarkEnd w:id="4263"/>
        <w:r>
          <w:t>: Despliegue dos aviones</w:t>
        </w:r>
      </w:ins>
      <w:bookmarkEnd w:id="4264"/>
    </w:p>
    <w:p w14:paraId="54133527" w14:textId="77777777" w:rsidR="009447DD" w:rsidRDefault="009447DD">
      <w:pPr>
        <w:jc w:val="both"/>
        <w:rPr>
          <w:ins w:id="4268" w:author="Orion" w:date="2011-07-05T13:00:00Z"/>
          <w:rFonts w:cs="Times New Roman"/>
        </w:rPr>
        <w:pPrChange w:id="4269" w:author="Orion" w:date="2011-06-26T12:33:00Z">
          <w:pPr/>
        </w:pPrChange>
      </w:pPr>
    </w:p>
    <w:p w14:paraId="7FEB0210" w14:textId="366E254A" w:rsidR="009447DD" w:rsidRPr="00547249" w:rsidRDefault="009447DD">
      <w:pPr>
        <w:pStyle w:val="Subtitle"/>
        <w:rPr>
          <w:ins w:id="4270" w:author="Orion" w:date="2011-07-05T13:00:00Z"/>
        </w:rPr>
        <w:pPrChange w:id="4271" w:author="Orion" w:date="2011-07-05T13:01:00Z">
          <w:pPr/>
        </w:pPrChange>
      </w:pPr>
      <w:ins w:id="4272" w:author="Orion" w:date="2011-07-05T13:00:00Z">
        <w:r w:rsidRPr="0080539F">
          <w:t xml:space="preserve">Caso básico </w:t>
        </w:r>
      </w:ins>
      <w:ins w:id="4273" w:author="Orion" w:date="2011-07-05T13:01:00Z">
        <w:r w:rsidRPr="0080539F">
          <w:t xml:space="preserve">dos aviones </w:t>
        </w:r>
      </w:ins>
      <w:ins w:id="4274"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275" w:author="Orion" w:date="2011-06-27T23:43:00Z"/>
          <w:rFonts w:cs="Times New Roman"/>
        </w:rPr>
        <w:pPrChange w:id="4276" w:author="Orion" w:date="2011-06-26T12:33:00Z">
          <w:pPr/>
        </w:pPrChange>
      </w:pPr>
      <w:ins w:id="4277" w:author="Orion" w:date="2011-07-05T13:01:00Z">
        <w:r>
          <w:rPr>
            <w:rFonts w:cs="Times New Roman"/>
          </w:rPr>
          <w:t>En primer lugar, p</w:t>
        </w:r>
      </w:ins>
      <w:ins w:id="4278" w:author="Orion" w:date="2011-06-26T00:27:00Z">
        <w:r w:rsidR="009E0357">
          <w:rPr>
            <w:rFonts w:cs="Times New Roman"/>
          </w:rPr>
          <w:t>ara evitar complejidad</w:t>
        </w:r>
      </w:ins>
      <w:ins w:id="4279" w:author="Orion" w:date="2011-07-05T13:01:00Z">
        <w:r>
          <w:rPr>
            <w:rFonts w:cs="Times New Roman"/>
          </w:rPr>
          <w:t>,</w:t>
        </w:r>
      </w:ins>
      <w:ins w:id="4280" w:author="Orion" w:date="2011-06-26T00:27:00Z">
        <w:r w:rsidR="009E0357">
          <w:rPr>
            <w:rFonts w:cs="Times New Roman"/>
          </w:rPr>
          <w:t xml:space="preserve"> </w:t>
        </w:r>
      </w:ins>
      <w:ins w:id="4281"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282" w:author="Orion" w:date="2011-06-26T00:29:00Z">
        <w:r w:rsidR="009E0357">
          <w:rPr>
            <w:rFonts w:cs="Times New Roman"/>
          </w:rPr>
          <w:t xml:space="preserve"> por los que tenga</w:t>
        </w:r>
      </w:ins>
      <w:ins w:id="4283" w:author="Orion" w:date="2011-06-26T00:30:00Z">
        <w:r w:rsidR="00965560">
          <w:rPr>
            <w:rFonts w:cs="Times New Roman"/>
          </w:rPr>
          <w:t>n</w:t>
        </w:r>
      </w:ins>
      <w:ins w:id="4284" w:author="Orion" w:date="2011-06-26T00:29:00Z">
        <w:r w:rsidR="009E0357">
          <w:rPr>
            <w:rFonts w:cs="Times New Roman"/>
          </w:rPr>
          <w:t xml:space="preserve"> que pasar </w:t>
        </w:r>
      </w:ins>
      <w:ins w:id="4285" w:author="Orion" w:date="2011-06-26T00:30:00Z">
        <w:r w:rsidR="00965560">
          <w:rPr>
            <w:rFonts w:cs="Times New Roman"/>
          </w:rPr>
          <w:t xml:space="preserve">los </w:t>
        </w:r>
      </w:ins>
      <w:ins w:id="4286" w:author="Orion" w:date="2011-06-26T00:29:00Z">
        <w:r w:rsidR="009E0357">
          <w:rPr>
            <w:rFonts w:cs="Times New Roman"/>
          </w:rPr>
          <w:t xml:space="preserve"> </w:t>
        </w:r>
        <w:r w:rsidR="00965560">
          <w:rPr>
            <w:rFonts w:cs="Times New Roman"/>
          </w:rPr>
          <w:t>avi</w:t>
        </w:r>
      </w:ins>
      <w:ins w:id="4287" w:author="Orion" w:date="2011-06-26T00:30:00Z">
        <w:r w:rsidR="00965560">
          <w:rPr>
            <w:rFonts w:cs="Times New Roman"/>
          </w:rPr>
          <w:t>ones</w:t>
        </w:r>
      </w:ins>
      <w:ins w:id="4288" w:author="Orion" w:date="2011-06-26T00:29:00Z">
        <w:r w:rsidR="009E0357">
          <w:rPr>
            <w:rFonts w:cs="Times New Roman"/>
          </w:rPr>
          <w:t xml:space="preserve"> durante</w:t>
        </w:r>
      </w:ins>
      <w:ins w:id="4289" w:author="Orion" w:date="2011-06-26T00:28:00Z">
        <w:r w:rsidR="009E0357">
          <w:rPr>
            <w:rFonts w:cs="Times New Roman"/>
          </w:rPr>
          <w:t xml:space="preserve"> </w:t>
        </w:r>
      </w:ins>
      <w:ins w:id="4290" w:author="Orion" w:date="2011-06-26T00:29:00Z">
        <w:r w:rsidR="00965560">
          <w:rPr>
            <w:rFonts w:cs="Times New Roman"/>
          </w:rPr>
          <w:t>el</w:t>
        </w:r>
      </w:ins>
      <w:ins w:id="4291" w:author="Orion" w:date="2011-06-26T00:30:00Z">
        <w:r w:rsidR="00965560">
          <w:rPr>
            <w:rFonts w:cs="Times New Roman"/>
          </w:rPr>
          <w:t xml:space="preserve"> trayecto</w:t>
        </w:r>
      </w:ins>
      <w:ins w:id="4292" w:author="Orion" w:date="2011-06-26T12:26:00Z">
        <w:r w:rsidR="00FD1ABF">
          <w:rPr>
            <w:rFonts w:cs="Times New Roman"/>
          </w:rPr>
          <w:t xml:space="preserve">. </w:t>
        </w:r>
      </w:ins>
      <w:ins w:id="4293" w:author="Orion" w:date="2011-06-27T19:56:00Z">
        <w:r w:rsidR="00B83D5C">
          <w:rPr>
            <w:rFonts w:cs="Times New Roman"/>
          </w:rPr>
          <w:t>Por otro lado, c</w:t>
        </w:r>
      </w:ins>
      <w:ins w:id="4294" w:author="Orion" w:date="2011-06-27T19:54:00Z">
        <w:r w:rsidR="005C6C21">
          <w:rPr>
            <w:rFonts w:cs="Times New Roman"/>
          </w:rPr>
          <w:t>ada</w:t>
        </w:r>
      </w:ins>
      <w:ins w:id="4295" w:author="Orion" w:date="2011-06-26T12:29:00Z">
        <w:r w:rsidR="00FD1ABF">
          <w:rPr>
            <w:rFonts w:cs="Times New Roman"/>
          </w:rPr>
          <w:t xml:space="preserve"> aeronave tendrá como aeropuerto de origen y de destino el contrario al</w:t>
        </w:r>
      </w:ins>
      <w:ins w:id="4296" w:author="Orion" w:date="2011-06-26T12:30:00Z">
        <w:r w:rsidR="00FD1ABF">
          <w:rPr>
            <w:rFonts w:cs="Times New Roman"/>
          </w:rPr>
          <w:t xml:space="preserve"> del</w:t>
        </w:r>
      </w:ins>
      <w:ins w:id="4297" w:author="Orion" w:date="2011-06-26T12:29:00Z">
        <w:r w:rsidR="00FD1ABF">
          <w:rPr>
            <w:rFonts w:cs="Times New Roman"/>
          </w:rPr>
          <w:t xml:space="preserve"> otro a</w:t>
        </w:r>
      </w:ins>
      <w:ins w:id="4298" w:author="Orion" w:date="2011-06-26T12:30:00Z">
        <w:r w:rsidR="005C6C21">
          <w:rPr>
            <w:rFonts w:cs="Times New Roman"/>
          </w:rPr>
          <w:t>vión</w:t>
        </w:r>
      </w:ins>
      <w:ins w:id="4299" w:author="Orion" w:date="2011-06-27T19:57:00Z">
        <w:r w:rsidR="00B83D5C">
          <w:rPr>
            <w:rFonts w:cs="Times New Roman"/>
          </w:rPr>
          <w:t>, y despegarán de sus respectivos aeropuertos aproximadamente a la misma hora.</w:t>
        </w:r>
      </w:ins>
      <w:ins w:id="4300" w:author="Orion" w:date="2011-06-27T19:58:00Z">
        <w:r w:rsidR="00B83D5C">
          <w:rPr>
            <w:rFonts w:cs="Times New Roman"/>
          </w:rPr>
          <w:t xml:space="preserve"> Como resultado</w:t>
        </w:r>
      </w:ins>
      <w:ins w:id="4301" w:author="Orion" w:date="2011-06-27T19:59:00Z">
        <w:r w:rsidR="00B83D5C">
          <w:rPr>
            <w:rFonts w:cs="Times New Roman"/>
          </w:rPr>
          <w:t xml:space="preserve"> tendremos que</w:t>
        </w:r>
      </w:ins>
      <w:ins w:id="4302" w:author="Orion" w:date="2011-06-26T12:31:00Z">
        <w:r w:rsidR="00164843">
          <w:rPr>
            <w:rFonts w:cs="Times New Roman"/>
          </w:rPr>
          <w:t>,</w:t>
        </w:r>
      </w:ins>
      <w:ins w:id="4303" w:author="Orion" w:date="2011-06-26T12:30:00Z">
        <w:r w:rsidR="00164843">
          <w:rPr>
            <w:rFonts w:cs="Times New Roman"/>
          </w:rPr>
          <w:t xml:space="preserve"> aproximadamente en el centro de la trayectoria de </w:t>
        </w:r>
      </w:ins>
      <w:ins w:id="4304" w:author="Orion" w:date="2011-06-26T12:31:00Z">
        <w:r w:rsidR="00164843">
          <w:rPr>
            <w:rFonts w:cs="Times New Roman"/>
          </w:rPr>
          <w:t>amba</w:t>
        </w:r>
        <w:r w:rsidR="00D55514">
          <w:rPr>
            <w:rFonts w:cs="Times New Roman"/>
          </w:rPr>
          <w:t>s aeronaves</w:t>
        </w:r>
      </w:ins>
      <w:ins w:id="4305" w:author="Orion" w:date="2011-06-26T12:35:00Z">
        <w:r w:rsidR="00D55514">
          <w:rPr>
            <w:rFonts w:cs="Times New Roman"/>
          </w:rPr>
          <w:t>,</w:t>
        </w:r>
      </w:ins>
      <w:ins w:id="4306" w:author="Orion" w:date="2011-06-26T12:31:00Z">
        <w:r w:rsidR="00D55514">
          <w:rPr>
            <w:rFonts w:cs="Times New Roman"/>
          </w:rPr>
          <w:t xml:space="preserve"> </w:t>
        </w:r>
      </w:ins>
      <w:ins w:id="4307" w:author="Orion" w:date="2011-06-26T12:35:00Z">
        <w:r w:rsidR="00D55514">
          <w:rPr>
            <w:rFonts w:cs="Times New Roman"/>
          </w:rPr>
          <w:t>el controlador detect</w:t>
        </w:r>
      </w:ins>
      <w:ins w:id="4308" w:author="Orion" w:date="2011-06-27T19:59:00Z">
        <w:r w:rsidR="00B83D5C">
          <w:rPr>
            <w:rFonts w:cs="Times New Roman"/>
          </w:rPr>
          <w:t>ará</w:t>
        </w:r>
      </w:ins>
      <w:ins w:id="4309" w:author="Orion" w:date="2011-06-26T12:35:00Z">
        <w:r w:rsidR="00D55514">
          <w:rPr>
            <w:rFonts w:cs="Times New Roman"/>
          </w:rPr>
          <w:t xml:space="preserve"> que los aviones</w:t>
        </w:r>
      </w:ins>
      <w:ins w:id="4310" w:author="Orion" w:date="2011-06-27T19:54:00Z">
        <w:r w:rsidR="005C6C21">
          <w:rPr>
            <w:rFonts w:cs="Times New Roman"/>
          </w:rPr>
          <w:t xml:space="preserve"> </w:t>
        </w:r>
      </w:ins>
      <w:ins w:id="4311" w:author="Orion" w:date="2011-06-27T19:59:00Z">
        <w:r w:rsidR="00B83D5C">
          <w:rPr>
            <w:rFonts w:cs="Times New Roman"/>
          </w:rPr>
          <w:t>entraron</w:t>
        </w:r>
      </w:ins>
      <w:ins w:id="4312" w:author="Orion" w:date="2011-06-26T12:35:00Z">
        <w:r w:rsidR="00D55514">
          <w:rPr>
            <w:rFonts w:cs="Times New Roman"/>
          </w:rPr>
          <w:t xml:space="preserve"> </w:t>
        </w:r>
      </w:ins>
      <w:ins w:id="4313" w:author="Orion" w:date="2011-06-26T12:36:00Z">
        <w:r w:rsidR="00D55514">
          <w:rPr>
            <w:rFonts w:cs="Times New Roman"/>
          </w:rPr>
          <w:t xml:space="preserve">en zona de riesgo de conflicto y </w:t>
        </w:r>
      </w:ins>
      <w:ins w:id="4314" w:author="Orion" w:date="2011-06-27T19:59:00Z">
        <w:r w:rsidR="00B83D5C">
          <w:rPr>
            <w:rFonts w:cs="Times New Roman"/>
          </w:rPr>
          <w:t>mandarán</w:t>
        </w:r>
      </w:ins>
      <w:ins w:id="4315" w:author="Orion" w:date="2011-06-26T12:36:00Z">
        <w:r w:rsidR="00D55514">
          <w:rPr>
            <w:rFonts w:cs="Times New Roman"/>
          </w:rPr>
          <w:t xml:space="preserve"> operaciones de cambio de altura y velocidad a ambas aeronaves.</w:t>
        </w:r>
      </w:ins>
      <w:ins w:id="4316" w:author="Orion" w:date="2011-06-26T18:12:00Z">
        <w:r w:rsidR="0031123C">
          <w:rPr>
            <w:rFonts w:cs="Times New Roman"/>
          </w:rPr>
          <w:t xml:space="preserve"> Esto </w:t>
        </w:r>
      </w:ins>
      <w:ins w:id="4317" w:author="Orion" w:date="2011-06-27T19:55:00Z">
        <w:r w:rsidR="0070702D">
          <w:rPr>
            <w:rFonts w:cs="Times New Roman"/>
          </w:rPr>
          <w:t xml:space="preserve">será fácil de observar </w:t>
        </w:r>
      </w:ins>
      <w:ins w:id="4318" w:author="Orion" w:date="2011-06-26T18:12:00Z">
        <w:r w:rsidR="0031123C">
          <w:rPr>
            <w:rFonts w:cs="Times New Roman"/>
          </w:rPr>
          <w:t>porque las aeronaves pasarán a tener un color amarillo y sus rutas tomaran el color verde o rojo dependiendo si la variaci</w:t>
        </w:r>
      </w:ins>
      <w:ins w:id="4319" w:author="Orion" w:date="2011-06-26T18:13:00Z">
        <w:r w:rsidR="0031123C">
          <w:rPr>
            <w:rFonts w:cs="Times New Roman"/>
          </w:rPr>
          <w:t>ón de su altura supone un descenso o aumento con respecto a la altura de crucero.</w:t>
        </w:r>
      </w:ins>
      <w:ins w:id="4320" w:author="Orion" w:date="2011-06-26T12:36:00Z">
        <w:r w:rsidR="00D55514">
          <w:rPr>
            <w:rFonts w:cs="Times New Roman"/>
          </w:rPr>
          <w:t xml:space="preserve"> Una vez </w:t>
        </w:r>
      </w:ins>
      <w:ins w:id="4321" w:author="Orion" w:date="2011-06-26T12:37:00Z">
        <w:r w:rsidR="00D55514">
          <w:rPr>
            <w:rFonts w:cs="Times New Roman"/>
          </w:rPr>
          <w:t>pasado el riesgo de conflicto, y acorde al diseño del sistema, los aviones volverán a sus respectivas alturas y velocidades de crucero</w:t>
        </w:r>
      </w:ins>
      <w:ins w:id="4322" w:author="Orion" w:date="2011-06-27T23:43:00Z">
        <w:r w:rsidR="001B21E2">
          <w:rPr>
            <w:rFonts w:cs="Times New Roman"/>
          </w:rPr>
          <w:t xml:space="preserve"> (</w:t>
        </w:r>
      </w:ins>
      <w:ins w:id="4323"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324" w:author="Orion" w:date="2011-06-28T00:22:00Z">
        <w:r w:rsidR="004C468C">
          <w:t xml:space="preserve">Ilustración </w:t>
        </w:r>
        <w:r w:rsidR="004C468C">
          <w:rPr>
            <w:noProof/>
          </w:rPr>
          <w:t>2</w:t>
        </w:r>
        <w:r w:rsidR="004C468C">
          <w:rPr>
            <w:rFonts w:cs="Times New Roman"/>
          </w:rPr>
          <w:fldChar w:fldCharType="end"/>
        </w:r>
      </w:ins>
      <w:ins w:id="4325" w:author="Orion" w:date="2011-06-27T23:43:00Z">
        <w:r w:rsidR="001B21E2">
          <w:rPr>
            <w:rFonts w:cs="Times New Roman"/>
          </w:rPr>
          <w:t>)</w:t>
        </w:r>
      </w:ins>
      <w:ins w:id="4326" w:author="Orion" w:date="2011-06-26T12:37:00Z">
        <w:r w:rsidR="00D55514">
          <w:rPr>
            <w:rFonts w:cs="Times New Roman"/>
          </w:rPr>
          <w:t>.</w:t>
        </w:r>
      </w:ins>
    </w:p>
    <w:p w14:paraId="2CDE1DF8" w14:textId="77777777" w:rsidR="001B21E2" w:rsidRDefault="001B21E2">
      <w:pPr>
        <w:jc w:val="both"/>
        <w:rPr>
          <w:ins w:id="4327" w:author="Orion" w:date="2011-06-27T23:43:00Z"/>
          <w:rFonts w:cs="Times New Roman"/>
        </w:rPr>
        <w:pPrChange w:id="4328" w:author="Orion" w:date="2011-06-26T12:33:00Z">
          <w:pPr/>
        </w:pPrChange>
      </w:pPr>
    </w:p>
    <w:p w14:paraId="6030781A" w14:textId="306BA47B" w:rsidR="001B21E2" w:rsidRDefault="00016662">
      <w:pPr>
        <w:jc w:val="both"/>
        <w:rPr>
          <w:ins w:id="4329" w:author="Orion" w:date="2011-06-28T00:22:00Z"/>
          <w:rFonts w:cs="Times New Roman"/>
        </w:rPr>
        <w:pPrChange w:id="4330" w:author="Orion" w:date="2011-06-26T12:33:00Z">
          <w:pPr/>
        </w:pPrChange>
      </w:pPr>
      <w:ins w:id="4331" w:author="Orion" w:date="2011-06-29T15:48:00Z">
        <w:r w:rsidRPr="0080539F">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332" w:author="Orion" w:date="2011-06-26T00:27:00Z"/>
          <w:rFonts w:cs="Times New Roman"/>
        </w:rPr>
        <w:pPrChange w:id="4333" w:author="Orion" w:date="2011-06-28T00:22:00Z">
          <w:pPr/>
        </w:pPrChange>
      </w:pPr>
      <w:bookmarkStart w:id="4334" w:name="_Ref296983878"/>
      <w:ins w:id="4335" w:author="Orion" w:date="2011-06-28T00:22:00Z">
        <w:r>
          <w:t xml:space="preserve">Ilustración </w:t>
        </w:r>
        <w:r>
          <w:fldChar w:fldCharType="begin"/>
        </w:r>
        <w:r>
          <w:instrText xml:space="preserve"> SEQ Ilustración \* ARABIC </w:instrText>
        </w:r>
      </w:ins>
      <w:r>
        <w:fldChar w:fldCharType="separate"/>
      </w:r>
      <w:ins w:id="4336" w:author="Orion" w:date="2011-07-05T14:03:00Z">
        <w:r w:rsidR="00CD4C4B">
          <w:rPr>
            <w:noProof/>
          </w:rPr>
          <w:t>2</w:t>
        </w:r>
      </w:ins>
      <w:ins w:id="4337" w:author="Orion" w:date="2011-06-28T00:22:00Z">
        <w:r>
          <w:fldChar w:fldCharType="end"/>
        </w:r>
      </w:ins>
      <w:bookmarkEnd w:id="4334"/>
    </w:p>
    <w:p w14:paraId="4FA04E0E" w14:textId="4863833F" w:rsidR="009E0357" w:rsidRDefault="00F41907">
      <w:pPr>
        <w:jc w:val="both"/>
        <w:rPr>
          <w:ins w:id="4338" w:author="Orion" w:date="2011-06-28T16:51:00Z"/>
          <w:rFonts w:cs="Times New Roman"/>
        </w:rPr>
        <w:pPrChange w:id="4339" w:author="Orion" w:date="2011-06-26T12:33:00Z">
          <w:pPr/>
        </w:pPrChange>
      </w:pPr>
      <w:ins w:id="4340" w:author="Orion" w:date="2011-06-28T16:16:00Z">
        <w:r>
          <w:rPr>
            <w:rFonts w:cs="Times New Roman"/>
          </w:rPr>
          <w:t xml:space="preserve">Para analizar con más profundidad </w:t>
        </w:r>
      </w:ins>
      <w:ins w:id="4341" w:author="Orion" w:date="2011-06-28T16:17:00Z">
        <w:r>
          <w:rPr>
            <w:rFonts w:cs="Times New Roman"/>
          </w:rPr>
          <w:t xml:space="preserve">el sistema se ejecutará </w:t>
        </w:r>
      </w:ins>
      <w:ins w:id="4342" w:author="Orion" w:date="2011-06-28T16:16:00Z">
        <w:r>
          <w:rPr>
            <w:rFonts w:cs="Times New Roman"/>
          </w:rPr>
          <w:t xml:space="preserve">este caso de estudio </w:t>
        </w:r>
      </w:ins>
      <w:ins w:id="4343" w:author="Orion" w:date="2011-06-28T16:17:00Z">
        <w:r>
          <w:rPr>
            <w:rFonts w:cs="Times New Roman"/>
          </w:rPr>
          <w:t>con distintos comportamientos de los pilotos.</w:t>
        </w:r>
      </w:ins>
      <w:ins w:id="4344" w:author="Orion" w:date="2011-06-28T16:50:00Z">
        <w:r w:rsidR="00CC12AD">
          <w:rPr>
            <w:rFonts w:cs="Times New Roman"/>
          </w:rPr>
          <w:t xml:space="preserve"> Para ello se tendr</w:t>
        </w:r>
      </w:ins>
      <w:ins w:id="4345"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346" w:author="Orion" w:date="2011-06-28T17:52:00Z"/>
          <w:rFonts w:cs="Times New Roman"/>
        </w:rPr>
        <w:pPrChange w:id="4347" w:author="Orion" w:date="2011-06-28T17:52:00Z">
          <w:pPr/>
        </w:pPrChange>
      </w:pPr>
      <w:ins w:id="4348" w:author="Orion" w:date="2011-06-28T16:55:00Z">
        <w:r>
          <w:rPr>
            <w:rFonts w:cs="Times New Roman"/>
          </w:rPr>
          <w:t>Los</w:t>
        </w:r>
      </w:ins>
      <w:ins w:id="4349" w:author="Orion" w:date="2011-06-28T16:52:00Z">
        <w:r w:rsidR="00CC12AD">
          <w:rPr>
            <w:rFonts w:cs="Times New Roman"/>
          </w:rPr>
          <w:t xml:space="preserve"> pilotos con gran estrés y fatiga</w:t>
        </w:r>
      </w:ins>
      <w:ins w:id="4350" w:author="Orion" w:date="2011-06-28T16:55:00Z">
        <w:r>
          <w:rPr>
            <w:rFonts w:cs="Times New Roman"/>
          </w:rPr>
          <w:t>,</w:t>
        </w:r>
      </w:ins>
      <w:ins w:id="4351" w:author="Orion" w:date="2011-06-28T16:52:00Z">
        <w:r w:rsidR="00CC12AD">
          <w:rPr>
            <w:rFonts w:cs="Times New Roman"/>
          </w:rPr>
          <w:t xml:space="preserve"> y </w:t>
        </w:r>
      </w:ins>
      <w:ins w:id="4352" w:author="Orion" w:date="2011-06-28T16:55:00Z">
        <w:r>
          <w:rPr>
            <w:rFonts w:cs="Times New Roman"/>
          </w:rPr>
          <w:t>con muy</w:t>
        </w:r>
      </w:ins>
      <w:ins w:id="4353" w:author="Orion" w:date="2011-06-28T16:52:00Z">
        <w:r w:rsidR="00CC12AD">
          <w:rPr>
            <w:rFonts w:cs="Times New Roman"/>
          </w:rPr>
          <w:t xml:space="preserve"> poca experiencia</w:t>
        </w:r>
      </w:ins>
      <w:ins w:id="4354" w:author="Orion" w:date="2011-06-28T16:55:00Z">
        <w:r>
          <w:rPr>
            <w:rFonts w:cs="Times New Roman"/>
          </w:rPr>
          <w:t xml:space="preserve"> </w:t>
        </w:r>
      </w:ins>
      <w:ins w:id="4355" w:author="Orion" w:date="2011-06-28T18:01:00Z">
        <w:r w:rsidR="0064385E">
          <w:rPr>
            <w:rFonts w:cs="Times New Roman"/>
          </w:rPr>
          <w:t>u</w:t>
        </w:r>
      </w:ins>
      <w:ins w:id="4356" w:author="Orion" w:date="2011-06-28T16:55:00Z">
        <w:r>
          <w:rPr>
            <w:rFonts w:cs="Times New Roman"/>
          </w:rPr>
          <w:t xml:space="preserve"> horas de vuelo</w:t>
        </w:r>
      </w:ins>
      <w:ins w:id="4357" w:author="Orion" w:date="2011-06-28T16:52:00Z">
        <w:r w:rsidR="00CC12AD">
          <w:rPr>
            <w:rFonts w:cs="Times New Roman"/>
          </w:rPr>
          <w:t xml:space="preserve"> </w:t>
        </w:r>
      </w:ins>
      <w:ins w:id="4358" w:author="Orion" w:date="2011-06-28T16:53:00Z">
        <w:r w:rsidR="00CC12AD">
          <w:rPr>
            <w:rFonts w:cs="Times New Roman"/>
          </w:rPr>
          <w:t xml:space="preserve">tardan </w:t>
        </w:r>
      </w:ins>
      <w:ins w:id="4359" w:author="Orion" w:date="2011-06-28T16:55:00Z">
        <w:r>
          <w:rPr>
            <w:rFonts w:cs="Times New Roman"/>
          </w:rPr>
          <w:lastRenderedPageBreak/>
          <w:t>bastante e</w:t>
        </w:r>
      </w:ins>
      <w:ins w:id="4360" w:author="Orion" w:date="2011-06-28T16:53:00Z">
        <w:r w:rsidR="00CC12AD">
          <w:rPr>
            <w:rFonts w:cs="Times New Roman"/>
          </w:rPr>
          <w:t xml:space="preserve">n reaccionar ante situaciones críticas con lo que </w:t>
        </w:r>
      </w:ins>
      <w:ins w:id="4361" w:author="Orion" w:date="2011-06-28T16:52:00Z">
        <w:r w:rsidR="00CC12AD">
          <w:rPr>
            <w:rFonts w:cs="Times New Roman"/>
          </w:rPr>
          <w:t xml:space="preserve">el riesgo de colisión entre aviones </w:t>
        </w:r>
      </w:ins>
      <w:ins w:id="4362" w:author="Orion" w:date="2011-06-28T16:53:00Z">
        <w:r w:rsidR="00CC12AD">
          <w:rPr>
            <w:rFonts w:cs="Times New Roman"/>
          </w:rPr>
          <w:t>se incrementa</w:t>
        </w:r>
      </w:ins>
      <w:ins w:id="4363" w:author="Orion" w:date="2011-06-28T16:55:00Z">
        <w:r>
          <w:rPr>
            <w:rFonts w:cs="Times New Roman"/>
          </w:rPr>
          <w:t>.</w:t>
        </w:r>
      </w:ins>
      <w:ins w:id="4364" w:author="Orion" w:date="2011-06-28T17:51:00Z">
        <w:r w:rsidR="009D2CAD">
          <w:rPr>
            <w:rFonts w:cs="Times New Roman"/>
          </w:rPr>
          <w:t xml:space="preserve"> Ejemplo de esta situación serían las siguientes </w:t>
        </w:r>
      </w:ins>
      <w:ins w:id="4365" w:author="Orion" w:date="2011-06-28T17:52:00Z">
        <w:r w:rsidR="009D2CAD">
          <w:rPr>
            <w:rFonts w:cs="Times New Roman"/>
          </w:rPr>
          <w:t>imágenes</w:t>
        </w:r>
      </w:ins>
      <w:ins w:id="4366" w:author="Orion" w:date="2011-06-28T18:02:00Z">
        <w:r w:rsidR="0064385E">
          <w:rPr>
            <w:rFonts w:cs="Times New Roman"/>
          </w:rPr>
          <w:t>, que se explican a continuación</w:t>
        </w:r>
      </w:ins>
      <w:ins w:id="4367" w:author="Orion" w:date="2011-06-28T17:52:00Z">
        <w:r w:rsidR="009D2CAD">
          <w:rPr>
            <w:rFonts w:cs="Times New Roman"/>
          </w:rPr>
          <w:t>.</w:t>
        </w:r>
      </w:ins>
    </w:p>
    <w:p w14:paraId="234D5E0C" w14:textId="3BB4C376" w:rsidR="009D2CAD" w:rsidRPr="000F6D72" w:rsidRDefault="009D2CAD">
      <w:pPr>
        <w:pStyle w:val="ListParagraph"/>
        <w:jc w:val="both"/>
        <w:rPr>
          <w:ins w:id="4368" w:author="Orion" w:date="2011-06-28T16:46:00Z"/>
          <w:rFonts w:cs="Times New Roman"/>
        </w:rPr>
        <w:pPrChange w:id="4369" w:author="Orion" w:date="2011-06-28T17:52:00Z">
          <w:pPr/>
        </w:pPrChange>
      </w:pPr>
      <w:ins w:id="4370" w:author="Orion" w:date="2011-06-28T17:52:00Z">
        <w:r>
          <w:rPr>
            <w:rFonts w:cs="Times New Roman"/>
          </w:rPr>
          <w:t>En</w:t>
        </w:r>
      </w:ins>
      <w:ins w:id="4371" w:author="Orion" w:date="2011-06-28T17:53:00Z">
        <w:r>
          <w:rPr>
            <w:rFonts w:cs="Times New Roman"/>
          </w:rPr>
          <w:t xml:space="preserve"> </w:t>
        </w:r>
      </w:ins>
      <w:ins w:id="4372" w:author="Orion" w:date="2011-07-05T13:05:00Z">
        <w:r w:rsidR="00D326A2">
          <w:rPr>
            <w:rFonts w:cs="Times New Roman"/>
          </w:rPr>
          <w:t>este caso, donde los valores de estrés, fatiga y experiencia son 98%, 98%</w:t>
        </w:r>
      </w:ins>
      <w:ins w:id="4373" w:author="Orion" w:date="2011-07-05T13:06:00Z">
        <w:r w:rsidR="00D326A2">
          <w:rPr>
            <w:rFonts w:cs="Times New Roman"/>
          </w:rPr>
          <w:t xml:space="preserve"> y </w:t>
        </w:r>
      </w:ins>
      <w:ins w:id="4374" w:author="Orion" w:date="2011-07-05T13:05:00Z">
        <w:r w:rsidR="00D326A2">
          <w:rPr>
            <w:rFonts w:cs="Times New Roman"/>
          </w:rPr>
          <w:t>2%</w:t>
        </w:r>
      </w:ins>
      <w:ins w:id="4375" w:author="Orion" w:date="2011-07-05T13:06:00Z">
        <w:r w:rsidR="00D326A2">
          <w:rPr>
            <w:rFonts w:cs="Times New Roman"/>
          </w:rPr>
          <w:t xml:space="preserve"> respectivamente</w:t>
        </w:r>
      </w:ins>
      <w:ins w:id="4376" w:author="Orion" w:date="2011-07-05T13:05:00Z">
        <w:r w:rsidR="00D326A2">
          <w:rPr>
            <w:rFonts w:cs="Times New Roman"/>
          </w:rPr>
          <w:t>,</w:t>
        </w:r>
      </w:ins>
      <w:ins w:id="4377" w:author="Orion" w:date="2011-06-28T17:53:00Z">
        <w:r>
          <w:rPr>
            <w:rFonts w:cs="Times New Roman"/>
          </w:rPr>
          <w:t xml:space="preserve"> se puede observar en</w:t>
        </w:r>
      </w:ins>
      <w:ins w:id="4378" w:author="Orion" w:date="2011-06-28T17:52:00Z">
        <w:r>
          <w:rPr>
            <w:rFonts w:cs="Times New Roman"/>
          </w:rPr>
          <w:t xml:space="preserve"> la </w:t>
        </w:r>
      </w:ins>
      <w:ins w:id="4379"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380"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381"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382"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383" w:author="Orion" w:date="2011-06-28T17:55:00Z">
        <w:r>
          <w:rPr>
            <w:rFonts w:cs="Times New Roman"/>
          </w:rPr>
          <w:t>están</w:t>
        </w:r>
      </w:ins>
      <w:ins w:id="4384" w:author="Orion" w:date="2011-06-28T17:54:00Z">
        <w:r>
          <w:rPr>
            <w:rFonts w:cs="Times New Roman"/>
          </w:rPr>
          <w:t xml:space="preserve"> </w:t>
        </w:r>
      </w:ins>
      <w:ins w:id="4385" w:author="Orion" w:date="2011-06-28T17:55:00Z">
        <w:r>
          <w:rPr>
            <w:rFonts w:cs="Times New Roman"/>
          </w:rPr>
          <w:t>en el radio de conflicto</w:t>
        </w:r>
      </w:ins>
      <w:ins w:id="4386" w:author="Orion" w:date="2011-06-29T16:34:00Z">
        <w:r w:rsidR="00FB245E">
          <w:rPr>
            <w:rFonts w:cs="Times New Roman"/>
          </w:rPr>
          <w:t xml:space="preserve">. </w:t>
        </w:r>
      </w:ins>
      <w:ins w:id="4387" w:author="Orion" w:date="2011-06-29T16:38:00Z">
        <w:r w:rsidR="00CF2ABA">
          <w:rPr>
            <w:rFonts w:cs="Times New Roman"/>
          </w:rPr>
          <w:t>A partir de este momento el controlador debe mandar una orden de cambio de altitud/velocidad</w:t>
        </w:r>
      </w:ins>
      <w:ins w:id="4388"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389"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390" w:author="Orion" w:date="2011-06-28T17:57:00Z">
        <w:r>
          <w:t xml:space="preserve">Ilustración </w:t>
        </w:r>
        <w:r>
          <w:rPr>
            <w:noProof/>
          </w:rPr>
          <w:t>4</w:t>
        </w:r>
        <w:r>
          <w:rPr>
            <w:rFonts w:cs="Times New Roman"/>
          </w:rPr>
          <w:fldChar w:fldCharType="end"/>
        </w:r>
        <w:r>
          <w:rPr>
            <w:rFonts w:cs="Times New Roman"/>
          </w:rPr>
          <w:t>)</w:t>
        </w:r>
      </w:ins>
      <w:ins w:id="4391"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392" w:author="Orion" w:date="2011-06-28T17:58:00Z">
        <w:r>
          <w:t xml:space="preserve">Ilustración </w:t>
        </w:r>
        <w:r>
          <w:rPr>
            <w:noProof/>
          </w:rPr>
          <w:t>5</w:t>
        </w:r>
        <w:r>
          <w:rPr>
            <w:rFonts w:cs="Times New Roman"/>
          </w:rPr>
          <w:fldChar w:fldCharType="end"/>
        </w:r>
        <w:r>
          <w:rPr>
            <w:rFonts w:cs="Times New Roman"/>
          </w:rPr>
          <w:t>.</w:t>
        </w:r>
      </w:ins>
      <w:ins w:id="4393" w:author="Orion" w:date="2011-06-28T17:59:00Z">
        <w:r>
          <w:rPr>
            <w:rFonts w:cs="Times New Roman"/>
          </w:rPr>
          <w:t xml:space="preserve"> Una vez pasado </w:t>
        </w:r>
      </w:ins>
      <w:ins w:id="4394" w:author="Orion" w:date="2011-06-28T18:03:00Z">
        <w:r w:rsidR="008F4BD7">
          <w:rPr>
            <w:rFonts w:cs="Times New Roman"/>
          </w:rPr>
          <w:t xml:space="preserve">todo </w:t>
        </w:r>
      </w:ins>
      <w:ins w:id="4395" w:author="Orion" w:date="2011-06-28T17:59:00Z">
        <w:r>
          <w:rPr>
            <w:rFonts w:cs="Times New Roman"/>
          </w:rPr>
          <w:t>el peligro los controladores ordenaran a los pilotos que vuelva</w:t>
        </w:r>
      </w:ins>
      <w:ins w:id="4396" w:author="Orion" w:date="2011-06-28T18:03:00Z">
        <w:r w:rsidR="008F4BD7">
          <w:rPr>
            <w:rFonts w:cs="Times New Roman"/>
          </w:rPr>
          <w:t>n</w:t>
        </w:r>
      </w:ins>
      <w:ins w:id="4397" w:author="Orion" w:date="2011-06-28T17:59:00Z">
        <w:r>
          <w:rPr>
            <w:rFonts w:cs="Times New Roman"/>
          </w:rPr>
          <w:t xml:space="preserve"> a sus respectivas alturas/velocidades de crucero</w:t>
        </w:r>
      </w:ins>
      <w:ins w:id="4398" w:author="Orion" w:date="2011-06-28T18:00:00Z">
        <w:r w:rsidR="002A730E">
          <w:rPr>
            <w:rFonts w:cs="Times New Roman"/>
          </w:rPr>
          <w:t xml:space="preserve"> </w:t>
        </w:r>
      </w:ins>
      <w:ins w:id="4399" w:author="Orion" w:date="2011-06-28T18:01:00Z">
        <w:r w:rsidR="002A730E">
          <w:rPr>
            <w:rFonts w:cs="Times New Roman"/>
          </w:rPr>
          <w:t>(</w:t>
        </w:r>
      </w:ins>
      <w:ins w:id="4400"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401"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402" w:author="Orion" w:date="2011-06-28T17:59:00Z">
        <w:r>
          <w:rPr>
            <w:rFonts w:cs="Times New Roman"/>
          </w:rPr>
          <w:t>.</w:t>
        </w:r>
      </w:ins>
    </w:p>
    <w:p w14:paraId="5E9B8C06" w14:textId="77777777" w:rsidR="00D77EA3" w:rsidRDefault="00D77EA3">
      <w:pPr>
        <w:jc w:val="both"/>
        <w:rPr>
          <w:ins w:id="4403" w:author="Orion" w:date="2011-06-28T17:06:00Z"/>
          <w:rFonts w:cs="Times New Roman"/>
        </w:rPr>
        <w:pPrChange w:id="4404" w:author="Orion" w:date="2011-06-26T12:33:00Z">
          <w:pPr/>
        </w:pPrChange>
      </w:pPr>
    </w:p>
    <w:p w14:paraId="294FCB58" w14:textId="77777777" w:rsidR="007B14B9" w:rsidRDefault="007D6413">
      <w:pPr>
        <w:jc w:val="both"/>
        <w:rPr>
          <w:ins w:id="4405" w:author="Orion" w:date="2011-06-29T16:44:00Z"/>
        </w:rPr>
        <w:pPrChange w:id="4406" w:author="Orion" w:date="2011-06-29T16:44:00Z">
          <w:pPr/>
        </w:pPrChange>
      </w:pPr>
      <w:bookmarkStart w:id="4407" w:name="_Ref297129370"/>
      <w:ins w:id="4408" w:author="Orion" w:date="2011-06-29T15:48:00Z">
        <w:r w:rsidRPr="0080539F">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409" w:name="_Ref297046911"/>
      <w:ins w:id="4410"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411" w:author="Orion" w:date="2011-07-05T14:03:00Z">
        <w:r w:rsidR="00CD4C4B">
          <w:rPr>
            <w:noProof/>
          </w:rPr>
          <w:t>3</w:t>
        </w:r>
      </w:ins>
      <w:ins w:id="4412" w:author="Orion" w:date="2011-06-28T17:52:00Z">
        <w:r w:rsidR="009D2CAD">
          <w:fldChar w:fldCharType="end"/>
        </w:r>
      </w:ins>
      <w:bookmarkEnd w:id="4407"/>
      <w:bookmarkEnd w:id="4409"/>
    </w:p>
    <w:p w14:paraId="6D1C35A5" w14:textId="5F8C31F4" w:rsidR="007D6413" w:rsidRDefault="007B14B9">
      <w:pPr>
        <w:jc w:val="both"/>
        <w:rPr>
          <w:ins w:id="4413" w:author="Orion" w:date="2011-06-29T16:44:00Z"/>
          <w:rFonts w:cs="Times New Roman"/>
        </w:rPr>
        <w:pPrChange w:id="4414" w:author="Orion" w:date="2011-06-29T16:44:00Z">
          <w:pPr/>
        </w:pPrChange>
      </w:pPr>
      <w:ins w:id="4415" w:author="Orion" w:date="2011-06-29T16:44:00Z">
        <w:r>
          <w:t>El tiempo que tarda</w:t>
        </w:r>
      </w:ins>
      <w:ins w:id="4416" w:author="Orion" w:date="2011-06-29T16:46:00Z">
        <w:r>
          <w:t>n</w:t>
        </w:r>
      </w:ins>
      <w:ins w:id="4417" w:author="Orion" w:date="2011-06-29T16:44:00Z">
        <w:r>
          <w:t xml:space="preserve"> en ponerse a rumbo la</w:t>
        </w:r>
      </w:ins>
      <w:ins w:id="4418" w:author="Orion" w:date="2011-06-29T16:45:00Z">
        <w:r>
          <w:t>s</w:t>
        </w:r>
      </w:ins>
      <w:ins w:id="4419" w:author="Orion" w:date="2011-06-29T16:44:00Z">
        <w:r>
          <w:t xml:space="preserve"> aeronaves </w:t>
        </w:r>
      </w:ins>
      <w:ins w:id="4420" w:author="Orion" w:date="2011-06-29T16:45:00Z">
        <w:r>
          <w:t>después</w:t>
        </w:r>
      </w:ins>
      <w:ins w:id="4421" w:author="Orion" w:date="2011-06-29T16:44:00Z">
        <w:r>
          <w:t xml:space="preserve"> </w:t>
        </w:r>
      </w:ins>
      <w:ins w:id="4422" w:author="Orion" w:date="2011-06-29T16:45:00Z">
        <w:r>
          <w:t>del despegue</w:t>
        </w:r>
      </w:ins>
      <w:ins w:id="4423" w:author="Orion" w:date="2011-06-29T16:43:00Z">
        <w:r>
          <w:rPr>
            <w:rFonts w:cs="Times New Roman"/>
          </w:rPr>
          <w:t xml:space="preserve"> estará determinado por los valores de los parámetros </w:t>
        </w:r>
      </w:ins>
      <w:ins w:id="4424" w:author="Orion" w:date="2011-06-29T16:45:00Z">
        <w:r>
          <w:rPr>
            <w:rFonts w:cs="Times New Roman"/>
          </w:rPr>
          <w:t>de estrés, fatiga y experiencia que tengan los pilotos</w:t>
        </w:r>
      </w:ins>
      <w:ins w:id="4425" w:author="Orion" w:date="2011-07-05T13:04:00Z">
        <w:r w:rsidR="005634A8">
          <w:rPr>
            <w:rFonts w:cs="Times New Roman"/>
          </w:rPr>
          <w:t xml:space="preserve"> </w:t>
        </w:r>
      </w:ins>
      <w:ins w:id="4426"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427" w:author="Orion" w:date="2011-06-29T16:46:00Z">
        <w:r>
          <w:rPr>
            <w:rFonts w:cs="Times New Roman"/>
          </w:rPr>
          <w:t>que se</w:t>
        </w:r>
      </w:ins>
      <w:ins w:id="4428"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429" w:author="Orion" w:date="2011-06-29T16:43:00Z">
        <w:r>
          <w:rPr>
            <w:rFonts w:cs="Times New Roman"/>
          </w:rPr>
          <w:fldChar w:fldCharType="separate"/>
        </w:r>
        <w:r>
          <w:t xml:space="preserve">Figura </w:t>
        </w:r>
        <w:r>
          <w:rPr>
            <w:noProof/>
          </w:rPr>
          <w:t>11</w:t>
        </w:r>
        <w:r>
          <w:rPr>
            <w:rFonts w:cs="Times New Roman"/>
          </w:rPr>
          <w:fldChar w:fldCharType="end"/>
        </w:r>
      </w:ins>
      <w:ins w:id="4430" w:author="Orion" w:date="2011-06-29T16:46:00Z">
        <w:r w:rsidR="00D51F0C">
          <w:rPr>
            <w:rFonts w:cs="Times New Roman"/>
          </w:rPr>
          <w:t xml:space="preserve"> de la especificación.</w:t>
        </w:r>
      </w:ins>
    </w:p>
    <w:p w14:paraId="03AC7FAE" w14:textId="4864FF63" w:rsidR="007B14B9" w:rsidRDefault="007E500F">
      <w:pPr>
        <w:jc w:val="both"/>
        <w:rPr>
          <w:ins w:id="4431" w:author="Orion" w:date="2011-06-29T16:44:00Z"/>
          <w:rFonts w:cs="Times New Roman"/>
        </w:rPr>
        <w:pPrChange w:id="4432" w:author="Orion" w:date="2011-06-29T16:44:00Z">
          <w:pPr/>
        </w:pPrChange>
      </w:pPr>
      <w:ins w:id="4433" w:author="Orion" w:date="2011-06-29T16:46:00Z">
        <w:r>
          <w:rPr>
            <w:rFonts w:cs="Times New Roman"/>
          </w:rPr>
          <w:t>Por otro lado, en la anterior imagen (</w:t>
        </w:r>
      </w:ins>
      <w:ins w:id="4434"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435" w:author="Orion" w:date="2011-06-29T16:47:00Z">
        <w:r>
          <w:t xml:space="preserve">Ilustración </w:t>
        </w:r>
        <w:r>
          <w:rPr>
            <w:noProof/>
          </w:rPr>
          <w:t>3</w:t>
        </w:r>
        <w:r>
          <w:rPr>
            <w:rFonts w:cs="Times New Roman"/>
          </w:rPr>
          <w:fldChar w:fldCharType="end"/>
        </w:r>
      </w:ins>
      <w:ins w:id="4436" w:author="Orion" w:date="2011-06-29T16:46:00Z">
        <w:r>
          <w:rPr>
            <w:rFonts w:cs="Times New Roman"/>
          </w:rPr>
          <w:t>)</w:t>
        </w:r>
      </w:ins>
      <w:ins w:id="4437" w:author="Orion" w:date="2011-06-29T16:47:00Z">
        <w:r>
          <w:rPr>
            <w:rFonts w:cs="Times New Roman"/>
          </w:rPr>
          <w:t xml:space="preserve"> puede observarse que los aviones se marcan en amarillo lo que indica que entran en el radio de posible conflicto</w:t>
        </w:r>
      </w:ins>
      <w:ins w:id="4438" w:author="Orion" w:date="2011-06-29T16:49:00Z">
        <w:r>
          <w:rPr>
            <w:rFonts w:cs="Times New Roman"/>
          </w:rPr>
          <w:t>.</w:t>
        </w:r>
      </w:ins>
      <w:ins w:id="4439" w:author="Orion" w:date="2011-06-29T16:47:00Z">
        <w:r>
          <w:rPr>
            <w:rFonts w:cs="Times New Roman"/>
          </w:rPr>
          <w:t xml:space="preserve"> </w:t>
        </w:r>
      </w:ins>
      <w:ins w:id="4440" w:author="Orion" w:date="2011-06-29T16:49:00Z">
        <w:r>
          <w:rPr>
            <w:rFonts w:cs="Times New Roman"/>
          </w:rPr>
          <w:t>Este hecho</w:t>
        </w:r>
      </w:ins>
      <w:ins w:id="4441" w:author="Orion" w:date="2011-06-29T16:47:00Z">
        <w:r>
          <w:rPr>
            <w:rFonts w:cs="Times New Roman"/>
          </w:rPr>
          <w:t xml:space="preserve"> dar</w:t>
        </w:r>
      </w:ins>
      <w:ins w:id="4442" w:author="Orion" w:date="2011-06-29T16:48:00Z">
        <w:r>
          <w:rPr>
            <w:rFonts w:cs="Times New Roman"/>
          </w:rPr>
          <w:t>ía origen a la ejecución de la tarea “</w:t>
        </w:r>
      </w:ins>
      <w:proofErr w:type="spellStart"/>
      <w:ins w:id="4443" w:author="Orion" w:date="2011-06-29T16:49:00Z">
        <w:r>
          <w:rPr>
            <w:rFonts w:cs="Times New Roman"/>
          </w:rPr>
          <w:t>IsANewConflictDetected</w:t>
        </w:r>
      </w:ins>
      <w:proofErr w:type="spellEnd"/>
      <w:ins w:id="4444" w:author="Orion" w:date="2011-06-29T16:48:00Z">
        <w:r>
          <w:rPr>
            <w:rFonts w:cs="Times New Roman"/>
          </w:rPr>
          <w:t xml:space="preserve">” que aparece en </w:t>
        </w:r>
      </w:ins>
      <w:ins w:id="4445"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446"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447" w:author="Orion" w:date="2011-06-29T16:51:00Z">
        <w:r w:rsidR="00EB325A">
          <w:rPr>
            <w:rFonts w:cs="Times New Roman"/>
          </w:rPr>
          <w:t xml:space="preserve"> Ducha t</w:t>
        </w:r>
      </w:ins>
      <w:ins w:id="4448" w:author="Orion" w:date="2011-06-29T16:50:00Z">
        <w:r w:rsidR="003C27E3">
          <w:rPr>
            <w:rFonts w:cs="Times New Roman"/>
          </w:rPr>
          <w:t xml:space="preserve">area que </w:t>
        </w:r>
      </w:ins>
      <w:ins w:id="4449" w:author="Orion" w:date="2011-06-29T16:51:00Z">
        <w:r w:rsidR="00EB325A">
          <w:rPr>
            <w:rFonts w:cs="Times New Roman"/>
          </w:rPr>
          <w:t>producirá</w:t>
        </w:r>
      </w:ins>
      <w:ins w:id="4450" w:author="Orion" w:date="2011-06-29T16:50:00Z">
        <w:r w:rsidR="003C27E3">
          <w:rPr>
            <w:rFonts w:cs="Times New Roman"/>
          </w:rPr>
          <w:t xml:space="preserve"> a su vez que se </w:t>
        </w:r>
      </w:ins>
      <w:ins w:id="4451" w:author="Orion" w:date="2011-06-29T16:51:00Z">
        <w:r w:rsidR="00EB325A">
          <w:rPr>
            <w:rFonts w:cs="Times New Roman"/>
          </w:rPr>
          <w:t>inicien</w:t>
        </w:r>
      </w:ins>
      <w:ins w:id="4452"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453" w:author="Orion" w:date="2011-06-28T17:06:00Z"/>
          <w:rFonts w:cs="Times New Roman"/>
        </w:rPr>
        <w:pPrChange w:id="4454" w:author="Orion" w:date="2011-06-29T16:44:00Z">
          <w:pPr/>
        </w:pPrChange>
      </w:pPr>
    </w:p>
    <w:p w14:paraId="09A895A5" w14:textId="1E25BE73" w:rsidR="002D48A2" w:rsidRDefault="007D6413">
      <w:pPr>
        <w:jc w:val="both"/>
        <w:rPr>
          <w:ins w:id="4455" w:author="Orion" w:date="2011-06-28T17:52:00Z"/>
          <w:rFonts w:cs="Times New Roman"/>
        </w:rPr>
        <w:pPrChange w:id="4456" w:author="Orion" w:date="2011-06-26T12:33:00Z">
          <w:pPr/>
        </w:pPrChange>
      </w:pPr>
      <w:ins w:id="4457" w:author="Orion" w:date="2011-06-29T15:47:00Z">
        <w:r w:rsidRPr="0080539F">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458" w:author="Orion" w:date="2011-06-28T17:06:00Z"/>
          <w:rFonts w:cs="Times New Roman"/>
        </w:rPr>
        <w:pPrChange w:id="4459" w:author="Orion" w:date="2011-06-28T17:52:00Z">
          <w:pPr/>
        </w:pPrChange>
      </w:pPr>
      <w:bookmarkStart w:id="4460" w:name="_Ref297047202"/>
      <w:ins w:id="4461" w:author="Orion" w:date="2011-06-28T17:52:00Z">
        <w:r>
          <w:t xml:space="preserve">Ilustración </w:t>
        </w:r>
        <w:r>
          <w:fldChar w:fldCharType="begin"/>
        </w:r>
        <w:r>
          <w:instrText xml:space="preserve"> SEQ Ilustración \* ARABIC </w:instrText>
        </w:r>
      </w:ins>
      <w:r>
        <w:fldChar w:fldCharType="separate"/>
      </w:r>
      <w:ins w:id="4462" w:author="Orion" w:date="2011-07-05T14:03:00Z">
        <w:r w:rsidR="00CD4C4B">
          <w:rPr>
            <w:noProof/>
          </w:rPr>
          <w:t>4</w:t>
        </w:r>
      </w:ins>
      <w:ins w:id="4463" w:author="Orion" w:date="2011-06-28T17:52:00Z">
        <w:r>
          <w:fldChar w:fldCharType="end"/>
        </w:r>
      </w:ins>
      <w:bookmarkEnd w:id="4460"/>
    </w:p>
    <w:p w14:paraId="458AEC4E" w14:textId="2B2BE207" w:rsidR="00D77EA3" w:rsidRDefault="00EB325A">
      <w:pPr>
        <w:jc w:val="both"/>
        <w:rPr>
          <w:ins w:id="4464" w:author="Orion" w:date="2011-06-29T16:52:00Z"/>
          <w:rFonts w:cs="Times New Roman"/>
        </w:rPr>
        <w:pPrChange w:id="4465" w:author="Orion" w:date="2011-06-26T12:33:00Z">
          <w:pPr/>
        </w:pPrChange>
      </w:pPr>
      <w:ins w:id="4466" w:author="Orion" w:date="2011-06-29T16:52:00Z">
        <w:r>
          <w:rPr>
            <w:rFonts w:cs="Times New Roman"/>
          </w:rPr>
          <w:t>En esta imagen (</w:t>
        </w:r>
      </w:ins>
      <w:ins w:id="446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468" w:author="Orion" w:date="2011-06-29T16:53:00Z">
        <w:r>
          <w:t xml:space="preserve">Ilustración </w:t>
        </w:r>
        <w:r>
          <w:rPr>
            <w:noProof/>
          </w:rPr>
          <w:t>4</w:t>
        </w:r>
        <w:r>
          <w:rPr>
            <w:rFonts w:cs="Times New Roman"/>
          </w:rPr>
          <w:fldChar w:fldCharType="end"/>
        </w:r>
      </w:ins>
      <w:ins w:id="4469" w:author="Orion" w:date="2011-06-29T16:52:00Z">
        <w:r>
          <w:rPr>
            <w:rFonts w:cs="Times New Roman"/>
          </w:rPr>
          <w:t xml:space="preserve">) puede verse que como las </w:t>
        </w:r>
      </w:ins>
      <w:ins w:id="4470" w:author="Orion" w:date="2011-06-29T17:07:00Z">
        <w:r w:rsidR="00F70004">
          <w:rPr>
            <w:rFonts w:cs="Times New Roman"/>
          </w:rPr>
          <w:t>órdenes</w:t>
        </w:r>
      </w:ins>
      <w:ins w:id="4471" w:author="Orion" w:date="2011-06-29T16:52:00Z">
        <w:r>
          <w:rPr>
            <w:rFonts w:cs="Times New Roman"/>
          </w:rPr>
          <w:t xml:space="preserve"> no han sido acatadas todavía por los pilotos, debido a su alto tiempo de respuesta, los aviones </w:t>
        </w:r>
      </w:ins>
      <w:ins w:id="4472" w:author="Orion" w:date="2011-06-29T16:53:00Z">
        <w:r>
          <w:rPr>
            <w:rFonts w:cs="Times New Roman"/>
          </w:rPr>
          <w:t>continúan</w:t>
        </w:r>
      </w:ins>
      <w:ins w:id="4473" w:author="Orion" w:date="2011-06-29T16:52:00Z">
        <w:r>
          <w:rPr>
            <w:rFonts w:cs="Times New Roman"/>
          </w:rPr>
          <w:t xml:space="preserve"> </w:t>
        </w:r>
      </w:ins>
      <w:ins w:id="4474" w:author="Orion" w:date="2011-06-29T16:53:00Z">
        <w:r>
          <w:rPr>
            <w:rFonts w:cs="Times New Roman"/>
          </w:rPr>
          <w:t>con su ruta anterior entrando en una zona de alto riesgo de colisión.</w:t>
        </w:r>
      </w:ins>
    </w:p>
    <w:p w14:paraId="359273C2" w14:textId="77777777" w:rsidR="00EB325A" w:rsidRDefault="00EB325A">
      <w:pPr>
        <w:jc w:val="both"/>
        <w:rPr>
          <w:ins w:id="4475" w:author="Orion" w:date="2011-06-28T17:15:00Z"/>
          <w:rFonts w:cs="Times New Roman"/>
        </w:rPr>
        <w:pPrChange w:id="4476" w:author="Orion" w:date="2011-06-26T12:33:00Z">
          <w:pPr/>
        </w:pPrChange>
      </w:pPr>
    </w:p>
    <w:p w14:paraId="17AD5DA4" w14:textId="336662A6" w:rsidR="002D48A2" w:rsidRDefault="00B02340">
      <w:pPr>
        <w:jc w:val="both"/>
        <w:rPr>
          <w:ins w:id="4477" w:author="Orion" w:date="2011-06-28T17:16:00Z"/>
          <w:rFonts w:cs="Times New Roman"/>
        </w:rPr>
        <w:pPrChange w:id="4478" w:author="Orion" w:date="2011-06-26T12:33:00Z">
          <w:pPr/>
        </w:pPrChange>
      </w:pPr>
      <w:ins w:id="4479" w:author="Orion" w:date="2011-06-29T15:45:00Z">
        <w:r w:rsidRPr="0080539F">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480" w:author="Orion" w:date="2011-06-28T17:16:00Z"/>
          <w:rFonts w:cs="Times New Roman"/>
        </w:rPr>
        <w:pPrChange w:id="4481" w:author="Orion" w:date="2011-06-28T17:52:00Z">
          <w:pPr/>
        </w:pPrChange>
      </w:pPr>
      <w:bookmarkStart w:id="4482" w:name="_Ref297047263"/>
      <w:ins w:id="4483" w:author="Orion" w:date="2011-06-28T17:52:00Z">
        <w:r>
          <w:t xml:space="preserve">Ilustración </w:t>
        </w:r>
        <w:r>
          <w:fldChar w:fldCharType="begin"/>
        </w:r>
        <w:r>
          <w:instrText xml:space="preserve"> SEQ Ilustración \* ARABIC </w:instrText>
        </w:r>
      </w:ins>
      <w:r>
        <w:fldChar w:fldCharType="separate"/>
      </w:r>
      <w:ins w:id="4484" w:author="Orion" w:date="2011-07-05T14:03:00Z">
        <w:r w:rsidR="00CD4C4B">
          <w:rPr>
            <w:noProof/>
          </w:rPr>
          <w:t>5</w:t>
        </w:r>
      </w:ins>
      <w:ins w:id="4485" w:author="Orion" w:date="2011-06-28T17:52:00Z">
        <w:r>
          <w:fldChar w:fldCharType="end"/>
        </w:r>
      </w:ins>
      <w:bookmarkEnd w:id="4482"/>
    </w:p>
    <w:p w14:paraId="3F5A2482" w14:textId="0500CFDC" w:rsidR="00690137" w:rsidRDefault="001D1141">
      <w:pPr>
        <w:jc w:val="both"/>
        <w:rPr>
          <w:ins w:id="4486" w:author="Orion" w:date="2011-06-29T16:54:00Z"/>
          <w:rFonts w:cs="Times New Roman"/>
        </w:rPr>
        <w:pPrChange w:id="4487" w:author="Orion" w:date="2011-06-26T12:33:00Z">
          <w:pPr/>
        </w:pPrChange>
      </w:pPr>
      <w:ins w:id="4488" w:author="Orion" w:date="2011-06-29T16:54:00Z">
        <w:r>
          <w:rPr>
            <w:rFonts w:cs="Times New Roman"/>
          </w:rPr>
          <w:t>En esta imagen (</w:t>
        </w:r>
      </w:ins>
      <w:ins w:id="4489"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490" w:author="Orion" w:date="2011-06-29T16:55:00Z">
        <w:r>
          <w:t xml:space="preserve">Ilustración </w:t>
        </w:r>
        <w:r>
          <w:rPr>
            <w:noProof/>
          </w:rPr>
          <w:t>5</w:t>
        </w:r>
        <w:r>
          <w:rPr>
            <w:rFonts w:cs="Times New Roman"/>
          </w:rPr>
          <w:fldChar w:fldCharType="end"/>
        </w:r>
      </w:ins>
      <w:ins w:id="4491" w:author="Orion" w:date="2011-06-29T16:54:00Z">
        <w:r>
          <w:rPr>
            <w:rFonts w:cs="Times New Roman"/>
          </w:rPr>
          <w:t>)</w:t>
        </w:r>
      </w:ins>
      <w:ins w:id="4492" w:author="Orion" w:date="2011-06-29T16:55:00Z">
        <w:r>
          <w:rPr>
            <w:rFonts w:cs="Times New Roman"/>
          </w:rPr>
          <w:t xml:space="preserve"> puede verse como la orden</w:t>
        </w:r>
      </w:ins>
      <w:ins w:id="4493" w:author="Orion" w:date="2011-06-29T16:58:00Z">
        <w:r>
          <w:rPr>
            <w:rFonts w:cs="Times New Roman"/>
          </w:rPr>
          <w:t>,</w:t>
        </w:r>
      </w:ins>
      <w:ins w:id="4494" w:author="Orion" w:date="2011-06-29T16:55:00Z">
        <w:r>
          <w:rPr>
            <w:rFonts w:cs="Times New Roman"/>
          </w:rPr>
          <w:t xml:space="preserve"> que inicio una interacción entre controlador y piloto (</w:t>
        </w:r>
      </w:ins>
      <w:ins w:id="449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496" w:author="Orion" w:date="2011-06-29T16:56:00Z">
        <w:r>
          <w:t xml:space="preserve">Figura </w:t>
        </w:r>
        <w:r>
          <w:rPr>
            <w:noProof/>
          </w:rPr>
          <w:t>20</w:t>
        </w:r>
        <w:r>
          <w:rPr>
            <w:rFonts w:cs="Times New Roman"/>
          </w:rPr>
          <w:fldChar w:fldCharType="end"/>
        </w:r>
      </w:ins>
      <w:ins w:id="4497" w:author="Orion" w:date="2011-06-29T16:55:00Z">
        <w:r>
          <w:rPr>
            <w:rFonts w:cs="Times New Roman"/>
          </w:rPr>
          <w:t>)</w:t>
        </w:r>
      </w:ins>
      <w:ins w:id="4498" w:author="Orion" w:date="2011-06-29T16:56:00Z">
        <w:r>
          <w:rPr>
            <w:rFonts w:cs="Times New Roman"/>
          </w:rPr>
          <w:t xml:space="preserve"> y que hizo que el piloto creara un nuevo tramo </w:t>
        </w:r>
      </w:ins>
      <w:ins w:id="4499" w:author="Orion" w:date="2011-06-29T16:57:00Z">
        <w:r>
          <w:rPr>
            <w:rFonts w:cs="Times New Roman"/>
          </w:rPr>
          <w:t>“ficticio” (</w:t>
        </w:r>
      </w:ins>
      <w:ins w:id="450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501" w:author="Orion" w:date="2011-06-29T16:58:00Z">
        <w:r>
          <w:t xml:space="preserve">Figura </w:t>
        </w:r>
        <w:r>
          <w:rPr>
            <w:noProof/>
          </w:rPr>
          <w:t>21</w:t>
        </w:r>
        <w:r>
          <w:rPr>
            <w:rFonts w:cs="Times New Roman"/>
          </w:rPr>
          <w:fldChar w:fldCharType="end"/>
        </w:r>
      </w:ins>
      <w:ins w:id="4502" w:author="Orion" w:date="2011-06-29T16:57:00Z">
        <w:r>
          <w:rPr>
            <w:rFonts w:cs="Times New Roman"/>
          </w:rPr>
          <w:t>)</w:t>
        </w:r>
      </w:ins>
      <w:ins w:id="4503" w:author="Orion" w:date="2011-06-29T16:58:00Z">
        <w:r>
          <w:rPr>
            <w:rFonts w:cs="Times New Roman"/>
          </w:rPr>
          <w:t>, ha empezado a ser procesada por el piloto y que</w:t>
        </w:r>
      </w:ins>
      <w:ins w:id="4504" w:author="Orion" w:date="2011-06-29T17:03:00Z">
        <w:r w:rsidR="003D3F86">
          <w:rPr>
            <w:rFonts w:cs="Times New Roman"/>
          </w:rPr>
          <w:t xml:space="preserve"> este</w:t>
        </w:r>
      </w:ins>
      <w:ins w:id="4505" w:author="Orion" w:date="2011-06-29T16:58:00Z">
        <w:r>
          <w:rPr>
            <w:rFonts w:cs="Times New Roman"/>
          </w:rPr>
          <w:t xml:space="preserve"> empieza a tomar </w:t>
        </w:r>
      </w:ins>
      <w:ins w:id="4506" w:author="Orion" w:date="2011-06-29T16:59:00Z">
        <w:r>
          <w:rPr>
            <w:rFonts w:cs="Times New Roman"/>
          </w:rPr>
          <w:t xml:space="preserve">algunas </w:t>
        </w:r>
      </w:ins>
      <w:ins w:id="4507" w:author="Orion" w:date="2011-06-29T16:58:00Z">
        <w:r>
          <w:rPr>
            <w:rFonts w:cs="Times New Roman"/>
          </w:rPr>
          <w:t xml:space="preserve">decisiones </w:t>
        </w:r>
      </w:ins>
      <w:ins w:id="4508"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509" w:author="Orion" w:date="2011-06-29T17:03:00Z">
        <w:r w:rsidR="002F5FB4">
          <w:rPr>
            <w:rFonts w:cs="Times New Roman"/>
          </w:rPr>
          <w:t>l</w:t>
        </w:r>
      </w:ins>
      <w:ins w:id="4510" w:author="Orion" w:date="2011-06-29T16:59:00Z">
        <w:r>
          <w:rPr>
            <w:rFonts w:cs="Times New Roman"/>
          </w:rPr>
          <w:t xml:space="preserve"> oeste aumenta la altitud</w:t>
        </w:r>
      </w:ins>
      <w:ins w:id="4511" w:author="Orion" w:date="2011-06-29T17:00:00Z">
        <w:r w:rsidR="00796392">
          <w:rPr>
            <w:rFonts w:cs="Times New Roman"/>
          </w:rPr>
          <w:t xml:space="preserve"> (ruta en rojo)</w:t>
        </w:r>
      </w:ins>
      <w:ins w:id="4512" w:author="Orion" w:date="2011-06-29T16:59:00Z">
        <w:r>
          <w:rPr>
            <w:rFonts w:cs="Times New Roman"/>
          </w:rPr>
          <w:t xml:space="preserve"> mientras que el situado m</w:t>
        </w:r>
      </w:ins>
      <w:ins w:id="4513" w:author="Orion" w:date="2011-06-29T17:00:00Z">
        <w:r>
          <w:rPr>
            <w:rFonts w:cs="Times New Roman"/>
          </w:rPr>
          <w:t>ás al este disminuye su altitud</w:t>
        </w:r>
        <w:r w:rsidR="00796392">
          <w:rPr>
            <w:rFonts w:cs="Times New Roman"/>
          </w:rPr>
          <w:t xml:space="preserve"> (ruta en verde)</w:t>
        </w:r>
        <w:r>
          <w:rPr>
            <w:rFonts w:cs="Times New Roman"/>
          </w:rPr>
          <w:t>.</w:t>
        </w:r>
      </w:ins>
      <w:ins w:id="4514" w:author="Orion" w:date="2011-06-29T17:03:00Z">
        <w:r w:rsidR="00795AE2">
          <w:rPr>
            <w:rFonts w:cs="Times New Roman"/>
          </w:rPr>
          <w:t xml:space="preserve"> Otra consecuencia de ello es que el riesgo de col</w:t>
        </w:r>
      </w:ins>
      <w:ins w:id="4515" w:author="Orion" w:date="2011-06-29T17:04:00Z">
        <w:r w:rsidR="00795AE2">
          <w:rPr>
            <w:rFonts w:cs="Times New Roman"/>
          </w:rPr>
          <w:t>is</w:t>
        </w:r>
      </w:ins>
      <w:ins w:id="4516" w:author="Orion" w:date="2011-06-29T17:03:00Z">
        <w:r w:rsidR="00795AE2">
          <w:rPr>
            <w:rFonts w:cs="Times New Roman"/>
          </w:rPr>
          <w:t>i</w:t>
        </w:r>
      </w:ins>
      <w:ins w:id="4517"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518" w:author="Orion" w:date="2011-06-29T15:44:00Z"/>
          <w:rFonts w:cs="Times New Roman"/>
        </w:rPr>
        <w:pPrChange w:id="4519" w:author="Orion" w:date="2011-06-26T12:33:00Z">
          <w:pPr/>
        </w:pPrChange>
      </w:pPr>
    </w:p>
    <w:p w14:paraId="300BB690" w14:textId="4A7537F8" w:rsidR="0096704B" w:rsidRDefault="0096704B">
      <w:pPr>
        <w:jc w:val="both"/>
        <w:rPr>
          <w:ins w:id="4520" w:author="Orion" w:date="2011-06-28T17:15:00Z"/>
          <w:rFonts w:cs="Times New Roman"/>
        </w:rPr>
        <w:pPrChange w:id="4521" w:author="Orion" w:date="2011-06-26T12:33:00Z">
          <w:pPr/>
        </w:pPrChange>
      </w:pPr>
      <w:ins w:id="4522" w:author="Orion" w:date="2011-06-29T15:44:00Z">
        <w:r w:rsidRPr="0080539F">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523" w:author="Orion" w:date="2011-06-28T17:25:00Z"/>
          <w:rFonts w:cs="Times New Roman"/>
        </w:rPr>
        <w:pPrChange w:id="4524" w:author="Orion" w:date="2011-06-28T17:59:00Z">
          <w:pPr/>
        </w:pPrChange>
      </w:pPr>
      <w:bookmarkStart w:id="4525" w:name="_Ref297047382"/>
      <w:ins w:id="4526" w:author="Orion" w:date="2011-06-28T17:59:00Z">
        <w:r>
          <w:t xml:space="preserve">Ilustración </w:t>
        </w:r>
        <w:r>
          <w:fldChar w:fldCharType="begin"/>
        </w:r>
        <w:r>
          <w:instrText xml:space="preserve"> SEQ Ilustración \* ARABIC </w:instrText>
        </w:r>
      </w:ins>
      <w:r>
        <w:fldChar w:fldCharType="separate"/>
      </w:r>
      <w:ins w:id="4527" w:author="Orion" w:date="2011-07-05T14:03:00Z">
        <w:r w:rsidR="00CD4C4B">
          <w:rPr>
            <w:noProof/>
          </w:rPr>
          <w:t>6</w:t>
        </w:r>
      </w:ins>
      <w:ins w:id="4528" w:author="Orion" w:date="2011-06-28T17:59:00Z">
        <w:r>
          <w:fldChar w:fldCharType="end"/>
        </w:r>
      </w:ins>
      <w:bookmarkEnd w:id="4525"/>
    </w:p>
    <w:p w14:paraId="0CD123FD" w14:textId="643A596B" w:rsidR="00DD79DB" w:rsidRDefault="00EC4B15">
      <w:pPr>
        <w:jc w:val="both"/>
        <w:rPr>
          <w:ins w:id="4529" w:author="Orion" w:date="2011-06-29T17:10:00Z"/>
          <w:rFonts w:cs="Times New Roman"/>
        </w:rPr>
        <w:pPrChange w:id="4530" w:author="Orion" w:date="2011-06-26T12:33:00Z">
          <w:pPr/>
        </w:pPrChange>
      </w:pPr>
      <w:ins w:id="453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532"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53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534"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535" w:author="Orion" w:date="2011-06-29T17:12:00Z">
        <w:r>
          <w:rPr>
            <w:rFonts w:cs="Times New Roman"/>
          </w:rPr>
          <w:t xml:space="preserve"> Pero debido a que a los pilotos, por su condición, les lleva algo de tiempo restablecer el vuelo que llevaban antes del conflicto</w:t>
        </w:r>
      </w:ins>
      <w:ins w:id="4536" w:author="Orion" w:date="2011-06-29T17:13:00Z">
        <w:r>
          <w:rPr>
            <w:rFonts w:cs="Times New Roman"/>
          </w:rPr>
          <w:t xml:space="preserve">, no es hasta que están muy lejos cuando </w:t>
        </w:r>
      </w:ins>
      <w:ins w:id="4537" w:author="Orion" w:date="2011-06-29T17:14:00Z">
        <w:r>
          <w:rPr>
            <w:rFonts w:cs="Times New Roman"/>
          </w:rPr>
          <w:t>los aviones vuelven a sus alturas y velocidades de crucero.</w:t>
        </w:r>
      </w:ins>
    </w:p>
    <w:p w14:paraId="0094A167" w14:textId="77777777" w:rsidR="00EC4B15" w:rsidRDefault="00EC4B15">
      <w:pPr>
        <w:jc w:val="both"/>
        <w:rPr>
          <w:ins w:id="4538" w:author="Orion" w:date="2011-06-28T17:25:00Z"/>
          <w:rFonts w:cs="Times New Roman"/>
        </w:rPr>
        <w:pPrChange w:id="4539" w:author="Orion" w:date="2011-06-26T12:33:00Z">
          <w:pPr/>
        </w:pPrChange>
      </w:pPr>
    </w:p>
    <w:p w14:paraId="0864336A" w14:textId="42D82A1E" w:rsidR="007A7012" w:rsidRDefault="007A7012">
      <w:pPr>
        <w:pStyle w:val="ListParagraph"/>
        <w:numPr>
          <w:ilvl w:val="0"/>
          <w:numId w:val="36"/>
        </w:numPr>
        <w:jc w:val="both"/>
        <w:rPr>
          <w:ins w:id="4540" w:author="Orion" w:date="2011-06-28T18:17:00Z"/>
          <w:rFonts w:cs="Times New Roman"/>
        </w:rPr>
        <w:pPrChange w:id="4541" w:author="Orion" w:date="2011-06-28T18:03:00Z">
          <w:pPr/>
        </w:pPrChange>
      </w:pPr>
      <w:ins w:id="4542" w:author="Orion" w:date="2011-06-28T18:13:00Z">
        <w:r>
          <w:rPr>
            <w:rFonts w:cs="Times New Roman"/>
          </w:rPr>
          <w:t xml:space="preserve">El en el siguiente grupo de </w:t>
        </w:r>
      </w:ins>
      <w:ins w:id="4543" w:author="Orion" w:date="2011-06-28T18:14:00Z">
        <w:r>
          <w:rPr>
            <w:rFonts w:cs="Times New Roman"/>
          </w:rPr>
          <w:t>imágenes</w:t>
        </w:r>
      </w:ins>
      <w:ins w:id="4544" w:author="Orion" w:date="2011-06-28T18:13:00Z">
        <w:r>
          <w:rPr>
            <w:rFonts w:cs="Times New Roman"/>
          </w:rPr>
          <w:t xml:space="preserve"> </w:t>
        </w:r>
      </w:ins>
      <w:ins w:id="4545" w:author="Orion" w:date="2011-06-28T18:14:00Z">
        <w:r>
          <w:rPr>
            <w:rFonts w:cs="Times New Roman"/>
          </w:rPr>
          <w:t>se verá el comportamiento de pilotos con valores de estrés y fatiga medios y una experiencia media de vuelo</w:t>
        </w:r>
      </w:ins>
      <w:ins w:id="4546" w:author="Orion" w:date="2011-07-05T13:06:00Z">
        <w:r w:rsidR="008759A0">
          <w:rPr>
            <w:rFonts w:cs="Times New Roman"/>
          </w:rPr>
          <w:t xml:space="preserve"> (valores de estrés, fatiga y experiencia </w:t>
        </w:r>
      </w:ins>
      <w:ins w:id="4547" w:author="Orion" w:date="2011-07-05T13:07:00Z">
        <w:r w:rsidR="008759A0">
          <w:rPr>
            <w:rFonts w:cs="Times New Roman"/>
          </w:rPr>
          <w:t>igual a 50</w:t>
        </w:r>
      </w:ins>
      <w:ins w:id="4548" w:author="Orion" w:date="2011-07-05T13:06:00Z">
        <w:r w:rsidR="008759A0">
          <w:rPr>
            <w:rFonts w:cs="Times New Roman"/>
          </w:rPr>
          <w:t xml:space="preserve">%, </w:t>
        </w:r>
      </w:ins>
      <w:ins w:id="4549" w:author="Orion" w:date="2011-07-05T13:07:00Z">
        <w:r w:rsidR="008759A0">
          <w:rPr>
            <w:rFonts w:cs="Times New Roman"/>
          </w:rPr>
          <w:t>50</w:t>
        </w:r>
      </w:ins>
      <w:ins w:id="4550" w:author="Orion" w:date="2011-07-05T13:06:00Z">
        <w:r w:rsidR="008759A0">
          <w:rPr>
            <w:rFonts w:cs="Times New Roman"/>
          </w:rPr>
          <w:t>% y 2</w:t>
        </w:r>
      </w:ins>
      <w:ins w:id="4551" w:author="Orion" w:date="2011-07-05T13:07:00Z">
        <w:r w:rsidR="008759A0">
          <w:rPr>
            <w:rFonts w:cs="Times New Roman"/>
          </w:rPr>
          <w:t>5</w:t>
        </w:r>
      </w:ins>
      <w:ins w:id="4552" w:author="Orion" w:date="2011-07-05T13:06:00Z">
        <w:r w:rsidR="008759A0">
          <w:rPr>
            <w:rFonts w:cs="Times New Roman"/>
          </w:rPr>
          <w:t>% respectivamente)</w:t>
        </w:r>
      </w:ins>
      <w:ins w:id="4553" w:author="Orion" w:date="2011-06-28T18:14:00Z">
        <w:r>
          <w:rPr>
            <w:rFonts w:cs="Times New Roman"/>
          </w:rPr>
          <w:t>.</w:t>
        </w:r>
      </w:ins>
      <w:ins w:id="4554" w:author="Orion" w:date="2011-06-28T18:21:00Z">
        <w:r w:rsidR="004B1C04">
          <w:rPr>
            <w:rFonts w:cs="Times New Roman"/>
          </w:rPr>
          <w:t xml:space="preserve"> Lo primero que se puede observar es que a los pilotos les lleva men</w:t>
        </w:r>
      </w:ins>
      <w:ins w:id="4555" w:author="Orion" w:date="2011-06-29T09:56:00Z">
        <w:r w:rsidR="000F6D72">
          <w:rPr>
            <w:rFonts w:cs="Times New Roman"/>
          </w:rPr>
          <w:t>o</w:t>
        </w:r>
      </w:ins>
      <w:ins w:id="4556" w:author="Orion" w:date="2011-06-28T18:21:00Z">
        <w:r w:rsidR="004B1C04">
          <w:rPr>
            <w:rFonts w:cs="Times New Roman"/>
          </w:rPr>
          <w:t>s tiempo ponerse a rumbo del destino. También se pu</w:t>
        </w:r>
      </w:ins>
      <w:ins w:id="4557" w:author="Orion" w:date="2011-06-29T09:56:00Z">
        <w:r w:rsidR="00C2103E">
          <w:rPr>
            <w:rFonts w:cs="Times New Roman"/>
          </w:rPr>
          <w:t>e</w:t>
        </w:r>
      </w:ins>
      <w:ins w:id="4558" w:author="Orion" w:date="2011-06-28T18:21:00Z">
        <w:r w:rsidR="004B1C04">
          <w:rPr>
            <w:rFonts w:cs="Times New Roman"/>
          </w:rPr>
          <w:t xml:space="preserve">de ver </w:t>
        </w:r>
      </w:ins>
      <w:ins w:id="4559" w:author="Orion" w:date="2011-06-28T18:22:00Z">
        <w:r w:rsidR="004B1C04">
          <w:rPr>
            <w:rFonts w:cs="Times New Roman"/>
          </w:rPr>
          <w:t>poco después de detectado el conflicto (</w:t>
        </w:r>
      </w:ins>
      <w:ins w:id="4560"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561" w:author="Orion" w:date="2011-06-28T18:23:00Z">
        <w:r w:rsidR="004B1C04">
          <w:t xml:space="preserve">Ilustración </w:t>
        </w:r>
        <w:r w:rsidR="004B1C04">
          <w:rPr>
            <w:noProof/>
          </w:rPr>
          <w:t>7</w:t>
        </w:r>
        <w:r w:rsidR="004B1C04">
          <w:rPr>
            <w:rFonts w:cs="Times New Roman"/>
          </w:rPr>
          <w:fldChar w:fldCharType="end"/>
        </w:r>
      </w:ins>
      <w:ins w:id="4562" w:author="Orion" w:date="2011-06-28T18:22:00Z">
        <w:r w:rsidR="004B1C04">
          <w:rPr>
            <w:rFonts w:cs="Times New Roman"/>
          </w:rPr>
          <w:t>) los pilotos</w:t>
        </w:r>
      </w:ins>
      <w:ins w:id="4563" w:author="Orion" w:date="2011-06-28T18:23:00Z">
        <w:r w:rsidR="004B1C04">
          <w:rPr>
            <w:rFonts w:cs="Times New Roman"/>
          </w:rPr>
          <w:t xml:space="preserve"> acatan las ordenes de los controladores y ponen a volar a sus respectivas aeronaves a la altura/velocidad ordenada. </w:t>
        </w:r>
      </w:ins>
      <w:ins w:id="4564"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565" w:author="Orion" w:date="2011-06-30T10:41:00Z">
        <w:r w:rsidR="009A0B69">
          <w:t xml:space="preserve">Ilustración </w:t>
        </w:r>
        <w:r w:rsidR="009A0B69">
          <w:rPr>
            <w:noProof/>
          </w:rPr>
          <w:t>8</w:t>
        </w:r>
      </w:ins>
      <w:ins w:id="4566" w:author="Orion" w:date="2011-06-28T18:24:00Z">
        <w:r w:rsidR="004B1C04">
          <w:rPr>
            <w:rFonts w:cs="Times New Roman"/>
          </w:rPr>
          <w:fldChar w:fldCharType="end"/>
        </w:r>
        <w:r w:rsidR="004B1C04">
          <w:rPr>
            <w:rFonts w:cs="Times New Roman"/>
          </w:rPr>
          <w:t xml:space="preserve"> que </w:t>
        </w:r>
      </w:ins>
      <w:ins w:id="4567" w:author="Orion" w:date="2011-06-28T18:26:00Z">
        <w:r w:rsidR="004B1C04">
          <w:rPr>
            <w:rFonts w:cs="Times New Roman"/>
          </w:rPr>
          <w:t xml:space="preserve">no transcurre demasiado tiempo desde </w:t>
        </w:r>
      </w:ins>
      <w:ins w:id="4568" w:author="Orion" w:date="2011-06-28T18:24:00Z">
        <w:r w:rsidR="004B1C04">
          <w:rPr>
            <w:rFonts w:cs="Times New Roman"/>
          </w:rPr>
          <w:t>que el controlador orden</w:t>
        </w:r>
      </w:ins>
      <w:ins w:id="4569" w:author="Orion" w:date="2011-06-28T18:27:00Z">
        <w:r w:rsidR="006958B4">
          <w:rPr>
            <w:rFonts w:cs="Times New Roman"/>
          </w:rPr>
          <w:t>a</w:t>
        </w:r>
      </w:ins>
      <w:ins w:id="4570" w:author="Orion" w:date="2011-06-28T18:24:00Z">
        <w:r w:rsidR="004B1C04">
          <w:rPr>
            <w:rFonts w:cs="Times New Roman"/>
          </w:rPr>
          <w:t xml:space="preserve"> a los pilotos </w:t>
        </w:r>
      </w:ins>
      <w:ins w:id="4571" w:author="Orion" w:date="2011-06-28T18:27:00Z">
        <w:r w:rsidR="006958B4">
          <w:rPr>
            <w:rFonts w:cs="Times New Roman"/>
          </w:rPr>
          <w:t>restablecer</w:t>
        </w:r>
      </w:ins>
      <w:ins w:id="4572" w:author="Orion" w:date="2011-06-28T18:26:00Z">
        <w:r w:rsidR="004B1C04">
          <w:rPr>
            <w:rFonts w:cs="Times New Roman"/>
          </w:rPr>
          <w:t xml:space="preserve"> los </w:t>
        </w:r>
      </w:ins>
      <w:ins w:id="4573" w:author="Orion" w:date="2011-06-28T18:24:00Z">
        <w:r w:rsidR="004B1C04">
          <w:rPr>
            <w:rFonts w:cs="Times New Roman"/>
          </w:rPr>
          <w:t>valores de crucero</w:t>
        </w:r>
      </w:ins>
      <w:ins w:id="4574" w:author="Orion" w:date="2011-06-28T18:26:00Z">
        <w:r w:rsidR="004B1C04">
          <w:rPr>
            <w:rFonts w:cs="Times New Roman"/>
          </w:rPr>
          <w:t xml:space="preserve"> de la aeronave</w:t>
        </w:r>
        <w:r w:rsidR="000A07B8">
          <w:rPr>
            <w:rFonts w:cs="Times New Roman"/>
          </w:rPr>
          <w:t xml:space="preserve"> </w:t>
        </w:r>
      </w:ins>
      <w:ins w:id="4575" w:author="Orion" w:date="2011-06-28T18:27:00Z">
        <w:r w:rsidR="000A07B8">
          <w:rPr>
            <w:rFonts w:cs="Times New Roman"/>
          </w:rPr>
          <w:t>hasta que estos pilotos</w:t>
        </w:r>
        <w:r w:rsidR="006958B4">
          <w:rPr>
            <w:rFonts w:cs="Times New Roman"/>
          </w:rPr>
          <w:t xml:space="preserve"> </w:t>
        </w:r>
      </w:ins>
      <w:ins w:id="4576" w:author="Orion" w:date="2011-06-28T18:28:00Z">
        <w:r w:rsidR="000A07B8">
          <w:rPr>
            <w:rFonts w:cs="Times New Roman"/>
          </w:rPr>
          <w:t>llevan realmente</w:t>
        </w:r>
      </w:ins>
      <w:ins w:id="4577" w:author="Orion" w:date="2011-06-28T18:26:00Z">
        <w:r w:rsidR="004B1C04">
          <w:rPr>
            <w:rFonts w:cs="Times New Roman"/>
          </w:rPr>
          <w:t xml:space="preserve"> a cabo la maniobra.</w:t>
        </w:r>
      </w:ins>
    </w:p>
    <w:p w14:paraId="68E8AA44" w14:textId="77777777" w:rsidR="007A7012" w:rsidRDefault="007A7012">
      <w:pPr>
        <w:jc w:val="both"/>
        <w:rPr>
          <w:ins w:id="4578" w:author="Orion" w:date="2011-06-28T18:17:00Z"/>
          <w:rFonts w:cs="Times New Roman"/>
        </w:rPr>
        <w:pPrChange w:id="4579" w:author="Orion" w:date="2011-06-28T18:17:00Z">
          <w:pPr/>
        </w:pPrChange>
      </w:pPr>
    </w:p>
    <w:p w14:paraId="356B1991" w14:textId="285360B0" w:rsidR="007A7012" w:rsidRDefault="0055309E">
      <w:pPr>
        <w:jc w:val="both"/>
        <w:rPr>
          <w:ins w:id="4580" w:author="Orion" w:date="2011-06-28T18:17:00Z"/>
          <w:rFonts w:cs="Times New Roman"/>
        </w:rPr>
        <w:pPrChange w:id="4581" w:author="Orion" w:date="2011-06-28T18:17:00Z">
          <w:pPr/>
        </w:pPrChange>
      </w:pPr>
      <w:ins w:id="4582" w:author="Orion" w:date="2011-06-29T15:43:00Z">
        <w:r w:rsidRPr="0080539F">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583" w:author="Orion" w:date="2011-06-28T18:19:00Z"/>
          <w:rFonts w:cs="Times New Roman"/>
        </w:rPr>
        <w:pPrChange w:id="4584" w:author="Orion" w:date="2011-06-28T18:22:00Z">
          <w:pPr/>
        </w:pPrChange>
      </w:pPr>
      <w:bookmarkStart w:id="4585" w:name="_Ref297048711"/>
      <w:ins w:id="4586" w:author="Orion" w:date="2011-06-28T18:22:00Z">
        <w:r>
          <w:t xml:space="preserve">Ilustración </w:t>
        </w:r>
        <w:r>
          <w:fldChar w:fldCharType="begin"/>
        </w:r>
        <w:r>
          <w:instrText xml:space="preserve"> SEQ Ilustración \* ARABIC </w:instrText>
        </w:r>
      </w:ins>
      <w:r>
        <w:fldChar w:fldCharType="separate"/>
      </w:r>
      <w:ins w:id="4587" w:author="Orion" w:date="2011-07-05T14:03:00Z">
        <w:r w:rsidR="00CD4C4B">
          <w:rPr>
            <w:noProof/>
          </w:rPr>
          <w:t>7</w:t>
        </w:r>
      </w:ins>
      <w:ins w:id="4588" w:author="Orion" w:date="2011-06-28T18:22:00Z">
        <w:r>
          <w:fldChar w:fldCharType="end"/>
        </w:r>
      </w:ins>
      <w:bookmarkEnd w:id="4585"/>
    </w:p>
    <w:p w14:paraId="5F6DA6F6" w14:textId="77777777" w:rsidR="007A7012" w:rsidRDefault="007A7012">
      <w:pPr>
        <w:jc w:val="both"/>
        <w:rPr>
          <w:ins w:id="4589" w:author="Orion" w:date="2011-06-28T18:19:00Z"/>
          <w:rFonts w:cs="Times New Roman"/>
        </w:rPr>
        <w:pPrChange w:id="4590" w:author="Orion" w:date="2011-06-28T18:17:00Z">
          <w:pPr/>
        </w:pPrChange>
      </w:pPr>
    </w:p>
    <w:p w14:paraId="13FD1AFD" w14:textId="26E793CA" w:rsidR="004B1C04" w:rsidRDefault="002B4BCF">
      <w:pPr>
        <w:jc w:val="both"/>
        <w:rPr>
          <w:ins w:id="4591" w:author="Orion" w:date="2011-06-28T18:17:00Z"/>
          <w:rFonts w:cs="Times New Roman"/>
        </w:rPr>
        <w:pPrChange w:id="4592" w:author="Orion" w:date="2011-06-28T18:17:00Z">
          <w:pPr/>
        </w:pPrChange>
      </w:pPr>
      <w:ins w:id="4593" w:author="Orion" w:date="2011-06-29T15:42:00Z">
        <w:r w:rsidRPr="0080539F">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594" w:author="Orion" w:date="2011-06-28T18:17:00Z"/>
          <w:rFonts w:cs="Times New Roman"/>
        </w:rPr>
        <w:pPrChange w:id="4595" w:author="Orion" w:date="2011-06-28T18:24:00Z">
          <w:pPr/>
        </w:pPrChange>
      </w:pPr>
      <w:bookmarkStart w:id="4596" w:name="_Ref297048794"/>
      <w:ins w:id="4597" w:author="Orion" w:date="2011-06-28T18:24:00Z">
        <w:r>
          <w:t xml:space="preserve">Ilustración </w:t>
        </w:r>
        <w:r>
          <w:fldChar w:fldCharType="begin"/>
        </w:r>
        <w:r>
          <w:instrText xml:space="preserve"> SEQ Ilustración \* ARABIC </w:instrText>
        </w:r>
      </w:ins>
      <w:r>
        <w:fldChar w:fldCharType="separate"/>
      </w:r>
      <w:ins w:id="4598" w:author="Orion" w:date="2011-07-05T14:03:00Z">
        <w:r w:rsidR="00CD4C4B">
          <w:rPr>
            <w:noProof/>
          </w:rPr>
          <w:t>8</w:t>
        </w:r>
      </w:ins>
      <w:ins w:id="4599" w:author="Orion" w:date="2011-06-28T18:24:00Z">
        <w:r>
          <w:fldChar w:fldCharType="end"/>
        </w:r>
      </w:ins>
      <w:bookmarkEnd w:id="4596"/>
    </w:p>
    <w:p w14:paraId="68C0A0AC" w14:textId="77777777" w:rsidR="007A7012" w:rsidRDefault="007A7012">
      <w:pPr>
        <w:jc w:val="both"/>
        <w:rPr>
          <w:ins w:id="4600" w:author="Orion" w:date="2011-06-28T18:17:00Z"/>
          <w:rFonts w:cs="Times New Roman"/>
        </w:rPr>
        <w:pPrChange w:id="4601" w:author="Orion" w:date="2011-06-28T18:17:00Z">
          <w:pPr/>
        </w:pPrChange>
      </w:pPr>
    </w:p>
    <w:p w14:paraId="40E0CDE3" w14:textId="77777777" w:rsidR="007A7012" w:rsidRPr="000F6D72" w:rsidRDefault="007A7012">
      <w:pPr>
        <w:jc w:val="both"/>
        <w:rPr>
          <w:ins w:id="4602" w:author="Orion" w:date="2011-06-28T18:13:00Z"/>
          <w:rFonts w:cs="Times New Roman"/>
        </w:rPr>
        <w:pPrChange w:id="4603" w:author="Orion" w:date="2011-06-28T18:17:00Z">
          <w:pPr/>
        </w:pPrChange>
      </w:pPr>
    </w:p>
    <w:p w14:paraId="4E5E62EC" w14:textId="3A861F99" w:rsidR="00DD79DB" w:rsidRDefault="00603073">
      <w:pPr>
        <w:pStyle w:val="ListParagraph"/>
        <w:numPr>
          <w:ilvl w:val="0"/>
          <w:numId w:val="36"/>
        </w:numPr>
        <w:jc w:val="both"/>
        <w:rPr>
          <w:ins w:id="4604" w:author="Orion" w:date="2011-06-28T18:30:00Z"/>
          <w:rFonts w:cs="Times New Roman"/>
        </w:rPr>
        <w:pPrChange w:id="4605" w:author="Orion" w:date="2011-06-28T18:03:00Z">
          <w:pPr/>
        </w:pPrChange>
      </w:pPr>
      <w:ins w:id="4606" w:author="Orion" w:date="2011-06-28T18:03:00Z">
        <w:r>
          <w:rPr>
            <w:rFonts w:cs="Times New Roman"/>
          </w:rPr>
          <w:t xml:space="preserve">En </w:t>
        </w:r>
      </w:ins>
      <w:ins w:id="4607" w:author="Orion" w:date="2011-06-28T18:04:00Z">
        <w:r>
          <w:rPr>
            <w:rFonts w:cs="Times New Roman"/>
          </w:rPr>
          <w:t xml:space="preserve">contraposición se puede ver como se comportarían dos pilotos con valores de comportamiento </w:t>
        </w:r>
      </w:ins>
      <w:ins w:id="4608" w:author="Orion" w:date="2011-06-28T18:28:00Z">
        <w:r w:rsidR="00933C09">
          <w:rPr>
            <w:rFonts w:cs="Times New Roman"/>
          </w:rPr>
          <w:t>distintos</w:t>
        </w:r>
      </w:ins>
      <w:ins w:id="4609" w:author="Orion" w:date="2011-06-28T18:04:00Z">
        <w:r>
          <w:rPr>
            <w:rFonts w:cs="Times New Roman"/>
          </w:rPr>
          <w:t>. Es decir, bajo nivel de estrés y fatiga, y algo grado de experiencia</w:t>
        </w:r>
      </w:ins>
      <w:ins w:id="4610" w:author="Orion" w:date="2011-07-05T13:08:00Z">
        <w:r w:rsidR="00AD689C">
          <w:rPr>
            <w:rFonts w:cs="Times New Roman"/>
          </w:rPr>
          <w:t xml:space="preserve"> (valores de estrés, fatiga y experiencia igual a 2%, 2% y 98% respectivamente)</w:t>
        </w:r>
      </w:ins>
      <w:ins w:id="4611" w:author="Orion" w:date="2011-06-28T18:04:00Z">
        <w:r>
          <w:rPr>
            <w:rFonts w:cs="Times New Roman"/>
          </w:rPr>
          <w:t xml:space="preserve">. </w:t>
        </w:r>
      </w:ins>
      <w:ins w:id="4612" w:author="Orion" w:date="2011-06-28T18:05:00Z">
        <w:r>
          <w:rPr>
            <w:rFonts w:cs="Times New Roman"/>
          </w:rPr>
          <w:t xml:space="preserve">En primer lugar se puede observar que a los pilotos </w:t>
        </w:r>
      </w:ins>
      <w:ins w:id="4613" w:author="Orion" w:date="2011-06-29T09:56:00Z">
        <w:r w:rsidR="002C4E30">
          <w:rPr>
            <w:rFonts w:cs="Times New Roman"/>
          </w:rPr>
          <w:t>apenas les lleva tiempo p</w:t>
        </w:r>
      </w:ins>
      <w:ins w:id="4614" w:author="Orion" w:date="2011-06-28T18:05:00Z">
        <w:r>
          <w:rPr>
            <w:rFonts w:cs="Times New Roman"/>
          </w:rPr>
          <w:t>onerse a rumbo del destino</w:t>
        </w:r>
      </w:ins>
      <w:ins w:id="4615"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616" w:author="Orion" w:date="2011-06-30T10:41:00Z">
        <w:r w:rsidR="009A0B69">
          <w:t xml:space="preserve">Ilustración </w:t>
        </w:r>
        <w:r w:rsidR="009A0B69">
          <w:rPr>
            <w:noProof/>
          </w:rPr>
          <w:t>9</w:t>
        </w:r>
      </w:ins>
      <w:ins w:id="4617" w:author="Orion" w:date="2011-06-28T18:06:00Z">
        <w:r>
          <w:rPr>
            <w:rFonts w:cs="Times New Roman"/>
          </w:rPr>
          <w:fldChar w:fldCharType="end"/>
        </w:r>
        <w:r>
          <w:rPr>
            <w:rFonts w:cs="Times New Roman"/>
          </w:rPr>
          <w:t>)</w:t>
        </w:r>
      </w:ins>
      <w:ins w:id="4618"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619" w:author="Orion" w:date="2011-06-28T18:06:00Z">
        <w:r>
          <w:rPr>
            <w:rFonts w:cs="Times New Roman"/>
          </w:rPr>
          <w:t>.</w:t>
        </w:r>
      </w:ins>
      <w:ins w:id="4620" w:author="Orion" w:date="2011-06-28T18:08:00Z">
        <w:r w:rsidR="007A7012">
          <w:rPr>
            <w:rFonts w:cs="Times New Roman"/>
          </w:rPr>
          <w:t xml:space="preserve"> </w:t>
        </w:r>
      </w:ins>
      <w:ins w:id="4621" w:author="Orion" w:date="2011-06-28T18:30:00Z">
        <w:r w:rsidR="00C21A2E">
          <w:rPr>
            <w:rFonts w:cs="Times New Roman"/>
          </w:rPr>
          <w:t>Por otro lado,</w:t>
        </w:r>
      </w:ins>
      <w:ins w:id="4622"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623" w:author="Orion" w:date="2011-06-30T10:41:00Z">
        <w:r w:rsidR="009A0B69">
          <w:t xml:space="preserve">Ilustración </w:t>
        </w:r>
        <w:r w:rsidR="009A0B69">
          <w:rPr>
            <w:noProof/>
          </w:rPr>
          <w:t>9</w:t>
        </w:r>
      </w:ins>
      <w:ins w:id="4624"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625" w:author="Orion" w:date="2011-06-30T10:41:00Z">
        <w:r w:rsidR="009A0B69">
          <w:t xml:space="preserve">Ilustración </w:t>
        </w:r>
        <w:r w:rsidR="009A0B69">
          <w:rPr>
            <w:noProof/>
          </w:rPr>
          <w:t>10</w:t>
        </w:r>
      </w:ins>
      <w:ins w:id="4626" w:author="Orion" w:date="2011-06-28T18:08:00Z">
        <w:r w:rsidR="007A7012">
          <w:rPr>
            <w:rFonts w:cs="Times New Roman"/>
          </w:rPr>
          <w:fldChar w:fldCharType="end"/>
        </w:r>
        <w:r w:rsidR="007A7012">
          <w:rPr>
            <w:rFonts w:cs="Times New Roman"/>
          </w:rPr>
          <w:t xml:space="preserve"> se puede ver</w:t>
        </w:r>
      </w:ins>
      <w:ins w:id="4627" w:author="Orion" w:date="2011-06-29T09:55:00Z">
        <w:r w:rsidR="000F6D72">
          <w:rPr>
            <w:rFonts w:cs="Times New Roman"/>
          </w:rPr>
          <w:t xml:space="preserve"> </w:t>
        </w:r>
      </w:ins>
      <w:ins w:id="4628" w:author="Orion" w:date="2011-06-29T10:45:00Z">
        <w:r w:rsidR="001D74F4">
          <w:rPr>
            <w:rFonts w:cs="Times New Roman"/>
          </w:rPr>
          <w:t xml:space="preserve">que poco después de la detección del conflicto los pilotos acatan las ordenes y ponen la aeronave a volar con los nuevos </w:t>
        </w:r>
      </w:ins>
      <w:ins w:id="4629" w:author="Orion" w:date="2011-06-29T10:46:00Z">
        <w:r w:rsidR="001D74F4">
          <w:rPr>
            <w:rFonts w:cs="Times New Roman"/>
          </w:rPr>
          <w:t>parámetros</w:t>
        </w:r>
      </w:ins>
      <w:ins w:id="4630" w:author="Orion" w:date="2011-06-29T10:45:00Z">
        <w:r w:rsidR="001D74F4">
          <w:rPr>
            <w:rFonts w:cs="Times New Roman"/>
          </w:rPr>
          <w:t>,</w:t>
        </w:r>
      </w:ins>
      <w:ins w:id="4631"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632" w:author="Orion" w:date="2011-06-28T17:25:00Z"/>
          <w:rFonts w:cs="Times New Roman"/>
        </w:rPr>
        <w:pPrChange w:id="4633" w:author="Orion" w:date="2011-06-28T18:30:00Z">
          <w:pPr/>
        </w:pPrChange>
      </w:pPr>
    </w:p>
    <w:p w14:paraId="1605D28D" w14:textId="3F12C1D1" w:rsidR="00DD79DB" w:rsidRDefault="00E31E68">
      <w:pPr>
        <w:jc w:val="both"/>
        <w:rPr>
          <w:ins w:id="4634" w:author="Orion" w:date="2011-06-28T18:05:00Z"/>
          <w:rFonts w:cs="Times New Roman"/>
        </w:rPr>
        <w:pPrChange w:id="4635" w:author="Orion" w:date="2011-06-26T12:33:00Z">
          <w:pPr/>
        </w:pPrChange>
      </w:pPr>
      <w:ins w:id="4636" w:author="Orion" w:date="2011-06-29T12:16:00Z">
        <w:r w:rsidRPr="0080539F">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637" w:author="Orion" w:date="2011-06-28T17:25:00Z"/>
          <w:rFonts w:cs="Times New Roman"/>
        </w:rPr>
        <w:pPrChange w:id="4638" w:author="Orion" w:date="2011-06-28T18:05:00Z">
          <w:pPr/>
        </w:pPrChange>
      </w:pPr>
      <w:bookmarkStart w:id="4639" w:name="_Ref297047702"/>
      <w:ins w:id="4640" w:author="Orion" w:date="2011-06-28T18:05:00Z">
        <w:r>
          <w:t xml:space="preserve">Ilustración </w:t>
        </w:r>
        <w:r>
          <w:fldChar w:fldCharType="begin"/>
        </w:r>
        <w:r>
          <w:instrText xml:space="preserve"> SEQ Ilustración \* ARABIC </w:instrText>
        </w:r>
      </w:ins>
      <w:r>
        <w:fldChar w:fldCharType="separate"/>
      </w:r>
      <w:ins w:id="4641" w:author="Orion" w:date="2011-07-05T14:03:00Z">
        <w:r w:rsidR="00CD4C4B">
          <w:rPr>
            <w:noProof/>
          </w:rPr>
          <w:t>9</w:t>
        </w:r>
      </w:ins>
      <w:ins w:id="4642" w:author="Orion" w:date="2011-06-28T18:05:00Z">
        <w:r>
          <w:fldChar w:fldCharType="end"/>
        </w:r>
      </w:ins>
      <w:bookmarkEnd w:id="4639"/>
    </w:p>
    <w:p w14:paraId="71F70350" w14:textId="77777777" w:rsidR="00DD79DB" w:rsidRDefault="00DD79DB">
      <w:pPr>
        <w:jc w:val="both"/>
        <w:rPr>
          <w:ins w:id="4643" w:author="Orion" w:date="2011-06-28T17:25:00Z"/>
          <w:rFonts w:cs="Times New Roman"/>
        </w:rPr>
        <w:pPrChange w:id="4644" w:author="Orion" w:date="2011-06-26T12:33:00Z">
          <w:pPr/>
        </w:pPrChange>
      </w:pPr>
    </w:p>
    <w:p w14:paraId="2C47194A" w14:textId="7AEE8A70" w:rsidR="00DD79DB" w:rsidRDefault="00E31E68">
      <w:pPr>
        <w:jc w:val="both"/>
        <w:rPr>
          <w:ins w:id="4645" w:author="Orion" w:date="2011-06-28T18:05:00Z"/>
          <w:rFonts w:cs="Times New Roman"/>
        </w:rPr>
        <w:pPrChange w:id="4646" w:author="Orion" w:date="2011-06-26T12:33:00Z">
          <w:pPr/>
        </w:pPrChange>
      </w:pPr>
      <w:ins w:id="4647" w:author="Orion" w:date="2011-06-29T12:17:00Z">
        <w:r w:rsidRPr="0080539F">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648" w:author="Orion" w:date="2011-06-28T17:25:00Z"/>
          <w:rFonts w:cs="Times New Roman"/>
        </w:rPr>
        <w:pPrChange w:id="4649" w:author="Orion" w:date="2011-06-28T18:06:00Z">
          <w:pPr/>
        </w:pPrChange>
      </w:pPr>
      <w:bookmarkStart w:id="4650" w:name="_Ref297047837"/>
      <w:ins w:id="4651" w:author="Orion" w:date="2011-06-28T18:06:00Z">
        <w:r>
          <w:t xml:space="preserve">Ilustración </w:t>
        </w:r>
        <w:r>
          <w:fldChar w:fldCharType="begin"/>
        </w:r>
        <w:r>
          <w:instrText xml:space="preserve"> SEQ Ilustración \* ARABIC </w:instrText>
        </w:r>
      </w:ins>
      <w:r>
        <w:fldChar w:fldCharType="separate"/>
      </w:r>
      <w:ins w:id="4652" w:author="Orion" w:date="2011-07-05T14:03:00Z">
        <w:r w:rsidR="00CD4C4B">
          <w:rPr>
            <w:noProof/>
          </w:rPr>
          <w:t>10</w:t>
        </w:r>
      </w:ins>
      <w:ins w:id="4653" w:author="Orion" w:date="2011-06-28T18:06:00Z">
        <w:r>
          <w:fldChar w:fldCharType="end"/>
        </w:r>
      </w:ins>
      <w:bookmarkEnd w:id="4650"/>
    </w:p>
    <w:p w14:paraId="3EA1F4CA" w14:textId="77777777" w:rsidR="00DD79DB" w:rsidRDefault="00DD79DB">
      <w:pPr>
        <w:jc w:val="both"/>
        <w:rPr>
          <w:ins w:id="4654" w:author="Orion" w:date="2011-07-04T19:50:00Z"/>
          <w:rFonts w:cs="Times New Roman"/>
        </w:rPr>
        <w:pPrChange w:id="4655" w:author="Orion" w:date="2011-06-26T12:33:00Z">
          <w:pPr/>
        </w:pPrChange>
      </w:pPr>
    </w:p>
    <w:p w14:paraId="576F8006" w14:textId="77777777" w:rsidR="00DB7DEA" w:rsidRDefault="00DB7DEA">
      <w:pPr>
        <w:jc w:val="both"/>
        <w:rPr>
          <w:ins w:id="4656" w:author="Orion" w:date="2011-07-05T13:02:00Z"/>
          <w:rFonts w:cs="Times New Roman"/>
        </w:rPr>
        <w:pPrChange w:id="4657" w:author="Orion" w:date="2011-06-26T12:33:00Z">
          <w:pPr/>
        </w:pPrChange>
      </w:pPr>
    </w:p>
    <w:p w14:paraId="09A1787D" w14:textId="77777777" w:rsidR="00260A98" w:rsidRDefault="00260A98">
      <w:pPr>
        <w:jc w:val="both"/>
        <w:rPr>
          <w:ins w:id="4658" w:author="Orion" w:date="2011-07-05T13:02:00Z"/>
          <w:rFonts w:cs="Times New Roman"/>
        </w:rPr>
        <w:pPrChange w:id="4659" w:author="Orion" w:date="2011-06-26T12:33:00Z">
          <w:pPr/>
        </w:pPrChange>
      </w:pPr>
    </w:p>
    <w:p w14:paraId="6DC89E93" w14:textId="26AF6B0F" w:rsidR="00260A98" w:rsidRPr="009627B4" w:rsidRDefault="00260A98" w:rsidP="00260A98">
      <w:pPr>
        <w:pStyle w:val="Subtitle"/>
        <w:rPr>
          <w:ins w:id="4660" w:author="Orion" w:date="2011-07-05T13:02:00Z"/>
        </w:rPr>
      </w:pPr>
      <w:ins w:id="4661"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662" w:author="Orion" w:date="2011-07-05T13:48:00Z"/>
          <w:rFonts w:cs="Times New Roman"/>
        </w:rPr>
        <w:pPrChange w:id="4663" w:author="Orion" w:date="2011-06-26T12:33:00Z">
          <w:pPr/>
        </w:pPrChange>
      </w:pPr>
    </w:p>
    <w:p w14:paraId="36843C66" w14:textId="4349F943" w:rsidR="001F6BBC" w:rsidRDefault="001F6BBC">
      <w:pPr>
        <w:jc w:val="both"/>
        <w:rPr>
          <w:ins w:id="4664" w:author="Orion" w:date="2011-07-05T13:48:00Z"/>
          <w:rFonts w:cs="Times New Roman"/>
        </w:rPr>
        <w:pPrChange w:id="4665" w:author="Orion" w:date="2011-06-26T12:33:00Z">
          <w:pPr/>
        </w:pPrChange>
      </w:pPr>
      <w:ins w:id="4666"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667" w:author="Orion" w:date="2011-07-05T13:50:00Z">
        <w:r>
          <w:rPr>
            <w:rFonts w:cs="Times New Roman"/>
          </w:rPr>
          <w:t xml:space="preserve">. Es estos caos se podrá </w:t>
        </w:r>
      </w:ins>
      <w:ins w:id="4668" w:author="Orion" w:date="2011-07-05T13:49:00Z">
        <w:r>
          <w:rPr>
            <w:rFonts w:cs="Times New Roman"/>
          </w:rPr>
          <w:t xml:space="preserve">observar como  los pilotos </w:t>
        </w:r>
      </w:ins>
      <w:ins w:id="4669" w:author="Orion" w:date="2011-07-05T13:50:00Z">
        <w:r>
          <w:rPr>
            <w:rFonts w:cs="Times New Roman"/>
          </w:rPr>
          <w:t>gestionan el paso de estos pasos intermedios en las distintas situaciones.</w:t>
        </w:r>
      </w:ins>
      <w:ins w:id="4670" w:author="Orion" w:date="2011-07-05T13:51:00Z">
        <w:r>
          <w:rPr>
            <w:rFonts w:cs="Times New Roman"/>
          </w:rPr>
          <w:t xml:space="preserve"> Se va a proponer un ejemplo donde, parecido al anterior, ambas aeronaves salen de aeropuertos opuestos y tendr</w:t>
        </w:r>
      </w:ins>
      <w:ins w:id="4671"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672" w:author="Orion" w:date="2011-07-05T13:53:00Z">
        <w:r>
          <w:rPr>
            <w:rFonts w:cs="Times New Roman"/>
          </w:rPr>
          <w:t>ún punto.</w:t>
        </w:r>
      </w:ins>
      <w:ins w:id="4673"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674" w:author="Orion" w:date="2011-07-05T13:48:00Z"/>
          <w:rFonts w:cs="Times New Roman"/>
        </w:rPr>
        <w:pPrChange w:id="4675" w:author="Orion" w:date="2011-06-26T12:33:00Z">
          <w:pPr/>
        </w:pPrChange>
      </w:pPr>
    </w:p>
    <w:p w14:paraId="21E8A1F5" w14:textId="572960F7" w:rsidR="006B5FB9" w:rsidRDefault="00AF49D4">
      <w:pPr>
        <w:pStyle w:val="ListParagraph"/>
        <w:numPr>
          <w:ilvl w:val="0"/>
          <w:numId w:val="36"/>
        </w:numPr>
        <w:jc w:val="both"/>
        <w:rPr>
          <w:ins w:id="4676" w:author="Orion" w:date="2011-07-05T13:56:00Z"/>
          <w:rFonts w:cs="Times New Roman"/>
        </w:rPr>
        <w:pPrChange w:id="4677" w:author="Orion" w:date="2011-06-26T12:33:00Z">
          <w:pPr/>
        </w:pPrChange>
      </w:pPr>
      <w:ins w:id="4678" w:author="Orion" w:date="2011-07-05T13:55:00Z">
        <w:r w:rsidRPr="0080539F">
          <w:rPr>
            <w:rFonts w:cs="Times New Roman"/>
          </w:rPr>
          <w:t xml:space="preserve">En el </w:t>
        </w:r>
      </w:ins>
      <w:ins w:id="4679" w:author="Orion" w:date="2011-07-05T13:56:00Z">
        <w:r w:rsidRPr="0080539F">
          <w:rPr>
            <w:rFonts w:cs="Times New Roman"/>
          </w:rPr>
          <w:t xml:space="preserve">caso de que los pilotos tengan gran estrés y fatiga, y </w:t>
        </w:r>
      </w:ins>
      <w:ins w:id="4680" w:author="Orion" w:date="2011-07-05T13:59:00Z">
        <w:r w:rsidRPr="001A6225">
          <w:rPr>
            <w:rFonts w:cs="Times New Roman"/>
          </w:rPr>
          <w:t>poca</w:t>
        </w:r>
      </w:ins>
      <w:ins w:id="4681" w:author="Orion" w:date="2011-07-05T13:56:00Z">
        <w:r w:rsidRPr="001A6225">
          <w:rPr>
            <w:rFonts w:cs="Times New Roman"/>
          </w:rPr>
          <w:t xml:space="preserve"> experiencia,</w:t>
        </w:r>
        <w:r w:rsidRPr="00A7471E">
          <w:rPr>
            <w:rFonts w:cs="Times New Roman"/>
          </w:rPr>
          <w:t xml:space="preserve"> </w:t>
        </w:r>
      </w:ins>
      <w:ins w:id="4682" w:author="Orion" w:date="2011-07-05T14:02:00Z">
        <w:r w:rsidR="0006481D">
          <w:rPr>
            <w:rFonts w:cs="Times New Roman"/>
          </w:rPr>
          <w:t>para</w:t>
        </w:r>
      </w:ins>
      <w:ins w:id="4683" w:author="Orion" w:date="2011-07-05T13:56:00Z">
        <w:r w:rsidRPr="0080539F">
          <w:rPr>
            <w:rFonts w:cs="Times New Roman"/>
          </w:rPr>
          <w:t xml:space="preserve"> este caso</w:t>
        </w:r>
      </w:ins>
      <w:ins w:id="4684" w:author="Orion" w:date="2011-07-05T14:02:00Z">
        <w:r w:rsidR="0006481D">
          <w:rPr>
            <w:rFonts w:cs="Times New Roman"/>
          </w:rPr>
          <w:t xml:space="preserve"> </w:t>
        </w:r>
      </w:ins>
      <w:ins w:id="4685" w:author="Orion" w:date="2011-07-05T14:01:00Z">
        <w:r w:rsidR="0006481D">
          <w:rPr>
            <w:rFonts w:cs="Times New Roman"/>
          </w:rPr>
          <w:t>se han usado</w:t>
        </w:r>
      </w:ins>
      <w:ins w:id="4686" w:author="Orion" w:date="2011-07-05T13:56:00Z">
        <w:r w:rsidRPr="0080539F">
          <w:rPr>
            <w:rFonts w:cs="Times New Roman"/>
          </w:rPr>
          <w:t xml:space="preserve"> los valores </w:t>
        </w:r>
      </w:ins>
      <w:ins w:id="4687" w:author="Orion" w:date="2011-07-05T13:45:00Z">
        <w:r w:rsidR="006B5FB9" w:rsidRPr="0080539F">
          <w:rPr>
            <w:rFonts w:cs="Times New Roman"/>
          </w:rPr>
          <w:t>98%, 98%, 5%</w:t>
        </w:r>
      </w:ins>
      <w:ins w:id="4688" w:author="Orion" w:date="2011-07-05T13:56:00Z">
        <w:r>
          <w:rPr>
            <w:rFonts w:cs="Times New Roman"/>
          </w:rPr>
          <w:t xml:space="preserve"> respectivamente, se p</w:t>
        </w:r>
      </w:ins>
      <w:ins w:id="4689" w:author="Orion" w:date="2011-07-05T13:57:00Z">
        <w:r>
          <w:rPr>
            <w:rFonts w:cs="Times New Roman"/>
          </w:rPr>
          <w:t>r</w:t>
        </w:r>
      </w:ins>
      <w:ins w:id="4690" w:author="Orion" w:date="2011-07-05T13:56:00Z">
        <w:r>
          <w:rPr>
            <w:rFonts w:cs="Times New Roman"/>
          </w:rPr>
          <w:t xml:space="preserve">oduce un </w:t>
        </w:r>
      </w:ins>
      <w:ins w:id="4691" w:author="Orion" w:date="2011-07-05T13:57:00Z">
        <w:r>
          <w:rPr>
            <w:rFonts w:cs="Times New Roman"/>
          </w:rPr>
          <w:t xml:space="preserve">hecho </w:t>
        </w:r>
      </w:ins>
      <w:ins w:id="4692" w:author="Orion" w:date="2011-07-05T13:59:00Z">
        <w:r w:rsidR="002B3B09">
          <w:rPr>
            <w:rFonts w:cs="Times New Roman"/>
          </w:rPr>
          <w:t>interesante</w:t>
        </w:r>
      </w:ins>
      <w:ins w:id="4693"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694" w:author="Orion" w:date="2011-07-05T14:02:00Z">
        <w:r w:rsidR="00080145">
          <w:rPr>
            <w:rFonts w:cs="Times New Roman"/>
          </w:rPr>
          <w:t>s</w:t>
        </w:r>
      </w:ins>
      <w:ins w:id="4695" w:author="Orion" w:date="2011-07-05T13:57:00Z">
        <w:r>
          <w:rPr>
            <w:rFonts w:cs="Times New Roman"/>
          </w:rPr>
          <w:t xml:space="preserve"> gesti</w:t>
        </w:r>
      </w:ins>
      <w:ins w:id="4696" w:author="Orion" w:date="2011-07-05T14:02:00Z">
        <w:r w:rsidR="00080145">
          <w:rPr>
            <w:rFonts w:cs="Times New Roman"/>
          </w:rPr>
          <w:t>o</w:t>
        </w:r>
      </w:ins>
      <w:ins w:id="4697" w:author="Orion" w:date="2011-07-05T13:57:00Z">
        <w:r>
          <w:rPr>
            <w:rFonts w:cs="Times New Roman"/>
          </w:rPr>
          <w:t>n</w:t>
        </w:r>
      </w:ins>
      <w:ins w:id="4698" w:author="Orion" w:date="2011-07-05T14:02:00Z">
        <w:r w:rsidR="00080145">
          <w:rPr>
            <w:rFonts w:cs="Times New Roman"/>
          </w:rPr>
          <w:t>es</w:t>
        </w:r>
      </w:ins>
      <w:ins w:id="4699" w:author="Orion" w:date="2011-07-05T13:57:00Z">
        <w:r>
          <w:rPr>
            <w:rFonts w:cs="Times New Roman"/>
          </w:rPr>
          <w:t xml:space="preserve"> se solapa con la del paso de los puntos </w:t>
        </w:r>
      </w:ins>
      <w:ins w:id="4700" w:author="Orion" w:date="2011-07-05T13:58:00Z">
        <w:r>
          <w:rPr>
            <w:rFonts w:cs="Times New Roman"/>
          </w:rPr>
          <w:t>intermedios.</w:t>
        </w:r>
      </w:ins>
      <w:ins w:id="4701" w:author="Orion" w:date="2011-07-05T14:00:00Z">
        <w:r w:rsidR="0006481D">
          <w:rPr>
            <w:rFonts w:cs="Times New Roman"/>
          </w:rPr>
          <w:t xml:space="preserve"> </w:t>
        </w:r>
      </w:ins>
      <w:ins w:id="4702"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703" w:author="Orion" w:date="2011-07-05T14:04:00Z">
        <w:r w:rsidR="00A85B1F">
          <w:t xml:space="preserve">Ilustración </w:t>
        </w:r>
        <w:r w:rsidR="00A85B1F">
          <w:rPr>
            <w:noProof/>
          </w:rPr>
          <w:t>11</w:t>
        </w:r>
        <w:r w:rsidR="00A85B1F">
          <w:rPr>
            <w:rFonts w:cs="Times New Roman"/>
          </w:rPr>
          <w:fldChar w:fldCharType="end"/>
        </w:r>
      </w:ins>
      <w:ins w:id="4704" w:author="Orion" w:date="2011-07-05T14:05:00Z">
        <w:r w:rsidR="00A85B1F">
          <w:rPr>
            <w:rFonts w:cs="Times New Roman"/>
          </w:rPr>
          <w:t xml:space="preserve"> </w:t>
        </w:r>
      </w:ins>
      <w:ins w:id="4705" w:author="Orion" w:date="2011-07-05T14:04:00Z">
        <w:r w:rsidR="00A85B1F">
          <w:rPr>
            <w:rFonts w:cs="Times New Roman"/>
          </w:rPr>
          <w:t xml:space="preserve">y </w:t>
        </w:r>
      </w:ins>
      <w:ins w:id="4706" w:author="Orion" w:date="2011-07-05T14:05:00Z">
        <w:r w:rsidR="00A85B1F">
          <w:rPr>
            <w:rFonts w:cs="Times New Roman"/>
          </w:rPr>
          <w:t>la</w:t>
        </w:r>
      </w:ins>
      <w:ins w:id="4707" w:author="Orion" w:date="2011-07-05T14:04:00Z">
        <w:r w:rsidR="00A85B1F">
          <w:rPr>
            <w:rFonts w:cs="Times New Roman"/>
          </w:rPr>
          <w:t xml:space="preserve"> </w:t>
        </w:r>
      </w:ins>
      <w:ins w:id="4708"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709"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710" w:author="Orion" w:date="2011-07-05T14:11:00Z">
        <w:r w:rsidR="00EF7F9C">
          <w:rPr>
            <w:rFonts w:cs="Times New Roman"/>
          </w:rPr>
          <w:t xml:space="preserve"> </w:t>
        </w:r>
        <w:r w:rsidR="00EF7F9C">
          <w:rPr>
            <w:rFonts w:cs="Times New Roman"/>
            <w:i/>
          </w:rPr>
          <w:t>Plane2</w:t>
        </w:r>
      </w:ins>
      <w:ins w:id="4711" w:author="Orion" w:date="2011-07-05T14:07:00Z">
        <w:r w:rsidR="000230BE">
          <w:rPr>
            <w:rFonts w:cs="Times New Roman"/>
          </w:rPr>
          <w:t xml:space="preserve"> </w:t>
        </w:r>
      </w:ins>
      <w:ins w:id="4712" w:author="Orion" w:date="2011-07-05T14:06:00Z">
        <w:r w:rsidR="000230BE">
          <w:rPr>
            <w:rFonts w:cs="Times New Roman"/>
          </w:rPr>
          <w:t>deja de estar en posible riesgo de conflicto, momento en el que recibe la orden de volver a su altitud y velocidad de crucero</w:t>
        </w:r>
      </w:ins>
      <w:ins w:id="4713" w:author="Orion" w:date="2011-07-05T14:07:00Z">
        <w:r w:rsidR="000230BE">
          <w:rPr>
            <w:rFonts w:cs="Times New Roman"/>
          </w:rPr>
          <w:t>,</w:t>
        </w:r>
      </w:ins>
      <w:ins w:id="4714" w:author="Orion" w:date="2011-07-05T14:06:00Z">
        <w:r w:rsidR="000230BE">
          <w:rPr>
            <w:rFonts w:cs="Times New Roman"/>
          </w:rPr>
          <w:t xml:space="preserve"> antes de </w:t>
        </w:r>
      </w:ins>
      <w:ins w:id="4715"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716" w:author="Orion" w:date="2011-07-05T14:08:00Z">
        <w:r w:rsidR="000230BE">
          <w:rPr>
            <w:rFonts w:cs="Times New Roman"/>
          </w:rPr>
          <w:t>el piloto no es capaz de procesar esta orden hasta que ha pasado un tiempo, tiempo en el que el avi</w:t>
        </w:r>
      </w:ins>
      <w:ins w:id="4717" w:author="Orion" w:date="2011-07-05T14:09:00Z">
        <w:r w:rsidR="000230BE">
          <w:rPr>
            <w:rFonts w:cs="Times New Roman"/>
          </w:rPr>
          <w:t>ón y</w:t>
        </w:r>
      </w:ins>
      <w:ins w:id="4718" w:author="Orion" w:date="2011-07-05T14:11:00Z">
        <w:r w:rsidR="00EF7F9C">
          <w:rPr>
            <w:rFonts w:cs="Times New Roman"/>
          </w:rPr>
          <w:t>a</w:t>
        </w:r>
      </w:ins>
      <w:ins w:id="4719" w:author="Orion" w:date="2011-07-05T14:09:00Z">
        <w:r w:rsidR="000230BE">
          <w:rPr>
            <w:rFonts w:cs="Times New Roman"/>
          </w:rPr>
          <w:t xml:space="preserve"> habrá rebasado su próximo</w:t>
        </w:r>
      </w:ins>
      <w:ins w:id="4720" w:author="Orion" w:date="2011-07-05T14:07:00Z">
        <w:r w:rsidR="000230BE">
          <w:rPr>
            <w:rFonts w:cs="Times New Roman"/>
          </w:rPr>
          <w:t xml:space="preserve"> </w:t>
        </w:r>
        <w:proofErr w:type="spellStart"/>
        <w:r w:rsidR="000230BE">
          <w:rPr>
            <w:rFonts w:cs="Times New Roman"/>
          </w:rPr>
          <w:t>waypoint</w:t>
        </w:r>
      </w:ins>
      <w:proofErr w:type="spellEnd"/>
      <w:ins w:id="4721" w:author="Orion" w:date="2011-07-05T14:09:00Z">
        <w:r w:rsidR="000230BE">
          <w:rPr>
            <w:rFonts w:cs="Times New Roman"/>
          </w:rPr>
          <w:t>.</w:t>
        </w:r>
      </w:ins>
    </w:p>
    <w:p w14:paraId="394A66C6" w14:textId="77777777" w:rsidR="00AF49D4" w:rsidRPr="0080539F" w:rsidRDefault="00AF49D4">
      <w:pPr>
        <w:pStyle w:val="ListParagraph"/>
        <w:jc w:val="both"/>
        <w:rPr>
          <w:ins w:id="4722" w:author="Orion" w:date="2011-07-05T13:17:00Z"/>
          <w:rFonts w:cs="Times New Roman"/>
        </w:rPr>
        <w:pPrChange w:id="4723" w:author="Orion" w:date="2011-07-05T13:58:00Z">
          <w:pPr/>
        </w:pPrChange>
      </w:pPr>
    </w:p>
    <w:p w14:paraId="32D8BA7E" w14:textId="25770456" w:rsidR="00DF52F5" w:rsidRDefault="00EF7F9C">
      <w:pPr>
        <w:jc w:val="both"/>
        <w:rPr>
          <w:ins w:id="4724" w:author="Orion" w:date="2011-07-05T13:02:00Z"/>
          <w:rFonts w:cs="Times New Roman"/>
        </w:rPr>
        <w:pPrChange w:id="4725" w:author="Orion" w:date="2011-06-26T12:33:00Z">
          <w:pPr/>
        </w:pPrChange>
      </w:pPr>
      <w:ins w:id="4726" w:author="Orion" w:date="2011-07-05T14:10:00Z">
        <w:r w:rsidRPr="0080539F">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727" w:author="Orion" w:date="2011-07-05T13:29:00Z"/>
          <w:rFonts w:cs="Times New Roman"/>
        </w:rPr>
        <w:pPrChange w:id="4728" w:author="Orion" w:date="2011-07-05T14:03:00Z">
          <w:pPr/>
        </w:pPrChange>
      </w:pPr>
      <w:bookmarkStart w:id="4729" w:name="_Ref297638017"/>
      <w:ins w:id="4730" w:author="Orion" w:date="2011-07-05T14:03:00Z">
        <w:r>
          <w:t xml:space="preserve">Ilustración </w:t>
        </w:r>
        <w:r>
          <w:fldChar w:fldCharType="begin"/>
        </w:r>
        <w:r>
          <w:instrText xml:space="preserve"> SEQ Ilustración \* ARABIC </w:instrText>
        </w:r>
      </w:ins>
      <w:r>
        <w:fldChar w:fldCharType="separate"/>
      </w:r>
      <w:ins w:id="4731" w:author="Orion" w:date="2011-07-05T14:03:00Z">
        <w:r>
          <w:rPr>
            <w:noProof/>
          </w:rPr>
          <w:t>11</w:t>
        </w:r>
        <w:r>
          <w:fldChar w:fldCharType="end"/>
        </w:r>
      </w:ins>
      <w:bookmarkEnd w:id="4729"/>
    </w:p>
    <w:p w14:paraId="36C2ABCB" w14:textId="3E116FEE" w:rsidR="001D5A64" w:rsidRPr="00431346" w:rsidRDefault="00D40ACE">
      <w:pPr>
        <w:jc w:val="both"/>
        <w:rPr>
          <w:ins w:id="4732" w:author="Orion" w:date="2011-07-05T13:29:00Z"/>
          <w:rFonts w:cs="Times New Roman"/>
        </w:rPr>
        <w:pPrChange w:id="4733" w:author="Orion" w:date="2011-06-26T12:33:00Z">
          <w:pPr/>
        </w:pPrChange>
      </w:pPr>
      <w:ins w:id="4734" w:author="Orion" w:date="2011-07-05T14:11:00Z">
        <w:r>
          <w:rPr>
            <w:rFonts w:cs="Times New Roman"/>
          </w:rPr>
          <w:t xml:space="preserve">Esta imagen refleja el memento </w:t>
        </w:r>
      </w:ins>
      <w:ins w:id="4735" w:author="Orion" w:date="2011-07-05T14:13:00Z">
        <w:r>
          <w:rPr>
            <w:rFonts w:cs="Times New Roman"/>
          </w:rPr>
          <w:t>exacto</w:t>
        </w:r>
      </w:ins>
      <w:ins w:id="4736" w:author="Orion" w:date="2011-07-05T14:12:00Z">
        <w:r>
          <w:rPr>
            <w:rFonts w:cs="Times New Roman"/>
          </w:rPr>
          <w:t xml:space="preserve"> en el que los aviones dejan de estar en conflicto y por lo tanto reciben las ordene del controlador de volver a sus valores de vuelo de crucero.</w:t>
        </w:r>
      </w:ins>
      <w:ins w:id="4737"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738" w:author="Orion" w:date="2011-07-05T14:14:00Z">
        <w:r w:rsidR="00431346">
          <w:rPr>
            <w:rFonts w:cs="Times New Roman"/>
          </w:rPr>
          <w:t xml:space="preserve">El comportamiento del piloto cuando se llega a un </w:t>
        </w:r>
        <w:proofErr w:type="spellStart"/>
        <w:r w:rsidR="00431346">
          <w:rPr>
            <w:rFonts w:cs="Times New Roman"/>
          </w:rPr>
          <w:t>waypoint</w:t>
        </w:r>
        <w:proofErr w:type="spellEnd"/>
        <w:r w:rsidR="00431346">
          <w:rPr>
            <w:rFonts w:cs="Times New Roman"/>
          </w:rPr>
          <w:t xml:space="preserve"> acatando una orden de controlador es el siguiente:</w:t>
        </w:r>
      </w:ins>
    </w:p>
    <w:p w14:paraId="65456B07" w14:textId="5FF700DA" w:rsidR="001D5A64" w:rsidRDefault="006B5FB9">
      <w:pPr>
        <w:jc w:val="both"/>
        <w:rPr>
          <w:ins w:id="4739" w:author="Orion" w:date="2011-07-05T13:02:00Z"/>
          <w:rFonts w:cs="Times New Roman"/>
        </w:rPr>
        <w:pPrChange w:id="4740" w:author="Orion" w:date="2011-06-26T12:33:00Z">
          <w:pPr/>
        </w:pPrChange>
      </w:pPr>
      <w:ins w:id="4741" w:author="Orion" w:date="2011-07-05T13:44:00Z">
        <w:r w:rsidRPr="0080539F">
          <w:rPr>
            <w:rFonts w:cs="Times New Roman"/>
            <w:noProof/>
            <w:lang w:eastAsia="es-ES" w:bidi="ar-SA"/>
          </w:rPr>
          <w:lastRenderedPageBreak/>
          <w:drawing>
            <wp:inline distT="0" distB="0" distL="0" distR="0" wp14:anchorId="355713A0" wp14:editId="5880CAF5">
              <wp:extent cx="6113780" cy="3806190"/>
              <wp:effectExtent l="0" t="0" r="1270" b="3810"/>
              <wp:docPr id="42" name="Picture 42"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742" w:author="Orion" w:date="2011-07-05T14:03:00Z"/>
          <w:rFonts w:cs="Times New Roman"/>
        </w:rPr>
        <w:pPrChange w:id="4743" w:author="Orion" w:date="2011-07-05T14:03:00Z">
          <w:pPr/>
        </w:pPrChange>
      </w:pPr>
      <w:bookmarkStart w:id="4744" w:name="_Ref297638028"/>
      <w:ins w:id="4745" w:author="Orion" w:date="2011-07-05T14:03:00Z">
        <w:r>
          <w:t xml:space="preserve">Ilustración </w:t>
        </w:r>
        <w:r>
          <w:fldChar w:fldCharType="begin"/>
        </w:r>
        <w:r>
          <w:instrText xml:space="preserve"> SEQ Ilustración \* ARABIC </w:instrText>
        </w:r>
      </w:ins>
      <w:r>
        <w:fldChar w:fldCharType="separate"/>
      </w:r>
      <w:ins w:id="4746" w:author="Orion" w:date="2011-07-05T14:03:00Z">
        <w:r>
          <w:rPr>
            <w:noProof/>
          </w:rPr>
          <w:t>12</w:t>
        </w:r>
        <w:r>
          <w:fldChar w:fldCharType="end"/>
        </w:r>
        <w:bookmarkEnd w:id="4744"/>
      </w:ins>
    </w:p>
    <w:p w14:paraId="768C7B4E" w14:textId="77777777" w:rsidR="00CD4C4B" w:rsidRDefault="00CD4C4B">
      <w:pPr>
        <w:jc w:val="both"/>
        <w:rPr>
          <w:ins w:id="4747" w:author="Orion" w:date="2011-07-05T13:45:00Z"/>
          <w:rFonts w:cs="Times New Roman"/>
        </w:rPr>
        <w:pPrChange w:id="4748" w:author="Orion" w:date="2011-06-26T12:33:00Z">
          <w:pPr/>
        </w:pPrChange>
      </w:pPr>
    </w:p>
    <w:p w14:paraId="547F4FBC" w14:textId="77777777" w:rsidR="006B5FB9" w:rsidRPr="0080539F" w:rsidRDefault="006B5FB9">
      <w:pPr>
        <w:pStyle w:val="ListParagraph"/>
        <w:numPr>
          <w:ilvl w:val="0"/>
          <w:numId w:val="36"/>
        </w:numPr>
        <w:jc w:val="both"/>
        <w:rPr>
          <w:ins w:id="4749" w:author="Orion" w:date="2011-07-05T13:45:00Z"/>
          <w:rFonts w:cs="Times New Roman"/>
        </w:rPr>
        <w:pPrChange w:id="4750" w:author="Orion" w:date="2011-07-05T13:53:00Z">
          <w:pPr/>
        </w:pPrChange>
      </w:pPr>
    </w:p>
    <w:p w14:paraId="3322CB1F" w14:textId="58D72659" w:rsidR="006B5FB9" w:rsidRDefault="006B5FB9">
      <w:pPr>
        <w:jc w:val="both"/>
        <w:rPr>
          <w:ins w:id="4751" w:author="Orion" w:date="2011-07-04T19:50:00Z"/>
          <w:rFonts w:cs="Times New Roman"/>
        </w:rPr>
        <w:pPrChange w:id="4752" w:author="Orion" w:date="2011-06-26T12:33:00Z">
          <w:pPr/>
        </w:pPrChange>
      </w:pPr>
      <w:ins w:id="4753" w:author="Orion" w:date="2011-07-05T13:45:00Z">
        <w:r>
          <w:rPr>
            <w:rFonts w:cs="Times New Roman"/>
          </w:rPr>
          <w:t>2%, 2%, 98%</w:t>
        </w:r>
      </w:ins>
    </w:p>
    <w:p w14:paraId="6B8F4350" w14:textId="44D48009" w:rsidR="00DB7DEA" w:rsidRDefault="00CF7BC6">
      <w:pPr>
        <w:jc w:val="both"/>
        <w:rPr>
          <w:ins w:id="4754" w:author="Orion" w:date="2011-07-04T19:56:00Z"/>
          <w:rFonts w:cs="Times New Roman"/>
        </w:rPr>
        <w:pPrChange w:id="4755" w:author="Orion" w:date="2011-06-26T12:33:00Z">
          <w:pPr/>
        </w:pPrChange>
      </w:pPr>
      <w:ins w:id="4756" w:author="Orion" w:date="2011-07-04T19:53:00Z">
        <w:r w:rsidRPr="0080539F">
          <w:rPr>
            <w:rFonts w:cs="Times New Roman"/>
            <w:noProof/>
            <w:lang w:eastAsia="es-ES" w:bidi="ar-SA"/>
          </w:rPr>
          <w:drawing>
            <wp:inline distT="0" distB="0" distL="0" distR="0" wp14:anchorId="7B3186A5" wp14:editId="08354538">
              <wp:extent cx="6113780" cy="3806190"/>
              <wp:effectExtent l="0" t="0" r="1270" b="3810"/>
              <wp:docPr id="29" name="Picture 29" descr="E:\Master SI\TFM\doc\img\Untitle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7D26DAF1" w14:textId="77777777" w:rsidR="00FA47E2" w:rsidRDefault="00FA47E2">
      <w:pPr>
        <w:jc w:val="both"/>
        <w:rPr>
          <w:ins w:id="4757" w:author="Orion" w:date="2011-06-28T17:25:00Z"/>
          <w:rFonts w:cs="Times New Roman"/>
        </w:rPr>
        <w:pPrChange w:id="4758" w:author="Orion" w:date="2011-06-26T12:33:00Z">
          <w:pPr/>
        </w:pPrChange>
      </w:pPr>
    </w:p>
    <w:p w14:paraId="35B4FAB0" w14:textId="45D905EC" w:rsidR="00AB3CAE" w:rsidRPr="008F597E" w:rsidRDefault="00AB3CAE" w:rsidP="00AB3CAE">
      <w:pPr>
        <w:outlineLvl w:val="1"/>
        <w:rPr>
          <w:ins w:id="4759" w:author="Orion" w:date="2011-06-29T11:31:00Z"/>
          <w:rFonts w:eastAsiaTheme="majorEastAsia" w:cs="Times New Roman"/>
          <w:color w:val="1F497D" w:themeColor="text2"/>
          <w:spacing w:val="15"/>
          <w:szCs w:val="21"/>
          <w:u w:val="single"/>
          <w:rPrChange w:id="4760" w:author="Orion" w:date="2011-07-04T11:52:00Z">
            <w:rPr>
              <w:ins w:id="4761" w:author="Orion" w:date="2011-06-29T11:31:00Z"/>
              <w:rFonts w:cs="Times New Roman"/>
            </w:rPr>
          </w:rPrChange>
        </w:rPr>
      </w:pPr>
      <w:ins w:id="4762" w:author="Orion" w:date="2011-06-29T11:31:00Z">
        <w:r w:rsidRPr="008F597E">
          <w:rPr>
            <w:rFonts w:eastAsiaTheme="majorEastAsia" w:cs="Times New Roman"/>
            <w:color w:val="1F497D" w:themeColor="text2"/>
            <w:spacing w:val="15"/>
            <w:szCs w:val="21"/>
            <w:u w:val="single"/>
            <w:rPrChange w:id="4763" w:author="Orion" w:date="2011-07-04T11:52:00Z">
              <w:rPr>
                <w:rFonts w:cs="Times New Roman"/>
              </w:rPr>
            </w:rPrChange>
          </w:rPr>
          <w:t xml:space="preserve">Caso </w:t>
        </w:r>
      </w:ins>
      <w:ins w:id="4764" w:author="Orion" w:date="2011-06-29T11:32:00Z">
        <w:r w:rsidR="00875355" w:rsidRPr="008F597E">
          <w:rPr>
            <w:rFonts w:eastAsiaTheme="majorEastAsia" w:cs="Times New Roman"/>
            <w:color w:val="1F497D" w:themeColor="text2"/>
            <w:spacing w:val="15"/>
            <w:szCs w:val="21"/>
            <w:u w:val="single"/>
            <w:rPrChange w:id="4765" w:author="Orion" w:date="2011-07-04T11:52:00Z">
              <w:rPr>
                <w:rFonts w:cs="Times New Roman"/>
              </w:rPr>
            </w:rPrChange>
          </w:rPr>
          <w:t>con varios</w:t>
        </w:r>
      </w:ins>
      <w:ins w:id="4766" w:author="Orion" w:date="2011-06-29T11:31:00Z">
        <w:r w:rsidRPr="008F597E">
          <w:rPr>
            <w:rFonts w:eastAsiaTheme="majorEastAsia" w:cs="Times New Roman"/>
            <w:color w:val="1F497D" w:themeColor="text2"/>
            <w:spacing w:val="15"/>
            <w:szCs w:val="21"/>
            <w:u w:val="single"/>
            <w:rPrChange w:id="4767" w:author="Orion" w:date="2011-07-04T11:52:00Z">
              <w:rPr>
                <w:rFonts w:cs="Times New Roman"/>
              </w:rPr>
            </w:rPrChange>
          </w:rPr>
          <w:t xml:space="preserve"> aviones</w:t>
        </w:r>
      </w:ins>
    </w:p>
    <w:p w14:paraId="6638B91B" w14:textId="77777777" w:rsidR="00DD79DB" w:rsidRDefault="00DD79DB">
      <w:pPr>
        <w:jc w:val="both"/>
        <w:rPr>
          <w:ins w:id="4768" w:author="Orion" w:date="2011-06-29T10:48:00Z"/>
          <w:rFonts w:cs="Times New Roman"/>
        </w:rPr>
        <w:pPrChange w:id="4769" w:author="Orion" w:date="2011-06-26T12:33:00Z">
          <w:pPr/>
        </w:pPrChange>
      </w:pPr>
    </w:p>
    <w:p w14:paraId="0CC3A02F" w14:textId="5B491D1C" w:rsidR="00AB3CAE" w:rsidRDefault="00EF13C9" w:rsidP="00AB3CAE">
      <w:pPr>
        <w:jc w:val="both"/>
        <w:rPr>
          <w:ins w:id="4770" w:author="Orion" w:date="2011-06-29T11:32:00Z"/>
          <w:rFonts w:cs="Times New Roman"/>
        </w:rPr>
      </w:pPr>
      <w:ins w:id="4771" w:author="Orion" w:date="2011-06-29T11:35:00Z">
        <w:r>
          <w:rPr>
            <w:rFonts w:cs="Times New Roman"/>
          </w:rPr>
          <w:lastRenderedPageBreak/>
          <w:t>Se analizará</w:t>
        </w:r>
      </w:ins>
      <w:ins w:id="4772"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773" w:author="Orion" w:date="2011-06-29T11:43:00Z"/>
          <w:rFonts w:cs="Times New Roman"/>
        </w:rPr>
        <w:pPrChange w:id="4774" w:author="Orion" w:date="2011-06-30T10:52:00Z">
          <w:pPr/>
        </w:pPrChange>
      </w:pPr>
      <w:ins w:id="4775" w:author="Orion" w:date="2011-06-29T11:33:00Z">
        <w:r>
          <w:rPr>
            <w:rFonts w:cs="Times New Roman"/>
          </w:rPr>
          <w:t>Pilotos con gran estrés y fatiga, y con muy poca experiencia</w:t>
        </w:r>
      </w:ins>
      <w:ins w:id="4776" w:author="Orion" w:date="2011-06-29T11:35:00Z">
        <w:r>
          <w:rPr>
            <w:rFonts w:cs="Times New Roman"/>
          </w:rPr>
          <w:t xml:space="preserve">. Como se puede ver pasa parecido al caso de </w:t>
        </w:r>
      </w:ins>
      <w:ins w:id="4777" w:author="Orion" w:date="2011-06-29T11:36:00Z">
        <w:r>
          <w:rPr>
            <w:rFonts w:cs="Times New Roman"/>
          </w:rPr>
          <w:t>dos</w:t>
        </w:r>
      </w:ins>
      <w:ins w:id="4778" w:author="Orion" w:date="2011-06-29T11:35:00Z">
        <w:r>
          <w:rPr>
            <w:rFonts w:cs="Times New Roman"/>
          </w:rPr>
          <w:t xml:space="preserve"> aviones</w:t>
        </w:r>
      </w:ins>
      <w:ins w:id="4779" w:author="Orion" w:date="2011-06-29T11:36:00Z">
        <w:r>
          <w:rPr>
            <w:rFonts w:cs="Times New Roman"/>
          </w:rPr>
          <w:t>. Los pilotos tardan bastante en poner sus aeronaves a rumbo. De hecho, en este caso, como salen m</w:t>
        </w:r>
      </w:ins>
      <w:ins w:id="4780"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781"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782" w:author="Orion" w:date="2011-07-05T14:03:00Z">
        <w:r w:rsidR="00CD4C4B">
          <w:t xml:space="preserve">Ilustración </w:t>
        </w:r>
        <w:r w:rsidR="00CD4C4B">
          <w:rPr>
            <w:noProof/>
          </w:rPr>
          <w:t>13</w:t>
        </w:r>
      </w:ins>
      <w:ins w:id="4783" w:author="Orion" w:date="2011-06-29T11:38:00Z">
        <w:r>
          <w:rPr>
            <w:rFonts w:cs="Times New Roman"/>
          </w:rPr>
          <w:fldChar w:fldCharType="end"/>
        </w:r>
        <w:r>
          <w:rPr>
            <w:rFonts w:cs="Times New Roman"/>
          </w:rPr>
          <w:t xml:space="preserve"> donde al principio de cada </w:t>
        </w:r>
      </w:ins>
      <w:ins w:id="4784" w:author="Orion" w:date="2011-06-30T10:46:00Z">
        <w:r w:rsidR="009A0B69">
          <w:rPr>
            <w:rFonts w:cs="Times New Roman"/>
          </w:rPr>
          <w:t>travesía</w:t>
        </w:r>
      </w:ins>
      <w:ins w:id="4785" w:author="Orion" w:date="2011-06-29T11:39:00Z">
        <w:r>
          <w:rPr>
            <w:rFonts w:cs="Times New Roman"/>
          </w:rPr>
          <w:t xml:space="preserve"> de los aviones la altitud de estos no cambia hasta pasados unos cuantos </w:t>
        </w:r>
      </w:ins>
      <w:ins w:id="4786" w:author="Orion" w:date="2011-06-30T10:46:00Z">
        <w:r w:rsidR="009A0B69">
          <w:rPr>
            <w:rFonts w:cs="Times New Roman"/>
          </w:rPr>
          <w:t>kilómetros</w:t>
        </w:r>
      </w:ins>
      <w:ins w:id="4787" w:author="Orion" w:date="2011-06-29T11:39:00Z">
        <w:r>
          <w:rPr>
            <w:rFonts w:cs="Times New Roman"/>
          </w:rPr>
          <w:t xml:space="preserve"> de vuelo.</w:t>
        </w:r>
      </w:ins>
      <w:ins w:id="4788"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789" w:author="Orion" w:date="2011-07-05T14:03:00Z">
        <w:r w:rsidR="00CD4C4B">
          <w:t xml:space="preserve">Ilustración </w:t>
        </w:r>
        <w:r w:rsidR="00CD4C4B">
          <w:rPr>
            <w:noProof/>
          </w:rPr>
          <w:t>13</w:t>
        </w:r>
      </w:ins>
      <w:ins w:id="4790"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791" w:author="Orion" w:date="2011-06-29T11:41:00Z">
        <w:r w:rsidR="00E260BA">
          <w:rPr>
            <w:rFonts w:cs="Times New Roman"/>
          </w:rPr>
          <w:t xml:space="preserve">(marcados en rojo) y no salen de él hasta que, como se puede ver en la </w:t>
        </w:r>
      </w:ins>
      <w:ins w:id="4792"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793" w:author="Orion" w:date="2011-07-05T14:03:00Z">
        <w:r w:rsidR="00CD4C4B">
          <w:t xml:space="preserve">Ilustración </w:t>
        </w:r>
        <w:r w:rsidR="00CD4C4B">
          <w:rPr>
            <w:noProof/>
          </w:rPr>
          <w:t>14</w:t>
        </w:r>
      </w:ins>
      <w:ins w:id="4794"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795"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796" w:author="Orion" w:date="2011-06-29T10:48:00Z"/>
          <w:rFonts w:cs="Times New Roman"/>
        </w:rPr>
        <w:pPrChange w:id="4797" w:author="Orion" w:date="2011-06-29T11:43:00Z">
          <w:pPr/>
        </w:pPrChange>
      </w:pPr>
    </w:p>
    <w:p w14:paraId="676E10C8" w14:textId="3E70492F" w:rsidR="00EF606A" w:rsidRDefault="005B67A7">
      <w:pPr>
        <w:jc w:val="both"/>
        <w:rPr>
          <w:ins w:id="4798" w:author="Orion" w:date="2011-06-29T11:38:00Z"/>
          <w:rFonts w:cs="Times New Roman"/>
        </w:rPr>
        <w:pPrChange w:id="4799" w:author="Orion" w:date="2011-06-26T12:33:00Z">
          <w:pPr/>
        </w:pPrChange>
      </w:pPr>
      <w:ins w:id="4800" w:author="Orion" w:date="2011-06-30T11:00:00Z">
        <w:r w:rsidRPr="0080539F">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801" w:author="Orion" w:date="2011-06-29T10:49:00Z"/>
          <w:rFonts w:cs="Times New Roman"/>
        </w:rPr>
        <w:pPrChange w:id="4802" w:author="Orion" w:date="2011-06-29T11:38:00Z">
          <w:pPr/>
        </w:pPrChange>
      </w:pPr>
      <w:bookmarkStart w:id="4803" w:name="_Ref297110864"/>
      <w:ins w:id="4804" w:author="Orion" w:date="2011-06-29T11:38:00Z">
        <w:r>
          <w:t xml:space="preserve">Ilustración </w:t>
        </w:r>
        <w:r>
          <w:fldChar w:fldCharType="begin"/>
        </w:r>
        <w:r>
          <w:instrText xml:space="preserve"> SEQ Ilustración \* ARABIC </w:instrText>
        </w:r>
      </w:ins>
      <w:r>
        <w:fldChar w:fldCharType="separate"/>
      </w:r>
      <w:ins w:id="4805" w:author="Orion" w:date="2011-07-05T14:03:00Z">
        <w:r w:rsidR="00CD4C4B">
          <w:rPr>
            <w:noProof/>
          </w:rPr>
          <w:t>13</w:t>
        </w:r>
      </w:ins>
      <w:ins w:id="4806" w:author="Orion" w:date="2011-06-29T11:38:00Z">
        <w:r>
          <w:fldChar w:fldCharType="end"/>
        </w:r>
      </w:ins>
      <w:bookmarkEnd w:id="4803"/>
    </w:p>
    <w:p w14:paraId="3E5959AF" w14:textId="312E7041" w:rsidR="00EF606A" w:rsidRDefault="005E2959">
      <w:pPr>
        <w:jc w:val="both"/>
        <w:rPr>
          <w:ins w:id="4807" w:author="Orion" w:date="2011-06-29T10:49:00Z"/>
          <w:rFonts w:cs="Times New Roman"/>
        </w:rPr>
        <w:pPrChange w:id="4808" w:author="Orion" w:date="2011-06-26T12:33:00Z">
          <w:pPr/>
        </w:pPrChange>
      </w:pPr>
      <w:ins w:id="4809" w:author="Orion" w:date="2011-06-30T11:05:00Z">
        <w:r>
          <w:rPr>
            <w:rFonts w:cs="Times New Roman"/>
          </w:rPr>
          <w:t>Esta imagen</w:t>
        </w:r>
      </w:ins>
      <w:ins w:id="4810"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4811" w:author="Orion" w:date="2011-07-05T14:03:00Z">
        <w:r w:rsidR="00CD4C4B">
          <w:t xml:space="preserve">Ilustración </w:t>
        </w:r>
        <w:r w:rsidR="00CD4C4B">
          <w:rPr>
            <w:noProof/>
          </w:rPr>
          <w:t>13</w:t>
        </w:r>
      </w:ins>
      <w:ins w:id="4812" w:author="Orion" w:date="2011-06-30T11:58:00Z">
        <w:r w:rsidR="00811D35">
          <w:rPr>
            <w:rFonts w:cs="Times New Roman"/>
          </w:rPr>
          <w:fldChar w:fldCharType="end"/>
        </w:r>
        <w:r w:rsidR="00811D35">
          <w:rPr>
            <w:rFonts w:cs="Times New Roman"/>
          </w:rPr>
          <w:t>)</w:t>
        </w:r>
      </w:ins>
      <w:ins w:id="4813" w:author="Orion" w:date="2011-06-30T11:05:00Z">
        <w:r>
          <w:rPr>
            <w:rFonts w:cs="Times New Roman"/>
          </w:rPr>
          <w:t xml:space="preserve"> es bastante representativa de lo que ocurriría </w:t>
        </w:r>
      </w:ins>
      <w:ins w:id="4814" w:author="Orion" w:date="2011-06-30T11:06:00Z">
        <w:r>
          <w:rPr>
            <w:rFonts w:cs="Times New Roman"/>
          </w:rPr>
          <w:t>cuando, estando los aviones en conflicto, se detecta un nuevo conflicto. Se puede ver en la imagen que t</w:t>
        </w:r>
      </w:ins>
      <w:ins w:id="4815" w:author="Orion" w:date="2011-06-30T11:00:00Z">
        <w:r>
          <w:rPr>
            <w:rFonts w:cs="Times New Roman"/>
          </w:rPr>
          <w:t xml:space="preserve">anto los aviones 1 y 2 como los 3 y 4 salen con conflicto desde el despegue, pero </w:t>
        </w:r>
      </w:ins>
      <w:ins w:id="4816" w:author="Orion" w:date="2011-06-30T11:06:00Z">
        <w:r>
          <w:rPr>
            <w:rFonts w:cs="Times New Roman"/>
          </w:rPr>
          <w:t xml:space="preserve">posteriormente el </w:t>
        </w:r>
      </w:ins>
      <w:ins w:id="4817" w:author="Orion" w:date="2011-06-30T11:07:00Z">
        <w:r>
          <w:rPr>
            <w:rFonts w:cs="Times New Roman"/>
          </w:rPr>
          <w:t>avión</w:t>
        </w:r>
      </w:ins>
      <w:ins w:id="4818" w:author="Orion" w:date="2011-06-30T11:06:00Z">
        <w:r>
          <w:rPr>
            <w:rFonts w:cs="Times New Roman"/>
          </w:rPr>
          <w:t xml:space="preserve"> </w:t>
        </w:r>
      </w:ins>
      <w:ins w:id="4819" w:author="Orion" w:date="2011-06-30T11:07:00Z">
        <w:r>
          <w:rPr>
            <w:rFonts w:cs="Times New Roman"/>
          </w:rPr>
          <w:t xml:space="preserve">2 entra en conflicto con el 3 y el 4. Esto provocaría que </w:t>
        </w:r>
      </w:ins>
      <w:ins w:id="4820" w:author="Orion" w:date="2011-06-30T11:19:00Z">
        <w:r w:rsidR="00496DC9">
          <w:rPr>
            <w:rFonts w:cs="Times New Roman"/>
          </w:rPr>
          <w:t>los 4 aviones estén</w:t>
        </w:r>
        <w:r w:rsidR="005A1AC0">
          <w:rPr>
            <w:rFonts w:cs="Times New Roman"/>
          </w:rPr>
          <w:t xml:space="preserve"> en </w:t>
        </w:r>
      </w:ins>
      <w:ins w:id="4821" w:author="Orion" w:date="2011-06-30T11:51:00Z">
        <w:r w:rsidR="005A1AC0">
          <w:rPr>
            <w:rFonts w:cs="Times New Roman"/>
          </w:rPr>
          <w:t>un nuevo conflicto, y para ello cada piloto tendr</w:t>
        </w:r>
      </w:ins>
      <w:ins w:id="4822" w:author="Orion" w:date="2011-06-30T11:52:00Z">
        <w:r w:rsidR="005A1AC0">
          <w:rPr>
            <w:rFonts w:cs="Times New Roman"/>
          </w:rPr>
          <w:t xml:space="preserve">á primero que dar la anterior orden de conflicto como finalizada. Esto se puede ver en el diagrama de la </w:t>
        </w:r>
      </w:ins>
      <w:ins w:id="4823"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4824" w:author="Orion" w:date="2011-07-05T14:03:00Z">
        <w:r w:rsidR="00CD4C4B">
          <w:t xml:space="preserve">Figura </w:t>
        </w:r>
        <w:r w:rsidR="00CD4C4B">
          <w:rPr>
            <w:noProof/>
          </w:rPr>
          <w:t>20</w:t>
        </w:r>
      </w:ins>
      <w:ins w:id="4825"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4826"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4827" w:author="Orion" w:date="2011-06-30T11:55:00Z">
        <w:r w:rsidR="005A1AC0">
          <w:rPr>
            <w:rFonts w:cs="Times New Roman"/>
          </w:rPr>
          <w:t>produciría qu</w:t>
        </w:r>
      </w:ins>
      <w:ins w:id="4828" w:author="Orion" w:date="2011-06-30T11:56:00Z">
        <w:r w:rsidR="005A1AC0">
          <w:rPr>
            <w:rFonts w:cs="Times New Roman"/>
          </w:rPr>
          <w:t xml:space="preserve">e </w:t>
        </w:r>
      </w:ins>
      <w:ins w:id="4829" w:author="Orion" w:date="2011-06-30T11:57:00Z">
        <w:r w:rsidR="00BA4B94">
          <w:rPr>
            <w:rFonts w:cs="Times New Roman"/>
          </w:rPr>
          <w:t>en esta</w:t>
        </w:r>
      </w:ins>
      <w:ins w:id="4830" w:author="Orion" w:date="2011-06-30T11:56:00Z">
        <w:r w:rsidR="005A1AC0">
          <w:rPr>
            <w:rFonts w:cs="Times New Roman"/>
          </w:rPr>
          <w:t xml:space="preserve"> tarea</w:t>
        </w:r>
      </w:ins>
      <w:ins w:id="4831" w:author="Orion" w:date="2011-06-30T11:57:00Z">
        <w:r w:rsidR="00BA4B94">
          <w:rPr>
            <w:rFonts w:cs="Times New Roman"/>
          </w:rPr>
          <w:t xml:space="preserve"> el piloto</w:t>
        </w:r>
      </w:ins>
      <w:ins w:id="4832" w:author="Orion" w:date="2011-06-30T11:56:00Z">
        <w:r w:rsidR="005A1AC0">
          <w:rPr>
            <w:rFonts w:cs="Times New Roman"/>
          </w:rPr>
          <w:t xml:space="preserve"> no restablezca el tramo por el que se estaba volando antes del conflicto por tener que abordar </w:t>
        </w:r>
      </w:ins>
      <w:ins w:id="4833" w:author="Orion" w:date="2011-06-30T11:57:00Z">
        <w:r w:rsidR="005A1AC0">
          <w:rPr>
            <w:rFonts w:cs="Times New Roman"/>
          </w:rPr>
          <w:t>el nuevo</w:t>
        </w:r>
      </w:ins>
      <w:ins w:id="4834" w:author="Orion" w:date="2011-06-30T11:56:00Z">
        <w:r w:rsidR="005A1AC0">
          <w:rPr>
            <w:rFonts w:cs="Times New Roman"/>
          </w:rPr>
          <w:t xml:space="preserve"> </w:t>
        </w:r>
      </w:ins>
      <w:ins w:id="4835" w:author="Orion" w:date="2011-06-30T11:57:00Z">
        <w:r w:rsidR="005A1AC0">
          <w:rPr>
            <w:rFonts w:cs="Times New Roman"/>
          </w:rPr>
          <w:t>conflicto</w:t>
        </w:r>
        <w:r w:rsidR="007C661C">
          <w:rPr>
            <w:rFonts w:cs="Times New Roman"/>
          </w:rPr>
          <w:t xml:space="preserve"> que ha aparecido</w:t>
        </w:r>
      </w:ins>
      <w:ins w:id="4836" w:author="Orion" w:date="2011-06-30T11:56:00Z">
        <w:r w:rsidR="005A1AC0">
          <w:rPr>
            <w:rFonts w:cs="Times New Roman"/>
          </w:rPr>
          <w:t>.</w:t>
        </w:r>
      </w:ins>
    </w:p>
    <w:p w14:paraId="517822DB" w14:textId="6F35F602" w:rsidR="00EF606A" w:rsidRDefault="00EF606A">
      <w:pPr>
        <w:jc w:val="both"/>
        <w:rPr>
          <w:ins w:id="4837" w:author="Orion" w:date="2011-06-30T10:53:00Z"/>
          <w:rFonts w:cs="Times New Roman"/>
        </w:rPr>
        <w:pPrChange w:id="4838" w:author="Orion" w:date="2011-06-26T12:33:00Z">
          <w:pPr/>
        </w:pPrChange>
      </w:pPr>
    </w:p>
    <w:p w14:paraId="290FC154" w14:textId="7460FACF" w:rsidR="00CF34DB" w:rsidRDefault="002E7A74">
      <w:pPr>
        <w:jc w:val="both"/>
        <w:rPr>
          <w:ins w:id="4839" w:author="Orion" w:date="2011-06-29T11:41:00Z"/>
          <w:rFonts w:cs="Times New Roman"/>
        </w:rPr>
        <w:pPrChange w:id="4840" w:author="Orion" w:date="2011-06-26T12:33:00Z">
          <w:pPr/>
        </w:pPrChange>
      </w:pPr>
      <w:ins w:id="4841" w:author="Orion" w:date="2011-06-30T12:14:00Z">
        <w:r w:rsidRPr="0080539F">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4842" w:author="Orion" w:date="2011-06-29T10:57:00Z"/>
          <w:rFonts w:cs="Times New Roman"/>
        </w:rPr>
        <w:pPrChange w:id="4843" w:author="Orion" w:date="2011-06-29T11:41:00Z">
          <w:pPr/>
        </w:pPrChange>
      </w:pPr>
      <w:bookmarkStart w:id="4844" w:name="_Ref297111036"/>
      <w:ins w:id="4845" w:author="Orion" w:date="2011-06-29T11:41:00Z">
        <w:r>
          <w:t xml:space="preserve">Ilustración </w:t>
        </w:r>
        <w:r>
          <w:fldChar w:fldCharType="begin"/>
        </w:r>
        <w:r>
          <w:instrText xml:space="preserve"> SEQ Ilustración \* ARABIC </w:instrText>
        </w:r>
      </w:ins>
      <w:r>
        <w:fldChar w:fldCharType="separate"/>
      </w:r>
      <w:ins w:id="4846" w:author="Orion" w:date="2011-07-05T14:03:00Z">
        <w:r w:rsidR="00CD4C4B">
          <w:rPr>
            <w:noProof/>
          </w:rPr>
          <w:t>14</w:t>
        </w:r>
      </w:ins>
      <w:ins w:id="4847" w:author="Orion" w:date="2011-06-29T11:41:00Z">
        <w:r>
          <w:fldChar w:fldCharType="end"/>
        </w:r>
      </w:ins>
      <w:bookmarkEnd w:id="4844"/>
    </w:p>
    <w:p w14:paraId="62B7E388" w14:textId="77777777" w:rsidR="00722FBD" w:rsidRDefault="00722FBD">
      <w:pPr>
        <w:jc w:val="both"/>
        <w:rPr>
          <w:ins w:id="4848" w:author="Orion" w:date="2011-06-29T11:44:00Z"/>
          <w:rFonts w:cs="Times New Roman"/>
        </w:rPr>
        <w:pPrChange w:id="4849" w:author="Orion" w:date="2011-06-29T11:44:00Z">
          <w:pPr/>
        </w:pPrChange>
      </w:pPr>
    </w:p>
    <w:p w14:paraId="0143D6C4" w14:textId="77777777" w:rsidR="00722FBD" w:rsidRPr="00766D5E" w:rsidRDefault="00722FBD">
      <w:pPr>
        <w:jc w:val="both"/>
        <w:rPr>
          <w:ins w:id="4850" w:author="Orion" w:date="2011-06-29T11:44:00Z"/>
          <w:rFonts w:cs="Times New Roman"/>
        </w:rPr>
        <w:pPrChange w:id="4851" w:author="Orion" w:date="2011-06-29T11:44:00Z">
          <w:pPr/>
        </w:pPrChange>
      </w:pPr>
    </w:p>
    <w:p w14:paraId="79B5DE07" w14:textId="7DDE135B" w:rsidR="00394A51" w:rsidRDefault="00722FBD">
      <w:pPr>
        <w:pStyle w:val="ListParagraph"/>
        <w:numPr>
          <w:ilvl w:val="0"/>
          <w:numId w:val="36"/>
        </w:numPr>
        <w:jc w:val="both"/>
        <w:rPr>
          <w:ins w:id="4852" w:author="Orion" w:date="2011-06-30T16:53:00Z"/>
          <w:rFonts w:cs="Times New Roman"/>
        </w:rPr>
        <w:pPrChange w:id="4853" w:author="Orion" w:date="2011-06-26T12:33:00Z">
          <w:pPr/>
        </w:pPrChange>
      </w:pPr>
      <w:ins w:id="4854" w:author="Orion" w:date="2011-06-29T11:43:00Z">
        <w:r w:rsidRPr="00966135">
          <w:rPr>
            <w:rFonts w:cs="Times New Roman"/>
          </w:rPr>
          <w:t>Pilotos con poco estr</w:t>
        </w:r>
      </w:ins>
      <w:ins w:id="4855" w:author="Orion" w:date="2011-06-29T11:44:00Z">
        <w:r w:rsidRPr="009447DD">
          <w:rPr>
            <w:rFonts w:cs="Times New Roman"/>
          </w:rPr>
          <w:t>és y poca fatiga, y alto grado de experiencia.</w:t>
        </w:r>
      </w:ins>
      <w:ins w:id="4856" w:author="Orion" w:date="2011-06-30T16:55:00Z">
        <w:r w:rsidR="0035485D">
          <w:rPr>
            <w:rFonts w:cs="Times New Roman"/>
          </w:rPr>
          <w:t xml:space="preserve"> Como puede verse en el siguiente grupo de imágenes en este caso</w:t>
        </w:r>
      </w:ins>
      <w:ins w:id="4857" w:author="Orion" w:date="2011-06-30T16:51:00Z">
        <w:r w:rsidR="0035485D" w:rsidRPr="00966135">
          <w:rPr>
            <w:rFonts w:cs="Times New Roman"/>
          </w:rPr>
          <w:t xml:space="preserve"> los pilotos tardan relativamente poco en establecer el rumbo correcto hacia su aeropuerto de destino. </w:t>
        </w:r>
      </w:ins>
      <w:ins w:id="4858" w:author="Orion" w:date="2011-06-30T16:52:00Z">
        <w:r w:rsidR="0035485D" w:rsidRPr="009447DD">
          <w:rPr>
            <w:rFonts w:cs="Times New Roman"/>
          </w:rPr>
          <w:t xml:space="preserve">Aunque al principio durante unos instantes tendrán alto riesgo de colisión con los </w:t>
        </w:r>
      </w:ins>
      <w:ins w:id="4859"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4860" w:author="Orion" w:date="2011-06-30T16:56:00Z">
        <w:r w:rsidR="0035485D">
          <w:rPr>
            <w:rFonts w:cs="Times New Roman"/>
          </w:rPr>
          <w:t>de</w:t>
        </w:r>
      </w:ins>
      <w:ins w:id="4861" w:author="Orion" w:date="2011-06-30T16:53:00Z">
        <w:r w:rsidR="0035485D">
          <w:rPr>
            <w:rFonts w:cs="Times New Roman"/>
          </w:rPr>
          <w:t xml:space="preserve"> </w:t>
        </w:r>
      </w:ins>
      <w:ins w:id="4862" w:author="Orion" w:date="2011-06-30T16:56:00Z">
        <w:r w:rsidR="0035485D">
          <w:rPr>
            <w:rFonts w:cs="Times New Roman"/>
          </w:rPr>
          <w:t>cambiar</w:t>
        </w:r>
      </w:ins>
      <w:ins w:id="4863" w:author="Orion" w:date="2011-06-30T16:53:00Z">
        <w:r w:rsidR="0035485D">
          <w:rPr>
            <w:rFonts w:cs="Times New Roman"/>
          </w:rPr>
          <w:t xml:space="preserve"> su altura y velocidad </w:t>
        </w:r>
      </w:ins>
      <w:ins w:id="4864" w:author="Orion" w:date="2011-06-30T16:56:00Z">
        <w:r w:rsidR="0035485D">
          <w:rPr>
            <w:rFonts w:cs="Times New Roman"/>
          </w:rPr>
          <w:t>reduciendo</w:t>
        </w:r>
      </w:ins>
      <w:ins w:id="4865" w:author="Orion" w:date="2011-06-30T16:57:00Z">
        <w:r w:rsidR="00753B7A">
          <w:rPr>
            <w:rFonts w:cs="Times New Roman"/>
          </w:rPr>
          <w:t xml:space="preserve"> de este modo dicho</w:t>
        </w:r>
      </w:ins>
      <w:ins w:id="4866" w:author="Orion" w:date="2011-06-30T16:53:00Z">
        <w:r w:rsidR="0035485D">
          <w:rPr>
            <w:rFonts w:cs="Times New Roman"/>
          </w:rPr>
          <w:t xml:space="preserve"> riesgo.</w:t>
        </w:r>
      </w:ins>
    </w:p>
    <w:p w14:paraId="392769E3" w14:textId="77777777" w:rsidR="0035485D" w:rsidRPr="0035485D" w:rsidRDefault="0035485D">
      <w:pPr>
        <w:ind w:left="360"/>
        <w:jc w:val="both"/>
        <w:rPr>
          <w:ins w:id="4867" w:author="Orion" w:date="2011-06-29T10:57:00Z"/>
          <w:rFonts w:cs="Times New Roman"/>
        </w:rPr>
        <w:pPrChange w:id="4868" w:author="Orion" w:date="2011-06-30T16:53:00Z">
          <w:pPr/>
        </w:pPrChange>
      </w:pPr>
    </w:p>
    <w:p w14:paraId="7AACE362" w14:textId="4A9B2C14" w:rsidR="00394A51" w:rsidRDefault="00E84CCE">
      <w:pPr>
        <w:jc w:val="both"/>
        <w:rPr>
          <w:ins w:id="4869" w:author="Orion" w:date="2011-06-30T16:58:00Z"/>
          <w:rFonts w:cs="Times New Roman"/>
        </w:rPr>
        <w:pPrChange w:id="4870" w:author="Orion" w:date="2011-06-26T12:33:00Z">
          <w:pPr/>
        </w:pPrChange>
      </w:pPr>
      <w:ins w:id="4871" w:author="Orion" w:date="2011-06-29T12:15:00Z">
        <w:r w:rsidRPr="0080539F">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4872" w:author="Orion" w:date="2011-06-29T10:59:00Z"/>
          <w:rFonts w:cs="Times New Roman"/>
        </w:rPr>
        <w:pPrChange w:id="4873" w:author="Orion" w:date="2011-06-30T16:58:00Z">
          <w:pPr/>
        </w:pPrChange>
      </w:pPr>
      <w:bookmarkStart w:id="4874" w:name="_Ref297216788"/>
      <w:ins w:id="4875" w:author="Orion" w:date="2011-06-30T16:58:00Z">
        <w:r>
          <w:t xml:space="preserve">Ilustración </w:t>
        </w:r>
        <w:r>
          <w:fldChar w:fldCharType="begin"/>
        </w:r>
        <w:r>
          <w:instrText xml:space="preserve"> SEQ Ilustración \* ARABIC </w:instrText>
        </w:r>
      </w:ins>
      <w:r>
        <w:fldChar w:fldCharType="separate"/>
      </w:r>
      <w:ins w:id="4876" w:author="Orion" w:date="2011-07-05T14:03:00Z">
        <w:r w:rsidR="00CD4C4B">
          <w:rPr>
            <w:noProof/>
          </w:rPr>
          <w:t>15</w:t>
        </w:r>
      </w:ins>
      <w:ins w:id="4877" w:author="Orion" w:date="2011-06-30T16:58:00Z">
        <w:r>
          <w:fldChar w:fldCharType="end"/>
        </w:r>
      </w:ins>
      <w:bookmarkEnd w:id="4874"/>
    </w:p>
    <w:p w14:paraId="559C28D3" w14:textId="3C92E2EA" w:rsidR="00394A51" w:rsidRDefault="001632CA">
      <w:pPr>
        <w:jc w:val="both"/>
        <w:rPr>
          <w:ins w:id="4878" w:author="Orion" w:date="2011-06-30T16:59:00Z"/>
          <w:rFonts w:cs="Times New Roman"/>
        </w:rPr>
        <w:pPrChange w:id="4879" w:author="Orion" w:date="2011-06-26T12:33:00Z">
          <w:pPr/>
        </w:pPrChange>
      </w:pPr>
      <w:ins w:id="4880" w:author="Orion" w:date="2011-06-30T16:59:00Z">
        <w:r>
          <w:rPr>
            <w:rFonts w:cs="Times New Roman"/>
          </w:rPr>
          <w:t>Esta imagen (</w:t>
        </w:r>
      </w:ins>
      <w:ins w:id="4881"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4882" w:author="Orion" w:date="2011-07-05T14:03:00Z">
        <w:r w:rsidR="00CD4C4B">
          <w:t xml:space="preserve">Ilustración </w:t>
        </w:r>
        <w:r w:rsidR="00CD4C4B">
          <w:rPr>
            <w:noProof/>
          </w:rPr>
          <w:t>15</w:t>
        </w:r>
      </w:ins>
      <w:ins w:id="4883" w:author="Orion" w:date="2011-06-30T17:04:00Z">
        <w:r w:rsidR="00C44607">
          <w:rPr>
            <w:rFonts w:cs="Times New Roman"/>
          </w:rPr>
          <w:fldChar w:fldCharType="end"/>
        </w:r>
      </w:ins>
      <w:ins w:id="4884" w:author="Orion" w:date="2011-06-30T16:59:00Z">
        <w:r>
          <w:rPr>
            <w:rFonts w:cs="Times New Roman"/>
          </w:rPr>
          <w:t>) es un claro ejemplo de como un avión sale de una zona de conflicto durante un breve instante de tiempo y vuelve a entrar en otra zona de riesgo poco tiempo despu</w:t>
        </w:r>
      </w:ins>
      <w:ins w:id="4885"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4886" w:author="Orion" w:date="2011-06-30T17:05:00Z">
        <w:r w:rsidR="002E790F">
          <w:rPr>
            <w:rFonts w:cs="Times New Roman"/>
          </w:rPr>
          <w:t>posteriormente pasan a estar</w:t>
        </w:r>
      </w:ins>
      <w:ins w:id="4887" w:author="Orion" w:date="2011-06-30T17:00:00Z">
        <w:r>
          <w:rPr>
            <w:rFonts w:cs="Times New Roman"/>
          </w:rPr>
          <w:t xml:space="preserve"> </w:t>
        </w:r>
      </w:ins>
      <w:ins w:id="4888" w:author="Orion" w:date="2011-06-30T17:01:00Z">
        <w:r>
          <w:rPr>
            <w:rFonts w:cs="Times New Roman"/>
          </w:rPr>
          <w:t>durante un tiempo libres de conflicto</w:t>
        </w:r>
      </w:ins>
      <w:ins w:id="4889" w:author="Orion" w:date="2011-06-30T17:05:00Z">
        <w:r w:rsidR="002E790F">
          <w:rPr>
            <w:rFonts w:cs="Times New Roman"/>
          </w:rPr>
          <w:t xml:space="preserve">. </w:t>
        </w:r>
        <w:r w:rsidR="00020E73">
          <w:rPr>
            <w:rFonts w:cs="Times New Roman"/>
          </w:rPr>
          <w:t>Dicho proceso</w:t>
        </w:r>
      </w:ins>
      <w:ins w:id="4890" w:author="Orion" w:date="2011-06-30T17:01:00Z">
        <w:r>
          <w:rPr>
            <w:rFonts w:cs="Times New Roman"/>
          </w:rPr>
          <w:t xml:space="preserve"> puede observarse viendo que la ruta vuelve a ser de color blanco lo que indica que se </w:t>
        </w:r>
      </w:ins>
      <w:ins w:id="4891" w:author="Orion" w:date="2011-06-30T17:02:00Z">
        <w:r>
          <w:rPr>
            <w:rFonts w:cs="Times New Roman"/>
          </w:rPr>
          <w:t>está</w:t>
        </w:r>
      </w:ins>
      <w:ins w:id="4892" w:author="Orion" w:date="2011-06-30T17:01:00Z">
        <w:r>
          <w:rPr>
            <w:rFonts w:cs="Times New Roman"/>
          </w:rPr>
          <w:t xml:space="preserve"> volando de nuevo a la altura de crucero</w:t>
        </w:r>
      </w:ins>
      <w:ins w:id="4893" w:author="Orion" w:date="2011-06-30T17:02:00Z">
        <w:r>
          <w:rPr>
            <w:rFonts w:cs="Times New Roman"/>
          </w:rPr>
          <w:t xml:space="preserve">. Pero esto no se mantiene durante mucho tiempo (menos para los </w:t>
        </w:r>
      </w:ins>
      <w:ins w:id="4894" w:author="Orion" w:date="2011-06-30T17:03:00Z">
        <w:r>
          <w:rPr>
            <w:rFonts w:cs="Times New Roman"/>
          </w:rPr>
          <w:t xml:space="preserve">aviones que salieron de Barajas) puesto que se vuelven a encontrar con otras aeronaves que vuelan en sentido contrario y tienen, por tanto, que modificar su altura </w:t>
        </w:r>
      </w:ins>
      <w:ins w:id="4895" w:author="Orion" w:date="2011-06-30T17:06:00Z">
        <w:r w:rsidR="0025314A">
          <w:rPr>
            <w:rFonts w:cs="Times New Roman"/>
          </w:rPr>
          <w:t>y velocidad</w:t>
        </w:r>
      </w:ins>
      <w:ins w:id="4896" w:author="Orion" w:date="2011-06-30T17:03:00Z">
        <w:r>
          <w:rPr>
            <w:rFonts w:cs="Times New Roman"/>
          </w:rPr>
          <w:t xml:space="preserve"> de nuevo.</w:t>
        </w:r>
      </w:ins>
    </w:p>
    <w:p w14:paraId="2FC29E06" w14:textId="77777777" w:rsidR="001632CA" w:rsidRDefault="001632CA">
      <w:pPr>
        <w:jc w:val="both"/>
        <w:rPr>
          <w:ins w:id="4897" w:author="Orion" w:date="2011-06-29T11:00:00Z"/>
          <w:rFonts w:cs="Times New Roman"/>
        </w:rPr>
        <w:pPrChange w:id="4898" w:author="Orion" w:date="2011-06-26T12:33:00Z">
          <w:pPr/>
        </w:pPrChange>
      </w:pPr>
    </w:p>
    <w:p w14:paraId="27918BA1" w14:textId="3595F16E" w:rsidR="00394A51" w:rsidRDefault="00E84CCE">
      <w:pPr>
        <w:jc w:val="both"/>
        <w:rPr>
          <w:ins w:id="4899" w:author="Orion" w:date="2011-06-30T17:06:00Z"/>
          <w:rFonts w:cs="Times New Roman"/>
        </w:rPr>
        <w:pPrChange w:id="4900" w:author="Orion" w:date="2011-06-26T12:33:00Z">
          <w:pPr/>
        </w:pPrChange>
      </w:pPr>
      <w:ins w:id="4901" w:author="Orion" w:date="2011-06-29T12:16:00Z">
        <w:r w:rsidRPr="0080539F">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4902" w:author="Orion" w:date="2011-06-29T11:00:00Z"/>
          <w:rFonts w:cs="Times New Roman"/>
        </w:rPr>
        <w:pPrChange w:id="4903" w:author="Orion" w:date="2011-06-30T17:06:00Z">
          <w:pPr/>
        </w:pPrChange>
      </w:pPr>
      <w:bookmarkStart w:id="4904" w:name="_Ref297217016"/>
      <w:ins w:id="4905" w:author="Orion" w:date="2011-06-30T17:06:00Z">
        <w:r>
          <w:lastRenderedPageBreak/>
          <w:t xml:space="preserve">Ilustración </w:t>
        </w:r>
        <w:r>
          <w:fldChar w:fldCharType="begin"/>
        </w:r>
        <w:r>
          <w:instrText xml:space="preserve"> SEQ Ilustración \* ARABIC </w:instrText>
        </w:r>
      </w:ins>
      <w:r>
        <w:fldChar w:fldCharType="separate"/>
      </w:r>
      <w:ins w:id="4906" w:author="Orion" w:date="2011-07-05T14:03:00Z">
        <w:r w:rsidR="00CD4C4B">
          <w:rPr>
            <w:noProof/>
          </w:rPr>
          <w:t>16</w:t>
        </w:r>
      </w:ins>
      <w:ins w:id="4907" w:author="Orion" w:date="2011-06-30T17:06:00Z">
        <w:r>
          <w:fldChar w:fldCharType="end"/>
        </w:r>
      </w:ins>
      <w:bookmarkEnd w:id="4904"/>
    </w:p>
    <w:p w14:paraId="15A65A4F" w14:textId="0E893059" w:rsidR="00394A51" w:rsidRDefault="00C2057C">
      <w:pPr>
        <w:jc w:val="both"/>
        <w:rPr>
          <w:ins w:id="4908" w:author="Orion" w:date="2011-06-29T10:48:00Z"/>
          <w:rFonts w:cs="Times New Roman"/>
        </w:rPr>
        <w:pPrChange w:id="4909" w:author="Orion" w:date="2011-06-26T12:33:00Z">
          <w:pPr/>
        </w:pPrChange>
      </w:pPr>
      <w:ins w:id="4910" w:author="Orion" w:date="2011-06-30T17:07:00Z">
        <w:r>
          <w:rPr>
            <w:rFonts w:cs="Times New Roman"/>
          </w:rPr>
          <w:t>En esta imagen (</w:t>
        </w:r>
      </w:ins>
      <w:ins w:id="4911"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4912" w:author="Orion" w:date="2011-07-05T14:03:00Z">
        <w:r w:rsidR="00CD4C4B">
          <w:t xml:space="preserve">Ilustración </w:t>
        </w:r>
        <w:r w:rsidR="00CD4C4B">
          <w:rPr>
            <w:noProof/>
          </w:rPr>
          <w:t>16</w:t>
        </w:r>
      </w:ins>
      <w:ins w:id="4913" w:author="Orion" w:date="2011-06-30T17:08:00Z">
        <w:r>
          <w:rPr>
            <w:rFonts w:cs="Times New Roman"/>
          </w:rPr>
          <w:fldChar w:fldCharType="end"/>
        </w:r>
      </w:ins>
      <w:ins w:id="4914"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4915" w:author="Orion" w:date="2011-06-22T18:11:00Z"/>
          <w:rFonts w:cs="Times New Roman"/>
        </w:rPr>
        <w:pPrChange w:id="4916" w:author="Orion" w:date="2011-06-26T12:33:00Z">
          <w:pPr/>
        </w:pPrChange>
      </w:pPr>
    </w:p>
    <w:p w14:paraId="1A98F429" w14:textId="77777777" w:rsidR="00DE752A" w:rsidRDefault="00DE752A">
      <w:pPr>
        <w:jc w:val="both"/>
        <w:rPr>
          <w:ins w:id="4917" w:author="Orion" w:date="2011-05-05T17:41:00Z"/>
          <w:rFonts w:cs="Times New Roman"/>
        </w:rPr>
        <w:pPrChange w:id="4918" w:author="Orion" w:date="2011-06-26T12:33:00Z">
          <w:pPr/>
        </w:pPrChange>
      </w:pPr>
    </w:p>
    <w:p w14:paraId="6785C0FF" w14:textId="77777777" w:rsidR="00B937FD" w:rsidRDefault="00B937FD" w:rsidP="00B937FD">
      <w:pPr>
        <w:pStyle w:val="Title"/>
        <w:outlineLvl w:val="0"/>
        <w:rPr>
          <w:ins w:id="4919" w:author="Orion" w:date="2011-05-05T17:41:00Z"/>
          <w:rFonts w:ascii="Times New Roman" w:hAnsi="Times New Roman" w:cs="Times New Roman"/>
        </w:rPr>
      </w:pPr>
      <w:bookmarkStart w:id="4920" w:name="_Toc296083833"/>
      <w:ins w:id="4921" w:author="Orion" w:date="2011-05-05T17:41:00Z">
        <w:r>
          <w:rPr>
            <w:rFonts w:ascii="Times New Roman" w:hAnsi="Times New Roman" w:cs="Times New Roman"/>
          </w:rPr>
          <w:t>Discusión</w:t>
        </w:r>
        <w:bookmarkEnd w:id="4920"/>
      </w:ins>
    </w:p>
    <w:p w14:paraId="1149DCD8" w14:textId="09CDC2FB" w:rsidR="00B937FD" w:rsidRDefault="00AA65CB" w:rsidP="007A6E14">
      <w:pPr>
        <w:rPr>
          <w:ins w:id="4922" w:author="Orion" w:date="2011-06-22T18:13:00Z"/>
          <w:rFonts w:cs="Times New Roman"/>
        </w:rPr>
      </w:pPr>
      <w:ins w:id="4923" w:author="Orion" w:date="2011-06-22T18:13:00Z">
        <w:r>
          <w:rPr>
            <w:rFonts w:cs="Times New Roman"/>
          </w:rPr>
          <w:t>Discusión de los casos de uso. Como se habría abordado el estudio con otras herramientas</w:t>
        </w:r>
        <w:proofErr w:type="gramStart"/>
        <w:r>
          <w:rPr>
            <w:rFonts w:cs="Times New Roman"/>
          </w:rPr>
          <w:t>, ….</w:t>
        </w:r>
        <w:proofErr w:type="gramEnd"/>
      </w:ins>
    </w:p>
    <w:p w14:paraId="71D2CEE3" w14:textId="7078F94A" w:rsidR="00AA65CB" w:rsidRDefault="00374917" w:rsidP="007A6E14">
      <w:pPr>
        <w:rPr>
          <w:ins w:id="4924" w:author="Orion" w:date="2011-06-27T10:29:00Z"/>
          <w:rFonts w:cs="Times New Roman"/>
        </w:rPr>
      </w:pPr>
      <w:ins w:id="4925" w:author="Orion" w:date="2011-06-27T10:29:00Z">
        <w:r>
          <w:rPr>
            <w:rFonts w:cs="Times New Roman"/>
          </w:rPr>
          <w:t>Como los distintos pilotos abordan la misma situaci</w:t>
        </w:r>
      </w:ins>
      <w:ins w:id="4926" w:author="Orion" w:date="2011-06-27T10:30:00Z">
        <w:r>
          <w:rPr>
            <w:rFonts w:cs="Times New Roman"/>
          </w:rPr>
          <w:t>ón,…</w:t>
        </w:r>
      </w:ins>
    </w:p>
    <w:p w14:paraId="40DD8774" w14:textId="77777777" w:rsidR="00374917" w:rsidRDefault="00374917" w:rsidP="007A6E14">
      <w:pPr>
        <w:rPr>
          <w:ins w:id="4927" w:author="Orion" w:date="2011-05-05T17:41:00Z"/>
          <w:rFonts w:cs="Times New Roman"/>
        </w:rPr>
      </w:pPr>
    </w:p>
    <w:p w14:paraId="59A9F4A7" w14:textId="77777777" w:rsidR="00B937FD" w:rsidRDefault="00B937FD" w:rsidP="00B937FD">
      <w:pPr>
        <w:pStyle w:val="Title"/>
        <w:outlineLvl w:val="0"/>
        <w:rPr>
          <w:ins w:id="4928" w:author="Orion" w:date="2011-05-05T17:41:00Z"/>
          <w:rFonts w:ascii="Times New Roman" w:hAnsi="Times New Roman" w:cs="Times New Roman"/>
        </w:rPr>
      </w:pPr>
      <w:bookmarkStart w:id="4929" w:name="_Toc296083834"/>
      <w:ins w:id="4930" w:author="Orion" w:date="2011-05-05T17:41:00Z">
        <w:r>
          <w:rPr>
            <w:rFonts w:ascii="Times New Roman" w:hAnsi="Times New Roman" w:cs="Times New Roman"/>
          </w:rPr>
          <w:t>Conclusión y trabajo futuro</w:t>
        </w:r>
        <w:bookmarkEnd w:id="4929"/>
      </w:ins>
    </w:p>
    <w:p w14:paraId="10FB676B" w14:textId="77777777" w:rsidR="000811B4" w:rsidRDefault="000811B4" w:rsidP="007A6E14">
      <w:pPr>
        <w:rPr>
          <w:ins w:id="4931" w:author="Orion" w:date="2011-06-22T18:14:00Z"/>
          <w:rFonts w:cs="Times New Roman"/>
        </w:rPr>
      </w:pPr>
      <w:ins w:id="4932" w:author="Orion" w:date="2011-06-22T18:14:00Z">
        <w:r>
          <w:rPr>
            <w:rFonts w:cs="Times New Roman"/>
          </w:rPr>
          <w:t>Similitud con la introducción</w:t>
        </w:r>
      </w:ins>
    </w:p>
    <w:p w14:paraId="04A03DDF" w14:textId="77777777" w:rsidR="000811B4" w:rsidRDefault="000811B4" w:rsidP="007A6E14">
      <w:pPr>
        <w:rPr>
          <w:ins w:id="4933" w:author="Orion" w:date="2011-06-22T18:14:00Z"/>
          <w:rFonts w:cs="Times New Roman"/>
        </w:rPr>
      </w:pPr>
      <w:ins w:id="4934" w:author="Orion" w:date="2011-06-22T18:14:00Z">
        <w:r>
          <w:rPr>
            <w:rFonts w:cs="Times New Roman"/>
          </w:rPr>
          <w:t>Más general que la discusión</w:t>
        </w:r>
      </w:ins>
    </w:p>
    <w:p w14:paraId="5F76CFBA" w14:textId="77777777" w:rsidR="000811B4" w:rsidRDefault="000811B4">
      <w:pPr>
        <w:pStyle w:val="ListParagraph"/>
        <w:rPr>
          <w:ins w:id="4935" w:author="Orion" w:date="2011-06-22T18:15:00Z"/>
          <w:rFonts w:cs="Times New Roman"/>
        </w:rPr>
        <w:pPrChange w:id="4936" w:author="Orion" w:date="2011-06-22T18:14:00Z">
          <w:pPr/>
        </w:pPrChange>
      </w:pPr>
      <w:ins w:id="4937" w:author="Orion" w:date="2011-06-22T18:15:00Z">
        <w:r>
          <w:rPr>
            <w:rFonts w:cs="Times New Roman"/>
          </w:rPr>
          <w:t>Agentes</w:t>
        </w:r>
      </w:ins>
    </w:p>
    <w:p w14:paraId="29052259" w14:textId="77777777" w:rsidR="000811B4" w:rsidRDefault="000811B4">
      <w:pPr>
        <w:pStyle w:val="ListParagraph"/>
        <w:rPr>
          <w:ins w:id="4938" w:author="Orion" w:date="2011-06-22T18:15:00Z"/>
          <w:rFonts w:cs="Times New Roman"/>
        </w:rPr>
        <w:pPrChange w:id="4939" w:author="Orion" w:date="2011-06-22T18:14:00Z">
          <w:pPr/>
        </w:pPrChange>
      </w:pPr>
      <w:ins w:id="4940" w:author="Orion" w:date="2011-06-22T18:15:00Z">
        <w:r>
          <w:rPr>
            <w:rFonts w:cs="Times New Roman"/>
          </w:rPr>
          <w:t>Basado en modelos</w:t>
        </w:r>
      </w:ins>
    </w:p>
    <w:p w14:paraId="62067C80" w14:textId="3CF80142" w:rsidR="000811B4" w:rsidRDefault="000811B4">
      <w:pPr>
        <w:pStyle w:val="ListParagraph"/>
        <w:rPr>
          <w:ins w:id="4941" w:author="Orion" w:date="2011-06-22T18:15:00Z"/>
          <w:rFonts w:cs="Times New Roman"/>
        </w:rPr>
        <w:pPrChange w:id="4942" w:author="Orion" w:date="2011-06-22T18:14:00Z">
          <w:pPr/>
        </w:pPrChange>
      </w:pPr>
      <w:ins w:id="4943" w:author="Orion" w:date="2011-06-22T18:15:00Z">
        <w:r>
          <w:rPr>
            <w:rFonts w:cs="Times New Roman"/>
          </w:rPr>
          <w:t>Separación con el modelaje del avión</w:t>
        </w:r>
      </w:ins>
    </w:p>
    <w:p w14:paraId="42CD048F" w14:textId="77777777" w:rsidR="000811B4" w:rsidRDefault="000811B4">
      <w:pPr>
        <w:pStyle w:val="ListParagraph"/>
        <w:rPr>
          <w:ins w:id="4944" w:author="Orion" w:date="2011-06-22T18:16:00Z"/>
          <w:rFonts w:cs="Times New Roman"/>
        </w:rPr>
        <w:pPrChange w:id="4945" w:author="Orion" w:date="2011-06-22T18:14:00Z">
          <w:pPr/>
        </w:pPrChange>
      </w:pPr>
      <w:ins w:id="4946" w:author="Orion" w:date="2011-06-22T18:16:00Z">
        <w:r>
          <w:rPr>
            <w:rFonts w:cs="Times New Roman"/>
          </w:rPr>
          <w:tab/>
          <w:t xml:space="preserve">Separación </w:t>
        </w:r>
      </w:ins>
      <w:ins w:id="4947" w:author="Orion" w:date="2011-06-22T18:15:00Z">
        <w:r>
          <w:rPr>
            <w:rFonts w:cs="Times New Roman"/>
          </w:rPr>
          <w:t>Pilotos/Sistemas</w:t>
        </w:r>
      </w:ins>
    </w:p>
    <w:p w14:paraId="27E84D70" w14:textId="77777777" w:rsidR="000811B4" w:rsidRDefault="000811B4">
      <w:pPr>
        <w:pStyle w:val="ListParagraph"/>
        <w:rPr>
          <w:ins w:id="4948" w:author="Orion" w:date="2011-06-22T18:16:00Z"/>
          <w:rFonts w:cs="Times New Roman"/>
        </w:rPr>
        <w:pPrChange w:id="4949" w:author="Orion" w:date="2011-06-22T18:14:00Z">
          <w:pPr/>
        </w:pPrChange>
      </w:pPr>
      <w:ins w:id="4950" w:author="Orion" w:date="2011-06-22T18:16:00Z">
        <w:r>
          <w:rPr>
            <w:rFonts w:cs="Times New Roman"/>
          </w:rPr>
          <w:t>Comparativas de simulación a nivel general</w:t>
        </w:r>
      </w:ins>
    </w:p>
    <w:p w14:paraId="45264567" w14:textId="77777777" w:rsidR="000811B4" w:rsidRDefault="000811B4">
      <w:pPr>
        <w:pStyle w:val="ListParagraph"/>
        <w:rPr>
          <w:ins w:id="4951" w:author="Orion" w:date="2011-06-22T18:17:00Z"/>
          <w:rFonts w:cs="Times New Roman"/>
        </w:rPr>
        <w:pPrChange w:id="4952" w:author="Orion" w:date="2011-06-22T18:14:00Z">
          <w:pPr/>
        </w:pPrChange>
      </w:pPr>
      <w:ins w:id="4953" w:author="Orion" w:date="2011-06-22T18:16:00Z">
        <w:r>
          <w:rPr>
            <w:rFonts w:cs="Times New Roman"/>
          </w:rPr>
          <w:t xml:space="preserve">Ventajas: </w:t>
        </w:r>
      </w:ins>
    </w:p>
    <w:p w14:paraId="678E57E4" w14:textId="6841621F" w:rsidR="000811B4" w:rsidRDefault="000811B4">
      <w:pPr>
        <w:pStyle w:val="ListParagraph"/>
        <w:ind w:firstLine="698"/>
        <w:rPr>
          <w:ins w:id="4954" w:author="Orion" w:date="2011-06-22T18:17:00Z"/>
          <w:rFonts w:cs="Times New Roman"/>
        </w:rPr>
        <w:pPrChange w:id="4955" w:author="Orion" w:date="2011-06-22T18:17:00Z">
          <w:pPr/>
        </w:pPrChange>
      </w:pPr>
      <w:proofErr w:type="gramStart"/>
      <w:ins w:id="4956" w:author="Orion" w:date="2011-06-22T18:16:00Z">
        <w:r>
          <w:rPr>
            <w:rFonts w:cs="Times New Roman"/>
          </w:rPr>
          <w:t>flexibilidad</w:t>
        </w:r>
        <w:proofErr w:type="gramEnd"/>
        <w:r>
          <w:rPr>
            <w:rFonts w:cs="Times New Roman"/>
          </w:rPr>
          <w:t xml:space="preserve"> a la hora de introducir tiempos de </w:t>
        </w:r>
      </w:ins>
      <w:ins w:id="4957" w:author="Orion" w:date="2011-06-22T18:17:00Z">
        <w:r>
          <w:rPr>
            <w:rFonts w:cs="Times New Roman"/>
          </w:rPr>
          <w:t>ejecución</w:t>
        </w:r>
      </w:ins>
      <w:ins w:id="4958" w:author="Orion" w:date="2011-06-22T18:16:00Z">
        <w:r>
          <w:rPr>
            <w:rFonts w:cs="Times New Roman"/>
          </w:rPr>
          <w:t xml:space="preserve"> </w:t>
        </w:r>
      </w:ins>
      <w:ins w:id="4959" w:author="Orion" w:date="2011-06-22T18:17:00Z">
        <w:r>
          <w:rPr>
            <w:rFonts w:cs="Times New Roman"/>
          </w:rPr>
          <w:t>de maniobras</w:t>
        </w:r>
      </w:ins>
    </w:p>
    <w:p w14:paraId="2F5E3A12" w14:textId="5A37E253" w:rsidR="000811B4" w:rsidRDefault="000811B4">
      <w:pPr>
        <w:pStyle w:val="ListParagraph"/>
        <w:ind w:firstLine="698"/>
        <w:rPr>
          <w:ins w:id="4960" w:author="Orion" w:date="2011-06-22T18:17:00Z"/>
          <w:rFonts w:cs="Times New Roman"/>
        </w:rPr>
        <w:pPrChange w:id="4961" w:author="Orion" w:date="2011-06-22T18:17:00Z">
          <w:pPr/>
        </w:pPrChange>
      </w:pPr>
      <w:ins w:id="4962" w:author="Orion" w:date="2011-06-22T18:17:00Z">
        <w:r>
          <w:rPr>
            <w:rFonts w:cs="Times New Roman"/>
          </w:rPr>
          <w:t>Facilidad a la hora de hacer/ofrecer la simulación</w:t>
        </w:r>
      </w:ins>
    </w:p>
    <w:p w14:paraId="681B8E9F" w14:textId="6A07216F" w:rsidR="00BB1765" w:rsidRPr="00376A29" w:rsidDel="00531F30" w:rsidRDefault="00803D46">
      <w:pPr>
        <w:rPr>
          <w:del w:id="4963" w:author="Orion" w:date="2011-03-31T22:56:00Z"/>
          <w:rFonts w:cs="Times New Roman"/>
        </w:rPr>
        <w:pPrChange w:id="4964" w:author="Orion" w:date="2011-06-22T18:17:00Z">
          <w:pPr>
            <w:jc w:val="both"/>
          </w:pPr>
        </w:pPrChange>
      </w:pPr>
      <w:ins w:id="4965" w:author="Orion" w:date="2011-06-22T18:17:00Z">
        <w:r>
          <w:rPr>
            <w:rFonts w:cs="Times New Roman"/>
          </w:rPr>
          <w:t>Trabajos futuros y mejoras</w:t>
        </w:r>
      </w:ins>
      <w:ins w:id="4966" w:author="Orion" w:date="2011-04-06T18:32:00Z">
        <w:r w:rsidR="00B946E5" w:rsidRPr="00803D46">
          <w:rPr>
            <w:rFonts w:cs="Times New Roman"/>
            <w:rPrChange w:id="4967" w:author="Orion" w:date="2011-06-22T18:17:00Z">
              <w:rPr>
                <w:rFonts w:ascii="Courier New" w:hAnsi="Courier New" w:cs="Courier New"/>
              </w:rPr>
            </w:rPrChange>
          </w:rPr>
          <w:br w:type="page"/>
        </w:r>
      </w:ins>
    </w:p>
    <w:p w14:paraId="043B4F72" w14:textId="77777777" w:rsidR="00BB1765" w:rsidRPr="00650D90" w:rsidDel="00EB5BE1" w:rsidRDefault="00BB1765">
      <w:pPr>
        <w:rPr>
          <w:del w:id="4968" w:author="Orion" w:date="2011-03-31T18:09:00Z"/>
          <w:rPrChange w:id="4969" w:author="Orion" w:date="2011-05-01T20:13:00Z">
            <w:rPr>
              <w:del w:id="4970" w:author="Orion" w:date="2011-03-31T18:09:00Z"/>
              <w:rFonts w:cs="Times New Roman"/>
              <w:lang w:val="en-US"/>
            </w:rPr>
          </w:rPrChange>
        </w:rPr>
        <w:pPrChange w:id="4971" w:author="Orion" w:date="2011-06-22T18:17:00Z">
          <w:pPr>
            <w:jc w:val="both"/>
          </w:pPr>
        </w:pPrChange>
      </w:pPr>
      <w:del w:id="4972" w:author="Orion" w:date="2011-03-31T18:25:00Z">
        <w:r w:rsidRPr="00650D90" w:rsidDel="00D873A4">
          <w:rPr>
            <w:rPrChange w:id="4973" w:author="Orion" w:date="2011-05-01T20:13:00Z">
              <w:rPr>
                <w:b/>
                <w:bCs/>
                <w:sz w:val="48"/>
                <w:szCs w:val="48"/>
                <w:lang w:val="en-US"/>
              </w:rPr>
            </w:rPrChange>
          </w:rPr>
          <w:delText xml:space="preserve">[1] </w:delText>
        </w:r>
      </w:del>
      <w:del w:id="4974" w:author="Orion" w:date="2011-03-31T18:09:00Z">
        <w:r w:rsidRPr="00650D90" w:rsidDel="00EB5BE1">
          <w:rPr>
            <w:rPrChange w:id="4975"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4976" w:author="Orion" w:date="2011-03-31T18:25:00Z"/>
          <w:rPrChange w:id="4977" w:author="Orion" w:date="2011-05-01T20:13:00Z">
            <w:rPr>
              <w:del w:id="4978" w:author="Orion" w:date="2011-03-31T18:25:00Z"/>
              <w:rFonts w:cs="Times New Roman"/>
              <w:lang w:val="en-US"/>
            </w:rPr>
          </w:rPrChange>
        </w:rPr>
        <w:pPrChange w:id="4979" w:author="Orion" w:date="2011-06-22T18:17:00Z">
          <w:pPr>
            <w:jc w:val="both"/>
          </w:pPr>
        </w:pPrChange>
      </w:pPr>
      <w:del w:id="4980" w:author="Orion" w:date="2011-03-31T18:09:00Z">
        <w:r w:rsidRPr="00246937" w:rsidDel="00EB5BE1">
          <w:rPr>
            <w:rPrChange w:id="4981" w:author="Orion" w:date="2011-04-24T22:32:00Z">
              <w:rPr>
                <w:rStyle w:val="Hyperlink"/>
                <w:b/>
                <w:bCs/>
                <w:sz w:val="48"/>
                <w:szCs w:val="48"/>
              </w:rPr>
            </w:rPrChange>
          </w:rPr>
          <w:fldChar w:fldCharType="begin"/>
        </w:r>
        <w:r w:rsidRPr="00650D90" w:rsidDel="00EB5BE1">
          <w:rPr>
            <w:rPrChange w:id="4982"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4983" w:author="Orion" w:date="2011-04-24T22:32:00Z">
              <w:rPr>
                <w:rStyle w:val="Hyperlink"/>
                <w:b/>
                <w:bCs/>
                <w:sz w:val="48"/>
                <w:szCs w:val="48"/>
              </w:rPr>
            </w:rPrChange>
          </w:rPr>
          <w:fldChar w:fldCharType="separate"/>
        </w:r>
        <w:r w:rsidR="00BB1765" w:rsidRPr="00650D90" w:rsidDel="00EB5BE1">
          <w:rPr>
            <w:rStyle w:val="Hyperlink"/>
            <w:rFonts w:cs="Times New Roman"/>
            <w:rPrChange w:id="4984"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4985" w:author="Orion" w:date="2011-04-24T22:32:00Z">
              <w:rPr>
                <w:rStyle w:val="Hyperlink"/>
                <w:b/>
                <w:bCs/>
                <w:sz w:val="48"/>
                <w:szCs w:val="48"/>
              </w:rPr>
            </w:rPrChange>
          </w:rPr>
          <w:fldChar w:fldCharType="end"/>
        </w:r>
      </w:del>
      <w:del w:id="4986" w:author="Orion" w:date="2011-03-31T18:25:00Z">
        <w:r w:rsidR="00BB1765" w:rsidRPr="00650D90" w:rsidDel="00D873A4">
          <w:rPr>
            <w:rPrChange w:id="4987"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4988" w:author="Orion" w:date="2011-03-31T18:25:00Z"/>
          <w:rPrChange w:id="4989" w:author="Orion" w:date="2011-05-01T20:13:00Z">
            <w:rPr>
              <w:del w:id="4990" w:author="Orion" w:date="2011-03-31T18:25:00Z"/>
              <w:rFonts w:cs="Times New Roman"/>
              <w:lang w:val="en-US"/>
            </w:rPr>
          </w:rPrChange>
        </w:rPr>
        <w:pPrChange w:id="4991" w:author="Orion" w:date="2011-06-22T18:17:00Z">
          <w:pPr>
            <w:jc w:val="both"/>
          </w:pPr>
        </w:pPrChange>
      </w:pPr>
    </w:p>
    <w:p w14:paraId="312D5DB9" w14:textId="77777777" w:rsidR="00BB1765" w:rsidRPr="00650D90" w:rsidDel="00EB5BE1" w:rsidRDefault="00BB1765">
      <w:pPr>
        <w:rPr>
          <w:del w:id="4992" w:author="Orion" w:date="2011-03-31T18:13:00Z"/>
          <w:rFonts w:eastAsia="Times New Roman"/>
          <w:rPrChange w:id="4993" w:author="Orion" w:date="2011-05-01T20:13:00Z">
            <w:rPr>
              <w:del w:id="4994" w:author="Orion" w:date="2011-03-31T18:13:00Z"/>
              <w:rFonts w:eastAsia="Times New Roman" w:cs="Times New Roman"/>
              <w:lang w:val="en-US"/>
            </w:rPr>
          </w:rPrChange>
        </w:rPr>
        <w:pPrChange w:id="4995" w:author="Orion" w:date="2011-06-22T18:17:00Z">
          <w:pPr>
            <w:jc w:val="both"/>
          </w:pPr>
        </w:pPrChange>
      </w:pPr>
      <w:del w:id="4996" w:author="Orion" w:date="2011-03-31T18:25:00Z">
        <w:r w:rsidRPr="00650D90" w:rsidDel="00D873A4">
          <w:rPr>
            <w:rFonts w:eastAsia="Times New Roman"/>
            <w:rPrChange w:id="4997" w:author="Orion" w:date="2011-05-01T20:13:00Z">
              <w:rPr>
                <w:rFonts w:eastAsia="Times New Roman" w:cs="Times New Roman"/>
                <w:b/>
                <w:bCs/>
                <w:sz w:val="48"/>
                <w:szCs w:val="48"/>
                <w:lang w:val="en-US"/>
              </w:rPr>
            </w:rPrChange>
          </w:rPr>
          <w:delText xml:space="preserve">[2] </w:delText>
        </w:r>
      </w:del>
      <w:del w:id="4998" w:author="Orion" w:date="2011-03-31T18:13:00Z">
        <w:r w:rsidRPr="00650D90" w:rsidDel="00EB5BE1">
          <w:rPr>
            <w:rFonts w:eastAsia="Times New Roman"/>
            <w:rPrChange w:id="4999"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000"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001"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002"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003"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004"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005"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5006" w:author="Orion" w:date="2011-03-31T18:25:00Z"/>
          <w:rPrChange w:id="5007" w:author="Orion" w:date="2011-05-01T20:13:00Z">
            <w:rPr>
              <w:del w:id="5008" w:author="Orion" w:date="2011-03-31T18:25:00Z"/>
              <w:rFonts w:cs="Times New Roman"/>
              <w:lang w:val="en-US"/>
            </w:rPr>
          </w:rPrChange>
        </w:rPr>
        <w:pPrChange w:id="5009" w:author="Orion" w:date="2011-06-22T18:17:00Z">
          <w:pPr>
            <w:jc w:val="both"/>
          </w:pPr>
        </w:pPrChange>
      </w:pPr>
    </w:p>
    <w:p w14:paraId="77EE57AE" w14:textId="77777777" w:rsidR="00BB1765" w:rsidRPr="00650D90" w:rsidDel="00D873A4" w:rsidRDefault="00BB1765">
      <w:pPr>
        <w:rPr>
          <w:del w:id="5010" w:author="Orion" w:date="2011-03-31T18:25:00Z"/>
          <w:rFonts w:eastAsia="Times New Roman"/>
          <w:rPrChange w:id="5011" w:author="Orion" w:date="2011-05-01T20:13:00Z">
            <w:rPr>
              <w:del w:id="5012" w:author="Orion" w:date="2011-03-31T18:25:00Z"/>
              <w:rFonts w:eastAsia="Times New Roman" w:cs="Times New Roman"/>
              <w:lang w:val="en-US"/>
            </w:rPr>
          </w:rPrChange>
        </w:rPr>
        <w:pPrChange w:id="5013" w:author="Orion" w:date="2011-06-22T18:17:00Z">
          <w:pPr>
            <w:jc w:val="both"/>
          </w:pPr>
        </w:pPrChange>
      </w:pPr>
      <w:del w:id="5014" w:author="Orion" w:date="2011-03-31T18:25:00Z">
        <w:r w:rsidRPr="00650D90" w:rsidDel="00D873A4">
          <w:rPr>
            <w:rFonts w:eastAsia="Times New Roman"/>
            <w:rPrChange w:id="5015" w:author="Orion" w:date="2011-05-01T20:13:00Z">
              <w:rPr>
                <w:rFonts w:eastAsia="Times New Roman" w:cs="Times New Roman"/>
                <w:b/>
                <w:bCs/>
                <w:sz w:val="48"/>
                <w:szCs w:val="48"/>
                <w:lang w:val="en-US"/>
              </w:rPr>
            </w:rPrChange>
          </w:rPr>
          <w:delText xml:space="preserve">[3] </w:delText>
        </w:r>
        <w:r w:rsidRPr="00650D90" w:rsidDel="00D873A4">
          <w:rPr>
            <w:rFonts w:eastAsia="Times New Roman"/>
            <w:color w:val="000000"/>
            <w:rPrChange w:id="5016" w:author="Orion" w:date="2011-05-01T20:13:00Z">
              <w:rPr>
                <w:rFonts w:eastAsia="Times New Roman" w:cs="Times New Roman"/>
                <w:b/>
                <w:bCs/>
                <w:color w:val="000000"/>
                <w:sz w:val="48"/>
                <w:szCs w:val="48"/>
                <w:lang w:val="en-US"/>
              </w:rPr>
            </w:rPrChange>
          </w:rPr>
          <w:delText>JSBSim flight dynamics model (FDM)</w:delText>
        </w:r>
        <w:r w:rsidRPr="00650D90" w:rsidDel="00D873A4">
          <w:rPr>
            <w:rFonts w:eastAsia="Times New Roman"/>
            <w:rPrChange w:id="5017" w:author="Orion" w:date="2011-05-01T20:13:00Z">
              <w:rPr>
                <w:rFonts w:eastAsia="Times New Roman" w:cs="Times New Roman"/>
                <w:b/>
                <w:bCs/>
                <w:sz w:val="48"/>
                <w:szCs w:val="48"/>
                <w:lang w:val="en-US"/>
              </w:rPr>
            </w:rPrChange>
          </w:rPr>
          <w:delText xml:space="preserve"> </w:delText>
        </w:r>
      </w:del>
    </w:p>
    <w:p w14:paraId="0DA6AAE5" w14:textId="77777777" w:rsidR="00BB1765" w:rsidRPr="00650D90" w:rsidDel="00D873A4" w:rsidRDefault="00CE385B">
      <w:pPr>
        <w:rPr>
          <w:del w:id="5018" w:author="Orion" w:date="2011-03-31T18:25:00Z"/>
          <w:rFonts w:eastAsia="Times New Roman"/>
          <w:rPrChange w:id="5019" w:author="Orion" w:date="2011-05-01T20:13:00Z">
            <w:rPr>
              <w:del w:id="5020" w:author="Orion" w:date="2011-03-31T18:25:00Z"/>
              <w:rFonts w:eastAsia="Times New Roman" w:cs="Times New Roman"/>
              <w:lang w:val="en-US"/>
            </w:rPr>
          </w:rPrChange>
        </w:rPr>
        <w:pPrChange w:id="5021" w:author="Orion" w:date="2011-06-22T18:17:00Z">
          <w:pPr>
            <w:jc w:val="both"/>
          </w:pPr>
        </w:pPrChange>
      </w:pPr>
      <w:del w:id="5022" w:author="Orion" w:date="2011-03-31T18:25:00Z">
        <w:r w:rsidRPr="00246937" w:rsidDel="00D873A4">
          <w:rPr>
            <w:rPrChange w:id="5023" w:author="Orion" w:date="2011-04-24T22:32:00Z">
              <w:rPr>
                <w:rStyle w:val="Hyperlink"/>
                <w:b/>
                <w:bCs/>
                <w:sz w:val="48"/>
                <w:szCs w:val="48"/>
              </w:rPr>
            </w:rPrChange>
          </w:rPr>
          <w:fldChar w:fldCharType="begin"/>
        </w:r>
        <w:r w:rsidRPr="00650D90" w:rsidDel="00D873A4">
          <w:rPr>
            <w:rPrChange w:id="5024" w:author="Orion" w:date="2011-05-01T20:13:00Z">
              <w:rPr>
                <w:b/>
                <w:bCs/>
                <w:sz w:val="48"/>
                <w:szCs w:val="48"/>
              </w:rPr>
            </w:rPrChange>
          </w:rPr>
          <w:delInstrText xml:space="preserve"> HYPERLINK "http://jsbsim.sourceforge.net/" </w:delInstrText>
        </w:r>
        <w:r w:rsidRPr="00246937" w:rsidDel="00D873A4">
          <w:rPr>
            <w:rPrChange w:id="5025" w:author="Orion" w:date="2011-04-24T22:32:00Z">
              <w:rPr>
                <w:rStyle w:val="Hyperlink"/>
                <w:b/>
                <w:bCs/>
                <w:sz w:val="48"/>
                <w:szCs w:val="48"/>
              </w:rPr>
            </w:rPrChange>
          </w:rPr>
          <w:fldChar w:fldCharType="separate"/>
        </w:r>
        <w:r w:rsidR="00BB1765" w:rsidRPr="00650D90" w:rsidDel="00D873A4">
          <w:rPr>
            <w:rStyle w:val="Hyperlink"/>
            <w:rFonts w:cs="Times New Roman"/>
            <w:rPrChange w:id="5026" w:author="Orion" w:date="2011-05-01T20:13:00Z">
              <w:rPr>
                <w:rStyle w:val="Hyperlink"/>
                <w:b/>
                <w:bCs/>
                <w:sz w:val="48"/>
                <w:szCs w:val="48"/>
              </w:rPr>
            </w:rPrChange>
          </w:rPr>
          <w:delText>http://jsbsim.sourceforge.net/</w:delText>
        </w:r>
        <w:r w:rsidRPr="00246937" w:rsidDel="00D873A4">
          <w:rPr>
            <w:rStyle w:val="Hyperlink"/>
            <w:rFonts w:cs="Times New Roman"/>
            <w:rPrChange w:id="5027" w:author="Orion" w:date="2011-04-24T22:32:00Z">
              <w:rPr>
                <w:rStyle w:val="Hyperlink"/>
                <w:b/>
                <w:bCs/>
                <w:sz w:val="48"/>
                <w:szCs w:val="48"/>
              </w:rPr>
            </w:rPrChange>
          </w:rPr>
          <w:fldChar w:fldCharType="end"/>
        </w:r>
        <w:r w:rsidR="00BB1765" w:rsidRPr="00650D90" w:rsidDel="00D873A4">
          <w:rPr>
            <w:rFonts w:eastAsia="Times New Roman"/>
            <w:rPrChange w:id="5028"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5029" w:author="Orion" w:date="2011-03-31T18:25:00Z"/>
          <w:rPrChange w:id="5030" w:author="Orion" w:date="2011-05-01T20:13:00Z">
            <w:rPr>
              <w:del w:id="5031" w:author="Orion" w:date="2011-03-31T18:25:00Z"/>
              <w:rFonts w:cs="Times New Roman"/>
              <w:lang w:val="en-US"/>
            </w:rPr>
          </w:rPrChange>
        </w:rPr>
        <w:pPrChange w:id="5032" w:author="Orion" w:date="2011-06-22T18:17:00Z">
          <w:pPr>
            <w:jc w:val="both"/>
          </w:pPr>
        </w:pPrChange>
      </w:pPr>
    </w:p>
    <w:p w14:paraId="10A04F3E" w14:textId="77777777" w:rsidR="00BB1765" w:rsidRPr="00650D90" w:rsidDel="00D873A4" w:rsidRDefault="00BB1765">
      <w:pPr>
        <w:rPr>
          <w:del w:id="5033" w:author="Orion" w:date="2011-03-31T18:25:00Z"/>
          <w:rFonts w:eastAsia="Times New Roman"/>
          <w:rPrChange w:id="5034" w:author="Orion" w:date="2011-05-01T20:13:00Z">
            <w:rPr>
              <w:del w:id="5035" w:author="Orion" w:date="2011-03-31T18:25:00Z"/>
              <w:rFonts w:eastAsia="Times New Roman" w:cs="Times New Roman"/>
              <w:lang w:val="en-US"/>
            </w:rPr>
          </w:rPrChange>
        </w:rPr>
        <w:pPrChange w:id="5036" w:author="Orion" w:date="2011-06-22T18:17:00Z">
          <w:pPr>
            <w:jc w:val="both"/>
          </w:pPr>
        </w:pPrChange>
      </w:pPr>
      <w:del w:id="5037" w:author="Orion" w:date="2011-03-31T18:25:00Z">
        <w:r w:rsidRPr="00650D90" w:rsidDel="00D873A4">
          <w:rPr>
            <w:rFonts w:eastAsia="Times New Roman"/>
            <w:rPrChange w:id="5038"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5039" w:author="Orion" w:date="2011-03-31T18:25:00Z"/>
          <w:rFonts w:eastAsia="Times New Roman"/>
          <w:rPrChange w:id="5040" w:author="Orion" w:date="2011-05-01T20:13:00Z">
            <w:rPr>
              <w:del w:id="5041" w:author="Orion" w:date="2011-03-31T18:25:00Z"/>
              <w:rFonts w:eastAsia="Times New Roman" w:cs="Times New Roman"/>
              <w:lang w:val="en-US"/>
            </w:rPr>
          </w:rPrChange>
        </w:rPr>
        <w:pPrChange w:id="5042" w:author="Orion" w:date="2011-06-22T18:17:00Z">
          <w:pPr>
            <w:jc w:val="both"/>
          </w:pPr>
        </w:pPrChange>
      </w:pPr>
      <w:del w:id="5043" w:author="Orion" w:date="2011-03-31T18:25:00Z">
        <w:r w:rsidRPr="00246937" w:rsidDel="00D873A4">
          <w:rPr>
            <w:rPrChange w:id="5044" w:author="Orion" w:date="2011-04-24T22:32:00Z">
              <w:rPr>
                <w:rStyle w:val="Hyperlink"/>
                <w:b/>
                <w:bCs/>
                <w:sz w:val="48"/>
                <w:szCs w:val="48"/>
              </w:rPr>
            </w:rPrChange>
          </w:rPr>
          <w:fldChar w:fldCharType="begin"/>
        </w:r>
        <w:r w:rsidRPr="00650D90" w:rsidDel="00D873A4">
          <w:rPr>
            <w:rPrChange w:id="5045" w:author="Orion" w:date="2011-05-01T20:13:00Z">
              <w:rPr>
                <w:b/>
                <w:bCs/>
                <w:sz w:val="48"/>
                <w:szCs w:val="48"/>
              </w:rPr>
            </w:rPrChange>
          </w:rPr>
          <w:delInstrText xml:space="preserve"> HYPERLINK "http://www.flightgear.org/" </w:delInstrText>
        </w:r>
        <w:r w:rsidRPr="00246937" w:rsidDel="00D873A4">
          <w:rPr>
            <w:rPrChange w:id="5046" w:author="Orion" w:date="2011-04-24T22:32:00Z">
              <w:rPr>
                <w:rStyle w:val="Hyperlink"/>
                <w:b/>
                <w:bCs/>
                <w:sz w:val="48"/>
                <w:szCs w:val="48"/>
              </w:rPr>
            </w:rPrChange>
          </w:rPr>
          <w:fldChar w:fldCharType="separate"/>
        </w:r>
        <w:r w:rsidR="00BB1765" w:rsidRPr="00650D90" w:rsidDel="00D873A4">
          <w:rPr>
            <w:rStyle w:val="Hyperlink"/>
            <w:rFonts w:cs="Times New Roman"/>
            <w:rPrChange w:id="5047" w:author="Orion" w:date="2011-05-01T20:13:00Z">
              <w:rPr>
                <w:rStyle w:val="Hyperlink"/>
                <w:b/>
                <w:bCs/>
                <w:sz w:val="48"/>
                <w:szCs w:val="48"/>
              </w:rPr>
            </w:rPrChange>
          </w:rPr>
          <w:delText>http://www.flightgear.org/</w:delText>
        </w:r>
        <w:r w:rsidRPr="00246937" w:rsidDel="00D873A4">
          <w:rPr>
            <w:rStyle w:val="Hyperlink"/>
            <w:rFonts w:cs="Times New Roman"/>
            <w:rPrChange w:id="5048" w:author="Orion" w:date="2011-04-24T22:32:00Z">
              <w:rPr>
                <w:rStyle w:val="Hyperlink"/>
                <w:b/>
                <w:bCs/>
                <w:sz w:val="48"/>
                <w:szCs w:val="48"/>
              </w:rPr>
            </w:rPrChange>
          </w:rPr>
          <w:fldChar w:fldCharType="end"/>
        </w:r>
        <w:r w:rsidR="00BB1765" w:rsidRPr="00650D90" w:rsidDel="00D873A4">
          <w:rPr>
            <w:rFonts w:eastAsia="Times New Roman"/>
            <w:rPrChange w:id="5049"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5050" w:author="Orion" w:date="2011-03-31T18:25:00Z"/>
          <w:rPrChange w:id="5051" w:author="Orion" w:date="2011-05-01T20:13:00Z">
            <w:rPr>
              <w:del w:id="5052" w:author="Orion" w:date="2011-03-31T18:25:00Z"/>
              <w:rFonts w:cs="Times New Roman"/>
              <w:lang w:val="en-US"/>
            </w:rPr>
          </w:rPrChange>
        </w:rPr>
        <w:pPrChange w:id="5053" w:author="Orion" w:date="2011-06-22T18:17:00Z">
          <w:pPr>
            <w:jc w:val="both"/>
          </w:pPr>
        </w:pPrChange>
      </w:pPr>
    </w:p>
    <w:p w14:paraId="1406FC8A" w14:textId="77777777" w:rsidR="00BB1765" w:rsidRPr="00650D90" w:rsidDel="00D873A4" w:rsidRDefault="00BB1765">
      <w:pPr>
        <w:rPr>
          <w:del w:id="5054" w:author="Orion" w:date="2011-03-31T18:25:00Z"/>
          <w:rFonts w:eastAsia="Times New Roman"/>
          <w:color w:val="000000"/>
          <w:rPrChange w:id="5055" w:author="Orion" w:date="2011-05-01T20:13:00Z">
            <w:rPr>
              <w:del w:id="5056" w:author="Orion" w:date="2011-03-31T18:25:00Z"/>
              <w:rFonts w:eastAsia="Times New Roman" w:cs="Times New Roman"/>
              <w:color w:val="000000"/>
              <w:lang w:val="en-US"/>
            </w:rPr>
          </w:rPrChange>
        </w:rPr>
        <w:pPrChange w:id="5057" w:author="Orion" w:date="2011-06-22T18:17:00Z">
          <w:pPr>
            <w:jc w:val="both"/>
          </w:pPr>
        </w:pPrChange>
      </w:pPr>
      <w:del w:id="5058" w:author="Orion" w:date="2011-03-31T18:25:00Z">
        <w:r w:rsidRPr="00650D90" w:rsidDel="00D873A4">
          <w:rPr>
            <w:rFonts w:eastAsia="Times New Roman"/>
            <w:rPrChange w:id="5059" w:author="Orion" w:date="2011-05-01T20:13:00Z">
              <w:rPr>
                <w:rFonts w:eastAsia="Times New Roman" w:cs="Times New Roman"/>
                <w:b/>
                <w:bCs/>
                <w:sz w:val="48"/>
                <w:szCs w:val="48"/>
                <w:lang w:val="en-US"/>
              </w:rPr>
            </w:rPrChange>
          </w:rPr>
          <w:delText xml:space="preserve">[5] </w:delText>
        </w:r>
        <w:bookmarkStart w:id="5060" w:name="firstHeading"/>
        <w:bookmarkEnd w:id="5060"/>
        <w:r w:rsidRPr="00650D90" w:rsidDel="00D873A4">
          <w:rPr>
            <w:rFonts w:eastAsia="Times New Roman"/>
            <w:color w:val="000000"/>
            <w:rPrChange w:id="5061"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5062" w:author="Orion" w:date="2011-03-31T18:25:00Z"/>
          <w:rFonts w:eastAsia="Times New Roman"/>
          <w:rPrChange w:id="5063" w:author="Orion" w:date="2011-05-01T20:13:00Z">
            <w:rPr>
              <w:del w:id="5064" w:author="Orion" w:date="2011-03-31T18:25:00Z"/>
              <w:rFonts w:eastAsia="Times New Roman" w:cs="Times New Roman"/>
              <w:lang w:val="en-US"/>
            </w:rPr>
          </w:rPrChange>
        </w:rPr>
        <w:pPrChange w:id="5065" w:author="Orion" w:date="2011-06-22T18:17:00Z">
          <w:pPr>
            <w:jc w:val="both"/>
          </w:pPr>
        </w:pPrChange>
      </w:pPr>
      <w:del w:id="5066" w:author="Orion" w:date="2011-03-31T18:25:00Z">
        <w:r w:rsidRPr="00246937" w:rsidDel="00D873A4">
          <w:rPr>
            <w:rPrChange w:id="5067" w:author="Orion" w:date="2011-04-24T22:32:00Z">
              <w:rPr>
                <w:rStyle w:val="Hyperlink"/>
                <w:b/>
                <w:bCs/>
                <w:sz w:val="48"/>
                <w:szCs w:val="48"/>
              </w:rPr>
            </w:rPrChange>
          </w:rPr>
          <w:fldChar w:fldCharType="begin"/>
        </w:r>
        <w:r w:rsidRPr="00650D90" w:rsidDel="00D873A4">
          <w:rPr>
            <w:rPrChange w:id="5068" w:author="Orion" w:date="2011-05-01T20:13:00Z">
              <w:rPr>
                <w:b/>
                <w:bCs/>
                <w:sz w:val="48"/>
                <w:szCs w:val="48"/>
              </w:rPr>
            </w:rPrChange>
          </w:rPr>
          <w:delInstrText xml:space="preserve"> HYPERLINK "http://www.openeaagles.org/" </w:delInstrText>
        </w:r>
        <w:r w:rsidRPr="00246937" w:rsidDel="00D873A4">
          <w:rPr>
            <w:rPrChange w:id="5069" w:author="Orion" w:date="2011-04-24T22:32:00Z">
              <w:rPr>
                <w:rStyle w:val="Hyperlink"/>
                <w:b/>
                <w:bCs/>
                <w:sz w:val="48"/>
                <w:szCs w:val="48"/>
              </w:rPr>
            </w:rPrChange>
          </w:rPr>
          <w:fldChar w:fldCharType="separate"/>
        </w:r>
        <w:r w:rsidR="00BB1765" w:rsidRPr="00650D90" w:rsidDel="00D873A4">
          <w:rPr>
            <w:rStyle w:val="Hyperlink"/>
            <w:rFonts w:cs="Times New Roman"/>
            <w:rPrChange w:id="5070" w:author="Orion" w:date="2011-05-01T20:13:00Z">
              <w:rPr>
                <w:rStyle w:val="Hyperlink"/>
                <w:b/>
                <w:bCs/>
                <w:sz w:val="48"/>
                <w:szCs w:val="48"/>
              </w:rPr>
            </w:rPrChange>
          </w:rPr>
          <w:delText>http://www.openeaagles.org/</w:delText>
        </w:r>
        <w:r w:rsidRPr="00246937" w:rsidDel="00D873A4">
          <w:rPr>
            <w:rStyle w:val="Hyperlink"/>
            <w:rFonts w:cs="Times New Roman"/>
            <w:rPrChange w:id="5071" w:author="Orion" w:date="2011-04-24T22:32:00Z">
              <w:rPr>
                <w:rStyle w:val="Hyperlink"/>
                <w:b/>
                <w:bCs/>
                <w:sz w:val="48"/>
                <w:szCs w:val="48"/>
              </w:rPr>
            </w:rPrChange>
          </w:rPr>
          <w:fldChar w:fldCharType="end"/>
        </w:r>
        <w:r w:rsidR="00BB1765" w:rsidRPr="00650D90" w:rsidDel="00D873A4">
          <w:rPr>
            <w:rFonts w:eastAsia="Times New Roman"/>
            <w:rPrChange w:id="5072"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5073" w:author="Orion" w:date="2011-03-31T18:25:00Z"/>
          <w:rPrChange w:id="5074" w:author="Orion" w:date="2011-05-01T20:13:00Z">
            <w:rPr>
              <w:del w:id="5075" w:author="Orion" w:date="2011-03-31T18:25:00Z"/>
              <w:rFonts w:cs="Times New Roman"/>
              <w:lang w:val="en-US"/>
            </w:rPr>
          </w:rPrChange>
        </w:rPr>
        <w:pPrChange w:id="5076" w:author="Orion" w:date="2011-06-22T18:17:00Z">
          <w:pPr>
            <w:jc w:val="both"/>
          </w:pPr>
        </w:pPrChange>
      </w:pPr>
    </w:p>
    <w:p w14:paraId="26D3B4AB" w14:textId="77777777" w:rsidR="00BB1765" w:rsidRPr="00B42FC5" w:rsidDel="00D873A4" w:rsidRDefault="00BB1765">
      <w:pPr>
        <w:rPr>
          <w:del w:id="5077" w:author="Orion" w:date="2011-03-31T18:25:00Z"/>
          <w:rFonts w:eastAsia="Times New Roman"/>
        </w:rPr>
        <w:pPrChange w:id="5078" w:author="Orion" w:date="2011-06-22T18:17:00Z">
          <w:pPr>
            <w:jc w:val="both"/>
          </w:pPr>
        </w:pPrChange>
      </w:pPr>
      <w:del w:id="5079" w:author="Orion" w:date="2011-03-31T18:25:00Z">
        <w:r w:rsidRPr="00650D90" w:rsidDel="00D873A4">
          <w:rPr>
            <w:rFonts w:eastAsia="Times New Roman"/>
            <w:rPrChange w:id="5080"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5081" w:author="Orion" w:date="2011-03-31T18:25:00Z"/>
          <w:rFonts w:eastAsia="Times New Roman"/>
        </w:rPr>
        <w:pPrChange w:id="5082" w:author="Orion" w:date="2011-06-22T18:17:00Z">
          <w:pPr>
            <w:jc w:val="both"/>
          </w:pPr>
        </w:pPrChange>
      </w:pPr>
      <w:del w:id="5083" w:author="Orion" w:date="2011-03-31T18:25:00Z">
        <w:r w:rsidRPr="00246937" w:rsidDel="00D873A4">
          <w:rPr>
            <w:rPrChange w:id="5084" w:author="Orion" w:date="2011-04-24T22:32:00Z">
              <w:rPr>
                <w:rStyle w:val="Hyperlink"/>
                <w:b/>
                <w:bCs/>
                <w:sz w:val="48"/>
                <w:szCs w:val="48"/>
              </w:rPr>
            </w:rPrChange>
          </w:rPr>
          <w:fldChar w:fldCharType="begin"/>
        </w:r>
        <w:r w:rsidRPr="00650D90" w:rsidDel="00D873A4">
          <w:rPr>
            <w:rPrChange w:id="5085" w:author="Orion" w:date="2011-05-01T20:13:00Z">
              <w:rPr>
                <w:b/>
                <w:bCs/>
                <w:sz w:val="48"/>
                <w:szCs w:val="48"/>
              </w:rPr>
            </w:rPrChange>
          </w:rPr>
          <w:delInstrText xml:space="preserve"> HYPERLINK "http://www.rassimtech.com/documentation/AVDSManual.pdf" </w:delInstrText>
        </w:r>
        <w:r w:rsidRPr="00246937" w:rsidDel="00D873A4">
          <w:rPr>
            <w:rPrChange w:id="5086" w:author="Orion" w:date="2011-04-24T22:32:00Z">
              <w:rPr>
                <w:rStyle w:val="Hyperlink"/>
                <w:b/>
                <w:bCs/>
                <w:sz w:val="48"/>
                <w:szCs w:val="48"/>
              </w:rPr>
            </w:rPrChange>
          </w:rPr>
          <w:fldChar w:fldCharType="separate"/>
        </w:r>
        <w:r w:rsidR="00BB1765" w:rsidRPr="00650D90" w:rsidDel="00D873A4">
          <w:rPr>
            <w:rStyle w:val="Hyperlink"/>
            <w:rFonts w:cs="Times New Roman"/>
            <w:rPrChange w:id="5087"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088" w:author="Orion" w:date="2011-04-24T22:32:00Z">
              <w:rPr>
                <w:rStyle w:val="Hyperlink"/>
                <w:b/>
                <w:bCs/>
                <w:sz w:val="48"/>
                <w:szCs w:val="48"/>
              </w:rPr>
            </w:rPrChange>
          </w:rPr>
          <w:fldChar w:fldCharType="end"/>
        </w:r>
        <w:r w:rsidR="00BB1765" w:rsidRPr="00650D90" w:rsidDel="00D873A4">
          <w:rPr>
            <w:rFonts w:eastAsia="Times New Roman"/>
            <w:rPrChange w:id="5089"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5090" w:author="Orion" w:date="2011-03-31T22:56:00Z"/>
        </w:rPr>
        <w:pPrChange w:id="5091" w:author="Orion" w:date="2011-06-22T18:17:00Z">
          <w:pPr>
            <w:jc w:val="both"/>
          </w:pPr>
        </w:pPrChange>
      </w:pPr>
    </w:p>
    <w:p w14:paraId="64EFE8F6" w14:textId="77777777" w:rsidR="00BB1765" w:rsidRPr="00650D90" w:rsidDel="00152534" w:rsidRDefault="00BB1765">
      <w:pPr>
        <w:rPr>
          <w:del w:id="5092" w:author="Orion" w:date="2011-03-31T18:25:00Z"/>
          <w:rFonts w:eastAsia="TimesNewRomanMS"/>
          <w:rPrChange w:id="5093" w:author="Orion" w:date="2011-05-01T20:13:00Z">
            <w:rPr>
              <w:del w:id="5094" w:author="Orion" w:date="2011-03-31T18:25:00Z"/>
              <w:rFonts w:eastAsia="TimesNewRomanMS" w:cs="Times New Roman"/>
              <w:lang w:val="en-US"/>
            </w:rPr>
          </w:rPrChange>
        </w:rPr>
        <w:pPrChange w:id="5095" w:author="Orion" w:date="2011-06-22T18:17:00Z">
          <w:pPr>
            <w:jc w:val="both"/>
          </w:pPr>
        </w:pPrChange>
      </w:pPr>
      <w:del w:id="5096" w:author="Orion" w:date="2011-03-31T18:25:00Z">
        <w:r w:rsidRPr="00650D90" w:rsidDel="00152534">
          <w:rPr>
            <w:rFonts w:eastAsia="Times New Roman"/>
            <w:rPrChange w:id="5097" w:author="Orion" w:date="2011-05-01T20:13:00Z">
              <w:rPr>
                <w:rFonts w:eastAsia="Times New Roman" w:cs="Times New Roman"/>
                <w:b/>
                <w:bCs/>
                <w:sz w:val="48"/>
                <w:szCs w:val="48"/>
              </w:rPr>
            </w:rPrChange>
          </w:rPr>
          <w:delText>[7]</w:delText>
        </w:r>
        <w:r w:rsidRPr="00650D90" w:rsidDel="00152534">
          <w:rPr>
            <w:rFonts w:eastAsia="TimesNewRomanMS"/>
            <w:rPrChange w:id="5098"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099"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100"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101"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102"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5103" w:author="Orion" w:date="2011-03-31T18:25:00Z"/>
          <w:rPrChange w:id="5104" w:author="Orion" w:date="2011-05-01T20:13:00Z">
            <w:rPr>
              <w:del w:id="5105" w:author="Orion" w:date="2011-03-31T18:25:00Z"/>
              <w:rFonts w:cs="Times New Roman"/>
              <w:lang w:val="en-US"/>
            </w:rPr>
          </w:rPrChange>
        </w:rPr>
        <w:pPrChange w:id="5106" w:author="Orion" w:date="2011-06-22T18:17:00Z">
          <w:pPr>
            <w:jc w:val="both"/>
          </w:pPr>
        </w:pPrChange>
      </w:pPr>
    </w:p>
    <w:p w14:paraId="55B9917E" w14:textId="77777777" w:rsidR="00BB1765" w:rsidRPr="00650D90" w:rsidDel="00152534" w:rsidRDefault="00BB1765">
      <w:pPr>
        <w:rPr>
          <w:del w:id="5107" w:author="Orion" w:date="2011-03-31T18:25:00Z"/>
          <w:rFonts w:eastAsia="TimesNewRomanMS"/>
          <w:rPrChange w:id="5108" w:author="Orion" w:date="2011-05-01T20:13:00Z">
            <w:rPr>
              <w:del w:id="5109" w:author="Orion" w:date="2011-03-31T18:25:00Z"/>
              <w:rFonts w:eastAsia="TimesNewRomanMS" w:cs="Times New Roman"/>
              <w:lang w:val="en-US"/>
            </w:rPr>
          </w:rPrChange>
        </w:rPr>
        <w:pPrChange w:id="5110" w:author="Orion" w:date="2011-06-22T18:17:00Z">
          <w:pPr>
            <w:autoSpaceDE w:val="0"/>
          </w:pPr>
        </w:pPrChange>
      </w:pPr>
      <w:del w:id="5111" w:author="Orion" w:date="2011-03-31T18:25:00Z">
        <w:r w:rsidRPr="00650D90" w:rsidDel="00152534">
          <w:rPr>
            <w:rFonts w:eastAsia="TimesNewRomanMS"/>
            <w:rPrChange w:id="5112"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113"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114"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5115" w:author="Orion" w:date="2011-03-31T18:25:00Z"/>
          <w:rPrChange w:id="5116" w:author="Orion" w:date="2011-05-01T20:13:00Z">
            <w:rPr>
              <w:del w:id="5117" w:author="Orion" w:date="2011-03-31T18:25:00Z"/>
              <w:rFonts w:cs="Times New Roman"/>
              <w:lang w:val="en-US"/>
            </w:rPr>
          </w:rPrChange>
        </w:rPr>
        <w:pPrChange w:id="5118" w:author="Orion" w:date="2011-06-22T18:17:00Z">
          <w:pPr>
            <w:autoSpaceDE w:val="0"/>
          </w:pPr>
        </w:pPrChange>
      </w:pPr>
    </w:p>
    <w:p w14:paraId="29441FAD" w14:textId="77777777" w:rsidR="00BB1765" w:rsidRPr="00650D90" w:rsidDel="00152534" w:rsidRDefault="00BB1765">
      <w:pPr>
        <w:rPr>
          <w:del w:id="5119" w:author="Orion" w:date="2011-03-31T18:25:00Z"/>
          <w:rFonts w:eastAsia="TimesNewRomanMS"/>
          <w:color w:val="000000"/>
          <w:rPrChange w:id="5120" w:author="Orion" w:date="2011-05-01T20:13:00Z">
            <w:rPr>
              <w:del w:id="5121" w:author="Orion" w:date="2011-03-31T18:25:00Z"/>
              <w:rFonts w:eastAsia="TimesNewRomanMS" w:cs="Times New Roman"/>
              <w:color w:val="000000"/>
              <w:lang w:val="en-US"/>
            </w:rPr>
          </w:rPrChange>
        </w:rPr>
        <w:pPrChange w:id="5122" w:author="Orion" w:date="2011-06-22T18:17:00Z">
          <w:pPr>
            <w:autoSpaceDE w:val="0"/>
          </w:pPr>
        </w:pPrChange>
      </w:pPr>
      <w:del w:id="5123" w:author="Orion" w:date="2011-03-31T18:25:00Z">
        <w:r w:rsidRPr="00650D90" w:rsidDel="00152534">
          <w:rPr>
            <w:rFonts w:eastAsia="TimesNewRomanMS"/>
            <w:rPrChange w:id="5124" w:author="Orion" w:date="2011-05-01T20:13:00Z">
              <w:rPr>
                <w:rFonts w:eastAsia="TimesNewRomanMS" w:cs="TimesNewRomanMS"/>
                <w:b/>
                <w:bCs/>
                <w:sz w:val="48"/>
                <w:szCs w:val="48"/>
                <w:lang w:val="en-US"/>
              </w:rPr>
            </w:rPrChange>
          </w:rPr>
          <w:delText>[9]</w:delText>
        </w:r>
        <w:r w:rsidRPr="00650D90" w:rsidDel="00152534">
          <w:rPr>
            <w:rFonts w:eastAsia="TimesNewRomanItMS"/>
            <w:i/>
            <w:iCs/>
            <w:color w:val="000000"/>
            <w:rPrChange w:id="5125"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color w:val="000000"/>
            <w:rPrChange w:id="5126"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127" w:author="Orion" w:date="2011-03-31T18:25:00Z"/>
          <w:rFonts w:eastAsia="TimesNewRomanMS"/>
          <w:color w:val="000000"/>
          <w:rPrChange w:id="5128" w:author="Orion" w:date="2011-05-01T20:13:00Z">
            <w:rPr>
              <w:del w:id="5129" w:author="Orion" w:date="2011-03-31T18:25:00Z"/>
              <w:rFonts w:eastAsia="TimesNewRomanMS" w:cs="Times New Roman"/>
              <w:color w:val="000000"/>
              <w:lang w:val="en-US"/>
            </w:rPr>
          </w:rPrChange>
        </w:rPr>
        <w:pPrChange w:id="5130" w:author="Orion" w:date="2011-06-22T18:17:00Z">
          <w:pPr>
            <w:autoSpaceDE w:val="0"/>
          </w:pPr>
        </w:pPrChange>
      </w:pPr>
      <w:del w:id="5131" w:author="Orion" w:date="2011-03-31T18:25:00Z">
        <w:r w:rsidRPr="00246937" w:rsidDel="00152534">
          <w:rPr>
            <w:rPrChange w:id="5132" w:author="Orion" w:date="2011-04-24T22:32:00Z">
              <w:rPr>
                <w:rStyle w:val="Hyperlink"/>
                <w:b/>
                <w:bCs/>
                <w:sz w:val="48"/>
                <w:szCs w:val="48"/>
              </w:rPr>
            </w:rPrChange>
          </w:rPr>
          <w:fldChar w:fldCharType="begin"/>
        </w:r>
        <w:r w:rsidRPr="00650D90" w:rsidDel="00152534">
          <w:rPr>
            <w:rPrChange w:id="5133" w:author="Orion" w:date="2011-05-01T20:13:00Z">
              <w:rPr>
                <w:b/>
                <w:bCs/>
                <w:sz w:val="48"/>
                <w:szCs w:val="48"/>
              </w:rPr>
            </w:rPrChange>
          </w:rPr>
          <w:delInstrText xml:space="preserve"> HYPERLINK "http://www.flightexplorer.com/" </w:delInstrText>
        </w:r>
        <w:r w:rsidRPr="00246937" w:rsidDel="00152534">
          <w:rPr>
            <w:rPrChange w:id="5134" w:author="Orion" w:date="2011-04-24T22:32:00Z">
              <w:rPr>
                <w:rStyle w:val="Hyperlink"/>
                <w:b/>
                <w:bCs/>
                <w:sz w:val="48"/>
                <w:szCs w:val="48"/>
              </w:rPr>
            </w:rPrChange>
          </w:rPr>
          <w:fldChar w:fldCharType="separate"/>
        </w:r>
        <w:r w:rsidR="00BB1765" w:rsidRPr="00650D90" w:rsidDel="00152534">
          <w:rPr>
            <w:rStyle w:val="Hyperlink"/>
            <w:rFonts w:cs="Times New Roman"/>
            <w:rPrChange w:id="5135" w:author="Orion" w:date="2011-05-01T20:13:00Z">
              <w:rPr>
                <w:rStyle w:val="Hyperlink"/>
                <w:b/>
                <w:bCs/>
                <w:sz w:val="48"/>
                <w:szCs w:val="48"/>
              </w:rPr>
            </w:rPrChange>
          </w:rPr>
          <w:delText>http://www.flightexplorer.com/</w:delText>
        </w:r>
        <w:r w:rsidRPr="00246937" w:rsidDel="00152534">
          <w:rPr>
            <w:rStyle w:val="Hyperlink"/>
            <w:rFonts w:cs="Times New Roman"/>
            <w:rPrChange w:id="5136" w:author="Orion" w:date="2011-04-24T22:32:00Z">
              <w:rPr>
                <w:rStyle w:val="Hyperlink"/>
                <w:b/>
                <w:bCs/>
                <w:sz w:val="48"/>
                <w:szCs w:val="48"/>
              </w:rPr>
            </w:rPrChange>
          </w:rPr>
          <w:fldChar w:fldCharType="end"/>
        </w:r>
        <w:r w:rsidR="00BB1765" w:rsidRPr="00650D90" w:rsidDel="00152534">
          <w:rPr>
            <w:rFonts w:eastAsia="TimesNewRomanMS"/>
            <w:color w:val="0000FF"/>
            <w:rPrChange w:id="5137"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color w:val="000000"/>
            <w:rPrChange w:id="5138"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139" w:author="Orion" w:date="2011-03-31T18:25:00Z"/>
          <w:rPrChange w:id="5140" w:author="Orion" w:date="2011-05-01T20:13:00Z">
            <w:rPr>
              <w:del w:id="5141" w:author="Orion" w:date="2011-03-31T18:25:00Z"/>
              <w:rFonts w:cs="Times New Roman"/>
              <w:lang w:val="en-US"/>
            </w:rPr>
          </w:rPrChange>
        </w:rPr>
        <w:pPrChange w:id="5142" w:author="Orion" w:date="2011-06-22T18:17:00Z">
          <w:pPr>
            <w:autoSpaceDE w:val="0"/>
          </w:pPr>
        </w:pPrChange>
      </w:pPr>
    </w:p>
    <w:p w14:paraId="6A269CD3" w14:textId="77777777" w:rsidR="00BB1765" w:rsidRPr="00650D90" w:rsidDel="00152534" w:rsidRDefault="00BB1765">
      <w:pPr>
        <w:rPr>
          <w:del w:id="5143" w:author="Orion" w:date="2011-03-31T18:25:00Z"/>
          <w:rFonts w:eastAsia="TimesNewRomanMS"/>
          <w:rPrChange w:id="5144" w:author="Orion" w:date="2011-05-01T20:13:00Z">
            <w:rPr>
              <w:del w:id="5145" w:author="Orion" w:date="2011-03-31T18:25:00Z"/>
              <w:rFonts w:eastAsia="TimesNewRomanMS" w:cs="Times New Roman"/>
              <w:lang w:val="en-US"/>
            </w:rPr>
          </w:rPrChange>
        </w:rPr>
        <w:pPrChange w:id="5146" w:author="Orion" w:date="2011-06-22T18:17:00Z">
          <w:pPr>
            <w:autoSpaceDE w:val="0"/>
          </w:pPr>
        </w:pPrChange>
      </w:pPr>
      <w:del w:id="5147" w:author="Orion" w:date="2011-03-31T18:25:00Z">
        <w:r w:rsidRPr="00650D90" w:rsidDel="00152534">
          <w:rPr>
            <w:rFonts w:eastAsia="TimesNewRomanMS"/>
            <w:color w:val="000000"/>
            <w:rPrChange w:id="5148"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color w:val="000000"/>
            <w:rPrChange w:id="5149" w:author="Orion" w:date="2011-05-01T20:13:00Z">
              <w:rPr>
                <w:rFonts w:eastAsia="TimesNewRomanItMS" w:cs="TimesNewRomanItMS"/>
                <w:b/>
                <w:bCs/>
                <w:i/>
                <w:iCs/>
                <w:color w:val="000000"/>
                <w:sz w:val="48"/>
                <w:szCs w:val="48"/>
                <w:lang w:val="en-US"/>
              </w:rPr>
            </w:rPrChange>
          </w:rPr>
          <w:delText xml:space="preserve">Modeling Distributed Human </w:delText>
        </w:r>
        <w:r w:rsidRPr="00650D90" w:rsidDel="00152534">
          <w:rPr>
            <w:rFonts w:eastAsia="TimesNewRomanItMS"/>
            <w:i/>
            <w:iCs/>
            <w:rPrChange w:id="5150" w:author="Orion" w:date="2011-05-01T20:13:00Z">
              <w:rPr>
                <w:rFonts w:eastAsia="TimesNewRomanItMS" w:cs="TimesNewRomanItMS"/>
                <w:b/>
                <w:bCs/>
                <w:i/>
                <w:iCs/>
                <w:sz w:val="48"/>
                <w:szCs w:val="48"/>
                <w:lang w:val="en-US"/>
              </w:rPr>
            </w:rPrChange>
          </w:rPr>
          <w:delText>Decision-Making in Traffic Flow Management Operations</w:delText>
        </w:r>
        <w:r w:rsidRPr="00650D90" w:rsidDel="00152534">
          <w:rPr>
            <w:rFonts w:eastAsia="TimesNewRomanMS"/>
            <w:rPrChange w:id="515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152"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153"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154" w:author="Orion" w:date="2011-03-31T18:25:00Z"/>
          <w:rPrChange w:id="5155" w:author="Orion" w:date="2011-05-01T20:13:00Z">
            <w:rPr>
              <w:del w:id="5156" w:author="Orion" w:date="2011-03-31T18:25:00Z"/>
              <w:rFonts w:cs="Times New Roman"/>
              <w:lang w:val="en-US"/>
            </w:rPr>
          </w:rPrChange>
        </w:rPr>
        <w:pPrChange w:id="5157" w:author="Orion" w:date="2011-06-22T18:17:00Z">
          <w:pPr>
            <w:autoSpaceDE w:val="0"/>
          </w:pPr>
        </w:pPrChange>
      </w:pPr>
    </w:p>
    <w:p w14:paraId="538AD0D0" w14:textId="77777777" w:rsidR="00BB1765" w:rsidRPr="00650D90" w:rsidDel="00152534" w:rsidRDefault="00BB1765">
      <w:pPr>
        <w:rPr>
          <w:del w:id="5158" w:author="Orion" w:date="2011-03-31T18:25:00Z"/>
          <w:rFonts w:eastAsia="Times-Roman"/>
          <w:rPrChange w:id="5159" w:author="Orion" w:date="2011-05-01T20:13:00Z">
            <w:rPr>
              <w:del w:id="5160" w:author="Orion" w:date="2011-03-31T18:25:00Z"/>
              <w:rFonts w:eastAsia="Times-Roman" w:cs="Times New Roman"/>
              <w:lang w:val="en-US"/>
            </w:rPr>
          </w:rPrChange>
        </w:rPr>
        <w:pPrChange w:id="5161" w:author="Orion" w:date="2011-06-22T18:17:00Z">
          <w:pPr>
            <w:autoSpaceDE w:val="0"/>
          </w:pPr>
        </w:pPrChange>
      </w:pPr>
      <w:del w:id="5162" w:author="Orion" w:date="2011-03-31T18:25:00Z">
        <w:r w:rsidRPr="00650D90" w:rsidDel="00152534">
          <w:rPr>
            <w:rFonts w:eastAsia="TimesNewRomanMS"/>
            <w:rPrChange w:id="5163"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164"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165"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166"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167"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168" w:author="Orion" w:date="2011-03-31T18:25:00Z"/>
          <w:rFonts w:eastAsia="Times-Roman"/>
          <w:rPrChange w:id="5169" w:author="Orion" w:date="2011-05-01T20:13:00Z">
            <w:rPr>
              <w:del w:id="5170" w:author="Orion" w:date="2011-03-31T18:25:00Z"/>
              <w:rFonts w:eastAsia="Times-Roman" w:cs="Times New Roman"/>
              <w:lang w:val="en-US"/>
            </w:rPr>
          </w:rPrChange>
        </w:rPr>
        <w:pPrChange w:id="5171" w:author="Orion" w:date="2011-06-22T18:17:00Z">
          <w:pPr>
            <w:autoSpaceDE w:val="0"/>
          </w:pPr>
        </w:pPrChange>
      </w:pPr>
    </w:p>
    <w:p w14:paraId="477C358C" w14:textId="77777777" w:rsidR="00BB1765" w:rsidRPr="00B42FC5" w:rsidDel="00152534" w:rsidRDefault="00BB1765">
      <w:pPr>
        <w:rPr>
          <w:del w:id="5172" w:author="Orion" w:date="2011-03-31T18:37:00Z"/>
          <w:rStyle w:val="RTOReferenceTextChar"/>
          <w:rFonts w:cs="Times New Roman"/>
          <w:sz w:val="24"/>
          <w:lang w:val="es-ES"/>
        </w:rPr>
        <w:pPrChange w:id="5173" w:author="Orion" w:date="2011-06-22T18:17:00Z">
          <w:pPr>
            <w:autoSpaceDE w:val="0"/>
            <w:jc w:val="both"/>
          </w:pPr>
        </w:pPrChange>
      </w:pPr>
      <w:del w:id="5174" w:author="Orion" w:date="2011-03-31T18:37:00Z">
        <w:r w:rsidRPr="00650D90" w:rsidDel="00152534">
          <w:rPr>
            <w:rPrChange w:id="5175"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176"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177"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178"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179"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5180" w:author="Orion" w:date="2011-03-31T18:37:00Z"/>
        </w:rPr>
        <w:pPrChange w:id="5181" w:author="Orion" w:date="2011-06-22T18:17:00Z">
          <w:pPr>
            <w:autoSpaceDE w:val="0"/>
            <w:jc w:val="both"/>
          </w:pPr>
        </w:pPrChange>
      </w:pPr>
    </w:p>
    <w:p w14:paraId="58150247" w14:textId="77777777" w:rsidR="00BB1765" w:rsidRPr="00650D90" w:rsidDel="00152534" w:rsidRDefault="00BB1765">
      <w:pPr>
        <w:rPr>
          <w:del w:id="5182" w:author="Orion" w:date="2011-03-31T18:37:00Z"/>
          <w:rPrChange w:id="5183" w:author="Orion" w:date="2011-05-01T20:13:00Z">
            <w:rPr>
              <w:del w:id="5184" w:author="Orion" w:date="2011-03-31T18:37:00Z"/>
              <w:rFonts w:cs="Times New Roman"/>
              <w:lang w:val="en-US"/>
            </w:rPr>
          </w:rPrChange>
        </w:rPr>
        <w:pPrChange w:id="5185" w:author="Orion" w:date="2011-06-22T18:17:00Z">
          <w:pPr>
            <w:autoSpaceDE w:val="0"/>
            <w:jc w:val="both"/>
          </w:pPr>
        </w:pPrChange>
      </w:pPr>
      <w:del w:id="5186" w:author="Orion" w:date="2011-03-31T18:37:00Z">
        <w:r w:rsidRPr="00650D90" w:rsidDel="00152534">
          <w:rPr>
            <w:rPrChange w:id="5187"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5188" w:author="Orion" w:date="2011-03-31T18:37:00Z"/>
          <w:color w:val="000000"/>
          <w:rPrChange w:id="5189" w:author="Orion" w:date="2011-05-01T20:13:00Z">
            <w:rPr>
              <w:del w:id="5190" w:author="Orion" w:date="2011-03-31T18:37:00Z"/>
              <w:rFonts w:cs="Times New Roman"/>
              <w:color w:val="000000"/>
              <w:lang w:val="en-US"/>
            </w:rPr>
          </w:rPrChange>
        </w:rPr>
        <w:pPrChange w:id="5191" w:author="Orion" w:date="2011-06-22T18:17:00Z">
          <w:pPr>
            <w:autoSpaceDE w:val="0"/>
            <w:jc w:val="both"/>
          </w:pPr>
        </w:pPrChange>
      </w:pPr>
    </w:p>
    <w:p w14:paraId="1C645A4A" w14:textId="77777777" w:rsidR="00BB1765" w:rsidRPr="00650D90" w:rsidDel="00152534" w:rsidRDefault="00BB1765">
      <w:pPr>
        <w:rPr>
          <w:del w:id="5192" w:author="Orion" w:date="2011-03-31T18:37:00Z"/>
          <w:color w:val="000000"/>
          <w:rPrChange w:id="5193" w:author="Orion" w:date="2011-05-01T20:13:00Z">
            <w:rPr>
              <w:del w:id="5194" w:author="Orion" w:date="2011-03-31T18:37:00Z"/>
              <w:rFonts w:cs="Times New Roman"/>
              <w:color w:val="000000"/>
              <w:lang w:val="en-US"/>
            </w:rPr>
          </w:rPrChange>
        </w:rPr>
        <w:pPrChange w:id="5195" w:author="Orion" w:date="2011-06-22T18:17:00Z">
          <w:pPr>
            <w:autoSpaceDE w:val="0"/>
            <w:jc w:val="both"/>
          </w:pPr>
        </w:pPrChange>
      </w:pPr>
      <w:del w:id="5196" w:author="Orion" w:date="2011-03-31T18:37:00Z">
        <w:r w:rsidRPr="00650D90" w:rsidDel="00152534">
          <w:rPr>
            <w:color w:val="000000"/>
            <w:rPrChange w:id="5197"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5198" w:author="Orion" w:date="2011-03-31T18:37:00Z"/>
          <w:rPrChange w:id="5199" w:author="Orion" w:date="2011-05-01T20:13:00Z">
            <w:rPr>
              <w:del w:id="5200" w:author="Orion" w:date="2011-03-31T18:37:00Z"/>
              <w:rFonts w:cs="Times New Roman"/>
              <w:lang w:val="en-US"/>
            </w:rPr>
          </w:rPrChange>
        </w:rPr>
        <w:pPrChange w:id="5201" w:author="Orion" w:date="2011-06-22T18:17:00Z">
          <w:pPr>
            <w:autoSpaceDE w:val="0"/>
            <w:jc w:val="both"/>
          </w:pPr>
        </w:pPrChange>
      </w:pPr>
    </w:p>
    <w:p w14:paraId="05E5B9D5" w14:textId="77777777" w:rsidR="00BB1765" w:rsidRPr="00650D90" w:rsidDel="00152534" w:rsidRDefault="00BB1765">
      <w:pPr>
        <w:rPr>
          <w:del w:id="5202" w:author="Orion" w:date="2011-03-31T18:37:00Z"/>
          <w:color w:val="000000"/>
          <w:rPrChange w:id="5203" w:author="Orion" w:date="2011-05-01T20:13:00Z">
            <w:rPr>
              <w:del w:id="5204" w:author="Orion" w:date="2011-03-31T18:37:00Z"/>
              <w:rFonts w:cs="Times New Roman"/>
              <w:color w:val="000000"/>
              <w:lang w:val="en-US"/>
            </w:rPr>
          </w:rPrChange>
        </w:rPr>
        <w:pPrChange w:id="5205" w:author="Orion" w:date="2011-06-22T18:17:00Z">
          <w:pPr>
            <w:autoSpaceDE w:val="0"/>
            <w:jc w:val="both"/>
          </w:pPr>
        </w:pPrChange>
      </w:pPr>
      <w:del w:id="5206" w:author="Orion" w:date="2011-03-31T18:37:00Z">
        <w:r w:rsidRPr="00650D90" w:rsidDel="00152534">
          <w:rPr>
            <w:color w:val="000000"/>
            <w:rPrChange w:id="5207"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5208" w:author="Orion" w:date="2011-03-31T22:56:00Z"/>
          <w:rPrChange w:id="5209" w:author="Orion" w:date="2011-05-01T20:13:00Z">
            <w:rPr>
              <w:del w:id="5210" w:author="Orion" w:date="2011-03-31T22:56:00Z"/>
              <w:rFonts w:cs="Times New Roman"/>
              <w:lang w:val="en-US"/>
            </w:rPr>
          </w:rPrChange>
        </w:rPr>
        <w:pPrChange w:id="5211" w:author="Orion" w:date="2011-06-22T18:17:00Z">
          <w:pPr>
            <w:autoSpaceDE w:val="0"/>
            <w:jc w:val="both"/>
          </w:pPr>
        </w:pPrChange>
      </w:pPr>
    </w:p>
    <w:p w14:paraId="5E09305D" w14:textId="77777777" w:rsidR="00BB1765" w:rsidRPr="00650D90" w:rsidDel="002B6451" w:rsidRDefault="00BB1765">
      <w:pPr>
        <w:rPr>
          <w:del w:id="5212" w:author="Orion" w:date="2011-03-31T18:51:00Z"/>
          <w:color w:val="000000"/>
          <w:rPrChange w:id="5213" w:author="Orion" w:date="2011-05-01T20:13:00Z">
            <w:rPr>
              <w:del w:id="5214" w:author="Orion" w:date="2011-03-31T18:51:00Z"/>
              <w:rFonts w:cs="Times New Roman"/>
              <w:color w:val="000000"/>
              <w:lang w:val="en-US"/>
            </w:rPr>
          </w:rPrChange>
        </w:rPr>
        <w:pPrChange w:id="5215" w:author="Orion" w:date="2011-06-22T18:17:00Z">
          <w:pPr>
            <w:autoSpaceDE w:val="0"/>
            <w:jc w:val="both"/>
          </w:pPr>
        </w:pPrChange>
      </w:pPr>
      <w:del w:id="5216" w:author="Orion" w:date="2011-03-31T18:51:00Z">
        <w:r w:rsidRPr="00650D90" w:rsidDel="002B6451">
          <w:rPr>
            <w:color w:val="000000"/>
            <w:rPrChange w:id="5217"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5218" w:author="Orion" w:date="2011-03-31T18:51:00Z"/>
          <w:rPrChange w:id="5219" w:author="Orion" w:date="2011-05-01T20:13:00Z">
            <w:rPr>
              <w:del w:id="5220" w:author="Orion" w:date="2011-03-31T18:51:00Z"/>
              <w:rFonts w:cs="Times New Roman"/>
              <w:lang w:val="en-US"/>
            </w:rPr>
          </w:rPrChange>
        </w:rPr>
        <w:pPrChange w:id="5221" w:author="Orion" w:date="2011-06-22T18:17:00Z">
          <w:pPr>
            <w:autoSpaceDE w:val="0"/>
            <w:jc w:val="both"/>
          </w:pPr>
        </w:pPrChange>
      </w:pPr>
    </w:p>
    <w:p w14:paraId="5E421F6E" w14:textId="77777777" w:rsidR="00BB1765" w:rsidRPr="00650D90" w:rsidDel="002B6451" w:rsidRDefault="00BB1765">
      <w:pPr>
        <w:rPr>
          <w:del w:id="5222" w:author="Orion" w:date="2011-03-31T18:51:00Z"/>
          <w:color w:val="000000"/>
          <w:rPrChange w:id="5223" w:author="Orion" w:date="2011-05-01T20:13:00Z">
            <w:rPr>
              <w:del w:id="5224" w:author="Orion" w:date="2011-03-31T18:51:00Z"/>
              <w:rFonts w:cs="Times New Roman"/>
              <w:color w:val="000000"/>
              <w:lang w:val="en-US"/>
            </w:rPr>
          </w:rPrChange>
        </w:rPr>
        <w:pPrChange w:id="5225" w:author="Orion" w:date="2011-06-22T18:17:00Z">
          <w:pPr>
            <w:autoSpaceDE w:val="0"/>
            <w:jc w:val="both"/>
          </w:pPr>
        </w:pPrChange>
      </w:pPr>
      <w:del w:id="5226" w:author="Orion" w:date="2011-03-31T18:51:00Z">
        <w:r w:rsidRPr="00650D90" w:rsidDel="002B6451">
          <w:rPr>
            <w:color w:val="000000"/>
            <w:rPrChange w:id="5227"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5228" w:author="Orion" w:date="2011-03-31T18:51:00Z"/>
          <w:rPrChange w:id="5229" w:author="Orion" w:date="2011-05-01T20:13:00Z">
            <w:rPr>
              <w:del w:id="5230" w:author="Orion" w:date="2011-03-31T18:51:00Z"/>
              <w:rFonts w:cs="Times New Roman"/>
              <w:lang w:val="en-US"/>
            </w:rPr>
          </w:rPrChange>
        </w:rPr>
        <w:pPrChange w:id="5231" w:author="Orion" w:date="2011-06-22T18:17:00Z">
          <w:pPr>
            <w:autoSpaceDE w:val="0"/>
            <w:jc w:val="both"/>
          </w:pPr>
        </w:pPrChange>
      </w:pPr>
    </w:p>
    <w:p w14:paraId="44D1300A" w14:textId="77777777" w:rsidR="00BB1765" w:rsidRPr="00650D90" w:rsidDel="002B6451" w:rsidRDefault="00BB1765">
      <w:pPr>
        <w:rPr>
          <w:del w:id="5232" w:author="Orion" w:date="2011-03-31T18:51:00Z"/>
          <w:color w:val="000000"/>
          <w:rPrChange w:id="5233" w:author="Orion" w:date="2011-05-01T20:13:00Z">
            <w:rPr>
              <w:del w:id="5234" w:author="Orion" w:date="2011-03-31T18:51:00Z"/>
              <w:rFonts w:cs="Times New Roman"/>
              <w:color w:val="000000"/>
              <w:lang w:val="en-US"/>
            </w:rPr>
          </w:rPrChange>
        </w:rPr>
        <w:pPrChange w:id="5235" w:author="Orion" w:date="2011-06-22T18:17:00Z">
          <w:pPr>
            <w:autoSpaceDE w:val="0"/>
            <w:jc w:val="both"/>
          </w:pPr>
        </w:pPrChange>
      </w:pPr>
      <w:del w:id="5236" w:author="Orion" w:date="2011-03-31T18:51:00Z">
        <w:r w:rsidRPr="00650D90" w:rsidDel="002B6451">
          <w:rPr>
            <w:color w:val="000000"/>
            <w:rPrChange w:id="5237"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5238" w:author="Orion" w:date="2011-03-31T18:51:00Z"/>
          <w:rPrChange w:id="5239" w:author="Orion" w:date="2011-05-01T20:13:00Z">
            <w:rPr>
              <w:del w:id="5240" w:author="Orion" w:date="2011-03-31T18:51:00Z"/>
              <w:rFonts w:cs="Times New Roman"/>
              <w:lang w:val="en-US"/>
            </w:rPr>
          </w:rPrChange>
        </w:rPr>
        <w:pPrChange w:id="5241" w:author="Orion" w:date="2011-06-22T18:17:00Z">
          <w:pPr>
            <w:autoSpaceDE w:val="0"/>
            <w:jc w:val="both"/>
          </w:pPr>
        </w:pPrChange>
      </w:pPr>
    </w:p>
    <w:p w14:paraId="58EF3BFD" w14:textId="77777777" w:rsidR="00BB1765" w:rsidRPr="00650D90" w:rsidDel="002B6451" w:rsidRDefault="00BB1765">
      <w:pPr>
        <w:rPr>
          <w:del w:id="5242" w:author="Orion" w:date="2011-03-31T18:51:00Z"/>
          <w:color w:val="000000"/>
          <w:rPrChange w:id="5243" w:author="Orion" w:date="2011-05-01T20:13:00Z">
            <w:rPr>
              <w:del w:id="5244" w:author="Orion" w:date="2011-03-31T18:51:00Z"/>
              <w:rFonts w:cs="Times New Roman"/>
              <w:color w:val="000000"/>
              <w:lang w:val="en-US"/>
            </w:rPr>
          </w:rPrChange>
        </w:rPr>
        <w:pPrChange w:id="5245" w:author="Orion" w:date="2011-06-22T18:17:00Z">
          <w:pPr>
            <w:autoSpaceDE w:val="0"/>
            <w:jc w:val="both"/>
          </w:pPr>
        </w:pPrChange>
      </w:pPr>
      <w:del w:id="5246" w:author="Orion" w:date="2011-03-31T18:51:00Z">
        <w:r w:rsidRPr="00650D90" w:rsidDel="002B6451">
          <w:rPr>
            <w:color w:val="000000"/>
            <w:rPrChange w:id="5247"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5248" w:author="Orion" w:date="2011-03-31T22:56:00Z"/>
          <w:rPrChange w:id="5249" w:author="Orion" w:date="2011-05-01T20:13:00Z">
            <w:rPr>
              <w:del w:id="5250" w:author="Orion" w:date="2011-03-31T22:56:00Z"/>
              <w:rFonts w:cs="Times New Roman"/>
              <w:lang w:val="en-US"/>
            </w:rPr>
          </w:rPrChange>
        </w:rPr>
        <w:pPrChange w:id="5251" w:author="Orion" w:date="2011-06-22T18:17:00Z">
          <w:pPr>
            <w:autoSpaceDE w:val="0"/>
            <w:jc w:val="both"/>
          </w:pPr>
        </w:pPrChange>
      </w:pPr>
    </w:p>
    <w:p w14:paraId="016E8DB2" w14:textId="77777777" w:rsidR="00BB1765" w:rsidRPr="00650D90" w:rsidDel="00582A7E" w:rsidRDefault="00BB1765">
      <w:pPr>
        <w:rPr>
          <w:del w:id="5252" w:author="Orion" w:date="2011-03-31T22:26:00Z"/>
          <w:color w:val="000000"/>
          <w:rPrChange w:id="5253" w:author="Orion" w:date="2011-05-01T20:13:00Z">
            <w:rPr>
              <w:del w:id="5254" w:author="Orion" w:date="2011-03-31T22:26:00Z"/>
              <w:rFonts w:cs="Times New Roman"/>
              <w:color w:val="000000"/>
              <w:lang w:val="en-US"/>
            </w:rPr>
          </w:rPrChange>
        </w:rPr>
        <w:pPrChange w:id="5255" w:author="Orion" w:date="2011-06-22T18:17:00Z">
          <w:pPr>
            <w:autoSpaceDE w:val="0"/>
            <w:jc w:val="both"/>
          </w:pPr>
        </w:pPrChange>
      </w:pPr>
      <w:del w:id="5256" w:author="Orion" w:date="2011-03-31T22:26:00Z">
        <w:r w:rsidRPr="00650D90" w:rsidDel="00582A7E">
          <w:rPr>
            <w:color w:val="000000"/>
            <w:rPrChange w:id="5257"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5258" w:author="Orion" w:date="2011-03-31T22:26:00Z"/>
          <w:rPrChange w:id="5259" w:author="Orion" w:date="2011-05-01T20:13:00Z">
            <w:rPr>
              <w:del w:id="5260" w:author="Orion" w:date="2011-03-31T22:26:00Z"/>
              <w:rFonts w:cs="Times New Roman"/>
              <w:lang w:val="en-US"/>
            </w:rPr>
          </w:rPrChange>
        </w:rPr>
        <w:pPrChange w:id="5261" w:author="Orion" w:date="2011-06-22T18:17:00Z">
          <w:pPr>
            <w:autoSpaceDE w:val="0"/>
            <w:jc w:val="both"/>
          </w:pPr>
        </w:pPrChange>
      </w:pPr>
    </w:p>
    <w:p w14:paraId="41A84A33" w14:textId="77777777" w:rsidR="00BB1765" w:rsidRPr="00650D90" w:rsidDel="00582A7E" w:rsidRDefault="00BB1765">
      <w:pPr>
        <w:rPr>
          <w:del w:id="5262" w:author="Orion" w:date="2011-03-31T22:26:00Z"/>
          <w:color w:val="000000"/>
          <w:rPrChange w:id="5263" w:author="Orion" w:date="2011-05-01T20:13:00Z">
            <w:rPr>
              <w:del w:id="5264" w:author="Orion" w:date="2011-03-31T22:26:00Z"/>
              <w:rFonts w:cs="Times New Roman"/>
              <w:color w:val="000000"/>
              <w:lang w:val="en-US"/>
            </w:rPr>
          </w:rPrChange>
        </w:rPr>
        <w:pPrChange w:id="5265" w:author="Orion" w:date="2011-06-22T18:17:00Z">
          <w:pPr>
            <w:autoSpaceDE w:val="0"/>
            <w:jc w:val="both"/>
          </w:pPr>
        </w:pPrChange>
      </w:pPr>
      <w:del w:id="5266" w:author="Orion" w:date="2011-03-31T22:26:00Z">
        <w:r w:rsidRPr="00650D90" w:rsidDel="00582A7E">
          <w:rPr>
            <w:color w:val="000000"/>
            <w:rPrChange w:id="5267"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5268" w:author="Orion" w:date="2011-03-31T22:26:00Z"/>
          <w:rPrChange w:id="5269" w:author="Orion" w:date="2011-05-01T20:13:00Z">
            <w:rPr>
              <w:del w:id="5270" w:author="Orion" w:date="2011-03-31T22:26:00Z"/>
              <w:rFonts w:cs="Times New Roman"/>
              <w:lang w:val="en-US"/>
            </w:rPr>
          </w:rPrChange>
        </w:rPr>
        <w:pPrChange w:id="5271" w:author="Orion" w:date="2011-06-22T18:17:00Z">
          <w:pPr>
            <w:autoSpaceDE w:val="0"/>
            <w:jc w:val="both"/>
          </w:pPr>
        </w:pPrChange>
      </w:pPr>
    </w:p>
    <w:p w14:paraId="7E0357EB" w14:textId="77777777" w:rsidR="00BB1765" w:rsidRPr="00650D90" w:rsidDel="00582A7E" w:rsidRDefault="00BB1765">
      <w:pPr>
        <w:rPr>
          <w:del w:id="5272" w:author="Orion" w:date="2011-03-31T22:26:00Z"/>
          <w:color w:val="000000"/>
          <w:rPrChange w:id="5273" w:author="Orion" w:date="2011-05-01T20:13:00Z">
            <w:rPr>
              <w:del w:id="5274" w:author="Orion" w:date="2011-03-31T22:26:00Z"/>
              <w:rFonts w:cs="Times New Roman"/>
              <w:color w:val="000000"/>
              <w:lang w:val="en-US"/>
            </w:rPr>
          </w:rPrChange>
        </w:rPr>
        <w:pPrChange w:id="5275" w:author="Orion" w:date="2011-06-22T18:17:00Z">
          <w:pPr>
            <w:autoSpaceDE w:val="0"/>
            <w:jc w:val="both"/>
          </w:pPr>
        </w:pPrChange>
      </w:pPr>
      <w:del w:id="5276" w:author="Orion" w:date="2011-03-31T22:26:00Z">
        <w:r w:rsidRPr="00650D90" w:rsidDel="00582A7E">
          <w:rPr>
            <w:color w:val="000000"/>
            <w:rPrChange w:id="5277"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5278" w:author="Orion" w:date="2011-03-31T22:26:00Z"/>
          <w:rPrChange w:id="5279" w:author="Orion" w:date="2011-05-01T20:13:00Z">
            <w:rPr>
              <w:del w:id="5280" w:author="Orion" w:date="2011-03-31T22:26:00Z"/>
              <w:rFonts w:cs="Times New Roman"/>
              <w:lang w:val="en-US"/>
            </w:rPr>
          </w:rPrChange>
        </w:rPr>
        <w:pPrChange w:id="5281" w:author="Orion" w:date="2011-06-22T18:17:00Z">
          <w:pPr>
            <w:autoSpaceDE w:val="0"/>
            <w:jc w:val="both"/>
          </w:pPr>
        </w:pPrChange>
      </w:pPr>
    </w:p>
    <w:p w14:paraId="756E9A5A" w14:textId="77777777" w:rsidR="00BB1765" w:rsidRPr="00650D90" w:rsidDel="00582A7E" w:rsidRDefault="00BB1765">
      <w:pPr>
        <w:rPr>
          <w:del w:id="5282" w:author="Orion" w:date="2011-03-31T22:26:00Z"/>
          <w:color w:val="000000"/>
          <w:rPrChange w:id="5283" w:author="Orion" w:date="2011-05-01T20:13:00Z">
            <w:rPr>
              <w:del w:id="5284" w:author="Orion" w:date="2011-03-31T22:26:00Z"/>
              <w:rFonts w:cs="Times New Roman"/>
              <w:color w:val="000000"/>
              <w:lang w:val="en-US"/>
            </w:rPr>
          </w:rPrChange>
        </w:rPr>
        <w:pPrChange w:id="5285" w:author="Orion" w:date="2011-06-22T18:17:00Z">
          <w:pPr>
            <w:autoSpaceDE w:val="0"/>
            <w:jc w:val="both"/>
          </w:pPr>
        </w:pPrChange>
      </w:pPr>
      <w:del w:id="5286" w:author="Orion" w:date="2011-03-31T22:26:00Z">
        <w:r w:rsidRPr="00650D90" w:rsidDel="00582A7E">
          <w:rPr>
            <w:color w:val="000000"/>
            <w:rPrChange w:id="5287"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5288" w:author="Orion" w:date="2011-03-31T22:26:00Z"/>
          <w:rPrChange w:id="5289" w:author="Orion" w:date="2011-05-01T20:13:00Z">
            <w:rPr>
              <w:del w:id="5290" w:author="Orion" w:date="2011-03-31T22:26:00Z"/>
              <w:rFonts w:cs="Times New Roman"/>
              <w:lang w:val="en-US"/>
            </w:rPr>
          </w:rPrChange>
        </w:rPr>
        <w:pPrChange w:id="5291" w:author="Orion" w:date="2011-06-22T18:17:00Z">
          <w:pPr>
            <w:autoSpaceDE w:val="0"/>
            <w:jc w:val="both"/>
          </w:pPr>
        </w:pPrChange>
      </w:pPr>
    </w:p>
    <w:p w14:paraId="22F8E84D" w14:textId="77777777" w:rsidR="006F5A50" w:rsidRPr="00B42FC5" w:rsidRDefault="00BB1765">
      <w:pPr>
        <w:rPr>
          <w:ins w:id="5292" w:author="Orion" w:date="2011-03-31T18:18:00Z"/>
        </w:rPr>
      </w:pPr>
      <w:del w:id="5293" w:author="Orion" w:date="2011-03-31T22:33:00Z">
        <w:r w:rsidRPr="00650D90" w:rsidDel="002D40E7">
          <w:rPr>
            <w:color w:val="000000"/>
            <w:rPrChange w:id="5294"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5295" w:author="Orion" w:date="2011-04-06T18:33:00Z"/>
    <w:bookmarkStart w:id="5296" w:name="_Toc296083835" w:displacedByCustomXml="next"/>
    <w:sdt>
      <w:sdtPr>
        <w:rPr>
          <w:rFonts w:cs="Times New Roman"/>
          <w:b w:val="0"/>
          <w:bCs w:val="0"/>
          <w:sz w:val="24"/>
          <w:szCs w:val="24"/>
        </w:rPr>
        <w:id w:val="999621430"/>
        <w:docPartObj>
          <w:docPartGallery w:val="Bibliographies"/>
          <w:docPartUnique/>
        </w:docPartObj>
      </w:sdtPr>
      <w:sdtContent>
        <w:customXmlInsRangeEnd w:id="5295"/>
        <w:p w14:paraId="41F4A2BF" w14:textId="77777777" w:rsidR="00B946E5" w:rsidRPr="00B937FD" w:rsidRDefault="00B946E5">
          <w:pPr>
            <w:pStyle w:val="Heading1"/>
            <w:rPr>
              <w:ins w:id="5297" w:author="Orion" w:date="2011-04-06T18:33:00Z"/>
              <w:rFonts w:cs="Times New Roman"/>
            </w:rPr>
          </w:pPr>
          <w:ins w:id="5298" w:author="Orion" w:date="2011-04-06T18:33:00Z">
            <w:r w:rsidRPr="004E6600">
              <w:rPr>
                <w:rFonts w:cs="Times New Roman"/>
                <w:rPrChange w:id="5299" w:author="Orion" w:date="2011-05-04T19:49:00Z">
                  <w:rPr>
                    <w:b w:val="0"/>
                    <w:bCs w:val="0"/>
                    <w:sz w:val="24"/>
                    <w:szCs w:val="24"/>
                  </w:rPr>
                </w:rPrChange>
              </w:rPr>
              <w:t>Bibliogra</w:t>
            </w:r>
          </w:ins>
          <w:ins w:id="5300" w:author="Orion" w:date="2011-05-04T19:48:00Z">
            <w:r w:rsidR="00C038CA" w:rsidRPr="004E6600">
              <w:rPr>
                <w:rFonts w:cs="Times New Roman"/>
                <w:rPrChange w:id="5301" w:author="Orion" w:date="2011-05-04T19:49:00Z">
                  <w:rPr>
                    <w:rFonts w:cs="Times New Roman"/>
                    <w:b w:val="0"/>
                    <w:bCs w:val="0"/>
                    <w:sz w:val="24"/>
                    <w:szCs w:val="24"/>
                    <w:lang w:val="en-US"/>
                  </w:rPr>
                </w:rPrChange>
              </w:rPr>
              <w:t>fía</w:t>
            </w:r>
          </w:ins>
          <w:bookmarkEnd w:id="5296"/>
        </w:p>
        <w:customXmlInsRangeStart w:id="5302" w:author="Orion" w:date="2011-04-06T18:33:00Z"/>
        <w:sdt>
          <w:sdtPr>
            <w:rPr>
              <w:rFonts w:cs="Times New Roman"/>
              <w:szCs w:val="24"/>
            </w:rPr>
            <w:id w:val="111145805"/>
            <w:bibliography/>
          </w:sdtPr>
          <w:sdtContent>
            <w:customXmlInsRangeEnd w:id="5302"/>
            <w:p w14:paraId="52B202F3" w14:textId="77777777" w:rsidR="00CD4C4B" w:rsidRPr="00CD4C4B" w:rsidRDefault="00B946E5">
              <w:pPr>
                <w:pStyle w:val="Bibliography"/>
                <w:rPr>
                  <w:ins w:id="5303" w:author="Orion" w:date="2011-07-05T14:03:00Z"/>
                  <w:noProof/>
                  <w:lang w:val="en-US"/>
                  <w:rPrChange w:id="5304" w:author="Orion" w:date="2011-07-05T14:03:00Z">
                    <w:rPr>
                      <w:ins w:id="5305" w:author="Orion" w:date="2011-07-05T14:03:00Z"/>
                      <w:noProof/>
                    </w:rPr>
                  </w:rPrChange>
                </w:rPr>
              </w:pPr>
              <w:ins w:id="5306" w:author="Orion" w:date="2011-04-06T18:33:00Z">
                <w:r w:rsidRPr="00246937">
                  <w:rPr>
                    <w:rFonts w:cs="Times New Roman"/>
                  </w:rPr>
                  <w:fldChar w:fldCharType="begin"/>
                </w:r>
                <w:r w:rsidRPr="0080539F">
                  <w:rPr>
                    <w:rFonts w:cs="Times New Roman"/>
                    <w:rPrChange w:id="5307" w:author="Orion" w:date="2011-07-05T19:19:00Z">
                      <w:rPr>
                        <w:rFonts w:cs="Times New Roman"/>
                      </w:rPr>
                    </w:rPrChange>
                  </w:rPr>
                  <w:instrText xml:space="preserve"> BIBLIOGRAPHY </w:instrText>
                </w:r>
                <w:r w:rsidRPr="00246937">
                  <w:rPr>
                    <w:rFonts w:cs="Times New Roman"/>
                  </w:rPr>
                  <w:fldChar w:fldCharType="separate"/>
                </w:r>
              </w:ins>
              <w:ins w:id="5308" w:author="Orion" w:date="2011-07-05T14:03:00Z">
                <w:r w:rsidR="00CD4C4B" w:rsidRPr="0080539F">
                  <w:rPr>
                    <w:noProof/>
                  </w:rPr>
                  <w:t xml:space="preserve">1. </w:t>
                </w:r>
                <w:r w:rsidR="00CD4C4B" w:rsidRPr="001A6225">
                  <w:rPr>
                    <w:i/>
                    <w:iCs/>
                    <w:noProof/>
                  </w:rPr>
                  <w:t xml:space="preserve">A vision for European Aviation. </w:t>
                </w:r>
                <w:r w:rsidR="00CD4C4B" w:rsidRPr="00CD4C4B">
                  <w:rPr>
                    <w:b/>
                    <w:bCs/>
                    <w:noProof/>
                    <w:lang w:val="en-US"/>
                    <w:rPrChange w:id="5309" w:author="Orion" w:date="2011-07-05T14:03:00Z">
                      <w:rPr>
                        <w:b/>
                        <w:bCs/>
                        <w:noProof/>
                      </w:rPr>
                    </w:rPrChange>
                  </w:rPr>
                  <w:t>Eurocontrol.</w:t>
                </w:r>
                <w:r w:rsidR="00CD4C4B" w:rsidRPr="00CD4C4B">
                  <w:rPr>
                    <w:noProof/>
                    <w:lang w:val="en-US"/>
                    <w:rPrChange w:id="5310" w:author="Orion" w:date="2011-07-05T14:03:00Z">
                      <w:rPr>
                        <w:noProof/>
                      </w:rPr>
                    </w:rPrChange>
                  </w:rPr>
                  <w:t xml:space="preserve"> 2005. Eurocontrol and ACI Europe Press Conference.</w:t>
                </w:r>
              </w:ins>
            </w:p>
            <w:p w14:paraId="1227F3C8" w14:textId="77777777" w:rsidR="00CD4C4B" w:rsidRPr="00CD4C4B" w:rsidRDefault="00CD4C4B">
              <w:pPr>
                <w:pStyle w:val="Bibliography"/>
                <w:rPr>
                  <w:ins w:id="5311" w:author="Orion" w:date="2011-07-05T14:03:00Z"/>
                  <w:noProof/>
                  <w:lang w:val="en-US"/>
                  <w:rPrChange w:id="5312" w:author="Orion" w:date="2011-07-05T14:04:00Z">
                    <w:rPr>
                      <w:ins w:id="5313" w:author="Orion" w:date="2011-07-05T14:03:00Z"/>
                      <w:noProof/>
                    </w:rPr>
                  </w:rPrChange>
                </w:rPr>
              </w:pPr>
              <w:ins w:id="5314" w:author="Orion" w:date="2011-07-05T14:03:00Z">
                <w:r w:rsidRPr="00CD4C4B">
                  <w:rPr>
                    <w:noProof/>
                    <w:lang w:val="en-US"/>
                    <w:rPrChange w:id="5315" w:author="Orion" w:date="2011-07-05T14:03:00Z">
                      <w:rPr>
                        <w:noProof/>
                      </w:rPr>
                    </w:rPrChange>
                  </w:rPr>
                  <w:t xml:space="preserve">2. </w:t>
                </w:r>
                <w:r w:rsidRPr="00CD4C4B">
                  <w:rPr>
                    <w:i/>
                    <w:iCs/>
                    <w:noProof/>
                    <w:lang w:val="en-US"/>
                    <w:rPrChange w:id="5316" w:author="Orion" w:date="2011-07-05T14:03:00Z">
                      <w:rPr>
                        <w:i/>
                        <w:iCs/>
                        <w:noProof/>
                      </w:rPr>
                    </w:rPrChange>
                  </w:rPr>
                  <w:t xml:space="preserve">Conflict Resolution for Air Traffic Management: A Study in Multi-Agent Hybrid Systems. </w:t>
                </w:r>
                <w:r w:rsidRPr="00CD4C4B">
                  <w:rPr>
                    <w:b/>
                    <w:bCs/>
                    <w:noProof/>
                    <w:lang w:val="en-US"/>
                    <w:rPrChange w:id="5317" w:author="Orion" w:date="2011-07-05T14:04:00Z">
                      <w:rPr>
                        <w:b/>
                        <w:bCs/>
                        <w:noProof/>
                      </w:rPr>
                    </w:rPrChange>
                  </w:rPr>
                  <w:t>Claire Tomlin, George J. Pappas, and Shankar Sastry.</w:t>
                </w:r>
                <w:r w:rsidRPr="00CD4C4B">
                  <w:rPr>
                    <w:noProof/>
                    <w:lang w:val="en-US"/>
                    <w:rPrChange w:id="5318"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5319" w:author="Orion" w:date="2011-07-05T14:03:00Z"/>
                  <w:noProof/>
                  <w:lang w:val="en-US"/>
                  <w:rPrChange w:id="5320" w:author="Orion" w:date="2011-07-05T14:04:00Z">
                    <w:rPr>
                      <w:ins w:id="5321" w:author="Orion" w:date="2011-07-05T14:03:00Z"/>
                      <w:noProof/>
                    </w:rPr>
                  </w:rPrChange>
                </w:rPr>
              </w:pPr>
              <w:ins w:id="5322" w:author="Orion" w:date="2011-07-05T14:03:00Z">
                <w:r w:rsidRPr="00CD4C4B">
                  <w:rPr>
                    <w:noProof/>
                    <w:lang w:val="en-US"/>
                    <w:rPrChange w:id="5323" w:author="Orion" w:date="2011-07-05T14:04:00Z">
                      <w:rPr>
                        <w:noProof/>
                      </w:rPr>
                    </w:rPrChange>
                  </w:rPr>
                  <w:t xml:space="preserve">3. </w:t>
                </w:r>
                <w:r w:rsidRPr="00CD4C4B">
                  <w:rPr>
                    <w:b/>
                    <w:bCs/>
                    <w:noProof/>
                    <w:lang w:val="en-US"/>
                    <w:rPrChange w:id="5324" w:author="Orion" w:date="2011-07-05T14:04:00Z">
                      <w:rPr>
                        <w:b/>
                        <w:bCs/>
                        <w:noProof/>
                      </w:rPr>
                    </w:rPrChange>
                  </w:rPr>
                  <w:t>JSBSim.</w:t>
                </w:r>
                <w:r w:rsidRPr="00CD4C4B">
                  <w:rPr>
                    <w:noProof/>
                    <w:lang w:val="en-US"/>
                    <w:rPrChange w:id="5325"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5326" w:author="Orion" w:date="2011-07-05T14:03:00Z"/>
                  <w:noProof/>
                  <w:lang w:val="en-US"/>
                  <w:rPrChange w:id="5327" w:author="Orion" w:date="2011-07-05T14:04:00Z">
                    <w:rPr>
                      <w:ins w:id="5328" w:author="Orion" w:date="2011-07-05T14:03:00Z"/>
                      <w:noProof/>
                    </w:rPr>
                  </w:rPrChange>
                </w:rPr>
              </w:pPr>
              <w:ins w:id="5329" w:author="Orion" w:date="2011-07-05T14:03:00Z">
                <w:r w:rsidRPr="00CD4C4B">
                  <w:rPr>
                    <w:noProof/>
                    <w:lang w:val="en-US"/>
                    <w:rPrChange w:id="5330" w:author="Orion" w:date="2011-07-05T14:04:00Z">
                      <w:rPr>
                        <w:noProof/>
                      </w:rPr>
                    </w:rPrChange>
                  </w:rPr>
                  <w:t xml:space="preserve">4. </w:t>
                </w:r>
                <w:r w:rsidRPr="00CD4C4B">
                  <w:rPr>
                    <w:b/>
                    <w:bCs/>
                    <w:noProof/>
                    <w:lang w:val="en-US"/>
                    <w:rPrChange w:id="5331" w:author="Orion" w:date="2011-07-05T14:04:00Z">
                      <w:rPr>
                        <w:b/>
                        <w:bCs/>
                        <w:noProof/>
                      </w:rPr>
                    </w:rPrChange>
                  </w:rPr>
                  <w:t>FlightGear Flight Simulator.</w:t>
                </w:r>
                <w:r w:rsidRPr="00CD4C4B">
                  <w:rPr>
                    <w:noProof/>
                    <w:lang w:val="en-US"/>
                    <w:rPrChange w:id="5332"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5333" w:author="Orion" w:date="2011-07-05T14:03:00Z"/>
                  <w:noProof/>
                </w:rPr>
              </w:pPr>
              <w:ins w:id="5334"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5335" w:author="Orion" w:date="2011-07-05T14:03:00Z"/>
                  <w:noProof/>
                  <w:lang w:val="en-US"/>
                  <w:rPrChange w:id="5336" w:author="Orion" w:date="2011-07-05T14:04:00Z">
                    <w:rPr>
                      <w:ins w:id="5337" w:author="Orion" w:date="2011-07-05T14:03:00Z"/>
                      <w:noProof/>
                    </w:rPr>
                  </w:rPrChange>
                </w:rPr>
              </w:pPr>
              <w:ins w:id="5338" w:author="Orion" w:date="2011-07-05T14:03:00Z">
                <w:r w:rsidRPr="00CD4C4B">
                  <w:rPr>
                    <w:noProof/>
                    <w:lang w:val="en-US"/>
                    <w:rPrChange w:id="5339" w:author="Orion" w:date="2011-07-05T14:04:00Z">
                      <w:rPr>
                        <w:noProof/>
                      </w:rPr>
                    </w:rPrChange>
                  </w:rPr>
                  <w:t xml:space="preserve">6. </w:t>
                </w:r>
                <w:r w:rsidRPr="00CD4C4B">
                  <w:rPr>
                    <w:b/>
                    <w:bCs/>
                    <w:noProof/>
                    <w:lang w:val="en-US"/>
                    <w:rPrChange w:id="5340" w:author="Orion" w:date="2011-07-05T14:04:00Z">
                      <w:rPr>
                        <w:b/>
                        <w:bCs/>
                        <w:noProof/>
                      </w:rPr>
                    </w:rPrChange>
                  </w:rPr>
                  <w:t>AVIATOR VISUAL DESIGN SIMULATOR.</w:t>
                </w:r>
                <w:r w:rsidRPr="00CD4C4B">
                  <w:rPr>
                    <w:noProof/>
                    <w:lang w:val="en-US"/>
                    <w:rPrChange w:id="5341" w:author="Orion" w:date="2011-07-05T14:04:00Z">
                      <w:rPr>
                        <w:noProof/>
                      </w:rPr>
                    </w:rPrChange>
                  </w:rPr>
                  <w:t xml:space="preserve"> </w:t>
                </w:r>
                <w:r w:rsidRPr="00CD4C4B">
                  <w:rPr>
                    <w:i/>
                    <w:iCs/>
                    <w:noProof/>
                    <w:lang w:val="en-US"/>
                    <w:rPrChange w:id="5342" w:author="Orion" w:date="2011-07-05T14:04:00Z">
                      <w:rPr>
                        <w:i/>
                        <w:iCs/>
                        <w:noProof/>
                      </w:rPr>
                    </w:rPrChange>
                  </w:rPr>
                  <w:t xml:space="preserve">Manual, AVIATOR VISUAL DESIGN SIMULATOR (AVDS) User. </w:t>
                </w:r>
                <w:r w:rsidRPr="00CD4C4B">
                  <w:rPr>
                    <w:noProof/>
                    <w:lang w:val="en-US"/>
                    <w:rPrChange w:id="5343" w:author="Orion" w:date="2011-07-05T14:04:00Z">
                      <w:rPr>
                        <w:noProof/>
                      </w:rPr>
                    </w:rPrChange>
                  </w:rPr>
                  <w:t>http://www.rassimtech.com/documentation/AVDSManual.pdf.</w:t>
                </w:r>
              </w:ins>
            </w:p>
            <w:p w14:paraId="5A442DB1" w14:textId="77777777" w:rsidR="00CD4C4B" w:rsidRDefault="00CD4C4B">
              <w:pPr>
                <w:pStyle w:val="Bibliography"/>
                <w:rPr>
                  <w:ins w:id="5344" w:author="Orion" w:date="2011-07-05T14:03:00Z"/>
                  <w:noProof/>
                </w:rPr>
              </w:pPr>
              <w:ins w:id="5345" w:author="Orion" w:date="2011-07-05T14:03:00Z">
                <w:r w:rsidRPr="00CD4C4B">
                  <w:rPr>
                    <w:noProof/>
                    <w:lang w:val="en-US"/>
                    <w:rPrChange w:id="5346" w:author="Orion" w:date="2011-07-05T14:04:00Z">
                      <w:rPr>
                        <w:noProof/>
                      </w:rPr>
                    </w:rPrChange>
                  </w:rPr>
                  <w:t xml:space="preserve">7. </w:t>
                </w:r>
                <w:r w:rsidRPr="00CD4C4B">
                  <w:rPr>
                    <w:i/>
                    <w:iCs/>
                    <w:noProof/>
                    <w:lang w:val="en-US"/>
                    <w:rPrChange w:id="5347"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5348" w:author="Orion" w:date="2011-07-05T14:03:00Z"/>
                  <w:noProof/>
                  <w:lang w:val="en-US"/>
                  <w:rPrChange w:id="5349" w:author="Orion" w:date="2011-07-05T14:04:00Z">
                    <w:rPr>
                      <w:ins w:id="5350" w:author="Orion" w:date="2011-07-05T14:03:00Z"/>
                      <w:noProof/>
                    </w:rPr>
                  </w:rPrChange>
                </w:rPr>
              </w:pPr>
              <w:ins w:id="5351" w:author="Orion" w:date="2011-07-05T14:03:00Z">
                <w:r w:rsidRPr="00CD4C4B">
                  <w:rPr>
                    <w:noProof/>
                    <w:lang w:val="en-US"/>
                    <w:rPrChange w:id="5352" w:author="Orion" w:date="2011-07-05T14:04:00Z">
                      <w:rPr>
                        <w:noProof/>
                      </w:rPr>
                    </w:rPrChange>
                  </w:rPr>
                  <w:t xml:space="preserve">8. </w:t>
                </w:r>
                <w:r w:rsidRPr="00CD4C4B">
                  <w:rPr>
                    <w:i/>
                    <w:iCs/>
                    <w:noProof/>
                    <w:lang w:val="en-US"/>
                    <w:rPrChange w:id="5353" w:author="Orion" w:date="2011-07-05T14:04:00Z">
                      <w:rPr>
                        <w:i/>
                        <w:iCs/>
                        <w:noProof/>
                      </w:rPr>
                    </w:rPrChange>
                  </w:rPr>
                  <w:t xml:space="preserve">The design of FACET to support use by airline operations centers. </w:t>
                </w:r>
                <w:r w:rsidRPr="00CD4C4B">
                  <w:rPr>
                    <w:b/>
                    <w:bCs/>
                    <w:noProof/>
                    <w:lang w:val="en-US"/>
                    <w:rPrChange w:id="5354" w:author="Orion" w:date="2011-07-05T14:04:00Z">
                      <w:rPr>
                        <w:b/>
                        <w:bCs/>
                        <w:noProof/>
                      </w:rPr>
                    </w:rPrChange>
                  </w:rPr>
                  <w:t>Smith, P.</w:t>
                </w:r>
                <w:r w:rsidRPr="00CD4C4B">
                  <w:rPr>
                    <w:noProof/>
                    <w:lang w:val="en-US"/>
                    <w:rPrChange w:id="5355" w:author="Orion" w:date="2011-07-05T14:04:00Z">
                      <w:rPr>
                        <w:noProof/>
                      </w:rPr>
                    </w:rPrChange>
                  </w:rPr>
                  <w:t xml:space="preserve"> 2004 : s.n., IEEE.</w:t>
                </w:r>
              </w:ins>
            </w:p>
            <w:p w14:paraId="18A288C7" w14:textId="77777777" w:rsidR="00CD4C4B" w:rsidRPr="00CD4C4B" w:rsidRDefault="00CD4C4B">
              <w:pPr>
                <w:pStyle w:val="Bibliography"/>
                <w:rPr>
                  <w:ins w:id="5356" w:author="Orion" w:date="2011-07-05T14:03:00Z"/>
                  <w:noProof/>
                  <w:lang w:val="en-US"/>
                  <w:rPrChange w:id="5357" w:author="Orion" w:date="2011-07-05T14:04:00Z">
                    <w:rPr>
                      <w:ins w:id="5358" w:author="Orion" w:date="2011-07-05T14:03:00Z"/>
                      <w:noProof/>
                    </w:rPr>
                  </w:rPrChange>
                </w:rPr>
              </w:pPr>
              <w:ins w:id="5359" w:author="Orion" w:date="2011-07-05T14:03:00Z">
                <w:r w:rsidRPr="00CD4C4B">
                  <w:rPr>
                    <w:noProof/>
                    <w:lang w:val="en-US"/>
                    <w:rPrChange w:id="5360" w:author="Orion" w:date="2011-07-05T14:04:00Z">
                      <w:rPr>
                        <w:noProof/>
                      </w:rPr>
                    </w:rPrChange>
                  </w:rPr>
                  <w:t xml:space="preserve">9. </w:t>
                </w:r>
                <w:r w:rsidRPr="00CD4C4B">
                  <w:rPr>
                    <w:i/>
                    <w:iCs/>
                    <w:noProof/>
                    <w:lang w:val="en-US"/>
                    <w:rPrChange w:id="5361" w:author="Orion" w:date="2011-07-05T14:04:00Z">
                      <w:rPr>
                        <w:i/>
                        <w:iCs/>
                        <w:noProof/>
                      </w:rPr>
                    </w:rPrChange>
                  </w:rPr>
                  <w:t xml:space="preserve">A Multiagent Simulation of Collaborative Air Traffic Flow Management. </w:t>
                </w:r>
                <w:r w:rsidRPr="00CD4C4B">
                  <w:rPr>
                    <w:b/>
                    <w:bCs/>
                    <w:noProof/>
                    <w:lang w:val="en-US"/>
                    <w:rPrChange w:id="5362" w:author="Orion" w:date="2011-07-05T14:04:00Z">
                      <w:rPr>
                        <w:b/>
                        <w:bCs/>
                        <w:noProof/>
                      </w:rPr>
                    </w:rPrChange>
                  </w:rPr>
                  <w:t>Shawn R. Wolfe, Peter A. Jarvis, Francis Y. Enomoto, Maarten Sierhuis,Bart-Jan van Putte.</w:t>
                </w:r>
                <w:r w:rsidRPr="00CD4C4B">
                  <w:rPr>
                    <w:noProof/>
                    <w:lang w:val="en-US"/>
                    <w:rPrChange w:id="5363"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5364" w:author="Orion" w:date="2011-07-05T14:03:00Z"/>
                  <w:noProof/>
                  <w:lang w:val="en-US"/>
                  <w:rPrChange w:id="5365" w:author="Orion" w:date="2011-07-05T14:04:00Z">
                    <w:rPr>
                      <w:ins w:id="5366" w:author="Orion" w:date="2011-07-05T14:03:00Z"/>
                      <w:noProof/>
                    </w:rPr>
                  </w:rPrChange>
                </w:rPr>
              </w:pPr>
              <w:ins w:id="5367" w:author="Orion" w:date="2011-07-05T14:03:00Z">
                <w:r w:rsidRPr="00CD4C4B">
                  <w:rPr>
                    <w:noProof/>
                    <w:lang w:val="en-US"/>
                    <w:rPrChange w:id="5368" w:author="Orion" w:date="2011-07-05T14:04:00Z">
                      <w:rPr>
                        <w:noProof/>
                      </w:rPr>
                    </w:rPrChange>
                  </w:rPr>
                  <w:t xml:space="preserve">10. </w:t>
                </w:r>
                <w:r w:rsidRPr="00CD4C4B">
                  <w:rPr>
                    <w:i/>
                    <w:iCs/>
                    <w:noProof/>
                    <w:lang w:val="en-US"/>
                    <w:rPrChange w:id="5369" w:author="Orion" w:date="2011-07-05T14:04:00Z">
                      <w:rPr>
                        <w:i/>
                        <w:iCs/>
                        <w:noProof/>
                      </w:rPr>
                    </w:rPrChange>
                  </w:rPr>
                  <w:t xml:space="preserve">Human performance models of pilot behaviour. </w:t>
                </w:r>
                <w:r w:rsidRPr="00CD4C4B">
                  <w:rPr>
                    <w:b/>
                    <w:bCs/>
                    <w:noProof/>
                    <w:lang w:val="en-US"/>
                    <w:rPrChange w:id="5370" w:author="Orion" w:date="2011-07-05T14:04:00Z">
                      <w:rPr>
                        <w:b/>
                        <w:bCs/>
                        <w:noProof/>
                      </w:rPr>
                    </w:rPrChange>
                  </w:rPr>
                  <w:t>Foyle, D. C., Hooey, B. L., Byrne, M. D., Corker, K. M., Deutsch, S., Lebiere, C.</w:t>
                </w:r>
                <w:r w:rsidRPr="00CD4C4B">
                  <w:rPr>
                    <w:noProof/>
                    <w:lang w:val="en-US"/>
                    <w:rPrChange w:id="5371"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5372" w:author="Orion" w:date="2011-07-05T14:03:00Z"/>
                  <w:noProof/>
                  <w:lang w:val="en-US"/>
                  <w:rPrChange w:id="5373" w:author="Orion" w:date="2011-07-05T14:04:00Z">
                    <w:rPr>
                      <w:ins w:id="5374" w:author="Orion" w:date="2011-07-05T14:03:00Z"/>
                      <w:noProof/>
                    </w:rPr>
                  </w:rPrChange>
                </w:rPr>
              </w:pPr>
              <w:ins w:id="5375" w:author="Orion" w:date="2011-07-05T14:03:00Z">
                <w:r w:rsidRPr="00CD4C4B">
                  <w:rPr>
                    <w:noProof/>
                    <w:lang w:val="en-US"/>
                    <w:rPrChange w:id="5376" w:author="Orion" w:date="2011-07-05T14:04:00Z">
                      <w:rPr>
                        <w:noProof/>
                      </w:rPr>
                    </w:rPrChange>
                  </w:rPr>
                  <w:t xml:space="preserve">11. </w:t>
                </w:r>
                <w:r w:rsidRPr="00CD4C4B">
                  <w:rPr>
                    <w:b/>
                    <w:bCs/>
                    <w:noProof/>
                    <w:lang w:val="en-US"/>
                    <w:rPrChange w:id="5377" w:author="Orion" w:date="2011-07-05T14:04:00Z">
                      <w:rPr>
                        <w:b/>
                        <w:bCs/>
                        <w:noProof/>
                      </w:rPr>
                    </w:rPrChange>
                  </w:rPr>
                  <w:t>Frankel, David.</w:t>
                </w:r>
                <w:r w:rsidRPr="00CD4C4B">
                  <w:rPr>
                    <w:noProof/>
                    <w:lang w:val="en-US"/>
                    <w:rPrChange w:id="5378" w:author="Orion" w:date="2011-07-05T14:04:00Z">
                      <w:rPr>
                        <w:noProof/>
                      </w:rPr>
                    </w:rPrChange>
                  </w:rPr>
                  <w:t xml:space="preserve"> </w:t>
                </w:r>
                <w:r w:rsidRPr="00CD4C4B">
                  <w:rPr>
                    <w:i/>
                    <w:iCs/>
                    <w:noProof/>
                    <w:lang w:val="en-US"/>
                    <w:rPrChange w:id="5379" w:author="Orion" w:date="2011-07-05T14:04:00Z">
                      <w:rPr>
                        <w:i/>
                        <w:iCs/>
                        <w:noProof/>
                      </w:rPr>
                    </w:rPrChange>
                  </w:rPr>
                  <w:t xml:space="preserve">Model Driven Architecture: Applying MDA to Enterprise Computing. </w:t>
                </w:r>
                <w:r w:rsidRPr="00CD4C4B">
                  <w:rPr>
                    <w:noProof/>
                    <w:lang w:val="en-US"/>
                    <w:rPrChange w:id="5380" w:author="Orion" w:date="2011-07-05T14:04:00Z">
                      <w:rPr>
                        <w:noProof/>
                      </w:rPr>
                    </w:rPrChange>
                  </w:rPr>
                  <w:t>s.l. : John Wiley &amp; Sons, 2003.</w:t>
                </w:r>
              </w:ins>
            </w:p>
            <w:p w14:paraId="6A454A93" w14:textId="77777777" w:rsidR="00CD4C4B" w:rsidRPr="00CD4C4B" w:rsidRDefault="00CD4C4B">
              <w:pPr>
                <w:pStyle w:val="Bibliography"/>
                <w:rPr>
                  <w:ins w:id="5381" w:author="Orion" w:date="2011-07-05T14:03:00Z"/>
                  <w:noProof/>
                  <w:lang w:val="en-US"/>
                  <w:rPrChange w:id="5382" w:author="Orion" w:date="2011-07-05T14:04:00Z">
                    <w:rPr>
                      <w:ins w:id="5383" w:author="Orion" w:date="2011-07-05T14:03:00Z"/>
                      <w:noProof/>
                    </w:rPr>
                  </w:rPrChange>
                </w:rPr>
              </w:pPr>
              <w:ins w:id="5384" w:author="Orion" w:date="2011-07-05T14:03:00Z">
                <w:r w:rsidRPr="00CD4C4B">
                  <w:rPr>
                    <w:noProof/>
                    <w:lang w:val="en-US"/>
                    <w:rPrChange w:id="5385" w:author="Orion" w:date="2011-07-05T14:04:00Z">
                      <w:rPr>
                        <w:noProof/>
                      </w:rPr>
                    </w:rPrChange>
                  </w:rPr>
                  <w:t xml:space="preserve">12. </w:t>
                </w:r>
                <w:r w:rsidRPr="00CD4C4B">
                  <w:rPr>
                    <w:b/>
                    <w:bCs/>
                    <w:noProof/>
                    <w:lang w:val="en-US"/>
                    <w:rPrChange w:id="5386" w:author="Orion" w:date="2011-07-05T14:04:00Z">
                      <w:rPr>
                        <w:b/>
                        <w:bCs/>
                        <w:noProof/>
                      </w:rPr>
                    </w:rPrChange>
                  </w:rPr>
                  <w:t>Gilbert, N., Troitzsch, K. G.</w:t>
                </w:r>
                <w:r w:rsidRPr="00CD4C4B">
                  <w:rPr>
                    <w:noProof/>
                    <w:lang w:val="en-US"/>
                    <w:rPrChange w:id="5387" w:author="Orion" w:date="2011-07-05T14:04:00Z">
                      <w:rPr>
                        <w:noProof/>
                      </w:rPr>
                    </w:rPrChange>
                  </w:rPr>
                  <w:t xml:space="preserve"> Simulation for the Social Scientist. </w:t>
                </w:r>
                <w:r w:rsidRPr="00CD4C4B">
                  <w:rPr>
                    <w:i/>
                    <w:iCs/>
                    <w:noProof/>
                    <w:lang w:val="en-US"/>
                    <w:rPrChange w:id="5388" w:author="Orion" w:date="2011-07-05T14:04:00Z">
                      <w:rPr>
                        <w:i/>
                        <w:iCs/>
                        <w:noProof/>
                      </w:rPr>
                    </w:rPrChange>
                  </w:rPr>
                  <w:t xml:space="preserve">Open University Press. </w:t>
                </w:r>
                <w:r w:rsidRPr="00CD4C4B">
                  <w:rPr>
                    <w:noProof/>
                    <w:lang w:val="en-US"/>
                    <w:rPrChange w:id="5389" w:author="Orion" w:date="2011-07-05T14:04:00Z">
                      <w:rPr>
                        <w:noProof/>
                      </w:rPr>
                    </w:rPrChange>
                  </w:rPr>
                  <w:t>2005.</w:t>
                </w:r>
              </w:ins>
            </w:p>
            <w:p w14:paraId="7F4ACE2D" w14:textId="77777777" w:rsidR="00CD4C4B" w:rsidRPr="00CD4C4B" w:rsidRDefault="00CD4C4B">
              <w:pPr>
                <w:pStyle w:val="Bibliography"/>
                <w:rPr>
                  <w:ins w:id="5390" w:author="Orion" w:date="2011-07-05T14:03:00Z"/>
                  <w:noProof/>
                  <w:lang w:val="en-US"/>
                  <w:rPrChange w:id="5391" w:author="Orion" w:date="2011-07-05T14:04:00Z">
                    <w:rPr>
                      <w:ins w:id="5392" w:author="Orion" w:date="2011-07-05T14:03:00Z"/>
                      <w:noProof/>
                    </w:rPr>
                  </w:rPrChange>
                </w:rPr>
              </w:pPr>
              <w:ins w:id="5393" w:author="Orion" w:date="2011-07-05T14:03:00Z">
                <w:r w:rsidRPr="00CD4C4B">
                  <w:rPr>
                    <w:noProof/>
                    <w:lang w:val="en-US"/>
                    <w:rPrChange w:id="5394" w:author="Orion" w:date="2011-07-05T14:04:00Z">
                      <w:rPr>
                        <w:noProof/>
                      </w:rPr>
                    </w:rPrChange>
                  </w:rPr>
                  <w:t xml:space="preserve">13. </w:t>
                </w:r>
                <w:r w:rsidRPr="00CD4C4B">
                  <w:rPr>
                    <w:i/>
                    <w:iCs/>
                    <w:noProof/>
                    <w:lang w:val="en-US"/>
                    <w:rPrChange w:id="5395"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5396" w:author="Orion" w:date="2011-07-05T14:04:00Z">
                      <w:rPr>
                        <w:noProof/>
                      </w:rPr>
                    </w:rPrChange>
                  </w:rPr>
                  <w:t>2008. AAMAS (Demos)'2008. págs. 1675-1676.</w:t>
                </w:r>
              </w:ins>
            </w:p>
            <w:p w14:paraId="73D4A050" w14:textId="77777777" w:rsidR="00CD4C4B" w:rsidRPr="00CD4C4B" w:rsidRDefault="00CD4C4B">
              <w:pPr>
                <w:pStyle w:val="Bibliography"/>
                <w:rPr>
                  <w:ins w:id="5397" w:author="Orion" w:date="2011-07-05T14:03:00Z"/>
                  <w:noProof/>
                  <w:lang w:val="en-US"/>
                  <w:rPrChange w:id="5398" w:author="Orion" w:date="2011-07-05T14:04:00Z">
                    <w:rPr>
                      <w:ins w:id="5399" w:author="Orion" w:date="2011-07-05T14:03:00Z"/>
                      <w:noProof/>
                    </w:rPr>
                  </w:rPrChange>
                </w:rPr>
              </w:pPr>
              <w:ins w:id="5400" w:author="Orion" w:date="2011-07-05T14:03:00Z">
                <w:r w:rsidRPr="00CD4C4B">
                  <w:rPr>
                    <w:noProof/>
                    <w:lang w:val="en-US"/>
                    <w:rPrChange w:id="5401" w:author="Orion" w:date="2011-07-05T14:04:00Z">
                      <w:rPr>
                        <w:noProof/>
                      </w:rPr>
                    </w:rPrChange>
                  </w:rPr>
                  <w:t xml:space="preserve">14. </w:t>
                </w:r>
                <w:r w:rsidRPr="00CD4C4B">
                  <w:rPr>
                    <w:b/>
                    <w:bCs/>
                    <w:noProof/>
                    <w:lang w:val="en-US"/>
                    <w:rPrChange w:id="5402" w:author="Orion" w:date="2011-07-05T14:04:00Z">
                      <w:rPr>
                        <w:b/>
                        <w:bCs/>
                        <w:noProof/>
                      </w:rPr>
                    </w:rPrChange>
                  </w:rPr>
                  <w:t>Helmreich RL, Merritt AC, Wilhelm JA.</w:t>
                </w:r>
                <w:r w:rsidRPr="00CD4C4B">
                  <w:rPr>
                    <w:noProof/>
                    <w:lang w:val="en-US"/>
                    <w:rPrChange w:id="5403" w:author="Orion" w:date="2011-07-05T14:04:00Z">
                      <w:rPr>
                        <w:noProof/>
                      </w:rPr>
                    </w:rPrChange>
                  </w:rPr>
                  <w:t xml:space="preserve"> The evolution of crew resource management training in commercial aviation. </w:t>
                </w:r>
                <w:r w:rsidRPr="00CD4C4B">
                  <w:rPr>
                    <w:i/>
                    <w:iCs/>
                    <w:noProof/>
                    <w:lang w:val="en-US"/>
                    <w:rPrChange w:id="5404" w:author="Orion" w:date="2011-07-05T14:04:00Z">
                      <w:rPr>
                        <w:i/>
                        <w:iCs/>
                        <w:noProof/>
                      </w:rPr>
                    </w:rPrChange>
                  </w:rPr>
                  <w:t xml:space="preserve">Int J Aviation Psychology. </w:t>
                </w:r>
                <w:r w:rsidRPr="00CD4C4B">
                  <w:rPr>
                    <w:noProof/>
                    <w:lang w:val="en-US"/>
                    <w:rPrChange w:id="5405" w:author="Orion" w:date="2011-07-05T14:04:00Z">
                      <w:rPr>
                        <w:noProof/>
                      </w:rPr>
                    </w:rPrChange>
                  </w:rPr>
                  <w:t>1999, Vol. 9, págs. 19–32.</w:t>
                </w:r>
              </w:ins>
            </w:p>
            <w:p w14:paraId="3F170297" w14:textId="77777777" w:rsidR="00CD4C4B" w:rsidRPr="00CD4C4B" w:rsidRDefault="00CD4C4B">
              <w:pPr>
                <w:pStyle w:val="Bibliography"/>
                <w:rPr>
                  <w:ins w:id="5406" w:author="Orion" w:date="2011-07-05T14:03:00Z"/>
                  <w:noProof/>
                  <w:lang w:val="en-US"/>
                  <w:rPrChange w:id="5407" w:author="Orion" w:date="2011-07-05T14:04:00Z">
                    <w:rPr>
                      <w:ins w:id="5408" w:author="Orion" w:date="2011-07-05T14:03:00Z"/>
                      <w:noProof/>
                    </w:rPr>
                  </w:rPrChange>
                </w:rPr>
              </w:pPr>
              <w:ins w:id="5409" w:author="Orion" w:date="2011-07-05T14:03:00Z">
                <w:r w:rsidRPr="00CD4C4B">
                  <w:rPr>
                    <w:noProof/>
                    <w:lang w:val="en-US"/>
                    <w:rPrChange w:id="5410" w:author="Orion" w:date="2011-07-05T14:04:00Z">
                      <w:rPr>
                        <w:noProof/>
                      </w:rPr>
                    </w:rPrChange>
                  </w:rPr>
                  <w:t xml:space="preserve">15. </w:t>
                </w:r>
                <w:r w:rsidRPr="00CD4C4B">
                  <w:rPr>
                    <w:b/>
                    <w:bCs/>
                    <w:noProof/>
                    <w:lang w:val="en-US"/>
                    <w:rPrChange w:id="5411" w:author="Orion" w:date="2011-07-05T14:04:00Z">
                      <w:rPr>
                        <w:b/>
                        <w:bCs/>
                        <w:noProof/>
                      </w:rPr>
                    </w:rPrChange>
                  </w:rPr>
                  <w:t>Earl L. Wiener, David C. Nagel.</w:t>
                </w:r>
                <w:r w:rsidRPr="00CD4C4B">
                  <w:rPr>
                    <w:noProof/>
                    <w:lang w:val="en-US"/>
                    <w:rPrChange w:id="5412" w:author="Orion" w:date="2011-07-05T14:04:00Z">
                      <w:rPr>
                        <w:noProof/>
                      </w:rPr>
                    </w:rPrChange>
                  </w:rPr>
                  <w:t xml:space="preserve"> </w:t>
                </w:r>
                <w:r w:rsidRPr="00CD4C4B">
                  <w:rPr>
                    <w:i/>
                    <w:iCs/>
                    <w:noProof/>
                    <w:lang w:val="en-US"/>
                    <w:rPrChange w:id="5413" w:author="Orion" w:date="2011-07-05T14:04:00Z">
                      <w:rPr>
                        <w:i/>
                        <w:iCs/>
                        <w:noProof/>
                      </w:rPr>
                    </w:rPrChange>
                  </w:rPr>
                  <w:t xml:space="preserve">Human Factors in Aviation. </w:t>
                </w:r>
                <w:r w:rsidRPr="00CD4C4B">
                  <w:rPr>
                    <w:noProof/>
                    <w:lang w:val="en-US"/>
                    <w:rPrChange w:id="5414" w:author="Orion" w:date="2011-07-05T14:04:00Z">
                      <w:rPr>
                        <w:noProof/>
                      </w:rPr>
                    </w:rPrChange>
                  </w:rPr>
                  <w:t>s.l. : Academic Press, Inc, 1988.</w:t>
                </w:r>
              </w:ins>
            </w:p>
            <w:p w14:paraId="70CB397D" w14:textId="77777777" w:rsidR="00CD4C4B" w:rsidRPr="00CD4C4B" w:rsidRDefault="00CD4C4B">
              <w:pPr>
                <w:pStyle w:val="Bibliography"/>
                <w:rPr>
                  <w:ins w:id="5415" w:author="Orion" w:date="2011-07-05T14:03:00Z"/>
                  <w:noProof/>
                  <w:lang w:val="en-US"/>
                  <w:rPrChange w:id="5416" w:author="Orion" w:date="2011-07-05T14:04:00Z">
                    <w:rPr>
                      <w:ins w:id="5417" w:author="Orion" w:date="2011-07-05T14:03:00Z"/>
                      <w:noProof/>
                    </w:rPr>
                  </w:rPrChange>
                </w:rPr>
              </w:pPr>
              <w:ins w:id="5418" w:author="Orion" w:date="2011-07-05T14:03:00Z">
                <w:r w:rsidRPr="00CD4C4B">
                  <w:rPr>
                    <w:noProof/>
                    <w:lang w:val="en-US"/>
                    <w:rPrChange w:id="5419" w:author="Orion" w:date="2011-07-05T14:04:00Z">
                      <w:rPr>
                        <w:noProof/>
                      </w:rPr>
                    </w:rPrChange>
                  </w:rPr>
                  <w:t xml:space="preserve">16. </w:t>
                </w:r>
                <w:r w:rsidRPr="00CD4C4B">
                  <w:rPr>
                    <w:i/>
                    <w:iCs/>
                    <w:noProof/>
                    <w:lang w:val="en-US"/>
                    <w:rPrChange w:id="5420" w:author="Orion" w:date="2011-07-05T14:04:00Z">
                      <w:rPr>
                        <w:i/>
                        <w:iCs/>
                        <w:noProof/>
                      </w:rPr>
                    </w:rPrChange>
                  </w:rPr>
                  <w:t xml:space="preserve">Resource Management on the Flightdeck: Proceedings of a NASA/Industry Workshop. </w:t>
                </w:r>
                <w:r w:rsidRPr="00CD4C4B">
                  <w:rPr>
                    <w:b/>
                    <w:bCs/>
                    <w:noProof/>
                    <w:lang w:val="en-US"/>
                    <w:rPrChange w:id="5421" w:author="Orion" w:date="2011-07-05T14:04:00Z">
                      <w:rPr>
                        <w:b/>
                        <w:bCs/>
                        <w:noProof/>
                      </w:rPr>
                    </w:rPrChange>
                  </w:rPr>
                  <w:t>Cooper, G. E., White, M. D., &amp; Lauber, J. K.</w:t>
                </w:r>
                <w:r w:rsidRPr="00CD4C4B">
                  <w:rPr>
                    <w:noProof/>
                    <w:lang w:val="en-US"/>
                    <w:rPrChange w:id="5422"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5423" w:author="Orion" w:date="2011-07-05T14:03:00Z"/>
                  <w:noProof/>
                  <w:lang w:val="en-US"/>
                  <w:rPrChange w:id="5424" w:author="Orion" w:date="2011-07-05T14:04:00Z">
                    <w:rPr>
                      <w:ins w:id="5425" w:author="Orion" w:date="2011-07-05T14:03:00Z"/>
                      <w:noProof/>
                    </w:rPr>
                  </w:rPrChange>
                </w:rPr>
              </w:pPr>
              <w:ins w:id="5426" w:author="Orion" w:date="2011-07-05T14:03:00Z">
                <w:r w:rsidRPr="00CD4C4B">
                  <w:rPr>
                    <w:noProof/>
                    <w:lang w:val="en-US"/>
                    <w:rPrChange w:id="5427" w:author="Orion" w:date="2011-07-05T14:04:00Z">
                      <w:rPr>
                        <w:noProof/>
                      </w:rPr>
                    </w:rPrChange>
                  </w:rPr>
                  <w:t xml:space="preserve">17. </w:t>
                </w:r>
                <w:r w:rsidRPr="00CD4C4B">
                  <w:rPr>
                    <w:i/>
                    <w:iCs/>
                    <w:noProof/>
                    <w:lang w:val="en-US"/>
                    <w:rPrChange w:id="5428" w:author="Orion" w:date="2011-07-05T14:04:00Z">
                      <w:rPr>
                        <w:i/>
                        <w:iCs/>
                        <w:noProof/>
                      </w:rPr>
                    </w:rPrChange>
                  </w:rPr>
                  <w:t xml:space="preserve">Crew resource management: Achieving enhanced flight operations. </w:t>
                </w:r>
                <w:r w:rsidRPr="00CD4C4B">
                  <w:rPr>
                    <w:b/>
                    <w:bCs/>
                    <w:noProof/>
                    <w:lang w:val="en-US"/>
                    <w:rPrChange w:id="5429" w:author="Orion" w:date="2011-07-05T14:04:00Z">
                      <w:rPr>
                        <w:b/>
                        <w:bCs/>
                        <w:noProof/>
                      </w:rPr>
                    </w:rPrChange>
                  </w:rPr>
                  <w:t>Taggart, W. R.</w:t>
                </w:r>
                <w:r w:rsidRPr="00CD4C4B">
                  <w:rPr>
                    <w:noProof/>
                    <w:lang w:val="en-US"/>
                    <w:rPrChange w:id="5430"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5431" w:author="Orion" w:date="2011-07-05T14:03:00Z"/>
                  <w:noProof/>
                  <w:lang w:val="en-US"/>
                  <w:rPrChange w:id="5432" w:author="Orion" w:date="2011-07-05T14:04:00Z">
                    <w:rPr>
                      <w:ins w:id="5433" w:author="Orion" w:date="2011-07-05T14:03:00Z"/>
                      <w:noProof/>
                    </w:rPr>
                  </w:rPrChange>
                </w:rPr>
              </w:pPr>
              <w:ins w:id="5434" w:author="Orion" w:date="2011-07-05T14:03:00Z">
                <w:r w:rsidRPr="00CD4C4B">
                  <w:rPr>
                    <w:noProof/>
                    <w:lang w:val="en-US"/>
                    <w:rPrChange w:id="5435" w:author="Orion" w:date="2011-07-05T14:04:00Z">
                      <w:rPr>
                        <w:noProof/>
                      </w:rPr>
                    </w:rPrChange>
                  </w:rPr>
                  <w:t xml:space="preserve">18. </w:t>
                </w:r>
                <w:r w:rsidRPr="00CD4C4B">
                  <w:rPr>
                    <w:b/>
                    <w:bCs/>
                    <w:noProof/>
                    <w:lang w:val="en-US"/>
                    <w:rPrChange w:id="5436" w:author="Orion" w:date="2011-07-05T14:04:00Z">
                      <w:rPr>
                        <w:b/>
                        <w:bCs/>
                        <w:noProof/>
                      </w:rPr>
                    </w:rPrChange>
                  </w:rPr>
                  <w:t>FAA.</w:t>
                </w:r>
                <w:r w:rsidRPr="00CD4C4B">
                  <w:rPr>
                    <w:noProof/>
                    <w:lang w:val="en-US"/>
                    <w:rPrChange w:id="5437" w:author="Orion" w:date="2011-07-05T14:04:00Z">
                      <w:rPr>
                        <w:noProof/>
                      </w:rPr>
                    </w:rPrChange>
                  </w:rPr>
                  <w:t xml:space="preserve"> </w:t>
                </w:r>
                <w:r w:rsidRPr="00CD4C4B">
                  <w:rPr>
                    <w:i/>
                    <w:iCs/>
                    <w:noProof/>
                    <w:lang w:val="en-US"/>
                    <w:rPrChange w:id="5438" w:author="Orion" w:date="2011-07-05T14:04:00Z">
                      <w:rPr>
                        <w:i/>
                        <w:iCs/>
                        <w:noProof/>
                      </w:rPr>
                    </w:rPrChange>
                  </w:rPr>
                  <w:t xml:space="preserve">Crew resource management training. </w:t>
                </w:r>
                <w:r w:rsidRPr="00CD4C4B">
                  <w:rPr>
                    <w:noProof/>
                    <w:lang w:val="en-US"/>
                    <w:rPrChange w:id="5439"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5440" w:author="Orion" w:date="2011-07-05T14:03:00Z"/>
                  <w:noProof/>
                  <w:lang w:val="en-US"/>
                  <w:rPrChange w:id="5441" w:author="Orion" w:date="2011-07-05T14:04:00Z">
                    <w:rPr>
                      <w:ins w:id="5442" w:author="Orion" w:date="2011-07-05T14:03:00Z"/>
                      <w:noProof/>
                    </w:rPr>
                  </w:rPrChange>
                </w:rPr>
              </w:pPr>
              <w:ins w:id="5443" w:author="Orion" w:date="2011-07-05T14:03:00Z">
                <w:r w:rsidRPr="00CD4C4B">
                  <w:rPr>
                    <w:noProof/>
                    <w:lang w:val="en-US"/>
                    <w:rPrChange w:id="5444" w:author="Orion" w:date="2011-07-05T14:04:00Z">
                      <w:rPr>
                        <w:noProof/>
                      </w:rPr>
                    </w:rPrChange>
                  </w:rPr>
                  <w:t xml:space="preserve">19. </w:t>
                </w:r>
                <w:r w:rsidRPr="00CD4C4B">
                  <w:rPr>
                    <w:b/>
                    <w:bCs/>
                    <w:noProof/>
                    <w:lang w:val="en-US"/>
                    <w:rPrChange w:id="5445" w:author="Orion" w:date="2011-07-05T14:04:00Z">
                      <w:rPr>
                        <w:b/>
                        <w:bCs/>
                        <w:noProof/>
                      </w:rPr>
                    </w:rPrChange>
                  </w:rPr>
                  <w:t>Mellor, A.</w:t>
                </w:r>
                <w:r w:rsidRPr="00CD4C4B">
                  <w:rPr>
                    <w:noProof/>
                    <w:lang w:val="en-US"/>
                    <w:rPrChange w:id="5446" w:author="Orion" w:date="2011-07-05T14:04:00Z">
                      <w:rPr>
                        <w:noProof/>
                      </w:rPr>
                    </w:rPrChange>
                  </w:rPr>
                  <w:t xml:space="preserve"> Design, development and implementation of a CRM program. </w:t>
                </w:r>
                <w:r w:rsidRPr="00CD4C4B">
                  <w:rPr>
                    <w:i/>
                    <w:iCs/>
                    <w:noProof/>
                    <w:lang w:val="en-US"/>
                    <w:rPrChange w:id="5447" w:author="Orion" w:date="2011-07-05T14:04:00Z">
                      <w:rPr>
                        <w:i/>
                        <w:iCs/>
                        <w:noProof/>
                      </w:rPr>
                    </w:rPrChange>
                  </w:rPr>
                  <w:t xml:space="preserve">Aviation instruction and Training. </w:t>
                </w:r>
                <w:r w:rsidRPr="00CD4C4B">
                  <w:rPr>
                    <w:noProof/>
                    <w:lang w:val="en-US"/>
                    <w:rPrChange w:id="5448" w:author="Orion" w:date="2011-07-05T14:04:00Z">
                      <w:rPr>
                        <w:noProof/>
                      </w:rPr>
                    </w:rPrChange>
                  </w:rPr>
                  <w:t>1993, págs. 368-384.</w:t>
                </w:r>
              </w:ins>
            </w:p>
            <w:p w14:paraId="1C709D6B" w14:textId="77777777" w:rsidR="00CD4C4B" w:rsidRPr="00CD4C4B" w:rsidRDefault="00CD4C4B">
              <w:pPr>
                <w:pStyle w:val="Bibliography"/>
                <w:rPr>
                  <w:ins w:id="5449" w:author="Orion" w:date="2011-07-05T14:03:00Z"/>
                  <w:noProof/>
                  <w:lang w:val="en-US"/>
                  <w:rPrChange w:id="5450" w:author="Orion" w:date="2011-07-05T14:04:00Z">
                    <w:rPr>
                      <w:ins w:id="5451" w:author="Orion" w:date="2011-07-05T14:03:00Z"/>
                      <w:noProof/>
                    </w:rPr>
                  </w:rPrChange>
                </w:rPr>
              </w:pPr>
              <w:ins w:id="5452" w:author="Orion" w:date="2011-07-05T14:03:00Z">
                <w:r w:rsidRPr="00CD4C4B">
                  <w:rPr>
                    <w:noProof/>
                    <w:lang w:val="en-US"/>
                    <w:rPrChange w:id="5453" w:author="Orion" w:date="2011-07-05T14:04:00Z">
                      <w:rPr>
                        <w:noProof/>
                      </w:rPr>
                    </w:rPrChange>
                  </w:rPr>
                  <w:t xml:space="preserve">20. </w:t>
                </w:r>
                <w:r w:rsidRPr="00CD4C4B">
                  <w:rPr>
                    <w:b/>
                    <w:bCs/>
                    <w:noProof/>
                    <w:lang w:val="en-US"/>
                    <w:rPrChange w:id="5454" w:author="Orion" w:date="2011-07-05T14:04:00Z">
                      <w:rPr>
                        <w:b/>
                        <w:bCs/>
                        <w:noProof/>
                      </w:rPr>
                    </w:rPrChange>
                  </w:rPr>
                  <w:t>T., Kern.</w:t>
                </w:r>
                <w:r w:rsidRPr="00CD4C4B">
                  <w:rPr>
                    <w:noProof/>
                    <w:lang w:val="en-US"/>
                    <w:rPrChange w:id="5455" w:author="Orion" w:date="2011-07-05T14:04:00Z">
                      <w:rPr>
                        <w:noProof/>
                      </w:rPr>
                    </w:rPrChange>
                  </w:rPr>
                  <w:t xml:space="preserve"> Redefining airmanship. 1997.</w:t>
                </w:r>
              </w:ins>
            </w:p>
            <w:p w14:paraId="2753D037" w14:textId="77777777" w:rsidR="00CD4C4B" w:rsidRPr="00CD4C4B" w:rsidRDefault="00CD4C4B">
              <w:pPr>
                <w:pStyle w:val="Bibliography"/>
                <w:rPr>
                  <w:ins w:id="5456" w:author="Orion" w:date="2011-07-05T14:03:00Z"/>
                  <w:noProof/>
                  <w:lang w:val="en-US"/>
                  <w:rPrChange w:id="5457" w:author="Orion" w:date="2011-07-05T14:04:00Z">
                    <w:rPr>
                      <w:ins w:id="5458" w:author="Orion" w:date="2011-07-05T14:03:00Z"/>
                      <w:noProof/>
                    </w:rPr>
                  </w:rPrChange>
                </w:rPr>
              </w:pPr>
              <w:ins w:id="5459" w:author="Orion" w:date="2011-07-05T14:03:00Z">
                <w:r w:rsidRPr="00CD4C4B">
                  <w:rPr>
                    <w:noProof/>
                    <w:lang w:val="en-US"/>
                    <w:rPrChange w:id="5460" w:author="Orion" w:date="2011-07-05T14:04:00Z">
                      <w:rPr>
                        <w:noProof/>
                      </w:rPr>
                    </w:rPrChange>
                  </w:rPr>
                  <w:t xml:space="preserve">21. </w:t>
                </w:r>
                <w:r w:rsidRPr="00CD4C4B">
                  <w:rPr>
                    <w:i/>
                    <w:iCs/>
                    <w:noProof/>
                    <w:lang w:val="en-US"/>
                    <w:rPrChange w:id="5461"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5462" w:author="Orion" w:date="2011-07-05T14:04:00Z">
                      <w:rPr>
                        <w:b/>
                        <w:bCs/>
                        <w:noProof/>
                      </w:rPr>
                    </w:rPrChange>
                  </w:rPr>
                  <w:t>Duncan, J.C. and Feterle, L.C.</w:t>
                </w:r>
                <w:r w:rsidRPr="00CD4C4B">
                  <w:rPr>
                    <w:noProof/>
                    <w:lang w:val="en-US"/>
                    <w:rPrChange w:id="5463"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5464" w:author="Orion" w:date="2011-07-05T14:03:00Z"/>
                  <w:noProof/>
                  <w:lang w:val="en-US"/>
                  <w:rPrChange w:id="5465" w:author="Orion" w:date="2011-07-05T14:04:00Z">
                    <w:rPr>
                      <w:ins w:id="5466" w:author="Orion" w:date="2011-07-05T14:03:00Z"/>
                      <w:noProof/>
                    </w:rPr>
                  </w:rPrChange>
                </w:rPr>
              </w:pPr>
              <w:ins w:id="5467" w:author="Orion" w:date="2011-07-05T14:03:00Z">
                <w:r w:rsidRPr="00CD4C4B">
                  <w:rPr>
                    <w:noProof/>
                    <w:lang w:val="en-US"/>
                    <w:rPrChange w:id="5468" w:author="Orion" w:date="2011-07-05T14:04:00Z">
                      <w:rPr>
                        <w:noProof/>
                      </w:rPr>
                    </w:rPrChange>
                  </w:rPr>
                  <w:t xml:space="preserve">22. </w:t>
                </w:r>
                <w:r w:rsidRPr="00CD4C4B">
                  <w:rPr>
                    <w:b/>
                    <w:bCs/>
                    <w:noProof/>
                    <w:lang w:val="en-US"/>
                    <w:rPrChange w:id="5469" w:author="Orion" w:date="2011-07-05T14:04:00Z">
                      <w:rPr>
                        <w:b/>
                        <w:bCs/>
                        <w:noProof/>
                      </w:rPr>
                    </w:rPrChange>
                  </w:rPr>
                  <w:t>Lauber J.K, Foushee.</w:t>
                </w:r>
                <w:r w:rsidRPr="00CD4C4B">
                  <w:rPr>
                    <w:noProof/>
                    <w:lang w:val="en-US"/>
                    <w:rPrChange w:id="5470" w:author="Orion" w:date="2011-07-05T14:04:00Z">
                      <w:rPr>
                        <w:noProof/>
                      </w:rPr>
                    </w:rPrChange>
                  </w:rPr>
                  <w:t xml:space="preserve"> Guidelines for the development of line oriented flight training. </w:t>
                </w:r>
                <w:r w:rsidRPr="00CD4C4B">
                  <w:rPr>
                    <w:i/>
                    <w:iCs/>
                    <w:noProof/>
                    <w:lang w:val="en-US"/>
                    <w:rPrChange w:id="5471" w:author="Orion" w:date="2011-07-05T14:04:00Z">
                      <w:rPr>
                        <w:i/>
                        <w:iCs/>
                        <w:noProof/>
                      </w:rPr>
                    </w:rPrChange>
                  </w:rPr>
                  <w:t xml:space="preserve">NASA Conference Publication 2184. </w:t>
                </w:r>
                <w:r w:rsidRPr="00CD4C4B">
                  <w:rPr>
                    <w:noProof/>
                    <w:lang w:val="en-US"/>
                    <w:rPrChange w:id="5472" w:author="Orion" w:date="2011-07-05T14:04:00Z">
                      <w:rPr>
                        <w:noProof/>
                      </w:rPr>
                    </w:rPrChange>
                  </w:rPr>
                  <w:t>1981.</w:t>
                </w:r>
              </w:ins>
            </w:p>
            <w:p w14:paraId="7F962EE5" w14:textId="77777777" w:rsidR="00CD4C4B" w:rsidRPr="00CD4C4B" w:rsidRDefault="00CD4C4B">
              <w:pPr>
                <w:pStyle w:val="Bibliography"/>
                <w:rPr>
                  <w:ins w:id="5473" w:author="Orion" w:date="2011-07-05T14:03:00Z"/>
                  <w:noProof/>
                  <w:lang w:val="en-US"/>
                  <w:rPrChange w:id="5474" w:author="Orion" w:date="2011-07-05T14:04:00Z">
                    <w:rPr>
                      <w:ins w:id="5475" w:author="Orion" w:date="2011-07-05T14:03:00Z"/>
                      <w:noProof/>
                    </w:rPr>
                  </w:rPrChange>
                </w:rPr>
              </w:pPr>
              <w:ins w:id="5476" w:author="Orion" w:date="2011-07-05T14:03:00Z">
                <w:r w:rsidRPr="00CD4C4B">
                  <w:rPr>
                    <w:noProof/>
                    <w:lang w:val="en-US"/>
                    <w:rPrChange w:id="5477" w:author="Orion" w:date="2011-07-05T14:04:00Z">
                      <w:rPr>
                        <w:noProof/>
                      </w:rPr>
                    </w:rPrChange>
                  </w:rPr>
                  <w:t xml:space="preserve">23. </w:t>
                </w:r>
                <w:r w:rsidRPr="00CD4C4B">
                  <w:rPr>
                    <w:i/>
                    <w:iCs/>
                    <w:noProof/>
                    <w:lang w:val="en-US"/>
                    <w:rPrChange w:id="5478" w:author="Orion" w:date="2011-07-05T14:04:00Z">
                      <w:rPr>
                        <w:i/>
                        <w:iCs/>
                        <w:noProof/>
                      </w:rPr>
                    </w:rPrChange>
                  </w:rPr>
                  <w:t xml:space="preserve">Pilot Personality and Crew Coordination: Implications for Training and Selection. </w:t>
                </w:r>
                <w:r w:rsidRPr="00CD4C4B">
                  <w:rPr>
                    <w:b/>
                    <w:bCs/>
                    <w:noProof/>
                    <w:lang w:val="en-US"/>
                    <w:rPrChange w:id="5479" w:author="Orion" w:date="2011-07-05T14:04:00Z">
                      <w:rPr>
                        <w:b/>
                        <w:bCs/>
                        <w:noProof/>
                      </w:rPr>
                    </w:rPrChange>
                  </w:rPr>
                  <w:t>Helmreich, Robert L., Chidester, Thomas R. y Gregorich, Steven E.</w:t>
                </w:r>
                <w:r w:rsidRPr="00CD4C4B">
                  <w:rPr>
                    <w:noProof/>
                    <w:lang w:val="en-US"/>
                    <w:rPrChange w:id="5480"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5481" w:author="Orion" w:date="2011-07-05T14:03:00Z"/>
                  <w:noProof/>
                  <w:lang w:val="en-US"/>
                  <w:rPrChange w:id="5482" w:author="Orion" w:date="2011-07-05T14:04:00Z">
                    <w:rPr>
                      <w:ins w:id="5483" w:author="Orion" w:date="2011-07-05T14:03:00Z"/>
                      <w:noProof/>
                    </w:rPr>
                  </w:rPrChange>
                </w:rPr>
              </w:pPr>
              <w:ins w:id="5484" w:author="Orion" w:date="2011-07-05T14:03:00Z">
                <w:r w:rsidRPr="00CD4C4B">
                  <w:rPr>
                    <w:noProof/>
                    <w:lang w:val="en-US"/>
                    <w:rPrChange w:id="5485" w:author="Orion" w:date="2011-07-05T14:04:00Z">
                      <w:rPr>
                        <w:noProof/>
                      </w:rPr>
                    </w:rPrChange>
                  </w:rPr>
                  <w:t xml:space="preserve">24. </w:t>
                </w:r>
                <w:r w:rsidRPr="00CD4C4B">
                  <w:rPr>
                    <w:b/>
                    <w:bCs/>
                    <w:noProof/>
                    <w:lang w:val="en-US"/>
                    <w:rPrChange w:id="5486" w:author="Orion" w:date="2011-07-05T14:04:00Z">
                      <w:rPr>
                        <w:b/>
                        <w:bCs/>
                        <w:noProof/>
                      </w:rPr>
                    </w:rPrChange>
                  </w:rPr>
                  <w:t>Ehlert, P.A.M., Rothkrantz, L.J.M.</w:t>
                </w:r>
                <w:r w:rsidRPr="00CD4C4B">
                  <w:rPr>
                    <w:noProof/>
                    <w:lang w:val="en-US"/>
                    <w:rPrChange w:id="5487" w:author="Orion" w:date="2011-07-05T14:04:00Z">
                      <w:rPr>
                        <w:noProof/>
                      </w:rPr>
                    </w:rPrChange>
                  </w:rPr>
                  <w:t xml:space="preserve"> </w:t>
                </w:r>
                <w:r w:rsidRPr="00CD4C4B">
                  <w:rPr>
                    <w:i/>
                    <w:iCs/>
                    <w:noProof/>
                    <w:lang w:val="en-US"/>
                    <w:rPrChange w:id="5488" w:author="Orion" w:date="2011-07-05T14:04:00Z">
                      <w:rPr>
                        <w:i/>
                        <w:iCs/>
                        <w:noProof/>
                      </w:rPr>
                    </w:rPrChange>
                  </w:rPr>
                  <w:t xml:space="preserve">The Intelligent Cockpit Environment (ICE) Project. </w:t>
                </w:r>
                <w:r w:rsidRPr="00CD4C4B">
                  <w:rPr>
                    <w:noProof/>
                    <w:lang w:val="en-US"/>
                    <w:rPrChange w:id="5489" w:author="Orion" w:date="2011-07-05T14:04:00Z">
                      <w:rPr>
                        <w:noProof/>
                      </w:rPr>
                    </w:rPrChange>
                  </w:rPr>
                  <w:t xml:space="preserve">Data </w:t>
                </w:r>
                <w:r w:rsidRPr="00CD4C4B">
                  <w:rPr>
                    <w:noProof/>
                    <w:lang w:val="en-US"/>
                    <w:rPrChange w:id="5490" w:author="Orion" w:date="2011-07-05T14:04:00Z">
                      <w:rPr>
                        <w:noProof/>
                      </w:rPr>
                    </w:rPrChange>
                  </w:rPr>
                  <w:lastRenderedPageBreak/>
                  <w:t>and Knowledge Systems Group, Delft University of Technology, The Netherlands. 2003.</w:t>
                </w:r>
              </w:ins>
            </w:p>
            <w:p w14:paraId="60D937F0" w14:textId="77777777" w:rsidR="00CD4C4B" w:rsidRPr="00CD4C4B" w:rsidRDefault="00CD4C4B">
              <w:pPr>
                <w:pStyle w:val="Bibliography"/>
                <w:rPr>
                  <w:ins w:id="5491" w:author="Orion" w:date="2011-07-05T14:03:00Z"/>
                  <w:noProof/>
                  <w:lang w:val="en-US"/>
                  <w:rPrChange w:id="5492" w:author="Orion" w:date="2011-07-05T14:04:00Z">
                    <w:rPr>
                      <w:ins w:id="5493" w:author="Orion" w:date="2011-07-05T14:03:00Z"/>
                      <w:noProof/>
                    </w:rPr>
                  </w:rPrChange>
                </w:rPr>
              </w:pPr>
              <w:ins w:id="5494" w:author="Orion" w:date="2011-07-05T14:03:00Z">
                <w:r w:rsidRPr="00CD4C4B">
                  <w:rPr>
                    <w:noProof/>
                    <w:lang w:val="en-US"/>
                    <w:rPrChange w:id="5495" w:author="Orion" w:date="2011-07-05T14:04:00Z">
                      <w:rPr>
                        <w:noProof/>
                      </w:rPr>
                    </w:rPrChange>
                  </w:rPr>
                  <w:t xml:space="preserve">25. </w:t>
                </w:r>
                <w:r w:rsidRPr="00CD4C4B">
                  <w:rPr>
                    <w:i/>
                    <w:iCs/>
                    <w:noProof/>
                    <w:lang w:val="en-US"/>
                    <w:rPrChange w:id="5496" w:author="Orion" w:date="2011-07-05T14:04:00Z">
                      <w:rPr>
                        <w:i/>
                        <w:iCs/>
                        <w:noProof/>
                      </w:rPr>
                    </w:rPrChange>
                  </w:rPr>
                  <w:t xml:space="preserve">Aerobot airdata measurement for planetary exploration. </w:t>
                </w:r>
                <w:r w:rsidRPr="00CD4C4B">
                  <w:rPr>
                    <w:b/>
                    <w:bCs/>
                    <w:noProof/>
                    <w:lang w:val="en-US"/>
                    <w:rPrChange w:id="5497" w:author="Orion" w:date="2011-07-05T14:04:00Z">
                      <w:rPr>
                        <w:b/>
                        <w:bCs/>
                        <w:noProof/>
                      </w:rPr>
                    </w:rPrChange>
                  </w:rPr>
                  <w:t>Geneste, E., Barnes, D.P.</w:t>
                </w:r>
                <w:r w:rsidRPr="00CD4C4B">
                  <w:rPr>
                    <w:noProof/>
                    <w:lang w:val="en-US"/>
                    <w:rPrChange w:id="5498" w:author="Orion" w:date="2011-07-05T14:04:00Z">
                      <w:rPr>
                        <w:noProof/>
                      </w:rPr>
                    </w:rPrChange>
                  </w:rPr>
                  <w:t xml:space="preserve"> Manchester, UK : s.n., Ablir, 2001. TIMR 01 - Towards Intelligent Mobile Robots, 3rd British Conference on Autonomous Mobile Robots and Autonomous Systems.</w:t>
                </w:r>
              </w:ins>
            </w:p>
            <w:p w14:paraId="0843C9B5" w14:textId="77777777" w:rsidR="00CD4C4B" w:rsidRDefault="00CD4C4B">
              <w:pPr>
                <w:pStyle w:val="Bibliography"/>
                <w:rPr>
                  <w:ins w:id="5499" w:author="Orion" w:date="2011-07-05T14:03:00Z"/>
                  <w:noProof/>
                </w:rPr>
              </w:pPr>
              <w:ins w:id="5500" w:author="Orion" w:date="2011-07-05T14:03:00Z">
                <w:r>
                  <w:rPr>
                    <w:noProof/>
                  </w:rPr>
                  <w:t>26. Simulink. [En línea] http://www.mathworks.com/products/simulink/.</w:t>
                </w:r>
              </w:ins>
            </w:p>
            <w:p w14:paraId="2B9DDE3A" w14:textId="77777777" w:rsidR="00CD4C4B" w:rsidRPr="00CD4C4B" w:rsidRDefault="00CD4C4B">
              <w:pPr>
                <w:pStyle w:val="Bibliography"/>
                <w:rPr>
                  <w:ins w:id="5501" w:author="Orion" w:date="2011-07-05T14:03:00Z"/>
                  <w:noProof/>
                  <w:lang w:val="en-US"/>
                  <w:rPrChange w:id="5502" w:author="Orion" w:date="2011-07-05T14:04:00Z">
                    <w:rPr>
                      <w:ins w:id="5503" w:author="Orion" w:date="2011-07-05T14:03:00Z"/>
                      <w:noProof/>
                    </w:rPr>
                  </w:rPrChange>
                </w:rPr>
              </w:pPr>
              <w:ins w:id="5504" w:author="Orion" w:date="2011-07-05T14:03:00Z">
                <w:r w:rsidRPr="00CD4C4B">
                  <w:rPr>
                    <w:noProof/>
                    <w:lang w:val="en-US"/>
                    <w:rPrChange w:id="5505" w:author="Orion" w:date="2011-07-05T14:04:00Z">
                      <w:rPr>
                        <w:noProof/>
                      </w:rPr>
                    </w:rPrChange>
                  </w:rPr>
                  <w:t xml:space="preserve">27. </w:t>
                </w:r>
                <w:r w:rsidRPr="00CD4C4B">
                  <w:rPr>
                    <w:i/>
                    <w:iCs/>
                    <w:noProof/>
                    <w:lang w:val="en-US"/>
                    <w:rPrChange w:id="5506" w:author="Orion" w:date="2011-07-05T14:04:00Z">
                      <w:rPr>
                        <w:i/>
                        <w:iCs/>
                        <w:noProof/>
                      </w:rPr>
                    </w:rPrChange>
                  </w:rPr>
                  <w:t xml:space="preserve">Modeling Distributed Human Decision-Making in Traffic Flow Management Operations. </w:t>
                </w:r>
                <w:r w:rsidRPr="00CD4C4B">
                  <w:rPr>
                    <w:b/>
                    <w:bCs/>
                    <w:noProof/>
                    <w:lang w:val="en-US"/>
                    <w:rPrChange w:id="5507" w:author="Orion" w:date="2011-07-05T14:04:00Z">
                      <w:rPr>
                        <w:b/>
                        <w:bCs/>
                        <w:noProof/>
                      </w:rPr>
                    </w:rPrChange>
                  </w:rPr>
                  <w:t>Keith C, C.</w:t>
                </w:r>
                <w:r w:rsidRPr="00CD4C4B">
                  <w:rPr>
                    <w:noProof/>
                    <w:lang w:val="en-US"/>
                    <w:rPrChange w:id="5508"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5509" w:author="Orion" w:date="2011-07-05T14:03:00Z"/>
                  <w:noProof/>
                  <w:lang w:val="en-US"/>
                  <w:rPrChange w:id="5510" w:author="Orion" w:date="2011-07-05T14:04:00Z">
                    <w:rPr>
                      <w:ins w:id="5511" w:author="Orion" w:date="2011-07-05T14:03:00Z"/>
                      <w:noProof/>
                    </w:rPr>
                  </w:rPrChange>
                </w:rPr>
              </w:pPr>
              <w:ins w:id="5512" w:author="Orion" w:date="2011-07-05T14:03:00Z">
                <w:r w:rsidRPr="00CD4C4B">
                  <w:rPr>
                    <w:noProof/>
                    <w:lang w:val="en-US"/>
                    <w:rPrChange w:id="5513" w:author="Orion" w:date="2011-07-05T14:04:00Z">
                      <w:rPr>
                        <w:noProof/>
                      </w:rPr>
                    </w:rPrChange>
                  </w:rPr>
                  <w:t xml:space="preserve">28. </w:t>
                </w:r>
                <w:r w:rsidRPr="00CD4C4B">
                  <w:rPr>
                    <w:i/>
                    <w:iCs/>
                    <w:noProof/>
                    <w:lang w:val="en-US"/>
                    <w:rPrChange w:id="5514" w:author="Orion" w:date="2011-07-05T14:04:00Z">
                      <w:rPr>
                        <w:i/>
                        <w:iCs/>
                        <w:noProof/>
                      </w:rPr>
                    </w:rPrChange>
                  </w:rPr>
                  <w:t xml:space="preserve">An Agent Based Framework for Modeling UAVs. </w:t>
                </w:r>
                <w:r w:rsidRPr="00CD4C4B">
                  <w:rPr>
                    <w:b/>
                    <w:bCs/>
                    <w:noProof/>
                    <w:lang w:val="en-US"/>
                    <w:rPrChange w:id="5515" w:author="Orion" w:date="2011-07-05T14:04:00Z">
                      <w:rPr>
                        <w:b/>
                        <w:bCs/>
                        <w:noProof/>
                      </w:rPr>
                    </w:rPrChange>
                  </w:rPr>
                  <w:t>N. Huff, A. Kamel, and K. Nygard.</w:t>
                </w:r>
                <w:r w:rsidRPr="00CD4C4B">
                  <w:rPr>
                    <w:noProof/>
                    <w:lang w:val="en-US"/>
                    <w:rPrChange w:id="5516"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5517" w:author="Orion" w:date="2011-07-05T14:03:00Z"/>
                  <w:noProof/>
                  <w:lang w:val="en-US"/>
                  <w:rPrChange w:id="5518" w:author="Orion" w:date="2011-07-05T14:04:00Z">
                    <w:rPr>
                      <w:ins w:id="5519" w:author="Orion" w:date="2011-07-05T14:03:00Z"/>
                      <w:noProof/>
                    </w:rPr>
                  </w:rPrChange>
                </w:rPr>
              </w:pPr>
              <w:ins w:id="5520" w:author="Orion" w:date="2011-07-05T14:03:00Z">
                <w:r w:rsidRPr="00CD4C4B">
                  <w:rPr>
                    <w:noProof/>
                    <w:lang w:val="en-US"/>
                    <w:rPrChange w:id="5521" w:author="Orion" w:date="2011-07-05T14:04:00Z">
                      <w:rPr>
                        <w:noProof/>
                      </w:rPr>
                    </w:rPrChange>
                  </w:rPr>
                  <w:t xml:space="preserve">29. </w:t>
                </w:r>
                <w:r w:rsidRPr="00CD4C4B">
                  <w:rPr>
                    <w:i/>
                    <w:iCs/>
                    <w:noProof/>
                    <w:lang w:val="en-US"/>
                    <w:rPrChange w:id="5522" w:author="Orion" w:date="2011-07-05T14:04:00Z">
                      <w:rPr>
                        <w:i/>
                        <w:iCs/>
                        <w:noProof/>
                      </w:rPr>
                    </w:rPrChange>
                  </w:rPr>
                  <w:t xml:space="preserve">Fast-Time Simulation System for Analysis of Advanced Air Transportation Concepts. </w:t>
                </w:r>
                <w:r w:rsidRPr="00CD4C4B">
                  <w:rPr>
                    <w:b/>
                    <w:bCs/>
                    <w:noProof/>
                    <w:lang w:val="en-US"/>
                    <w:rPrChange w:id="5523" w:author="Orion" w:date="2011-07-05T14:04:00Z">
                      <w:rPr>
                        <w:b/>
                        <w:bCs/>
                        <w:noProof/>
                      </w:rPr>
                    </w:rPrChange>
                  </w:rPr>
                  <w:t>Sweet, D. N., Manikonda, V., Aronson, J. S., Roth, K., &amp; Blake, M.</w:t>
                </w:r>
                <w:r w:rsidRPr="00CD4C4B">
                  <w:rPr>
                    <w:noProof/>
                    <w:lang w:val="en-US"/>
                    <w:rPrChange w:id="5524"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5525" w:author="Orion" w:date="2011-07-05T14:03:00Z"/>
                  <w:noProof/>
                  <w:lang w:val="en-US"/>
                  <w:rPrChange w:id="5526" w:author="Orion" w:date="2011-07-05T14:04:00Z">
                    <w:rPr>
                      <w:ins w:id="5527" w:author="Orion" w:date="2011-07-05T14:03:00Z"/>
                      <w:noProof/>
                    </w:rPr>
                  </w:rPrChange>
                </w:rPr>
              </w:pPr>
              <w:ins w:id="5528" w:author="Orion" w:date="2011-07-05T14:03:00Z">
                <w:r w:rsidRPr="00CD4C4B">
                  <w:rPr>
                    <w:noProof/>
                    <w:lang w:val="en-US"/>
                    <w:rPrChange w:id="5529" w:author="Orion" w:date="2011-07-05T14:04:00Z">
                      <w:rPr>
                        <w:noProof/>
                      </w:rPr>
                    </w:rPrChange>
                  </w:rPr>
                  <w:t xml:space="preserve">30. </w:t>
                </w:r>
                <w:r w:rsidRPr="00CD4C4B">
                  <w:rPr>
                    <w:i/>
                    <w:iCs/>
                    <w:noProof/>
                    <w:lang w:val="en-US"/>
                    <w:rPrChange w:id="5530" w:author="Orion" w:date="2011-07-05T14:04:00Z">
                      <w:rPr>
                        <w:i/>
                        <w:iCs/>
                        <w:noProof/>
                      </w:rPr>
                    </w:rPrChange>
                  </w:rPr>
                  <w:t xml:space="preserve">Distributed agent-based air traffic flow management. </w:t>
                </w:r>
                <w:r w:rsidRPr="00CD4C4B">
                  <w:rPr>
                    <w:b/>
                    <w:bCs/>
                    <w:noProof/>
                    <w:lang w:val="en-US"/>
                    <w:rPrChange w:id="5531" w:author="Orion" w:date="2011-07-05T14:04:00Z">
                      <w:rPr>
                        <w:b/>
                        <w:bCs/>
                        <w:noProof/>
                      </w:rPr>
                    </w:rPrChange>
                  </w:rPr>
                  <w:t>Adrian K. Agogino, Kagan Tumer.</w:t>
                </w:r>
                <w:r w:rsidRPr="00CD4C4B">
                  <w:rPr>
                    <w:noProof/>
                    <w:lang w:val="en-US"/>
                    <w:rPrChange w:id="5532"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5533" w:author="Orion" w:date="2011-07-05T14:03:00Z"/>
                  <w:noProof/>
                </w:rPr>
              </w:pPr>
              <w:ins w:id="5534" w:author="Orion" w:date="2011-07-05T14:03:00Z">
                <w:r w:rsidRPr="00CD4C4B">
                  <w:rPr>
                    <w:noProof/>
                    <w:lang w:val="en-US"/>
                    <w:rPrChange w:id="5535" w:author="Orion" w:date="2011-07-05T14:04:00Z">
                      <w:rPr>
                        <w:noProof/>
                      </w:rPr>
                    </w:rPrChange>
                  </w:rPr>
                  <w:t xml:space="preserve">31. </w:t>
                </w:r>
                <w:r w:rsidRPr="00CD4C4B">
                  <w:rPr>
                    <w:b/>
                    <w:bCs/>
                    <w:noProof/>
                    <w:lang w:val="en-US"/>
                    <w:rPrChange w:id="5536" w:author="Orion" w:date="2011-07-05T14:04:00Z">
                      <w:rPr>
                        <w:b/>
                        <w:bCs/>
                        <w:noProof/>
                      </w:rPr>
                    </w:rPrChange>
                  </w:rPr>
                  <w:t>Flight Explorer Inc.</w:t>
                </w:r>
                <w:r w:rsidRPr="00CD4C4B">
                  <w:rPr>
                    <w:noProof/>
                    <w:lang w:val="en-US"/>
                    <w:rPrChange w:id="5537"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5538" w:author="Orion" w:date="2011-07-05T14:03:00Z"/>
                  <w:noProof/>
                  <w:lang w:val="en-US"/>
                  <w:rPrChange w:id="5539" w:author="Orion" w:date="2011-07-05T14:04:00Z">
                    <w:rPr>
                      <w:ins w:id="5540" w:author="Orion" w:date="2011-07-05T14:03:00Z"/>
                      <w:noProof/>
                    </w:rPr>
                  </w:rPrChange>
                </w:rPr>
              </w:pPr>
              <w:ins w:id="5541" w:author="Orion" w:date="2011-07-05T14:03:00Z">
                <w:r w:rsidRPr="00CD4C4B">
                  <w:rPr>
                    <w:noProof/>
                    <w:lang w:val="en-US"/>
                    <w:rPrChange w:id="5542" w:author="Orion" w:date="2011-07-05T14:04:00Z">
                      <w:rPr>
                        <w:noProof/>
                      </w:rPr>
                    </w:rPrChange>
                  </w:rPr>
                  <w:t xml:space="preserve">32. </w:t>
                </w:r>
                <w:r w:rsidRPr="00CD4C4B">
                  <w:rPr>
                    <w:i/>
                    <w:iCs/>
                    <w:noProof/>
                    <w:lang w:val="en-US"/>
                    <w:rPrChange w:id="5543" w:author="Orion" w:date="2011-07-05T14:04:00Z">
                      <w:rPr>
                        <w:i/>
                        <w:iCs/>
                        <w:noProof/>
                      </w:rPr>
                    </w:rPrChange>
                  </w:rPr>
                  <w:t xml:space="preserve">Agent architectures for flexible, practical teamwork. </w:t>
                </w:r>
                <w:r w:rsidRPr="00CD4C4B">
                  <w:rPr>
                    <w:b/>
                    <w:bCs/>
                    <w:noProof/>
                    <w:lang w:val="en-US"/>
                    <w:rPrChange w:id="5544" w:author="Orion" w:date="2011-07-05T14:04:00Z">
                      <w:rPr>
                        <w:b/>
                        <w:bCs/>
                        <w:noProof/>
                      </w:rPr>
                    </w:rPrChange>
                  </w:rPr>
                  <w:t>Tambe, M.</w:t>
                </w:r>
                <w:r w:rsidRPr="00CD4C4B">
                  <w:rPr>
                    <w:noProof/>
                    <w:lang w:val="en-US"/>
                    <w:rPrChange w:id="5545"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5546" w:author="Orion" w:date="2011-07-05T14:03:00Z"/>
                  <w:noProof/>
                  <w:lang w:val="en-US"/>
                  <w:rPrChange w:id="5547" w:author="Orion" w:date="2011-07-05T14:04:00Z">
                    <w:rPr>
                      <w:ins w:id="5548" w:author="Orion" w:date="2011-07-05T14:03:00Z"/>
                      <w:noProof/>
                    </w:rPr>
                  </w:rPrChange>
                </w:rPr>
              </w:pPr>
              <w:ins w:id="5549" w:author="Orion" w:date="2011-07-05T14:03:00Z">
                <w:r w:rsidRPr="00CD4C4B">
                  <w:rPr>
                    <w:noProof/>
                    <w:lang w:val="en-US"/>
                    <w:rPrChange w:id="5550" w:author="Orion" w:date="2011-07-05T14:04:00Z">
                      <w:rPr>
                        <w:noProof/>
                      </w:rPr>
                    </w:rPrChange>
                  </w:rPr>
                  <w:t xml:space="preserve">33. </w:t>
                </w:r>
                <w:r w:rsidRPr="00CD4C4B">
                  <w:rPr>
                    <w:i/>
                    <w:iCs/>
                    <w:noProof/>
                    <w:lang w:val="en-US"/>
                    <w:rPrChange w:id="5551" w:author="Orion" w:date="2011-07-05T14:04:00Z">
                      <w:rPr>
                        <w:i/>
                        <w:iCs/>
                        <w:noProof/>
                      </w:rPr>
                    </w:rPrChange>
                  </w:rPr>
                  <w:t xml:space="preserve">To bdi or not to bdi. </w:t>
                </w:r>
                <w:r w:rsidRPr="00CD4C4B">
                  <w:rPr>
                    <w:b/>
                    <w:bCs/>
                    <w:noProof/>
                    <w:lang w:val="en-US"/>
                    <w:rPrChange w:id="5552" w:author="Orion" w:date="2011-07-05T14:04:00Z">
                      <w:rPr>
                        <w:b/>
                        <w:bCs/>
                        <w:noProof/>
                      </w:rPr>
                    </w:rPrChange>
                  </w:rPr>
                  <w:t>S. Wolfe, M. Sierhuis, and P. Jarvis.</w:t>
                </w:r>
                <w:r w:rsidRPr="00CD4C4B">
                  <w:rPr>
                    <w:noProof/>
                    <w:lang w:val="en-US"/>
                    <w:rPrChange w:id="5553"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5554" w:author="Orion" w:date="2011-07-05T14:03:00Z"/>
                  <w:noProof/>
                  <w:lang w:val="en-US"/>
                  <w:rPrChange w:id="5555" w:author="Orion" w:date="2011-07-05T14:04:00Z">
                    <w:rPr>
                      <w:ins w:id="5556" w:author="Orion" w:date="2011-07-05T14:03:00Z"/>
                      <w:noProof/>
                    </w:rPr>
                  </w:rPrChange>
                </w:rPr>
              </w:pPr>
              <w:ins w:id="5557" w:author="Orion" w:date="2011-07-05T14:03:00Z">
                <w:r w:rsidRPr="00CD4C4B">
                  <w:rPr>
                    <w:noProof/>
                    <w:lang w:val="en-US"/>
                    <w:rPrChange w:id="5558" w:author="Orion" w:date="2011-07-05T14:04:00Z">
                      <w:rPr>
                        <w:noProof/>
                      </w:rPr>
                    </w:rPrChange>
                  </w:rPr>
                  <w:t xml:space="preserve">34. </w:t>
                </w:r>
                <w:r w:rsidRPr="00CD4C4B">
                  <w:rPr>
                    <w:i/>
                    <w:iCs/>
                    <w:noProof/>
                    <w:lang w:val="en-US"/>
                    <w:rPrChange w:id="5559" w:author="Orion" w:date="2011-07-05T14:04:00Z">
                      <w:rPr>
                        <w:i/>
                        <w:iCs/>
                        <w:noProof/>
                      </w:rPr>
                    </w:rPrChange>
                  </w:rPr>
                  <w:t xml:space="preserve">BDI-agents: From Theory to Practice. </w:t>
                </w:r>
                <w:r w:rsidRPr="00CD4C4B">
                  <w:rPr>
                    <w:b/>
                    <w:bCs/>
                    <w:noProof/>
                    <w:lang w:val="en-US"/>
                    <w:rPrChange w:id="5560" w:author="Orion" w:date="2011-07-05T14:04:00Z">
                      <w:rPr>
                        <w:b/>
                        <w:bCs/>
                        <w:noProof/>
                      </w:rPr>
                    </w:rPrChange>
                  </w:rPr>
                  <w:t>Georgeff, A. S. Rao and M. P.</w:t>
                </w:r>
                <w:r w:rsidRPr="00CD4C4B">
                  <w:rPr>
                    <w:noProof/>
                    <w:lang w:val="en-US"/>
                    <w:rPrChange w:id="5561"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5562" w:author="Orion" w:date="2011-07-05T14:03:00Z"/>
                  <w:noProof/>
                  <w:lang w:val="en-US"/>
                  <w:rPrChange w:id="5563" w:author="Orion" w:date="2011-07-05T14:04:00Z">
                    <w:rPr>
                      <w:ins w:id="5564" w:author="Orion" w:date="2011-07-05T14:03:00Z"/>
                      <w:noProof/>
                    </w:rPr>
                  </w:rPrChange>
                </w:rPr>
              </w:pPr>
              <w:ins w:id="5565" w:author="Orion" w:date="2011-07-05T14:03:00Z">
                <w:r w:rsidRPr="00CD4C4B">
                  <w:rPr>
                    <w:noProof/>
                    <w:lang w:val="en-US"/>
                    <w:rPrChange w:id="5566" w:author="Orion" w:date="2011-07-05T14:04:00Z">
                      <w:rPr>
                        <w:noProof/>
                      </w:rPr>
                    </w:rPrChange>
                  </w:rPr>
                  <w:t xml:space="preserve">35. </w:t>
                </w:r>
                <w:r w:rsidRPr="00CD4C4B">
                  <w:rPr>
                    <w:b/>
                    <w:bCs/>
                    <w:noProof/>
                    <w:lang w:val="en-US"/>
                    <w:rPrChange w:id="5567" w:author="Orion" w:date="2011-07-05T14:04:00Z">
                      <w:rPr>
                        <w:b/>
                        <w:bCs/>
                        <w:noProof/>
                      </w:rPr>
                    </w:rPrChange>
                  </w:rPr>
                  <w:t>EUROCONTROL.</w:t>
                </w:r>
                <w:r w:rsidRPr="00CD4C4B">
                  <w:rPr>
                    <w:noProof/>
                    <w:lang w:val="en-US"/>
                    <w:rPrChange w:id="5568" w:author="Orion" w:date="2011-07-05T14:04:00Z">
                      <w:rPr>
                        <w:noProof/>
                      </w:rPr>
                    </w:rPrChange>
                  </w:rPr>
                  <w:t xml:space="preserve"> </w:t>
                </w:r>
                <w:r w:rsidRPr="00CD4C4B">
                  <w:rPr>
                    <w:i/>
                    <w:iCs/>
                    <w:noProof/>
                    <w:lang w:val="en-US"/>
                    <w:rPrChange w:id="5569"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5570"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5571" w:author="Orion" w:date="2011-07-05T14:03:00Z"/>
                  <w:noProof/>
                  <w:lang w:val="en-US"/>
                  <w:rPrChange w:id="5572" w:author="Orion" w:date="2011-07-05T14:04:00Z">
                    <w:rPr>
                      <w:ins w:id="5573" w:author="Orion" w:date="2011-07-05T14:03:00Z"/>
                      <w:noProof/>
                    </w:rPr>
                  </w:rPrChange>
                </w:rPr>
              </w:pPr>
              <w:ins w:id="5574" w:author="Orion" w:date="2011-07-05T14:03:00Z">
                <w:r w:rsidRPr="00CD4C4B">
                  <w:rPr>
                    <w:noProof/>
                    <w:lang w:val="en-US"/>
                    <w:rPrChange w:id="5575" w:author="Orion" w:date="2011-07-05T14:04:00Z">
                      <w:rPr>
                        <w:noProof/>
                      </w:rPr>
                    </w:rPrChange>
                  </w:rPr>
                  <w:t xml:space="preserve">36. </w:t>
                </w:r>
                <w:r w:rsidRPr="00CD4C4B">
                  <w:rPr>
                    <w:i/>
                    <w:iCs/>
                    <w:noProof/>
                    <w:lang w:val="en-US"/>
                    <w:rPrChange w:id="5576"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5577" w:author="Orion" w:date="2011-07-05T14:04:00Z">
                      <w:rPr>
                        <w:noProof/>
                      </w:rPr>
                    </w:rPrChange>
                  </w:rPr>
                  <w:t>1271-1272.</w:t>
                </w:r>
              </w:ins>
            </w:p>
            <w:p w14:paraId="4E834F0C" w14:textId="77777777" w:rsidR="00CD4C4B" w:rsidRPr="00CD4C4B" w:rsidRDefault="00CD4C4B">
              <w:pPr>
                <w:pStyle w:val="Bibliography"/>
                <w:rPr>
                  <w:ins w:id="5578" w:author="Orion" w:date="2011-07-05T14:03:00Z"/>
                  <w:noProof/>
                  <w:lang w:val="en-US"/>
                  <w:rPrChange w:id="5579" w:author="Orion" w:date="2011-07-05T14:04:00Z">
                    <w:rPr>
                      <w:ins w:id="5580" w:author="Orion" w:date="2011-07-05T14:03:00Z"/>
                      <w:noProof/>
                    </w:rPr>
                  </w:rPrChange>
                </w:rPr>
              </w:pPr>
              <w:ins w:id="5581" w:author="Orion" w:date="2011-07-05T14:03:00Z">
                <w:r w:rsidRPr="00CD4C4B">
                  <w:rPr>
                    <w:noProof/>
                    <w:lang w:val="en-US"/>
                    <w:rPrChange w:id="5582" w:author="Orion" w:date="2011-07-05T14:04:00Z">
                      <w:rPr>
                        <w:noProof/>
                      </w:rPr>
                    </w:rPrChange>
                  </w:rPr>
                  <w:t xml:space="preserve">37. </w:t>
                </w:r>
                <w:r w:rsidRPr="00CD4C4B">
                  <w:rPr>
                    <w:b/>
                    <w:bCs/>
                    <w:noProof/>
                    <w:lang w:val="en-US"/>
                    <w:rPrChange w:id="5583" w:author="Orion" w:date="2011-07-05T14:04:00Z">
                      <w:rPr>
                        <w:b/>
                        <w:bCs/>
                        <w:noProof/>
                      </w:rPr>
                    </w:rPrChange>
                  </w:rPr>
                  <w:t>IABG Dept. Airborne Air Defence.</w:t>
                </w:r>
                <w:r w:rsidRPr="00CD4C4B">
                  <w:rPr>
                    <w:noProof/>
                    <w:lang w:val="en-US"/>
                    <w:rPrChange w:id="5584" w:author="Orion" w:date="2011-07-05T14:04:00Z">
                      <w:rPr>
                        <w:noProof/>
                      </w:rPr>
                    </w:rPrChange>
                  </w:rPr>
                  <w:t xml:space="preserve"> </w:t>
                </w:r>
                <w:r w:rsidRPr="00CD4C4B">
                  <w:rPr>
                    <w:i/>
                    <w:iCs/>
                    <w:noProof/>
                    <w:lang w:val="en-US"/>
                    <w:rPrChange w:id="5585"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5586" w:author="Orion" w:date="2011-07-05T14:04:00Z">
                      <w:rPr>
                        <w:noProof/>
                      </w:rPr>
                    </w:rPrChange>
                  </w:rPr>
                  <w:t>2001.</w:t>
                </w:r>
              </w:ins>
            </w:p>
            <w:p w14:paraId="1E7C547B" w14:textId="77777777" w:rsidR="00CD4C4B" w:rsidRPr="00CD4C4B" w:rsidRDefault="00CD4C4B">
              <w:pPr>
                <w:pStyle w:val="Bibliography"/>
                <w:rPr>
                  <w:ins w:id="5587" w:author="Orion" w:date="2011-07-05T14:03:00Z"/>
                  <w:noProof/>
                  <w:lang w:val="en-US"/>
                  <w:rPrChange w:id="5588" w:author="Orion" w:date="2011-07-05T14:04:00Z">
                    <w:rPr>
                      <w:ins w:id="5589" w:author="Orion" w:date="2011-07-05T14:03:00Z"/>
                      <w:noProof/>
                    </w:rPr>
                  </w:rPrChange>
                </w:rPr>
              </w:pPr>
              <w:ins w:id="5590" w:author="Orion" w:date="2011-07-05T14:03:00Z">
                <w:r w:rsidRPr="00CD4C4B">
                  <w:rPr>
                    <w:noProof/>
                    <w:lang w:val="en-US"/>
                    <w:rPrChange w:id="5591" w:author="Orion" w:date="2011-07-05T14:04:00Z">
                      <w:rPr>
                        <w:noProof/>
                      </w:rPr>
                    </w:rPrChange>
                  </w:rPr>
                  <w:t xml:space="preserve">38. </w:t>
                </w:r>
                <w:r w:rsidRPr="00CD4C4B">
                  <w:rPr>
                    <w:i/>
                    <w:iCs/>
                    <w:noProof/>
                    <w:lang w:val="en-US"/>
                    <w:rPrChange w:id="5592" w:author="Orion" w:date="2011-07-05T14:04:00Z">
                      <w:rPr>
                        <w:i/>
                        <w:iCs/>
                        <w:noProof/>
                      </w:rPr>
                    </w:rPrChange>
                  </w:rPr>
                  <w:t xml:space="preserve">Autonomous UAV Surveillance in Complex Urban Environments. </w:t>
                </w:r>
                <w:r w:rsidRPr="00CD4C4B">
                  <w:rPr>
                    <w:b/>
                    <w:bCs/>
                    <w:noProof/>
                    <w:lang w:val="en-US"/>
                    <w:rPrChange w:id="5593" w:author="Orion" w:date="2011-07-05T14:04:00Z">
                      <w:rPr>
                        <w:b/>
                        <w:bCs/>
                        <w:noProof/>
                      </w:rPr>
                    </w:rPrChange>
                  </w:rPr>
                  <w:t>Eduard Semsch, Michal Jakob, Dusan Pavlícek, Michal Pechoucek.</w:t>
                </w:r>
                <w:r w:rsidRPr="00CD4C4B">
                  <w:rPr>
                    <w:noProof/>
                    <w:lang w:val="en-US"/>
                    <w:rPrChange w:id="5594" w:author="Orion" w:date="2011-07-05T14:04:00Z">
                      <w:rPr>
                        <w:noProof/>
                      </w:rPr>
                    </w:rPrChange>
                  </w:rPr>
                  <w:t xml:space="preserve"> 2009. IAT 2009. págs. 82-85.</w:t>
                </w:r>
              </w:ins>
            </w:p>
            <w:p w14:paraId="22C1B359" w14:textId="77777777" w:rsidR="00CD4C4B" w:rsidRPr="00CD4C4B" w:rsidRDefault="00CD4C4B">
              <w:pPr>
                <w:pStyle w:val="Bibliography"/>
                <w:rPr>
                  <w:ins w:id="5595" w:author="Orion" w:date="2011-07-05T14:03:00Z"/>
                  <w:noProof/>
                  <w:lang w:val="en-US"/>
                  <w:rPrChange w:id="5596" w:author="Orion" w:date="2011-07-05T14:04:00Z">
                    <w:rPr>
                      <w:ins w:id="5597" w:author="Orion" w:date="2011-07-05T14:03:00Z"/>
                      <w:noProof/>
                    </w:rPr>
                  </w:rPrChange>
                </w:rPr>
              </w:pPr>
              <w:ins w:id="5598" w:author="Orion" w:date="2011-07-05T14:03:00Z">
                <w:r w:rsidRPr="00CD4C4B">
                  <w:rPr>
                    <w:noProof/>
                    <w:lang w:val="en-US"/>
                    <w:rPrChange w:id="5599" w:author="Orion" w:date="2011-07-05T14:04:00Z">
                      <w:rPr>
                        <w:noProof/>
                      </w:rPr>
                    </w:rPrChange>
                  </w:rPr>
                  <w:t xml:space="preserve">39. </w:t>
                </w:r>
                <w:r w:rsidRPr="00CD4C4B">
                  <w:rPr>
                    <w:i/>
                    <w:iCs/>
                    <w:noProof/>
                    <w:lang w:val="en-US"/>
                    <w:rPrChange w:id="5600" w:author="Orion" w:date="2011-07-05T14:04:00Z">
                      <w:rPr>
                        <w:i/>
                        <w:iCs/>
                        <w:noProof/>
                      </w:rPr>
                    </w:rPrChange>
                  </w:rPr>
                  <w:t xml:space="preserve">Generic Nonlinear model of reduced scale UAV. </w:t>
                </w:r>
                <w:r w:rsidRPr="00CD4C4B">
                  <w:rPr>
                    <w:b/>
                    <w:bCs/>
                    <w:noProof/>
                    <w:lang w:val="en-US"/>
                    <w:rPrChange w:id="5601" w:author="Orion" w:date="2011-07-05T14:04:00Z">
                      <w:rPr>
                        <w:b/>
                        <w:bCs/>
                        <w:noProof/>
                      </w:rPr>
                    </w:rPrChange>
                  </w:rPr>
                  <w:t>Cheviron, T., Chriette, A., &amp; Plestan, F.</w:t>
                </w:r>
                <w:r w:rsidRPr="00CD4C4B">
                  <w:rPr>
                    <w:noProof/>
                    <w:lang w:val="en-US"/>
                    <w:rPrChange w:id="5602"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5603" w:author="Orion" w:date="2011-07-05T14:03:00Z"/>
                  <w:noProof/>
                </w:rPr>
              </w:pPr>
              <w:ins w:id="5604" w:author="Orion" w:date="2011-07-05T14:03:00Z">
                <w:r w:rsidRPr="00CD4C4B">
                  <w:rPr>
                    <w:noProof/>
                    <w:lang w:val="en-US"/>
                    <w:rPrChange w:id="5605"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5606" w:author="Orion" w:date="2011-07-05T14:03:00Z"/>
                  <w:noProof/>
                  <w:lang w:val="en-US"/>
                  <w:rPrChange w:id="5607" w:author="Orion" w:date="2011-07-05T14:04:00Z">
                    <w:rPr>
                      <w:ins w:id="5608" w:author="Orion" w:date="2011-07-05T14:03:00Z"/>
                      <w:noProof/>
                    </w:rPr>
                  </w:rPrChange>
                </w:rPr>
              </w:pPr>
              <w:ins w:id="5609" w:author="Orion" w:date="2011-07-05T14:03:00Z">
                <w:r w:rsidRPr="00CD4C4B">
                  <w:rPr>
                    <w:noProof/>
                    <w:lang w:val="en-US"/>
                    <w:rPrChange w:id="5610" w:author="Orion" w:date="2011-07-05T14:04:00Z">
                      <w:rPr>
                        <w:noProof/>
                      </w:rPr>
                    </w:rPrChange>
                  </w:rPr>
                  <w:t xml:space="preserve">41. </w:t>
                </w:r>
                <w:r w:rsidRPr="00CD4C4B">
                  <w:rPr>
                    <w:b/>
                    <w:bCs/>
                    <w:noProof/>
                    <w:lang w:val="en-US"/>
                    <w:rPrChange w:id="5611" w:author="Orion" w:date="2011-07-05T14:04:00Z">
                      <w:rPr>
                        <w:b/>
                        <w:bCs/>
                        <w:noProof/>
                      </w:rPr>
                    </w:rPrChange>
                  </w:rPr>
                  <w:t>Airbus.</w:t>
                </w:r>
                <w:r w:rsidRPr="00CD4C4B">
                  <w:rPr>
                    <w:noProof/>
                    <w:lang w:val="en-US"/>
                    <w:rPrChange w:id="5612" w:author="Orion" w:date="2011-07-05T14:04:00Z">
                      <w:rPr>
                        <w:noProof/>
                      </w:rPr>
                    </w:rPrChange>
                  </w:rPr>
                  <w:t xml:space="preserve"> </w:t>
                </w:r>
                <w:r w:rsidRPr="00CD4C4B">
                  <w:rPr>
                    <w:i/>
                    <w:iCs/>
                    <w:noProof/>
                    <w:lang w:val="en-US"/>
                    <w:rPrChange w:id="5613" w:author="Orion" w:date="2011-07-05T14:04:00Z">
                      <w:rPr>
                        <w:i/>
                        <w:iCs/>
                        <w:noProof/>
                      </w:rPr>
                    </w:rPrChange>
                  </w:rPr>
                  <w:t xml:space="preserve">A320 AIRPLANE CHARACTERISTICS FOR AIRPORT PLANNING. </w:t>
                </w:r>
                <w:r w:rsidRPr="00CD4C4B">
                  <w:rPr>
                    <w:noProof/>
                    <w:lang w:val="en-US"/>
                    <w:rPrChange w:id="5614" w:author="Orion" w:date="2011-07-05T14:04:00Z">
                      <w:rPr>
                        <w:noProof/>
                      </w:rPr>
                    </w:rPrChange>
                  </w:rPr>
                  <w:t>2005.</w:t>
                </w:r>
              </w:ins>
            </w:p>
            <w:p w14:paraId="7207A629" w14:textId="77777777" w:rsidR="00CD4C4B" w:rsidRDefault="00CD4C4B">
              <w:pPr>
                <w:pStyle w:val="Bibliography"/>
                <w:rPr>
                  <w:ins w:id="5615" w:author="Orion" w:date="2011-07-05T14:03:00Z"/>
                  <w:noProof/>
                </w:rPr>
              </w:pPr>
              <w:ins w:id="5616" w:author="Orion" w:date="2011-07-05T14:03:00Z">
                <w:r w:rsidRPr="00CD4C4B">
                  <w:rPr>
                    <w:noProof/>
                    <w:lang w:val="en-US"/>
                    <w:rPrChange w:id="5617"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5618" w:author="Orion" w:date="2011-07-05T14:03:00Z"/>
                  <w:noProof/>
                </w:rPr>
              </w:pPr>
              <w:ins w:id="5619"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5620" w:author="Orion" w:date="2011-07-05T14:03:00Z"/>
                  <w:noProof/>
                  <w:lang w:val="en-US"/>
                  <w:rPrChange w:id="5621" w:author="Orion" w:date="2011-07-05T14:04:00Z">
                    <w:rPr>
                      <w:ins w:id="5622" w:author="Orion" w:date="2011-07-05T14:03:00Z"/>
                      <w:noProof/>
                    </w:rPr>
                  </w:rPrChange>
                </w:rPr>
              </w:pPr>
              <w:ins w:id="5623" w:author="Orion" w:date="2011-07-05T14:03:00Z">
                <w:r w:rsidRPr="00CD4C4B">
                  <w:rPr>
                    <w:noProof/>
                    <w:lang w:val="en-US"/>
                    <w:rPrChange w:id="5624" w:author="Orion" w:date="2011-07-05T14:04:00Z">
                      <w:rPr>
                        <w:noProof/>
                      </w:rPr>
                    </w:rPrChange>
                  </w:rPr>
                  <w:t xml:space="preserve">44. </w:t>
                </w:r>
                <w:r w:rsidRPr="00CD4C4B">
                  <w:rPr>
                    <w:b/>
                    <w:bCs/>
                    <w:noProof/>
                    <w:lang w:val="en-US"/>
                    <w:rPrChange w:id="5625" w:author="Orion" w:date="2011-07-05T14:04:00Z">
                      <w:rPr>
                        <w:b/>
                        <w:bCs/>
                        <w:noProof/>
                      </w:rPr>
                    </w:rPrChange>
                  </w:rPr>
                  <w:t>Federal Aviation Administration.</w:t>
                </w:r>
                <w:r w:rsidRPr="00CD4C4B">
                  <w:rPr>
                    <w:noProof/>
                    <w:lang w:val="en-US"/>
                    <w:rPrChange w:id="5626" w:author="Orion" w:date="2011-07-05T14:04:00Z">
                      <w:rPr>
                        <w:noProof/>
                      </w:rPr>
                    </w:rPrChange>
                  </w:rPr>
                  <w:t xml:space="preserve"> </w:t>
                </w:r>
                <w:r w:rsidRPr="00CD4C4B">
                  <w:rPr>
                    <w:i/>
                    <w:iCs/>
                    <w:noProof/>
                    <w:lang w:val="en-US"/>
                    <w:rPrChange w:id="5627" w:author="Orion" w:date="2011-07-05T14:04:00Z">
                      <w:rPr>
                        <w:i/>
                        <w:iCs/>
                        <w:noProof/>
                      </w:rPr>
                    </w:rPrChange>
                  </w:rPr>
                  <w:t xml:space="preserve">Air Traffic Control FAA Order 7110.65T. </w:t>
                </w:r>
                <w:r w:rsidRPr="00CD4C4B">
                  <w:rPr>
                    <w:noProof/>
                    <w:lang w:val="en-US"/>
                    <w:rPrChange w:id="5628" w:author="Orion" w:date="2011-07-05T14:04:00Z">
                      <w:rPr>
                        <w:noProof/>
                      </w:rPr>
                    </w:rPrChange>
                  </w:rPr>
                  <w:t>Washington, DC. : s.n., Feb. 11, 2010.</w:t>
                </w:r>
              </w:ins>
            </w:p>
            <w:p w14:paraId="089AFDA4" w14:textId="77777777" w:rsidR="00CD4C4B" w:rsidRPr="00CD4C4B" w:rsidRDefault="00CD4C4B">
              <w:pPr>
                <w:pStyle w:val="Bibliography"/>
                <w:rPr>
                  <w:ins w:id="5629" w:author="Orion" w:date="2011-07-05T14:03:00Z"/>
                  <w:noProof/>
                  <w:lang w:val="en-US"/>
                  <w:rPrChange w:id="5630" w:author="Orion" w:date="2011-07-05T14:04:00Z">
                    <w:rPr>
                      <w:ins w:id="5631" w:author="Orion" w:date="2011-07-05T14:03:00Z"/>
                      <w:noProof/>
                    </w:rPr>
                  </w:rPrChange>
                </w:rPr>
              </w:pPr>
              <w:ins w:id="5632" w:author="Orion" w:date="2011-07-05T14:03:00Z">
                <w:r w:rsidRPr="00CD4C4B">
                  <w:rPr>
                    <w:noProof/>
                    <w:lang w:val="en-US"/>
                    <w:rPrChange w:id="5633" w:author="Orion" w:date="2011-07-05T14:04:00Z">
                      <w:rPr>
                        <w:noProof/>
                      </w:rPr>
                    </w:rPrChange>
                  </w:rPr>
                  <w:t xml:space="preserve">45. </w:t>
                </w:r>
                <w:r w:rsidRPr="00CD4C4B">
                  <w:rPr>
                    <w:i/>
                    <w:iCs/>
                    <w:noProof/>
                    <w:lang w:val="en-US"/>
                    <w:rPrChange w:id="5634"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5635"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5636" w:author="Orion" w:date="2011-07-05T14:03:00Z"/>
                  <w:noProof/>
                  <w:lang w:val="en-US"/>
                  <w:rPrChange w:id="5637" w:author="Orion" w:date="2011-07-05T14:04:00Z">
                    <w:rPr>
                      <w:ins w:id="5638" w:author="Orion" w:date="2011-07-05T14:03:00Z"/>
                      <w:noProof/>
                    </w:rPr>
                  </w:rPrChange>
                </w:rPr>
              </w:pPr>
              <w:ins w:id="5639" w:author="Orion" w:date="2011-07-05T14:03:00Z">
                <w:r w:rsidRPr="00CD4C4B">
                  <w:rPr>
                    <w:noProof/>
                    <w:lang w:val="en-US"/>
                    <w:rPrChange w:id="5640" w:author="Orion" w:date="2011-07-05T14:04:00Z">
                      <w:rPr>
                        <w:noProof/>
                      </w:rPr>
                    </w:rPrChange>
                  </w:rPr>
                  <w:t xml:space="preserve">46. </w:t>
                </w:r>
                <w:r w:rsidRPr="00CD4C4B">
                  <w:rPr>
                    <w:i/>
                    <w:iCs/>
                    <w:noProof/>
                    <w:lang w:val="en-US"/>
                    <w:rPrChange w:id="5641"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w:t>
                </w:r>
                <w:r>
                  <w:rPr>
                    <w:noProof/>
                  </w:rPr>
                  <w:lastRenderedPageBreak/>
                  <w:t xml:space="preserve">America Latina), págs. </w:t>
                </w:r>
                <w:r w:rsidRPr="00CD4C4B">
                  <w:rPr>
                    <w:noProof/>
                    <w:lang w:val="en-US"/>
                    <w:rPrChange w:id="5642" w:author="Orion" w:date="2011-07-05T14:04:00Z">
                      <w:rPr>
                        <w:noProof/>
                      </w:rPr>
                    </w:rPrChange>
                  </w:rPr>
                  <w:t>529-534.</w:t>
                </w:r>
              </w:ins>
            </w:p>
            <w:p w14:paraId="718C1B88" w14:textId="77777777" w:rsidR="00CD4C4B" w:rsidRPr="00CD4C4B" w:rsidRDefault="00CD4C4B">
              <w:pPr>
                <w:pStyle w:val="Bibliography"/>
                <w:rPr>
                  <w:ins w:id="5643" w:author="Orion" w:date="2011-07-05T14:03:00Z"/>
                  <w:noProof/>
                  <w:lang w:val="en-US"/>
                  <w:rPrChange w:id="5644" w:author="Orion" w:date="2011-07-05T14:04:00Z">
                    <w:rPr>
                      <w:ins w:id="5645" w:author="Orion" w:date="2011-07-05T14:03:00Z"/>
                      <w:noProof/>
                    </w:rPr>
                  </w:rPrChange>
                </w:rPr>
              </w:pPr>
              <w:ins w:id="5646" w:author="Orion" w:date="2011-07-05T14:03:00Z">
                <w:r w:rsidRPr="00CD4C4B">
                  <w:rPr>
                    <w:noProof/>
                    <w:lang w:val="en-US"/>
                    <w:rPrChange w:id="5647" w:author="Orion" w:date="2011-07-05T14:04:00Z">
                      <w:rPr>
                        <w:noProof/>
                      </w:rPr>
                    </w:rPrChange>
                  </w:rPr>
                  <w:t xml:space="preserve">47. </w:t>
                </w:r>
                <w:r w:rsidRPr="00CD4C4B">
                  <w:rPr>
                    <w:i/>
                    <w:iCs/>
                    <w:noProof/>
                    <w:lang w:val="en-US"/>
                    <w:rPrChange w:id="5648" w:author="Orion" w:date="2011-07-05T14:04:00Z">
                      <w:rPr>
                        <w:i/>
                        <w:iCs/>
                        <w:noProof/>
                      </w:rPr>
                    </w:rPrChange>
                  </w:rPr>
                  <w:t xml:space="preserve">Modelling a Knowledge Management System Architecture with INGENIAS Methodology. </w:t>
                </w:r>
                <w:r w:rsidRPr="00CD4C4B">
                  <w:rPr>
                    <w:b/>
                    <w:bCs/>
                    <w:noProof/>
                    <w:lang w:val="en-US"/>
                    <w:rPrChange w:id="5649" w:author="Orion" w:date="2011-07-05T14:04:00Z">
                      <w:rPr>
                        <w:b/>
                        <w:bCs/>
                        <w:noProof/>
                      </w:rPr>
                    </w:rPrChange>
                  </w:rPr>
                  <w:t>Soto, J. P., Vizcaino, A., Portillo, J., y Piattini, M.</w:t>
                </w:r>
                <w:r w:rsidRPr="00CD4C4B">
                  <w:rPr>
                    <w:noProof/>
                    <w:lang w:val="en-US"/>
                    <w:rPrChange w:id="5650" w:author="Orion" w:date="2011-07-05T14:04:00Z">
                      <w:rPr>
                        <w:noProof/>
                      </w:rPr>
                    </w:rPrChange>
                  </w:rPr>
                  <w:t xml:space="preserve"> Washington, DC : s.n., 2006. En Proceedings of the 15th international Conference on Computing. págs. 167-173.</w:t>
                </w:r>
              </w:ins>
            </w:p>
            <w:p w14:paraId="27092286" w14:textId="77777777" w:rsidR="00CD4C4B" w:rsidRDefault="00CD4C4B">
              <w:pPr>
                <w:pStyle w:val="Bibliography"/>
                <w:rPr>
                  <w:ins w:id="5651" w:author="Orion" w:date="2011-07-05T14:03:00Z"/>
                  <w:noProof/>
                </w:rPr>
              </w:pPr>
              <w:ins w:id="5652" w:author="Orion" w:date="2011-07-05T14:03:00Z">
                <w:r w:rsidRPr="00CD4C4B">
                  <w:rPr>
                    <w:noProof/>
                    <w:lang w:val="en-US"/>
                    <w:rPrChange w:id="5653" w:author="Orion" w:date="2011-07-05T14:04:00Z">
                      <w:rPr>
                        <w:noProof/>
                      </w:rPr>
                    </w:rPrChange>
                  </w:rPr>
                  <w:t xml:space="preserve">48. </w:t>
                </w:r>
                <w:r w:rsidRPr="00CD4C4B">
                  <w:rPr>
                    <w:i/>
                    <w:iCs/>
                    <w:noProof/>
                    <w:lang w:val="en-US"/>
                    <w:rPrChange w:id="5654" w:author="Orion" w:date="2011-07-05T14:04:00Z">
                      <w:rPr>
                        <w:i/>
                        <w:iCs/>
                        <w:noProof/>
                      </w:rPr>
                    </w:rPrChange>
                  </w:rPr>
                  <w:t xml:space="preserve">Model Driven Development of Multi-Agent Systems. </w:t>
                </w:r>
                <w:r w:rsidRPr="00CD4C4B">
                  <w:rPr>
                    <w:b/>
                    <w:bCs/>
                    <w:noProof/>
                    <w:lang w:val="en-US"/>
                    <w:rPrChange w:id="5655" w:author="Orion" w:date="2011-07-05T14:04:00Z">
                      <w:rPr>
                        <w:b/>
                        <w:bCs/>
                        <w:noProof/>
                      </w:rPr>
                    </w:rPrChange>
                  </w:rPr>
                  <w:t>Pavón, J., Gómez-Sanz, J.J., Fuentes, R.</w:t>
                </w:r>
                <w:r w:rsidRPr="00CD4C4B">
                  <w:rPr>
                    <w:noProof/>
                    <w:lang w:val="en-US"/>
                    <w:rPrChange w:id="5656"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5657" w:author="Orion" w:date="2011-07-05T14:03:00Z"/>
                  <w:noProof/>
                </w:rPr>
              </w:pPr>
              <w:ins w:id="5658"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5659" w:author="Orion" w:date="2011-07-05T14:03:00Z"/>
                  <w:noProof/>
                  <w:lang w:val="en-US"/>
                  <w:rPrChange w:id="5660" w:author="Orion" w:date="2011-07-05T14:04:00Z">
                    <w:rPr>
                      <w:ins w:id="5661" w:author="Orion" w:date="2011-07-05T14:03:00Z"/>
                      <w:noProof/>
                    </w:rPr>
                  </w:rPrChange>
                </w:rPr>
              </w:pPr>
              <w:ins w:id="5662" w:author="Orion" w:date="2011-07-05T14:03:00Z">
                <w:r w:rsidRPr="00CD4C4B">
                  <w:rPr>
                    <w:noProof/>
                    <w:lang w:val="en-US"/>
                    <w:rPrChange w:id="5663"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5664" w:author="Orion" w:date="2011-07-05T14:03:00Z"/>
                  <w:noProof/>
                  <w:lang w:val="en-US"/>
                  <w:rPrChange w:id="5665" w:author="Orion" w:date="2011-07-05T14:04:00Z">
                    <w:rPr>
                      <w:ins w:id="5666" w:author="Orion" w:date="2011-07-05T14:03:00Z"/>
                      <w:noProof/>
                    </w:rPr>
                  </w:rPrChange>
                </w:rPr>
              </w:pPr>
              <w:ins w:id="5667" w:author="Orion" w:date="2011-07-05T14:03:00Z">
                <w:r w:rsidRPr="00CD4C4B">
                  <w:rPr>
                    <w:noProof/>
                    <w:lang w:val="en-US"/>
                    <w:rPrChange w:id="5668" w:author="Orion" w:date="2011-07-05T14:04:00Z">
                      <w:rPr>
                        <w:noProof/>
                      </w:rPr>
                    </w:rPrChange>
                  </w:rPr>
                  <w:t xml:space="preserve">51. </w:t>
                </w:r>
                <w:r w:rsidRPr="00CD4C4B">
                  <w:rPr>
                    <w:i/>
                    <w:iCs/>
                    <w:noProof/>
                    <w:lang w:val="en-US"/>
                    <w:rPrChange w:id="5669" w:author="Orion" w:date="2011-07-05T14:04:00Z">
                      <w:rPr>
                        <w:i/>
                        <w:iCs/>
                        <w:noProof/>
                      </w:rPr>
                    </w:rPrChange>
                  </w:rPr>
                  <w:t xml:space="preserve">AGENTFLY: A multi-agent airspace test-bed. </w:t>
                </w:r>
                <w:r w:rsidRPr="00CD4C4B">
                  <w:rPr>
                    <w:b/>
                    <w:bCs/>
                    <w:noProof/>
                    <w:lang w:val="en-US"/>
                    <w:rPrChange w:id="5670" w:author="Orion" w:date="2011-07-05T14:04:00Z">
                      <w:rPr>
                        <w:b/>
                        <w:bCs/>
                        <w:noProof/>
                      </w:rPr>
                    </w:rPrChange>
                  </w:rPr>
                  <w:t>D. Sislak, P. Volf, S. Kopriva, and M. Pechoucek.</w:t>
                </w:r>
                <w:r w:rsidRPr="00CD4C4B">
                  <w:rPr>
                    <w:noProof/>
                    <w:lang w:val="en-US"/>
                    <w:rPrChange w:id="5671"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5672" w:author="Orion" w:date="2011-07-05T14:03:00Z"/>
                  <w:noProof/>
                </w:rPr>
              </w:pPr>
              <w:ins w:id="5673" w:author="Orion" w:date="2011-07-05T14:03:00Z">
                <w:r w:rsidRPr="00CD4C4B">
                  <w:rPr>
                    <w:noProof/>
                    <w:lang w:val="en-US"/>
                    <w:rPrChange w:id="5674" w:author="Orion" w:date="2011-07-05T14:04:00Z">
                      <w:rPr>
                        <w:noProof/>
                      </w:rPr>
                    </w:rPrChange>
                  </w:rPr>
                  <w:t xml:space="preserve">52. </w:t>
                </w:r>
                <w:r w:rsidRPr="00CD4C4B">
                  <w:rPr>
                    <w:b/>
                    <w:bCs/>
                    <w:noProof/>
                    <w:lang w:val="en-US"/>
                    <w:rPrChange w:id="5675" w:author="Orion" w:date="2011-07-05T14:04:00Z">
                      <w:rPr>
                        <w:b/>
                        <w:bCs/>
                        <w:noProof/>
                      </w:rPr>
                    </w:rPrChange>
                  </w:rPr>
                  <w:t>Daniel J. Garland, John A. Wise and V. David Hopkin.</w:t>
                </w:r>
                <w:r w:rsidRPr="00CD4C4B">
                  <w:rPr>
                    <w:noProof/>
                    <w:lang w:val="en-US"/>
                    <w:rPrChange w:id="5676" w:author="Orion" w:date="2011-07-05T14:04:00Z">
                      <w:rPr>
                        <w:noProof/>
                      </w:rPr>
                    </w:rPrChange>
                  </w:rPr>
                  <w:t xml:space="preserve"> </w:t>
                </w:r>
                <w:r w:rsidRPr="00CD4C4B">
                  <w:rPr>
                    <w:i/>
                    <w:iCs/>
                    <w:noProof/>
                    <w:lang w:val="en-US"/>
                    <w:rPrChange w:id="5677"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5678" w:author="Orion" w:date="2011-07-05T14:03:00Z"/>
                  <w:noProof/>
                  <w:lang w:val="en-US"/>
                  <w:rPrChange w:id="5679" w:author="Orion" w:date="2011-06-17T12:33:00Z">
                    <w:rPr>
                      <w:del w:id="5680" w:author="Orion" w:date="2011-07-05T14:03:00Z"/>
                      <w:noProof/>
                    </w:rPr>
                  </w:rPrChange>
                </w:rPr>
              </w:pPr>
              <w:del w:id="5681"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5682" w:author="Orion" w:date="2011-06-22T18:56:00Z">
                      <w:rPr>
                        <w:b/>
                        <w:bCs/>
                        <w:noProof/>
                      </w:rPr>
                    </w:rPrChange>
                  </w:rPr>
                  <w:delText>Eurocontrol.</w:delText>
                </w:r>
                <w:r w:rsidRPr="00C91DD8" w:rsidDel="00CD4C4B">
                  <w:rPr>
                    <w:noProof/>
                    <w:lang w:val="en-US"/>
                    <w:rPrChange w:id="5683" w:author="Orion" w:date="2011-06-22T18:56:00Z">
                      <w:rPr>
                        <w:noProof/>
                      </w:rPr>
                    </w:rPrChange>
                  </w:rPr>
                  <w:delText xml:space="preserve"> </w:delText>
                </w:r>
                <w:r w:rsidRPr="00C1157B" w:rsidDel="00CD4C4B">
                  <w:rPr>
                    <w:noProof/>
                    <w:lang w:val="en-US"/>
                    <w:rPrChange w:id="5684"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5685" w:author="Orion" w:date="2011-07-05T14:03:00Z"/>
                  <w:noProof/>
                  <w:lang w:val="en-US"/>
                  <w:rPrChange w:id="5686" w:author="Orion" w:date="2011-06-17T12:33:00Z">
                    <w:rPr>
                      <w:del w:id="5687" w:author="Orion" w:date="2011-07-05T14:03:00Z"/>
                      <w:noProof/>
                    </w:rPr>
                  </w:rPrChange>
                </w:rPr>
              </w:pPr>
              <w:del w:id="5688" w:author="Orion" w:date="2011-07-05T14:03:00Z">
                <w:r w:rsidRPr="00C1157B" w:rsidDel="00CD4C4B">
                  <w:rPr>
                    <w:noProof/>
                    <w:lang w:val="en-US"/>
                    <w:rPrChange w:id="5689" w:author="Orion" w:date="2011-06-17T12:33:00Z">
                      <w:rPr>
                        <w:noProof/>
                      </w:rPr>
                    </w:rPrChange>
                  </w:rPr>
                  <w:delText xml:space="preserve">2. </w:delText>
                </w:r>
                <w:r w:rsidRPr="00C1157B" w:rsidDel="00CD4C4B">
                  <w:rPr>
                    <w:i/>
                    <w:iCs/>
                    <w:noProof/>
                    <w:lang w:val="en-US"/>
                    <w:rPrChange w:id="5690"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5691" w:author="Orion" w:date="2011-06-17T12:33:00Z">
                      <w:rPr>
                        <w:b/>
                        <w:bCs/>
                        <w:noProof/>
                      </w:rPr>
                    </w:rPrChange>
                  </w:rPr>
                  <w:delText>Claire Tomlin, George J. Pappas, and Shankar Sastry.</w:delText>
                </w:r>
                <w:r w:rsidRPr="00C1157B" w:rsidDel="00CD4C4B">
                  <w:rPr>
                    <w:noProof/>
                    <w:lang w:val="en-US"/>
                    <w:rPrChange w:id="5692"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5693" w:author="Orion" w:date="2011-07-05T14:03:00Z"/>
                  <w:noProof/>
                  <w:lang w:val="en-US"/>
                  <w:rPrChange w:id="5694" w:author="Orion" w:date="2011-06-17T12:33:00Z">
                    <w:rPr>
                      <w:del w:id="5695" w:author="Orion" w:date="2011-07-05T14:03:00Z"/>
                      <w:noProof/>
                    </w:rPr>
                  </w:rPrChange>
                </w:rPr>
              </w:pPr>
              <w:del w:id="5696" w:author="Orion" w:date="2011-07-05T14:03:00Z">
                <w:r w:rsidRPr="00C1157B" w:rsidDel="00CD4C4B">
                  <w:rPr>
                    <w:noProof/>
                    <w:lang w:val="en-US"/>
                    <w:rPrChange w:id="5697" w:author="Orion" w:date="2011-06-17T12:33:00Z">
                      <w:rPr>
                        <w:noProof/>
                      </w:rPr>
                    </w:rPrChange>
                  </w:rPr>
                  <w:delText xml:space="preserve">3. </w:delText>
                </w:r>
                <w:r w:rsidRPr="00C1157B" w:rsidDel="00CD4C4B">
                  <w:rPr>
                    <w:b/>
                    <w:bCs/>
                    <w:noProof/>
                    <w:lang w:val="en-US"/>
                    <w:rPrChange w:id="5698" w:author="Orion" w:date="2011-06-17T12:33:00Z">
                      <w:rPr>
                        <w:b/>
                        <w:bCs/>
                        <w:noProof/>
                      </w:rPr>
                    </w:rPrChange>
                  </w:rPr>
                  <w:delText>JSBSim.</w:delText>
                </w:r>
                <w:r w:rsidRPr="00C1157B" w:rsidDel="00CD4C4B">
                  <w:rPr>
                    <w:noProof/>
                    <w:lang w:val="en-US"/>
                    <w:rPrChange w:id="5699"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5700" w:author="Orion" w:date="2011-07-05T14:03:00Z"/>
                  <w:noProof/>
                  <w:lang w:val="en-US"/>
                  <w:rPrChange w:id="5701" w:author="Orion" w:date="2011-06-17T12:33:00Z">
                    <w:rPr>
                      <w:del w:id="5702" w:author="Orion" w:date="2011-07-05T14:03:00Z"/>
                      <w:noProof/>
                    </w:rPr>
                  </w:rPrChange>
                </w:rPr>
              </w:pPr>
              <w:del w:id="5703" w:author="Orion" w:date="2011-07-05T14:03:00Z">
                <w:r w:rsidRPr="00C1157B" w:rsidDel="00CD4C4B">
                  <w:rPr>
                    <w:noProof/>
                    <w:lang w:val="en-US"/>
                    <w:rPrChange w:id="5704" w:author="Orion" w:date="2011-06-17T12:33:00Z">
                      <w:rPr>
                        <w:noProof/>
                      </w:rPr>
                    </w:rPrChange>
                  </w:rPr>
                  <w:delText xml:space="preserve">4. </w:delText>
                </w:r>
                <w:r w:rsidRPr="00C1157B" w:rsidDel="00CD4C4B">
                  <w:rPr>
                    <w:b/>
                    <w:bCs/>
                    <w:noProof/>
                    <w:lang w:val="en-US"/>
                    <w:rPrChange w:id="5705" w:author="Orion" w:date="2011-06-17T12:33:00Z">
                      <w:rPr>
                        <w:b/>
                        <w:bCs/>
                        <w:noProof/>
                      </w:rPr>
                    </w:rPrChange>
                  </w:rPr>
                  <w:delText>FlightGear Flight Simulator.</w:delText>
                </w:r>
                <w:r w:rsidRPr="00C1157B" w:rsidDel="00CD4C4B">
                  <w:rPr>
                    <w:noProof/>
                    <w:lang w:val="en-US"/>
                    <w:rPrChange w:id="5706"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5707" w:author="Orion" w:date="2011-07-05T14:03:00Z"/>
                  <w:noProof/>
                </w:rPr>
              </w:pPr>
              <w:del w:id="5708"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5709" w:author="Orion" w:date="2011-07-05T14:03:00Z"/>
                  <w:noProof/>
                  <w:lang w:val="en-US"/>
                  <w:rPrChange w:id="5710" w:author="Orion" w:date="2011-06-17T12:33:00Z">
                    <w:rPr>
                      <w:del w:id="5711" w:author="Orion" w:date="2011-07-05T14:03:00Z"/>
                      <w:noProof/>
                    </w:rPr>
                  </w:rPrChange>
                </w:rPr>
              </w:pPr>
              <w:del w:id="5712" w:author="Orion" w:date="2011-07-05T14:03:00Z">
                <w:r w:rsidRPr="00C1157B" w:rsidDel="00CD4C4B">
                  <w:rPr>
                    <w:noProof/>
                    <w:lang w:val="en-US"/>
                    <w:rPrChange w:id="5713" w:author="Orion" w:date="2011-06-17T12:33:00Z">
                      <w:rPr>
                        <w:noProof/>
                      </w:rPr>
                    </w:rPrChange>
                  </w:rPr>
                  <w:delText xml:space="preserve">6. </w:delText>
                </w:r>
                <w:r w:rsidRPr="00C1157B" w:rsidDel="00CD4C4B">
                  <w:rPr>
                    <w:b/>
                    <w:bCs/>
                    <w:noProof/>
                    <w:lang w:val="en-US"/>
                    <w:rPrChange w:id="5714" w:author="Orion" w:date="2011-06-17T12:33:00Z">
                      <w:rPr>
                        <w:b/>
                        <w:bCs/>
                        <w:noProof/>
                      </w:rPr>
                    </w:rPrChange>
                  </w:rPr>
                  <w:delText>AVIATOR VISUAL DESIGN SIMULATOR.</w:delText>
                </w:r>
                <w:r w:rsidRPr="00C1157B" w:rsidDel="00CD4C4B">
                  <w:rPr>
                    <w:noProof/>
                    <w:lang w:val="en-US"/>
                    <w:rPrChange w:id="5715" w:author="Orion" w:date="2011-06-17T12:33:00Z">
                      <w:rPr>
                        <w:noProof/>
                      </w:rPr>
                    </w:rPrChange>
                  </w:rPr>
                  <w:delText xml:space="preserve"> </w:delText>
                </w:r>
                <w:r w:rsidRPr="00C1157B" w:rsidDel="00CD4C4B">
                  <w:rPr>
                    <w:i/>
                    <w:iCs/>
                    <w:noProof/>
                    <w:lang w:val="en-US"/>
                    <w:rPrChange w:id="5716" w:author="Orion" w:date="2011-06-17T12:33:00Z">
                      <w:rPr>
                        <w:i/>
                        <w:iCs/>
                        <w:noProof/>
                      </w:rPr>
                    </w:rPrChange>
                  </w:rPr>
                  <w:delText xml:space="preserve">Manual, AVIATOR VISUAL DESIGN SIMULATOR (AVDS) User. </w:delText>
                </w:r>
                <w:r w:rsidRPr="00C1157B" w:rsidDel="00CD4C4B">
                  <w:rPr>
                    <w:noProof/>
                    <w:lang w:val="en-US"/>
                    <w:rPrChange w:id="5717"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5718" w:author="Orion" w:date="2011-07-05T14:03:00Z"/>
                  <w:noProof/>
                </w:rPr>
              </w:pPr>
              <w:del w:id="5719" w:author="Orion" w:date="2011-07-05T14:03:00Z">
                <w:r w:rsidRPr="00C1157B" w:rsidDel="00CD4C4B">
                  <w:rPr>
                    <w:noProof/>
                    <w:lang w:val="en-US"/>
                    <w:rPrChange w:id="5720" w:author="Orion" w:date="2011-06-17T12:33:00Z">
                      <w:rPr>
                        <w:noProof/>
                      </w:rPr>
                    </w:rPrChange>
                  </w:rPr>
                  <w:delText xml:space="preserve">7. </w:delText>
                </w:r>
                <w:r w:rsidRPr="00C1157B" w:rsidDel="00CD4C4B">
                  <w:rPr>
                    <w:i/>
                    <w:iCs/>
                    <w:noProof/>
                    <w:lang w:val="en-US"/>
                    <w:rPrChange w:id="5721"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5722" w:author="Orion" w:date="2011-07-05T14:03:00Z"/>
                  <w:noProof/>
                  <w:lang w:val="en-US"/>
                  <w:rPrChange w:id="5723" w:author="Orion" w:date="2011-06-17T12:33:00Z">
                    <w:rPr>
                      <w:del w:id="5724" w:author="Orion" w:date="2011-07-05T14:03:00Z"/>
                      <w:noProof/>
                    </w:rPr>
                  </w:rPrChange>
                </w:rPr>
              </w:pPr>
              <w:del w:id="5725" w:author="Orion" w:date="2011-07-05T14:03:00Z">
                <w:r w:rsidRPr="00C1157B" w:rsidDel="00CD4C4B">
                  <w:rPr>
                    <w:noProof/>
                    <w:lang w:val="en-US"/>
                    <w:rPrChange w:id="5726" w:author="Orion" w:date="2011-06-17T12:33:00Z">
                      <w:rPr>
                        <w:noProof/>
                      </w:rPr>
                    </w:rPrChange>
                  </w:rPr>
                  <w:delText xml:space="preserve">8. </w:delText>
                </w:r>
                <w:r w:rsidRPr="00C1157B" w:rsidDel="00CD4C4B">
                  <w:rPr>
                    <w:i/>
                    <w:iCs/>
                    <w:noProof/>
                    <w:lang w:val="en-US"/>
                    <w:rPrChange w:id="5727" w:author="Orion" w:date="2011-06-17T12:33:00Z">
                      <w:rPr>
                        <w:i/>
                        <w:iCs/>
                        <w:noProof/>
                      </w:rPr>
                    </w:rPrChange>
                  </w:rPr>
                  <w:delText xml:space="preserve">The design of FACET to support use by airline operations centers. </w:delText>
                </w:r>
                <w:r w:rsidRPr="00C1157B" w:rsidDel="00CD4C4B">
                  <w:rPr>
                    <w:b/>
                    <w:bCs/>
                    <w:noProof/>
                    <w:lang w:val="en-US"/>
                    <w:rPrChange w:id="5728" w:author="Orion" w:date="2011-06-17T12:33:00Z">
                      <w:rPr>
                        <w:b/>
                        <w:bCs/>
                        <w:noProof/>
                      </w:rPr>
                    </w:rPrChange>
                  </w:rPr>
                  <w:delText>Smith, P.</w:delText>
                </w:r>
                <w:r w:rsidRPr="00C1157B" w:rsidDel="00CD4C4B">
                  <w:rPr>
                    <w:noProof/>
                    <w:lang w:val="en-US"/>
                    <w:rPrChange w:id="5729"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5730" w:author="Orion" w:date="2011-07-05T14:03:00Z"/>
                  <w:noProof/>
                  <w:lang w:val="en-US"/>
                  <w:rPrChange w:id="5731" w:author="Orion" w:date="2011-06-17T12:33:00Z">
                    <w:rPr>
                      <w:del w:id="5732" w:author="Orion" w:date="2011-07-05T14:03:00Z"/>
                      <w:noProof/>
                    </w:rPr>
                  </w:rPrChange>
                </w:rPr>
              </w:pPr>
              <w:del w:id="5733" w:author="Orion" w:date="2011-07-05T14:03:00Z">
                <w:r w:rsidRPr="00C1157B" w:rsidDel="00CD4C4B">
                  <w:rPr>
                    <w:noProof/>
                    <w:lang w:val="en-US"/>
                    <w:rPrChange w:id="5734" w:author="Orion" w:date="2011-06-17T12:33:00Z">
                      <w:rPr>
                        <w:noProof/>
                      </w:rPr>
                    </w:rPrChange>
                  </w:rPr>
                  <w:delText xml:space="preserve">9. </w:delText>
                </w:r>
                <w:r w:rsidRPr="00C1157B" w:rsidDel="00CD4C4B">
                  <w:rPr>
                    <w:i/>
                    <w:iCs/>
                    <w:noProof/>
                    <w:lang w:val="en-US"/>
                    <w:rPrChange w:id="5735" w:author="Orion" w:date="2011-06-17T12:33:00Z">
                      <w:rPr>
                        <w:i/>
                        <w:iCs/>
                        <w:noProof/>
                      </w:rPr>
                    </w:rPrChange>
                  </w:rPr>
                  <w:delText xml:space="preserve">A Multiagent Simulation of Collaborative Air Traffic Flow Management. </w:delText>
                </w:r>
                <w:r w:rsidRPr="00C1157B" w:rsidDel="00CD4C4B">
                  <w:rPr>
                    <w:b/>
                    <w:bCs/>
                    <w:noProof/>
                    <w:lang w:val="en-US"/>
                    <w:rPrChange w:id="5736" w:author="Orion" w:date="2011-06-17T12:33:00Z">
                      <w:rPr>
                        <w:b/>
                        <w:bCs/>
                        <w:noProof/>
                      </w:rPr>
                    </w:rPrChange>
                  </w:rPr>
                  <w:delText>Shawn R. Wolfe, Peter A. Jarvis, Francis Y. Enomoto, Maarten Sierhuis,Bart-Jan van Putte.</w:delText>
                </w:r>
                <w:r w:rsidRPr="00C1157B" w:rsidDel="00CD4C4B">
                  <w:rPr>
                    <w:noProof/>
                    <w:lang w:val="en-US"/>
                    <w:rPrChange w:id="5737"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5738" w:author="Orion" w:date="2011-07-05T14:03:00Z"/>
                  <w:noProof/>
                  <w:lang w:val="en-US"/>
                  <w:rPrChange w:id="5739" w:author="Orion" w:date="2011-06-17T12:33:00Z">
                    <w:rPr>
                      <w:del w:id="5740" w:author="Orion" w:date="2011-07-05T14:03:00Z"/>
                      <w:noProof/>
                    </w:rPr>
                  </w:rPrChange>
                </w:rPr>
              </w:pPr>
              <w:del w:id="5741" w:author="Orion" w:date="2011-07-05T14:03:00Z">
                <w:r w:rsidRPr="00C1157B" w:rsidDel="00CD4C4B">
                  <w:rPr>
                    <w:noProof/>
                    <w:lang w:val="en-US"/>
                    <w:rPrChange w:id="5742" w:author="Orion" w:date="2011-06-17T12:33:00Z">
                      <w:rPr>
                        <w:noProof/>
                      </w:rPr>
                    </w:rPrChange>
                  </w:rPr>
                  <w:delText xml:space="preserve">10. </w:delText>
                </w:r>
                <w:r w:rsidRPr="00C1157B" w:rsidDel="00CD4C4B">
                  <w:rPr>
                    <w:i/>
                    <w:iCs/>
                    <w:noProof/>
                    <w:lang w:val="en-US"/>
                    <w:rPrChange w:id="5743" w:author="Orion" w:date="2011-06-17T12:33:00Z">
                      <w:rPr>
                        <w:i/>
                        <w:iCs/>
                        <w:noProof/>
                      </w:rPr>
                    </w:rPrChange>
                  </w:rPr>
                  <w:delText xml:space="preserve">Human performance models of pilot behaviour. </w:delText>
                </w:r>
                <w:r w:rsidRPr="00C1157B" w:rsidDel="00CD4C4B">
                  <w:rPr>
                    <w:b/>
                    <w:bCs/>
                    <w:noProof/>
                    <w:lang w:val="en-US"/>
                    <w:rPrChange w:id="5744" w:author="Orion" w:date="2011-06-17T12:33:00Z">
                      <w:rPr>
                        <w:b/>
                        <w:bCs/>
                        <w:noProof/>
                      </w:rPr>
                    </w:rPrChange>
                  </w:rPr>
                  <w:delText>Foyle, D. C., Hooey, B. L., Byrne, M. D., Corker, K. M., Deutsch, S., Lebiere, C.</w:delText>
                </w:r>
                <w:r w:rsidRPr="00C1157B" w:rsidDel="00CD4C4B">
                  <w:rPr>
                    <w:noProof/>
                    <w:lang w:val="en-US"/>
                    <w:rPrChange w:id="5745"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5746" w:author="Orion" w:date="2011-07-05T14:03:00Z"/>
                  <w:noProof/>
                  <w:lang w:val="en-US"/>
                  <w:rPrChange w:id="5747" w:author="Orion" w:date="2011-06-17T12:33:00Z">
                    <w:rPr>
                      <w:del w:id="5748" w:author="Orion" w:date="2011-07-05T14:03:00Z"/>
                      <w:noProof/>
                    </w:rPr>
                  </w:rPrChange>
                </w:rPr>
              </w:pPr>
              <w:del w:id="5749" w:author="Orion" w:date="2011-07-05T14:03:00Z">
                <w:r w:rsidRPr="00C1157B" w:rsidDel="00CD4C4B">
                  <w:rPr>
                    <w:noProof/>
                    <w:lang w:val="en-US"/>
                    <w:rPrChange w:id="5750" w:author="Orion" w:date="2011-06-17T12:33:00Z">
                      <w:rPr>
                        <w:noProof/>
                      </w:rPr>
                    </w:rPrChange>
                  </w:rPr>
                  <w:delText xml:space="preserve">11. </w:delText>
                </w:r>
                <w:r w:rsidRPr="00C1157B" w:rsidDel="00CD4C4B">
                  <w:rPr>
                    <w:b/>
                    <w:bCs/>
                    <w:noProof/>
                    <w:lang w:val="en-US"/>
                    <w:rPrChange w:id="5751" w:author="Orion" w:date="2011-06-17T12:33:00Z">
                      <w:rPr>
                        <w:b/>
                        <w:bCs/>
                        <w:noProof/>
                      </w:rPr>
                    </w:rPrChange>
                  </w:rPr>
                  <w:delText>Frankel, David.</w:delText>
                </w:r>
                <w:r w:rsidRPr="00C1157B" w:rsidDel="00CD4C4B">
                  <w:rPr>
                    <w:noProof/>
                    <w:lang w:val="en-US"/>
                    <w:rPrChange w:id="5752" w:author="Orion" w:date="2011-06-17T12:33:00Z">
                      <w:rPr>
                        <w:noProof/>
                      </w:rPr>
                    </w:rPrChange>
                  </w:rPr>
                  <w:delText xml:space="preserve"> </w:delText>
                </w:r>
                <w:r w:rsidRPr="00C1157B" w:rsidDel="00CD4C4B">
                  <w:rPr>
                    <w:i/>
                    <w:iCs/>
                    <w:noProof/>
                    <w:lang w:val="en-US"/>
                    <w:rPrChange w:id="5753" w:author="Orion" w:date="2011-06-17T12:33:00Z">
                      <w:rPr>
                        <w:i/>
                        <w:iCs/>
                        <w:noProof/>
                      </w:rPr>
                    </w:rPrChange>
                  </w:rPr>
                  <w:delText xml:space="preserve">Model Driven Architecture: Applying MDA to Enterprise Computing. </w:delText>
                </w:r>
                <w:r w:rsidRPr="00C1157B" w:rsidDel="00CD4C4B">
                  <w:rPr>
                    <w:noProof/>
                    <w:lang w:val="en-US"/>
                    <w:rPrChange w:id="5754"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5755" w:author="Orion" w:date="2011-07-05T14:03:00Z"/>
                  <w:noProof/>
                  <w:lang w:val="en-US"/>
                  <w:rPrChange w:id="5756" w:author="Orion" w:date="2011-06-17T12:33:00Z">
                    <w:rPr>
                      <w:del w:id="5757" w:author="Orion" w:date="2011-07-05T14:03:00Z"/>
                      <w:noProof/>
                    </w:rPr>
                  </w:rPrChange>
                </w:rPr>
              </w:pPr>
              <w:del w:id="5758" w:author="Orion" w:date="2011-07-05T14:03:00Z">
                <w:r w:rsidRPr="00C1157B" w:rsidDel="00CD4C4B">
                  <w:rPr>
                    <w:noProof/>
                    <w:lang w:val="en-US"/>
                    <w:rPrChange w:id="5759" w:author="Orion" w:date="2011-06-17T12:33:00Z">
                      <w:rPr>
                        <w:noProof/>
                      </w:rPr>
                    </w:rPrChange>
                  </w:rPr>
                  <w:delText xml:space="preserve">12. </w:delText>
                </w:r>
                <w:r w:rsidRPr="00C1157B" w:rsidDel="00CD4C4B">
                  <w:rPr>
                    <w:b/>
                    <w:bCs/>
                    <w:noProof/>
                    <w:lang w:val="en-US"/>
                    <w:rPrChange w:id="5760" w:author="Orion" w:date="2011-06-17T12:33:00Z">
                      <w:rPr>
                        <w:b/>
                        <w:bCs/>
                        <w:noProof/>
                      </w:rPr>
                    </w:rPrChange>
                  </w:rPr>
                  <w:delText>Gilbert, N., Troitzsch, K. G.</w:delText>
                </w:r>
                <w:r w:rsidRPr="00C1157B" w:rsidDel="00CD4C4B">
                  <w:rPr>
                    <w:noProof/>
                    <w:lang w:val="en-US"/>
                    <w:rPrChange w:id="5761" w:author="Orion" w:date="2011-06-17T12:33:00Z">
                      <w:rPr>
                        <w:noProof/>
                      </w:rPr>
                    </w:rPrChange>
                  </w:rPr>
                  <w:delText xml:space="preserve"> Simulation for the Social Scientist. </w:delText>
                </w:r>
                <w:r w:rsidRPr="00C1157B" w:rsidDel="00CD4C4B">
                  <w:rPr>
                    <w:i/>
                    <w:iCs/>
                    <w:noProof/>
                    <w:lang w:val="en-US"/>
                    <w:rPrChange w:id="5762" w:author="Orion" w:date="2011-06-17T12:33:00Z">
                      <w:rPr>
                        <w:i/>
                        <w:iCs/>
                        <w:noProof/>
                      </w:rPr>
                    </w:rPrChange>
                  </w:rPr>
                  <w:delText xml:space="preserve">Open University Press. </w:delText>
                </w:r>
                <w:r w:rsidRPr="00C1157B" w:rsidDel="00CD4C4B">
                  <w:rPr>
                    <w:noProof/>
                    <w:lang w:val="en-US"/>
                    <w:rPrChange w:id="5763" w:author="Orion" w:date="2011-06-17T12:33:00Z">
                      <w:rPr>
                        <w:noProof/>
                      </w:rPr>
                    </w:rPrChange>
                  </w:rPr>
                  <w:delText>2005.</w:delText>
                </w:r>
              </w:del>
            </w:p>
            <w:p w14:paraId="2B3A2D99" w14:textId="77777777" w:rsidR="00C1157B" w:rsidRPr="00C1157B" w:rsidDel="00CD4C4B" w:rsidRDefault="00C1157B">
              <w:pPr>
                <w:pStyle w:val="Bibliography"/>
                <w:rPr>
                  <w:del w:id="5764" w:author="Orion" w:date="2011-07-05T14:03:00Z"/>
                  <w:noProof/>
                  <w:lang w:val="en-US"/>
                  <w:rPrChange w:id="5765" w:author="Orion" w:date="2011-06-17T12:33:00Z">
                    <w:rPr>
                      <w:del w:id="5766" w:author="Orion" w:date="2011-07-05T14:03:00Z"/>
                      <w:noProof/>
                    </w:rPr>
                  </w:rPrChange>
                </w:rPr>
              </w:pPr>
              <w:del w:id="5767" w:author="Orion" w:date="2011-07-05T14:03:00Z">
                <w:r w:rsidRPr="00C1157B" w:rsidDel="00CD4C4B">
                  <w:rPr>
                    <w:noProof/>
                    <w:lang w:val="en-US"/>
                    <w:rPrChange w:id="5768" w:author="Orion" w:date="2011-06-17T12:33:00Z">
                      <w:rPr>
                        <w:noProof/>
                      </w:rPr>
                    </w:rPrChange>
                  </w:rPr>
                  <w:delText xml:space="preserve">13. </w:delText>
                </w:r>
                <w:r w:rsidRPr="00C1157B" w:rsidDel="00CD4C4B">
                  <w:rPr>
                    <w:i/>
                    <w:iCs/>
                    <w:noProof/>
                    <w:lang w:val="en-US"/>
                    <w:rPrChange w:id="5769"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5770"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5771" w:author="Orion" w:date="2011-07-05T14:03:00Z"/>
                  <w:noProof/>
                  <w:lang w:val="en-US"/>
                  <w:rPrChange w:id="5772" w:author="Orion" w:date="2011-06-17T12:33:00Z">
                    <w:rPr>
                      <w:del w:id="5773" w:author="Orion" w:date="2011-07-05T14:03:00Z"/>
                      <w:noProof/>
                    </w:rPr>
                  </w:rPrChange>
                </w:rPr>
              </w:pPr>
              <w:del w:id="5774" w:author="Orion" w:date="2011-07-05T14:03:00Z">
                <w:r w:rsidRPr="00C1157B" w:rsidDel="00CD4C4B">
                  <w:rPr>
                    <w:noProof/>
                    <w:lang w:val="en-US"/>
                    <w:rPrChange w:id="5775" w:author="Orion" w:date="2011-06-17T12:33:00Z">
                      <w:rPr>
                        <w:noProof/>
                      </w:rPr>
                    </w:rPrChange>
                  </w:rPr>
                  <w:delText xml:space="preserve">14. </w:delText>
                </w:r>
                <w:r w:rsidRPr="00C1157B" w:rsidDel="00CD4C4B">
                  <w:rPr>
                    <w:b/>
                    <w:bCs/>
                    <w:noProof/>
                    <w:lang w:val="en-US"/>
                    <w:rPrChange w:id="5776" w:author="Orion" w:date="2011-06-17T12:33:00Z">
                      <w:rPr>
                        <w:b/>
                        <w:bCs/>
                        <w:noProof/>
                      </w:rPr>
                    </w:rPrChange>
                  </w:rPr>
                  <w:delText>Helmreich RL, Merritt AC, Wilhelm JA.</w:delText>
                </w:r>
                <w:r w:rsidRPr="00C1157B" w:rsidDel="00CD4C4B">
                  <w:rPr>
                    <w:noProof/>
                    <w:lang w:val="en-US"/>
                    <w:rPrChange w:id="5777" w:author="Orion" w:date="2011-06-17T12:33:00Z">
                      <w:rPr>
                        <w:noProof/>
                      </w:rPr>
                    </w:rPrChange>
                  </w:rPr>
                  <w:delText xml:space="preserve"> The evolution of crew resource management training in commercial aviation. </w:delText>
                </w:r>
                <w:r w:rsidRPr="00C1157B" w:rsidDel="00CD4C4B">
                  <w:rPr>
                    <w:i/>
                    <w:iCs/>
                    <w:noProof/>
                    <w:lang w:val="en-US"/>
                    <w:rPrChange w:id="5778" w:author="Orion" w:date="2011-06-17T12:33:00Z">
                      <w:rPr>
                        <w:i/>
                        <w:iCs/>
                        <w:noProof/>
                      </w:rPr>
                    </w:rPrChange>
                  </w:rPr>
                  <w:delText xml:space="preserve">Int J Aviation Psychology. </w:delText>
                </w:r>
                <w:r w:rsidRPr="00C1157B" w:rsidDel="00CD4C4B">
                  <w:rPr>
                    <w:noProof/>
                    <w:lang w:val="en-US"/>
                    <w:rPrChange w:id="5779" w:author="Orion" w:date="2011-06-17T12:33:00Z">
                      <w:rPr>
                        <w:noProof/>
                      </w:rPr>
                    </w:rPrChange>
                  </w:rPr>
                  <w:delText>1999, Vol. 9, págs. 19–32.</w:delText>
                </w:r>
              </w:del>
            </w:p>
            <w:p w14:paraId="38653C45" w14:textId="77777777" w:rsidR="00C1157B" w:rsidRPr="00C1157B" w:rsidDel="00CD4C4B" w:rsidRDefault="00C1157B">
              <w:pPr>
                <w:pStyle w:val="Bibliography"/>
                <w:rPr>
                  <w:del w:id="5780" w:author="Orion" w:date="2011-07-05T14:03:00Z"/>
                  <w:noProof/>
                  <w:lang w:val="en-US"/>
                  <w:rPrChange w:id="5781" w:author="Orion" w:date="2011-06-17T12:33:00Z">
                    <w:rPr>
                      <w:del w:id="5782" w:author="Orion" w:date="2011-07-05T14:03:00Z"/>
                      <w:noProof/>
                    </w:rPr>
                  </w:rPrChange>
                </w:rPr>
              </w:pPr>
              <w:del w:id="5783" w:author="Orion" w:date="2011-07-05T14:03:00Z">
                <w:r w:rsidRPr="00C1157B" w:rsidDel="00CD4C4B">
                  <w:rPr>
                    <w:noProof/>
                    <w:lang w:val="en-US"/>
                    <w:rPrChange w:id="5784" w:author="Orion" w:date="2011-06-17T12:33:00Z">
                      <w:rPr>
                        <w:noProof/>
                      </w:rPr>
                    </w:rPrChange>
                  </w:rPr>
                  <w:delText xml:space="preserve">15. </w:delText>
                </w:r>
                <w:r w:rsidRPr="00C1157B" w:rsidDel="00CD4C4B">
                  <w:rPr>
                    <w:b/>
                    <w:bCs/>
                    <w:noProof/>
                    <w:lang w:val="en-US"/>
                    <w:rPrChange w:id="5785" w:author="Orion" w:date="2011-06-17T12:33:00Z">
                      <w:rPr>
                        <w:b/>
                        <w:bCs/>
                        <w:noProof/>
                      </w:rPr>
                    </w:rPrChange>
                  </w:rPr>
                  <w:delText>Earl L. Wiener, David C. Nagel.</w:delText>
                </w:r>
                <w:r w:rsidRPr="00C1157B" w:rsidDel="00CD4C4B">
                  <w:rPr>
                    <w:noProof/>
                    <w:lang w:val="en-US"/>
                    <w:rPrChange w:id="5786" w:author="Orion" w:date="2011-06-17T12:33:00Z">
                      <w:rPr>
                        <w:noProof/>
                      </w:rPr>
                    </w:rPrChange>
                  </w:rPr>
                  <w:delText xml:space="preserve"> </w:delText>
                </w:r>
                <w:r w:rsidRPr="00C1157B" w:rsidDel="00CD4C4B">
                  <w:rPr>
                    <w:i/>
                    <w:iCs/>
                    <w:noProof/>
                    <w:lang w:val="en-US"/>
                    <w:rPrChange w:id="5787" w:author="Orion" w:date="2011-06-17T12:33:00Z">
                      <w:rPr>
                        <w:i/>
                        <w:iCs/>
                        <w:noProof/>
                      </w:rPr>
                    </w:rPrChange>
                  </w:rPr>
                  <w:delText xml:space="preserve">Human Factors in Aviation. </w:delText>
                </w:r>
                <w:r w:rsidRPr="00C1157B" w:rsidDel="00CD4C4B">
                  <w:rPr>
                    <w:noProof/>
                    <w:lang w:val="en-US"/>
                    <w:rPrChange w:id="5788" w:author="Orion" w:date="2011-06-17T12:33:00Z">
                      <w:rPr>
                        <w:noProof/>
                      </w:rPr>
                    </w:rPrChange>
                  </w:rPr>
                  <w:delText>s.l. : Academic Press, Inc, 1988.</w:delText>
                </w:r>
              </w:del>
            </w:p>
            <w:p w14:paraId="1EC5E1EF" w14:textId="77777777" w:rsidR="00C1157B" w:rsidRPr="00C1157B" w:rsidDel="00CD4C4B" w:rsidRDefault="00C1157B">
              <w:pPr>
                <w:pStyle w:val="Bibliography"/>
                <w:rPr>
                  <w:del w:id="5789" w:author="Orion" w:date="2011-07-05T14:03:00Z"/>
                  <w:noProof/>
                  <w:lang w:val="en-US"/>
                  <w:rPrChange w:id="5790" w:author="Orion" w:date="2011-06-17T12:33:00Z">
                    <w:rPr>
                      <w:del w:id="5791" w:author="Orion" w:date="2011-07-05T14:03:00Z"/>
                      <w:noProof/>
                    </w:rPr>
                  </w:rPrChange>
                </w:rPr>
              </w:pPr>
              <w:del w:id="5792" w:author="Orion" w:date="2011-07-05T14:03:00Z">
                <w:r w:rsidRPr="00C1157B" w:rsidDel="00CD4C4B">
                  <w:rPr>
                    <w:noProof/>
                    <w:lang w:val="en-US"/>
                    <w:rPrChange w:id="5793" w:author="Orion" w:date="2011-06-17T12:33:00Z">
                      <w:rPr>
                        <w:noProof/>
                      </w:rPr>
                    </w:rPrChange>
                  </w:rPr>
                  <w:delText xml:space="preserve">16. </w:delText>
                </w:r>
                <w:r w:rsidRPr="00C1157B" w:rsidDel="00CD4C4B">
                  <w:rPr>
                    <w:i/>
                    <w:iCs/>
                    <w:noProof/>
                    <w:lang w:val="en-US"/>
                    <w:rPrChange w:id="5794"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5795" w:author="Orion" w:date="2011-06-17T12:33:00Z">
                      <w:rPr>
                        <w:b/>
                        <w:bCs/>
                        <w:noProof/>
                      </w:rPr>
                    </w:rPrChange>
                  </w:rPr>
                  <w:delText>Cooper, G. E., White, M. D., &amp; Lauber, J. K.</w:delText>
                </w:r>
                <w:r w:rsidRPr="00C1157B" w:rsidDel="00CD4C4B">
                  <w:rPr>
                    <w:noProof/>
                    <w:lang w:val="en-US"/>
                    <w:rPrChange w:id="5796"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5797" w:author="Orion" w:date="2011-07-05T14:03:00Z"/>
                  <w:noProof/>
                  <w:lang w:val="en-US"/>
                  <w:rPrChange w:id="5798" w:author="Orion" w:date="2011-06-17T12:33:00Z">
                    <w:rPr>
                      <w:del w:id="5799" w:author="Orion" w:date="2011-07-05T14:03:00Z"/>
                      <w:noProof/>
                    </w:rPr>
                  </w:rPrChange>
                </w:rPr>
              </w:pPr>
              <w:del w:id="5800" w:author="Orion" w:date="2011-07-05T14:03:00Z">
                <w:r w:rsidRPr="00C1157B" w:rsidDel="00CD4C4B">
                  <w:rPr>
                    <w:noProof/>
                    <w:lang w:val="en-US"/>
                    <w:rPrChange w:id="5801" w:author="Orion" w:date="2011-06-17T12:33:00Z">
                      <w:rPr>
                        <w:noProof/>
                      </w:rPr>
                    </w:rPrChange>
                  </w:rPr>
                  <w:delText xml:space="preserve">17. </w:delText>
                </w:r>
                <w:r w:rsidRPr="00C1157B" w:rsidDel="00CD4C4B">
                  <w:rPr>
                    <w:i/>
                    <w:iCs/>
                    <w:noProof/>
                    <w:lang w:val="en-US"/>
                    <w:rPrChange w:id="5802" w:author="Orion" w:date="2011-06-17T12:33:00Z">
                      <w:rPr>
                        <w:i/>
                        <w:iCs/>
                        <w:noProof/>
                      </w:rPr>
                    </w:rPrChange>
                  </w:rPr>
                  <w:delText xml:space="preserve">Crew resource management: Achieving enhanced flight operations. </w:delText>
                </w:r>
                <w:r w:rsidRPr="00C1157B" w:rsidDel="00CD4C4B">
                  <w:rPr>
                    <w:b/>
                    <w:bCs/>
                    <w:noProof/>
                    <w:lang w:val="en-US"/>
                    <w:rPrChange w:id="5803" w:author="Orion" w:date="2011-06-17T12:33:00Z">
                      <w:rPr>
                        <w:b/>
                        <w:bCs/>
                        <w:noProof/>
                      </w:rPr>
                    </w:rPrChange>
                  </w:rPr>
                  <w:delText>Taggart, W. R.</w:delText>
                </w:r>
                <w:r w:rsidRPr="00C1157B" w:rsidDel="00CD4C4B">
                  <w:rPr>
                    <w:noProof/>
                    <w:lang w:val="en-US"/>
                    <w:rPrChange w:id="5804"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5805" w:author="Orion" w:date="2011-07-05T14:03:00Z"/>
                  <w:noProof/>
                  <w:lang w:val="en-US"/>
                  <w:rPrChange w:id="5806" w:author="Orion" w:date="2011-06-17T12:33:00Z">
                    <w:rPr>
                      <w:del w:id="5807" w:author="Orion" w:date="2011-07-05T14:03:00Z"/>
                      <w:noProof/>
                    </w:rPr>
                  </w:rPrChange>
                </w:rPr>
              </w:pPr>
              <w:del w:id="5808" w:author="Orion" w:date="2011-07-05T14:03:00Z">
                <w:r w:rsidRPr="00C1157B" w:rsidDel="00CD4C4B">
                  <w:rPr>
                    <w:noProof/>
                    <w:lang w:val="en-US"/>
                    <w:rPrChange w:id="5809" w:author="Orion" w:date="2011-06-17T12:33:00Z">
                      <w:rPr>
                        <w:noProof/>
                      </w:rPr>
                    </w:rPrChange>
                  </w:rPr>
                  <w:delText xml:space="preserve">18. </w:delText>
                </w:r>
                <w:r w:rsidRPr="00C1157B" w:rsidDel="00CD4C4B">
                  <w:rPr>
                    <w:b/>
                    <w:bCs/>
                    <w:noProof/>
                    <w:lang w:val="en-US"/>
                    <w:rPrChange w:id="5810" w:author="Orion" w:date="2011-06-17T12:33:00Z">
                      <w:rPr>
                        <w:b/>
                        <w:bCs/>
                        <w:noProof/>
                      </w:rPr>
                    </w:rPrChange>
                  </w:rPr>
                  <w:delText>FAA.</w:delText>
                </w:r>
                <w:r w:rsidRPr="00C1157B" w:rsidDel="00CD4C4B">
                  <w:rPr>
                    <w:noProof/>
                    <w:lang w:val="en-US"/>
                    <w:rPrChange w:id="5811" w:author="Orion" w:date="2011-06-17T12:33:00Z">
                      <w:rPr>
                        <w:noProof/>
                      </w:rPr>
                    </w:rPrChange>
                  </w:rPr>
                  <w:delText xml:space="preserve"> </w:delText>
                </w:r>
                <w:r w:rsidRPr="00C1157B" w:rsidDel="00CD4C4B">
                  <w:rPr>
                    <w:i/>
                    <w:iCs/>
                    <w:noProof/>
                    <w:lang w:val="en-US"/>
                    <w:rPrChange w:id="5812" w:author="Orion" w:date="2011-06-17T12:33:00Z">
                      <w:rPr>
                        <w:i/>
                        <w:iCs/>
                        <w:noProof/>
                      </w:rPr>
                    </w:rPrChange>
                  </w:rPr>
                  <w:delText xml:space="preserve">Crew resource management training. </w:delText>
                </w:r>
                <w:r w:rsidRPr="00C1157B" w:rsidDel="00CD4C4B">
                  <w:rPr>
                    <w:noProof/>
                    <w:lang w:val="en-US"/>
                    <w:rPrChange w:id="5813"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5814" w:author="Orion" w:date="2011-07-05T14:03:00Z"/>
                  <w:noProof/>
                  <w:lang w:val="en-US"/>
                  <w:rPrChange w:id="5815" w:author="Orion" w:date="2011-06-17T12:33:00Z">
                    <w:rPr>
                      <w:del w:id="5816" w:author="Orion" w:date="2011-07-05T14:03:00Z"/>
                      <w:noProof/>
                    </w:rPr>
                  </w:rPrChange>
                </w:rPr>
              </w:pPr>
              <w:del w:id="5817" w:author="Orion" w:date="2011-07-05T14:03:00Z">
                <w:r w:rsidRPr="00C1157B" w:rsidDel="00CD4C4B">
                  <w:rPr>
                    <w:noProof/>
                    <w:lang w:val="en-US"/>
                    <w:rPrChange w:id="5818" w:author="Orion" w:date="2011-06-17T12:33:00Z">
                      <w:rPr>
                        <w:noProof/>
                      </w:rPr>
                    </w:rPrChange>
                  </w:rPr>
                  <w:delText xml:space="preserve">19. </w:delText>
                </w:r>
                <w:r w:rsidRPr="00C1157B" w:rsidDel="00CD4C4B">
                  <w:rPr>
                    <w:b/>
                    <w:bCs/>
                    <w:noProof/>
                    <w:lang w:val="en-US"/>
                    <w:rPrChange w:id="5819" w:author="Orion" w:date="2011-06-17T12:33:00Z">
                      <w:rPr>
                        <w:b/>
                        <w:bCs/>
                        <w:noProof/>
                      </w:rPr>
                    </w:rPrChange>
                  </w:rPr>
                  <w:delText>Mellor, A.</w:delText>
                </w:r>
                <w:r w:rsidRPr="00C1157B" w:rsidDel="00CD4C4B">
                  <w:rPr>
                    <w:noProof/>
                    <w:lang w:val="en-US"/>
                    <w:rPrChange w:id="5820" w:author="Orion" w:date="2011-06-17T12:33:00Z">
                      <w:rPr>
                        <w:noProof/>
                      </w:rPr>
                    </w:rPrChange>
                  </w:rPr>
                  <w:delText xml:space="preserve"> Design, development and implementation of a CRM program. </w:delText>
                </w:r>
                <w:r w:rsidRPr="00C1157B" w:rsidDel="00CD4C4B">
                  <w:rPr>
                    <w:i/>
                    <w:iCs/>
                    <w:noProof/>
                    <w:lang w:val="en-US"/>
                    <w:rPrChange w:id="5821" w:author="Orion" w:date="2011-06-17T12:33:00Z">
                      <w:rPr>
                        <w:i/>
                        <w:iCs/>
                        <w:noProof/>
                      </w:rPr>
                    </w:rPrChange>
                  </w:rPr>
                  <w:delText xml:space="preserve">Aviation instruction and Training. </w:delText>
                </w:r>
                <w:r w:rsidRPr="00C1157B" w:rsidDel="00CD4C4B">
                  <w:rPr>
                    <w:noProof/>
                    <w:lang w:val="en-US"/>
                    <w:rPrChange w:id="5822" w:author="Orion" w:date="2011-06-17T12:33:00Z">
                      <w:rPr>
                        <w:noProof/>
                      </w:rPr>
                    </w:rPrChange>
                  </w:rPr>
                  <w:delText>1993, págs. 368-384.</w:delText>
                </w:r>
              </w:del>
            </w:p>
            <w:p w14:paraId="678A4343" w14:textId="77777777" w:rsidR="00C1157B" w:rsidRPr="00C1157B" w:rsidDel="00CD4C4B" w:rsidRDefault="00C1157B">
              <w:pPr>
                <w:pStyle w:val="Bibliography"/>
                <w:rPr>
                  <w:del w:id="5823" w:author="Orion" w:date="2011-07-05T14:03:00Z"/>
                  <w:noProof/>
                  <w:lang w:val="en-US"/>
                  <w:rPrChange w:id="5824" w:author="Orion" w:date="2011-06-17T12:33:00Z">
                    <w:rPr>
                      <w:del w:id="5825" w:author="Orion" w:date="2011-07-05T14:03:00Z"/>
                      <w:noProof/>
                    </w:rPr>
                  </w:rPrChange>
                </w:rPr>
              </w:pPr>
              <w:del w:id="5826" w:author="Orion" w:date="2011-07-05T14:03:00Z">
                <w:r w:rsidRPr="00C1157B" w:rsidDel="00CD4C4B">
                  <w:rPr>
                    <w:noProof/>
                    <w:lang w:val="en-US"/>
                    <w:rPrChange w:id="5827" w:author="Orion" w:date="2011-06-17T12:33:00Z">
                      <w:rPr>
                        <w:noProof/>
                      </w:rPr>
                    </w:rPrChange>
                  </w:rPr>
                  <w:delText xml:space="preserve">20. </w:delText>
                </w:r>
                <w:r w:rsidRPr="00C1157B" w:rsidDel="00CD4C4B">
                  <w:rPr>
                    <w:b/>
                    <w:bCs/>
                    <w:noProof/>
                    <w:lang w:val="en-US"/>
                    <w:rPrChange w:id="5828" w:author="Orion" w:date="2011-06-17T12:33:00Z">
                      <w:rPr>
                        <w:b/>
                        <w:bCs/>
                        <w:noProof/>
                      </w:rPr>
                    </w:rPrChange>
                  </w:rPr>
                  <w:delText>T., Kern.</w:delText>
                </w:r>
                <w:r w:rsidRPr="00C1157B" w:rsidDel="00CD4C4B">
                  <w:rPr>
                    <w:noProof/>
                    <w:lang w:val="en-US"/>
                    <w:rPrChange w:id="5829"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5830" w:author="Orion" w:date="2011-07-05T14:03:00Z"/>
                  <w:noProof/>
                  <w:lang w:val="en-US"/>
                  <w:rPrChange w:id="5831" w:author="Orion" w:date="2011-06-17T12:33:00Z">
                    <w:rPr>
                      <w:del w:id="5832" w:author="Orion" w:date="2011-07-05T14:03:00Z"/>
                      <w:noProof/>
                    </w:rPr>
                  </w:rPrChange>
                </w:rPr>
              </w:pPr>
              <w:del w:id="5833" w:author="Orion" w:date="2011-07-05T14:03:00Z">
                <w:r w:rsidRPr="00C1157B" w:rsidDel="00CD4C4B">
                  <w:rPr>
                    <w:noProof/>
                    <w:lang w:val="en-US"/>
                    <w:rPrChange w:id="5834" w:author="Orion" w:date="2011-06-17T12:33:00Z">
                      <w:rPr>
                        <w:noProof/>
                      </w:rPr>
                    </w:rPrChange>
                  </w:rPr>
                  <w:delText xml:space="preserve">21. </w:delText>
                </w:r>
                <w:r w:rsidRPr="00C1157B" w:rsidDel="00CD4C4B">
                  <w:rPr>
                    <w:i/>
                    <w:iCs/>
                    <w:noProof/>
                    <w:lang w:val="en-US"/>
                    <w:rPrChange w:id="5835"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5836" w:author="Orion" w:date="2011-06-17T12:33:00Z">
                      <w:rPr>
                        <w:b/>
                        <w:bCs/>
                        <w:noProof/>
                      </w:rPr>
                    </w:rPrChange>
                  </w:rPr>
                  <w:delText>Duncan, J.C. and Feterle, L.C.</w:delText>
                </w:r>
                <w:r w:rsidRPr="00C1157B" w:rsidDel="00CD4C4B">
                  <w:rPr>
                    <w:noProof/>
                    <w:lang w:val="en-US"/>
                    <w:rPrChange w:id="5837"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5838" w:author="Orion" w:date="2011-07-05T14:03:00Z"/>
                  <w:noProof/>
                  <w:lang w:val="en-US"/>
                  <w:rPrChange w:id="5839" w:author="Orion" w:date="2011-06-17T12:33:00Z">
                    <w:rPr>
                      <w:del w:id="5840" w:author="Orion" w:date="2011-07-05T14:03:00Z"/>
                      <w:noProof/>
                    </w:rPr>
                  </w:rPrChange>
                </w:rPr>
              </w:pPr>
              <w:del w:id="5841" w:author="Orion" w:date="2011-07-05T14:03:00Z">
                <w:r w:rsidRPr="00C1157B" w:rsidDel="00CD4C4B">
                  <w:rPr>
                    <w:noProof/>
                    <w:lang w:val="en-US"/>
                    <w:rPrChange w:id="5842" w:author="Orion" w:date="2011-06-17T12:33:00Z">
                      <w:rPr>
                        <w:noProof/>
                      </w:rPr>
                    </w:rPrChange>
                  </w:rPr>
                  <w:delText xml:space="preserve">22. </w:delText>
                </w:r>
                <w:r w:rsidRPr="00C1157B" w:rsidDel="00CD4C4B">
                  <w:rPr>
                    <w:b/>
                    <w:bCs/>
                    <w:noProof/>
                    <w:lang w:val="en-US"/>
                    <w:rPrChange w:id="5843" w:author="Orion" w:date="2011-06-17T12:33:00Z">
                      <w:rPr>
                        <w:b/>
                        <w:bCs/>
                        <w:noProof/>
                      </w:rPr>
                    </w:rPrChange>
                  </w:rPr>
                  <w:delText>Lauber J.K, Foushee.</w:delText>
                </w:r>
                <w:r w:rsidRPr="00C1157B" w:rsidDel="00CD4C4B">
                  <w:rPr>
                    <w:noProof/>
                    <w:lang w:val="en-US"/>
                    <w:rPrChange w:id="5844" w:author="Orion" w:date="2011-06-17T12:33:00Z">
                      <w:rPr>
                        <w:noProof/>
                      </w:rPr>
                    </w:rPrChange>
                  </w:rPr>
                  <w:delText xml:space="preserve"> Guidelines for the development of line oriented flight training. </w:delText>
                </w:r>
                <w:r w:rsidRPr="00C1157B" w:rsidDel="00CD4C4B">
                  <w:rPr>
                    <w:i/>
                    <w:iCs/>
                    <w:noProof/>
                    <w:lang w:val="en-US"/>
                    <w:rPrChange w:id="5845" w:author="Orion" w:date="2011-06-17T12:33:00Z">
                      <w:rPr>
                        <w:i/>
                        <w:iCs/>
                        <w:noProof/>
                      </w:rPr>
                    </w:rPrChange>
                  </w:rPr>
                  <w:delText xml:space="preserve">NASA Conference Publication 2184. </w:delText>
                </w:r>
                <w:r w:rsidRPr="00C1157B" w:rsidDel="00CD4C4B">
                  <w:rPr>
                    <w:noProof/>
                    <w:lang w:val="en-US"/>
                    <w:rPrChange w:id="5846" w:author="Orion" w:date="2011-06-17T12:33:00Z">
                      <w:rPr>
                        <w:noProof/>
                      </w:rPr>
                    </w:rPrChange>
                  </w:rPr>
                  <w:delText>1981.</w:delText>
                </w:r>
              </w:del>
            </w:p>
            <w:p w14:paraId="072E5820" w14:textId="77777777" w:rsidR="00C1157B" w:rsidRPr="00C1157B" w:rsidDel="00CD4C4B" w:rsidRDefault="00C1157B">
              <w:pPr>
                <w:pStyle w:val="Bibliography"/>
                <w:rPr>
                  <w:del w:id="5847" w:author="Orion" w:date="2011-07-05T14:03:00Z"/>
                  <w:noProof/>
                  <w:lang w:val="en-US"/>
                  <w:rPrChange w:id="5848" w:author="Orion" w:date="2011-06-17T12:33:00Z">
                    <w:rPr>
                      <w:del w:id="5849" w:author="Orion" w:date="2011-07-05T14:03:00Z"/>
                      <w:noProof/>
                    </w:rPr>
                  </w:rPrChange>
                </w:rPr>
              </w:pPr>
              <w:del w:id="5850" w:author="Orion" w:date="2011-07-05T14:03:00Z">
                <w:r w:rsidRPr="00C1157B" w:rsidDel="00CD4C4B">
                  <w:rPr>
                    <w:noProof/>
                    <w:lang w:val="en-US"/>
                    <w:rPrChange w:id="5851" w:author="Orion" w:date="2011-06-17T12:33:00Z">
                      <w:rPr>
                        <w:noProof/>
                      </w:rPr>
                    </w:rPrChange>
                  </w:rPr>
                  <w:delText xml:space="preserve">23. </w:delText>
                </w:r>
                <w:r w:rsidRPr="00C1157B" w:rsidDel="00CD4C4B">
                  <w:rPr>
                    <w:i/>
                    <w:iCs/>
                    <w:noProof/>
                    <w:lang w:val="en-US"/>
                    <w:rPrChange w:id="5852"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5853" w:author="Orion" w:date="2011-06-17T12:33:00Z">
                      <w:rPr>
                        <w:b/>
                        <w:bCs/>
                        <w:noProof/>
                      </w:rPr>
                    </w:rPrChange>
                  </w:rPr>
                  <w:delText>Helmreich, Robert L., Chidester, Thomas R. y Gregorich, Steven E.</w:delText>
                </w:r>
                <w:r w:rsidRPr="00C1157B" w:rsidDel="00CD4C4B">
                  <w:rPr>
                    <w:noProof/>
                    <w:lang w:val="en-US"/>
                    <w:rPrChange w:id="5854"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5855" w:author="Orion" w:date="2011-07-05T14:03:00Z"/>
                  <w:noProof/>
                  <w:lang w:val="en-US"/>
                  <w:rPrChange w:id="5856" w:author="Orion" w:date="2011-06-17T12:33:00Z">
                    <w:rPr>
                      <w:del w:id="5857" w:author="Orion" w:date="2011-07-05T14:03:00Z"/>
                      <w:noProof/>
                    </w:rPr>
                  </w:rPrChange>
                </w:rPr>
              </w:pPr>
              <w:del w:id="5858" w:author="Orion" w:date="2011-07-05T14:03:00Z">
                <w:r w:rsidRPr="00C1157B" w:rsidDel="00CD4C4B">
                  <w:rPr>
                    <w:noProof/>
                    <w:lang w:val="en-US"/>
                    <w:rPrChange w:id="5859" w:author="Orion" w:date="2011-06-17T12:33:00Z">
                      <w:rPr>
                        <w:noProof/>
                      </w:rPr>
                    </w:rPrChange>
                  </w:rPr>
                  <w:delText xml:space="preserve">24. </w:delText>
                </w:r>
                <w:r w:rsidRPr="00C1157B" w:rsidDel="00CD4C4B">
                  <w:rPr>
                    <w:b/>
                    <w:bCs/>
                    <w:noProof/>
                    <w:lang w:val="en-US"/>
                    <w:rPrChange w:id="5860" w:author="Orion" w:date="2011-06-17T12:33:00Z">
                      <w:rPr>
                        <w:b/>
                        <w:bCs/>
                        <w:noProof/>
                      </w:rPr>
                    </w:rPrChange>
                  </w:rPr>
                  <w:delText>Ehlert, P.A.M., Rothkrantz, L.J.M.</w:delText>
                </w:r>
                <w:r w:rsidRPr="00C1157B" w:rsidDel="00CD4C4B">
                  <w:rPr>
                    <w:noProof/>
                    <w:lang w:val="en-US"/>
                    <w:rPrChange w:id="5861" w:author="Orion" w:date="2011-06-17T12:33:00Z">
                      <w:rPr>
                        <w:noProof/>
                      </w:rPr>
                    </w:rPrChange>
                  </w:rPr>
                  <w:delText xml:space="preserve"> </w:delText>
                </w:r>
                <w:r w:rsidRPr="00C1157B" w:rsidDel="00CD4C4B">
                  <w:rPr>
                    <w:i/>
                    <w:iCs/>
                    <w:noProof/>
                    <w:lang w:val="en-US"/>
                    <w:rPrChange w:id="5862" w:author="Orion" w:date="2011-06-17T12:33:00Z">
                      <w:rPr>
                        <w:i/>
                        <w:iCs/>
                        <w:noProof/>
                      </w:rPr>
                    </w:rPrChange>
                  </w:rPr>
                  <w:delText xml:space="preserve">The Intelligent Cockpit Environment (ICE) Project. </w:delText>
                </w:r>
                <w:r w:rsidRPr="00C1157B" w:rsidDel="00CD4C4B">
                  <w:rPr>
                    <w:noProof/>
                    <w:lang w:val="en-US"/>
                    <w:rPrChange w:id="5863"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5864" w:author="Orion" w:date="2011-07-05T14:03:00Z"/>
                  <w:noProof/>
                  <w:lang w:val="en-US"/>
                  <w:rPrChange w:id="5865" w:author="Orion" w:date="2011-06-17T12:33:00Z">
                    <w:rPr>
                      <w:del w:id="5866" w:author="Orion" w:date="2011-07-05T14:03:00Z"/>
                      <w:noProof/>
                    </w:rPr>
                  </w:rPrChange>
                </w:rPr>
              </w:pPr>
              <w:del w:id="5867" w:author="Orion" w:date="2011-07-05T14:03:00Z">
                <w:r w:rsidRPr="00C1157B" w:rsidDel="00CD4C4B">
                  <w:rPr>
                    <w:noProof/>
                    <w:lang w:val="en-US"/>
                    <w:rPrChange w:id="5868" w:author="Orion" w:date="2011-06-17T12:33:00Z">
                      <w:rPr>
                        <w:noProof/>
                      </w:rPr>
                    </w:rPrChange>
                  </w:rPr>
                  <w:delText xml:space="preserve">25. </w:delText>
                </w:r>
                <w:r w:rsidRPr="00C1157B" w:rsidDel="00CD4C4B">
                  <w:rPr>
                    <w:i/>
                    <w:iCs/>
                    <w:noProof/>
                    <w:lang w:val="en-US"/>
                    <w:rPrChange w:id="5869" w:author="Orion" w:date="2011-06-17T12:33:00Z">
                      <w:rPr>
                        <w:i/>
                        <w:iCs/>
                        <w:noProof/>
                      </w:rPr>
                    </w:rPrChange>
                  </w:rPr>
                  <w:delText xml:space="preserve">Aerobot airdata measurement for planetary exploration. </w:delText>
                </w:r>
                <w:r w:rsidRPr="00C1157B" w:rsidDel="00CD4C4B">
                  <w:rPr>
                    <w:b/>
                    <w:bCs/>
                    <w:noProof/>
                    <w:lang w:val="en-US"/>
                    <w:rPrChange w:id="5870" w:author="Orion" w:date="2011-06-17T12:33:00Z">
                      <w:rPr>
                        <w:b/>
                        <w:bCs/>
                        <w:noProof/>
                      </w:rPr>
                    </w:rPrChange>
                  </w:rPr>
                  <w:delText>Geneste, E., Barnes, D.P.</w:delText>
                </w:r>
                <w:r w:rsidRPr="00C1157B" w:rsidDel="00CD4C4B">
                  <w:rPr>
                    <w:noProof/>
                    <w:lang w:val="en-US"/>
                    <w:rPrChange w:id="5871"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5872" w:author="Orion" w:date="2011-07-05T14:03:00Z"/>
                  <w:noProof/>
                </w:rPr>
              </w:pPr>
              <w:del w:id="5873"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5874" w:author="Orion" w:date="2011-07-05T14:03:00Z"/>
                  <w:noProof/>
                  <w:lang w:val="en-US"/>
                  <w:rPrChange w:id="5875" w:author="Orion" w:date="2011-06-17T12:33:00Z">
                    <w:rPr>
                      <w:del w:id="5876" w:author="Orion" w:date="2011-07-05T14:03:00Z"/>
                      <w:noProof/>
                    </w:rPr>
                  </w:rPrChange>
                </w:rPr>
              </w:pPr>
              <w:del w:id="5877" w:author="Orion" w:date="2011-07-05T14:03:00Z">
                <w:r w:rsidRPr="00C1157B" w:rsidDel="00CD4C4B">
                  <w:rPr>
                    <w:noProof/>
                    <w:lang w:val="en-US"/>
                    <w:rPrChange w:id="5878" w:author="Orion" w:date="2011-06-17T12:33:00Z">
                      <w:rPr>
                        <w:noProof/>
                      </w:rPr>
                    </w:rPrChange>
                  </w:rPr>
                  <w:delText xml:space="preserve">27. </w:delText>
                </w:r>
                <w:r w:rsidRPr="00C1157B" w:rsidDel="00CD4C4B">
                  <w:rPr>
                    <w:i/>
                    <w:iCs/>
                    <w:noProof/>
                    <w:lang w:val="en-US"/>
                    <w:rPrChange w:id="5879" w:author="Orion" w:date="2011-06-17T12:33:00Z">
                      <w:rPr>
                        <w:i/>
                        <w:iCs/>
                        <w:noProof/>
                      </w:rPr>
                    </w:rPrChange>
                  </w:rPr>
                  <w:delText xml:space="preserve">An Agent Based Framework for Modeling UAVs. </w:delText>
                </w:r>
                <w:r w:rsidRPr="00C1157B" w:rsidDel="00CD4C4B">
                  <w:rPr>
                    <w:b/>
                    <w:bCs/>
                    <w:noProof/>
                    <w:lang w:val="en-US"/>
                    <w:rPrChange w:id="5880" w:author="Orion" w:date="2011-06-17T12:33:00Z">
                      <w:rPr>
                        <w:b/>
                        <w:bCs/>
                        <w:noProof/>
                      </w:rPr>
                    </w:rPrChange>
                  </w:rPr>
                  <w:delText>N. Huff, A. Kamel, and K. Nygard.</w:delText>
                </w:r>
                <w:r w:rsidRPr="00C1157B" w:rsidDel="00CD4C4B">
                  <w:rPr>
                    <w:noProof/>
                    <w:lang w:val="en-US"/>
                    <w:rPrChange w:id="5881"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5882" w:author="Orion" w:date="2011-07-05T14:03:00Z"/>
                  <w:noProof/>
                  <w:lang w:val="en-US"/>
                  <w:rPrChange w:id="5883" w:author="Orion" w:date="2011-06-17T12:33:00Z">
                    <w:rPr>
                      <w:del w:id="5884" w:author="Orion" w:date="2011-07-05T14:03:00Z"/>
                      <w:noProof/>
                    </w:rPr>
                  </w:rPrChange>
                </w:rPr>
              </w:pPr>
              <w:del w:id="5885" w:author="Orion" w:date="2011-07-05T14:03:00Z">
                <w:r w:rsidRPr="00C1157B" w:rsidDel="00CD4C4B">
                  <w:rPr>
                    <w:noProof/>
                    <w:lang w:val="en-US"/>
                    <w:rPrChange w:id="5886" w:author="Orion" w:date="2011-06-17T12:33:00Z">
                      <w:rPr>
                        <w:noProof/>
                      </w:rPr>
                    </w:rPrChange>
                  </w:rPr>
                  <w:delText xml:space="preserve">28. </w:delText>
                </w:r>
                <w:r w:rsidRPr="00C1157B" w:rsidDel="00CD4C4B">
                  <w:rPr>
                    <w:i/>
                    <w:iCs/>
                    <w:noProof/>
                    <w:lang w:val="en-US"/>
                    <w:rPrChange w:id="5887"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5888" w:author="Orion" w:date="2011-06-17T12:33:00Z">
                      <w:rPr>
                        <w:b/>
                        <w:bCs/>
                        <w:noProof/>
                      </w:rPr>
                    </w:rPrChange>
                  </w:rPr>
                  <w:delText>Sweet, D. N., Manikonda, V., Aronson, J. S., Roth, K., &amp; Blake, M.</w:delText>
                </w:r>
                <w:r w:rsidRPr="00C1157B" w:rsidDel="00CD4C4B">
                  <w:rPr>
                    <w:noProof/>
                    <w:lang w:val="en-US"/>
                    <w:rPrChange w:id="5889"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5890" w:author="Orion" w:date="2011-07-05T14:03:00Z"/>
                  <w:noProof/>
                  <w:lang w:val="en-US"/>
                  <w:rPrChange w:id="5891" w:author="Orion" w:date="2011-06-17T12:33:00Z">
                    <w:rPr>
                      <w:del w:id="5892" w:author="Orion" w:date="2011-07-05T14:03:00Z"/>
                      <w:noProof/>
                    </w:rPr>
                  </w:rPrChange>
                </w:rPr>
              </w:pPr>
              <w:del w:id="5893" w:author="Orion" w:date="2011-07-05T14:03:00Z">
                <w:r w:rsidRPr="00C1157B" w:rsidDel="00CD4C4B">
                  <w:rPr>
                    <w:noProof/>
                    <w:lang w:val="en-US"/>
                    <w:rPrChange w:id="5894" w:author="Orion" w:date="2011-06-17T12:33:00Z">
                      <w:rPr>
                        <w:noProof/>
                      </w:rPr>
                    </w:rPrChange>
                  </w:rPr>
                  <w:delText xml:space="preserve">29. </w:delText>
                </w:r>
                <w:r w:rsidRPr="00C1157B" w:rsidDel="00CD4C4B">
                  <w:rPr>
                    <w:i/>
                    <w:iCs/>
                    <w:noProof/>
                    <w:lang w:val="en-US"/>
                    <w:rPrChange w:id="5895" w:author="Orion" w:date="2011-06-17T12:33:00Z">
                      <w:rPr>
                        <w:i/>
                        <w:iCs/>
                        <w:noProof/>
                      </w:rPr>
                    </w:rPrChange>
                  </w:rPr>
                  <w:delText xml:space="preserve">Agent architectures for flexible, practical teamwork. </w:delText>
                </w:r>
                <w:r w:rsidRPr="00C1157B" w:rsidDel="00CD4C4B">
                  <w:rPr>
                    <w:b/>
                    <w:bCs/>
                    <w:noProof/>
                    <w:lang w:val="en-US"/>
                    <w:rPrChange w:id="5896" w:author="Orion" w:date="2011-06-17T12:33:00Z">
                      <w:rPr>
                        <w:b/>
                        <w:bCs/>
                        <w:noProof/>
                      </w:rPr>
                    </w:rPrChange>
                  </w:rPr>
                  <w:delText>Tambe, M.</w:delText>
                </w:r>
                <w:r w:rsidRPr="00C1157B" w:rsidDel="00CD4C4B">
                  <w:rPr>
                    <w:noProof/>
                    <w:lang w:val="en-US"/>
                    <w:rPrChange w:id="5897" w:author="Orion" w:date="2011-06-17T12:33:00Z">
                      <w:rPr>
                        <w:noProof/>
                      </w:rPr>
                    </w:rPrChange>
                  </w:rPr>
                  <w:delText xml:space="preserve"> Providence, Rhode Island : s.n., July, 1997. </w:delText>
                </w:r>
                <w:r w:rsidRPr="00212437" w:rsidDel="00CD4C4B">
                  <w:rPr>
                    <w:noProof/>
                    <w:lang w:val="en-US"/>
                    <w:rPrChange w:id="5898"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5899" w:author="Orion" w:date="2011-07-05T14:03:00Z"/>
                  <w:noProof/>
                  <w:lang w:val="en-US"/>
                  <w:rPrChange w:id="5900" w:author="Orion" w:date="2011-06-17T12:33:00Z">
                    <w:rPr>
                      <w:del w:id="5901" w:author="Orion" w:date="2011-07-05T14:03:00Z"/>
                      <w:noProof/>
                    </w:rPr>
                  </w:rPrChange>
                </w:rPr>
              </w:pPr>
              <w:del w:id="5902" w:author="Orion" w:date="2011-07-05T14:03:00Z">
                <w:r w:rsidRPr="00212437" w:rsidDel="00CD4C4B">
                  <w:rPr>
                    <w:noProof/>
                    <w:lang w:val="en-US"/>
                    <w:rPrChange w:id="5903" w:author="Orion" w:date="2011-06-17T12:33:00Z">
                      <w:rPr>
                        <w:noProof/>
                      </w:rPr>
                    </w:rPrChange>
                  </w:rPr>
                  <w:delText xml:space="preserve">30. </w:delText>
                </w:r>
                <w:r w:rsidRPr="00212437" w:rsidDel="00CD4C4B">
                  <w:rPr>
                    <w:i/>
                    <w:iCs/>
                    <w:noProof/>
                    <w:lang w:val="en-US"/>
                    <w:rPrChange w:id="5904" w:author="Orion" w:date="2011-06-17T12:33:00Z">
                      <w:rPr>
                        <w:i/>
                        <w:iCs/>
                        <w:noProof/>
                      </w:rPr>
                    </w:rPrChange>
                  </w:rPr>
                  <w:delText xml:space="preserve">Distributed agent-based air traffic flow management. </w:delText>
                </w:r>
                <w:r w:rsidRPr="00212437" w:rsidDel="00CD4C4B">
                  <w:rPr>
                    <w:b/>
                    <w:bCs/>
                    <w:noProof/>
                    <w:lang w:val="en-US"/>
                    <w:rPrChange w:id="5905" w:author="Orion" w:date="2011-06-17T12:33:00Z">
                      <w:rPr>
                        <w:b/>
                        <w:bCs/>
                        <w:noProof/>
                      </w:rPr>
                    </w:rPrChange>
                  </w:rPr>
                  <w:delText>Adrian K. Agogino, Kagan Tumer.</w:delText>
                </w:r>
                <w:r w:rsidRPr="00212437" w:rsidDel="00CD4C4B">
                  <w:rPr>
                    <w:noProof/>
                    <w:lang w:val="en-US"/>
                    <w:rPrChange w:id="5906"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5907" w:author="Orion" w:date="2011-07-05T14:03:00Z"/>
                  <w:noProof/>
                </w:rPr>
              </w:pPr>
              <w:del w:id="5908" w:author="Orion" w:date="2011-07-05T14:03:00Z">
                <w:r w:rsidRPr="00212437" w:rsidDel="00CD4C4B">
                  <w:rPr>
                    <w:noProof/>
                    <w:lang w:val="en-US"/>
                    <w:rPrChange w:id="5909" w:author="Orion" w:date="2011-06-17T12:33:00Z">
                      <w:rPr>
                        <w:noProof/>
                      </w:rPr>
                    </w:rPrChange>
                  </w:rPr>
                  <w:delText xml:space="preserve">31. </w:delText>
                </w:r>
                <w:r w:rsidRPr="00212437" w:rsidDel="00CD4C4B">
                  <w:rPr>
                    <w:b/>
                    <w:bCs/>
                    <w:noProof/>
                    <w:lang w:val="en-US"/>
                    <w:rPrChange w:id="5910" w:author="Orion" w:date="2011-06-17T12:33:00Z">
                      <w:rPr>
                        <w:b/>
                        <w:bCs/>
                        <w:noProof/>
                      </w:rPr>
                    </w:rPrChange>
                  </w:rPr>
                  <w:delText>Flight Explorer Inc.</w:delText>
                </w:r>
                <w:r w:rsidRPr="00212437" w:rsidDel="00CD4C4B">
                  <w:rPr>
                    <w:noProof/>
                    <w:lang w:val="en-US"/>
                    <w:rPrChange w:id="5911"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5912" w:author="Orion" w:date="2011-07-05T14:03:00Z"/>
                  <w:noProof/>
                  <w:lang w:val="en-US"/>
                  <w:rPrChange w:id="5913" w:author="Orion" w:date="2011-06-17T12:33:00Z">
                    <w:rPr>
                      <w:del w:id="5914" w:author="Orion" w:date="2011-07-05T14:03:00Z"/>
                      <w:noProof/>
                    </w:rPr>
                  </w:rPrChange>
                </w:rPr>
              </w:pPr>
              <w:del w:id="5915" w:author="Orion" w:date="2011-07-05T14:03:00Z">
                <w:r w:rsidRPr="00212437" w:rsidDel="00CD4C4B">
                  <w:rPr>
                    <w:noProof/>
                    <w:lang w:val="en-US"/>
                    <w:rPrChange w:id="5916" w:author="Orion" w:date="2011-06-17T12:33:00Z">
                      <w:rPr>
                        <w:noProof/>
                      </w:rPr>
                    </w:rPrChange>
                  </w:rPr>
                  <w:delText xml:space="preserve">32. </w:delText>
                </w:r>
                <w:r w:rsidRPr="00212437" w:rsidDel="00CD4C4B">
                  <w:rPr>
                    <w:i/>
                    <w:iCs/>
                    <w:noProof/>
                    <w:lang w:val="en-US"/>
                    <w:rPrChange w:id="5917"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5918" w:author="Orion" w:date="2011-06-17T12:33:00Z">
                      <w:rPr>
                        <w:b/>
                        <w:bCs/>
                        <w:noProof/>
                      </w:rPr>
                    </w:rPrChange>
                  </w:rPr>
                  <w:delText>Keith C, C.</w:delText>
                </w:r>
                <w:r w:rsidRPr="00212437" w:rsidDel="00CD4C4B">
                  <w:rPr>
                    <w:noProof/>
                    <w:lang w:val="en-US"/>
                    <w:rPrChange w:id="5919"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5920" w:author="Orion" w:date="2011-07-05T14:03:00Z"/>
                  <w:noProof/>
                  <w:lang w:val="en-US"/>
                  <w:rPrChange w:id="5921" w:author="Orion" w:date="2011-06-17T12:33:00Z">
                    <w:rPr>
                      <w:del w:id="5922" w:author="Orion" w:date="2011-07-05T14:03:00Z"/>
                      <w:noProof/>
                    </w:rPr>
                  </w:rPrChange>
                </w:rPr>
              </w:pPr>
              <w:del w:id="5923" w:author="Orion" w:date="2011-07-05T14:03:00Z">
                <w:r w:rsidRPr="00212437" w:rsidDel="00CD4C4B">
                  <w:rPr>
                    <w:noProof/>
                    <w:lang w:val="en-US"/>
                    <w:rPrChange w:id="5924" w:author="Orion" w:date="2011-06-17T12:33:00Z">
                      <w:rPr>
                        <w:noProof/>
                      </w:rPr>
                    </w:rPrChange>
                  </w:rPr>
                  <w:delText xml:space="preserve">33. </w:delText>
                </w:r>
                <w:r w:rsidRPr="00212437" w:rsidDel="00CD4C4B">
                  <w:rPr>
                    <w:i/>
                    <w:iCs/>
                    <w:noProof/>
                    <w:lang w:val="en-US"/>
                    <w:rPrChange w:id="5925" w:author="Orion" w:date="2011-06-17T12:33:00Z">
                      <w:rPr>
                        <w:i/>
                        <w:iCs/>
                        <w:noProof/>
                      </w:rPr>
                    </w:rPrChange>
                  </w:rPr>
                  <w:delText xml:space="preserve">AGENTFLY: A multi-agent airspace test-bed. </w:delText>
                </w:r>
                <w:r w:rsidRPr="00212437" w:rsidDel="00CD4C4B">
                  <w:rPr>
                    <w:b/>
                    <w:bCs/>
                    <w:noProof/>
                    <w:lang w:val="en-US"/>
                    <w:rPrChange w:id="5926" w:author="Orion" w:date="2011-06-17T12:33:00Z">
                      <w:rPr>
                        <w:b/>
                        <w:bCs/>
                        <w:noProof/>
                      </w:rPr>
                    </w:rPrChange>
                  </w:rPr>
                  <w:delText>D. Sislak, P. Volf, S. Kopriva, and M. Pechoucek.</w:delText>
                </w:r>
                <w:r w:rsidRPr="00212437" w:rsidDel="00CD4C4B">
                  <w:rPr>
                    <w:noProof/>
                    <w:lang w:val="en-US"/>
                    <w:rPrChange w:id="5927"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5928" w:author="Orion" w:date="2011-07-05T14:03:00Z"/>
                  <w:noProof/>
                  <w:lang w:val="en-US"/>
                  <w:rPrChange w:id="5929" w:author="Orion" w:date="2011-06-17T12:33:00Z">
                    <w:rPr>
                      <w:del w:id="5930" w:author="Orion" w:date="2011-07-05T14:03:00Z"/>
                      <w:noProof/>
                    </w:rPr>
                  </w:rPrChange>
                </w:rPr>
              </w:pPr>
              <w:del w:id="5931" w:author="Orion" w:date="2011-07-05T14:03:00Z">
                <w:r w:rsidRPr="00212437" w:rsidDel="00CD4C4B">
                  <w:rPr>
                    <w:noProof/>
                    <w:lang w:val="en-US"/>
                    <w:rPrChange w:id="5932" w:author="Orion" w:date="2011-06-17T12:33:00Z">
                      <w:rPr>
                        <w:noProof/>
                      </w:rPr>
                    </w:rPrChange>
                  </w:rPr>
                  <w:delText xml:space="preserve">34. </w:delText>
                </w:r>
                <w:r w:rsidRPr="00212437" w:rsidDel="00CD4C4B">
                  <w:rPr>
                    <w:i/>
                    <w:iCs/>
                    <w:noProof/>
                    <w:lang w:val="en-US"/>
                    <w:rPrChange w:id="5933" w:author="Orion" w:date="2011-06-17T12:33:00Z">
                      <w:rPr>
                        <w:i/>
                        <w:iCs/>
                        <w:noProof/>
                      </w:rPr>
                    </w:rPrChange>
                  </w:rPr>
                  <w:delText xml:space="preserve">To bdi or not to bdi. </w:delText>
                </w:r>
                <w:r w:rsidRPr="00212437" w:rsidDel="00CD4C4B">
                  <w:rPr>
                    <w:b/>
                    <w:bCs/>
                    <w:noProof/>
                    <w:lang w:val="en-US"/>
                    <w:rPrChange w:id="5934" w:author="Orion" w:date="2011-06-17T12:33:00Z">
                      <w:rPr>
                        <w:b/>
                        <w:bCs/>
                        <w:noProof/>
                      </w:rPr>
                    </w:rPrChange>
                  </w:rPr>
                  <w:delText>S. Wolfe, M. Sierhuis, and P. Jarvis.</w:delText>
                </w:r>
                <w:r w:rsidRPr="00212437" w:rsidDel="00CD4C4B">
                  <w:rPr>
                    <w:noProof/>
                    <w:lang w:val="en-US"/>
                    <w:rPrChange w:id="5935"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5936" w:author="Orion" w:date="2011-07-05T14:03:00Z"/>
                  <w:noProof/>
                  <w:lang w:val="en-US"/>
                  <w:rPrChange w:id="5937" w:author="Orion" w:date="2011-06-17T12:33:00Z">
                    <w:rPr>
                      <w:del w:id="5938" w:author="Orion" w:date="2011-07-05T14:03:00Z"/>
                      <w:noProof/>
                    </w:rPr>
                  </w:rPrChange>
                </w:rPr>
              </w:pPr>
              <w:del w:id="5939" w:author="Orion" w:date="2011-07-05T14:03:00Z">
                <w:r w:rsidRPr="00212437" w:rsidDel="00CD4C4B">
                  <w:rPr>
                    <w:noProof/>
                    <w:lang w:val="en-US"/>
                    <w:rPrChange w:id="5940" w:author="Orion" w:date="2011-06-17T12:33:00Z">
                      <w:rPr>
                        <w:noProof/>
                      </w:rPr>
                    </w:rPrChange>
                  </w:rPr>
                  <w:delText xml:space="preserve">35. </w:delText>
                </w:r>
                <w:r w:rsidRPr="00212437" w:rsidDel="00CD4C4B">
                  <w:rPr>
                    <w:i/>
                    <w:iCs/>
                    <w:noProof/>
                    <w:lang w:val="en-US"/>
                    <w:rPrChange w:id="5941" w:author="Orion" w:date="2011-06-17T12:33:00Z">
                      <w:rPr>
                        <w:i/>
                        <w:iCs/>
                        <w:noProof/>
                      </w:rPr>
                    </w:rPrChange>
                  </w:rPr>
                  <w:delText xml:space="preserve">BDI-agents: From Theory to Practice. </w:delText>
                </w:r>
                <w:r w:rsidRPr="00212437" w:rsidDel="00CD4C4B">
                  <w:rPr>
                    <w:b/>
                    <w:bCs/>
                    <w:noProof/>
                    <w:lang w:val="en-US"/>
                    <w:rPrChange w:id="5942" w:author="Orion" w:date="2011-06-17T12:33:00Z">
                      <w:rPr>
                        <w:b/>
                        <w:bCs/>
                        <w:noProof/>
                      </w:rPr>
                    </w:rPrChange>
                  </w:rPr>
                  <w:delText>Georgeff, A. S. Rao and M. P.</w:delText>
                </w:r>
                <w:r w:rsidRPr="00212437" w:rsidDel="00CD4C4B">
                  <w:rPr>
                    <w:noProof/>
                    <w:lang w:val="en-US"/>
                    <w:rPrChange w:id="5943"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5944" w:author="Orion" w:date="2011-07-05T14:03:00Z"/>
                  <w:noProof/>
                  <w:lang w:val="en-US"/>
                  <w:rPrChange w:id="5945" w:author="Orion" w:date="2011-06-17T12:33:00Z">
                    <w:rPr>
                      <w:del w:id="5946" w:author="Orion" w:date="2011-07-05T14:03:00Z"/>
                      <w:noProof/>
                    </w:rPr>
                  </w:rPrChange>
                </w:rPr>
              </w:pPr>
              <w:del w:id="5947" w:author="Orion" w:date="2011-07-05T14:03:00Z">
                <w:r w:rsidRPr="00212437" w:rsidDel="00CD4C4B">
                  <w:rPr>
                    <w:noProof/>
                    <w:lang w:val="en-US"/>
                    <w:rPrChange w:id="5948" w:author="Orion" w:date="2011-06-17T12:33:00Z">
                      <w:rPr>
                        <w:noProof/>
                      </w:rPr>
                    </w:rPrChange>
                  </w:rPr>
                  <w:delText xml:space="preserve">36. </w:delText>
                </w:r>
                <w:r w:rsidRPr="00212437" w:rsidDel="00CD4C4B">
                  <w:rPr>
                    <w:b/>
                    <w:bCs/>
                    <w:noProof/>
                    <w:lang w:val="en-US"/>
                    <w:rPrChange w:id="5949" w:author="Orion" w:date="2011-06-17T12:33:00Z">
                      <w:rPr>
                        <w:b/>
                        <w:bCs/>
                        <w:noProof/>
                      </w:rPr>
                    </w:rPrChange>
                  </w:rPr>
                  <w:delText>EUROCONTROL.</w:delText>
                </w:r>
                <w:r w:rsidRPr="00212437" w:rsidDel="00CD4C4B">
                  <w:rPr>
                    <w:noProof/>
                    <w:lang w:val="en-US"/>
                    <w:rPrChange w:id="5950" w:author="Orion" w:date="2011-06-17T12:33:00Z">
                      <w:rPr>
                        <w:noProof/>
                      </w:rPr>
                    </w:rPrChange>
                  </w:rPr>
                  <w:delText xml:space="preserve"> </w:delText>
                </w:r>
                <w:r w:rsidRPr="00212437" w:rsidDel="00CD4C4B">
                  <w:rPr>
                    <w:i/>
                    <w:iCs/>
                    <w:noProof/>
                    <w:lang w:val="en-US"/>
                    <w:rPrChange w:id="5951"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5952"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5953" w:author="Orion" w:date="2011-07-05T14:03:00Z"/>
                  <w:noProof/>
                  <w:lang w:val="en-US"/>
                  <w:rPrChange w:id="5954" w:author="Orion" w:date="2011-06-17T12:33:00Z">
                    <w:rPr>
                      <w:del w:id="5955" w:author="Orion" w:date="2011-07-05T14:03:00Z"/>
                      <w:noProof/>
                    </w:rPr>
                  </w:rPrChange>
                </w:rPr>
              </w:pPr>
              <w:del w:id="5956" w:author="Orion" w:date="2011-07-05T14:03:00Z">
                <w:r w:rsidRPr="00212437" w:rsidDel="00CD4C4B">
                  <w:rPr>
                    <w:noProof/>
                    <w:lang w:val="en-US"/>
                    <w:rPrChange w:id="5957" w:author="Orion" w:date="2011-06-17T12:33:00Z">
                      <w:rPr>
                        <w:noProof/>
                      </w:rPr>
                    </w:rPrChange>
                  </w:rPr>
                  <w:delText xml:space="preserve">37. </w:delText>
                </w:r>
                <w:r w:rsidRPr="00212437" w:rsidDel="00CD4C4B">
                  <w:rPr>
                    <w:i/>
                    <w:iCs/>
                    <w:noProof/>
                    <w:lang w:val="en-US"/>
                    <w:rPrChange w:id="5958"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5959" w:author="Orion" w:date="2011-06-17T12:33:00Z">
                      <w:rPr>
                        <w:noProof/>
                      </w:rPr>
                    </w:rPrChange>
                  </w:rPr>
                  <w:delText>1271-1272.</w:delText>
                </w:r>
              </w:del>
            </w:p>
            <w:p w14:paraId="3E32FCDF" w14:textId="77777777" w:rsidR="00C1157B" w:rsidRPr="00212437" w:rsidDel="00CD4C4B" w:rsidRDefault="00C1157B">
              <w:pPr>
                <w:pStyle w:val="Bibliography"/>
                <w:rPr>
                  <w:del w:id="5960" w:author="Orion" w:date="2011-07-05T14:03:00Z"/>
                  <w:noProof/>
                  <w:lang w:val="en-US"/>
                  <w:rPrChange w:id="5961" w:author="Orion" w:date="2011-06-17T12:33:00Z">
                    <w:rPr>
                      <w:del w:id="5962" w:author="Orion" w:date="2011-07-05T14:03:00Z"/>
                      <w:noProof/>
                    </w:rPr>
                  </w:rPrChange>
                </w:rPr>
              </w:pPr>
              <w:del w:id="5963" w:author="Orion" w:date="2011-07-05T14:03:00Z">
                <w:r w:rsidRPr="00212437" w:rsidDel="00CD4C4B">
                  <w:rPr>
                    <w:noProof/>
                    <w:lang w:val="en-US"/>
                    <w:rPrChange w:id="5964" w:author="Orion" w:date="2011-06-17T12:33:00Z">
                      <w:rPr>
                        <w:noProof/>
                      </w:rPr>
                    </w:rPrChange>
                  </w:rPr>
                  <w:delText xml:space="preserve">38. </w:delText>
                </w:r>
                <w:r w:rsidRPr="00212437" w:rsidDel="00CD4C4B">
                  <w:rPr>
                    <w:b/>
                    <w:bCs/>
                    <w:noProof/>
                    <w:lang w:val="en-US"/>
                    <w:rPrChange w:id="5965" w:author="Orion" w:date="2011-06-17T12:33:00Z">
                      <w:rPr>
                        <w:b/>
                        <w:bCs/>
                        <w:noProof/>
                      </w:rPr>
                    </w:rPrChange>
                  </w:rPr>
                  <w:delText>IABG Dept. Airborne Air Defence.</w:delText>
                </w:r>
                <w:r w:rsidRPr="00212437" w:rsidDel="00CD4C4B">
                  <w:rPr>
                    <w:noProof/>
                    <w:lang w:val="en-US"/>
                    <w:rPrChange w:id="5966" w:author="Orion" w:date="2011-06-17T12:33:00Z">
                      <w:rPr>
                        <w:noProof/>
                      </w:rPr>
                    </w:rPrChange>
                  </w:rPr>
                  <w:delText xml:space="preserve"> </w:delText>
                </w:r>
                <w:r w:rsidRPr="00212437" w:rsidDel="00CD4C4B">
                  <w:rPr>
                    <w:i/>
                    <w:iCs/>
                    <w:noProof/>
                    <w:lang w:val="en-US"/>
                    <w:rPrChange w:id="5967"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5968" w:author="Orion" w:date="2011-06-17T12:33:00Z">
                      <w:rPr>
                        <w:noProof/>
                      </w:rPr>
                    </w:rPrChange>
                  </w:rPr>
                  <w:delText>2001.</w:delText>
                </w:r>
              </w:del>
            </w:p>
            <w:p w14:paraId="451BCF0D" w14:textId="77777777" w:rsidR="00C1157B" w:rsidRPr="00212437" w:rsidDel="00CD4C4B" w:rsidRDefault="00C1157B">
              <w:pPr>
                <w:pStyle w:val="Bibliography"/>
                <w:rPr>
                  <w:del w:id="5969" w:author="Orion" w:date="2011-07-05T14:03:00Z"/>
                  <w:noProof/>
                  <w:lang w:val="en-US"/>
                  <w:rPrChange w:id="5970" w:author="Orion" w:date="2011-06-17T12:33:00Z">
                    <w:rPr>
                      <w:del w:id="5971" w:author="Orion" w:date="2011-07-05T14:03:00Z"/>
                      <w:noProof/>
                    </w:rPr>
                  </w:rPrChange>
                </w:rPr>
              </w:pPr>
              <w:del w:id="5972" w:author="Orion" w:date="2011-07-05T14:03:00Z">
                <w:r w:rsidRPr="00212437" w:rsidDel="00CD4C4B">
                  <w:rPr>
                    <w:noProof/>
                    <w:lang w:val="en-US"/>
                    <w:rPrChange w:id="5973" w:author="Orion" w:date="2011-06-17T12:33:00Z">
                      <w:rPr>
                        <w:noProof/>
                      </w:rPr>
                    </w:rPrChange>
                  </w:rPr>
                  <w:delText xml:space="preserve">39. </w:delText>
                </w:r>
                <w:r w:rsidRPr="00212437" w:rsidDel="00CD4C4B">
                  <w:rPr>
                    <w:i/>
                    <w:iCs/>
                    <w:noProof/>
                    <w:lang w:val="en-US"/>
                    <w:rPrChange w:id="5974" w:author="Orion" w:date="2011-06-17T12:33:00Z">
                      <w:rPr>
                        <w:i/>
                        <w:iCs/>
                        <w:noProof/>
                      </w:rPr>
                    </w:rPrChange>
                  </w:rPr>
                  <w:delText xml:space="preserve">Autonomous UAV Surveillance in Complex Urban Environments. </w:delText>
                </w:r>
                <w:r w:rsidRPr="00212437" w:rsidDel="00CD4C4B">
                  <w:rPr>
                    <w:b/>
                    <w:bCs/>
                    <w:noProof/>
                    <w:lang w:val="en-US"/>
                    <w:rPrChange w:id="5975" w:author="Orion" w:date="2011-06-17T12:33:00Z">
                      <w:rPr>
                        <w:b/>
                        <w:bCs/>
                        <w:noProof/>
                      </w:rPr>
                    </w:rPrChange>
                  </w:rPr>
                  <w:delText>Eduard Semsch, Michal Jakob, Dusan Pavlícek, Michal Pechoucek.</w:delText>
                </w:r>
                <w:r w:rsidRPr="00212437" w:rsidDel="00CD4C4B">
                  <w:rPr>
                    <w:noProof/>
                    <w:lang w:val="en-US"/>
                    <w:rPrChange w:id="5976"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5977" w:author="Orion" w:date="2011-07-05T14:03:00Z"/>
                  <w:noProof/>
                  <w:lang w:val="en-US"/>
                  <w:rPrChange w:id="5978" w:author="Orion" w:date="2011-06-17T12:33:00Z">
                    <w:rPr>
                      <w:del w:id="5979" w:author="Orion" w:date="2011-07-05T14:03:00Z"/>
                      <w:noProof/>
                    </w:rPr>
                  </w:rPrChange>
                </w:rPr>
              </w:pPr>
              <w:del w:id="5980" w:author="Orion" w:date="2011-07-05T14:03:00Z">
                <w:r w:rsidRPr="00212437" w:rsidDel="00CD4C4B">
                  <w:rPr>
                    <w:noProof/>
                    <w:lang w:val="en-US"/>
                    <w:rPrChange w:id="5981" w:author="Orion" w:date="2011-06-17T12:33:00Z">
                      <w:rPr>
                        <w:noProof/>
                      </w:rPr>
                    </w:rPrChange>
                  </w:rPr>
                  <w:delText xml:space="preserve">40. </w:delText>
                </w:r>
                <w:r w:rsidRPr="00212437" w:rsidDel="00CD4C4B">
                  <w:rPr>
                    <w:i/>
                    <w:iCs/>
                    <w:noProof/>
                    <w:lang w:val="en-US"/>
                    <w:rPrChange w:id="5982" w:author="Orion" w:date="2011-06-17T12:33:00Z">
                      <w:rPr>
                        <w:i/>
                        <w:iCs/>
                        <w:noProof/>
                      </w:rPr>
                    </w:rPrChange>
                  </w:rPr>
                  <w:delText xml:space="preserve">Generic Nonlinear model of reduced scale UAV. </w:delText>
                </w:r>
                <w:r w:rsidRPr="00212437" w:rsidDel="00CD4C4B">
                  <w:rPr>
                    <w:b/>
                    <w:bCs/>
                    <w:noProof/>
                    <w:lang w:val="en-US"/>
                    <w:rPrChange w:id="5983" w:author="Orion" w:date="2011-06-17T12:33:00Z">
                      <w:rPr>
                        <w:b/>
                        <w:bCs/>
                        <w:noProof/>
                      </w:rPr>
                    </w:rPrChange>
                  </w:rPr>
                  <w:delText>Cheviron, T., Chriette, A., &amp; Plestan, F.</w:delText>
                </w:r>
                <w:r w:rsidRPr="00212437" w:rsidDel="00CD4C4B">
                  <w:rPr>
                    <w:noProof/>
                    <w:lang w:val="en-US"/>
                    <w:rPrChange w:id="5984"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5985" w:author="Orion" w:date="2011-07-05T14:03:00Z"/>
                  <w:noProof/>
                </w:rPr>
              </w:pPr>
              <w:del w:id="5986" w:author="Orion" w:date="2011-07-05T14:03:00Z">
                <w:r w:rsidRPr="00212437" w:rsidDel="00CD4C4B">
                  <w:rPr>
                    <w:noProof/>
                    <w:lang w:val="en-US"/>
                    <w:rPrChange w:id="5987"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5988" w:author="Orion" w:date="2011-07-05T14:03:00Z"/>
                  <w:noProof/>
                  <w:lang w:val="en-US"/>
                  <w:rPrChange w:id="5989" w:author="Orion" w:date="2011-06-17T12:33:00Z">
                    <w:rPr>
                      <w:del w:id="5990" w:author="Orion" w:date="2011-07-05T14:03:00Z"/>
                      <w:noProof/>
                    </w:rPr>
                  </w:rPrChange>
                </w:rPr>
              </w:pPr>
              <w:del w:id="5991" w:author="Orion" w:date="2011-07-05T14:03:00Z">
                <w:r w:rsidRPr="00212437" w:rsidDel="00CD4C4B">
                  <w:rPr>
                    <w:noProof/>
                    <w:lang w:val="en-US"/>
                    <w:rPrChange w:id="5992" w:author="Orion" w:date="2011-06-17T12:33:00Z">
                      <w:rPr>
                        <w:noProof/>
                      </w:rPr>
                    </w:rPrChange>
                  </w:rPr>
                  <w:delText xml:space="preserve">42. </w:delText>
                </w:r>
                <w:r w:rsidRPr="00212437" w:rsidDel="00CD4C4B">
                  <w:rPr>
                    <w:b/>
                    <w:bCs/>
                    <w:noProof/>
                    <w:lang w:val="en-US"/>
                    <w:rPrChange w:id="5993" w:author="Orion" w:date="2011-06-17T12:33:00Z">
                      <w:rPr>
                        <w:b/>
                        <w:bCs/>
                        <w:noProof/>
                      </w:rPr>
                    </w:rPrChange>
                  </w:rPr>
                  <w:delText>Airbus.</w:delText>
                </w:r>
                <w:r w:rsidRPr="00212437" w:rsidDel="00CD4C4B">
                  <w:rPr>
                    <w:noProof/>
                    <w:lang w:val="en-US"/>
                    <w:rPrChange w:id="5994" w:author="Orion" w:date="2011-06-17T12:33:00Z">
                      <w:rPr>
                        <w:noProof/>
                      </w:rPr>
                    </w:rPrChange>
                  </w:rPr>
                  <w:delText xml:space="preserve"> </w:delText>
                </w:r>
                <w:r w:rsidRPr="00212437" w:rsidDel="00CD4C4B">
                  <w:rPr>
                    <w:i/>
                    <w:iCs/>
                    <w:noProof/>
                    <w:lang w:val="en-US"/>
                    <w:rPrChange w:id="5995" w:author="Orion" w:date="2011-06-17T12:33:00Z">
                      <w:rPr>
                        <w:i/>
                        <w:iCs/>
                        <w:noProof/>
                      </w:rPr>
                    </w:rPrChange>
                  </w:rPr>
                  <w:delText xml:space="preserve">A320 AIRPLANE CHARACTERISTICS FOR AIRPORT PLANNING. </w:delText>
                </w:r>
                <w:r w:rsidRPr="00212437" w:rsidDel="00CD4C4B">
                  <w:rPr>
                    <w:noProof/>
                    <w:lang w:val="en-US"/>
                    <w:rPrChange w:id="5996" w:author="Orion" w:date="2011-06-17T12:33:00Z">
                      <w:rPr>
                        <w:noProof/>
                      </w:rPr>
                    </w:rPrChange>
                  </w:rPr>
                  <w:delText>2005.</w:delText>
                </w:r>
              </w:del>
            </w:p>
            <w:p w14:paraId="163D55D2" w14:textId="77777777" w:rsidR="00C1157B" w:rsidDel="00CD4C4B" w:rsidRDefault="00C1157B">
              <w:pPr>
                <w:pStyle w:val="Bibliography"/>
                <w:rPr>
                  <w:del w:id="5997" w:author="Orion" w:date="2011-07-05T14:03:00Z"/>
                  <w:noProof/>
                </w:rPr>
              </w:pPr>
              <w:del w:id="5998" w:author="Orion" w:date="2011-07-05T14:03:00Z">
                <w:r w:rsidRPr="00212437" w:rsidDel="00CD4C4B">
                  <w:rPr>
                    <w:noProof/>
                    <w:lang w:val="en-US"/>
                    <w:rPrChange w:id="5999"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000" w:author="Orion" w:date="2011-07-05T14:03:00Z"/>
                  <w:noProof/>
                </w:rPr>
              </w:pPr>
              <w:del w:id="6001"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002" w:author="Orion" w:date="2011-07-05T14:03:00Z"/>
                  <w:noProof/>
                  <w:lang w:val="en-US"/>
                  <w:rPrChange w:id="6003" w:author="Orion" w:date="2011-06-17T12:33:00Z">
                    <w:rPr>
                      <w:del w:id="6004" w:author="Orion" w:date="2011-07-05T14:03:00Z"/>
                      <w:noProof/>
                    </w:rPr>
                  </w:rPrChange>
                </w:rPr>
              </w:pPr>
              <w:del w:id="6005" w:author="Orion" w:date="2011-07-05T14:03:00Z">
                <w:r w:rsidRPr="00212437" w:rsidDel="00CD4C4B">
                  <w:rPr>
                    <w:noProof/>
                    <w:lang w:val="en-US"/>
                    <w:rPrChange w:id="6006" w:author="Orion" w:date="2011-06-17T12:33:00Z">
                      <w:rPr>
                        <w:noProof/>
                      </w:rPr>
                    </w:rPrChange>
                  </w:rPr>
                  <w:delText xml:space="preserve">45. </w:delText>
                </w:r>
                <w:r w:rsidRPr="00212437" w:rsidDel="00CD4C4B">
                  <w:rPr>
                    <w:b/>
                    <w:bCs/>
                    <w:noProof/>
                    <w:lang w:val="en-US"/>
                    <w:rPrChange w:id="6007" w:author="Orion" w:date="2011-06-17T12:33:00Z">
                      <w:rPr>
                        <w:b/>
                        <w:bCs/>
                        <w:noProof/>
                      </w:rPr>
                    </w:rPrChange>
                  </w:rPr>
                  <w:delText>Federal Aviation Administration.</w:delText>
                </w:r>
                <w:r w:rsidRPr="00212437" w:rsidDel="00CD4C4B">
                  <w:rPr>
                    <w:noProof/>
                    <w:lang w:val="en-US"/>
                    <w:rPrChange w:id="6008" w:author="Orion" w:date="2011-06-17T12:33:00Z">
                      <w:rPr>
                        <w:noProof/>
                      </w:rPr>
                    </w:rPrChange>
                  </w:rPr>
                  <w:delText xml:space="preserve"> </w:delText>
                </w:r>
                <w:r w:rsidRPr="00212437" w:rsidDel="00CD4C4B">
                  <w:rPr>
                    <w:i/>
                    <w:iCs/>
                    <w:noProof/>
                    <w:lang w:val="en-US"/>
                    <w:rPrChange w:id="6009" w:author="Orion" w:date="2011-06-17T12:33:00Z">
                      <w:rPr>
                        <w:i/>
                        <w:iCs/>
                        <w:noProof/>
                      </w:rPr>
                    </w:rPrChange>
                  </w:rPr>
                  <w:delText xml:space="preserve">Air Traffic Control FAA Order 7110.65T. </w:delText>
                </w:r>
                <w:r w:rsidRPr="00212437" w:rsidDel="00CD4C4B">
                  <w:rPr>
                    <w:noProof/>
                    <w:lang w:val="en-US"/>
                    <w:rPrChange w:id="6010"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011" w:author="Orion" w:date="2011-07-05T14:03:00Z"/>
                  <w:noProof/>
                  <w:lang w:val="en-US"/>
                  <w:rPrChange w:id="6012" w:author="Orion" w:date="2011-06-17T12:33:00Z">
                    <w:rPr>
                      <w:del w:id="6013" w:author="Orion" w:date="2011-07-05T14:03:00Z"/>
                      <w:noProof/>
                    </w:rPr>
                  </w:rPrChange>
                </w:rPr>
              </w:pPr>
              <w:del w:id="6014" w:author="Orion" w:date="2011-07-05T14:03:00Z">
                <w:r w:rsidRPr="00212437" w:rsidDel="00CD4C4B">
                  <w:rPr>
                    <w:noProof/>
                    <w:lang w:val="en-US"/>
                    <w:rPrChange w:id="6015" w:author="Orion" w:date="2011-06-17T12:33:00Z">
                      <w:rPr>
                        <w:noProof/>
                      </w:rPr>
                    </w:rPrChange>
                  </w:rPr>
                  <w:delText xml:space="preserve">46. </w:delText>
                </w:r>
                <w:r w:rsidRPr="00212437" w:rsidDel="00CD4C4B">
                  <w:rPr>
                    <w:i/>
                    <w:iCs/>
                    <w:noProof/>
                    <w:lang w:val="en-US"/>
                    <w:rPrChange w:id="6016"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017"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018" w:author="Orion" w:date="2011-07-05T14:03:00Z"/>
                  <w:noProof/>
                  <w:lang w:val="en-US"/>
                  <w:rPrChange w:id="6019" w:author="Orion" w:date="2011-06-17T12:33:00Z">
                    <w:rPr>
                      <w:del w:id="6020" w:author="Orion" w:date="2011-07-05T14:03:00Z"/>
                      <w:noProof/>
                    </w:rPr>
                  </w:rPrChange>
                </w:rPr>
              </w:pPr>
              <w:del w:id="6021" w:author="Orion" w:date="2011-07-05T14:03:00Z">
                <w:r w:rsidRPr="00212437" w:rsidDel="00CD4C4B">
                  <w:rPr>
                    <w:noProof/>
                    <w:lang w:val="en-US"/>
                    <w:rPrChange w:id="6022" w:author="Orion" w:date="2011-06-17T12:33:00Z">
                      <w:rPr>
                        <w:noProof/>
                      </w:rPr>
                    </w:rPrChange>
                  </w:rPr>
                  <w:delText xml:space="preserve">47. </w:delText>
                </w:r>
                <w:r w:rsidRPr="00212437" w:rsidDel="00CD4C4B">
                  <w:rPr>
                    <w:i/>
                    <w:iCs/>
                    <w:noProof/>
                    <w:lang w:val="en-US"/>
                    <w:rPrChange w:id="6023"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024" w:author="Orion" w:date="2011-06-17T12:33:00Z">
                      <w:rPr>
                        <w:noProof/>
                      </w:rPr>
                    </w:rPrChange>
                  </w:rPr>
                  <w:delText>529-534.</w:delText>
                </w:r>
              </w:del>
            </w:p>
            <w:p w14:paraId="41986B15" w14:textId="77777777" w:rsidR="00C1157B" w:rsidRPr="00212437" w:rsidDel="00CD4C4B" w:rsidRDefault="00C1157B">
              <w:pPr>
                <w:pStyle w:val="Bibliography"/>
                <w:rPr>
                  <w:del w:id="6025" w:author="Orion" w:date="2011-07-05T14:03:00Z"/>
                  <w:noProof/>
                  <w:lang w:val="en-US"/>
                  <w:rPrChange w:id="6026" w:author="Orion" w:date="2011-06-17T12:33:00Z">
                    <w:rPr>
                      <w:del w:id="6027" w:author="Orion" w:date="2011-07-05T14:03:00Z"/>
                      <w:noProof/>
                    </w:rPr>
                  </w:rPrChange>
                </w:rPr>
              </w:pPr>
              <w:del w:id="6028" w:author="Orion" w:date="2011-07-05T14:03:00Z">
                <w:r w:rsidRPr="00212437" w:rsidDel="00CD4C4B">
                  <w:rPr>
                    <w:noProof/>
                    <w:lang w:val="en-US"/>
                    <w:rPrChange w:id="6029" w:author="Orion" w:date="2011-06-17T12:33:00Z">
                      <w:rPr>
                        <w:noProof/>
                      </w:rPr>
                    </w:rPrChange>
                  </w:rPr>
                  <w:delText xml:space="preserve">48. </w:delText>
                </w:r>
                <w:r w:rsidRPr="00212437" w:rsidDel="00CD4C4B">
                  <w:rPr>
                    <w:i/>
                    <w:iCs/>
                    <w:noProof/>
                    <w:lang w:val="en-US"/>
                    <w:rPrChange w:id="6030"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031" w:author="Orion" w:date="2011-06-17T12:33:00Z">
                      <w:rPr>
                        <w:b/>
                        <w:bCs/>
                        <w:noProof/>
                      </w:rPr>
                    </w:rPrChange>
                  </w:rPr>
                  <w:delText>Soto, J. P., Vizcaino, A., Portillo, J., y Piattini, M.</w:delText>
                </w:r>
                <w:r w:rsidRPr="00212437" w:rsidDel="00CD4C4B">
                  <w:rPr>
                    <w:noProof/>
                    <w:lang w:val="en-US"/>
                    <w:rPrChange w:id="6032"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033" w:author="Orion" w:date="2011-07-05T14:03:00Z"/>
                  <w:noProof/>
                </w:rPr>
              </w:pPr>
              <w:del w:id="6034" w:author="Orion" w:date="2011-07-05T14:03:00Z">
                <w:r w:rsidRPr="00212437" w:rsidDel="00CD4C4B">
                  <w:rPr>
                    <w:noProof/>
                    <w:lang w:val="en-US"/>
                    <w:rPrChange w:id="6035" w:author="Orion" w:date="2011-06-17T12:33:00Z">
                      <w:rPr>
                        <w:noProof/>
                      </w:rPr>
                    </w:rPrChange>
                  </w:rPr>
                  <w:delText xml:space="preserve">49. </w:delText>
                </w:r>
                <w:r w:rsidRPr="00212437" w:rsidDel="00CD4C4B">
                  <w:rPr>
                    <w:i/>
                    <w:iCs/>
                    <w:noProof/>
                    <w:lang w:val="en-US"/>
                    <w:rPrChange w:id="6036" w:author="Orion" w:date="2011-06-17T12:33:00Z">
                      <w:rPr>
                        <w:i/>
                        <w:iCs/>
                        <w:noProof/>
                      </w:rPr>
                    </w:rPrChange>
                  </w:rPr>
                  <w:delText xml:space="preserve">Model Driven Development of Multi-Agent Systems. </w:delText>
                </w:r>
                <w:r w:rsidRPr="00212437" w:rsidDel="00CD4C4B">
                  <w:rPr>
                    <w:b/>
                    <w:bCs/>
                    <w:noProof/>
                    <w:lang w:val="en-US"/>
                    <w:rPrChange w:id="6037" w:author="Orion" w:date="2011-06-17T12:33:00Z">
                      <w:rPr>
                        <w:b/>
                        <w:bCs/>
                        <w:noProof/>
                      </w:rPr>
                    </w:rPrChange>
                  </w:rPr>
                  <w:delText>Pavón, J., Gómez-Sanz, J.J., Fuentes, R.</w:delText>
                </w:r>
                <w:r w:rsidRPr="00212437" w:rsidDel="00CD4C4B">
                  <w:rPr>
                    <w:noProof/>
                    <w:lang w:val="en-US"/>
                    <w:rPrChange w:id="6038"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039" w:author="Orion" w:date="2011-07-05T14:03:00Z"/>
                  <w:noProof/>
                </w:rPr>
              </w:pPr>
              <w:del w:id="6040"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041" w:author="Orion" w:date="2011-07-05T14:03:00Z"/>
                  <w:noProof/>
                  <w:lang w:val="en-US"/>
                  <w:rPrChange w:id="6042" w:author="Orion" w:date="2011-06-17T12:33:00Z">
                    <w:rPr>
                      <w:del w:id="6043" w:author="Orion" w:date="2011-07-05T14:03:00Z"/>
                      <w:noProof/>
                    </w:rPr>
                  </w:rPrChange>
                </w:rPr>
              </w:pPr>
              <w:del w:id="6044" w:author="Orion" w:date="2011-07-05T14:03:00Z">
                <w:r w:rsidRPr="00212437" w:rsidDel="00CD4C4B">
                  <w:rPr>
                    <w:noProof/>
                    <w:lang w:val="en-US"/>
                    <w:rPrChange w:id="6045"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046" w:author="Orion" w:date="2011-07-05T14:03:00Z"/>
                  <w:noProof/>
                </w:rPr>
              </w:pPr>
              <w:del w:id="6047" w:author="Orion" w:date="2011-07-05T14:03:00Z">
                <w:r w:rsidRPr="00212437" w:rsidDel="00CD4C4B">
                  <w:rPr>
                    <w:noProof/>
                    <w:lang w:val="en-US"/>
                    <w:rPrChange w:id="6048" w:author="Orion" w:date="2011-06-17T12:33:00Z">
                      <w:rPr>
                        <w:noProof/>
                      </w:rPr>
                    </w:rPrChange>
                  </w:rPr>
                  <w:delText xml:space="preserve">52. </w:delText>
                </w:r>
                <w:r w:rsidRPr="00212437" w:rsidDel="00CD4C4B">
                  <w:rPr>
                    <w:b/>
                    <w:bCs/>
                    <w:noProof/>
                    <w:lang w:val="en-US"/>
                    <w:rPrChange w:id="6049" w:author="Orion" w:date="2011-06-17T12:33:00Z">
                      <w:rPr>
                        <w:b/>
                        <w:bCs/>
                        <w:noProof/>
                      </w:rPr>
                    </w:rPrChange>
                  </w:rPr>
                  <w:delText>Daniel J. Garland, John A. Wise and V. David Hopkin.</w:delText>
                </w:r>
                <w:r w:rsidRPr="00212437" w:rsidDel="00CD4C4B">
                  <w:rPr>
                    <w:noProof/>
                    <w:lang w:val="en-US"/>
                    <w:rPrChange w:id="6050" w:author="Orion" w:date="2011-06-17T12:33:00Z">
                      <w:rPr>
                        <w:noProof/>
                      </w:rPr>
                    </w:rPrChange>
                  </w:rPr>
                  <w:delText xml:space="preserve"> </w:delText>
                </w:r>
                <w:r w:rsidRPr="00212437" w:rsidDel="00CD4C4B">
                  <w:rPr>
                    <w:i/>
                    <w:iCs/>
                    <w:noProof/>
                    <w:lang w:val="en-US"/>
                    <w:rPrChange w:id="6051"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052" w:author="Orion" w:date="2011-04-06T18:33:00Z"/>
                  <w:rFonts w:cs="Times New Roman"/>
                </w:rPr>
              </w:pPr>
              <w:ins w:id="6053" w:author="Orion" w:date="2011-04-06T18:33:00Z">
                <w:r w:rsidRPr="00246937">
                  <w:rPr>
                    <w:rFonts w:cs="Times New Roman"/>
                    <w:b/>
                    <w:bCs/>
                    <w:noProof/>
                  </w:rPr>
                  <w:fldChar w:fldCharType="end"/>
                </w:r>
              </w:ins>
            </w:p>
            <w:customXmlInsRangeStart w:id="6054" w:author="Orion" w:date="2011-04-06T18:33:00Z"/>
          </w:sdtContent>
        </w:sdt>
        <w:customXmlInsRangeEnd w:id="6054"/>
        <w:customXmlInsRangeStart w:id="6055" w:author="Orion" w:date="2011-04-06T18:33:00Z"/>
      </w:sdtContent>
    </w:sdt>
    <w:customXmlInsRangeEnd w:id="6055"/>
    <w:p w14:paraId="220ECDED" w14:textId="77777777" w:rsidR="00BB1765" w:rsidRPr="00246937" w:rsidRDefault="00EE2BEC">
      <w:pPr>
        <w:pStyle w:val="Title"/>
        <w:outlineLvl w:val="0"/>
        <w:rPr>
          <w:ins w:id="6056" w:author="Orion" w:date="2011-03-26T03:25:00Z"/>
          <w:rFonts w:cs="Times New Roman"/>
          <w:color w:val="000000"/>
          <w:lang w:val="en-US"/>
        </w:rPr>
        <w:pPrChange w:id="6057" w:author="Orion" w:date="2011-05-01T20:37:00Z">
          <w:pPr>
            <w:autoSpaceDE w:val="0"/>
            <w:jc w:val="both"/>
          </w:pPr>
        </w:pPrChange>
      </w:pPr>
      <w:ins w:id="6058" w:author="Orion" w:date="2011-03-24T18:32:00Z">
        <w:r w:rsidRPr="00246937">
          <w:rPr>
            <w:rFonts w:cs="Times New Roman"/>
            <w:color w:val="000000"/>
            <w:sz w:val="24"/>
            <w:szCs w:val="24"/>
            <w:lang w:val="en-US"/>
            <w:rPrChange w:id="6059" w:author="Orion" w:date="2011-04-24T22:32:00Z">
              <w:rPr>
                <w:b/>
                <w:bCs/>
                <w:color w:val="000000"/>
                <w:sz w:val="48"/>
                <w:szCs w:val="48"/>
                <w:lang w:val="en-US"/>
              </w:rPr>
            </w:rPrChange>
          </w:rPr>
          <w:br w:type="page"/>
        </w:r>
        <w:bookmarkStart w:id="6060" w:name="_Toc296083836"/>
        <w:proofErr w:type="spellStart"/>
        <w:r w:rsidRPr="00CB0CCD">
          <w:rPr>
            <w:rFonts w:ascii="Times New Roman" w:hAnsi="Times New Roman" w:cs="Times New Roman"/>
            <w:lang w:val="en-US"/>
            <w:rPrChange w:id="6061" w:author="Orion" w:date="2011-05-02T20:00:00Z">
              <w:rPr>
                <w:b/>
                <w:bCs/>
                <w:color w:val="000000"/>
                <w:sz w:val="48"/>
                <w:szCs w:val="48"/>
                <w:lang w:val="en-US"/>
              </w:rPr>
            </w:rPrChange>
          </w:rPr>
          <w:lastRenderedPageBreak/>
          <w:t>Glosario</w:t>
        </w:r>
      </w:ins>
      <w:bookmarkEnd w:id="6060"/>
      <w:proofErr w:type="spellEnd"/>
    </w:p>
    <w:p w14:paraId="2CFEB9DE" w14:textId="77777777" w:rsidR="00792280" w:rsidRPr="00246937" w:rsidRDefault="00792280" w:rsidP="00452836">
      <w:pPr>
        <w:autoSpaceDE w:val="0"/>
        <w:jc w:val="both"/>
        <w:rPr>
          <w:ins w:id="6062" w:author="Orion" w:date="2011-03-28T15:57:00Z"/>
          <w:rFonts w:eastAsia="Times New Roman" w:cs="Times New Roman"/>
          <w:iCs/>
          <w:kern w:val="0"/>
          <w:lang w:val="en-US" w:eastAsia="es-ES" w:bidi="ar-SA"/>
        </w:rPr>
      </w:pPr>
      <w:ins w:id="6063" w:author="Orion" w:date="2011-03-28T15:57:00Z">
        <w:r w:rsidRPr="00246937">
          <w:rPr>
            <w:rFonts w:eastAsia="Times New Roman" w:cs="Times New Roman"/>
            <w:kern w:val="0"/>
            <w:lang w:val="en-US" w:eastAsia="es-ES" w:bidi="ar-SA"/>
            <w:rPrChange w:id="6064"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065"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066"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067" w:author="Orion" w:date="2011-03-28T15:57:00Z"/>
          <w:rFonts w:eastAsia="Times New Roman" w:cs="Times New Roman"/>
          <w:iCs/>
          <w:kern w:val="0"/>
          <w:lang w:val="en-US" w:eastAsia="es-ES" w:bidi="ar-SA"/>
        </w:rPr>
      </w:pPr>
      <w:ins w:id="6068" w:author="Orion" w:date="2011-03-28T15:57:00Z">
        <w:r w:rsidRPr="00246937">
          <w:rPr>
            <w:rFonts w:cs="Times New Roman"/>
            <w:lang w:val="en-US"/>
            <w:rPrChange w:id="6069" w:author="Orion" w:date="2011-04-24T22:32:00Z">
              <w:rPr>
                <w:b/>
                <w:bCs/>
                <w:sz w:val="48"/>
                <w:szCs w:val="48"/>
              </w:rPr>
            </w:rPrChange>
          </w:rPr>
          <w:t xml:space="preserve">ACES </w:t>
        </w:r>
        <w:r w:rsidR="00417DB1" w:rsidRPr="00246937">
          <w:rPr>
            <w:rFonts w:cs="Times New Roman"/>
            <w:lang w:val="en-US"/>
            <w:rPrChange w:id="6070" w:author="Orion" w:date="2011-04-24T22:32:00Z">
              <w:rPr>
                <w:rFonts w:ascii="Courier New" w:hAnsi="Courier New" w:cs="Courier New"/>
                <w:lang w:val="en-US"/>
              </w:rPr>
            </w:rPrChange>
          </w:rPr>
          <w:tab/>
        </w:r>
      </w:ins>
      <w:ins w:id="6071" w:author="Orion" w:date="2011-05-06T13:25:00Z">
        <w:r w:rsidR="00343B72">
          <w:rPr>
            <w:rFonts w:cs="Times New Roman"/>
            <w:lang w:val="en-US"/>
          </w:rPr>
          <w:tab/>
        </w:r>
      </w:ins>
      <w:ins w:id="6072" w:author="Orion" w:date="2011-03-28T15:57:00Z">
        <w:r w:rsidRPr="00246937">
          <w:rPr>
            <w:rFonts w:cs="Times New Roman"/>
            <w:lang w:val="en-US"/>
            <w:rPrChange w:id="6073"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074" w:author="Orion" w:date="2011-03-28T15:57:00Z"/>
          <w:rFonts w:eastAsia="Times New Roman" w:cs="Times New Roman"/>
          <w:iCs/>
          <w:kern w:val="0"/>
          <w:lang w:val="en-US" w:eastAsia="es-ES" w:bidi="ar-SA"/>
        </w:rPr>
      </w:pPr>
      <w:ins w:id="6075" w:author="Orion" w:date="2011-03-28T15:57:00Z">
        <w:r w:rsidRPr="00246937">
          <w:rPr>
            <w:rFonts w:cs="Times New Roman"/>
            <w:lang w:val="en-US"/>
            <w:rPrChange w:id="6076" w:author="Orion" w:date="2011-04-24T22:32:00Z">
              <w:rPr>
                <w:rFonts w:cs="Times New Roman"/>
                <w:b/>
                <w:bCs/>
                <w:sz w:val="48"/>
                <w:szCs w:val="48"/>
              </w:rPr>
            </w:rPrChange>
          </w:rPr>
          <w:t xml:space="preserve">AOCC  </w:t>
        </w:r>
        <w:r w:rsidRPr="00246937">
          <w:rPr>
            <w:rFonts w:cs="Times New Roman"/>
            <w:lang w:val="en-US"/>
            <w:rPrChange w:id="6077" w:author="Orion" w:date="2011-04-24T22:32:00Z">
              <w:rPr>
                <w:rFonts w:cs="Times New Roman"/>
                <w:b/>
                <w:bCs/>
                <w:sz w:val="48"/>
                <w:szCs w:val="48"/>
              </w:rPr>
            </w:rPrChange>
          </w:rPr>
          <w:tab/>
        </w:r>
        <w:r w:rsidRPr="00246937">
          <w:rPr>
            <w:rStyle w:val="apple-style-span"/>
            <w:rFonts w:cs="Times New Roman"/>
            <w:color w:val="000000"/>
            <w:lang w:val="en-US"/>
            <w:rPrChange w:id="6078"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079"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080"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081" w:author="Orion" w:date="2011-03-28T15:57:00Z"/>
          <w:rStyle w:val="Emphasis"/>
          <w:rFonts w:cs="Times New Roman"/>
          <w:bCs/>
          <w:i w:val="0"/>
          <w:iCs w:val="0"/>
          <w:color w:val="000000"/>
          <w:lang w:val="en-US"/>
        </w:rPr>
      </w:pPr>
      <w:ins w:id="6082" w:author="Orion" w:date="2011-03-28T15:57:00Z">
        <w:r w:rsidRPr="00246937">
          <w:rPr>
            <w:rFonts w:cs="Times New Roman"/>
            <w:color w:val="000000"/>
            <w:lang w:val="en-US"/>
            <w:rPrChange w:id="6083" w:author="Orion" w:date="2011-04-24T22:32:00Z">
              <w:rPr>
                <w:b/>
                <w:bCs/>
                <w:i/>
                <w:iCs/>
                <w:color w:val="000000"/>
                <w:sz w:val="48"/>
                <w:szCs w:val="48"/>
              </w:rPr>
            </w:rPrChange>
          </w:rPr>
          <w:t>ARTCC</w:t>
        </w:r>
        <w:r w:rsidRPr="00246937">
          <w:rPr>
            <w:rStyle w:val="Emphasis"/>
            <w:rFonts w:cs="Times New Roman"/>
            <w:bCs/>
            <w:i w:val="0"/>
            <w:iCs w:val="0"/>
            <w:color w:val="000000"/>
            <w:lang w:val="en-US"/>
            <w:rPrChange w:id="6084"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085"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086" w:author="Orion" w:date="2011-03-28T15:57:00Z"/>
          <w:rFonts w:cs="Times New Roman"/>
          <w:color w:val="000000"/>
          <w:lang w:val="en-US"/>
        </w:rPr>
      </w:pPr>
      <w:ins w:id="6087" w:author="Orion" w:date="2011-03-28T15:57:00Z">
        <w:r w:rsidRPr="00246937">
          <w:rPr>
            <w:rFonts w:cs="Times New Roman"/>
            <w:color w:val="000000"/>
            <w:lang w:val="en-US"/>
            <w:rPrChange w:id="6088" w:author="Orion" w:date="2011-04-24T22:32:00Z">
              <w:rPr>
                <w:rFonts w:cs="Times New Roman"/>
                <w:b/>
                <w:bCs/>
                <w:color w:val="000000"/>
                <w:sz w:val="48"/>
                <w:szCs w:val="48"/>
                <w:lang w:val="en-US"/>
              </w:rPr>
            </w:rPrChange>
          </w:rPr>
          <w:t>ATM</w:t>
        </w:r>
        <w:r w:rsidRPr="00246937">
          <w:rPr>
            <w:rFonts w:cs="Times New Roman"/>
            <w:color w:val="000000"/>
            <w:lang w:val="en-US"/>
            <w:rPrChange w:id="6089" w:author="Orion" w:date="2011-04-24T22:32:00Z">
              <w:rPr>
                <w:rFonts w:cs="Times New Roman"/>
                <w:b/>
                <w:bCs/>
                <w:color w:val="000000"/>
                <w:sz w:val="48"/>
                <w:szCs w:val="48"/>
                <w:lang w:val="en-US"/>
              </w:rPr>
            </w:rPrChange>
          </w:rPr>
          <w:tab/>
        </w:r>
        <w:r w:rsidRPr="00246937">
          <w:rPr>
            <w:rFonts w:cs="Times New Roman"/>
            <w:color w:val="000000"/>
            <w:lang w:val="en-US"/>
            <w:rPrChange w:id="6090"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091" w:author="Orion" w:date="2011-06-11T13:03:00Z"/>
          <w:rFonts w:cs="Times New Roman"/>
          <w:color w:val="000000"/>
          <w:lang w:val="en-US"/>
        </w:rPr>
      </w:pPr>
      <w:ins w:id="6092" w:author="Orion" w:date="2011-03-28T15:57:00Z">
        <w:r w:rsidRPr="00246937">
          <w:rPr>
            <w:rFonts w:cs="Times New Roman"/>
            <w:color w:val="000000"/>
            <w:lang w:val="en-US"/>
            <w:rPrChange w:id="6093" w:author="Orion" w:date="2011-04-24T22:32:00Z">
              <w:rPr>
                <w:rFonts w:cs="Times New Roman"/>
                <w:b/>
                <w:bCs/>
                <w:color w:val="000000"/>
                <w:sz w:val="48"/>
                <w:szCs w:val="48"/>
                <w:lang w:val="en-US"/>
              </w:rPr>
            </w:rPrChange>
          </w:rPr>
          <w:t>ATFM</w:t>
        </w:r>
        <w:r w:rsidRPr="00246937">
          <w:rPr>
            <w:rFonts w:cs="Times New Roman"/>
            <w:color w:val="000000"/>
            <w:lang w:val="en-US"/>
            <w:rPrChange w:id="6094" w:author="Orion" w:date="2011-04-24T22:32:00Z">
              <w:rPr>
                <w:rFonts w:cs="Times New Roman"/>
                <w:b/>
                <w:bCs/>
                <w:color w:val="000000"/>
                <w:sz w:val="48"/>
                <w:szCs w:val="48"/>
                <w:lang w:val="en-US"/>
              </w:rPr>
            </w:rPrChange>
          </w:rPr>
          <w:tab/>
        </w:r>
        <w:r w:rsidRPr="00246937">
          <w:rPr>
            <w:rFonts w:cs="Times New Roman"/>
            <w:color w:val="000000"/>
            <w:lang w:val="en-US"/>
            <w:rPrChange w:id="6095"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096" w:author="Orion" w:date="2011-03-28T19:32:00Z"/>
          <w:rFonts w:cs="Times New Roman"/>
          <w:color w:val="000000"/>
          <w:lang w:val="en-US"/>
        </w:rPr>
      </w:pPr>
      <w:ins w:id="6097" w:author="Orion" w:date="2011-06-11T13:03:00Z">
        <w:r w:rsidRPr="00EC4E53">
          <w:rPr>
            <w:rStyle w:val="apple-style-span"/>
            <w:rFonts w:cs="Times New Roman"/>
            <w:bCs/>
            <w:color w:val="000000"/>
            <w:lang w:val="en-US"/>
            <w:rPrChange w:id="6098"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099" w:author="Orion" w:date="2011-06-11T13:03:00Z">
              <w:rPr>
                <w:rStyle w:val="apple-style-span"/>
                <w:rFonts w:cs="Times New Roman"/>
                <w:bCs/>
                <w:color w:val="000000"/>
              </w:rPr>
            </w:rPrChange>
          </w:rPr>
          <w:tab/>
        </w:r>
        <w:r w:rsidRPr="00EC4E53">
          <w:rPr>
            <w:rStyle w:val="apple-style-span"/>
            <w:rFonts w:cs="Times New Roman"/>
            <w:bCs/>
            <w:color w:val="000000"/>
            <w:lang w:val="en-US"/>
            <w:rPrChange w:id="6100"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101" w:author="Orion" w:date="2011-03-28T15:57:00Z"/>
          <w:rFonts w:cs="Times New Roman"/>
          <w:color w:val="000000"/>
          <w:lang w:val="en-US"/>
        </w:rPr>
      </w:pPr>
      <w:ins w:id="6102" w:author="Orion" w:date="2011-03-28T19:32:00Z">
        <w:r w:rsidRPr="00246937">
          <w:rPr>
            <w:rFonts w:cs="Times New Roman"/>
            <w:lang w:val="en-US"/>
            <w:rPrChange w:id="6103" w:author="Orion" w:date="2011-04-24T22:32:00Z">
              <w:rPr>
                <w:b/>
                <w:bCs/>
                <w:sz w:val="48"/>
                <w:szCs w:val="48"/>
              </w:rPr>
            </w:rPrChange>
          </w:rPr>
          <w:t xml:space="preserve">AVDS </w:t>
        </w:r>
        <w:r w:rsidRPr="00246937">
          <w:rPr>
            <w:rFonts w:cs="Times New Roman"/>
            <w:lang w:val="en-US"/>
            <w:rPrChange w:id="6104" w:author="Orion" w:date="2011-04-24T22:32:00Z">
              <w:rPr>
                <w:b/>
                <w:bCs/>
                <w:sz w:val="48"/>
                <w:szCs w:val="48"/>
              </w:rPr>
            </w:rPrChange>
          </w:rPr>
          <w:tab/>
        </w:r>
        <w:r w:rsidRPr="00246937">
          <w:rPr>
            <w:rFonts w:cs="Times New Roman"/>
            <w:lang w:val="en-US"/>
            <w:rPrChange w:id="6105"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106" w:author="Orion" w:date="2011-03-28T15:57:00Z"/>
          <w:rFonts w:cs="Times New Roman"/>
          <w:color w:val="000000"/>
          <w:lang w:val="en-US"/>
        </w:rPr>
      </w:pPr>
      <w:ins w:id="6107" w:author="Orion" w:date="2011-03-28T15:57:00Z">
        <w:r w:rsidRPr="00246937">
          <w:rPr>
            <w:rStyle w:val="apple-style-span"/>
            <w:rFonts w:cs="Times New Roman"/>
            <w:bCs/>
            <w:color w:val="000000"/>
            <w:lang w:val="en-US"/>
            <w:rPrChange w:id="6108"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109"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110"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111" w:author="Orion" w:date="2011-03-28T15:57:00Z"/>
          <w:rFonts w:cs="Times New Roman"/>
          <w:lang w:val="en-US"/>
        </w:rPr>
      </w:pPr>
      <w:ins w:id="6112" w:author="Orion" w:date="2011-03-28T15:57:00Z">
        <w:r w:rsidRPr="00246937">
          <w:rPr>
            <w:rFonts w:cs="Times New Roman"/>
            <w:lang w:val="en-US"/>
            <w:rPrChange w:id="6113" w:author="Orion" w:date="2011-04-24T22:32:00Z">
              <w:rPr>
                <w:b/>
                <w:bCs/>
                <w:sz w:val="48"/>
                <w:szCs w:val="48"/>
                <w:lang w:val="en-US"/>
              </w:rPr>
            </w:rPrChange>
          </w:rPr>
          <w:t xml:space="preserve">CATFM </w:t>
        </w:r>
        <w:r w:rsidRPr="00246937">
          <w:rPr>
            <w:rFonts w:cs="Times New Roman"/>
            <w:lang w:val="en-US"/>
            <w:rPrChange w:id="6114"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115" w:author="Orion" w:date="2011-04-06T16:15:00Z"/>
          <w:rFonts w:cs="Times New Roman"/>
          <w:color w:val="000000"/>
          <w:lang w:val="en-US"/>
          <w:rPrChange w:id="6116" w:author="Orion" w:date="2011-04-24T22:32:00Z">
            <w:rPr>
              <w:ins w:id="6117" w:author="Orion" w:date="2011-04-06T16:15:00Z"/>
              <w:rFonts w:ascii="Courier New" w:hAnsi="Courier New" w:cs="Courier New"/>
              <w:color w:val="000000"/>
              <w:lang w:val="en-US"/>
            </w:rPr>
          </w:rPrChange>
        </w:rPr>
      </w:pPr>
      <w:proofErr w:type="spellStart"/>
      <w:ins w:id="6118" w:author="Orion" w:date="2011-03-28T15:57:00Z">
        <w:r w:rsidRPr="00246937">
          <w:rPr>
            <w:rFonts w:cs="Times New Roman"/>
            <w:color w:val="000000"/>
            <w:lang w:val="en-US"/>
            <w:rPrChange w:id="6119" w:author="Orion" w:date="2011-04-24T22:32:00Z">
              <w:rPr>
                <w:b/>
                <w:bCs/>
                <w:color w:val="000000"/>
                <w:sz w:val="48"/>
                <w:szCs w:val="48"/>
              </w:rPr>
            </w:rPrChange>
          </w:rPr>
          <w:t>Eurocontrol</w:t>
        </w:r>
        <w:proofErr w:type="spellEnd"/>
        <w:r w:rsidRPr="00246937">
          <w:rPr>
            <w:rFonts w:cs="Times New Roman"/>
            <w:lang w:val="en-US"/>
            <w:rPrChange w:id="6120" w:author="Orion" w:date="2011-04-24T22:32:00Z">
              <w:rPr>
                <w:b/>
                <w:bCs/>
                <w:sz w:val="48"/>
                <w:szCs w:val="48"/>
                <w:lang w:val="en-US"/>
              </w:rPr>
            </w:rPrChange>
          </w:rPr>
          <w:t xml:space="preserve"> </w:t>
        </w:r>
        <w:r w:rsidRPr="00246937">
          <w:rPr>
            <w:rFonts w:cs="Times New Roman"/>
            <w:lang w:val="en-US"/>
            <w:rPrChange w:id="6121" w:author="Orion" w:date="2011-04-24T22:32:00Z">
              <w:rPr>
                <w:b/>
                <w:bCs/>
                <w:sz w:val="48"/>
                <w:szCs w:val="48"/>
                <w:lang w:val="en-US"/>
              </w:rPr>
            </w:rPrChange>
          </w:rPr>
          <w:tab/>
        </w:r>
        <w:r w:rsidRPr="00246937">
          <w:rPr>
            <w:rFonts w:cs="Times New Roman"/>
            <w:color w:val="000000"/>
            <w:lang w:val="en-US"/>
            <w:rPrChange w:id="6122" w:author="Orion" w:date="2011-04-24T22:32:00Z">
              <w:rPr>
                <w:b/>
                <w:bCs/>
                <w:color w:val="000000"/>
                <w:sz w:val="48"/>
                <w:szCs w:val="48"/>
              </w:rPr>
            </w:rPrChange>
          </w:rPr>
          <w:t xml:space="preserve">European </w:t>
        </w:r>
        <w:proofErr w:type="spellStart"/>
        <w:r w:rsidRPr="00246937">
          <w:rPr>
            <w:rFonts w:cs="Times New Roman"/>
            <w:color w:val="000000"/>
            <w:lang w:val="en-US"/>
            <w:rPrChange w:id="6123" w:author="Orion" w:date="2011-04-24T22:32:00Z">
              <w:rPr>
                <w:b/>
                <w:bCs/>
                <w:color w:val="000000"/>
                <w:sz w:val="48"/>
                <w:szCs w:val="48"/>
              </w:rPr>
            </w:rPrChange>
          </w:rPr>
          <w:t>Organisation</w:t>
        </w:r>
        <w:proofErr w:type="spellEnd"/>
        <w:r w:rsidRPr="00246937">
          <w:rPr>
            <w:rFonts w:cs="Times New Roman"/>
            <w:color w:val="000000"/>
            <w:lang w:val="en-US"/>
            <w:rPrChange w:id="6124"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125" w:author="Orion" w:date="2011-03-28T15:57:00Z"/>
          <w:rFonts w:cs="Times New Roman"/>
          <w:color w:val="000000"/>
          <w:lang w:val="en-US"/>
        </w:rPr>
      </w:pPr>
      <w:ins w:id="6126" w:author="Orion" w:date="2011-04-06T16:15:00Z">
        <w:r w:rsidRPr="00246937">
          <w:rPr>
            <w:rFonts w:cs="Times New Roman"/>
            <w:color w:val="000000"/>
            <w:lang w:val="en-US"/>
            <w:rPrChange w:id="6127" w:author="Orion" w:date="2011-04-24T22:32:00Z">
              <w:rPr>
                <w:rFonts w:ascii="Courier New" w:hAnsi="Courier New" w:cs="Courier New"/>
                <w:color w:val="000000"/>
                <w:lang w:val="en-US"/>
              </w:rPr>
            </w:rPrChange>
          </w:rPr>
          <w:t>CRM</w:t>
        </w:r>
        <w:r w:rsidRPr="00246937">
          <w:rPr>
            <w:rFonts w:cs="Times New Roman"/>
            <w:color w:val="000000"/>
            <w:lang w:val="en-US"/>
            <w:rPrChange w:id="6128" w:author="Orion" w:date="2011-04-24T22:32:00Z">
              <w:rPr>
                <w:rFonts w:ascii="Courier New" w:hAnsi="Courier New" w:cs="Courier New"/>
                <w:color w:val="000000"/>
                <w:lang w:val="en-US"/>
              </w:rPr>
            </w:rPrChange>
          </w:rPr>
          <w:tab/>
        </w:r>
        <w:r w:rsidRPr="00246937">
          <w:rPr>
            <w:rFonts w:cs="Times New Roman"/>
            <w:color w:val="000000"/>
            <w:lang w:val="en-US"/>
            <w:rPrChange w:id="6129" w:author="Orion" w:date="2011-04-24T22:32:00Z">
              <w:rPr>
                <w:rFonts w:ascii="Courier New" w:hAnsi="Courier New" w:cs="Courier New"/>
                <w:color w:val="000000"/>
                <w:lang w:val="en-US"/>
              </w:rPr>
            </w:rPrChange>
          </w:rPr>
          <w:tab/>
          <w:t>Crew Resou</w:t>
        </w:r>
      </w:ins>
      <w:ins w:id="6130" w:author="Orion" w:date="2011-04-06T16:16:00Z">
        <w:r w:rsidRPr="00246937">
          <w:rPr>
            <w:rFonts w:cs="Times New Roman"/>
            <w:color w:val="000000"/>
            <w:lang w:val="en-US"/>
            <w:rPrChange w:id="6131"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132" w:author="Orion" w:date="2011-03-28T15:57:00Z"/>
          <w:rFonts w:cs="Times New Roman"/>
          <w:lang w:val="en-US"/>
        </w:rPr>
      </w:pPr>
      <w:ins w:id="6133" w:author="Orion" w:date="2011-03-28T15:57:00Z">
        <w:r w:rsidRPr="00246937">
          <w:rPr>
            <w:rFonts w:cs="Times New Roman"/>
            <w:lang w:val="en-US"/>
            <w:rPrChange w:id="6134" w:author="Orion" w:date="2011-04-24T22:32:00Z">
              <w:rPr>
                <w:b/>
                <w:bCs/>
                <w:sz w:val="48"/>
                <w:szCs w:val="48"/>
              </w:rPr>
            </w:rPrChange>
          </w:rPr>
          <w:t>FAA</w:t>
        </w:r>
        <w:r w:rsidRPr="00246937">
          <w:rPr>
            <w:rFonts w:cs="Times New Roman"/>
            <w:lang w:val="en-US"/>
            <w:rPrChange w:id="6135" w:author="Orion" w:date="2011-04-24T22:32:00Z">
              <w:rPr>
                <w:b/>
                <w:bCs/>
                <w:sz w:val="48"/>
                <w:szCs w:val="48"/>
              </w:rPr>
            </w:rPrChange>
          </w:rPr>
          <w:tab/>
        </w:r>
        <w:r w:rsidRPr="00246937">
          <w:rPr>
            <w:rFonts w:cs="Times New Roman"/>
            <w:lang w:val="en-US"/>
            <w:rPrChange w:id="6136"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137" w:author="Orion" w:date="2011-03-28T15:57:00Z"/>
          <w:rFonts w:cs="Times New Roman"/>
          <w:lang w:val="en-US"/>
        </w:rPr>
      </w:pPr>
      <w:ins w:id="6138" w:author="Orion" w:date="2011-03-28T15:57:00Z">
        <w:r w:rsidRPr="00246937">
          <w:rPr>
            <w:rFonts w:cs="Times New Roman"/>
            <w:color w:val="000000"/>
            <w:lang w:val="en-US"/>
            <w:rPrChange w:id="6139" w:author="Orion" w:date="2011-04-24T22:32:00Z">
              <w:rPr>
                <w:b/>
                <w:bCs/>
                <w:color w:val="000000"/>
                <w:sz w:val="48"/>
                <w:szCs w:val="48"/>
                <w:lang w:val="en-US"/>
              </w:rPr>
            </w:rPrChange>
          </w:rPr>
          <w:t>FACET</w:t>
        </w:r>
        <w:r w:rsidRPr="00246937">
          <w:rPr>
            <w:rFonts w:cs="Times New Roman"/>
            <w:color w:val="000000"/>
            <w:lang w:val="en-US"/>
            <w:rPrChange w:id="6140" w:author="Orion" w:date="2011-04-24T22:32:00Z">
              <w:rPr>
                <w:b/>
                <w:bCs/>
                <w:color w:val="000000"/>
                <w:sz w:val="48"/>
                <w:szCs w:val="48"/>
                <w:lang w:val="en-US"/>
              </w:rPr>
            </w:rPrChange>
          </w:rPr>
          <w:tab/>
        </w:r>
        <w:r w:rsidRPr="00246937">
          <w:rPr>
            <w:rFonts w:cs="Times New Roman"/>
            <w:lang w:val="en-US"/>
            <w:rPrChange w:id="6141"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142" w:author="Orion" w:date="2011-04-02T12:54:00Z"/>
          <w:rFonts w:eastAsia="Times New Roman" w:cs="Times New Roman"/>
          <w:lang w:val="en-US"/>
          <w:rPrChange w:id="6143" w:author="Orion" w:date="2011-04-24T22:32:00Z">
            <w:rPr>
              <w:ins w:id="6144" w:author="Orion" w:date="2011-04-02T12:54:00Z"/>
              <w:rFonts w:ascii="Courier New" w:eastAsia="Times New Roman" w:hAnsi="Courier New" w:cs="Courier New"/>
              <w:lang w:val="en-US"/>
            </w:rPr>
          </w:rPrChange>
        </w:rPr>
      </w:pPr>
      <w:ins w:id="6145" w:author="Orion" w:date="2011-03-28T15:57:00Z">
        <w:r w:rsidRPr="00246937">
          <w:rPr>
            <w:rFonts w:cs="Times New Roman"/>
            <w:color w:val="000000"/>
            <w:lang w:val="en-US"/>
            <w:rPrChange w:id="6146" w:author="Orion" w:date="2011-04-24T22:32:00Z">
              <w:rPr>
                <w:b/>
                <w:bCs/>
                <w:color w:val="000000"/>
                <w:sz w:val="48"/>
                <w:szCs w:val="48"/>
              </w:rPr>
            </w:rPrChange>
          </w:rPr>
          <w:t>GDP</w:t>
        </w:r>
        <w:r w:rsidRPr="00246937">
          <w:rPr>
            <w:rFonts w:cs="Times New Roman"/>
            <w:color w:val="000000"/>
            <w:lang w:val="en-US"/>
            <w:rPrChange w:id="6147" w:author="Orion" w:date="2011-04-24T22:32:00Z">
              <w:rPr>
                <w:b/>
                <w:bCs/>
                <w:color w:val="000000"/>
                <w:sz w:val="48"/>
                <w:szCs w:val="48"/>
              </w:rPr>
            </w:rPrChange>
          </w:rPr>
          <w:tab/>
        </w:r>
        <w:r w:rsidRPr="00246937">
          <w:rPr>
            <w:rFonts w:cs="Times New Roman"/>
            <w:color w:val="000000"/>
            <w:lang w:val="en-US"/>
            <w:rPrChange w:id="6148" w:author="Orion" w:date="2011-04-24T22:32:00Z">
              <w:rPr>
                <w:b/>
                <w:bCs/>
                <w:color w:val="000000"/>
                <w:sz w:val="48"/>
                <w:szCs w:val="48"/>
              </w:rPr>
            </w:rPrChange>
          </w:rPr>
          <w:tab/>
          <w:t>Ground Delay Program</w:t>
        </w:r>
      </w:ins>
      <w:ins w:id="6149" w:author="Orion" w:date="2011-04-02T12:54:00Z">
        <w:r w:rsidR="00614E3A" w:rsidRPr="00246937">
          <w:rPr>
            <w:rFonts w:eastAsia="Times New Roman" w:cs="Times New Roman"/>
            <w:lang w:val="en-US"/>
            <w:rPrChange w:id="6150"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151" w:author="Orion" w:date="2011-04-04T16:04:00Z"/>
          <w:rFonts w:eastAsia="Times New Roman" w:cs="Times New Roman"/>
          <w:lang w:val="en-US"/>
          <w:rPrChange w:id="6152" w:author="Orion" w:date="2011-04-24T22:32:00Z">
            <w:rPr>
              <w:ins w:id="6153" w:author="Orion" w:date="2011-04-04T16:04:00Z"/>
              <w:rFonts w:ascii="Courier New" w:eastAsia="Times New Roman" w:hAnsi="Courier New" w:cs="Courier New"/>
              <w:lang w:val="en-US"/>
            </w:rPr>
          </w:rPrChange>
        </w:rPr>
      </w:pPr>
      <w:ins w:id="6154" w:author="Orion" w:date="2011-04-02T12:54:00Z">
        <w:r w:rsidRPr="00246937">
          <w:rPr>
            <w:rFonts w:eastAsia="Times New Roman" w:cs="Times New Roman"/>
            <w:lang w:val="en-US"/>
            <w:rPrChange w:id="6155"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156" w:author="Orion" w:date="2011-04-24T22:32:00Z">
              <w:rPr>
                <w:rFonts w:ascii="Courier New" w:eastAsia="Times New Roman" w:hAnsi="Courier New" w:cs="Courier New"/>
                <w:lang w:val="en-US"/>
              </w:rPr>
            </w:rPrChange>
          </w:rPr>
          <w:tab/>
        </w:r>
        <w:r w:rsidRPr="00246937">
          <w:rPr>
            <w:rFonts w:eastAsia="Times New Roman" w:cs="Times New Roman"/>
            <w:lang w:val="en-US"/>
            <w:rPrChange w:id="6157" w:author="Orion" w:date="2011-04-24T22:32:00Z">
              <w:rPr>
                <w:rFonts w:ascii="Courier New" w:eastAsia="Times New Roman" w:hAnsi="Courier New" w:cs="Courier New"/>
                <w:lang w:val="en-US"/>
              </w:rPr>
            </w:rPrChange>
          </w:rPr>
          <w:tab/>
        </w:r>
      </w:ins>
      <w:ins w:id="6158" w:author="Orion" w:date="2011-04-02T12:55:00Z">
        <w:r w:rsidRPr="00246937">
          <w:rPr>
            <w:rFonts w:eastAsia="Times New Roman" w:cs="Times New Roman"/>
            <w:lang w:val="en-US"/>
            <w:rPrChange w:id="6159"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160" w:author="Orion" w:date="2011-05-09T13:28:00Z"/>
          <w:rFonts w:cs="Times New Roman"/>
          <w:color w:val="000000"/>
          <w:lang w:val="en-US"/>
        </w:rPr>
      </w:pPr>
      <w:ins w:id="6161" w:author="Orion" w:date="2011-04-04T16:04:00Z">
        <w:r w:rsidRPr="00246937">
          <w:rPr>
            <w:rFonts w:cs="Times New Roman"/>
            <w:color w:val="000000"/>
            <w:lang w:val="en-US"/>
            <w:rPrChange w:id="6162" w:author="Orion" w:date="2011-04-24T22:32:00Z">
              <w:rPr>
                <w:rFonts w:ascii="Courier New" w:hAnsi="Courier New" w:cs="Courier New"/>
                <w:color w:val="000000"/>
                <w:lang w:val="en-US"/>
              </w:rPr>
            </w:rPrChange>
          </w:rPr>
          <w:t>HF</w:t>
        </w:r>
        <w:r w:rsidRPr="00246937">
          <w:rPr>
            <w:rFonts w:cs="Times New Roman"/>
            <w:color w:val="000000"/>
            <w:lang w:val="en-US"/>
            <w:rPrChange w:id="6163" w:author="Orion" w:date="2011-04-24T22:32:00Z">
              <w:rPr>
                <w:rFonts w:ascii="Courier New" w:hAnsi="Courier New" w:cs="Courier New"/>
                <w:color w:val="000000"/>
                <w:lang w:val="en-US"/>
              </w:rPr>
            </w:rPrChange>
          </w:rPr>
          <w:tab/>
        </w:r>
        <w:r w:rsidRPr="00246937">
          <w:rPr>
            <w:rFonts w:cs="Times New Roman"/>
            <w:color w:val="000000"/>
            <w:lang w:val="en-US"/>
            <w:rPrChange w:id="6164"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165" w:author="Orion" w:date="2011-05-09T13:28:00Z"/>
          <w:lang w:val="en-US"/>
        </w:rPr>
      </w:pPr>
      <w:ins w:id="6166" w:author="Orion" w:date="2011-05-09T13:28:00Z">
        <w:r w:rsidRPr="008A5EFB">
          <w:rPr>
            <w:lang w:val="en-US"/>
            <w:rPrChange w:id="6167" w:author="Orion" w:date="2011-05-09T13:28:00Z">
              <w:rPr/>
            </w:rPrChange>
          </w:rPr>
          <w:t xml:space="preserve">IAF </w:t>
        </w:r>
        <w:r w:rsidRPr="008A5EFB">
          <w:rPr>
            <w:lang w:val="en-US"/>
            <w:rPrChange w:id="6168" w:author="Orion" w:date="2011-05-09T13:28:00Z">
              <w:rPr/>
            </w:rPrChange>
          </w:rPr>
          <w:tab/>
        </w:r>
        <w:r>
          <w:rPr>
            <w:lang w:val="en-US"/>
          </w:rPr>
          <w:tab/>
        </w:r>
        <w:r w:rsidRPr="008A5EFB">
          <w:rPr>
            <w:lang w:val="en-US"/>
            <w:rPrChange w:id="6169" w:author="Orion" w:date="2011-05-09T13:28:00Z">
              <w:rPr/>
            </w:rPrChange>
          </w:rPr>
          <w:t>INGENIAS Agent Fr</w:t>
        </w:r>
        <w:r>
          <w:rPr>
            <w:lang w:val="en-US"/>
          </w:rPr>
          <w:t>amework</w:t>
        </w:r>
      </w:ins>
    </w:p>
    <w:p w14:paraId="57ACEA4A" w14:textId="77777777" w:rsidR="008C063E" w:rsidRPr="008A5EFB" w:rsidRDefault="008C063E">
      <w:pPr>
        <w:autoSpaceDE w:val="0"/>
        <w:jc w:val="both"/>
        <w:rPr>
          <w:ins w:id="6170" w:author="Orion" w:date="2011-03-28T15:57:00Z"/>
          <w:lang w:val="en-US"/>
          <w:rPrChange w:id="6171" w:author="Orion" w:date="2011-05-09T13:28:00Z">
            <w:rPr>
              <w:ins w:id="6172" w:author="Orion" w:date="2011-03-28T15:57:00Z"/>
              <w:rFonts w:cs="Times New Roman"/>
              <w:color w:val="000000"/>
              <w:lang w:val="en-US"/>
            </w:rPr>
          </w:rPrChange>
        </w:rPr>
      </w:pPr>
      <w:ins w:id="6173"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174" w:author="Orion" w:date="2011-04-06T18:21:00Z"/>
          <w:rFonts w:eastAsia="Times New Roman" w:cs="Times New Roman"/>
          <w:kern w:val="0"/>
          <w:lang w:val="en-US" w:eastAsia="es-ES" w:bidi="ar-SA"/>
          <w:rPrChange w:id="6175" w:author="Orion" w:date="2011-04-24T22:32:00Z">
            <w:rPr>
              <w:ins w:id="6176" w:author="Orion" w:date="2011-04-06T18:21:00Z"/>
              <w:rFonts w:ascii="Courier New" w:eastAsia="Times New Roman" w:hAnsi="Courier New" w:cs="Courier New"/>
              <w:kern w:val="0"/>
              <w:lang w:val="en-US" w:eastAsia="es-ES" w:bidi="ar-SA"/>
            </w:rPr>
          </w:rPrChange>
        </w:rPr>
        <w:pPrChange w:id="6177" w:author="Orion" w:date="2011-03-26T03:55:00Z">
          <w:pPr>
            <w:autoSpaceDE w:val="0"/>
            <w:jc w:val="both"/>
          </w:pPr>
        </w:pPrChange>
      </w:pPr>
      <w:ins w:id="6178" w:author="Orion" w:date="2011-03-28T15:57:00Z">
        <w:r w:rsidRPr="00246937">
          <w:rPr>
            <w:rFonts w:eastAsia="Times New Roman" w:cs="Times New Roman"/>
            <w:kern w:val="0"/>
            <w:lang w:val="en-US" w:eastAsia="es-ES" w:bidi="ar-SA"/>
            <w:rPrChange w:id="6179"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180"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181" w:author="Orion" w:date="2011-03-28T15:57:00Z"/>
          <w:rFonts w:eastAsia="Times New Roman" w:cs="Times New Roman"/>
          <w:kern w:val="0"/>
          <w:lang w:val="en-US" w:eastAsia="es-ES" w:bidi="ar-SA"/>
          <w:rPrChange w:id="6182" w:author="Orion" w:date="2011-04-24T22:32:00Z">
            <w:rPr>
              <w:ins w:id="6183" w:author="Orion" w:date="2011-03-28T15:57:00Z"/>
              <w:rFonts w:eastAsia="Times New Roman" w:cs="Times New Roman"/>
              <w:kern w:val="0"/>
              <w:lang w:eastAsia="es-ES" w:bidi="ar-SA"/>
            </w:rPr>
          </w:rPrChange>
        </w:rPr>
        <w:pPrChange w:id="6184" w:author="Orion" w:date="2011-03-26T03:55:00Z">
          <w:pPr>
            <w:autoSpaceDE w:val="0"/>
            <w:jc w:val="both"/>
          </w:pPr>
        </w:pPrChange>
      </w:pPr>
      <w:ins w:id="6185" w:author="Orion" w:date="2011-04-06T18:21:00Z">
        <w:r w:rsidRPr="00246937">
          <w:rPr>
            <w:rFonts w:cs="Times New Roman"/>
            <w:lang w:val="en-US"/>
            <w:rPrChange w:id="6186" w:author="Orion" w:date="2011-04-24T22:32:00Z">
              <w:rPr>
                <w:rFonts w:ascii="Courier New" w:hAnsi="Courier New" w:cs="Courier New"/>
              </w:rPr>
            </w:rPrChange>
          </w:rPr>
          <w:t>LOFT</w:t>
        </w:r>
        <w:r w:rsidRPr="00246937">
          <w:rPr>
            <w:rFonts w:cs="Times New Roman"/>
            <w:lang w:val="en-US"/>
            <w:rPrChange w:id="6187" w:author="Orion" w:date="2011-04-24T22:32:00Z">
              <w:rPr>
                <w:rFonts w:ascii="Courier New" w:hAnsi="Courier New" w:cs="Courier New"/>
              </w:rPr>
            </w:rPrChange>
          </w:rPr>
          <w:tab/>
        </w:r>
        <w:r w:rsidRPr="00246937">
          <w:rPr>
            <w:rFonts w:cs="Times New Roman"/>
            <w:lang w:val="en-US"/>
            <w:rPrChange w:id="6188"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189" w:author="Orion" w:date="2011-05-09T12:52:00Z"/>
          <w:rFonts w:cs="Times New Roman"/>
          <w:lang w:val="en-US"/>
        </w:rPr>
      </w:pPr>
      <w:ins w:id="6190"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191" w:author="Orion" w:date="2011-05-09T12:18:00Z"/>
          <w:rFonts w:cs="Times New Roman"/>
          <w:lang w:val="en-US"/>
        </w:rPr>
      </w:pPr>
      <w:ins w:id="6192"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193"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6194"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6195" w:author="Orion" w:date="2011-03-28T16:07:00Z"/>
          <w:rFonts w:cs="Times New Roman"/>
          <w:lang w:val="en-US"/>
        </w:rPr>
      </w:pPr>
      <w:ins w:id="6196" w:author="Orion" w:date="2011-05-09T12:18:00Z">
        <w:r w:rsidRPr="002E2310">
          <w:rPr>
            <w:rFonts w:cs="Times New Roman"/>
            <w:lang w:val="en-US"/>
            <w:rPrChange w:id="6197" w:author="Orion" w:date="2011-05-09T12:18:00Z">
              <w:rPr>
                <w:rFonts w:cs="Times New Roman"/>
              </w:rPr>
            </w:rPrChange>
          </w:rPr>
          <w:t>MDE</w:t>
        </w:r>
        <w:r w:rsidRPr="002E2310">
          <w:rPr>
            <w:rFonts w:cs="Times New Roman"/>
            <w:lang w:val="en-US"/>
            <w:rPrChange w:id="6198" w:author="Orion" w:date="2011-05-09T12:18:00Z">
              <w:rPr>
                <w:rFonts w:cs="Times New Roman"/>
              </w:rPr>
            </w:rPrChange>
          </w:rPr>
          <w:tab/>
        </w:r>
        <w:r w:rsidRPr="002E2310">
          <w:rPr>
            <w:rFonts w:cs="Times New Roman"/>
            <w:lang w:val="en-US"/>
            <w:rPrChange w:id="6199" w:author="Orion" w:date="2011-05-09T12:18:00Z">
              <w:rPr>
                <w:rFonts w:cs="Times New Roman"/>
              </w:rPr>
            </w:rPrChange>
          </w:rPr>
          <w:tab/>
        </w:r>
        <w:r>
          <w:rPr>
            <w:rFonts w:cs="Times New Roman"/>
            <w:lang w:val="en-US"/>
          </w:rPr>
          <w:t xml:space="preserve">Model-Driven </w:t>
        </w:r>
      </w:ins>
      <w:ins w:id="6200"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201" w:author="Orion" w:date="2011-03-28T15:57:00Z"/>
          <w:rFonts w:cs="Times New Roman"/>
          <w:lang w:val="en-US"/>
          <w:rPrChange w:id="6202" w:author="Orion" w:date="2011-04-24T22:32:00Z">
            <w:rPr>
              <w:ins w:id="6203" w:author="Orion" w:date="2011-03-28T15:57:00Z"/>
            </w:rPr>
          </w:rPrChange>
        </w:rPr>
      </w:pPr>
      <w:ins w:id="6204" w:author="Orion" w:date="2011-03-28T16:07:00Z">
        <w:r w:rsidRPr="00246937">
          <w:rPr>
            <w:rFonts w:cs="Times New Roman"/>
            <w:lang w:val="en-US"/>
            <w:rPrChange w:id="6205" w:author="Orion" w:date="2011-04-24T22:32:00Z">
              <w:rPr/>
            </w:rPrChange>
          </w:rPr>
          <w:t xml:space="preserve">MIDAS </w:t>
        </w:r>
        <w:r w:rsidRPr="00246937">
          <w:rPr>
            <w:rFonts w:cs="Times New Roman"/>
            <w:lang w:val="en-US"/>
          </w:rPr>
          <w:tab/>
        </w:r>
        <w:proofErr w:type="gramStart"/>
        <w:r w:rsidRPr="00246937">
          <w:rPr>
            <w:rFonts w:cs="Times New Roman"/>
            <w:lang w:val="en-US"/>
            <w:rPrChange w:id="6206" w:author="Orion" w:date="2011-04-24T22:32:00Z">
              <w:rPr/>
            </w:rPrChange>
          </w:rPr>
          <w:t>The</w:t>
        </w:r>
        <w:proofErr w:type="gramEnd"/>
        <w:r w:rsidRPr="00246937">
          <w:rPr>
            <w:rFonts w:cs="Times New Roman"/>
            <w:lang w:val="en-US"/>
            <w:rPrChange w:id="6207"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6208" w:author="Orion" w:date="2011-05-09T12:51:00Z"/>
          <w:rFonts w:cs="Times New Roman"/>
          <w:lang w:val="en-US"/>
        </w:rPr>
      </w:pPr>
      <w:ins w:id="6209"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6210" w:author="Orion" w:date="2011-03-28T16:01:00Z"/>
          <w:rFonts w:cs="Times New Roman"/>
          <w:color w:val="000000"/>
          <w:lang w:val="en-US"/>
          <w:rPrChange w:id="6211" w:author="Orion" w:date="2011-05-17T17:30:00Z">
            <w:rPr>
              <w:ins w:id="6212" w:author="Orion" w:date="2011-03-28T16:01:00Z"/>
              <w:rFonts w:cs="Times New Roman"/>
              <w:lang w:val="en-US"/>
            </w:rPr>
          </w:rPrChange>
        </w:rPr>
      </w:pPr>
      <w:ins w:id="6213" w:author="Orion" w:date="2011-05-09T12:51:00Z">
        <w:r w:rsidRPr="003A7D1F">
          <w:rPr>
            <w:rStyle w:val="apple-style-span"/>
            <w:rFonts w:cs="Times New Roman"/>
            <w:color w:val="000000"/>
            <w:lang w:val="en-US"/>
            <w:rPrChange w:id="6214" w:author="Orion" w:date="2011-05-09T12:51:00Z">
              <w:rPr>
                <w:rStyle w:val="apple-style-span"/>
                <w:rFonts w:cs="Times New Roman"/>
                <w:color w:val="000000"/>
              </w:rPr>
            </w:rPrChange>
          </w:rPr>
          <w:t>OMG</w:t>
        </w:r>
        <w:r w:rsidRPr="003A7D1F">
          <w:rPr>
            <w:rStyle w:val="apple-style-span"/>
            <w:rFonts w:cs="Times New Roman"/>
            <w:color w:val="000000"/>
            <w:lang w:val="en-US"/>
            <w:rPrChange w:id="6215"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216"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217" w:author="Orion" w:date="2011-03-28T15:57:00Z"/>
          <w:rFonts w:cs="Times New Roman"/>
          <w:lang w:val="en-US"/>
        </w:rPr>
        <w:pPrChange w:id="6218" w:author="Orion" w:date="2011-03-28T16:01:00Z">
          <w:pPr>
            <w:autoSpaceDE w:val="0"/>
            <w:jc w:val="both"/>
          </w:pPr>
        </w:pPrChange>
      </w:pPr>
      <w:ins w:id="6219"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6220"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6221" w:author="Orion" w:date="2011-03-28T15:57:00Z"/>
          <w:rFonts w:cs="Times New Roman"/>
          <w:lang w:val="en-US"/>
        </w:rPr>
      </w:pPr>
      <w:ins w:id="6222" w:author="Orion" w:date="2011-03-28T15:57:00Z">
        <w:r w:rsidRPr="00246937">
          <w:rPr>
            <w:rFonts w:cs="Times New Roman"/>
            <w:lang w:val="en-US"/>
            <w:rPrChange w:id="6223" w:author="Orion" w:date="2011-04-24T22:32:00Z">
              <w:rPr/>
            </w:rPrChange>
          </w:rPr>
          <w:t>UAV</w:t>
        </w:r>
        <w:r w:rsidRPr="00246937">
          <w:rPr>
            <w:rFonts w:cs="Times New Roman"/>
            <w:lang w:val="en-US"/>
            <w:rPrChange w:id="6224" w:author="Orion" w:date="2011-04-24T22:32:00Z">
              <w:rPr/>
            </w:rPrChange>
          </w:rPr>
          <w:tab/>
        </w:r>
        <w:r w:rsidRPr="00246937">
          <w:rPr>
            <w:rFonts w:cs="Times New Roman"/>
            <w:lang w:val="en-US"/>
            <w:rPrChange w:id="6225" w:author="Orion" w:date="2011-04-24T22:32:00Z">
              <w:rPr/>
            </w:rPrChange>
          </w:rPr>
          <w:tab/>
          <w:t>Unmanned aerial vehicle</w:t>
        </w:r>
      </w:ins>
    </w:p>
    <w:p w14:paraId="2EB3477F" w14:textId="77777777" w:rsidR="004902DC" w:rsidRPr="00246937" w:rsidRDefault="00205B24" w:rsidP="00452836">
      <w:pPr>
        <w:autoSpaceDE w:val="0"/>
        <w:jc w:val="both"/>
        <w:rPr>
          <w:ins w:id="6226" w:author="Orion" w:date="2011-03-28T18:28:00Z"/>
          <w:rFonts w:cs="Times New Roman"/>
          <w:lang w:val="en-US"/>
        </w:rPr>
      </w:pPr>
      <w:ins w:id="6227"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228" w:author="Orion" w:date="2011-03-28T00:41:00Z"/>
          <w:rFonts w:cs="Times New Roman"/>
          <w:lang w:val="en-US"/>
        </w:rPr>
      </w:pPr>
      <w:ins w:id="6229"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230" w:author="Orion" w:date="2011-05-01T20:22:00Z"/>
          <w:rFonts w:cs="Times New Roman"/>
          <w:color w:val="000000"/>
          <w:lang w:val="en-US"/>
        </w:rPr>
        <w:pPrChange w:id="6231" w:author="Orion" w:date="2011-05-01T20:23:00Z">
          <w:pPr>
            <w:autoSpaceDE w:val="0"/>
            <w:jc w:val="both"/>
          </w:pPr>
        </w:pPrChange>
      </w:pPr>
      <w:ins w:id="6232"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233" w:author="Orion" w:date="2011-05-01T20:22:00Z"/>
          <w:lang w:val="en-US"/>
        </w:rPr>
      </w:pPr>
      <w:ins w:id="6234"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6235" w:author="Orion" w:date="2011-05-01T20:22:00Z"/>
          <w:lang w:val="en-US"/>
        </w:rPr>
      </w:pPr>
      <w:ins w:id="6236"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237" w:author="Orion" w:date="2011-05-01T20:22:00Z"/>
          <w:lang w:val="en-US"/>
        </w:rPr>
      </w:pPr>
      <w:ins w:id="6238" w:author="Orion" w:date="2011-05-01T20:22:00Z">
        <w:r w:rsidRPr="00704840">
          <w:rPr>
            <w:lang w:val="en-US"/>
          </w:rPr>
          <w:t>First-level Subhead (Heading 7 style)</w:t>
        </w:r>
      </w:ins>
    </w:p>
    <w:p w14:paraId="1FEA104E" w14:textId="77777777" w:rsidR="00B51FD8" w:rsidRPr="00704840" w:rsidRDefault="00B51FD8" w:rsidP="00B51FD8">
      <w:pPr>
        <w:pStyle w:val="BodyText"/>
        <w:rPr>
          <w:ins w:id="6239" w:author="Orion" w:date="2011-05-01T20:22:00Z"/>
          <w:lang w:val="en-US"/>
        </w:rPr>
      </w:pPr>
      <w:ins w:id="6240"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6241" w:author="Orion" w:date="2011-05-01T20:22:00Z"/>
          <w:lang w:val="en-US"/>
        </w:rPr>
      </w:pPr>
      <w:ins w:id="6242" w:author="Orion" w:date="2011-05-01T20:22:00Z">
        <w:r w:rsidRPr="00704840">
          <w:rPr>
            <w:lang w:val="en-US"/>
          </w:rPr>
          <w:t>Second-level Subhead (Heading 8 style)</w:t>
        </w:r>
      </w:ins>
    </w:p>
    <w:p w14:paraId="634FAAAF" w14:textId="77777777" w:rsidR="00B51FD8" w:rsidRPr="00704840" w:rsidRDefault="00B51FD8" w:rsidP="00B51FD8">
      <w:pPr>
        <w:pStyle w:val="BodyText"/>
        <w:rPr>
          <w:ins w:id="6243" w:author="Orion" w:date="2011-05-01T20:22:00Z"/>
          <w:lang w:val="en-US"/>
        </w:rPr>
      </w:pPr>
      <w:proofErr w:type="gramStart"/>
      <w:ins w:id="6244"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6245" w:author="Orion" w:date="2011-05-01T20:22:00Z"/>
          <w:lang w:val="en-US"/>
        </w:rPr>
      </w:pPr>
      <w:ins w:id="6246" w:author="Orion" w:date="2011-05-01T20:22:00Z">
        <w:r w:rsidRPr="00704840">
          <w:rPr>
            <w:lang w:val="en-US"/>
          </w:rPr>
          <w:t>Third-level Subhead (Heading 9 style)</w:t>
        </w:r>
      </w:ins>
    </w:p>
    <w:p w14:paraId="664308C3" w14:textId="77777777" w:rsidR="00B51FD8" w:rsidRPr="00704840" w:rsidRDefault="00B51FD8" w:rsidP="00B51FD8">
      <w:pPr>
        <w:pStyle w:val="BodyText"/>
        <w:rPr>
          <w:ins w:id="6247" w:author="Orion" w:date="2011-05-01T20:22:00Z"/>
          <w:lang w:val="en-US"/>
        </w:rPr>
      </w:pPr>
      <w:ins w:id="6248"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249" w:author="Orion" w:date="2011-05-01T20:22:00Z"/>
          <w:lang w:val="en-US"/>
        </w:rPr>
      </w:pPr>
      <w:ins w:id="6250"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6251" w:author="Orion" w:date="2011-05-01T20:22:00Z"/>
          <w:lang w:val="en-US"/>
        </w:rPr>
      </w:pPr>
      <w:ins w:id="6252"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6253" w:author="Orion" w:date="2011-05-01T20:22:00Z"/>
          <w:lang w:val="en-US"/>
        </w:rPr>
      </w:pPr>
      <w:ins w:id="6254"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6255" w:author="Orion" w:date="2011-05-01T20:22:00Z"/>
          <w:lang w:val="en-US"/>
        </w:rPr>
      </w:pPr>
      <w:ins w:id="6256" w:author="Orion" w:date="2011-05-01T20:22:00Z">
        <w:r w:rsidRPr="00704840">
          <w:rPr>
            <w:lang w:val="en-US"/>
          </w:rPr>
          <w:t xml:space="preserve"> </w:t>
        </w:r>
      </w:ins>
    </w:p>
    <w:p w14:paraId="77CCFC6A" w14:textId="77777777" w:rsidR="00B51FD8" w:rsidRPr="00704840" w:rsidRDefault="00B51FD8" w:rsidP="00B51FD8">
      <w:pPr>
        <w:pStyle w:val="Caption"/>
        <w:rPr>
          <w:ins w:id="6257" w:author="Orion" w:date="2011-05-01T20:22:00Z"/>
          <w:lang w:val="en-US"/>
        </w:rPr>
      </w:pPr>
      <w:bookmarkStart w:id="6258" w:name="_Toc269976450"/>
      <w:ins w:id="6259"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6260"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6261" w:author="IO" w:date="2011-05-12T11:11:00Z">
        <w:r w:rsidR="00A74327">
          <w:rPr>
            <w:noProof/>
            <w:lang w:val="en-US"/>
          </w:rPr>
          <w:t>1</w:t>
        </w:r>
      </w:ins>
      <w:ins w:id="6262" w:author="Orion" w:date="2011-05-01T20:22:00Z">
        <w:r>
          <w:fldChar w:fldCharType="end"/>
        </w:r>
        <w:r w:rsidRPr="00704840">
          <w:rPr>
            <w:lang w:val="en-US"/>
          </w:rPr>
          <w:t xml:space="preserve"> First Figure in Appendix A</w:t>
        </w:r>
        <w:bookmarkEnd w:id="6258"/>
      </w:ins>
    </w:p>
    <w:p w14:paraId="0DFC57EF" w14:textId="77777777" w:rsidR="00B51FD8" w:rsidRDefault="00B51FD8" w:rsidP="00B51FD8">
      <w:pPr>
        <w:pStyle w:val="BodyText"/>
        <w:rPr>
          <w:ins w:id="6263" w:author="Orion" w:date="2011-05-01T20:22:00Z"/>
        </w:rPr>
      </w:pPr>
      <w:ins w:id="6264"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6265"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6266" w:author="Orion" w:date="2011-05-01T20:22:00Z"/>
        </w:rPr>
      </w:pPr>
      <w:ins w:id="6267" w:author="Orion" w:date="2011-05-01T20:22:00Z">
        <w:r>
          <w:rPr>
            <w:rFonts w:cs="Arial"/>
            <w:b/>
            <w:kern w:val="32"/>
            <w:sz w:val="32"/>
            <w:szCs w:val="22"/>
          </w:rPr>
          <w:br w:type="page"/>
        </w:r>
        <w:bookmarkStart w:id="6268"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6268"/>
        <w:proofErr w:type="spellEnd"/>
      </w:ins>
    </w:p>
    <w:p w14:paraId="1E42C168" w14:textId="77777777" w:rsidR="00B51FD8" w:rsidRPr="00704840" w:rsidRDefault="00B51FD8" w:rsidP="00B51FD8">
      <w:pPr>
        <w:pStyle w:val="BodyText"/>
        <w:rPr>
          <w:ins w:id="6269" w:author="Orion" w:date="2011-05-01T20:22:00Z"/>
          <w:lang w:val="en-US"/>
        </w:rPr>
      </w:pPr>
      <w:ins w:id="6270"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6271" w:author="Orion" w:date="2011-06-26T18:17:00Z">
            <w:rPr>
              <w:rFonts w:cs="Times New Roman"/>
              <w:color w:val="000000"/>
              <w:lang w:val="en-US"/>
            </w:rPr>
          </w:rPrChange>
        </w:rPr>
        <w:pPrChange w:id="6272"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9" w:author="IO" w:date="2011-05-13T11:34:00Z" w:initials="IO">
    <w:p w14:paraId="4FBDCBF9" w14:textId="77777777" w:rsidR="006F1C76" w:rsidRDefault="006F1C76">
      <w:pPr>
        <w:pStyle w:val="CommentText"/>
      </w:pPr>
      <w:r>
        <w:rPr>
          <w:rStyle w:val="CommentReference"/>
        </w:rPr>
        <w:annotationRef/>
      </w:r>
      <w:r>
        <w:t>La introducción sigue carente de una estructura razonable. Creo que sería mejor ponerles los siguientes bloques:</w:t>
      </w:r>
    </w:p>
    <w:p w14:paraId="3F46EADF" w14:textId="77777777" w:rsidR="006F1C76" w:rsidRDefault="006F1C76">
      <w:pPr>
        <w:pStyle w:val="CommentText"/>
      </w:pPr>
      <w:r>
        <w:t>1. El tráfico aéreo es muy importante.</w:t>
      </w:r>
    </w:p>
    <w:p w14:paraId="1EAD3791" w14:textId="77777777" w:rsidR="006F1C76" w:rsidRDefault="006F1C76">
      <w:pPr>
        <w:pStyle w:val="CommentText"/>
      </w:pPr>
      <w:r>
        <w:t>2. Entre lo que se puede hacer para estudiar el fenómeno está la simulación, con sus correspondientes ventajas y desventajas con respecto a estudio reales o métodos analíticos.</w:t>
      </w:r>
    </w:p>
    <w:p w14:paraId="7639853F" w14:textId="77777777" w:rsidR="006F1C76" w:rsidRDefault="006F1C76">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6F1C76" w:rsidRDefault="006F1C76">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6F1C76" w:rsidRDefault="006F1C76">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6F1C76" w:rsidRDefault="006F1C76">
      <w:pPr>
        <w:pStyle w:val="CommentText"/>
      </w:pPr>
      <w:r>
        <w:t>6. El resto de la memoria se organiza como sigue... Por cierto, recuerda que esto es una "memoria" o "trabajo fin de máster", pero no un "artículo".</w:t>
      </w:r>
    </w:p>
  </w:comment>
  <w:comment w:id="612" w:author="IO" w:date="2011-06-09T17:54:00Z" w:initials="IO">
    <w:p w14:paraId="277E7555" w14:textId="77777777" w:rsidR="006F1C76" w:rsidRDefault="006F1C76">
      <w:pPr>
        <w:pStyle w:val="CommentText"/>
      </w:pPr>
      <w:r>
        <w:rPr>
          <w:rStyle w:val="CommentReference"/>
        </w:rPr>
        <w:annotationRef/>
      </w:r>
      <w:r>
        <w:t>Poner algunos.</w:t>
      </w:r>
    </w:p>
  </w:comment>
  <w:comment w:id="1154" w:author="IO" w:date="2011-06-09T17:54:00Z" w:initials="IO">
    <w:p w14:paraId="01350456" w14:textId="77777777" w:rsidR="006F1C76" w:rsidRDefault="006F1C76">
      <w:pPr>
        <w:pStyle w:val="CommentText"/>
      </w:pPr>
      <w:r>
        <w:rPr>
          <w:rStyle w:val="CommentReference"/>
        </w:rPr>
        <w:annotationRef/>
      </w:r>
      <w:r>
        <w:t>A la parte de simulación del estado del arte.</w:t>
      </w:r>
    </w:p>
  </w:comment>
  <w:comment w:id="2759" w:author="IO" w:date="2011-05-13T12:37:00Z" w:initials="IO">
    <w:p w14:paraId="51DFDA36" w14:textId="77777777" w:rsidR="006F1C76" w:rsidRDefault="006F1C76">
      <w:pPr>
        <w:pStyle w:val="CommentText"/>
      </w:pPr>
      <w:r>
        <w:rPr>
          <w:rStyle w:val="CommentReference"/>
        </w:rPr>
        <w:annotationRef/>
      </w:r>
      <w:r>
        <w:t>Los requisitos que pongas aquí deben salir del estado del arte. Si hablas de controladores, deben aparecer allí.</w:t>
      </w:r>
    </w:p>
  </w:comment>
  <w:comment w:id="2923" w:author="IO" w:date="2011-05-13T12:52:00Z" w:initials="IO">
    <w:p w14:paraId="2B4E7141" w14:textId="77777777" w:rsidR="006F1C76" w:rsidRDefault="006F1C76">
      <w:pPr>
        <w:pStyle w:val="CommentText"/>
      </w:pPr>
      <w:r>
        <w:rPr>
          <w:rStyle w:val="CommentReference"/>
        </w:rPr>
        <w:annotationRef/>
      </w:r>
      <w:r>
        <w:t>Esto es justificación del ABM.</w:t>
      </w:r>
    </w:p>
  </w:comment>
  <w:comment w:id="2834" w:author="IO" w:date="2011-05-13T12:47:00Z" w:initials="IO">
    <w:p w14:paraId="05F4857D" w14:textId="77777777" w:rsidR="006F1C76" w:rsidRDefault="006F1C76">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27436" w14:textId="77777777" w:rsidR="00DE3402" w:rsidRDefault="00DE3402" w:rsidP="00FE689F">
      <w:r>
        <w:separator/>
      </w:r>
    </w:p>
  </w:endnote>
  <w:endnote w:type="continuationSeparator" w:id="0">
    <w:p w14:paraId="27753FA2" w14:textId="77777777" w:rsidR="00DE3402" w:rsidRDefault="00DE3402" w:rsidP="00FE689F">
      <w:r>
        <w:continuationSeparator/>
      </w:r>
    </w:p>
  </w:endnote>
  <w:endnote w:type="continuationNotice" w:id="1">
    <w:p w14:paraId="00D6A9F3" w14:textId="77777777" w:rsidR="00DE3402" w:rsidRDefault="00DE3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6F1C76" w:rsidRDefault="006F1C76">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570B50">
          <w:rPr>
            <w:noProof/>
          </w:rPr>
          <w:t>41</w:t>
        </w:r>
        <w:ins w:id="34" w:author="Orion" w:date="2011-04-24T20:29:00Z">
          <w:r>
            <w:rPr>
              <w:noProof/>
            </w:rPr>
            <w:fldChar w:fldCharType="end"/>
          </w:r>
        </w:ins>
      </w:p>
      <w:customXmlInsRangeStart w:id="35" w:author="Orion" w:date="2011-04-24T20:28:00Z"/>
    </w:sdtContent>
  </w:sdt>
  <w:customXmlInsRangeEnd w:id="35"/>
  <w:p w14:paraId="551F620B" w14:textId="77777777" w:rsidR="006F1C76" w:rsidRDefault="006F1C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DF335E" w14:textId="77777777" w:rsidR="00DE3402" w:rsidRDefault="00DE3402" w:rsidP="00FE689F">
      <w:r>
        <w:separator/>
      </w:r>
    </w:p>
  </w:footnote>
  <w:footnote w:type="continuationSeparator" w:id="0">
    <w:p w14:paraId="57863530" w14:textId="77777777" w:rsidR="00DE3402" w:rsidRDefault="00DE3402" w:rsidP="00FE689F">
      <w:r>
        <w:continuationSeparator/>
      </w:r>
    </w:p>
  </w:footnote>
  <w:footnote w:type="continuationNotice" w:id="1">
    <w:p w14:paraId="42CCF99D" w14:textId="77777777" w:rsidR="00DE3402" w:rsidRDefault="00DE34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6F1C76" w:rsidRDefault="006F1C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BBFE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8"/>
  </w:num>
  <w:num w:numId="8">
    <w:abstractNumId w:val="17"/>
  </w:num>
  <w:num w:numId="9">
    <w:abstractNumId w:val="5"/>
  </w:num>
  <w:num w:numId="10">
    <w:abstractNumId w:val="29"/>
  </w:num>
  <w:num w:numId="11">
    <w:abstractNumId w:val="33"/>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4"/>
  </w:num>
  <w:num w:numId="16">
    <w:abstractNumId w:val="32"/>
  </w:num>
  <w:num w:numId="17">
    <w:abstractNumId w:val="25"/>
  </w:num>
  <w:num w:numId="18">
    <w:abstractNumId w:val="26"/>
  </w:num>
  <w:num w:numId="19">
    <w:abstractNumId w:val="24"/>
  </w:num>
  <w:num w:numId="20">
    <w:abstractNumId w:val="15"/>
  </w:num>
  <w:num w:numId="21">
    <w:abstractNumId w:val="20"/>
  </w:num>
  <w:num w:numId="22">
    <w:abstractNumId w:val="16"/>
  </w:num>
  <w:num w:numId="23">
    <w:abstractNumId w:val="23"/>
  </w:num>
  <w:num w:numId="24">
    <w:abstractNumId w:val="27"/>
  </w:num>
  <w:num w:numId="25">
    <w:abstractNumId w:val="8"/>
  </w:num>
  <w:num w:numId="26">
    <w:abstractNumId w:val="12"/>
  </w:num>
  <w:num w:numId="27">
    <w:abstractNumId w:val="10"/>
  </w:num>
  <w:num w:numId="28">
    <w:abstractNumId w:val="35"/>
  </w:num>
  <w:num w:numId="29">
    <w:abstractNumId w:val="13"/>
  </w:num>
  <w:num w:numId="30">
    <w:abstractNumId w:val="22"/>
  </w:num>
  <w:num w:numId="31">
    <w:abstractNumId w:val="30"/>
  </w:num>
  <w:num w:numId="32">
    <w:abstractNumId w:val="14"/>
  </w:num>
  <w:num w:numId="33">
    <w:abstractNumId w:val="6"/>
  </w:num>
  <w:num w:numId="34">
    <w:abstractNumId w:val="18"/>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4CF"/>
    <w:rsid w:val="00026D82"/>
    <w:rsid w:val="00027D36"/>
    <w:rsid w:val="0003054C"/>
    <w:rsid w:val="00030AF7"/>
    <w:rsid w:val="00033D31"/>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F6F"/>
    <w:rsid w:val="000B1C5C"/>
    <w:rsid w:val="000B2D34"/>
    <w:rsid w:val="000B3D0C"/>
    <w:rsid w:val="000B4445"/>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32CA"/>
    <w:rsid w:val="00163557"/>
    <w:rsid w:val="00164843"/>
    <w:rsid w:val="00165FA9"/>
    <w:rsid w:val="00166168"/>
    <w:rsid w:val="00167A29"/>
    <w:rsid w:val="00171862"/>
    <w:rsid w:val="00172B86"/>
    <w:rsid w:val="00173B16"/>
    <w:rsid w:val="00174069"/>
    <w:rsid w:val="00175493"/>
    <w:rsid w:val="00175D94"/>
    <w:rsid w:val="0017626F"/>
    <w:rsid w:val="0017656A"/>
    <w:rsid w:val="0017775B"/>
    <w:rsid w:val="00181070"/>
    <w:rsid w:val="00181F79"/>
    <w:rsid w:val="001836F1"/>
    <w:rsid w:val="00183C90"/>
    <w:rsid w:val="0018606D"/>
    <w:rsid w:val="0018750F"/>
    <w:rsid w:val="00191E5D"/>
    <w:rsid w:val="0019268C"/>
    <w:rsid w:val="00192B27"/>
    <w:rsid w:val="00193F87"/>
    <w:rsid w:val="0019649F"/>
    <w:rsid w:val="001973B6"/>
    <w:rsid w:val="001A072A"/>
    <w:rsid w:val="001A2EC8"/>
    <w:rsid w:val="001A3263"/>
    <w:rsid w:val="001A4B14"/>
    <w:rsid w:val="001A6151"/>
    <w:rsid w:val="001A6225"/>
    <w:rsid w:val="001A630E"/>
    <w:rsid w:val="001A69E9"/>
    <w:rsid w:val="001B1802"/>
    <w:rsid w:val="001B21E2"/>
    <w:rsid w:val="001B2BBD"/>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909F2"/>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5356"/>
    <w:rsid w:val="003B77C2"/>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346"/>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54A3"/>
    <w:rsid w:val="004668E7"/>
    <w:rsid w:val="00466BB7"/>
    <w:rsid w:val="004706C3"/>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6DC9"/>
    <w:rsid w:val="004971A7"/>
    <w:rsid w:val="00497A8C"/>
    <w:rsid w:val="004A0040"/>
    <w:rsid w:val="004A03F0"/>
    <w:rsid w:val="004A07AB"/>
    <w:rsid w:val="004A6F72"/>
    <w:rsid w:val="004A731D"/>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E0D"/>
    <w:rsid w:val="004E2A82"/>
    <w:rsid w:val="004E2AEB"/>
    <w:rsid w:val="004E42FF"/>
    <w:rsid w:val="004E5B6A"/>
    <w:rsid w:val="004E6600"/>
    <w:rsid w:val="004E6D87"/>
    <w:rsid w:val="004F2769"/>
    <w:rsid w:val="004F45E4"/>
    <w:rsid w:val="004F60F0"/>
    <w:rsid w:val="004F6199"/>
    <w:rsid w:val="005030F8"/>
    <w:rsid w:val="0050489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EED"/>
    <w:rsid w:val="00537F48"/>
    <w:rsid w:val="00540433"/>
    <w:rsid w:val="0054105D"/>
    <w:rsid w:val="005421EE"/>
    <w:rsid w:val="005437D7"/>
    <w:rsid w:val="00545194"/>
    <w:rsid w:val="005455FD"/>
    <w:rsid w:val="00545758"/>
    <w:rsid w:val="0054658A"/>
    <w:rsid w:val="00547249"/>
    <w:rsid w:val="00547362"/>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B50"/>
    <w:rsid w:val="00572076"/>
    <w:rsid w:val="00572D5D"/>
    <w:rsid w:val="005730EA"/>
    <w:rsid w:val="00573189"/>
    <w:rsid w:val="00575005"/>
    <w:rsid w:val="00576265"/>
    <w:rsid w:val="00577C77"/>
    <w:rsid w:val="00580B32"/>
    <w:rsid w:val="00581DB9"/>
    <w:rsid w:val="00582A7E"/>
    <w:rsid w:val="005838FD"/>
    <w:rsid w:val="00583AD1"/>
    <w:rsid w:val="005854A3"/>
    <w:rsid w:val="00586820"/>
    <w:rsid w:val="0059263D"/>
    <w:rsid w:val="0059419F"/>
    <w:rsid w:val="00595646"/>
    <w:rsid w:val="00596924"/>
    <w:rsid w:val="00597829"/>
    <w:rsid w:val="005979B7"/>
    <w:rsid w:val="005A1AC0"/>
    <w:rsid w:val="005A3434"/>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16DF"/>
    <w:rsid w:val="0060234E"/>
    <w:rsid w:val="00602389"/>
    <w:rsid w:val="00602EE1"/>
    <w:rsid w:val="00603073"/>
    <w:rsid w:val="00603813"/>
    <w:rsid w:val="00605BD5"/>
    <w:rsid w:val="00606546"/>
    <w:rsid w:val="0060739E"/>
    <w:rsid w:val="00611FA4"/>
    <w:rsid w:val="00612633"/>
    <w:rsid w:val="00613E8A"/>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52F8"/>
    <w:rsid w:val="00656399"/>
    <w:rsid w:val="0066164E"/>
    <w:rsid w:val="00662E18"/>
    <w:rsid w:val="00662F13"/>
    <w:rsid w:val="006635C9"/>
    <w:rsid w:val="006642ED"/>
    <w:rsid w:val="00665038"/>
    <w:rsid w:val="00665473"/>
    <w:rsid w:val="006675D3"/>
    <w:rsid w:val="00670FB8"/>
    <w:rsid w:val="0067203E"/>
    <w:rsid w:val="00672DF8"/>
    <w:rsid w:val="0067605C"/>
    <w:rsid w:val="00676169"/>
    <w:rsid w:val="00680080"/>
    <w:rsid w:val="006806F8"/>
    <w:rsid w:val="00680DCF"/>
    <w:rsid w:val="006812B5"/>
    <w:rsid w:val="00682800"/>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D5E"/>
    <w:rsid w:val="0076713D"/>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3A0E"/>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806A5"/>
    <w:rsid w:val="00981208"/>
    <w:rsid w:val="00981AD2"/>
    <w:rsid w:val="00982289"/>
    <w:rsid w:val="00983828"/>
    <w:rsid w:val="0099015C"/>
    <w:rsid w:val="009917B1"/>
    <w:rsid w:val="00991DBD"/>
    <w:rsid w:val="00994D3A"/>
    <w:rsid w:val="00995B4F"/>
    <w:rsid w:val="00995D47"/>
    <w:rsid w:val="00996D32"/>
    <w:rsid w:val="00996DA0"/>
    <w:rsid w:val="0099738E"/>
    <w:rsid w:val="009A0010"/>
    <w:rsid w:val="009A03BD"/>
    <w:rsid w:val="009A0735"/>
    <w:rsid w:val="009A0B69"/>
    <w:rsid w:val="009A28B2"/>
    <w:rsid w:val="009A2AE2"/>
    <w:rsid w:val="009A31E2"/>
    <w:rsid w:val="009A3E4C"/>
    <w:rsid w:val="009A5157"/>
    <w:rsid w:val="009A53AA"/>
    <w:rsid w:val="009A63AE"/>
    <w:rsid w:val="009B0BE8"/>
    <w:rsid w:val="009B38D2"/>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80CD3"/>
    <w:rsid w:val="00B81D18"/>
    <w:rsid w:val="00B8369E"/>
    <w:rsid w:val="00B83CAC"/>
    <w:rsid w:val="00B83D06"/>
    <w:rsid w:val="00B83D5C"/>
    <w:rsid w:val="00B875B6"/>
    <w:rsid w:val="00B87B27"/>
    <w:rsid w:val="00B87B7D"/>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723"/>
    <w:rsid w:val="00C1157B"/>
    <w:rsid w:val="00C13D8D"/>
    <w:rsid w:val="00C148D3"/>
    <w:rsid w:val="00C17E9B"/>
    <w:rsid w:val="00C2057C"/>
    <w:rsid w:val="00C20729"/>
    <w:rsid w:val="00C2103E"/>
    <w:rsid w:val="00C216BE"/>
    <w:rsid w:val="00C21A2E"/>
    <w:rsid w:val="00C220A7"/>
    <w:rsid w:val="00C229DC"/>
    <w:rsid w:val="00C230DC"/>
    <w:rsid w:val="00C23809"/>
    <w:rsid w:val="00C239BA"/>
    <w:rsid w:val="00C26229"/>
    <w:rsid w:val="00C265B1"/>
    <w:rsid w:val="00C26EB8"/>
    <w:rsid w:val="00C27AE0"/>
    <w:rsid w:val="00C3081D"/>
    <w:rsid w:val="00C312EE"/>
    <w:rsid w:val="00C337A2"/>
    <w:rsid w:val="00C34755"/>
    <w:rsid w:val="00C34D93"/>
    <w:rsid w:val="00C36118"/>
    <w:rsid w:val="00C41DC9"/>
    <w:rsid w:val="00C44607"/>
    <w:rsid w:val="00C45A20"/>
    <w:rsid w:val="00C46FE5"/>
    <w:rsid w:val="00C474C1"/>
    <w:rsid w:val="00C47587"/>
    <w:rsid w:val="00C50AAA"/>
    <w:rsid w:val="00C529AC"/>
    <w:rsid w:val="00C53117"/>
    <w:rsid w:val="00C53EFA"/>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43DA"/>
    <w:rsid w:val="00CB5083"/>
    <w:rsid w:val="00CB5516"/>
    <w:rsid w:val="00CB6290"/>
    <w:rsid w:val="00CB635F"/>
    <w:rsid w:val="00CB678B"/>
    <w:rsid w:val="00CB7EB3"/>
    <w:rsid w:val="00CC12AD"/>
    <w:rsid w:val="00CC4C0C"/>
    <w:rsid w:val="00CC7583"/>
    <w:rsid w:val="00CD15E8"/>
    <w:rsid w:val="00CD17FE"/>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7421"/>
    <w:rsid w:val="00CE7B19"/>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16EA"/>
    <w:rsid w:val="00D0245E"/>
    <w:rsid w:val="00D03232"/>
    <w:rsid w:val="00D032B8"/>
    <w:rsid w:val="00D0382C"/>
    <w:rsid w:val="00D0451B"/>
    <w:rsid w:val="00D06826"/>
    <w:rsid w:val="00D0683B"/>
    <w:rsid w:val="00D074F7"/>
    <w:rsid w:val="00D10856"/>
    <w:rsid w:val="00D10997"/>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6965"/>
    <w:rsid w:val="00DE752A"/>
    <w:rsid w:val="00DE7DC9"/>
    <w:rsid w:val="00DF1861"/>
    <w:rsid w:val="00DF307A"/>
    <w:rsid w:val="00DF3B3C"/>
    <w:rsid w:val="00DF441A"/>
    <w:rsid w:val="00DF497A"/>
    <w:rsid w:val="00DF52F5"/>
    <w:rsid w:val="00DF60C5"/>
    <w:rsid w:val="00DF7354"/>
    <w:rsid w:val="00DF7851"/>
    <w:rsid w:val="00E026E0"/>
    <w:rsid w:val="00E028B5"/>
    <w:rsid w:val="00E07A3E"/>
    <w:rsid w:val="00E10B6C"/>
    <w:rsid w:val="00E11899"/>
    <w:rsid w:val="00E11A05"/>
    <w:rsid w:val="00E11ABF"/>
    <w:rsid w:val="00E11C83"/>
    <w:rsid w:val="00E21338"/>
    <w:rsid w:val="00E2191C"/>
    <w:rsid w:val="00E22278"/>
    <w:rsid w:val="00E2367E"/>
    <w:rsid w:val="00E24358"/>
    <w:rsid w:val="00E24403"/>
    <w:rsid w:val="00E25721"/>
    <w:rsid w:val="00E260BA"/>
    <w:rsid w:val="00E27B2C"/>
    <w:rsid w:val="00E30BBA"/>
    <w:rsid w:val="00E31E68"/>
    <w:rsid w:val="00E32078"/>
    <w:rsid w:val="00E34F9E"/>
    <w:rsid w:val="00E36BE5"/>
    <w:rsid w:val="00E372C4"/>
    <w:rsid w:val="00E37516"/>
    <w:rsid w:val="00E4125F"/>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A4F"/>
    <w:rsid w:val="00EC4B15"/>
    <w:rsid w:val="00EC4E53"/>
    <w:rsid w:val="00EC52DF"/>
    <w:rsid w:val="00EC5D9F"/>
    <w:rsid w:val="00ED0467"/>
    <w:rsid w:val="00ED12B2"/>
    <w:rsid w:val="00ED5457"/>
    <w:rsid w:val="00ED5D64"/>
    <w:rsid w:val="00ED785E"/>
    <w:rsid w:val="00ED7E06"/>
    <w:rsid w:val="00EE2BEC"/>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217F"/>
    <w:rsid w:val="00F721A6"/>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6C69"/>
    <w:rsid w:val="00FC70E9"/>
    <w:rsid w:val="00FC716B"/>
    <w:rsid w:val="00FC71D3"/>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5F59855F-7F35-42B5-B868-01A629F299B8}">
  <ds:schemaRefs>
    <ds:schemaRef ds:uri="http://schemas.openxmlformats.org/officeDocument/2006/bibliography"/>
  </ds:schemaRefs>
</ds:datastoreItem>
</file>

<file path=customXml/itemProps2.xml><?xml version="1.0" encoding="utf-8"?>
<ds:datastoreItem xmlns:ds="http://schemas.openxmlformats.org/officeDocument/2006/customXml" ds:itemID="{17811976-5C4A-4F95-B4A3-4A9A21AF0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10675</TotalTime>
  <Pages>62</Pages>
  <Words>22563</Words>
  <Characters>124100</Characters>
  <Application>Microsoft Office Word</Application>
  <DocSecurity>0</DocSecurity>
  <Lines>1034</Lines>
  <Paragraphs>292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146371</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687</cp:revision>
  <cp:lastPrinted>2011-04-02T11:53:00Z</cp:lastPrinted>
  <dcterms:created xsi:type="dcterms:W3CDTF">2011-05-03T09:49:00Z</dcterms:created>
  <dcterms:modified xsi:type="dcterms:W3CDTF">2011-07-05T19:42:00Z</dcterms:modified>
</cp:coreProperties>
</file>