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120931">
      <w:pPr>
        <w:pStyle w:val="TitlePage"/>
        <w:rPr>
          <w:caps/>
          <w:lang w:val="es-ES"/>
        </w:rPr>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463836"/>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463837"/>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463838"/>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463839"/>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463840"/>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ins w:id="318" w:author="Orion" w:date="2011-07-24T16:26:00Z">
        <w:r>
          <w:rPr>
            <w:lang w:val="en-US"/>
          </w:rPr>
          <w:t>Software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463841"/>
      <w:r>
        <w:lastRenderedPageBreak/>
        <w:t>Índice de contenidos</w:t>
      </w:r>
      <w:bookmarkEnd w:id="327"/>
    </w:p>
    <w:p w14:paraId="31726C9B" w14:textId="77777777" w:rsidR="00E3043C" w:rsidRDefault="00120931">
      <w:pPr>
        <w:pStyle w:val="TOC1"/>
        <w:rPr>
          <w:ins w:id="328" w:author="Orion" w:date="2011-07-26T17:1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6T17:13:00Z">
        <w:r w:rsidR="00E3043C" w:rsidRPr="00014777">
          <w:rPr>
            <w:rStyle w:val="Hyperlink"/>
            <w:noProof/>
          </w:rPr>
          <w:fldChar w:fldCharType="begin"/>
        </w:r>
        <w:r w:rsidR="00E3043C" w:rsidRPr="00014777">
          <w:rPr>
            <w:rStyle w:val="Hyperlink"/>
            <w:noProof/>
          </w:rPr>
          <w:instrText xml:space="preserve"> </w:instrText>
        </w:r>
        <w:r w:rsidR="00E3043C">
          <w:rPr>
            <w:noProof/>
          </w:rPr>
          <w:instrText>HYPERLINK \l "_Toc299463836"</w:instrText>
        </w:r>
        <w:r w:rsidR="00E3043C" w:rsidRPr="00014777">
          <w:rPr>
            <w:rStyle w:val="Hyperlink"/>
            <w:noProof/>
          </w:rPr>
          <w:instrText xml:space="preserve"> </w:instrText>
        </w:r>
        <w:r w:rsidR="00E3043C" w:rsidRPr="00014777">
          <w:rPr>
            <w:rStyle w:val="Hyperlink"/>
            <w:noProof/>
          </w:rPr>
          <w:fldChar w:fldCharType="separate"/>
        </w:r>
        <w:r w:rsidR="00E3043C" w:rsidRPr="00014777">
          <w:rPr>
            <w:rStyle w:val="Hyperlink"/>
            <w:noProof/>
            <w:lang w:val="es-ES"/>
          </w:rPr>
          <w:t>Autorización de Difusión</w:t>
        </w:r>
        <w:r w:rsidR="00E3043C">
          <w:rPr>
            <w:noProof/>
            <w:webHidden/>
          </w:rPr>
          <w:tab/>
        </w:r>
        <w:r w:rsidR="00E3043C">
          <w:rPr>
            <w:noProof/>
            <w:webHidden/>
          </w:rPr>
          <w:fldChar w:fldCharType="begin"/>
        </w:r>
        <w:r w:rsidR="00E3043C">
          <w:rPr>
            <w:noProof/>
            <w:webHidden/>
          </w:rPr>
          <w:instrText xml:space="preserve"> PAGEREF _Toc299463836 \h </w:instrText>
        </w:r>
      </w:ins>
      <w:r w:rsidR="00E3043C">
        <w:rPr>
          <w:noProof/>
          <w:webHidden/>
        </w:rPr>
      </w:r>
      <w:r w:rsidR="00E3043C">
        <w:rPr>
          <w:noProof/>
          <w:webHidden/>
        </w:rPr>
        <w:fldChar w:fldCharType="separate"/>
      </w:r>
      <w:ins w:id="330" w:author="Orion" w:date="2011-07-26T17:13:00Z">
        <w:r w:rsidR="00E3043C">
          <w:rPr>
            <w:noProof/>
            <w:webHidden/>
          </w:rPr>
          <w:t>iii</w:t>
        </w:r>
        <w:r w:rsidR="00E3043C">
          <w:rPr>
            <w:noProof/>
            <w:webHidden/>
          </w:rPr>
          <w:fldChar w:fldCharType="end"/>
        </w:r>
        <w:r w:rsidR="00E3043C" w:rsidRPr="00014777">
          <w:rPr>
            <w:rStyle w:val="Hyperlink"/>
            <w:noProof/>
          </w:rPr>
          <w:fldChar w:fldCharType="end"/>
        </w:r>
      </w:ins>
    </w:p>
    <w:p w14:paraId="0DBD31F4" w14:textId="77777777" w:rsidR="00E3043C" w:rsidRDefault="00E3043C">
      <w:pPr>
        <w:pStyle w:val="TOC1"/>
        <w:rPr>
          <w:ins w:id="331" w:author="Orion" w:date="2011-07-26T17:13:00Z"/>
          <w:rFonts w:asciiTheme="minorHAnsi" w:eastAsiaTheme="minorEastAsia" w:hAnsiTheme="minorHAnsi" w:cstheme="minorBidi"/>
          <w:noProof/>
          <w:sz w:val="22"/>
          <w:szCs w:val="22"/>
          <w:lang w:val="es-ES" w:eastAsia="es-ES"/>
        </w:rPr>
      </w:pPr>
      <w:ins w:id="33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"_Toc299463837"</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castellano</w:t>
        </w:r>
        <w:r>
          <w:rPr>
            <w:noProof/>
            <w:webHidden/>
          </w:rPr>
          <w:tab/>
        </w:r>
        <w:r>
          <w:rPr>
            <w:noProof/>
            <w:webHidden/>
          </w:rPr>
          <w:fldChar w:fldCharType="begin"/>
        </w:r>
        <w:r>
          <w:rPr>
            <w:noProof/>
            <w:webHidden/>
          </w:rPr>
          <w:instrText xml:space="preserve"> PAGEREF _Toc299463837 \h </w:instrText>
        </w:r>
      </w:ins>
      <w:r>
        <w:rPr>
          <w:noProof/>
          <w:webHidden/>
        </w:rPr>
      </w:r>
      <w:r>
        <w:rPr>
          <w:noProof/>
          <w:webHidden/>
        </w:rPr>
        <w:fldChar w:fldCharType="separate"/>
      </w:r>
      <w:ins w:id="333" w:author="Orion" w:date="2011-07-26T17:13:00Z">
        <w:r>
          <w:rPr>
            <w:noProof/>
            <w:webHidden/>
          </w:rPr>
          <w:t>v</w:t>
        </w:r>
        <w:r>
          <w:rPr>
            <w:noProof/>
            <w:webHidden/>
          </w:rPr>
          <w:fldChar w:fldCharType="end"/>
        </w:r>
        <w:r w:rsidRPr="00014777">
          <w:rPr>
            <w:rStyle w:val="Hyperlink"/>
            <w:noProof/>
          </w:rPr>
          <w:fldChar w:fldCharType="end"/>
        </w:r>
      </w:ins>
    </w:p>
    <w:p w14:paraId="2E322799" w14:textId="77777777" w:rsidR="00E3043C" w:rsidRDefault="00E3043C">
      <w:pPr>
        <w:pStyle w:val="TOC1"/>
        <w:rPr>
          <w:ins w:id="334" w:author="Orion" w:date="2011-07-26T17:13:00Z"/>
          <w:rFonts w:asciiTheme="minorHAnsi" w:eastAsiaTheme="minorEastAsia" w:hAnsiTheme="minorHAnsi" w:cstheme="minorBidi"/>
          <w:noProof/>
          <w:sz w:val="22"/>
          <w:szCs w:val="22"/>
          <w:lang w:val="es-ES" w:eastAsia="es-ES"/>
        </w:rPr>
      </w:pPr>
      <w:ins w:id="33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"_Toc299463838"</w:instrText>
        </w:r>
        <w:r w:rsidRPr="00014777">
          <w:rPr>
            <w:rStyle w:val="Hyperlink"/>
            <w:noProof/>
          </w:rPr>
          <w:instrText xml:space="preserve"> </w:instrText>
        </w:r>
        <w:r w:rsidRPr="00014777">
          <w:rPr>
            <w:rStyle w:val="Hyperlink"/>
            <w:noProof/>
          </w:rPr>
          <w:fldChar w:fldCharType="separate"/>
        </w:r>
        <w:r w:rsidRPr="00014777">
          <w:rPr>
            <w:rStyle w:val="Hyperlink"/>
            <w:noProof/>
            <w:lang w:val="es-ES"/>
          </w:rPr>
          <w:t>Palabras clave</w:t>
        </w:r>
        <w:r>
          <w:rPr>
            <w:noProof/>
            <w:webHidden/>
          </w:rPr>
          <w:tab/>
        </w:r>
        <w:r>
          <w:rPr>
            <w:noProof/>
            <w:webHidden/>
          </w:rPr>
          <w:fldChar w:fldCharType="begin"/>
        </w:r>
        <w:r>
          <w:rPr>
            <w:noProof/>
            <w:webHidden/>
          </w:rPr>
          <w:instrText xml:space="preserve"> PAGEREF _Toc299463838 \h </w:instrText>
        </w:r>
      </w:ins>
      <w:r>
        <w:rPr>
          <w:noProof/>
          <w:webHidden/>
        </w:rPr>
      </w:r>
      <w:r>
        <w:rPr>
          <w:noProof/>
          <w:webHidden/>
        </w:rPr>
        <w:fldChar w:fldCharType="separate"/>
      </w:r>
      <w:ins w:id="336" w:author="Orion" w:date="2011-07-26T17:13:00Z">
        <w:r>
          <w:rPr>
            <w:noProof/>
            <w:webHidden/>
          </w:rPr>
          <w:t>v</w:t>
        </w:r>
        <w:r>
          <w:rPr>
            <w:noProof/>
            <w:webHidden/>
          </w:rPr>
          <w:fldChar w:fldCharType="end"/>
        </w:r>
        <w:r w:rsidRPr="00014777">
          <w:rPr>
            <w:rStyle w:val="Hyperlink"/>
            <w:noProof/>
          </w:rPr>
          <w:fldChar w:fldCharType="end"/>
        </w:r>
      </w:ins>
    </w:p>
    <w:p w14:paraId="5525D6C6" w14:textId="77777777" w:rsidR="00E3043C" w:rsidRDefault="00E3043C">
      <w:pPr>
        <w:pStyle w:val="TOC1"/>
        <w:rPr>
          <w:ins w:id="337" w:author="Orion" w:date="2011-07-26T17:13:00Z"/>
          <w:rFonts w:asciiTheme="minorHAnsi" w:eastAsiaTheme="minorEastAsia" w:hAnsiTheme="minorHAnsi" w:cstheme="minorBidi"/>
          <w:noProof/>
          <w:sz w:val="22"/>
          <w:szCs w:val="22"/>
          <w:lang w:val="es-ES" w:eastAsia="es-ES"/>
        </w:rPr>
      </w:pPr>
      <w:ins w:id="33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"_Toc299463839"</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inglés</w:t>
        </w:r>
        <w:r>
          <w:rPr>
            <w:noProof/>
            <w:webHidden/>
          </w:rPr>
          <w:tab/>
        </w:r>
        <w:r>
          <w:rPr>
            <w:noProof/>
            <w:webHidden/>
          </w:rPr>
          <w:fldChar w:fldCharType="begin"/>
        </w:r>
        <w:r>
          <w:rPr>
            <w:noProof/>
            <w:webHidden/>
          </w:rPr>
          <w:instrText xml:space="preserve"> PAGEREF _Toc299463839 \h </w:instrText>
        </w:r>
      </w:ins>
      <w:r>
        <w:rPr>
          <w:noProof/>
          <w:webHidden/>
        </w:rPr>
      </w:r>
      <w:r>
        <w:rPr>
          <w:noProof/>
          <w:webHidden/>
        </w:rPr>
        <w:fldChar w:fldCharType="separate"/>
      </w:r>
      <w:ins w:id="339" w:author="Orion" w:date="2011-07-26T17:13:00Z">
        <w:r>
          <w:rPr>
            <w:noProof/>
            <w:webHidden/>
          </w:rPr>
          <w:t>vi</w:t>
        </w:r>
        <w:r>
          <w:rPr>
            <w:noProof/>
            <w:webHidden/>
          </w:rPr>
          <w:fldChar w:fldCharType="end"/>
        </w:r>
        <w:r w:rsidRPr="00014777">
          <w:rPr>
            <w:rStyle w:val="Hyperlink"/>
            <w:noProof/>
          </w:rPr>
          <w:fldChar w:fldCharType="end"/>
        </w:r>
      </w:ins>
    </w:p>
    <w:p w14:paraId="27AD3AA1" w14:textId="77777777" w:rsidR="00E3043C" w:rsidRDefault="00E3043C">
      <w:pPr>
        <w:pStyle w:val="TOC1"/>
        <w:rPr>
          <w:ins w:id="340" w:author="Orion" w:date="2011-07-26T17:13:00Z"/>
          <w:rFonts w:asciiTheme="minorHAnsi" w:eastAsiaTheme="minorEastAsia" w:hAnsiTheme="minorHAnsi" w:cstheme="minorBidi"/>
          <w:noProof/>
          <w:sz w:val="22"/>
          <w:szCs w:val="22"/>
          <w:lang w:val="es-ES" w:eastAsia="es-ES"/>
        </w:rPr>
      </w:pPr>
      <w:ins w:id="34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"_Toc299463840"</w:instrText>
        </w:r>
        <w:r w:rsidRPr="00014777">
          <w:rPr>
            <w:rStyle w:val="Hyperlink"/>
            <w:noProof/>
          </w:rPr>
          <w:instrText xml:space="preserve"> </w:instrText>
        </w:r>
        <w:r w:rsidRPr="00014777">
          <w:rPr>
            <w:rStyle w:val="Hyperlink"/>
            <w:noProof/>
          </w:rPr>
          <w:fldChar w:fldCharType="separate"/>
        </w:r>
        <w:r w:rsidRPr="00014777">
          <w:rPr>
            <w:rStyle w:val="Hyperlink"/>
            <w:noProof/>
          </w:rPr>
          <w:t>Keywords</w:t>
        </w:r>
        <w:r>
          <w:rPr>
            <w:noProof/>
            <w:webHidden/>
          </w:rPr>
          <w:tab/>
        </w:r>
        <w:r>
          <w:rPr>
            <w:noProof/>
            <w:webHidden/>
          </w:rPr>
          <w:fldChar w:fldCharType="begin"/>
        </w:r>
        <w:r>
          <w:rPr>
            <w:noProof/>
            <w:webHidden/>
          </w:rPr>
          <w:instrText xml:space="preserve"> PAGEREF _Toc299463840 \h </w:instrText>
        </w:r>
      </w:ins>
      <w:r>
        <w:rPr>
          <w:noProof/>
          <w:webHidden/>
        </w:rPr>
      </w:r>
      <w:r>
        <w:rPr>
          <w:noProof/>
          <w:webHidden/>
        </w:rPr>
        <w:fldChar w:fldCharType="separate"/>
      </w:r>
      <w:ins w:id="342" w:author="Orion" w:date="2011-07-26T17:13:00Z">
        <w:r>
          <w:rPr>
            <w:noProof/>
            <w:webHidden/>
          </w:rPr>
          <w:t>vi</w:t>
        </w:r>
        <w:r>
          <w:rPr>
            <w:noProof/>
            <w:webHidden/>
          </w:rPr>
          <w:fldChar w:fldCharType="end"/>
        </w:r>
        <w:r w:rsidRPr="00014777">
          <w:rPr>
            <w:rStyle w:val="Hyperlink"/>
            <w:noProof/>
          </w:rPr>
          <w:fldChar w:fldCharType="end"/>
        </w:r>
      </w:ins>
    </w:p>
    <w:p w14:paraId="3BAEFE04" w14:textId="77777777" w:rsidR="00E3043C" w:rsidRDefault="00E3043C">
      <w:pPr>
        <w:pStyle w:val="TOC1"/>
        <w:rPr>
          <w:ins w:id="343" w:author="Orion" w:date="2011-07-26T17:13:00Z"/>
          <w:rFonts w:asciiTheme="minorHAnsi" w:eastAsiaTheme="minorEastAsia" w:hAnsiTheme="minorHAnsi" w:cstheme="minorBidi"/>
          <w:noProof/>
          <w:sz w:val="22"/>
          <w:szCs w:val="22"/>
          <w:lang w:val="es-ES" w:eastAsia="es-ES"/>
        </w:rPr>
      </w:pPr>
      <w:ins w:id="34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"_Toc299463841"</w:instrText>
        </w:r>
        <w:r w:rsidRPr="00014777">
          <w:rPr>
            <w:rStyle w:val="Hyperlink"/>
            <w:noProof/>
          </w:rPr>
          <w:instrText xml:space="preserve"> </w:instrText>
        </w:r>
        <w:r w:rsidRPr="00014777">
          <w:rPr>
            <w:rStyle w:val="Hyperlink"/>
            <w:noProof/>
          </w:rPr>
          <w:fldChar w:fldCharType="separate"/>
        </w:r>
        <w:r w:rsidRPr="00014777">
          <w:rPr>
            <w:rStyle w:val="Hyperlink"/>
            <w:noProof/>
          </w:rPr>
          <w:t>Índice de contenidos</w:t>
        </w:r>
        <w:r>
          <w:rPr>
            <w:noProof/>
            <w:webHidden/>
          </w:rPr>
          <w:tab/>
        </w:r>
        <w:r>
          <w:rPr>
            <w:noProof/>
            <w:webHidden/>
          </w:rPr>
          <w:fldChar w:fldCharType="begin"/>
        </w:r>
        <w:r>
          <w:rPr>
            <w:noProof/>
            <w:webHidden/>
          </w:rPr>
          <w:instrText xml:space="preserve"> PAGEREF _Toc299463841 \h </w:instrText>
        </w:r>
      </w:ins>
      <w:r>
        <w:rPr>
          <w:noProof/>
          <w:webHidden/>
        </w:rPr>
      </w:r>
      <w:r>
        <w:rPr>
          <w:noProof/>
          <w:webHidden/>
        </w:rPr>
        <w:fldChar w:fldCharType="separate"/>
      </w:r>
      <w:ins w:id="345" w:author="Orion" w:date="2011-07-26T17:13:00Z">
        <w:r>
          <w:rPr>
            <w:noProof/>
            <w:webHidden/>
          </w:rPr>
          <w:t>7</w:t>
        </w:r>
        <w:r>
          <w:rPr>
            <w:noProof/>
            <w:webHidden/>
          </w:rPr>
          <w:fldChar w:fldCharType="end"/>
        </w:r>
        <w:r w:rsidRPr="00014777">
          <w:rPr>
            <w:rStyle w:val="Hyperlink"/>
            <w:noProof/>
          </w:rPr>
          <w:fldChar w:fldCharType="end"/>
        </w:r>
      </w:ins>
    </w:p>
    <w:p w14:paraId="4353BCE4" w14:textId="77777777" w:rsidR="00E3043C" w:rsidRDefault="00E3043C">
      <w:pPr>
        <w:pStyle w:val="TOC1"/>
        <w:rPr>
          <w:ins w:id="346" w:author="Orion" w:date="2011-07-26T17:13:00Z"/>
          <w:rFonts w:asciiTheme="minorHAnsi" w:eastAsiaTheme="minorEastAsia" w:hAnsiTheme="minorHAnsi" w:cstheme="minorBidi"/>
          <w:noProof/>
          <w:sz w:val="22"/>
          <w:szCs w:val="22"/>
          <w:lang w:val="es-ES" w:eastAsia="es-ES"/>
        </w:rPr>
      </w:pPr>
      <w:ins w:id="34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"_Toc299463842"</w:instrText>
        </w:r>
        <w:r w:rsidRPr="00014777">
          <w:rPr>
            <w:rStyle w:val="Hyperlink"/>
            <w:noProof/>
          </w:rPr>
          <w:instrText xml:space="preserve"> </w:instrText>
        </w:r>
        <w:r w:rsidRPr="00014777">
          <w:rPr>
            <w:rStyle w:val="Hyperlink"/>
            <w:noProof/>
          </w:rPr>
          <w:fldChar w:fldCharType="separate"/>
        </w:r>
        <w:r w:rsidRPr="00014777">
          <w:rPr>
            <w:rStyle w:val="Hyperlink"/>
            <w:noProof/>
          </w:rPr>
          <w:t>Tabla de Figuras</w:t>
        </w:r>
        <w:r>
          <w:rPr>
            <w:noProof/>
            <w:webHidden/>
          </w:rPr>
          <w:tab/>
        </w:r>
        <w:r>
          <w:rPr>
            <w:noProof/>
            <w:webHidden/>
          </w:rPr>
          <w:fldChar w:fldCharType="begin"/>
        </w:r>
        <w:r>
          <w:rPr>
            <w:noProof/>
            <w:webHidden/>
          </w:rPr>
          <w:instrText xml:space="preserve"> PAGEREF _Toc299463842 \h </w:instrText>
        </w:r>
      </w:ins>
      <w:r>
        <w:rPr>
          <w:noProof/>
          <w:webHidden/>
        </w:rPr>
      </w:r>
      <w:r>
        <w:rPr>
          <w:noProof/>
          <w:webHidden/>
        </w:rPr>
        <w:fldChar w:fldCharType="separate"/>
      </w:r>
      <w:ins w:id="348" w:author="Orion" w:date="2011-07-26T17:13:00Z">
        <w:r>
          <w:rPr>
            <w:noProof/>
            <w:webHidden/>
          </w:rPr>
          <w:t>9</w:t>
        </w:r>
        <w:r>
          <w:rPr>
            <w:noProof/>
            <w:webHidden/>
          </w:rPr>
          <w:fldChar w:fldCharType="end"/>
        </w:r>
        <w:r w:rsidRPr="00014777">
          <w:rPr>
            <w:rStyle w:val="Hyperlink"/>
            <w:noProof/>
          </w:rPr>
          <w:fldChar w:fldCharType="end"/>
        </w:r>
      </w:ins>
    </w:p>
    <w:p w14:paraId="7E823DB5" w14:textId="77777777" w:rsidR="00E3043C" w:rsidRDefault="00E3043C">
      <w:pPr>
        <w:pStyle w:val="TOC1"/>
        <w:rPr>
          <w:ins w:id="349" w:author="Orion" w:date="2011-07-26T17:13:00Z"/>
          <w:rFonts w:asciiTheme="minorHAnsi" w:eastAsiaTheme="minorEastAsia" w:hAnsiTheme="minorHAnsi" w:cstheme="minorBidi"/>
          <w:noProof/>
          <w:sz w:val="22"/>
          <w:szCs w:val="22"/>
          <w:lang w:val="es-ES" w:eastAsia="es-ES"/>
        </w:rPr>
      </w:pPr>
      <w:ins w:id="35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"_Toc299463843"</w:instrText>
        </w:r>
        <w:r w:rsidRPr="00014777">
          <w:rPr>
            <w:rStyle w:val="Hyperlink"/>
            <w:noProof/>
          </w:rPr>
          <w:instrText xml:space="preserve"> </w:instrText>
        </w:r>
        <w:r w:rsidRPr="00014777">
          <w:rPr>
            <w:rStyle w:val="Hyperlink"/>
            <w:noProof/>
          </w:rPr>
          <w:fldChar w:fldCharType="separate"/>
        </w:r>
        <w:r w:rsidRPr="00014777">
          <w:rPr>
            <w:rStyle w:val="Hyperlink"/>
            <w:noProof/>
          </w:rPr>
          <w:t>Agradecimientos</w:t>
        </w:r>
        <w:r>
          <w:rPr>
            <w:noProof/>
            <w:webHidden/>
          </w:rPr>
          <w:tab/>
        </w:r>
        <w:r>
          <w:rPr>
            <w:noProof/>
            <w:webHidden/>
          </w:rPr>
          <w:fldChar w:fldCharType="begin"/>
        </w:r>
        <w:r>
          <w:rPr>
            <w:noProof/>
            <w:webHidden/>
          </w:rPr>
          <w:instrText xml:space="preserve"> PAGEREF _Toc299463843 \h </w:instrText>
        </w:r>
      </w:ins>
      <w:r>
        <w:rPr>
          <w:noProof/>
          <w:webHidden/>
        </w:rPr>
      </w:r>
      <w:r>
        <w:rPr>
          <w:noProof/>
          <w:webHidden/>
        </w:rPr>
        <w:fldChar w:fldCharType="separate"/>
      </w:r>
      <w:ins w:id="351" w:author="Orion" w:date="2011-07-26T17:13:00Z">
        <w:r>
          <w:rPr>
            <w:noProof/>
            <w:webHidden/>
          </w:rPr>
          <w:t>11</w:t>
        </w:r>
        <w:r>
          <w:rPr>
            <w:noProof/>
            <w:webHidden/>
          </w:rPr>
          <w:fldChar w:fldCharType="end"/>
        </w:r>
        <w:r w:rsidRPr="00014777">
          <w:rPr>
            <w:rStyle w:val="Hyperlink"/>
            <w:noProof/>
          </w:rPr>
          <w:fldChar w:fldCharType="end"/>
        </w:r>
      </w:ins>
    </w:p>
    <w:p w14:paraId="65864283" w14:textId="77777777" w:rsidR="00E3043C" w:rsidRDefault="00E3043C">
      <w:pPr>
        <w:pStyle w:val="TOC1"/>
        <w:rPr>
          <w:ins w:id="352" w:author="Orion" w:date="2011-07-26T17:13:00Z"/>
          <w:rFonts w:asciiTheme="minorHAnsi" w:eastAsiaTheme="minorEastAsia" w:hAnsiTheme="minorHAnsi" w:cstheme="minorBidi"/>
          <w:noProof/>
          <w:sz w:val="22"/>
          <w:szCs w:val="22"/>
          <w:lang w:val="es-ES" w:eastAsia="es-ES"/>
        </w:rPr>
      </w:pPr>
      <w:ins w:id="35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1.</w:t>
        </w:r>
        <w:r>
          <w:rPr>
            <w:rFonts w:asciiTheme="minorHAnsi" w:eastAsiaTheme="minorEastAsia" w:hAnsiTheme="minorHAnsi" w:cstheme="minorBidi"/>
            <w:noProof/>
            <w:sz w:val="22"/>
            <w:szCs w:val="22"/>
            <w:lang w:val="es-ES" w:eastAsia="es-ES"/>
          </w:rPr>
          <w:tab/>
        </w:r>
        <w:r w:rsidRPr="00014777">
          <w:rPr>
            <w:rStyle w:val="Hyperlink"/>
            <w:noProof/>
            <w:lang w:bidi="hi-IN"/>
          </w:rPr>
          <w:t>Introducción</w:t>
        </w:r>
        <w:r>
          <w:rPr>
            <w:noProof/>
            <w:webHidden/>
          </w:rPr>
          <w:tab/>
        </w:r>
        <w:r>
          <w:rPr>
            <w:noProof/>
            <w:webHidden/>
          </w:rPr>
          <w:fldChar w:fldCharType="begin"/>
        </w:r>
        <w:r>
          <w:rPr>
            <w:noProof/>
            <w:webHidden/>
          </w:rPr>
          <w:instrText xml:space="preserve"> PAGEREF _Toc299463844 \h </w:instrText>
        </w:r>
      </w:ins>
      <w:r>
        <w:rPr>
          <w:noProof/>
          <w:webHidden/>
        </w:rPr>
      </w:r>
      <w:r>
        <w:rPr>
          <w:noProof/>
          <w:webHidden/>
        </w:rPr>
        <w:fldChar w:fldCharType="separate"/>
      </w:r>
      <w:ins w:id="354" w:author="Orion" w:date="2011-07-26T17:13:00Z">
        <w:r>
          <w:rPr>
            <w:noProof/>
            <w:webHidden/>
          </w:rPr>
          <w:t>13</w:t>
        </w:r>
        <w:r>
          <w:rPr>
            <w:noProof/>
            <w:webHidden/>
          </w:rPr>
          <w:fldChar w:fldCharType="end"/>
        </w:r>
        <w:r w:rsidRPr="00014777">
          <w:rPr>
            <w:rStyle w:val="Hyperlink"/>
            <w:noProof/>
          </w:rPr>
          <w:fldChar w:fldCharType="end"/>
        </w:r>
      </w:ins>
    </w:p>
    <w:p w14:paraId="6AB27BDF" w14:textId="77777777" w:rsidR="00E3043C" w:rsidRDefault="00E3043C">
      <w:pPr>
        <w:pStyle w:val="TOC1"/>
        <w:rPr>
          <w:ins w:id="355" w:author="Orion" w:date="2011-07-26T17:13:00Z"/>
          <w:rFonts w:asciiTheme="minorHAnsi" w:eastAsiaTheme="minorEastAsia" w:hAnsiTheme="minorHAnsi" w:cstheme="minorBidi"/>
          <w:noProof/>
          <w:sz w:val="22"/>
          <w:szCs w:val="22"/>
          <w:lang w:val="es-ES" w:eastAsia="es-ES"/>
        </w:rPr>
      </w:pPr>
      <w:ins w:id="35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2.</w:t>
        </w:r>
        <w:r>
          <w:rPr>
            <w:rFonts w:asciiTheme="minorHAnsi" w:eastAsiaTheme="minorEastAsia" w:hAnsiTheme="minorHAnsi" w:cstheme="minorBidi"/>
            <w:noProof/>
            <w:sz w:val="22"/>
            <w:szCs w:val="22"/>
            <w:lang w:val="es-ES" w:eastAsia="es-ES"/>
          </w:rPr>
          <w:tab/>
        </w:r>
        <w:r w:rsidRPr="0001477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_Toc299463847 \h </w:instrText>
        </w:r>
      </w:ins>
      <w:r>
        <w:rPr>
          <w:noProof/>
          <w:webHidden/>
        </w:rPr>
      </w:r>
      <w:r>
        <w:rPr>
          <w:noProof/>
          <w:webHidden/>
        </w:rPr>
        <w:fldChar w:fldCharType="separate"/>
      </w:r>
      <w:ins w:id="357" w:author="Orion" w:date="2011-07-26T17:13:00Z">
        <w:r>
          <w:rPr>
            <w:noProof/>
            <w:webHidden/>
          </w:rPr>
          <w:t>17</w:t>
        </w:r>
        <w:r>
          <w:rPr>
            <w:noProof/>
            <w:webHidden/>
          </w:rPr>
          <w:fldChar w:fldCharType="end"/>
        </w:r>
        <w:r w:rsidRPr="00014777">
          <w:rPr>
            <w:rStyle w:val="Hyperlink"/>
            <w:noProof/>
          </w:rPr>
          <w:fldChar w:fldCharType="end"/>
        </w:r>
      </w:ins>
    </w:p>
    <w:p w14:paraId="5C470382" w14:textId="77777777" w:rsidR="00E3043C" w:rsidRDefault="00E3043C">
      <w:pPr>
        <w:pStyle w:val="TOC1"/>
        <w:rPr>
          <w:ins w:id="358" w:author="Orion" w:date="2011-07-26T17:13:00Z"/>
          <w:rFonts w:asciiTheme="minorHAnsi" w:eastAsiaTheme="minorEastAsia" w:hAnsiTheme="minorHAnsi" w:cstheme="minorBidi"/>
          <w:noProof/>
          <w:sz w:val="22"/>
          <w:szCs w:val="22"/>
          <w:lang w:val="es-ES" w:eastAsia="es-ES"/>
        </w:rPr>
      </w:pPr>
      <w:ins w:id="35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w:t>
        </w:r>
        <w:r>
          <w:rPr>
            <w:rFonts w:asciiTheme="minorHAnsi" w:eastAsiaTheme="minorEastAsia" w:hAnsiTheme="minorHAnsi" w:cstheme="minorBidi"/>
            <w:noProof/>
            <w:sz w:val="22"/>
            <w:szCs w:val="22"/>
            <w:lang w:val="es-ES" w:eastAsia="es-ES"/>
          </w:rPr>
          <w:tab/>
        </w:r>
        <w:r w:rsidRPr="00014777">
          <w:rPr>
            <w:rStyle w:val="Hyperlink"/>
            <w:noProof/>
            <w:lang w:bidi="hi-IN"/>
          </w:rPr>
          <w:t>Estado del arte</w:t>
        </w:r>
        <w:r>
          <w:rPr>
            <w:noProof/>
            <w:webHidden/>
          </w:rPr>
          <w:tab/>
        </w:r>
        <w:r>
          <w:rPr>
            <w:noProof/>
            <w:webHidden/>
          </w:rPr>
          <w:fldChar w:fldCharType="begin"/>
        </w:r>
        <w:r>
          <w:rPr>
            <w:noProof/>
            <w:webHidden/>
          </w:rPr>
          <w:instrText xml:space="preserve"> PAGEREF _Toc299463849 \h </w:instrText>
        </w:r>
      </w:ins>
      <w:r>
        <w:rPr>
          <w:noProof/>
          <w:webHidden/>
        </w:rPr>
      </w:r>
      <w:r>
        <w:rPr>
          <w:noProof/>
          <w:webHidden/>
        </w:rPr>
        <w:fldChar w:fldCharType="separate"/>
      </w:r>
      <w:ins w:id="360" w:author="Orion" w:date="2011-07-26T17:13:00Z">
        <w:r>
          <w:rPr>
            <w:noProof/>
            <w:webHidden/>
          </w:rPr>
          <w:t>19</w:t>
        </w:r>
        <w:r>
          <w:rPr>
            <w:noProof/>
            <w:webHidden/>
          </w:rPr>
          <w:fldChar w:fldCharType="end"/>
        </w:r>
        <w:r w:rsidRPr="00014777">
          <w:rPr>
            <w:rStyle w:val="Hyperlink"/>
            <w:noProof/>
          </w:rPr>
          <w:fldChar w:fldCharType="end"/>
        </w:r>
      </w:ins>
    </w:p>
    <w:p w14:paraId="2B5E88D7" w14:textId="77777777" w:rsidR="00E3043C" w:rsidRDefault="00E3043C">
      <w:pPr>
        <w:pStyle w:val="TOC1"/>
        <w:rPr>
          <w:ins w:id="361" w:author="Orion" w:date="2011-07-26T17:13:00Z"/>
          <w:rFonts w:asciiTheme="minorHAnsi" w:eastAsiaTheme="minorEastAsia" w:hAnsiTheme="minorHAnsi" w:cstheme="minorBidi"/>
          <w:noProof/>
          <w:sz w:val="22"/>
          <w:szCs w:val="22"/>
          <w:lang w:val="es-ES" w:eastAsia="es-ES"/>
        </w:rPr>
      </w:pPr>
      <w:ins w:id="36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3.1.</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 en aviación</w:t>
        </w:r>
        <w:r>
          <w:rPr>
            <w:noProof/>
            <w:webHidden/>
          </w:rPr>
          <w:tab/>
        </w:r>
        <w:r>
          <w:rPr>
            <w:noProof/>
            <w:webHidden/>
          </w:rPr>
          <w:fldChar w:fldCharType="begin"/>
        </w:r>
        <w:r>
          <w:rPr>
            <w:noProof/>
            <w:webHidden/>
          </w:rPr>
          <w:instrText xml:space="preserve"> PAGEREF _Toc299463850 \h </w:instrText>
        </w:r>
      </w:ins>
      <w:r>
        <w:rPr>
          <w:noProof/>
          <w:webHidden/>
        </w:rPr>
      </w:r>
      <w:r>
        <w:rPr>
          <w:noProof/>
          <w:webHidden/>
        </w:rPr>
        <w:fldChar w:fldCharType="separate"/>
      </w:r>
      <w:ins w:id="363" w:author="Orion" w:date="2011-07-26T17:13:00Z">
        <w:r>
          <w:rPr>
            <w:noProof/>
            <w:webHidden/>
          </w:rPr>
          <w:t>19</w:t>
        </w:r>
        <w:r>
          <w:rPr>
            <w:noProof/>
            <w:webHidden/>
          </w:rPr>
          <w:fldChar w:fldCharType="end"/>
        </w:r>
        <w:r w:rsidRPr="00014777">
          <w:rPr>
            <w:rStyle w:val="Hyperlink"/>
            <w:noProof/>
          </w:rPr>
          <w:fldChar w:fldCharType="end"/>
        </w:r>
      </w:ins>
    </w:p>
    <w:p w14:paraId="64B4682F" w14:textId="77777777" w:rsidR="00E3043C" w:rsidRDefault="00E3043C">
      <w:pPr>
        <w:pStyle w:val="TOC1"/>
        <w:rPr>
          <w:ins w:id="364" w:author="Orion" w:date="2011-07-26T17:13:00Z"/>
          <w:rFonts w:asciiTheme="minorHAnsi" w:eastAsiaTheme="minorEastAsia" w:hAnsiTheme="minorHAnsi" w:cstheme="minorBidi"/>
          <w:noProof/>
          <w:sz w:val="22"/>
          <w:szCs w:val="22"/>
          <w:lang w:val="es-ES" w:eastAsia="es-ES"/>
        </w:rPr>
      </w:pPr>
      <w:ins w:id="36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3.2.</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_Toc299463851 \h </w:instrText>
        </w:r>
      </w:ins>
      <w:r>
        <w:rPr>
          <w:noProof/>
          <w:webHidden/>
        </w:rPr>
      </w:r>
      <w:r>
        <w:rPr>
          <w:noProof/>
          <w:webHidden/>
        </w:rPr>
        <w:fldChar w:fldCharType="separate"/>
      </w:r>
      <w:ins w:id="366" w:author="Orion" w:date="2011-07-26T17:13:00Z">
        <w:r>
          <w:rPr>
            <w:noProof/>
            <w:webHidden/>
          </w:rPr>
          <w:t>20</w:t>
        </w:r>
        <w:r>
          <w:rPr>
            <w:noProof/>
            <w:webHidden/>
          </w:rPr>
          <w:fldChar w:fldCharType="end"/>
        </w:r>
        <w:r w:rsidRPr="00014777">
          <w:rPr>
            <w:rStyle w:val="Hyperlink"/>
            <w:noProof/>
          </w:rPr>
          <w:fldChar w:fldCharType="end"/>
        </w:r>
      </w:ins>
    </w:p>
    <w:p w14:paraId="780DC93C" w14:textId="77777777" w:rsidR="00E3043C" w:rsidRDefault="00E3043C">
      <w:pPr>
        <w:pStyle w:val="TOC1"/>
        <w:rPr>
          <w:ins w:id="367" w:author="Orion" w:date="2011-07-26T17:13:00Z"/>
          <w:rFonts w:asciiTheme="minorHAnsi" w:eastAsiaTheme="minorEastAsia" w:hAnsiTheme="minorHAnsi" w:cstheme="minorBidi"/>
          <w:noProof/>
          <w:sz w:val="22"/>
          <w:szCs w:val="22"/>
          <w:lang w:val="es-ES" w:eastAsia="es-ES"/>
        </w:rPr>
      </w:pPr>
      <w:ins w:id="36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w:t>
        </w:r>
        <w:r>
          <w:rPr>
            <w:rFonts w:asciiTheme="minorHAnsi" w:eastAsiaTheme="minorEastAsia" w:hAnsiTheme="minorHAnsi" w:cstheme="minorBidi"/>
            <w:noProof/>
            <w:sz w:val="22"/>
            <w:szCs w:val="22"/>
            <w:lang w:val="es-ES" w:eastAsia="es-ES"/>
          </w:rPr>
          <w:tab/>
        </w:r>
        <w:r w:rsidRPr="00014777">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_Toc299463852 \h </w:instrText>
        </w:r>
      </w:ins>
      <w:r>
        <w:rPr>
          <w:noProof/>
          <w:webHidden/>
        </w:rPr>
      </w:r>
      <w:r>
        <w:rPr>
          <w:noProof/>
          <w:webHidden/>
        </w:rPr>
        <w:fldChar w:fldCharType="separate"/>
      </w:r>
      <w:ins w:id="369" w:author="Orion" w:date="2011-07-26T17:13:00Z">
        <w:r>
          <w:rPr>
            <w:noProof/>
            <w:webHidden/>
          </w:rPr>
          <w:t>21</w:t>
        </w:r>
        <w:r>
          <w:rPr>
            <w:noProof/>
            <w:webHidden/>
          </w:rPr>
          <w:fldChar w:fldCharType="end"/>
        </w:r>
        <w:r w:rsidRPr="00014777">
          <w:rPr>
            <w:rStyle w:val="Hyperlink"/>
            <w:noProof/>
          </w:rPr>
          <w:fldChar w:fldCharType="end"/>
        </w:r>
      </w:ins>
    </w:p>
    <w:p w14:paraId="43EDEDCB" w14:textId="77777777" w:rsidR="00E3043C" w:rsidRDefault="00E3043C">
      <w:pPr>
        <w:pStyle w:val="TOC1"/>
        <w:tabs>
          <w:tab w:val="left" w:pos="880"/>
        </w:tabs>
        <w:rPr>
          <w:ins w:id="370" w:author="Orion" w:date="2011-07-26T17:13:00Z"/>
          <w:rFonts w:asciiTheme="minorHAnsi" w:eastAsiaTheme="minorEastAsia" w:hAnsiTheme="minorHAnsi" w:cstheme="minorBidi"/>
          <w:noProof/>
          <w:sz w:val="22"/>
          <w:szCs w:val="22"/>
          <w:lang w:val="es-ES" w:eastAsia="es-ES"/>
        </w:rPr>
      </w:pPr>
      <w:ins w:id="37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3.3.1.</w:t>
        </w:r>
        <w:r>
          <w:rPr>
            <w:rFonts w:asciiTheme="minorHAnsi" w:eastAsiaTheme="minorEastAsia" w:hAnsiTheme="minorHAnsi" w:cstheme="minorBidi"/>
            <w:noProof/>
            <w:sz w:val="22"/>
            <w:szCs w:val="22"/>
            <w:lang w:val="es-ES" w:eastAsia="es-ES"/>
          </w:rPr>
          <w:tab/>
        </w:r>
        <w:r w:rsidRPr="00014777">
          <w:rPr>
            <w:rStyle w:val="Hyperlink"/>
            <w:noProof/>
            <w:lang w:bidi="hi-IN"/>
          </w:rPr>
          <w:t>Dinámica del vuelo</w:t>
        </w:r>
        <w:r>
          <w:rPr>
            <w:noProof/>
            <w:webHidden/>
          </w:rPr>
          <w:tab/>
        </w:r>
        <w:r>
          <w:rPr>
            <w:noProof/>
            <w:webHidden/>
          </w:rPr>
          <w:fldChar w:fldCharType="begin"/>
        </w:r>
        <w:r>
          <w:rPr>
            <w:noProof/>
            <w:webHidden/>
          </w:rPr>
          <w:instrText xml:space="preserve"> PAGEREF _Toc299463853 \h </w:instrText>
        </w:r>
      </w:ins>
      <w:r>
        <w:rPr>
          <w:noProof/>
          <w:webHidden/>
        </w:rPr>
      </w:r>
      <w:r>
        <w:rPr>
          <w:noProof/>
          <w:webHidden/>
        </w:rPr>
        <w:fldChar w:fldCharType="separate"/>
      </w:r>
      <w:ins w:id="372" w:author="Orion" w:date="2011-07-26T17:13:00Z">
        <w:r>
          <w:rPr>
            <w:noProof/>
            <w:webHidden/>
          </w:rPr>
          <w:t>21</w:t>
        </w:r>
        <w:r>
          <w:rPr>
            <w:noProof/>
            <w:webHidden/>
          </w:rPr>
          <w:fldChar w:fldCharType="end"/>
        </w:r>
        <w:r w:rsidRPr="00014777">
          <w:rPr>
            <w:rStyle w:val="Hyperlink"/>
            <w:noProof/>
          </w:rPr>
          <w:fldChar w:fldCharType="end"/>
        </w:r>
      </w:ins>
    </w:p>
    <w:p w14:paraId="19C86D46" w14:textId="77777777" w:rsidR="00E3043C" w:rsidRDefault="00E3043C">
      <w:pPr>
        <w:pStyle w:val="TOC1"/>
        <w:tabs>
          <w:tab w:val="left" w:pos="880"/>
        </w:tabs>
        <w:rPr>
          <w:ins w:id="373" w:author="Orion" w:date="2011-07-26T17:13:00Z"/>
          <w:rFonts w:asciiTheme="minorHAnsi" w:eastAsiaTheme="minorEastAsia" w:hAnsiTheme="minorHAnsi" w:cstheme="minorBidi"/>
          <w:noProof/>
          <w:sz w:val="22"/>
          <w:szCs w:val="22"/>
          <w:lang w:val="es-ES" w:eastAsia="es-ES"/>
        </w:rPr>
      </w:pPr>
      <w:ins w:id="37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3.3.2.</w:t>
        </w:r>
        <w:r>
          <w:rPr>
            <w:rFonts w:asciiTheme="minorHAnsi" w:eastAsiaTheme="minorEastAsia" w:hAnsiTheme="minorHAnsi" w:cstheme="minorBidi"/>
            <w:noProof/>
            <w:sz w:val="22"/>
            <w:szCs w:val="22"/>
            <w:lang w:val="es-ES" w:eastAsia="es-ES"/>
          </w:rPr>
          <w:tab/>
        </w:r>
        <w:r w:rsidRPr="00014777">
          <w:rPr>
            <w:rStyle w:val="Hyperlink"/>
            <w:noProof/>
            <w:lang w:bidi="hi-IN"/>
          </w:rPr>
          <w:t>Navegación aérea</w:t>
        </w:r>
        <w:r>
          <w:rPr>
            <w:noProof/>
            <w:webHidden/>
          </w:rPr>
          <w:tab/>
        </w:r>
        <w:r>
          <w:rPr>
            <w:noProof/>
            <w:webHidden/>
          </w:rPr>
          <w:fldChar w:fldCharType="begin"/>
        </w:r>
        <w:r>
          <w:rPr>
            <w:noProof/>
            <w:webHidden/>
          </w:rPr>
          <w:instrText xml:space="preserve"> PAGEREF _Toc299463854 \h </w:instrText>
        </w:r>
      </w:ins>
      <w:r>
        <w:rPr>
          <w:noProof/>
          <w:webHidden/>
        </w:rPr>
      </w:r>
      <w:r>
        <w:rPr>
          <w:noProof/>
          <w:webHidden/>
        </w:rPr>
        <w:fldChar w:fldCharType="separate"/>
      </w:r>
      <w:ins w:id="375" w:author="Orion" w:date="2011-07-26T17:13:00Z">
        <w:r>
          <w:rPr>
            <w:noProof/>
            <w:webHidden/>
          </w:rPr>
          <w:t>23</w:t>
        </w:r>
        <w:r>
          <w:rPr>
            <w:noProof/>
            <w:webHidden/>
          </w:rPr>
          <w:fldChar w:fldCharType="end"/>
        </w:r>
        <w:r w:rsidRPr="00014777">
          <w:rPr>
            <w:rStyle w:val="Hyperlink"/>
            <w:noProof/>
          </w:rPr>
          <w:fldChar w:fldCharType="end"/>
        </w:r>
      </w:ins>
    </w:p>
    <w:p w14:paraId="3914D8D1" w14:textId="77777777" w:rsidR="00E3043C" w:rsidRDefault="00E3043C">
      <w:pPr>
        <w:pStyle w:val="TOC1"/>
        <w:tabs>
          <w:tab w:val="left" w:pos="880"/>
        </w:tabs>
        <w:rPr>
          <w:ins w:id="376" w:author="Orion" w:date="2011-07-26T17:13:00Z"/>
          <w:rFonts w:asciiTheme="minorHAnsi" w:eastAsiaTheme="minorEastAsia" w:hAnsiTheme="minorHAnsi" w:cstheme="minorBidi"/>
          <w:noProof/>
          <w:sz w:val="22"/>
          <w:szCs w:val="22"/>
          <w:lang w:val="es-ES" w:eastAsia="es-ES"/>
        </w:rPr>
      </w:pPr>
      <w:ins w:id="37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3.3.3.</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w:t>
        </w:r>
        <w:r>
          <w:rPr>
            <w:noProof/>
            <w:webHidden/>
          </w:rPr>
          <w:tab/>
        </w:r>
        <w:r>
          <w:rPr>
            <w:noProof/>
            <w:webHidden/>
          </w:rPr>
          <w:fldChar w:fldCharType="begin"/>
        </w:r>
        <w:r>
          <w:rPr>
            <w:noProof/>
            <w:webHidden/>
          </w:rPr>
          <w:instrText xml:space="preserve"> PAGEREF _Toc299463855 \h </w:instrText>
        </w:r>
      </w:ins>
      <w:r>
        <w:rPr>
          <w:noProof/>
          <w:webHidden/>
        </w:rPr>
      </w:r>
      <w:r>
        <w:rPr>
          <w:noProof/>
          <w:webHidden/>
        </w:rPr>
        <w:fldChar w:fldCharType="separate"/>
      </w:r>
      <w:ins w:id="378" w:author="Orion" w:date="2011-07-26T17:13:00Z">
        <w:r>
          <w:rPr>
            <w:noProof/>
            <w:webHidden/>
          </w:rPr>
          <w:t>24</w:t>
        </w:r>
        <w:r>
          <w:rPr>
            <w:noProof/>
            <w:webHidden/>
          </w:rPr>
          <w:fldChar w:fldCharType="end"/>
        </w:r>
        <w:r w:rsidRPr="00014777">
          <w:rPr>
            <w:rStyle w:val="Hyperlink"/>
            <w:noProof/>
          </w:rPr>
          <w:fldChar w:fldCharType="end"/>
        </w:r>
      </w:ins>
    </w:p>
    <w:p w14:paraId="6FCEA137" w14:textId="77777777" w:rsidR="00E3043C" w:rsidRDefault="00E3043C">
      <w:pPr>
        <w:pStyle w:val="TOC1"/>
        <w:tabs>
          <w:tab w:val="left" w:pos="880"/>
        </w:tabs>
        <w:rPr>
          <w:ins w:id="379" w:author="Orion" w:date="2011-07-26T17:13:00Z"/>
          <w:rFonts w:asciiTheme="minorHAnsi" w:eastAsiaTheme="minorEastAsia" w:hAnsiTheme="minorHAnsi" w:cstheme="minorBidi"/>
          <w:noProof/>
          <w:sz w:val="22"/>
          <w:szCs w:val="22"/>
          <w:lang w:val="es-ES" w:eastAsia="es-ES"/>
        </w:rPr>
      </w:pPr>
      <w:ins w:id="38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3.3.4.</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_Toc299463858 \h </w:instrText>
        </w:r>
      </w:ins>
      <w:r>
        <w:rPr>
          <w:noProof/>
          <w:webHidden/>
        </w:rPr>
      </w:r>
      <w:r>
        <w:rPr>
          <w:noProof/>
          <w:webHidden/>
        </w:rPr>
        <w:fldChar w:fldCharType="separate"/>
      </w:r>
      <w:ins w:id="381" w:author="Orion" w:date="2011-07-26T17:13:00Z">
        <w:r>
          <w:rPr>
            <w:noProof/>
            <w:webHidden/>
          </w:rPr>
          <w:t>25</w:t>
        </w:r>
        <w:r>
          <w:rPr>
            <w:noProof/>
            <w:webHidden/>
          </w:rPr>
          <w:fldChar w:fldCharType="end"/>
        </w:r>
        <w:r w:rsidRPr="00014777">
          <w:rPr>
            <w:rStyle w:val="Hyperlink"/>
            <w:noProof/>
          </w:rPr>
          <w:fldChar w:fldCharType="end"/>
        </w:r>
      </w:ins>
    </w:p>
    <w:p w14:paraId="650BAC45" w14:textId="77777777" w:rsidR="00E3043C" w:rsidRDefault="00E3043C">
      <w:pPr>
        <w:pStyle w:val="TOC1"/>
        <w:rPr>
          <w:ins w:id="382" w:author="Orion" w:date="2011-07-26T17:13:00Z"/>
          <w:rFonts w:asciiTheme="minorHAnsi" w:eastAsiaTheme="minorEastAsia" w:hAnsiTheme="minorHAnsi" w:cstheme="minorBidi"/>
          <w:noProof/>
          <w:sz w:val="22"/>
          <w:szCs w:val="22"/>
          <w:lang w:val="es-ES" w:eastAsia="es-ES"/>
        </w:rPr>
      </w:pPr>
      <w:ins w:id="38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w:t>
        </w:r>
        <w:r>
          <w:rPr>
            <w:rFonts w:asciiTheme="minorHAnsi" w:eastAsiaTheme="minorEastAsia" w:hAnsiTheme="minorHAnsi" w:cstheme="minorBidi"/>
            <w:noProof/>
            <w:sz w:val="22"/>
            <w:szCs w:val="22"/>
            <w:lang w:val="es-ES" w:eastAsia="es-ES"/>
          </w:rPr>
          <w:tab/>
        </w:r>
        <w:r w:rsidRPr="00014777">
          <w:rPr>
            <w:rStyle w:val="Hyperlink"/>
            <w:noProof/>
            <w:lang w:bidi="hi-IN"/>
          </w:rPr>
          <w:t>Requisitos del Sistema</w:t>
        </w:r>
        <w:r>
          <w:rPr>
            <w:noProof/>
            <w:webHidden/>
          </w:rPr>
          <w:tab/>
        </w:r>
        <w:r>
          <w:rPr>
            <w:noProof/>
            <w:webHidden/>
          </w:rPr>
          <w:fldChar w:fldCharType="begin"/>
        </w:r>
        <w:r>
          <w:rPr>
            <w:noProof/>
            <w:webHidden/>
          </w:rPr>
          <w:instrText xml:space="preserve"> PAGEREF _Toc299463860 \h </w:instrText>
        </w:r>
      </w:ins>
      <w:r>
        <w:rPr>
          <w:noProof/>
          <w:webHidden/>
        </w:rPr>
      </w:r>
      <w:r>
        <w:rPr>
          <w:noProof/>
          <w:webHidden/>
        </w:rPr>
        <w:fldChar w:fldCharType="separate"/>
      </w:r>
      <w:ins w:id="384" w:author="Orion" w:date="2011-07-26T17:13:00Z">
        <w:r>
          <w:rPr>
            <w:noProof/>
            <w:webHidden/>
          </w:rPr>
          <w:t>27</w:t>
        </w:r>
        <w:r>
          <w:rPr>
            <w:noProof/>
            <w:webHidden/>
          </w:rPr>
          <w:fldChar w:fldCharType="end"/>
        </w:r>
        <w:r w:rsidRPr="00014777">
          <w:rPr>
            <w:rStyle w:val="Hyperlink"/>
            <w:noProof/>
          </w:rPr>
          <w:fldChar w:fldCharType="end"/>
        </w:r>
      </w:ins>
    </w:p>
    <w:p w14:paraId="0BDCC57C" w14:textId="77777777" w:rsidR="00E3043C" w:rsidRDefault="00E3043C">
      <w:pPr>
        <w:pStyle w:val="TOC1"/>
        <w:rPr>
          <w:ins w:id="385" w:author="Orion" w:date="2011-07-26T17:13:00Z"/>
          <w:rFonts w:asciiTheme="minorHAnsi" w:eastAsiaTheme="minorEastAsia" w:hAnsiTheme="minorHAnsi" w:cstheme="minorBidi"/>
          <w:noProof/>
          <w:sz w:val="22"/>
          <w:szCs w:val="22"/>
          <w:lang w:val="es-ES" w:eastAsia="es-ES"/>
        </w:rPr>
      </w:pPr>
      <w:ins w:id="38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w:t>
        </w:r>
        <w:r>
          <w:rPr>
            <w:rFonts w:asciiTheme="minorHAnsi" w:eastAsiaTheme="minorEastAsia" w:hAnsiTheme="minorHAnsi" w:cstheme="minorBidi"/>
            <w:noProof/>
            <w:sz w:val="22"/>
            <w:szCs w:val="22"/>
            <w:lang w:val="es-ES" w:eastAsia="es-ES"/>
          </w:rPr>
          <w:tab/>
        </w:r>
        <w:r w:rsidRPr="00014777">
          <w:rPr>
            <w:rStyle w:val="Hyperlink"/>
            <w:noProof/>
            <w:lang w:bidi="hi-IN"/>
          </w:rPr>
          <w:t>Aspectos del tráfico aéreo</w:t>
        </w:r>
        <w:r>
          <w:rPr>
            <w:noProof/>
            <w:webHidden/>
          </w:rPr>
          <w:tab/>
        </w:r>
        <w:r>
          <w:rPr>
            <w:noProof/>
            <w:webHidden/>
          </w:rPr>
          <w:fldChar w:fldCharType="begin"/>
        </w:r>
        <w:r>
          <w:rPr>
            <w:noProof/>
            <w:webHidden/>
          </w:rPr>
          <w:instrText xml:space="preserve"> PAGEREF _Toc299463861 \h </w:instrText>
        </w:r>
      </w:ins>
      <w:r>
        <w:rPr>
          <w:noProof/>
          <w:webHidden/>
        </w:rPr>
      </w:r>
      <w:r>
        <w:rPr>
          <w:noProof/>
          <w:webHidden/>
        </w:rPr>
        <w:fldChar w:fldCharType="separate"/>
      </w:r>
      <w:ins w:id="387" w:author="Orion" w:date="2011-07-26T17:13:00Z">
        <w:r>
          <w:rPr>
            <w:noProof/>
            <w:webHidden/>
          </w:rPr>
          <w:t>27</w:t>
        </w:r>
        <w:r>
          <w:rPr>
            <w:noProof/>
            <w:webHidden/>
          </w:rPr>
          <w:fldChar w:fldCharType="end"/>
        </w:r>
        <w:r w:rsidRPr="00014777">
          <w:rPr>
            <w:rStyle w:val="Hyperlink"/>
            <w:noProof/>
          </w:rPr>
          <w:fldChar w:fldCharType="end"/>
        </w:r>
      </w:ins>
    </w:p>
    <w:p w14:paraId="2F90E789" w14:textId="77777777" w:rsidR="00E3043C" w:rsidRDefault="00E3043C">
      <w:pPr>
        <w:pStyle w:val="TOC1"/>
        <w:tabs>
          <w:tab w:val="left" w:pos="880"/>
        </w:tabs>
        <w:rPr>
          <w:ins w:id="388" w:author="Orion" w:date="2011-07-26T17:13:00Z"/>
          <w:rFonts w:asciiTheme="minorHAnsi" w:eastAsiaTheme="minorEastAsia" w:hAnsiTheme="minorHAnsi" w:cstheme="minorBidi"/>
          <w:noProof/>
          <w:sz w:val="22"/>
          <w:szCs w:val="22"/>
          <w:lang w:val="es-ES" w:eastAsia="es-ES"/>
        </w:rPr>
      </w:pPr>
      <w:ins w:id="38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4.1.1.</w:t>
        </w:r>
        <w:r>
          <w:rPr>
            <w:rFonts w:asciiTheme="minorHAnsi" w:eastAsiaTheme="minorEastAsia" w:hAnsiTheme="minorHAnsi" w:cstheme="minorBidi"/>
            <w:noProof/>
            <w:sz w:val="22"/>
            <w:szCs w:val="22"/>
            <w:lang w:val="es-ES" w:eastAsia="es-ES"/>
          </w:rPr>
          <w:tab/>
        </w:r>
        <w:r w:rsidRPr="00014777">
          <w:rPr>
            <w:rStyle w:val="Hyperlink"/>
            <w:noProof/>
            <w:lang w:bidi="hi-IN"/>
          </w:rPr>
          <w:t>Vuelo</w:t>
        </w:r>
        <w:r>
          <w:rPr>
            <w:noProof/>
            <w:webHidden/>
          </w:rPr>
          <w:tab/>
        </w:r>
        <w:r>
          <w:rPr>
            <w:noProof/>
            <w:webHidden/>
          </w:rPr>
          <w:fldChar w:fldCharType="begin"/>
        </w:r>
        <w:r>
          <w:rPr>
            <w:noProof/>
            <w:webHidden/>
          </w:rPr>
          <w:instrText xml:space="preserve"> PAGEREF _Toc299463862 \h </w:instrText>
        </w:r>
      </w:ins>
      <w:r>
        <w:rPr>
          <w:noProof/>
          <w:webHidden/>
        </w:rPr>
      </w:r>
      <w:r>
        <w:rPr>
          <w:noProof/>
          <w:webHidden/>
        </w:rPr>
        <w:fldChar w:fldCharType="separate"/>
      </w:r>
      <w:ins w:id="390" w:author="Orion" w:date="2011-07-26T17:13:00Z">
        <w:r>
          <w:rPr>
            <w:noProof/>
            <w:webHidden/>
          </w:rPr>
          <w:t>27</w:t>
        </w:r>
        <w:r>
          <w:rPr>
            <w:noProof/>
            <w:webHidden/>
          </w:rPr>
          <w:fldChar w:fldCharType="end"/>
        </w:r>
        <w:r w:rsidRPr="00014777">
          <w:rPr>
            <w:rStyle w:val="Hyperlink"/>
            <w:noProof/>
          </w:rPr>
          <w:fldChar w:fldCharType="end"/>
        </w:r>
      </w:ins>
    </w:p>
    <w:p w14:paraId="650F432A" w14:textId="77777777" w:rsidR="00E3043C" w:rsidRDefault="00E3043C">
      <w:pPr>
        <w:pStyle w:val="TOC1"/>
        <w:tabs>
          <w:tab w:val="left" w:pos="880"/>
        </w:tabs>
        <w:rPr>
          <w:ins w:id="391" w:author="Orion" w:date="2011-07-26T17:13:00Z"/>
          <w:rFonts w:asciiTheme="minorHAnsi" w:eastAsiaTheme="minorEastAsia" w:hAnsiTheme="minorHAnsi" w:cstheme="minorBidi"/>
          <w:noProof/>
          <w:sz w:val="22"/>
          <w:szCs w:val="22"/>
          <w:lang w:val="es-ES" w:eastAsia="es-ES"/>
        </w:rPr>
      </w:pPr>
      <w:ins w:id="39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4.1.2.</w:t>
        </w:r>
        <w:r>
          <w:rPr>
            <w:rFonts w:asciiTheme="minorHAnsi" w:eastAsiaTheme="minorEastAsia" w:hAnsiTheme="minorHAnsi" w:cstheme="minorBidi"/>
            <w:noProof/>
            <w:sz w:val="22"/>
            <w:szCs w:val="22"/>
            <w:lang w:val="es-ES" w:eastAsia="es-ES"/>
          </w:rPr>
          <w:tab/>
        </w:r>
        <w:r w:rsidRPr="00014777">
          <w:rPr>
            <w:rStyle w:val="Hyperlink"/>
            <w:noProof/>
            <w:lang w:bidi="hi-IN"/>
          </w:rPr>
          <w:t>Aeronaves</w:t>
        </w:r>
        <w:r>
          <w:rPr>
            <w:noProof/>
            <w:webHidden/>
          </w:rPr>
          <w:tab/>
        </w:r>
        <w:r>
          <w:rPr>
            <w:noProof/>
            <w:webHidden/>
          </w:rPr>
          <w:fldChar w:fldCharType="begin"/>
        </w:r>
        <w:r>
          <w:rPr>
            <w:noProof/>
            <w:webHidden/>
          </w:rPr>
          <w:instrText xml:space="preserve"> PAGEREF _Toc299463863 \h </w:instrText>
        </w:r>
      </w:ins>
      <w:r>
        <w:rPr>
          <w:noProof/>
          <w:webHidden/>
        </w:rPr>
      </w:r>
      <w:r>
        <w:rPr>
          <w:noProof/>
          <w:webHidden/>
        </w:rPr>
        <w:fldChar w:fldCharType="separate"/>
      </w:r>
      <w:ins w:id="393" w:author="Orion" w:date="2011-07-26T17:13:00Z">
        <w:r>
          <w:rPr>
            <w:noProof/>
            <w:webHidden/>
          </w:rPr>
          <w:t>28</w:t>
        </w:r>
        <w:r>
          <w:rPr>
            <w:noProof/>
            <w:webHidden/>
          </w:rPr>
          <w:fldChar w:fldCharType="end"/>
        </w:r>
        <w:r w:rsidRPr="00014777">
          <w:rPr>
            <w:rStyle w:val="Hyperlink"/>
            <w:noProof/>
          </w:rPr>
          <w:fldChar w:fldCharType="end"/>
        </w:r>
      </w:ins>
    </w:p>
    <w:p w14:paraId="15909EA4" w14:textId="77777777" w:rsidR="00E3043C" w:rsidRDefault="00E3043C">
      <w:pPr>
        <w:pStyle w:val="TOC1"/>
        <w:tabs>
          <w:tab w:val="left" w:pos="880"/>
        </w:tabs>
        <w:rPr>
          <w:ins w:id="394" w:author="Orion" w:date="2011-07-26T17:13:00Z"/>
          <w:rFonts w:asciiTheme="minorHAnsi" w:eastAsiaTheme="minorEastAsia" w:hAnsiTheme="minorHAnsi" w:cstheme="minorBidi"/>
          <w:noProof/>
          <w:sz w:val="22"/>
          <w:szCs w:val="22"/>
          <w:lang w:val="es-ES" w:eastAsia="es-ES"/>
        </w:rPr>
      </w:pPr>
      <w:ins w:id="39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4.1.3.</w:t>
        </w:r>
        <w:r>
          <w:rPr>
            <w:rFonts w:asciiTheme="minorHAnsi" w:eastAsiaTheme="minorEastAsia" w:hAnsiTheme="minorHAnsi" w:cstheme="minorBidi"/>
            <w:noProof/>
            <w:sz w:val="22"/>
            <w:szCs w:val="22"/>
            <w:lang w:val="es-ES" w:eastAsia="es-ES"/>
          </w:rPr>
          <w:tab/>
        </w:r>
        <w:r w:rsidRPr="00014777">
          <w:rPr>
            <w:rStyle w:val="Hyperlink"/>
            <w:noProof/>
            <w:lang w:bidi="hi-IN"/>
          </w:rPr>
          <w:t>Pilotos</w:t>
        </w:r>
        <w:r>
          <w:rPr>
            <w:noProof/>
            <w:webHidden/>
          </w:rPr>
          <w:tab/>
        </w:r>
        <w:r>
          <w:rPr>
            <w:noProof/>
            <w:webHidden/>
          </w:rPr>
          <w:fldChar w:fldCharType="begin"/>
        </w:r>
        <w:r>
          <w:rPr>
            <w:noProof/>
            <w:webHidden/>
          </w:rPr>
          <w:instrText xml:space="preserve"> PAGEREF _Toc299463864 \h </w:instrText>
        </w:r>
      </w:ins>
      <w:r>
        <w:rPr>
          <w:noProof/>
          <w:webHidden/>
        </w:rPr>
      </w:r>
      <w:r>
        <w:rPr>
          <w:noProof/>
          <w:webHidden/>
        </w:rPr>
        <w:fldChar w:fldCharType="separate"/>
      </w:r>
      <w:ins w:id="396" w:author="Orion" w:date="2011-07-26T17:13:00Z">
        <w:r>
          <w:rPr>
            <w:noProof/>
            <w:webHidden/>
          </w:rPr>
          <w:t>29</w:t>
        </w:r>
        <w:r>
          <w:rPr>
            <w:noProof/>
            <w:webHidden/>
          </w:rPr>
          <w:fldChar w:fldCharType="end"/>
        </w:r>
        <w:r w:rsidRPr="00014777">
          <w:rPr>
            <w:rStyle w:val="Hyperlink"/>
            <w:noProof/>
          </w:rPr>
          <w:fldChar w:fldCharType="end"/>
        </w:r>
      </w:ins>
    </w:p>
    <w:p w14:paraId="6822C122" w14:textId="77777777" w:rsidR="00E3043C" w:rsidRDefault="00E3043C">
      <w:pPr>
        <w:pStyle w:val="TOC1"/>
        <w:tabs>
          <w:tab w:val="left" w:pos="880"/>
        </w:tabs>
        <w:rPr>
          <w:ins w:id="397" w:author="Orion" w:date="2011-07-26T17:13:00Z"/>
          <w:rFonts w:asciiTheme="minorHAnsi" w:eastAsiaTheme="minorEastAsia" w:hAnsiTheme="minorHAnsi" w:cstheme="minorBidi"/>
          <w:noProof/>
          <w:sz w:val="22"/>
          <w:szCs w:val="22"/>
          <w:lang w:val="es-ES" w:eastAsia="es-ES"/>
        </w:rPr>
      </w:pPr>
      <w:ins w:id="39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4.1.4.</w:t>
        </w:r>
        <w:r>
          <w:rPr>
            <w:rFonts w:asciiTheme="minorHAnsi" w:eastAsiaTheme="minorEastAsia" w:hAnsiTheme="minorHAnsi" w:cstheme="minorBidi"/>
            <w:noProof/>
            <w:sz w:val="22"/>
            <w:szCs w:val="22"/>
            <w:lang w:val="es-ES" w:eastAsia="es-ES"/>
          </w:rPr>
          <w:tab/>
        </w:r>
        <w:r w:rsidRPr="00014777">
          <w:rPr>
            <w:rStyle w:val="Hyperlink"/>
            <w:noProof/>
            <w:lang w:bidi="hi-IN"/>
          </w:rPr>
          <w:t>Controladores</w:t>
        </w:r>
        <w:r>
          <w:rPr>
            <w:noProof/>
            <w:webHidden/>
          </w:rPr>
          <w:tab/>
        </w:r>
        <w:r>
          <w:rPr>
            <w:noProof/>
            <w:webHidden/>
          </w:rPr>
          <w:fldChar w:fldCharType="begin"/>
        </w:r>
        <w:r>
          <w:rPr>
            <w:noProof/>
            <w:webHidden/>
          </w:rPr>
          <w:instrText xml:space="preserve"> PAGEREF _Toc299463867 \h </w:instrText>
        </w:r>
      </w:ins>
      <w:r>
        <w:rPr>
          <w:noProof/>
          <w:webHidden/>
        </w:rPr>
      </w:r>
      <w:r>
        <w:rPr>
          <w:noProof/>
          <w:webHidden/>
        </w:rPr>
        <w:fldChar w:fldCharType="separate"/>
      </w:r>
      <w:ins w:id="399" w:author="Orion" w:date="2011-07-26T17:13:00Z">
        <w:r>
          <w:rPr>
            <w:noProof/>
            <w:webHidden/>
          </w:rPr>
          <w:t>29</w:t>
        </w:r>
        <w:r>
          <w:rPr>
            <w:noProof/>
            <w:webHidden/>
          </w:rPr>
          <w:fldChar w:fldCharType="end"/>
        </w:r>
        <w:r w:rsidRPr="00014777">
          <w:rPr>
            <w:rStyle w:val="Hyperlink"/>
            <w:noProof/>
          </w:rPr>
          <w:fldChar w:fldCharType="end"/>
        </w:r>
      </w:ins>
    </w:p>
    <w:p w14:paraId="1858211A" w14:textId="77777777" w:rsidR="00E3043C" w:rsidRDefault="00E3043C">
      <w:pPr>
        <w:pStyle w:val="TOC1"/>
        <w:rPr>
          <w:ins w:id="400" w:author="Orion" w:date="2011-07-26T17:13:00Z"/>
          <w:rFonts w:asciiTheme="minorHAnsi" w:eastAsiaTheme="minorEastAsia" w:hAnsiTheme="minorHAnsi" w:cstheme="minorBidi"/>
          <w:noProof/>
          <w:sz w:val="22"/>
          <w:szCs w:val="22"/>
          <w:lang w:val="es-ES" w:eastAsia="es-ES"/>
        </w:rPr>
      </w:pPr>
      <w:ins w:id="40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4.2.</w:t>
        </w:r>
        <w:r>
          <w:rPr>
            <w:rFonts w:asciiTheme="minorHAnsi" w:eastAsiaTheme="minorEastAsia" w:hAnsiTheme="minorHAnsi" w:cstheme="minorBidi"/>
            <w:noProof/>
            <w:sz w:val="22"/>
            <w:szCs w:val="22"/>
            <w:lang w:val="es-ES" w:eastAsia="es-ES"/>
          </w:rPr>
          <w:tab/>
        </w:r>
        <w:r w:rsidRPr="00014777">
          <w:rPr>
            <w:rStyle w:val="Hyperlink"/>
            <w:noProof/>
            <w:lang w:bidi="hi-IN"/>
          </w:rPr>
          <w:t>Desarrollo</w:t>
        </w:r>
        <w:r>
          <w:rPr>
            <w:noProof/>
            <w:webHidden/>
          </w:rPr>
          <w:tab/>
        </w:r>
        <w:r>
          <w:rPr>
            <w:noProof/>
            <w:webHidden/>
          </w:rPr>
          <w:fldChar w:fldCharType="begin"/>
        </w:r>
        <w:r>
          <w:rPr>
            <w:noProof/>
            <w:webHidden/>
          </w:rPr>
          <w:instrText xml:space="preserve"> PAGEREF _Toc299463868 \h </w:instrText>
        </w:r>
      </w:ins>
      <w:r>
        <w:rPr>
          <w:noProof/>
          <w:webHidden/>
        </w:rPr>
      </w:r>
      <w:r>
        <w:rPr>
          <w:noProof/>
          <w:webHidden/>
        </w:rPr>
        <w:fldChar w:fldCharType="separate"/>
      </w:r>
      <w:ins w:id="402" w:author="Orion" w:date="2011-07-26T17:13:00Z">
        <w:r>
          <w:rPr>
            <w:noProof/>
            <w:webHidden/>
          </w:rPr>
          <w:t>29</w:t>
        </w:r>
        <w:r>
          <w:rPr>
            <w:noProof/>
            <w:webHidden/>
          </w:rPr>
          <w:fldChar w:fldCharType="end"/>
        </w:r>
        <w:r w:rsidRPr="00014777">
          <w:rPr>
            <w:rStyle w:val="Hyperlink"/>
            <w:noProof/>
          </w:rPr>
          <w:fldChar w:fldCharType="end"/>
        </w:r>
      </w:ins>
    </w:p>
    <w:p w14:paraId="07FA9D91" w14:textId="77777777" w:rsidR="00E3043C" w:rsidRDefault="00E3043C">
      <w:pPr>
        <w:pStyle w:val="TOC1"/>
        <w:rPr>
          <w:ins w:id="403" w:author="Orion" w:date="2011-07-26T17:13:00Z"/>
          <w:rFonts w:asciiTheme="minorHAnsi" w:eastAsiaTheme="minorEastAsia" w:hAnsiTheme="minorHAnsi" w:cstheme="minorBidi"/>
          <w:noProof/>
          <w:sz w:val="22"/>
          <w:szCs w:val="22"/>
          <w:lang w:val="es-ES" w:eastAsia="es-ES"/>
        </w:rPr>
      </w:pPr>
      <w:ins w:id="40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w:t>
        </w:r>
        <w:r>
          <w:rPr>
            <w:rFonts w:asciiTheme="minorHAnsi" w:eastAsiaTheme="minorEastAsia" w:hAnsiTheme="minorHAnsi" w:cstheme="minorBidi"/>
            <w:noProof/>
            <w:sz w:val="22"/>
            <w:szCs w:val="22"/>
            <w:lang w:val="es-ES" w:eastAsia="es-ES"/>
          </w:rPr>
          <w:tab/>
        </w:r>
        <w:r w:rsidRPr="00014777">
          <w:rPr>
            <w:rStyle w:val="Hyperlink"/>
            <w:noProof/>
            <w:lang w:bidi="hi-IN"/>
          </w:rPr>
          <w:t>Entorno de simulación</w:t>
        </w:r>
        <w:r>
          <w:rPr>
            <w:noProof/>
            <w:webHidden/>
          </w:rPr>
          <w:tab/>
        </w:r>
        <w:r>
          <w:rPr>
            <w:noProof/>
            <w:webHidden/>
          </w:rPr>
          <w:fldChar w:fldCharType="begin"/>
        </w:r>
        <w:r>
          <w:rPr>
            <w:noProof/>
            <w:webHidden/>
          </w:rPr>
          <w:instrText xml:space="preserve"> PAGEREF _Toc299463874 \h </w:instrText>
        </w:r>
      </w:ins>
      <w:r>
        <w:rPr>
          <w:noProof/>
          <w:webHidden/>
        </w:rPr>
      </w:r>
      <w:r>
        <w:rPr>
          <w:noProof/>
          <w:webHidden/>
        </w:rPr>
        <w:fldChar w:fldCharType="separate"/>
      </w:r>
      <w:ins w:id="405" w:author="Orion" w:date="2011-07-26T17:13:00Z">
        <w:r>
          <w:rPr>
            <w:noProof/>
            <w:webHidden/>
          </w:rPr>
          <w:t>31</w:t>
        </w:r>
        <w:r>
          <w:rPr>
            <w:noProof/>
            <w:webHidden/>
          </w:rPr>
          <w:fldChar w:fldCharType="end"/>
        </w:r>
        <w:r w:rsidRPr="00014777">
          <w:rPr>
            <w:rStyle w:val="Hyperlink"/>
            <w:noProof/>
          </w:rPr>
          <w:fldChar w:fldCharType="end"/>
        </w:r>
      </w:ins>
    </w:p>
    <w:p w14:paraId="347B8337" w14:textId="77777777" w:rsidR="00E3043C" w:rsidRDefault="00E3043C">
      <w:pPr>
        <w:pStyle w:val="TOC1"/>
        <w:rPr>
          <w:ins w:id="406" w:author="Orion" w:date="2011-07-26T17:13:00Z"/>
          <w:rFonts w:asciiTheme="minorHAnsi" w:eastAsiaTheme="minorEastAsia" w:hAnsiTheme="minorHAnsi" w:cstheme="minorBidi"/>
          <w:noProof/>
          <w:sz w:val="22"/>
          <w:szCs w:val="22"/>
          <w:lang w:val="es-ES" w:eastAsia="es-ES"/>
        </w:rPr>
      </w:pPr>
      <w:ins w:id="40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w:t>
        </w:r>
        <w:r>
          <w:rPr>
            <w:rFonts w:asciiTheme="minorHAnsi" w:eastAsiaTheme="minorEastAsia" w:hAnsiTheme="minorHAnsi" w:cstheme="minorBidi"/>
            <w:noProof/>
            <w:sz w:val="22"/>
            <w:szCs w:val="22"/>
            <w:lang w:val="es-ES" w:eastAsia="es-ES"/>
          </w:rPr>
          <w:tab/>
        </w:r>
        <w:r w:rsidRPr="00014777">
          <w:rPr>
            <w:rStyle w:val="Hyperlink"/>
            <w:noProof/>
            <w:lang w:bidi="hi-IN"/>
          </w:rPr>
          <w:t>Especificación</w:t>
        </w:r>
        <w:r>
          <w:rPr>
            <w:noProof/>
            <w:webHidden/>
          </w:rPr>
          <w:tab/>
        </w:r>
        <w:r>
          <w:rPr>
            <w:noProof/>
            <w:webHidden/>
          </w:rPr>
          <w:fldChar w:fldCharType="begin"/>
        </w:r>
        <w:r>
          <w:rPr>
            <w:noProof/>
            <w:webHidden/>
          </w:rPr>
          <w:instrText xml:space="preserve"> PAGEREF _Toc299463877 \h </w:instrText>
        </w:r>
      </w:ins>
      <w:r>
        <w:rPr>
          <w:noProof/>
          <w:webHidden/>
        </w:rPr>
      </w:r>
      <w:r>
        <w:rPr>
          <w:noProof/>
          <w:webHidden/>
        </w:rPr>
        <w:fldChar w:fldCharType="separate"/>
      </w:r>
      <w:ins w:id="408" w:author="Orion" w:date="2011-07-26T17:13:00Z">
        <w:r>
          <w:rPr>
            <w:noProof/>
            <w:webHidden/>
          </w:rPr>
          <w:t>31</w:t>
        </w:r>
        <w:r>
          <w:rPr>
            <w:noProof/>
            <w:webHidden/>
          </w:rPr>
          <w:fldChar w:fldCharType="end"/>
        </w:r>
        <w:r w:rsidRPr="00014777">
          <w:rPr>
            <w:rStyle w:val="Hyperlink"/>
            <w:noProof/>
          </w:rPr>
          <w:fldChar w:fldCharType="end"/>
        </w:r>
      </w:ins>
    </w:p>
    <w:p w14:paraId="0165B006" w14:textId="77777777" w:rsidR="00E3043C" w:rsidRDefault="00E3043C">
      <w:pPr>
        <w:pStyle w:val="TOC1"/>
        <w:tabs>
          <w:tab w:val="left" w:pos="880"/>
        </w:tabs>
        <w:rPr>
          <w:ins w:id="409" w:author="Orion" w:date="2011-07-26T17:13:00Z"/>
          <w:rFonts w:asciiTheme="minorHAnsi" w:eastAsiaTheme="minorEastAsia" w:hAnsiTheme="minorHAnsi" w:cstheme="minorBidi"/>
          <w:noProof/>
          <w:sz w:val="22"/>
          <w:szCs w:val="22"/>
          <w:lang w:val="es-ES" w:eastAsia="es-ES"/>
        </w:rPr>
      </w:pPr>
      <w:ins w:id="41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5.1.1.</w:t>
        </w:r>
        <w:r>
          <w:rPr>
            <w:rFonts w:asciiTheme="minorHAnsi" w:eastAsiaTheme="minorEastAsia" w:hAnsiTheme="minorHAnsi" w:cstheme="minorBidi"/>
            <w:noProof/>
            <w:sz w:val="22"/>
            <w:szCs w:val="22"/>
            <w:lang w:val="es-ES" w:eastAsia="es-ES"/>
          </w:rPr>
          <w:tab/>
        </w:r>
        <w:r w:rsidRPr="00014777">
          <w:rPr>
            <w:rStyle w:val="Hyperlink"/>
            <w:noProof/>
            <w:lang w:bidi="hi-IN"/>
          </w:rPr>
          <w:t>Casos de uso</w:t>
        </w:r>
        <w:r>
          <w:rPr>
            <w:noProof/>
            <w:webHidden/>
          </w:rPr>
          <w:tab/>
        </w:r>
        <w:r>
          <w:rPr>
            <w:noProof/>
            <w:webHidden/>
          </w:rPr>
          <w:fldChar w:fldCharType="begin"/>
        </w:r>
        <w:r>
          <w:rPr>
            <w:noProof/>
            <w:webHidden/>
          </w:rPr>
          <w:instrText xml:space="preserve"> PAGEREF _Toc299463878 \h </w:instrText>
        </w:r>
      </w:ins>
      <w:r>
        <w:rPr>
          <w:noProof/>
          <w:webHidden/>
        </w:rPr>
      </w:r>
      <w:r>
        <w:rPr>
          <w:noProof/>
          <w:webHidden/>
        </w:rPr>
        <w:fldChar w:fldCharType="separate"/>
      </w:r>
      <w:ins w:id="411" w:author="Orion" w:date="2011-07-26T17:13:00Z">
        <w:r>
          <w:rPr>
            <w:noProof/>
            <w:webHidden/>
          </w:rPr>
          <w:t>31</w:t>
        </w:r>
        <w:r>
          <w:rPr>
            <w:noProof/>
            <w:webHidden/>
          </w:rPr>
          <w:fldChar w:fldCharType="end"/>
        </w:r>
        <w:r w:rsidRPr="00014777">
          <w:rPr>
            <w:rStyle w:val="Hyperlink"/>
            <w:noProof/>
          </w:rPr>
          <w:fldChar w:fldCharType="end"/>
        </w:r>
      </w:ins>
    </w:p>
    <w:p w14:paraId="351E7DE5" w14:textId="77777777" w:rsidR="00E3043C" w:rsidRDefault="00E3043C">
      <w:pPr>
        <w:pStyle w:val="TOC1"/>
        <w:tabs>
          <w:tab w:val="left" w:pos="880"/>
        </w:tabs>
        <w:rPr>
          <w:ins w:id="412" w:author="Orion" w:date="2011-07-26T17:13:00Z"/>
          <w:rFonts w:asciiTheme="minorHAnsi" w:eastAsiaTheme="minorEastAsia" w:hAnsiTheme="minorHAnsi" w:cstheme="minorBidi"/>
          <w:noProof/>
          <w:sz w:val="22"/>
          <w:szCs w:val="22"/>
          <w:lang w:val="es-ES" w:eastAsia="es-ES"/>
        </w:rPr>
      </w:pPr>
      <w:ins w:id="41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5.1.2.</w:t>
        </w:r>
        <w:r>
          <w:rPr>
            <w:rFonts w:asciiTheme="minorHAnsi" w:eastAsiaTheme="minorEastAsia" w:hAnsiTheme="minorHAnsi" w:cstheme="minorBidi"/>
            <w:noProof/>
            <w:sz w:val="22"/>
            <w:szCs w:val="22"/>
            <w:lang w:val="es-ES" w:eastAsia="es-ES"/>
          </w:rPr>
          <w:tab/>
        </w:r>
        <w:r w:rsidRPr="00014777">
          <w:rPr>
            <w:rStyle w:val="Hyperlink"/>
            <w:noProof/>
            <w:lang w:bidi="hi-IN"/>
          </w:rPr>
          <w:t>Objetivos principales del sistema</w:t>
        </w:r>
        <w:r>
          <w:rPr>
            <w:noProof/>
            <w:webHidden/>
          </w:rPr>
          <w:tab/>
        </w:r>
        <w:r>
          <w:rPr>
            <w:noProof/>
            <w:webHidden/>
          </w:rPr>
          <w:fldChar w:fldCharType="begin"/>
        </w:r>
        <w:r>
          <w:rPr>
            <w:noProof/>
            <w:webHidden/>
          </w:rPr>
          <w:instrText xml:space="preserve"> PAGEREF _Toc299463880 \h </w:instrText>
        </w:r>
      </w:ins>
      <w:r>
        <w:rPr>
          <w:noProof/>
          <w:webHidden/>
        </w:rPr>
      </w:r>
      <w:r>
        <w:rPr>
          <w:noProof/>
          <w:webHidden/>
        </w:rPr>
        <w:fldChar w:fldCharType="separate"/>
      </w:r>
      <w:ins w:id="414" w:author="Orion" w:date="2011-07-26T17:13:00Z">
        <w:r>
          <w:rPr>
            <w:noProof/>
            <w:webHidden/>
          </w:rPr>
          <w:t>32</w:t>
        </w:r>
        <w:r>
          <w:rPr>
            <w:noProof/>
            <w:webHidden/>
          </w:rPr>
          <w:fldChar w:fldCharType="end"/>
        </w:r>
        <w:r w:rsidRPr="00014777">
          <w:rPr>
            <w:rStyle w:val="Hyperlink"/>
            <w:noProof/>
          </w:rPr>
          <w:fldChar w:fldCharType="end"/>
        </w:r>
      </w:ins>
    </w:p>
    <w:p w14:paraId="6DD07802" w14:textId="77777777" w:rsidR="00E3043C" w:rsidRDefault="00E3043C">
      <w:pPr>
        <w:pStyle w:val="TOC1"/>
        <w:tabs>
          <w:tab w:val="left" w:pos="880"/>
        </w:tabs>
        <w:rPr>
          <w:ins w:id="415" w:author="Orion" w:date="2011-07-26T17:13:00Z"/>
          <w:rFonts w:asciiTheme="minorHAnsi" w:eastAsiaTheme="minorEastAsia" w:hAnsiTheme="minorHAnsi" w:cstheme="minorBidi"/>
          <w:noProof/>
          <w:sz w:val="22"/>
          <w:szCs w:val="22"/>
          <w:lang w:val="es-ES" w:eastAsia="es-ES"/>
        </w:rPr>
      </w:pPr>
      <w:ins w:id="41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"_Toc299463882"</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5.1.3.</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_Toc299463882 \h </w:instrText>
        </w:r>
      </w:ins>
      <w:r>
        <w:rPr>
          <w:noProof/>
          <w:webHidden/>
        </w:rPr>
      </w:r>
      <w:r>
        <w:rPr>
          <w:noProof/>
          <w:webHidden/>
        </w:rPr>
        <w:fldChar w:fldCharType="separate"/>
      </w:r>
      <w:ins w:id="417" w:author="Orion" w:date="2011-07-26T17:13:00Z">
        <w:r>
          <w:rPr>
            <w:noProof/>
            <w:webHidden/>
          </w:rPr>
          <w:t>33</w:t>
        </w:r>
        <w:r>
          <w:rPr>
            <w:noProof/>
            <w:webHidden/>
          </w:rPr>
          <w:fldChar w:fldCharType="end"/>
        </w:r>
        <w:r w:rsidRPr="00014777">
          <w:rPr>
            <w:rStyle w:val="Hyperlink"/>
            <w:noProof/>
          </w:rPr>
          <w:fldChar w:fldCharType="end"/>
        </w:r>
      </w:ins>
    </w:p>
    <w:p w14:paraId="7198C472" w14:textId="77777777" w:rsidR="00E3043C" w:rsidRDefault="00E3043C">
      <w:pPr>
        <w:pStyle w:val="TOC1"/>
        <w:tabs>
          <w:tab w:val="left" w:pos="880"/>
        </w:tabs>
        <w:rPr>
          <w:ins w:id="418" w:author="Orion" w:date="2011-07-26T17:13:00Z"/>
          <w:rFonts w:asciiTheme="minorHAnsi" w:eastAsiaTheme="minorEastAsia" w:hAnsiTheme="minorHAnsi" w:cstheme="minorBidi"/>
          <w:noProof/>
          <w:sz w:val="22"/>
          <w:szCs w:val="22"/>
          <w:lang w:val="es-ES" w:eastAsia="es-ES"/>
        </w:rPr>
      </w:pPr>
      <w:ins w:id="41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"_Toc299463884"</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5.1.4.</w:t>
        </w:r>
        <w:r>
          <w:rPr>
            <w:rFonts w:asciiTheme="minorHAnsi" w:eastAsiaTheme="minorEastAsia" w:hAnsiTheme="minorHAnsi" w:cstheme="minorBidi"/>
            <w:noProof/>
            <w:sz w:val="22"/>
            <w:szCs w:val="22"/>
            <w:lang w:val="es-ES" w:eastAsia="es-ES"/>
          </w:rPr>
          <w:tab/>
        </w:r>
        <w:r w:rsidRPr="00014777">
          <w:rPr>
            <w:rStyle w:val="Hyperlink"/>
            <w:noProof/>
            <w:lang w:bidi="hi-IN"/>
          </w:rPr>
          <w:t>Seguimiento del plan de vuelo</w:t>
        </w:r>
        <w:r>
          <w:rPr>
            <w:noProof/>
            <w:webHidden/>
          </w:rPr>
          <w:tab/>
        </w:r>
        <w:r>
          <w:rPr>
            <w:noProof/>
            <w:webHidden/>
          </w:rPr>
          <w:fldChar w:fldCharType="begin"/>
        </w:r>
        <w:r>
          <w:rPr>
            <w:noProof/>
            <w:webHidden/>
          </w:rPr>
          <w:instrText xml:space="preserve"> PAGEREF _Toc299463884 \h </w:instrText>
        </w:r>
      </w:ins>
      <w:r>
        <w:rPr>
          <w:noProof/>
          <w:webHidden/>
        </w:rPr>
      </w:r>
      <w:r>
        <w:rPr>
          <w:noProof/>
          <w:webHidden/>
        </w:rPr>
        <w:fldChar w:fldCharType="separate"/>
      </w:r>
      <w:ins w:id="420" w:author="Orion" w:date="2011-07-26T17:13:00Z">
        <w:r>
          <w:rPr>
            <w:noProof/>
            <w:webHidden/>
          </w:rPr>
          <w:t>35</w:t>
        </w:r>
        <w:r>
          <w:rPr>
            <w:noProof/>
            <w:webHidden/>
          </w:rPr>
          <w:fldChar w:fldCharType="end"/>
        </w:r>
        <w:r w:rsidRPr="00014777">
          <w:rPr>
            <w:rStyle w:val="Hyperlink"/>
            <w:noProof/>
          </w:rPr>
          <w:fldChar w:fldCharType="end"/>
        </w:r>
      </w:ins>
    </w:p>
    <w:p w14:paraId="0CB5383D" w14:textId="77777777" w:rsidR="00E3043C" w:rsidRDefault="00E3043C">
      <w:pPr>
        <w:pStyle w:val="TOC1"/>
        <w:tabs>
          <w:tab w:val="left" w:pos="1100"/>
        </w:tabs>
        <w:rPr>
          <w:ins w:id="421" w:author="Orion" w:date="2011-07-26T17:13:00Z"/>
          <w:rFonts w:asciiTheme="minorHAnsi" w:eastAsiaTheme="minorEastAsia" w:hAnsiTheme="minorHAnsi" w:cstheme="minorBidi"/>
          <w:noProof/>
          <w:sz w:val="22"/>
          <w:szCs w:val="22"/>
          <w:lang w:val="es-ES" w:eastAsia="es-ES"/>
        </w:rPr>
      </w:pPr>
      <w:ins w:id="42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5.1.4.1.</w:t>
        </w:r>
        <w:r>
          <w:rPr>
            <w:rFonts w:asciiTheme="minorHAnsi" w:eastAsiaTheme="minorEastAsia" w:hAnsiTheme="minorHAnsi" w:cstheme="minorBidi"/>
            <w:noProof/>
            <w:sz w:val="22"/>
            <w:szCs w:val="22"/>
            <w:lang w:val="es-ES" w:eastAsia="es-ES"/>
          </w:rPr>
          <w:tab/>
        </w:r>
        <w:r w:rsidRPr="00014777">
          <w:rPr>
            <w:rStyle w:val="Hyperlink"/>
            <w:noProof/>
            <w:lang w:bidi="hi-IN"/>
          </w:rPr>
          <w:t>Arranque del avión</w:t>
        </w:r>
        <w:r>
          <w:rPr>
            <w:noProof/>
            <w:webHidden/>
          </w:rPr>
          <w:tab/>
        </w:r>
        <w:r>
          <w:rPr>
            <w:noProof/>
            <w:webHidden/>
          </w:rPr>
          <w:fldChar w:fldCharType="begin"/>
        </w:r>
        <w:r>
          <w:rPr>
            <w:noProof/>
            <w:webHidden/>
          </w:rPr>
          <w:instrText xml:space="preserve"> PAGEREF _Toc299463885 \h </w:instrText>
        </w:r>
      </w:ins>
      <w:r>
        <w:rPr>
          <w:noProof/>
          <w:webHidden/>
        </w:rPr>
      </w:r>
      <w:r>
        <w:rPr>
          <w:noProof/>
          <w:webHidden/>
        </w:rPr>
        <w:fldChar w:fldCharType="separate"/>
      </w:r>
      <w:ins w:id="423" w:author="Orion" w:date="2011-07-26T17:13:00Z">
        <w:r>
          <w:rPr>
            <w:noProof/>
            <w:webHidden/>
          </w:rPr>
          <w:t>36</w:t>
        </w:r>
        <w:r>
          <w:rPr>
            <w:noProof/>
            <w:webHidden/>
          </w:rPr>
          <w:fldChar w:fldCharType="end"/>
        </w:r>
        <w:r w:rsidRPr="00014777">
          <w:rPr>
            <w:rStyle w:val="Hyperlink"/>
            <w:noProof/>
          </w:rPr>
          <w:fldChar w:fldCharType="end"/>
        </w:r>
      </w:ins>
    </w:p>
    <w:p w14:paraId="1F3B2227" w14:textId="77777777" w:rsidR="00E3043C" w:rsidRDefault="00E3043C">
      <w:pPr>
        <w:pStyle w:val="TOC1"/>
        <w:tabs>
          <w:tab w:val="left" w:pos="1100"/>
        </w:tabs>
        <w:rPr>
          <w:ins w:id="424" w:author="Orion" w:date="2011-07-26T17:13:00Z"/>
          <w:rFonts w:asciiTheme="minorHAnsi" w:eastAsiaTheme="minorEastAsia" w:hAnsiTheme="minorHAnsi" w:cstheme="minorBidi"/>
          <w:noProof/>
          <w:sz w:val="22"/>
          <w:szCs w:val="22"/>
          <w:lang w:val="es-ES" w:eastAsia="es-ES"/>
        </w:rPr>
      </w:pPr>
      <w:ins w:id="42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5.1.4.2.</w:t>
        </w:r>
        <w:r>
          <w:rPr>
            <w:rFonts w:asciiTheme="minorHAnsi" w:eastAsiaTheme="minorEastAsia" w:hAnsiTheme="minorHAnsi" w:cstheme="minorBidi"/>
            <w:noProof/>
            <w:sz w:val="22"/>
            <w:szCs w:val="22"/>
            <w:lang w:val="es-ES" w:eastAsia="es-ES"/>
          </w:rPr>
          <w:tab/>
        </w:r>
        <w:r w:rsidRPr="00014777">
          <w:rPr>
            <w:rStyle w:val="Hyperlink"/>
            <w:noProof/>
            <w:lang w:bidi="hi-IN"/>
          </w:rPr>
          <w:t>Descomposición del plan de vuelo</w:t>
        </w:r>
        <w:r>
          <w:rPr>
            <w:noProof/>
            <w:webHidden/>
          </w:rPr>
          <w:tab/>
        </w:r>
        <w:r>
          <w:rPr>
            <w:noProof/>
            <w:webHidden/>
          </w:rPr>
          <w:fldChar w:fldCharType="begin"/>
        </w:r>
        <w:r>
          <w:rPr>
            <w:noProof/>
            <w:webHidden/>
          </w:rPr>
          <w:instrText xml:space="preserve"> PAGEREF _Toc299463886 \h </w:instrText>
        </w:r>
      </w:ins>
      <w:r>
        <w:rPr>
          <w:noProof/>
          <w:webHidden/>
        </w:rPr>
      </w:r>
      <w:r>
        <w:rPr>
          <w:noProof/>
          <w:webHidden/>
        </w:rPr>
        <w:fldChar w:fldCharType="separate"/>
      </w:r>
      <w:ins w:id="426" w:author="Orion" w:date="2011-07-26T17:13:00Z">
        <w:r>
          <w:rPr>
            <w:noProof/>
            <w:webHidden/>
          </w:rPr>
          <w:t>38</w:t>
        </w:r>
        <w:r>
          <w:rPr>
            <w:noProof/>
            <w:webHidden/>
          </w:rPr>
          <w:fldChar w:fldCharType="end"/>
        </w:r>
        <w:r w:rsidRPr="00014777">
          <w:rPr>
            <w:rStyle w:val="Hyperlink"/>
            <w:noProof/>
          </w:rPr>
          <w:fldChar w:fldCharType="end"/>
        </w:r>
      </w:ins>
    </w:p>
    <w:p w14:paraId="3A99E92A" w14:textId="77777777" w:rsidR="00E3043C" w:rsidRDefault="00E3043C">
      <w:pPr>
        <w:pStyle w:val="TOC1"/>
        <w:tabs>
          <w:tab w:val="left" w:pos="1100"/>
        </w:tabs>
        <w:rPr>
          <w:ins w:id="427" w:author="Orion" w:date="2011-07-26T17:13:00Z"/>
          <w:rFonts w:asciiTheme="minorHAnsi" w:eastAsiaTheme="minorEastAsia" w:hAnsiTheme="minorHAnsi" w:cstheme="minorBidi"/>
          <w:noProof/>
          <w:sz w:val="22"/>
          <w:szCs w:val="22"/>
          <w:lang w:val="es-ES" w:eastAsia="es-ES"/>
        </w:rPr>
      </w:pPr>
      <w:ins w:id="428" w:author="Orion" w:date="2011-07-26T17:13:00Z">
        <w:r w:rsidRPr="00014777">
          <w:rPr>
            <w:rStyle w:val="Hyperlink"/>
            <w:noProof/>
          </w:rPr>
          <w:lastRenderedPageBreak/>
          <w:fldChar w:fldCharType="begin"/>
        </w:r>
        <w:r w:rsidRPr="00014777">
          <w:rPr>
            <w:rStyle w:val="Hyperlink"/>
            <w:noProof/>
          </w:rPr>
          <w:instrText xml:space="preserve"> </w:instrText>
        </w:r>
        <w:r>
          <w:rPr>
            <w:noProof/>
          </w:rPr>
          <w:instrText>HYPERLINK \l "_Toc299463887"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5.1.4.3.</w:t>
        </w:r>
        <w:r>
          <w:rPr>
            <w:rFonts w:asciiTheme="minorHAnsi" w:eastAsiaTheme="minorEastAsia" w:hAnsiTheme="minorHAnsi" w:cstheme="minorBidi"/>
            <w:noProof/>
            <w:sz w:val="22"/>
            <w:szCs w:val="22"/>
            <w:lang w:val="es-ES" w:eastAsia="es-ES"/>
          </w:rPr>
          <w:tab/>
        </w:r>
        <w:r w:rsidRPr="00014777">
          <w:rPr>
            <w:rStyle w:val="Hyperlink"/>
            <w:noProof/>
            <w:lang w:bidi="hi-IN"/>
          </w:rPr>
          <w:t>Toma de decisiones en un tramo</w:t>
        </w:r>
        <w:r>
          <w:rPr>
            <w:noProof/>
            <w:webHidden/>
          </w:rPr>
          <w:tab/>
        </w:r>
        <w:r>
          <w:rPr>
            <w:noProof/>
            <w:webHidden/>
          </w:rPr>
          <w:fldChar w:fldCharType="begin"/>
        </w:r>
        <w:r>
          <w:rPr>
            <w:noProof/>
            <w:webHidden/>
          </w:rPr>
          <w:instrText xml:space="preserve"> PAGEREF _Toc299463887 \h </w:instrText>
        </w:r>
      </w:ins>
      <w:r>
        <w:rPr>
          <w:noProof/>
          <w:webHidden/>
        </w:rPr>
      </w:r>
      <w:r>
        <w:rPr>
          <w:noProof/>
          <w:webHidden/>
        </w:rPr>
        <w:fldChar w:fldCharType="separate"/>
      </w:r>
      <w:ins w:id="429" w:author="Orion" w:date="2011-07-26T17:13:00Z">
        <w:r>
          <w:rPr>
            <w:noProof/>
            <w:webHidden/>
          </w:rPr>
          <w:t>39</w:t>
        </w:r>
        <w:r>
          <w:rPr>
            <w:noProof/>
            <w:webHidden/>
          </w:rPr>
          <w:fldChar w:fldCharType="end"/>
        </w:r>
        <w:r w:rsidRPr="00014777">
          <w:rPr>
            <w:rStyle w:val="Hyperlink"/>
            <w:noProof/>
          </w:rPr>
          <w:fldChar w:fldCharType="end"/>
        </w:r>
      </w:ins>
    </w:p>
    <w:p w14:paraId="3D92D689" w14:textId="77777777" w:rsidR="00E3043C" w:rsidRDefault="00E3043C">
      <w:pPr>
        <w:pStyle w:val="TOC1"/>
        <w:tabs>
          <w:tab w:val="left" w:pos="1100"/>
        </w:tabs>
        <w:rPr>
          <w:ins w:id="430" w:author="Orion" w:date="2011-07-26T17:13:00Z"/>
          <w:rFonts w:asciiTheme="minorHAnsi" w:eastAsiaTheme="minorEastAsia" w:hAnsiTheme="minorHAnsi" w:cstheme="minorBidi"/>
          <w:noProof/>
          <w:sz w:val="22"/>
          <w:szCs w:val="22"/>
          <w:lang w:val="es-ES" w:eastAsia="es-ES"/>
        </w:rPr>
      </w:pPr>
      <w:ins w:id="43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5.1.4.4.</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maniobras</w:t>
        </w:r>
        <w:r>
          <w:rPr>
            <w:noProof/>
            <w:webHidden/>
          </w:rPr>
          <w:tab/>
        </w:r>
        <w:r>
          <w:rPr>
            <w:noProof/>
            <w:webHidden/>
          </w:rPr>
          <w:fldChar w:fldCharType="begin"/>
        </w:r>
        <w:r>
          <w:rPr>
            <w:noProof/>
            <w:webHidden/>
          </w:rPr>
          <w:instrText xml:space="preserve"> PAGEREF _Toc299463888 \h </w:instrText>
        </w:r>
      </w:ins>
      <w:r>
        <w:rPr>
          <w:noProof/>
          <w:webHidden/>
        </w:rPr>
      </w:r>
      <w:r>
        <w:rPr>
          <w:noProof/>
          <w:webHidden/>
        </w:rPr>
        <w:fldChar w:fldCharType="separate"/>
      </w:r>
      <w:ins w:id="432" w:author="Orion" w:date="2011-07-26T17:13:00Z">
        <w:r>
          <w:rPr>
            <w:noProof/>
            <w:webHidden/>
          </w:rPr>
          <w:t>40</w:t>
        </w:r>
        <w:r>
          <w:rPr>
            <w:noProof/>
            <w:webHidden/>
          </w:rPr>
          <w:fldChar w:fldCharType="end"/>
        </w:r>
        <w:r w:rsidRPr="00014777">
          <w:rPr>
            <w:rStyle w:val="Hyperlink"/>
            <w:noProof/>
          </w:rPr>
          <w:fldChar w:fldCharType="end"/>
        </w:r>
      </w:ins>
    </w:p>
    <w:p w14:paraId="453D1D49" w14:textId="77777777" w:rsidR="00E3043C" w:rsidRDefault="00E3043C">
      <w:pPr>
        <w:pStyle w:val="TOC1"/>
        <w:tabs>
          <w:tab w:val="left" w:pos="1100"/>
        </w:tabs>
        <w:rPr>
          <w:ins w:id="433" w:author="Orion" w:date="2011-07-26T17:13:00Z"/>
          <w:rFonts w:asciiTheme="minorHAnsi" w:eastAsiaTheme="minorEastAsia" w:hAnsiTheme="minorHAnsi" w:cstheme="minorBidi"/>
          <w:noProof/>
          <w:sz w:val="22"/>
          <w:szCs w:val="22"/>
          <w:lang w:val="es-ES" w:eastAsia="es-ES"/>
        </w:rPr>
      </w:pPr>
      <w:ins w:id="43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5.1.4.5.</w:t>
        </w:r>
        <w:r>
          <w:rPr>
            <w:rFonts w:asciiTheme="minorHAnsi" w:eastAsiaTheme="minorEastAsia" w:hAnsiTheme="minorHAnsi" w:cstheme="minorBidi"/>
            <w:noProof/>
            <w:sz w:val="22"/>
            <w:szCs w:val="22"/>
            <w:lang w:val="es-ES" w:eastAsia="es-ES"/>
          </w:rPr>
          <w:tab/>
        </w:r>
        <w:r w:rsidRPr="00014777">
          <w:rPr>
            <w:rStyle w:val="Hyperlink"/>
            <w:noProof/>
            <w:lang w:bidi="hi-IN"/>
          </w:rPr>
          <w:t>Comprobaciones tras la maniobra</w:t>
        </w:r>
        <w:r>
          <w:rPr>
            <w:noProof/>
            <w:webHidden/>
          </w:rPr>
          <w:tab/>
        </w:r>
        <w:r>
          <w:rPr>
            <w:noProof/>
            <w:webHidden/>
          </w:rPr>
          <w:fldChar w:fldCharType="begin"/>
        </w:r>
        <w:r>
          <w:rPr>
            <w:noProof/>
            <w:webHidden/>
          </w:rPr>
          <w:instrText xml:space="preserve"> PAGEREF _Toc299463889 \h </w:instrText>
        </w:r>
      </w:ins>
      <w:r>
        <w:rPr>
          <w:noProof/>
          <w:webHidden/>
        </w:rPr>
      </w:r>
      <w:r>
        <w:rPr>
          <w:noProof/>
          <w:webHidden/>
        </w:rPr>
        <w:fldChar w:fldCharType="separate"/>
      </w:r>
      <w:ins w:id="435" w:author="Orion" w:date="2011-07-26T17:13:00Z">
        <w:r>
          <w:rPr>
            <w:noProof/>
            <w:webHidden/>
          </w:rPr>
          <w:t>41</w:t>
        </w:r>
        <w:r>
          <w:rPr>
            <w:noProof/>
            <w:webHidden/>
          </w:rPr>
          <w:fldChar w:fldCharType="end"/>
        </w:r>
        <w:r w:rsidRPr="00014777">
          <w:rPr>
            <w:rStyle w:val="Hyperlink"/>
            <w:noProof/>
          </w:rPr>
          <w:fldChar w:fldCharType="end"/>
        </w:r>
      </w:ins>
    </w:p>
    <w:p w14:paraId="5499595A" w14:textId="77777777" w:rsidR="00E3043C" w:rsidRDefault="00E3043C">
      <w:pPr>
        <w:pStyle w:val="TOC1"/>
        <w:tabs>
          <w:tab w:val="left" w:pos="880"/>
        </w:tabs>
        <w:rPr>
          <w:ins w:id="436" w:author="Orion" w:date="2011-07-26T17:13:00Z"/>
          <w:rFonts w:asciiTheme="minorHAnsi" w:eastAsiaTheme="minorEastAsia" w:hAnsiTheme="minorHAnsi" w:cstheme="minorBidi"/>
          <w:noProof/>
          <w:sz w:val="22"/>
          <w:szCs w:val="22"/>
          <w:lang w:val="es-ES" w:eastAsia="es-ES"/>
        </w:rPr>
      </w:pPr>
      <w:ins w:id="43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w:t>
        </w:r>
        <w:r>
          <w:rPr>
            <w:rFonts w:asciiTheme="minorHAnsi" w:eastAsiaTheme="minorEastAsia" w:hAnsiTheme="minorHAnsi" w:cstheme="minorBidi"/>
            <w:noProof/>
            <w:sz w:val="22"/>
            <w:szCs w:val="22"/>
            <w:lang w:val="es-ES" w:eastAsia="es-ES"/>
          </w:rPr>
          <w:tab/>
        </w:r>
        <w:r w:rsidRPr="00014777">
          <w:rPr>
            <w:rStyle w:val="Hyperlink"/>
            <w:noProof/>
            <w:lang w:bidi="hi-IN"/>
          </w:rPr>
          <w:t>Gestión de conflictos</w:t>
        </w:r>
        <w:r>
          <w:rPr>
            <w:noProof/>
            <w:webHidden/>
          </w:rPr>
          <w:tab/>
        </w:r>
        <w:r>
          <w:rPr>
            <w:noProof/>
            <w:webHidden/>
          </w:rPr>
          <w:fldChar w:fldCharType="begin"/>
        </w:r>
        <w:r>
          <w:rPr>
            <w:noProof/>
            <w:webHidden/>
          </w:rPr>
          <w:instrText xml:space="preserve"> PAGEREF _Toc299463890 \h </w:instrText>
        </w:r>
      </w:ins>
      <w:r>
        <w:rPr>
          <w:noProof/>
          <w:webHidden/>
        </w:rPr>
      </w:r>
      <w:r>
        <w:rPr>
          <w:noProof/>
          <w:webHidden/>
        </w:rPr>
        <w:fldChar w:fldCharType="separate"/>
      </w:r>
      <w:ins w:id="438" w:author="Orion" w:date="2011-07-26T17:13:00Z">
        <w:r>
          <w:rPr>
            <w:noProof/>
            <w:webHidden/>
          </w:rPr>
          <w:t>42</w:t>
        </w:r>
        <w:r>
          <w:rPr>
            <w:noProof/>
            <w:webHidden/>
          </w:rPr>
          <w:fldChar w:fldCharType="end"/>
        </w:r>
        <w:r w:rsidRPr="00014777">
          <w:rPr>
            <w:rStyle w:val="Hyperlink"/>
            <w:noProof/>
          </w:rPr>
          <w:fldChar w:fldCharType="end"/>
        </w:r>
      </w:ins>
    </w:p>
    <w:p w14:paraId="1A05B7C0" w14:textId="77777777" w:rsidR="00E3043C" w:rsidRDefault="00E3043C">
      <w:pPr>
        <w:pStyle w:val="TOC1"/>
        <w:tabs>
          <w:tab w:val="left" w:pos="1100"/>
        </w:tabs>
        <w:rPr>
          <w:ins w:id="439" w:author="Orion" w:date="2011-07-26T17:13:00Z"/>
          <w:rFonts w:asciiTheme="minorHAnsi" w:eastAsiaTheme="minorEastAsia" w:hAnsiTheme="minorHAnsi" w:cstheme="minorBidi"/>
          <w:noProof/>
          <w:sz w:val="22"/>
          <w:szCs w:val="22"/>
          <w:lang w:val="es-ES" w:eastAsia="es-ES"/>
        </w:rPr>
      </w:pPr>
      <w:ins w:id="44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5.1.5.1.</w:t>
        </w:r>
        <w:r>
          <w:rPr>
            <w:rFonts w:asciiTheme="minorHAnsi" w:eastAsiaTheme="minorEastAsia" w:hAnsiTheme="minorHAnsi" w:cstheme="minorBidi"/>
            <w:noProof/>
            <w:sz w:val="22"/>
            <w:szCs w:val="22"/>
            <w:lang w:val="es-ES" w:eastAsia="es-ES"/>
          </w:rPr>
          <w:tab/>
        </w:r>
        <w:r w:rsidRPr="00014777">
          <w:rPr>
            <w:rStyle w:val="Hyperlink"/>
            <w:noProof/>
            <w:lang w:bidi="hi-IN"/>
          </w:rPr>
          <w:t>Detección de conflictos</w:t>
        </w:r>
        <w:r>
          <w:rPr>
            <w:noProof/>
            <w:webHidden/>
          </w:rPr>
          <w:tab/>
        </w:r>
        <w:r>
          <w:rPr>
            <w:noProof/>
            <w:webHidden/>
          </w:rPr>
          <w:fldChar w:fldCharType="begin"/>
        </w:r>
        <w:r>
          <w:rPr>
            <w:noProof/>
            <w:webHidden/>
          </w:rPr>
          <w:instrText xml:space="preserve"> PAGEREF _Toc299463891 \h </w:instrText>
        </w:r>
      </w:ins>
      <w:r>
        <w:rPr>
          <w:noProof/>
          <w:webHidden/>
        </w:rPr>
      </w:r>
      <w:r>
        <w:rPr>
          <w:noProof/>
          <w:webHidden/>
        </w:rPr>
        <w:fldChar w:fldCharType="separate"/>
      </w:r>
      <w:ins w:id="441" w:author="Orion" w:date="2011-07-26T17:13:00Z">
        <w:r>
          <w:rPr>
            <w:noProof/>
            <w:webHidden/>
          </w:rPr>
          <w:t>44</w:t>
        </w:r>
        <w:r>
          <w:rPr>
            <w:noProof/>
            <w:webHidden/>
          </w:rPr>
          <w:fldChar w:fldCharType="end"/>
        </w:r>
        <w:r w:rsidRPr="00014777">
          <w:rPr>
            <w:rStyle w:val="Hyperlink"/>
            <w:noProof/>
          </w:rPr>
          <w:fldChar w:fldCharType="end"/>
        </w:r>
      </w:ins>
    </w:p>
    <w:p w14:paraId="6867035C" w14:textId="77777777" w:rsidR="00E3043C" w:rsidRDefault="00E3043C">
      <w:pPr>
        <w:pStyle w:val="TOC1"/>
        <w:tabs>
          <w:tab w:val="left" w:pos="1100"/>
        </w:tabs>
        <w:rPr>
          <w:ins w:id="442" w:author="Orion" w:date="2011-07-26T17:13:00Z"/>
          <w:rFonts w:asciiTheme="minorHAnsi" w:eastAsiaTheme="minorEastAsia" w:hAnsiTheme="minorHAnsi" w:cstheme="minorBidi"/>
          <w:noProof/>
          <w:sz w:val="22"/>
          <w:szCs w:val="22"/>
          <w:lang w:val="es-ES" w:eastAsia="es-ES"/>
        </w:rPr>
      </w:pPr>
      <w:ins w:id="44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5.1.5.2.</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_Toc299463892 \h </w:instrText>
        </w:r>
      </w:ins>
      <w:r>
        <w:rPr>
          <w:noProof/>
          <w:webHidden/>
        </w:rPr>
      </w:r>
      <w:r>
        <w:rPr>
          <w:noProof/>
          <w:webHidden/>
        </w:rPr>
        <w:fldChar w:fldCharType="separate"/>
      </w:r>
      <w:ins w:id="444" w:author="Orion" w:date="2011-07-26T17:13:00Z">
        <w:r>
          <w:rPr>
            <w:noProof/>
            <w:webHidden/>
          </w:rPr>
          <w:t>44</w:t>
        </w:r>
        <w:r>
          <w:rPr>
            <w:noProof/>
            <w:webHidden/>
          </w:rPr>
          <w:fldChar w:fldCharType="end"/>
        </w:r>
        <w:r w:rsidRPr="00014777">
          <w:rPr>
            <w:rStyle w:val="Hyperlink"/>
            <w:noProof/>
          </w:rPr>
          <w:fldChar w:fldCharType="end"/>
        </w:r>
      </w:ins>
    </w:p>
    <w:p w14:paraId="52F8CC9E" w14:textId="77777777" w:rsidR="00E3043C" w:rsidRDefault="00E3043C">
      <w:pPr>
        <w:pStyle w:val="TOC1"/>
        <w:tabs>
          <w:tab w:val="left" w:pos="1100"/>
        </w:tabs>
        <w:rPr>
          <w:ins w:id="445" w:author="Orion" w:date="2011-07-26T17:13:00Z"/>
          <w:rFonts w:asciiTheme="minorHAnsi" w:eastAsiaTheme="minorEastAsia" w:hAnsiTheme="minorHAnsi" w:cstheme="minorBidi"/>
          <w:noProof/>
          <w:sz w:val="22"/>
          <w:szCs w:val="22"/>
          <w:lang w:val="es-ES" w:eastAsia="es-ES"/>
        </w:rPr>
      </w:pPr>
      <w:ins w:id="44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5.1.5.3.</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órdenes</w:t>
        </w:r>
        <w:r>
          <w:rPr>
            <w:noProof/>
            <w:webHidden/>
          </w:rPr>
          <w:tab/>
        </w:r>
        <w:r>
          <w:rPr>
            <w:noProof/>
            <w:webHidden/>
          </w:rPr>
          <w:fldChar w:fldCharType="begin"/>
        </w:r>
        <w:r>
          <w:rPr>
            <w:noProof/>
            <w:webHidden/>
          </w:rPr>
          <w:instrText xml:space="preserve"> PAGEREF _Toc299463893 \h </w:instrText>
        </w:r>
      </w:ins>
      <w:r>
        <w:rPr>
          <w:noProof/>
          <w:webHidden/>
        </w:rPr>
      </w:r>
      <w:r>
        <w:rPr>
          <w:noProof/>
          <w:webHidden/>
        </w:rPr>
        <w:fldChar w:fldCharType="separate"/>
      </w:r>
      <w:ins w:id="447" w:author="Orion" w:date="2011-07-26T17:13:00Z">
        <w:r>
          <w:rPr>
            <w:noProof/>
            <w:webHidden/>
          </w:rPr>
          <w:t>45</w:t>
        </w:r>
        <w:r>
          <w:rPr>
            <w:noProof/>
            <w:webHidden/>
          </w:rPr>
          <w:fldChar w:fldCharType="end"/>
        </w:r>
        <w:r w:rsidRPr="00014777">
          <w:rPr>
            <w:rStyle w:val="Hyperlink"/>
            <w:noProof/>
          </w:rPr>
          <w:fldChar w:fldCharType="end"/>
        </w:r>
      </w:ins>
    </w:p>
    <w:p w14:paraId="2DCEAE54" w14:textId="77777777" w:rsidR="00E3043C" w:rsidRDefault="00E3043C">
      <w:pPr>
        <w:pStyle w:val="TOC1"/>
        <w:rPr>
          <w:ins w:id="448" w:author="Orion" w:date="2011-07-26T17:13:00Z"/>
          <w:rFonts w:asciiTheme="minorHAnsi" w:eastAsiaTheme="minorEastAsia" w:hAnsiTheme="minorHAnsi" w:cstheme="minorBidi"/>
          <w:noProof/>
          <w:sz w:val="22"/>
          <w:szCs w:val="22"/>
          <w:lang w:val="es-ES" w:eastAsia="es-ES"/>
        </w:rPr>
      </w:pPr>
      <w:ins w:id="44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w:t>
        </w:r>
        <w:r>
          <w:rPr>
            <w:rFonts w:asciiTheme="minorHAnsi" w:eastAsiaTheme="minorEastAsia" w:hAnsiTheme="minorHAnsi" w:cstheme="minorBidi"/>
            <w:noProof/>
            <w:sz w:val="22"/>
            <w:szCs w:val="22"/>
            <w:lang w:val="es-ES" w:eastAsia="es-ES"/>
          </w:rPr>
          <w:tab/>
        </w:r>
        <w:r w:rsidRPr="00014777">
          <w:rPr>
            <w:rStyle w:val="Hyperlink"/>
            <w:noProof/>
            <w:lang w:bidi="hi-IN"/>
          </w:rPr>
          <w:t>Simulación</w:t>
        </w:r>
        <w:r>
          <w:rPr>
            <w:noProof/>
            <w:webHidden/>
          </w:rPr>
          <w:tab/>
        </w:r>
        <w:r>
          <w:rPr>
            <w:noProof/>
            <w:webHidden/>
          </w:rPr>
          <w:fldChar w:fldCharType="begin"/>
        </w:r>
        <w:r>
          <w:rPr>
            <w:noProof/>
            <w:webHidden/>
          </w:rPr>
          <w:instrText xml:space="preserve"> PAGEREF _Toc299463894 \h </w:instrText>
        </w:r>
      </w:ins>
      <w:r>
        <w:rPr>
          <w:noProof/>
          <w:webHidden/>
        </w:rPr>
      </w:r>
      <w:r>
        <w:rPr>
          <w:noProof/>
          <w:webHidden/>
        </w:rPr>
        <w:fldChar w:fldCharType="separate"/>
      </w:r>
      <w:ins w:id="450" w:author="Orion" w:date="2011-07-26T17:13:00Z">
        <w:r>
          <w:rPr>
            <w:noProof/>
            <w:webHidden/>
          </w:rPr>
          <w:t>48</w:t>
        </w:r>
        <w:r>
          <w:rPr>
            <w:noProof/>
            <w:webHidden/>
          </w:rPr>
          <w:fldChar w:fldCharType="end"/>
        </w:r>
        <w:r w:rsidRPr="00014777">
          <w:rPr>
            <w:rStyle w:val="Hyperlink"/>
            <w:noProof/>
          </w:rPr>
          <w:fldChar w:fldCharType="end"/>
        </w:r>
      </w:ins>
    </w:p>
    <w:p w14:paraId="6D0299B0" w14:textId="77777777" w:rsidR="00E3043C" w:rsidRDefault="00E3043C">
      <w:pPr>
        <w:pStyle w:val="TOC1"/>
        <w:tabs>
          <w:tab w:val="left" w:pos="880"/>
        </w:tabs>
        <w:rPr>
          <w:ins w:id="451" w:author="Orion" w:date="2011-07-26T17:13:00Z"/>
          <w:rFonts w:asciiTheme="minorHAnsi" w:eastAsiaTheme="minorEastAsia" w:hAnsiTheme="minorHAnsi" w:cstheme="minorBidi"/>
          <w:noProof/>
          <w:sz w:val="22"/>
          <w:szCs w:val="22"/>
          <w:lang w:val="es-ES" w:eastAsia="es-ES"/>
        </w:rPr>
      </w:pPr>
      <w:ins w:id="45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5.2.1.</w:t>
        </w:r>
        <w:r>
          <w:rPr>
            <w:rFonts w:asciiTheme="minorHAnsi" w:eastAsiaTheme="minorEastAsia" w:hAnsiTheme="minorHAnsi" w:cstheme="minorBidi"/>
            <w:noProof/>
            <w:sz w:val="22"/>
            <w:szCs w:val="22"/>
            <w:lang w:val="es-ES" w:eastAsia="es-ES"/>
          </w:rPr>
          <w:tab/>
        </w:r>
        <w:r w:rsidRPr="00014777">
          <w:rPr>
            <w:rStyle w:val="Hyperlink"/>
            <w:noProof/>
            <w:lang w:bidi="hi-IN"/>
          </w:rPr>
          <w:t>Módulo de lógica</w:t>
        </w:r>
        <w:r>
          <w:rPr>
            <w:noProof/>
            <w:webHidden/>
          </w:rPr>
          <w:tab/>
        </w:r>
        <w:r>
          <w:rPr>
            <w:noProof/>
            <w:webHidden/>
          </w:rPr>
          <w:fldChar w:fldCharType="begin"/>
        </w:r>
        <w:r>
          <w:rPr>
            <w:noProof/>
            <w:webHidden/>
          </w:rPr>
          <w:instrText xml:space="preserve"> PAGEREF _Toc299463895 \h </w:instrText>
        </w:r>
      </w:ins>
      <w:r>
        <w:rPr>
          <w:noProof/>
          <w:webHidden/>
        </w:rPr>
      </w:r>
      <w:r>
        <w:rPr>
          <w:noProof/>
          <w:webHidden/>
        </w:rPr>
        <w:fldChar w:fldCharType="separate"/>
      </w:r>
      <w:ins w:id="453" w:author="Orion" w:date="2011-07-26T17:13:00Z">
        <w:r>
          <w:rPr>
            <w:noProof/>
            <w:webHidden/>
          </w:rPr>
          <w:t>48</w:t>
        </w:r>
        <w:r>
          <w:rPr>
            <w:noProof/>
            <w:webHidden/>
          </w:rPr>
          <w:fldChar w:fldCharType="end"/>
        </w:r>
        <w:r w:rsidRPr="00014777">
          <w:rPr>
            <w:rStyle w:val="Hyperlink"/>
            <w:noProof/>
          </w:rPr>
          <w:fldChar w:fldCharType="end"/>
        </w:r>
      </w:ins>
    </w:p>
    <w:p w14:paraId="17CEF897" w14:textId="77777777" w:rsidR="00E3043C" w:rsidRDefault="00E3043C">
      <w:pPr>
        <w:pStyle w:val="TOC1"/>
        <w:tabs>
          <w:tab w:val="left" w:pos="880"/>
        </w:tabs>
        <w:rPr>
          <w:ins w:id="454" w:author="Orion" w:date="2011-07-26T17:13:00Z"/>
          <w:rFonts w:asciiTheme="minorHAnsi" w:eastAsiaTheme="minorEastAsia" w:hAnsiTheme="minorHAnsi" w:cstheme="minorBidi"/>
          <w:noProof/>
          <w:sz w:val="22"/>
          <w:szCs w:val="22"/>
          <w:lang w:val="es-ES" w:eastAsia="es-ES"/>
        </w:rPr>
      </w:pPr>
      <w:ins w:id="45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5.2.2.</w:t>
        </w:r>
        <w:r>
          <w:rPr>
            <w:rFonts w:asciiTheme="minorHAnsi" w:eastAsiaTheme="minorEastAsia" w:hAnsiTheme="minorHAnsi" w:cstheme="minorBidi"/>
            <w:noProof/>
            <w:sz w:val="22"/>
            <w:szCs w:val="22"/>
            <w:lang w:val="es-ES" w:eastAsia="es-ES"/>
          </w:rPr>
          <w:tab/>
        </w:r>
        <w:r w:rsidRPr="00014777">
          <w:rPr>
            <w:rStyle w:val="Hyperlink"/>
            <w:noProof/>
            <w:lang w:bidi="hi-IN"/>
          </w:rPr>
          <w:t>Visualización</w:t>
        </w:r>
        <w:r>
          <w:rPr>
            <w:noProof/>
            <w:webHidden/>
          </w:rPr>
          <w:tab/>
        </w:r>
        <w:r>
          <w:rPr>
            <w:noProof/>
            <w:webHidden/>
          </w:rPr>
          <w:fldChar w:fldCharType="begin"/>
        </w:r>
        <w:r>
          <w:rPr>
            <w:noProof/>
            <w:webHidden/>
          </w:rPr>
          <w:instrText xml:space="preserve"> PAGEREF _Toc299463896 \h </w:instrText>
        </w:r>
      </w:ins>
      <w:r>
        <w:rPr>
          <w:noProof/>
          <w:webHidden/>
        </w:rPr>
      </w:r>
      <w:r>
        <w:rPr>
          <w:noProof/>
          <w:webHidden/>
        </w:rPr>
        <w:fldChar w:fldCharType="separate"/>
      </w:r>
      <w:ins w:id="456" w:author="Orion" w:date="2011-07-26T17:13:00Z">
        <w:r>
          <w:rPr>
            <w:noProof/>
            <w:webHidden/>
          </w:rPr>
          <w:t>49</w:t>
        </w:r>
        <w:r>
          <w:rPr>
            <w:noProof/>
            <w:webHidden/>
          </w:rPr>
          <w:fldChar w:fldCharType="end"/>
        </w:r>
        <w:r w:rsidRPr="00014777">
          <w:rPr>
            <w:rStyle w:val="Hyperlink"/>
            <w:noProof/>
          </w:rPr>
          <w:fldChar w:fldCharType="end"/>
        </w:r>
      </w:ins>
    </w:p>
    <w:p w14:paraId="7A2371DF" w14:textId="77777777" w:rsidR="00E3043C" w:rsidRDefault="00E3043C">
      <w:pPr>
        <w:pStyle w:val="TOC1"/>
        <w:tabs>
          <w:tab w:val="left" w:pos="880"/>
        </w:tabs>
        <w:rPr>
          <w:ins w:id="457" w:author="Orion" w:date="2011-07-26T17:13:00Z"/>
          <w:rFonts w:asciiTheme="minorHAnsi" w:eastAsiaTheme="minorEastAsia" w:hAnsiTheme="minorHAnsi" w:cstheme="minorBidi"/>
          <w:noProof/>
          <w:sz w:val="22"/>
          <w:szCs w:val="22"/>
          <w:lang w:val="es-ES" w:eastAsia="es-ES"/>
        </w:rPr>
      </w:pPr>
      <w:ins w:id="45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5.2.3.</w:t>
        </w:r>
        <w:r>
          <w:rPr>
            <w:rFonts w:asciiTheme="minorHAnsi" w:eastAsiaTheme="minorEastAsia" w:hAnsiTheme="minorHAnsi" w:cstheme="minorBidi"/>
            <w:noProof/>
            <w:sz w:val="22"/>
            <w:szCs w:val="22"/>
            <w:lang w:val="es-ES" w:eastAsia="es-ES"/>
          </w:rPr>
          <w:tab/>
        </w:r>
        <w:r w:rsidRPr="00014777">
          <w:rPr>
            <w:rStyle w:val="Hyperlink"/>
            <w:noProof/>
            <w:lang w:bidi="hi-IN"/>
          </w:rPr>
          <w:t>Controlador</w:t>
        </w:r>
        <w:r>
          <w:rPr>
            <w:noProof/>
            <w:webHidden/>
          </w:rPr>
          <w:tab/>
        </w:r>
        <w:r>
          <w:rPr>
            <w:noProof/>
            <w:webHidden/>
          </w:rPr>
          <w:fldChar w:fldCharType="begin"/>
        </w:r>
        <w:r>
          <w:rPr>
            <w:noProof/>
            <w:webHidden/>
          </w:rPr>
          <w:instrText xml:space="preserve"> PAGEREF _Toc299463900 \h </w:instrText>
        </w:r>
      </w:ins>
      <w:r>
        <w:rPr>
          <w:noProof/>
          <w:webHidden/>
        </w:rPr>
      </w:r>
      <w:r>
        <w:rPr>
          <w:noProof/>
          <w:webHidden/>
        </w:rPr>
        <w:fldChar w:fldCharType="separate"/>
      </w:r>
      <w:ins w:id="459" w:author="Orion" w:date="2011-07-26T17:13:00Z">
        <w:r>
          <w:rPr>
            <w:noProof/>
            <w:webHidden/>
          </w:rPr>
          <w:t>51</w:t>
        </w:r>
        <w:r>
          <w:rPr>
            <w:noProof/>
            <w:webHidden/>
          </w:rPr>
          <w:fldChar w:fldCharType="end"/>
        </w:r>
        <w:r w:rsidRPr="00014777">
          <w:rPr>
            <w:rStyle w:val="Hyperlink"/>
            <w:noProof/>
          </w:rPr>
          <w:fldChar w:fldCharType="end"/>
        </w:r>
      </w:ins>
    </w:p>
    <w:p w14:paraId="3CD480FB" w14:textId="77777777" w:rsidR="00E3043C" w:rsidRDefault="00E3043C">
      <w:pPr>
        <w:pStyle w:val="TOC1"/>
        <w:rPr>
          <w:ins w:id="460" w:author="Orion" w:date="2011-07-26T17:13:00Z"/>
          <w:rFonts w:asciiTheme="minorHAnsi" w:eastAsiaTheme="minorEastAsia" w:hAnsiTheme="minorHAnsi" w:cstheme="minorBidi"/>
          <w:noProof/>
          <w:sz w:val="22"/>
          <w:szCs w:val="22"/>
          <w:lang w:val="es-ES" w:eastAsia="es-ES"/>
        </w:rPr>
      </w:pPr>
      <w:ins w:id="46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w:t>
        </w:r>
        <w:r>
          <w:rPr>
            <w:rFonts w:asciiTheme="minorHAnsi" w:eastAsiaTheme="minorEastAsia" w:hAnsiTheme="minorHAnsi" w:cstheme="minorBidi"/>
            <w:noProof/>
            <w:sz w:val="22"/>
            <w:szCs w:val="22"/>
            <w:lang w:val="es-ES" w:eastAsia="es-ES"/>
          </w:rPr>
          <w:tab/>
        </w:r>
        <w:r w:rsidRPr="00014777">
          <w:rPr>
            <w:rStyle w:val="Hyperlink"/>
            <w:noProof/>
            <w:lang w:bidi="hi-IN"/>
          </w:rPr>
          <w:t>Casos de estudio</w:t>
        </w:r>
        <w:r>
          <w:rPr>
            <w:noProof/>
            <w:webHidden/>
          </w:rPr>
          <w:tab/>
        </w:r>
        <w:r>
          <w:rPr>
            <w:noProof/>
            <w:webHidden/>
          </w:rPr>
          <w:fldChar w:fldCharType="begin"/>
        </w:r>
        <w:r>
          <w:rPr>
            <w:noProof/>
            <w:webHidden/>
          </w:rPr>
          <w:instrText xml:space="preserve"> PAGEREF _Toc299463902 \h </w:instrText>
        </w:r>
      </w:ins>
      <w:r>
        <w:rPr>
          <w:noProof/>
          <w:webHidden/>
        </w:rPr>
      </w:r>
      <w:r>
        <w:rPr>
          <w:noProof/>
          <w:webHidden/>
        </w:rPr>
        <w:fldChar w:fldCharType="separate"/>
      </w:r>
      <w:ins w:id="462" w:author="Orion" w:date="2011-07-26T17:13:00Z">
        <w:r>
          <w:rPr>
            <w:noProof/>
            <w:webHidden/>
          </w:rPr>
          <w:t>53</w:t>
        </w:r>
        <w:r>
          <w:rPr>
            <w:noProof/>
            <w:webHidden/>
          </w:rPr>
          <w:fldChar w:fldCharType="end"/>
        </w:r>
        <w:r w:rsidRPr="00014777">
          <w:rPr>
            <w:rStyle w:val="Hyperlink"/>
            <w:noProof/>
          </w:rPr>
          <w:fldChar w:fldCharType="end"/>
        </w:r>
      </w:ins>
    </w:p>
    <w:p w14:paraId="3F64F886" w14:textId="77777777" w:rsidR="00E3043C" w:rsidRDefault="00E3043C">
      <w:pPr>
        <w:pStyle w:val="TOC1"/>
        <w:rPr>
          <w:ins w:id="463" w:author="Orion" w:date="2011-07-26T17:13:00Z"/>
          <w:rFonts w:asciiTheme="minorHAnsi" w:eastAsiaTheme="minorEastAsia" w:hAnsiTheme="minorHAnsi" w:cstheme="minorBidi"/>
          <w:noProof/>
          <w:sz w:val="22"/>
          <w:szCs w:val="22"/>
          <w:lang w:val="es-ES" w:eastAsia="es-ES"/>
        </w:rPr>
      </w:pPr>
      <w:ins w:id="46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"_Toc299463903"</w:instrText>
        </w:r>
        <w:r w:rsidRPr="00014777">
          <w:rPr>
            <w:rStyle w:val="Hyperlink"/>
            <w:noProof/>
          </w:rPr>
          <w:instrText xml:space="preserve"> </w:instrText>
        </w:r>
        <w:r w:rsidRPr="00014777">
          <w:rPr>
            <w:rStyle w:val="Hyperlink"/>
            <w:noProof/>
          </w:rPr>
          <w:fldChar w:fldCharType="separate"/>
        </w:r>
        <w:r w:rsidRPr="00014777">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014777">
          <w:rPr>
            <w:rStyle w:val="Hyperlink"/>
            <w:noProof/>
            <w:lang w:bidi="hi-IN"/>
          </w:rPr>
          <w:t>Caso básico: dos aviones</w:t>
        </w:r>
        <w:r>
          <w:rPr>
            <w:noProof/>
            <w:webHidden/>
          </w:rPr>
          <w:tab/>
        </w:r>
        <w:r>
          <w:rPr>
            <w:noProof/>
            <w:webHidden/>
          </w:rPr>
          <w:fldChar w:fldCharType="begin"/>
        </w:r>
        <w:r>
          <w:rPr>
            <w:noProof/>
            <w:webHidden/>
          </w:rPr>
          <w:instrText xml:space="preserve"> PAGEREF _Toc299463903 \h </w:instrText>
        </w:r>
      </w:ins>
      <w:r>
        <w:rPr>
          <w:noProof/>
          <w:webHidden/>
        </w:rPr>
      </w:r>
      <w:r>
        <w:rPr>
          <w:noProof/>
          <w:webHidden/>
        </w:rPr>
        <w:fldChar w:fldCharType="separate"/>
      </w:r>
      <w:ins w:id="465" w:author="Orion" w:date="2011-07-26T17:13:00Z">
        <w:r>
          <w:rPr>
            <w:noProof/>
            <w:webHidden/>
          </w:rPr>
          <w:t>53</w:t>
        </w:r>
        <w:r>
          <w:rPr>
            <w:noProof/>
            <w:webHidden/>
          </w:rPr>
          <w:fldChar w:fldCharType="end"/>
        </w:r>
        <w:r w:rsidRPr="00014777">
          <w:rPr>
            <w:rStyle w:val="Hyperlink"/>
            <w:noProof/>
          </w:rPr>
          <w:fldChar w:fldCharType="end"/>
        </w:r>
      </w:ins>
    </w:p>
    <w:p w14:paraId="1F9EF044" w14:textId="77777777" w:rsidR="00E3043C" w:rsidRDefault="00E3043C">
      <w:pPr>
        <w:pStyle w:val="TOC1"/>
        <w:tabs>
          <w:tab w:val="left" w:pos="880"/>
        </w:tabs>
        <w:rPr>
          <w:ins w:id="466" w:author="Orion" w:date="2011-07-26T17:13:00Z"/>
          <w:rFonts w:asciiTheme="minorHAnsi" w:eastAsiaTheme="minorEastAsia" w:hAnsiTheme="minorHAnsi" w:cstheme="minorBidi"/>
          <w:noProof/>
          <w:sz w:val="22"/>
          <w:szCs w:val="22"/>
          <w:lang w:val="es-ES" w:eastAsia="es-ES"/>
        </w:rPr>
      </w:pPr>
      <w:ins w:id="46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6.1.1.</w:t>
        </w:r>
        <w:r>
          <w:rPr>
            <w:rFonts w:asciiTheme="minorHAnsi" w:eastAsiaTheme="minorEastAsia" w:hAnsiTheme="minorHAnsi" w:cstheme="minorBidi"/>
            <w:noProof/>
            <w:sz w:val="22"/>
            <w:szCs w:val="22"/>
            <w:lang w:val="es-ES" w:eastAsia="es-ES"/>
          </w:rPr>
          <w:tab/>
        </w:r>
        <w:r w:rsidRPr="00014777">
          <w:rPr>
            <w:rStyle w:val="Hyperlink"/>
            <w:noProof/>
            <w:lang w:bidi="hi-IN"/>
          </w:rPr>
          <w:t>Dos aviones sin puntos de paso</w:t>
        </w:r>
        <w:r>
          <w:rPr>
            <w:noProof/>
            <w:webHidden/>
          </w:rPr>
          <w:tab/>
        </w:r>
        <w:r>
          <w:rPr>
            <w:noProof/>
            <w:webHidden/>
          </w:rPr>
          <w:fldChar w:fldCharType="begin"/>
        </w:r>
        <w:r>
          <w:rPr>
            <w:noProof/>
            <w:webHidden/>
          </w:rPr>
          <w:instrText xml:space="preserve"> PAGEREF _Toc299463905 \h </w:instrText>
        </w:r>
      </w:ins>
      <w:r>
        <w:rPr>
          <w:noProof/>
          <w:webHidden/>
        </w:rPr>
      </w:r>
      <w:r>
        <w:rPr>
          <w:noProof/>
          <w:webHidden/>
        </w:rPr>
        <w:fldChar w:fldCharType="separate"/>
      </w:r>
      <w:ins w:id="468" w:author="Orion" w:date="2011-07-26T17:13:00Z">
        <w:r>
          <w:rPr>
            <w:noProof/>
            <w:webHidden/>
          </w:rPr>
          <w:t>53</w:t>
        </w:r>
        <w:r>
          <w:rPr>
            <w:noProof/>
            <w:webHidden/>
          </w:rPr>
          <w:fldChar w:fldCharType="end"/>
        </w:r>
        <w:r w:rsidRPr="00014777">
          <w:rPr>
            <w:rStyle w:val="Hyperlink"/>
            <w:noProof/>
          </w:rPr>
          <w:fldChar w:fldCharType="end"/>
        </w:r>
      </w:ins>
    </w:p>
    <w:p w14:paraId="2F743466" w14:textId="77777777" w:rsidR="00E3043C" w:rsidRDefault="00E3043C">
      <w:pPr>
        <w:pStyle w:val="TOC1"/>
        <w:tabs>
          <w:tab w:val="left" w:pos="880"/>
        </w:tabs>
        <w:rPr>
          <w:ins w:id="469" w:author="Orion" w:date="2011-07-26T17:13:00Z"/>
          <w:rFonts w:asciiTheme="minorHAnsi" w:eastAsiaTheme="minorEastAsia" w:hAnsiTheme="minorHAnsi" w:cstheme="minorBidi"/>
          <w:noProof/>
          <w:sz w:val="22"/>
          <w:szCs w:val="22"/>
          <w:lang w:val="es-ES" w:eastAsia="es-ES"/>
        </w:rPr>
      </w:pPr>
      <w:ins w:id="47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6.1.2.</w:t>
        </w:r>
        <w:r>
          <w:rPr>
            <w:rFonts w:asciiTheme="minorHAnsi" w:eastAsiaTheme="minorEastAsia" w:hAnsiTheme="minorHAnsi" w:cstheme="minorBidi"/>
            <w:noProof/>
            <w:sz w:val="22"/>
            <w:szCs w:val="22"/>
            <w:lang w:val="es-ES" w:eastAsia="es-ES"/>
          </w:rPr>
          <w:tab/>
        </w:r>
        <w:r w:rsidRPr="00014777">
          <w:rPr>
            <w:rStyle w:val="Hyperlink"/>
            <w:noProof/>
            <w:lang w:bidi="hi-IN"/>
          </w:rPr>
          <w:t>Dos aviones con puntos de paso</w:t>
        </w:r>
        <w:r>
          <w:rPr>
            <w:noProof/>
            <w:webHidden/>
          </w:rPr>
          <w:tab/>
        </w:r>
        <w:r>
          <w:rPr>
            <w:noProof/>
            <w:webHidden/>
          </w:rPr>
          <w:fldChar w:fldCharType="begin"/>
        </w:r>
        <w:r>
          <w:rPr>
            <w:noProof/>
            <w:webHidden/>
          </w:rPr>
          <w:instrText xml:space="preserve"> PAGEREF _Toc299463906 \h </w:instrText>
        </w:r>
      </w:ins>
      <w:r>
        <w:rPr>
          <w:noProof/>
          <w:webHidden/>
        </w:rPr>
      </w:r>
      <w:r>
        <w:rPr>
          <w:noProof/>
          <w:webHidden/>
        </w:rPr>
        <w:fldChar w:fldCharType="separate"/>
      </w:r>
      <w:ins w:id="471" w:author="Orion" w:date="2011-07-26T17:13:00Z">
        <w:r>
          <w:rPr>
            <w:noProof/>
            <w:webHidden/>
          </w:rPr>
          <w:t>60</w:t>
        </w:r>
        <w:r>
          <w:rPr>
            <w:noProof/>
            <w:webHidden/>
          </w:rPr>
          <w:fldChar w:fldCharType="end"/>
        </w:r>
        <w:r w:rsidRPr="00014777">
          <w:rPr>
            <w:rStyle w:val="Hyperlink"/>
            <w:noProof/>
          </w:rPr>
          <w:fldChar w:fldCharType="end"/>
        </w:r>
      </w:ins>
    </w:p>
    <w:p w14:paraId="180B02C7" w14:textId="77777777" w:rsidR="00E3043C" w:rsidRDefault="00E3043C">
      <w:pPr>
        <w:pStyle w:val="TOC1"/>
        <w:rPr>
          <w:ins w:id="472" w:author="Orion" w:date="2011-07-26T17:13:00Z"/>
          <w:rFonts w:asciiTheme="minorHAnsi" w:eastAsiaTheme="minorEastAsia" w:hAnsiTheme="minorHAnsi" w:cstheme="minorBidi"/>
          <w:noProof/>
          <w:sz w:val="22"/>
          <w:szCs w:val="22"/>
          <w:lang w:val="es-ES" w:eastAsia="es-ES"/>
        </w:rPr>
      </w:pPr>
      <w:ins w:id="47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w:t>
        </w:r>
        <w:r>
          <w:rPr>
            <w:rFonts w:asciiTheme="minorHAnsi" w:eastAsiaTheme="minorEastAsia" w:hAnsiTheme="minorHAnsi" w:cstheme="minorBidi"/>
            <w:noProof/>
            <w:sz w:val="22"/>
            <w:szCs w:val="22"/>
            <w:lang w:val="es-ES" w:eastAsia="es-ES"/>
          </w:rPr>
          <w:tab/>
        </w:r>
        <w:r w:rsidRPr="00014777">
          <w:rPr>
            <w:rStyle w:val="Hyperlink"/>
            <w:noProof/>
            <w:lang w:bidi="hi-IN"/>
          </w:rPr>
          <w:t>Caso avanzado: varios aviones</w:t>
        </w:r>
        <w:r>
          <w:rPr>
            <w:noProof/>
            <w:webHidden/>
          </w:rPr>
          <w:tab/>
        </w:r>
        <w:r>
          <w:rPr>
            <w:noProof/>
            <w:webHidden/>
          </w:rPr>
          <w:fldChar w:fldCharType="begin"/>
        </w:r>
        <w:r>
          <w:rPr>
            <w:noProof/>
            <w:webHidden/>
          </w:rPr>
          <w:instrText xml:space="preserve"> PAGEREF _Toc299463907 \h </w:instrText>
        </w:r>
      </w:ins>
      <w:r>
        <w:rPr>
          <w:noProof/>
          <w:webHidden/>
        </w:rPr>
      </w:r>
      <w:r>
        <w:rPr>
          <w:noProof/>
          <w:webHidden/>
        </w:rPr>
        <w:fldChar w:fldCharType="separate"/>
      </w:r>
      <w:ins w:id="474" w:author="Orion" w:date="2011-07-26T17:13:00Z">
        <w:r>
          <w:rPr>
            <w:noProof/>
            <w:webHidden/>
          </w:rPr>
          <w:t>62</w:t>
        </w:r>
        <w:r>
          <w:rPr>
            <w:noProof/>
            <w:webHidden/>
          </w:rPr>
          <w:fldChar w:fldCharType="end"/>
        </w:r>
        <w:r w:rsidRPr="00014777">
          <w:rPr>
            <w:rStyle w:val="Hyperlink"/>
            <w:noProof/>
          </w:rPr>
          <w:fldChar w:fldCharType="end"/>
        </w:r>
      </w:ins>
    </w:p>
    <w:p w14:paraId="797637F9" w14:textId="77777777" w:rsidR="00E3043C" w:rsidRDefault="00E3043C">
      <w:pPr>
        <w:pStyle w:val="TOC1"/>
        <w:tabs>
          <w:tab w:val="left" w:pos="880"/>
        </w:tabs>
        <w:rPr>
          <w:ins w:id="475" w:author="Orion" w:date="2011-07-26T17:13:00Z"/>
          <w:rFonts w:asciiTheme="minorHAnsi" w:eastAsiaTheme="minorEastAsia" w:hAnsiTheme="minorHAnsi" w:cstheme="minorBidi"/>
          <w:noProof/>
          <w:sz w:val="22"/>
          <w:szCs w:val="22"/>
          <w:lang w:val="es-ES" w:eastAsia="es-ES"/>
        </w:rPr>
      </w:pPr>
      <w:ins w:id="47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6.2.1.</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sin puntos de paso</w:t>
        </w:r>
        <w:r>
          <w:rPr>
            <w:noProof/>
            <w:webHidden/>
          </w:rPr>
          <w:tab/>
        </w:r>
        <w:r>
          <w:rPr>
            <w:noProof/>
            <w:webHidden/>
          </w:rPr>
          <w:fldChar w:fldCharType="begin"/>
        </w:r>
        <w:r>
          <w:rPr>
            <w:noProof/>
            <w:webHidden/>
          </w:rPr>
          <w:instrText xml:space="preserve"> PAGEREF _Toc299463908 \h </w:instrText>
        </w:r>
      </w:ins>
      <w:r>
        <w:rPr>
          <w:noProof/>
          <w:webHidden/>
        </w:rPr>
      </w:r>
      <w:r>
        <w:rPr>
          <w:noProof/>
          <w:webHidden/>
        </w:rPr>
        <w:fldChar w:fldCharType="separate"/>
      </w:r>
      <w:ins w:id="477" w:author="Orion" w:date="2011-07-26T17:13:00Z">
        <w:r>
          <w:rPr>
            <w:noProof/>
            <w:webHidden/>
          </w:rPr>
          <w:t>63</w:t>
        </w:r>
        <w:r>
          <w:rPr>
            <w:noProof/>
            <w:webHidden/>
          </w:rPr>
          <w:fldChar w:fldCharType="end"/>
        </w:r>
        <w:r w:rsidRPr="00014777">
          <w:rPr>
            <w:rStyle w:val="Hyperlink"/>
            <w:noProof/>
          </w:rPr>
          <w:fldChar w:fldCharType="end"/>
        </w:r>
      </w:ins>
    </w:p>
    <w:p w14:paraId="474E47B0" w14:textId="77777777" w:rsidR="00E3043C" w:rsidRDefault="00E3043C">
      <w:pPr>
        <w:pStyle w:val="TOC1"/>
        <w:tabs>
          <w:tab w:val="left" w:pos="880"/>
        </w:tabs>
        <w:rPr>
          <w:ins w:id="478" w:author="Orion" w:date="2011-07-26T17:13:00Z"/>
          <w:rFonts w:asciiTheme="minorHAnsi" w:eastAsiaTheme="minorEastAsia" w:hAnsiTheme="minorHAnsi" w:cstheme="minorBidi"/>
          <w:noProof/>
          <w:sz w:val="22"/>
          <w:szCs w:val="22"/>
          <w:lang w:val="es-ES" w:eastAsia="es-ES"/>
        </w:rPr>
      </w:pPr>
      <w:ins w:id="47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6.2.2.</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con puntos de paso</w:t>
        </w:r>
        <w:r>
          <w:rPr>
            <w:noProof/>
            <w:webHidden/>
          </w:rPr>
          <w:tab/>
        </w:r>
        <w:r>
          <w:rPr>
            <w:noProof/>
            <w:webHidden/>
          </w:rPr>
          <w:fldChar w:fldCharType="begin"/>
        </w:r>
        <w:r>
          <w:rPr>
            <w:noProof/>
            <w:webHidden/>
          </w:rPr>
          <w:instrText xml:space="preserve"> PAGEREF _Toc299463909 \h </w:instrText>
        </w:r>
      </w:ins>
      <w:r>
        <w:rPr>
          <w:noProof/>
          <w:webHidden/>
        </w:rPr>
      </w:r>
      <w:r>
        <w:rPr>
          <w:noProof/>
          <w:webHidden/>
        </w:rPr>
        <w:fldChar w:fldCharType="separate"/>
      </w:r>
      <w:ins w:id="480" w:author="Orion" w:date="2011-07-26T17:13:00Z">
        <w:r>
          <w:rPr>
            <w:noProof/>
            <w:webHidden/>
          </w:rPr>
          <w:t>66</w:t>
        </w:r>
        <w:r>
          <w:rPr>
            <w:noProof/>
            <w:webHidden/>
          </w:rPr>
          <w:fldChar w:fldCharType="end"/>
        </w:r>
        <w:r w:rsidRPr="00014777">
          <w:rPr>
            <w:rStyle w:val="Hyperlink"/>
            <w:noProof/>
          </w:rPr>
          <w:fldChar w:fldCharType="end"/>
        </w:r>
      </w:ins>
    </w:p>
    <w:p w14:paraId="21210B13" w14:textId="77777777" w:rsidR="00E3043C" w:rsidRDefault="00E3043C">
      <w:pPr>
        <w:pStyle w:val="TOC1"/>
        <w:rPr>
          <w:ins w:id="481" w:author="Orion" w:date="2011-07-26T17:13:00Z"/>
          <w:rFonts w:asciiTheme="minorHAnsi" w:eastAsiaTheme="minorEastAsia" w:hAnsiTheme="minorHAnsi" w:cstheme="minorBidi"/>
          <w:noProof/>
          <w:sz w:val="22"/>
          <w:szCs w:val="22"/>
          <w:lang w:val="es-ES" w:eastAsia="es-ES"/>
        </w:rPr>
      </w:pPr>
      <w:ins w:id="48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6.3.</w:t>
        </w:r>
        <w:r>
          <w:rPr>
            <w:rFonts w:asciiTheme="minorHAnsi" w:eastAsiaTheme="minorEastAsia" w:hAnsiTheme="minorHAnsi" w:cstheme="minorBidi"/>
            <w:noProof/>
            <w:sz w:val="22"/>
            <w:szCs w:val="22"/>
            <w:lang w:val="es-ES" w:eastAsia="es-ES"/>
          </w:rPr>
          <w:tab/>
        </w:r>
        <w:r w:rsidRPr="00014777">
          <w:rPr>
            <w:rStyle w:val="Hyperlink"/>
            <w:noProof/>
            <w:lang w:bidi="hi-IN"/>
          </w:rPr>
          <w:t>Discusión</w:t>
        </w:r>
        <w:r>
          <w:rPr>
            <w:noProof/>
            <w:webHidden/>
          </w:rPr>
          <w:tab/>
        </w:r>
        <w:r>
          <w:rPr>
            <w:noProof/>
            <w:webHidden/>
          </w:rPr>
          <w:fldChar w:fldCharType="begin"/>
        </w:r>
        <w:r>
          <w:rPr>
            <w:noProof/>
            <w:webHidden/>
          </w:rPr>
          <w:instrText xml:space="preserve"> PAGEREF _Toc299463910 \h </w:instrText>
        </w:r>
      </w:ins>
      <w:r>
        <w:rPr>
          <w:noProof/>
          <w:webHidden/>
        </w:rPr>
      </w:r>
      <w:r>
        <w:rPr>
          <w:noProof/>
          <w:webHidden/>
        </w:rPr>
        <w:fldChar w:fldCharType="separate"/>
      </w:r>
      <w:ins w:id="483" w:author="Orion" w:date="2011-07-26T17:13:00Z">
        <w:r>
          <w:rPr>
            <w:noProof/>
            <w:webHidden/>
          </w:rPr>
          <w:t>67</w:t>
        </w:r>
        <w:r>
          <w:rPr>
            <w:noProof/>
            <w:webHidden/>
          </w:rPr>
          <w:fldChar w:fldCharType="end"/>
        </w:r>
        <w:r w:rsidRPr="00014777">
          <w:rPr>
            <w:rStyle w:val="Hyperlink"/>
            <w:noProof/>
          </w:rPr>
          <w:fldChar w:fldCharType="end"/>
        </w:r>
      </w:ins>
    </w:p>
    <w:p w14:paraId="0BB28D1B" w14:textId="77777777" w:rsidR="00E3043C" w:rsidRDefault="00E3043C">
      <w:pPr>
        <w:pStyle w:val="TOC1"/>
        <w:rPr>
          <w:ins w:id="484" w:author="Orion" w:date="2011-07-26T17:13:00Z"/>
          <w:rFonts w:asciiTheme="minorHAnsi" w:eastAsiaTheme="minorEastAsia" w:hAnsiTheme="minorHAnsi" w:cstheme="minorBidi"/>
          <w:noProof/>
          <w:sz w:val="22"/>
          <w:szCs w:val="22"/>
          <w:lang w:val="es-ES" w:eastAsia="es-ES"/>
        </w:rPr>
      </w:pPr>
      <w:ins w:id="48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w:t>
        </w:r>
        <w:r>
          <w:rPr>
            <w:rFonts w:asciiTheme="minorHAnsi" w:eastAsiaTheme="minorEastAsia" w:hAnsiTheme="minorHAnsi" w:cstheme="minorBidi"/>
            <w:noProof/>
            <w:sz w:val="22"/>
            <w:szCs w:val="22"/>
            <w:lang w:val="es-ES" w:eastAsia="es-ES"/>
          </w:rPr>
          <w:tab/>
        </w:r>
        <w:r w:rsidRPr="00014777">
          <w:rPr>
            <w:rStyle w:val="Hyperlink"/>
            <w:noProof/>
            <w:lang w:bidi="hi-IN"/>
          </w:rPr>
          <w:t>Conclusiones y trabajo futuro</w:t>
        </w:r>
        <w:r>
          <w:rPr>
            <w:noProof/>
            <w:webHidden/>
          </w:rPr>
          <w:tab/>
        </w:r>
        <w:r>
          <w:rPr>
            <w:noProof/>
            <w:webHidden/>
          </w:rPr>
          <w:fldChar w:fldCharType="begin"/>
        </w:r>
        <w:r>
          <w:rPr>
            <w:noProof/>
            <w:webHidden/>
          </w:rPr>
          <w:instrText xml:space="preserve"> PAGEREF _Toc299463912 \h </w:instrText>
        </w:r>
      </w:ins>
      <w:r>
        <w:rPr>
          <w:noProof/>
          <w:webHidden/>
        </w:rPr>
      </w:r>
      <w:r>
        <w:rPr>
          <w:noProof/>
          <w:webHidden/>
        </w:rPr>
        <w:fldChar w:fldCharType="separate"/>
      </w:r>
      <w:ins w:id="486" w:author="Orion" w:date="2011-07-26T17:13:00Z">
        <w:r>
          <w:rPr>
            <w:noProof/>
            <w:webHidden/>
          </w:rPr>
          <w:t>69</w:t>
        </w:r>
        <w:r>
          <w:rPr>
            <w:noProof/>
            <w:webHidden/>
          </w:rPr>
          <w:fldChar w:fldCharType="end"/>
        </w:r>
        <w:r w:rsidRPr="00014777">
          <w:rPr>
            <w:rStyle w:val="Hyperlink"/>
            <w:noProof/>
          </w:rPr>
          <w:fldChar w:fldCharType="end"/>
        </w:r>
      </w:ins>
    </w:p>
    <w:p w14:paraId="5BDBF6EF" w14:textId="77777777" w:rsidR="00E3043C" w:rsidRDefault="00E3043C">
      <w:pPr>
        <w:pStyle w:val="TOC1"/>
        <w:rPr>
          <w:ins w:id="487" w:author="Orion" w:date="2011-07-26T17:13:00Z"/>
          <w:rFonts w:asciiTheme="minorHAnsi" w:eastAsiaTheme="minorEastAsia" w:hAnsiTheme="minorHAnsi" w:cstheme="minorBidi"/>
          <w:noProof/>
          <w:sz w:val="22"/>
          <w:szCs w:val="22"/>
          <w:lang w:val="es-ES" w:eastAsia="es-ES"/>
        </w:rPr>
      </w:pPr>
      <w:ins w:id="48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7.1.</w:t>
        </w:r>
        <w:r>
          <w:rPr>
            <w:rFonts w:asciiTheme="minorHAnsi" w:eastAsiaTheme="minorEastAsia" w:hAnsiTheme="minorHAnsi" w:cstheme="minorBidi"/>
            <w:noProof/>
            <w:sz w:val="22"/>
            <w:szCs w:val="22"/>
            <w:lang w:val="es-ES" w:eastAsia="es-ES"/>
          </w:rPr>
          <w:tab/>
        </w:r>
        <w:r w:rsidRPr="00014777">
          <w:rPr>
            <w:rStyle w:val="Hyperlink"/>
            <w:noProof/>
            <w:lang w:bidi="hi-IN"/>
          </w:rPr>
          <w:t>Conclusión</w:t>
        </w:r>
        <w:r>
          <w:rPr>
            <w:noProof/>
            <w:webHidden/>
          </w:rPr>
          <w:tab/>
        </w:r>
        <w:r>
          <w:rPr>
            <w:noProof/>
            <w:webHidden/>
          </w:rPr>
          <w:fldChar w:fldCharType="begin"/>
        </w:r>
        <w:r>
          <w:rPr>
            <w:noProof/>
            <w:webHidden/>
          </w:rPr>
          <w:instrText xml:space="preserve"> PAGEREF _Toc299463913 \h </w:instrText>
        </w:r>
      </w:ins>
      <w:r>
        <w:rPr>
          <w:noProof/>
          <w:webHidden/>
        </w:rPr>
      </w:r>
      <w:r>
        <w:rPr>
          <w:noProof/>
          <w:webHidden/>
        </w:rPr>
        <w:fldChar w:fldCharType="separate"/>
      </w:r>
      <w:ins w:id="489" w:author="Orion" w:date="2011-07-26T17:13:00Z">
        <w:r>
          <w:rPr>
            <w:noProof/>
            <w:webHidden/>
          </w:rPr>
          <w:t>69</w:t>
        </w:r>
        <w:r>
          <w:rPr>
            <w:noProof/>
            <w:webHidden/>
          </w:rPr>
          <w:fldChar w:fldCharType="end"/>
        </w:r>
        <w:r w:rsidRPr="00014777">
          <w:rPr>
            <w:rStyle w:val="Hyperlink"/>
            <w:noProof/>
          </w:rPr>
          <w:fldChar w:fldCharType="end"/>
        </w:r>
      </w:ins>
    </w:p>
    <w:p w14:paraId="209D1C85" w14:textId="77777777" w:rsidR="00E3043C" w:rsidRDefault="00E3043C">
      <w:pPr>
        <w:pStyle w:val="TOC1"/>
        <w:rPr>
          <w:ins w:id="490" w:author="Orion" w:date="2011-07-26T17:13:00Z"/>
          <w:rFonts w:asciiTheme="minorHAnsi" w:eastAsiaTheme="minorEastAsia" w:hAnsiTheme="minorHAnsi" w:cstheme="minorBidi"/>
          <w:noProof/>
          <w:sz w:val="22"/>
          <w:szCs w:val="22"/>
          <w:lang w:val="es-ES" w:eastAsia="es-ES"/>
        </w:rPr>
      </w:pPr>
      <w:ins w:id="49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7.2.</w:t>
        </w:r>
        <w:r>
          <w:rPr>
            <w:rFonts w:asciiTheme="minorHAnsi" w:eastAsiaTheme="minorEastAsia" w:hAnsiTheme="minorHAnsi" w:cstheme="minorBidi"/>
            <w:noProof/>
            <w:sz w:val="22"/>
            <w:szCs w:val="22"/>
            <w:lang w:val="es-ES" w:eastAsia="es-ES"/>
          </w:rPr>
          <w:tab/>
        </w:r>
        <w:r w:rsidRPr="00014777">
          <w:rPr>
            <w:rStyle w:val="Hyperlink"/>
            <w:noProof/>
            <w:lang w:bidi="hi-IN"/>
          </w:rPr>
          <w:t>Trabajo Futuro</w:t>
        </w:r>
        <w:r>
          <w:rPr>
            <w:noProof/>
            <w:webHidden/>
          </w:rPr>
          <w:tab/>
        </w:r>
        <w:r>
          <w:rPr>
            <w:noProof/>
            <w:webHidden/>
          </w:rPr>
          <w:fldChar w:fldCharType="begin"/>
        </w:r>
        <w:r>
          <w:rPr>
            <w:noProof/>
            <w:webHidden/>
          </w:rPr>
          <w:instrText xml:space="preserve"> PAGEREF _Toc299463914 \h </w:instrText>
        </w:r>
      </w:ins>
      <w:r>
        <w:rPr>
          <w:noProof/>
          <w:webHidden/>
        </w:rPr>
      </w:r>
      <w:r>
        <w:rPr>
          <w:noProof/>
          <w:webHidden/>
        </w:rPr>
        <w:fldChar w:fldCharType="separate"/>
      </w:r>
      <w:ins w:id="492" w:author="Orion" w:date="2011-07-26T17:13:00Z">
        <w:r>
          <w:rPr>
            <w:noProof/>
            <w:webHidden/>
          </w:rPr>
          <w:t>70</w:t>
        </w:r>
        <w:r>
          <w:rPr>
            <w:noProof/>
            <w:webHidden/>
          </w:rPr>
          <w:fldChar w:fldCharType="end"/>
        </w:r>
        <w:r w:rsidRPr="00014777">
          <w:rPr>
            <w:rStyle w:val="Hyperlink"/>
            <w:noProof/>
          </w:rPr>
          <w:fldChar w:fldCharType="end"/>
        </w:r>
      </w:ins>
    </w:p>
    <w:p w14:paraId="465BF129" w14:textId="77777777" w:rsidR="00E3043C" w:rsidRDefault="00E3043C">
      <w:pPr>
        <w:pStyle w:val="TOC1"/>
        <w:rPr>
          <w:ins w:id="493" w:author="Orion" w:date="2011-07-26T17:13:00Z"/>
          <w:rFonts w:asciiTheme="minorHAnsi" w:eastAsiaTheme="minorEastAsia" w:hAnsiTheme="minorHAnsi" w:cstheme="minorBidi"/>
          <w:noProof/>
          <w:sz w:val="22"/>
          <w:szCs w:val="22"/>
          <w:lang w:val="es-ES" w:eastAsia="es-ES"/>
        </w:rPr>
      </w:pPr>
      <w:ins w:id="49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"_Toc299463915"</w:instrText>
        </w:r>
        <w:r w:rsidRPr="00014777">
          <w:rPr>
            <w:rStyle w:val="Hyperlink"/>
            <w:noProof/>
          </w:rPr>
          <w:instrText xml:space="preserve"> </w:instrText>
        </w:r>
        <w:r w:rsidRPr="00014777">
          <w:rPr>
            <w:rStyle w:val="Hyperlink"/>
            <w:noProof/>
          </w:rPr>
          <w:fldChar w:fldCharType="separate"/>
        </w:r>
        <w:r w:rsidRPr="00014777">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_Toc299463915 \h </w:instrText>
        </w:r>
      </w:ins>
      <w:r>
        <w:rPr>
          <w:noProof/>
          <w:webHidden/>
        </w:rPr>
      </w:r>
      <w:r>
        <w:rPr>
          <w:noProof/>
          <w:webHidden/>
        </w:rPr>
        <w:fldChar w:fldCharType="separate"/>
      </w:r>
      <w:ins w:id="495" w:author="Orion" w:date="2011-07-26T17:13:00Z">
        <w:r>
          <w:rPr>
            <w:noProof/>
            <w:webHidden/>
          </w:rPr>
          <w:t>75</w:t>
        </w:r>
        <w:r>
          <w:rPr>
            <w:noProof/>
            <w:webHidden/>
          </w:rPr>
          <w:fldChar w:fldCharType="end"/>
        </w:r>
        <w:r w:rsidRPr="00014777">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6" w:name="Acknowledgements"/>
    </w:p>
    <w:p w14:paraId="546CA65F" w14:textId="77777777" w:rsidR="00E026E0" w:rsidRDefault="00BC3639" w:rsidP="002539EB">
      <w:pPr>
        <w:pStyle w:val="PageHeading"/>
      </w:pPr>
      <w:bookmarkStart w:id="497" w:name="_Toc299463842"/>
      <w:r>
        <w:lastRenderedPageBreak/>
        <w:t>Tabla de Figuras</w:t>
      </w:r>
      <w:bookmarkEnd w:id="497"/>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367A45">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498" w:author="Orion" w:date="2011-07-28T14:28:00Z">
            <w:rPr/>
          </w:rPrChange>
        </w:rPr>
      </w:pPr>
      <w:r>
        <w:rPr>
          <w:szCs w:val="21"/>
        </w:rPr>
        <w:fldChar w:fldCharType="end"/>
      </w:r>
      <w:r w:rsidR="00166C1A" w:rsidRPr="0072223B">
        <w:rPr>
          <w:lang w:val="en-US"/>
          <w:rPrChange w:id="499" w:author="Orion" w:date="2011-07-28T14:28:00Z">
            <w:rPr/>
          </w:rPrChange>
        </w:rPr>
        <w:t xml:space="preserve"> </w:t>
      </w:r>
      <w:r w:rsidR="004654A3" w:rsidRPr="0072223B">
        <w:rPr>
          <w:lang w:val="en-US"/>
          <w:rPrChange w:id="500" w:author="Orion" w:date="2011-07-28T14:28:00Z">
            <w:rPr/>
          </w:rPrChange>
        </w:rPr>
        <w:br w:type="page"/>
      </w:r>
      <w:r w:rsidR="00166C1A" w:rsidRPr="0072223B">
        <w:rPr>
          <w:lang w:val="en-US"/>
          <w:rPrChange w:id="501" w:author="Orion" w:date="2011-07-28T14:28:00Z">
            <w:rPr/>
          </w:rPrChange>
        </w:rPr>
        <w:lastRenderedPageBreak/>
        <w:br w:type="page"/>
      </w:r>
    </w:p>
    <w:p w14:paraId="0EC4A422" w14:textId="77777777" w:rsidR="00120931" w:rsidRPr="008D082C" w:rsidRDefault="00120931" w:rsidP="00B42FC5">
      <w:pPr>
        <w:pStyle w:val="PageHeading"/>
      </w:pPr>
      <w:bookmarkStart w:id="502" w:name="_Toc299463843"/>
      <w:r>
        <w:lastRenderedPageBreak/>
        <w:t>Agradecimientos</w:t>
      </w:r>
      <w:bookmarkEnd w:id="502"/>
    </w:p>
    <w:bookmarkEnd w:id="496"/>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3"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3"/>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4" w:name="_Ref299118708"/>
      <w:bookmarkStart w:id="505" w:name="_Toc299463844"/>
      <w:commentRangeStart w:id="506"/>
      <w:r w:rsidRPr="00CC7413">
        <w:rPr>
          <w:b w:val="0"/>
          <w:sz w:val="52"/>
          <w:szCs w:val="52"/>
        </w:rPr>
        <w:lastRenderedPageBreak/>
        <w:t>Introducción</w:t>
      </w:r>
      <w:commentRangeEnd w:id="506"/>
      <w:r w:rsidR="00914129" w:rsidRPr="00CC7413">
        <w:rPr>
          <w:rStyle w:val="CommentReference"/>
          <w:b w:val="0"/>
          <w:sz w:val="52"/>
          <w:szCs w:val="52"/>
        </w:rPr>
        <w:commentReference w:id="506"/>
      </w:r>
      <w:bookmarkEnd w:id="504"/>
      <w:bookmarkEnd w:id="505"/>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508" w:author="IO" w:date="2011-07-13T11:17:00Z">
            <w:rPr/>
          </w:rPrChange>
        </w:rPr>
        <w:t>JSBSim</w:t>
      </w:r>
      <w:r>
        <w:t xml:space="preserve">. </w:t>
      </w:r>
      <w:r w:rsidRPr="00E04976">
        <w:rPr>
          <w:i/>
          <w:rPrChange w:id="509" w:author="IO" w:date="2011-07-13T11:17:00Z">
            <w:rPr/>
          </w:rPrChange>
        </w:rPr>
        <w:t>JSBsim</w:t>
      </w:r>
      <w:sdt>
        <w:sdtPr>
          <w:id w:val="-176737872"/>
          <w:citation/>
        </w:sdtPr>
        <w:sdtEnd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510"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511" w:author="IO" w:date="2011-07-13T11:17:00Z">
            <w:rPr/>
          </w:rPrChange>
        </w:rPr>
        <w:t>FlightGear</w:t>
      </w:r>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r w:rsidRPr="00E04976">
        <w:rPr>
          <w:i/>
          <w:rPrChange w:id="512" w:author="IO" w:date="2011-07-13T11:17:00Z">
            <w:rPr/>
          </w:rPrChange>
        </w:rPr>
        <w:t>OpenEaagles</w:t>
      </w:r>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End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3" w:name="_Toc298344396"/>
      <w:bookmarkStart w:id="514" w:name="_Toc298429453"/>
      <w:bookmarkStart w:id="515" w:name="_Toc298430318"/>
      <w:bookmarkStart w:id="516" w:name="_Toc298516024"/>
      <w:bookmarkStart w:id="517" w:name="_Toc298690973"/>
      <w:bookmarkStart w:id="518" w:name="_Toc298700795"/>
      <w:bookmarkStart w:id="519" w:name="_Toc298752115"/>
      <w:bookmarkStart w:id="520" w:name="_Toc298757495"/>
      <w:bookmarkStart w:id="521" w:name="_Toc298777441"/>
      <w:bookmarkStart w:id="522" w:name="_Toc298787406"/>
      <w:bookmarkStart w:id="523" w:name="_Toc298944569"/>
      <w:bookmarkStart w:id="524" w:name="_Toc298954486"/>
      <w:bookmarkStart w:id="525" w:name="_Toc299007657"/>
      <w:bookmarkStart w:id="526" w:name="_Toc299012015"/>
      <w:bookmarkStart w:id="527" w:name="_Toc299103563"/>
      <w:bookmarkStart w:id="528" w:name="_Toc299103936"/>
      <w:bookmarkStart w:id="529" w:name="_Toc299463761"/>
      <w:bookmarkStart w:id="530" w:name="_Toc299463845"/>
      <w:bookmarkStart w:id="531" w:name="_Toc298344397"/>
      <w:bookmarkStart w:id="532" w:name="_Toc298429454"/>
      <w:bookmarkStart w:id="533" w:name="_Toc298430319"/>
      <w:bookmarkStart w:id="534" w:name="_Toc298516025"/>
      <w:bookmarkStart w:id="535" w:name="_Toc298690974"/>
      <w:bookmarkStart w:id="536" w:name="_Toc298700796"/>
      <w:bookmarkStart w:id="537" w:name="_Toc298752116"/>
      <w:bookmarkStart w:id="538" w:name="_Toc298757496"/>
      <w:bookmarkStart w:id="539" w:name="_Toc298777442"/>
      <w:bookmarkStart w:id="540" w:name="_Toc298787407"/>
      <w:bookmarkStart w:id="541" w:name="_Toc298944570"/>
      <w:bookmarkStart w:id="542" w:name="_Toc298954487"/>
      <w:bookmarkStart w:id="543" w:name="_Toc299007658"/>
      <w:bookmarkStart w:id="544" w:name="_Toc299012016"/>
      <w:bookmarkStart w:id="545" w:name="_Toc299103564"/>
      <w:bookmarkStart w:id="546" w:name="_Toc299103937"/>
      <w:bookmarkStart w:id="547" w:name="_Toc299463762"/>
      <w:bookmarkStart w:id="548" w:name="_Toc299463846"/>
      <w:bookmarkStart w:id="549" w:name="_Ref298790584"/>
      <w:bookmarkStart w:id="550" w:name="_Toc299463847"/>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49"/>
      <w:bookmarkEnd w:id="550"/>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1" w:author="Orion" w:date="2011-07-25T22:17:00Z"/>
      <w:sdt>
        <w:sdtPr>
          <w:id w:val="-1958170509"/>
          <w:citation/>
        </w:sdtPr>
        <w:sdtEndPr/>
        <w:sdtContent>
          <w:customXmlInsRangeEnd w:id="551"/>
          <w:ins w:id="552"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553" w:author="Orion" w:date="2011-07-25T22:17:00Z">
            <w:r w:rsidR="00AE09AC">
              <w:fldChar w:fldCharType="end"/>
            </w:r>
          </w:ins>
          <w:customXmlInsRangeStart w:id="554" w:author="Orion" w:date="2011-07-25T22:17:00Z"/>
        </w:sdtContent>
      </w:sdt>
      <w:customXmlInsRangeEnd w:id="554"/>
      <w:r w:rsidR="00784846" w:rsidRPr="007A61F8">
        <w:t>.</w:t>
      </w:r>
    </w:p>
    <w:p w14:paraId="4ADF9880" w14:textId="017993EA" w:rsidR="00DB19F4" w:rsidRPr="00F45FF0" w:rsidDel="007F121F" w:rsidRDefault="00DB19F4">
      <w:pPr>
        <w:spacing w:before="240" w:after="120"/>
        <w:ind w:firstLine="284"/>
        <w:jc w:val="both"/>
        <w:rPr>
          <w:ins w:id="555" w:author="Orion" w:date="2011-05-15T15:23:00Z"/>
          <w:del w:id="556" w:author="IO" w:date="2011-07-13T11:36:00Z"/>
          <w:rPrChange w:id="557" w:author="IO" w:date="2011-07-13T11:33:00Z">
            <w:rPr>
              <w:ins w:id="558" w:author="Orion" w:date="2011-05-15T15:23:00Z"/>
              <w:del w:id="559" w:author="IO" w:date="2011-07-13T11:36:00Z"/>
              <w:rStyle w:val="apple-style-span"/>
              <w:rFonts w:cs="Times New Roman"/>
              <w:bCs/>
              <w:color w:val="000000"/>
            </w:rPr>
          </w:rPrChange>
        </w:rPr>
        <w:pPrChange w:id="560" w:author="IO" w:date="2011-07-13T11:33:00Z">
          <w:pPr>
            <w:jc w:val="both"/>
          </w:pPr>
        </w:pPrChange>
      </w:pPr>
    </w:p>
    <w:p w14:paraId="2419E083" w14:textId="0E314977" w:rsidR="00B46344" w:rsidRDefault="00784846" w:rsidP="00FA57E6">
      <w:pPr>
        <w:spacing w:before="240" w:after="120"/>
        <w:ind w:firstLine="284"/>
        <w:jc w:val="both"/>
        <w:rPr>
          <w:ins w:id="561" w:author="Orion" w:date="2011-07-26T22:19:00Z"/>
          <w:rFonts w:cs="Times New Roman"/>
        </w:rPr>
      </w:pPr>
      <w:moveFromRangeStart w:id="562" w:author="Orion" w:date="2011-07-26T22:24:00Z" w:name="move299482427"/>
      <w:moveFrom w:id="563" w:author="Orion" w:date="2011-07-26T22:24:00Z">
        <w:ins w:id="564" w:author="IO" w:date="2011-06-09T13:18:00Z">
          <w:r w:rsidRPr="00F45FF0" w:rsidDel="002F29C3">
            <w:rPr>
              <w:rPrChange w:id="565"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6" w:author="IO" w:date="2011-07-13T11:36:00Z">
                <w:rPr>
                  <w:rStyle w:val="apple-style-span"/>
                  <w:rFonts w:cs="Times New Roman"/>
                  <w:bCs/>
                  <w:color w:val="000000"/>
                </w:rPr>
              </w:rPrChange>
            </w:rPr>
            <w:t>Flight Information Region</w:t>
          </w:r>
          <w:r w:rsidRPr="00F45FF0" w:rsidDel="002F29C3">
            <w:rPr>
              <w:rPrChange w:id="567" w:author="IO" w:date="2011-07-13T11:33:00Z">
                <w:rPr>
                  <w:rStyle w:val="apple-style-span"/>
                  <w:rFonts w:cs="Times New Roman"/>
                  <w:bCs/>
                  <w:color w:val="000000"/>
                </w:rPr>
              </w:rPrChange>
            </w:rPr>
            <w:t xml:space="preserve">). </w:t>
          </w:r>
        </w:ins>
        <w:ins w:id="568" w:author="IO" w:date="2011-07-13T11:47:00Z">
          <w:r w:rsidR="00FA57E6" w:rsidDel="002F29C3">
            <w:t>Las FIR</w:t>
          </w:r>
        </w:ins>
        <w:ins w:id="569" w:author="IO" w:date="2011-07-13T15:37:00Z">
          <w:r w:rsidR="008F4A0F" w:rsidDel="002F29C3">
            <w:t>s</w:t>
          </w:r>
        </w:ins>
        <w:ins w:id="570" w:author="IO" w:date="2011-07-13T11:47:00Z">
          <w:r w:rsidR="00FA57E6" w:rsidDel="002F29C3">
            <w:t xml:space="preserve"> contienen</w:t>
          </w:r>
        </w:ins>
        <w:ins w:id="571" w:author="IO" w:date="2011-07-13T11:45:00Z">
          <w:r w:rsidR="00FA57E6" w:rsidDel="002F29C3">
            <w:t xml:space="preserve"> </w:t>
          </w:r>
          <w:r w:rsidR="00FA57E6" w:rsidRPr="002B284A" w:rsidDel="002F29C3">
            <w:t xml:space="preserve">las áreas terminales de los aeropuertos importantes </w:t>
          </w:r>
        </w:ins>
        <w:ins w:id="572" w:author="IO" w:date="2011-07-13T11:50:00Z">
          <w:r w:rsidR="00C3088F" w:rsidDel="002F29C3">
            <w:t xml:space="preserve">y una serie de </w:t>
          </w:r>
          <w:r w:rsidR="00C3088F" w:rsidRPr="00C3088F" w:rsidDel="002F29C3">
            <w:rPr>
              <w:i/>
              <w:rPrChange w:id="573" w:author="IO" w:date="2011-07-13T11:50:00Z">
                <w:rPr/>
              </w:rPrChange>
            </w:rPr>
            <w:t>puntos de paso</w:t>
          </w:r>
          <w:r w:rsidR="00C3088F" w:rsidDel="002F29C3">
            <w:t xml:space="preserve"> (</w:t>
          </w:r>
          <w:r w:rsidR="00C3088F" w:rsidRPr="00C3088F" w:rsidDel="002F29C3">
            <w:rPr>
              <w:i/>
              <w:rPrChange w:id="574" w:author="IO" w:date="2011-07-13T11:50:00Z">
                <w:rPr/>
              </w:rPrChange>
            </w:rPr>
            <w:t>waypoints</w:t>
          </w:r>
          <w:r w:rsidR="00C3088F" w:rsidDel="002F29C3">
            <w:t>)</w:t>
          </w:r>
        </w:ins>
        <w:ins w:id="575" w:author="IO" w:date="2011-07-13T11:51:00Z">
          <w:r w:rsidR="00C3088F" w:rsidDel="002F29C3">
            <w:t xml:space="preserve"> </w:t>
          </w:r>
        </w:ins>
        <w:ins w:id="576" w:author="IO" w:date="2011-07-13T11:52:00Z">
          <w:r w:rsidR="00C3088F" w:rsidDel="002F29C3">
            <w:t xml:space="preserve">tridimensionales </w:t>
          </w:r>
        </w:ins>
        <w:ins w:id="577" w:author="IO" w:date="2011-07-13T11:51:00Z">
          <w:r w:rsidR="00C3088F" w:rsidDel="002F29C3">
            <w:t>controlados para la navegaci</w:t>
          </w:r>
        </w:ins>
        <w:ins w:id="578" w:author="IO" w:date="2011-07-13T11:52:00Z">
          <w:r w:rsidR="00C3088F" w:rsidDel="002F29C3">
            <w:t xml:space="preserve">ón. Entre estos puntos </w:t>
          </w:r>
        </w:ins>
        <w:ins w:id="579" w:author="IO" w:date="2011-07-13T11:45:00Z">
          <w:r w:rsidR="00FA57E6" w:rsidRPr="002B284A" w:rsidDel="002F29C3">
            <w:t>discurren las aerovías</w:t>
          </w:r>
        </w:ins>
        <w:ins w:id="580" w:author="IO" w:date="2011-07-13T11:52:00Z">
          <w:r w:rsidR="00C3088F" w:rsidDel="002F29C3">
            <w:t xml:space="preserve"> (</w:t>
          </w:r>
          <w:r w:rsidR="00C3088F" w:rsidRPr="00C3088F" w:rsidDel="002F29C3">
            <w:rPr>
              <w:i/>
              <w:rPrChange w:id="581" w:author="IO" w:date="2011-07-13T11:52:00Z">
                <w:rPr/>
              </w:rPrChange>
            </w:rPr>
            <w:t>airways</w:t>
          </w:r>
          <w:r w:rsidR="00C3088F" w:rsidDel="002F29C3">
            <w:t>)</w:t>
          </w:r>
        </w:ins>
        <w:ins w:id="582" w:author="IO" w:date="2011-07-13T11:45:00Z">
          <w:r w:rsidR="00FA57E6" w:rsidRPr="002B284A" w:rsidDel="002F29C3">
            <w:t xml:space="preserve">, </w:t>
          </w:r>
        </w:ins>
        <w:ins w:id="583" w:author="IO" w:date="2011-07-13T11:52:00Z">
          <w:r w:rsidR="00C3088F" w:rsidDel="002F29C3">
            <w:t xml:space="preserve">que son los </w:t>
          </w:r>
        </w:ins>
        <w:ins w:id="584" w:author="IO" w:date="2011-07-13T11:45:00Z">
          <w:r w:rsidR="00FA57E6" w:rsidRPr="002B284A" w:rsidDel="002F29C3">
            <w:t xml:space="preserve">pasillos por los que circulan las aeronaves. Otros elementos </w:t>
          </w:r>
        </w:ins>
        <w:ins w:id="585" w:author="IO" w:date="2011-07-13T11:52:00Z">
          <w:r w:rsidR="00C3088F" w:rsidDel="002F29C3">
            <w:t>de las FIR</w:t>
          </w:r>
        </w:ins>
        <w:ins w:id="586" w:author="IO" w:date="2011-07-13T15:37:00Z">
          <w:r w:rsidR="008F4A0F" w:rsidDel="002F29C3">
            <w:t>s</w:t>
          </w:r>
        </w:ins>
        <w:ins w:id="587" w:author="IO" w:date="2011-07-13T11:52:00Z">
          <w:r w:rsidR="00C3088F" w:rsidDel="002F29C3">
            <w:t xml:space="preserve"> </w:t>
          </w:r>
        </w:ins>
        <w:ins w:id="588" w:author="IO" w:date="2011-07-13T11:45:00Z">
          <w:r w:rsidR="00FA57E6" w:rsidRPr="002B284A" w:rsidDel="002F29C3">
            <w:t>son las áreas prohibidas, restringidas o peligrosas</w:t>
          </w:r>
        </w:ins>
        <w:ins w:id="589" w:author="IO" w:date="2011-07-13T11:53:00Z">
          <w:r w:rsidR="00C3088F" w:rsidDel="002F29C3">
            <w:t>,</w:t>
          </w:r>
        </w:ins>
        <w:ins w:id="590" w:author="IO" w:date="2011-07-13T11:45:00Z">
          <w:r w:rsidR="00FA57E6" w:rsidRPr="002B284A" w:rsidDel="002F29C3">
            <w:t xml:space="preserve"> que son zonas donde el vuelo de aeronaves </w:t>
          </w:r>
        </w:ins>
        <w:ins w:id="591" w:author="IO" w:date="2011-07-13T11:53:00Z">
          <w:r w:rsidR="00C3088F" w:rsidDel="002F29C3">
            <w:t>está limitado</w:t>
          </w:r>
        </w:ins>
        <w:ins w:id="592" w:author="IO" w:date="2011-07-13T11:45:00Z">
          <w:r w:rsidR="00FA57E6" w:rsidRPr="002B284A" w:rsidDel="002F29C3">
            <w:t xml:space="preserve"> en diferentes medidas y por causas diversas.</w:t>
          </w:r>
        </w:ins>
        <w:ins w:id="593" w:author="IO" w:date="2011-07-13T12:00:00Z">
          <w:r w:rsidR="007A61F8" w:rsidDel="002F29C3">
            <w:t xml:space="preserve"> Las FIR</w:t>
          </w:r>
        </w:ins>
        <w:ins w:id="594" w:author="IO" w:date="2011-07-13T15:37:00Z">
          <w:r w:rsidR="008F4A0F" w:rsidDel="002F29C3">
            <w:t>s</w:t>
          </w:r>
        </w:ins>
        <w:ins w:id="595" w:author="IO" w:date="2011-07-13T12:00:00Z">
          <w:r w:rsidR="007A61F8" w:rsidDel="002F29C3">
            <w:t xml:space="preserve"> se subdividen a su vez en </w:t>
          </w:r>
        </w:ins>
        <w:ins w:id="596" w:author="IO" w:date="2011-07-13T12:03:00Z">
          <w:r w:rsidR="007A61F8" w:rsidDel="002F29C3">
            <w:t>S</w:t>
          </w:r>
        </w:ins>
        <w:ins w:id="597" w:author="IO" w:date="2011-07-13T12:00:00Z">
          <w:r w:rsidR="007A61F8" w:rsidDel="002F29C3">
            <w:t xml:space="preserve">ectores </w:t>
          </w:r>
        </w:ins>
        <w:ins w:id="598" w:author="IO" w:date="2011-07-13T12:03:00Z">
          <w:r w:rsidR="007A61F8" w:rsidDel="002F29C3">
            <w:t xml:space="preserve">de Control </w:t>
          </w:r>
        </w:ins>
        <w:ins w:id="599" w:author="IO" w:date="2011-07-13T12:00:00Z">
          <w:r w:rsidR="007A61F8" w:rsidDel="002F29C3">
            <w:t>para la gesti</w:t>
          </w:r>
        </w:ins>
        <w:ins w:id="600" w:author="IO" w:date="2011-07-13T12:01:00Z">
          <w:r w:rsidR="007A61F8" w:rsidDel="002F29C3">
            <w:t>ón de sus vuelos.</w:t>
          </w:r>
        </w:ins>
      </w:moveFrom>
      <w:moveFromRangeEnd w:id="562"/>
      <w:ins w:id="601" w:author="Orion" w:date="2011-07-26T22:13:00Z">
        <w:r w:rsidR="00E54276">
          <w:rPr>
            <w:i/>
            <w:iCs/>
            <w:noProof/>
            <w:color w:val="666666"/>
            <w:lang w:eastAsia="es-ES" w:bidi="ar-SA"/>
            <w:rPrChange w:id="602">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3" w:author="Orion" w:date="2011-07-26T22:08:00Z"/>
          <w:rFonts w:cs="Times New Roman"/>
        </w:rPr>
        <w:pPrChange w:id="604" w:author="Orion" w:date="2011-07-26T22:19:00Z">
          <w:pPr>
            <w:spacing w:before="240" w:after="120"/>
            <w:ind w:firstLine="284"/>
            <w:jc w:val="both"/>
          </w:pPr>
        </w:pPrChange>
      </w:pPr>
      <w:bookmarkStart w:id="605" w:name="_Toc299483433"/>
      <w:bookmarkStart w:id="606" w:name="_Ref299482133"/>
      <w:ins w:id="607" w:author="Orion" w:date="2011-07-26T22:19:00Z">
        <w:r>
          <w:t xml:space="preserve">Figura </w:t>
        </w:r>
        <w:r>
          <w:fldChar w:fldCharType="begin"/>
        </w:r>
        <w:r>
          <w:instrText xml:space="preserve"> SEQ Figura \* ARABIC </w:instrText>
        </w:r>
      </w:ins>
      <w:r>
        <w:fldChar w:fldCharType="separate"/>
      </w:r>
      <w:ins w:id="608" w:author="Orion" w:date="2011-07-26T22:41:00Z">
        <w:r w:rsidR="000A487B">
          <w:rPr>
            <w:noProof/>
          </w:rPr>
          <w:t>1</w:t>
        </w:r>
      </w:ins>
      <w:bookmarkEnd w:id="605"/>
      <w:ins w:id="609" w:author="Orion" w:date="2011-07-26T22:19:00Z">
        <w:r>
          <w:fldChar w:fldCharType="end"/>
        </w:r>
      </w:ins>
      <w:bookmarkEnd w:id="606"/>
    </w:p>
    <w:p w14:paraId="3F1CCD5D" w14:textId="4500F098" w:rsidR="00E54276" w:rsidRPr="00E54276" w:rsidRDefault="00E237E8" w:rsidP="00E54276">
      <w:pPr>
        <w:spacing w:before="240" w:after="120"/>
        <w:ind w:firstLine="284"/>
        <w:jc w:val="both"/>
        <w:rPr>
          <w:ins w:id="610" w:author="Orion" w:date="2011-07-26T22:14:00Z"/>
          <w:rFonts w:cs="Times New Roman"/>
        </w:rPr>
      </w:pPr>
      <w:ins w:id="611" w:author="Orion" w:date="2011-07-26T22:19:00Z">
        <w:r>
          <w:rPr>
            <w:rFonts w:cs="Times New Roman"/>
          </w:rPr>
          <w:t xml:space="preserve">Como puede observarse en la </w:t>
        </w:r>
      </w:ins>
      <w:ins w:id="612"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3" w:author="Orion" w:date="2011-07-26T22:20:00Z">
        <w:r>
          <w:t xml:space="preserve">Figura </w:t>
        </w:r>
        <w:r>
          <w:rPr>
            <w:noProof/>
          </w:rPr>
          <w:t>1</w:t>
        </w:r>
        <w:r>
          <w:rPr>
            <w:rFonts w:cs="Times New Roman"/>
          </w:rPr>
          <w:fldChar w:fldCharType="end"/>
        </w:r>
        <w:r>
          <w:rPr>
            <w:rFonts w:cs="Times New Roman"/>
          </w:rPr>
          <w:t xml:space="preserve"> c</w:t>
        </w:r>
      </w:ins>
      <w:ins w:id="614" w:author="Orion" w:date="2011-07-26T22:14:00Z">
        <w:r w:rsidR="00E54276" w:rsidRPr="00E54276">
          <w:rPr>
            <w:rFonts w:cs="Times New Roman"/>
          </w:rPr>
          <w:t xml:space="preserve">ada región de información de vuelo se divide verticalmente en dos zonas: un espacio inferior, </w:t>
        </w:r>
      </w:ins>
      <w:ins w:id="615"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616" w:author="Orion" w:date="2011-07-26T22:14:00Z">
        <w:r w:rsidR="00E54276" w:rsidRPr="00E54276">
          <w:rPr>
            <w:rFonts w:cs="Times New Roman"/>
          </w:rPr>
          <w:t>que incluye el espacio comprendido entre el suelo y el nivel de vuelo FL 245</w:t>
        </w:r>
      </w:ins>
      <w:ins w:id="617" w:author="Orion" w:date="2011-07-26T22:16:00Z">
        <w:r w:rsidR="00E54276">
          <w:rPr>
            <w:rFonts w:cs="Times New Roman"/>
          </w:rPr>
          <w:t xml:space="preserve"> (</w:t>
        </w:r>
      </w:ins>
      <w:ins w:id="618" w:author="Orion" w:date="2011-07-26T22:17:00Z">
        <w:r w:rsidR="00E54276">
          <w:rPr>
            <w:rFonts w:cs="Times New Roman"/>
          </w:rPr>
          <w:t>24500 pies)</w:t>
        </w:r>
      </w:ins>
      <w:ins w:id="619" w:author="Orion" w:date="2011-07-26T22:14:00Z">
        <w:r w:rsidR="00E54276" w:rsidRPr="00E54276">
          <w:rPr>
            <w:rFonts w:cs="Times New Roman"/>
          </w:rPr>
          <w:t>, y un espacio superior,</w:t>
        </w:r>
      </w:ins>
      <w:ins w:id="620" w:author="Orion" w:date="2011-07-26T22:18:00Z">
        <w:r w:rsidR="00E54276">
          <w:rPr>
            <w:rFonts w:cs="Times New Roman"/>
          </w:rPr>
          <w:t xml:space="preserve"> Área Superior de I</w:t>
        </w:r>
        <w:r w:rsidR="00E54276" w:rsidRPr="00E54276">
          <w:rPr>
            <w:rFonts w:cs="Times New Roman"/>
          </w:rPr>
          <w:t>nformación</w:t>
        </w:r>
      </w:ins>
      <w:ins w:id="621" w:author="Orion" w:date="2011-07-26T22:14:00Z">
        <w:r w:rsidR="00E54276" w:rsidRPr="00E54276">
          <w:rPr>
            <w:rFonts w:cs="Times New Roman"/>
          </w:rPr>
          <w:t xml:space="preserve"> </w:t>
        </w:r>
      </w:ins>
      <w:ins w:id="622" w:author="Orion" w:date="2011-07-26T22:18:00Z">
        <w:r w:rsidR="00E54276">
          <w:rPr>
            <w:rFonts w:cs="Times New Roman"/>
          </w:rPr>
          <w:t>(</w:t>
        </w:r>
      </w:ins>
      <w:ins w:id="623" w:author="Orion" w:date="2011-07-26T22:14:00Z">
        <w:r w:rsidR="00E54276" w:rsidRPr="00E54276">
          <w:rPr>
            <w:rFonts w:cs="Times New Roman"/>
          </w:rPr>
          <w:t>UIR</w:t>
        </w:r>
      </w:ins>
      <w:ins w:id="624" w:author="Orion" w:date="2011-07-26T22:18:00Z">
        <w:r w:rsidR="00E54276">
          <w:rPr>
            <w:rFonts w:cs="Times New Roman"/>
          </w:rPr>
          <w:t>,</w:t>
        </w:r>
      </w:ins>
      <w:ins w:id="625" w:author="Orion" w:date="2011-07-26T22:14:00Z">
        <w:r w:rsidR="00E54276">
          <w:rPr>
            <w:rFonts w:cs="Times New Roman"/>
          </w:rPr>
          <w:t xml:space="preserve"> Upper Information Region</w:t>
        </w:r>
      </w:ins>
      <w:ins w:id="626" w:author="Orion" w:date="2011-07-26T22:19:00Z">
        <w:r w:rsidR="00E54276">
          <w:rPr>
            <w:rFonts w:cs="Times New Roman"/>
          </w:rPr>
          <w:t>)</w:t>
        </w:r>
      </w:ins>
      <w:ins w:id="627" w:author="Orion" w:date="2011-07-26T22:14:00Z">
        <w:r w:rsidR="00E54276" w:rsidRPr="00E54276">
          <w:rPr>
            <w:rFonts w:cs="Times New Roman"/>
          </w:rPr>
          <w:t>, que se extiende desde el nivel de vuelo FL 245 hasta una altura ilimitada.</w:t>
        </w:r>
      </w:ins>
      <w:customXmlInsRangeStart w:id="628" w:author="Orion" w:date="2011-07-26T22:23:00Z"/>
      <w:sdt>
        <w:sdtPr>
          <w:rPr>
            <w:rFonts w:cs="Times New Roman"/>
          </w:rPr>
          <w:id w:val="-583766890"/>
          <w:citation/>
        </w:sdtPr>
        <w:sdtEndPr/>
        <w:sdtContent>
          <w:customXmlInsRangeEnd w:id="628"/>
          <w:ins w:id="629"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630" w:author="Orion" w:date="2011-07-26T22:23:00Z">
            <w:r w:rsidR="002B1E45">
              <w:rPr>
                <w:rFonts w:cs="Times New Roman"/>
              </w:rPr>
              <w:fldChar w:fldCharType="end"/>
            </w:r>
          </w:ins>
          <w:customXmlInsRangeStart w:id="631" w:author="Orion" w:date="2011-07-26T22:23:00Z"/>
        </w:sdtContent>
      </w:sdt>
      <w:customXmlInsRangeEnd w:id="631"/>
    </w:p>
    <w:p w14:paraId="7EA18C6B" w14:textId="6E33D674" w:rsidR="002F29C3" w:rsidDel="00780A10" w:rsidRDefault="002F29C3" w:rsidP="004F123D">
      <w:pPr>
        <w:spacing w:before="240" w:after="120"/>
        <w:ind w:firstLine="284"/>
        <w:jc w:val="both"/>
        <w:rPr>
          <w:del w:id="632" w:author="Orion" w:date="2011-07-26T22:27:00Z"/>
        </w:rPr>
      </w:pPr>
      <w:moveToRangeStart w:id="633" w:author="Orion" w:date="2011-07-26T22:24:00Z" w:name="move299482427"/>
      <w:moveTo w:id="634" w:author="Orion" w:date="2011-07-26T22:24:00Z">
        <w:del w:id="635"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6"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37" w:author="Orion" w:date="2011-07-26T22:27:00Z">
          <w:r w:rsidDel="00780A10">
            <w:delText>Las FIRs se subdividen a su vez en Sectores de Control para la gestión de sus vuelos.</w:delText>
          </w:r>
        </w:del>
      </w:moveTo>
    </w:p>
    <w:moveToRangeEnd w:id="633"/>
    <w:p w14:paraId="13DC1F18" w14:textId="77777777" w:rsidR="002F29C3" w:rsidRPr="00166C1A" w:rsidRDefault="002F29C3" w:rsidP="00E54276">
      <w:pPr>
        <w:spacing w:before="240" w:after="120"/>
        <w:ind w:firstLine="284"/>
        <w:jc w:val="both"/>
        <w:rPr>
          <w:ins w:id="638" w:author="IO" w:date="2011-07-13T11:53:00Z"/>
          <w:rFonts w:cs="Times New Roman"/>
        </w:rPr>
      </w:pPr>
    </w:p>
    <w:p w14:paraId="47E9670F" w14:textId="2741CE15" w:rsidR="00AC375C" w:rsidRDefault="00FA57E6" w:rsidP="009F0E36">
      <w:pPr>
        <w:spacing w:before="240" w:after="120"/>
        <w:ind w:firstLine="284"/>
        <w:jc w:val="both"/>
        <w:rPr>
          <w:ins w:id="639"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0" w:author="Orion" w:date="2011-07-27T14:45:00Z"/>
        </w:rPr>
      </w:pPr>
    </w:p>
    <w:p w14:paraId="7F6736C4" w14:textId="4D497CF5" w:rsidR="009143CB" w:rsidRDefault="00FA57E6">
      <w:pPr>
        <w:spacing w:before="240" w:after="120"/>
        <w:ind w:firstLine="284"/>
        <w:jc w:val="both"/>
        <w:rPr>
          <w:ins w:id="641" w:author="IO" w:date="2011-07-13T12:34:00Z"/>
        </w:rPr>
        <w:pPrChange w:id="642" w:author="IO" w:date="2011-07-13T15:14:00Z">
          <w:pPr>
            <w:jc w:val="both"/>
          </w:pPr>
        </w:pPrChange>
      </w:pPr>
      <w:ins w:id="643" w:author="IO" w:date="2011-07-13T11:41:00Z">
        <w:del w:id="644" w:author="Orion" w:date="2011-07-27T14:45:00Z">
          <w:r w:rsidDel="0054504D">
            <w:delText>Para realizar estas labores los ATS</w:delText>
          </w:r>
        </w:del>
      </w:ins>
      <w:ins w:id="645" w:author="IO" w:date="2011-07-13T15:38:00Z">
        <w:del w:id="646" w:author="Orion" w:date="2011-07-27T14:45:00Z">
          <w:r w:rsidR="008F4A0F" w:rsidDel="0054504D">
            <w:delText>s</w:delText>
          </w:r>
        </w:del>
      </w:ins>
      <w:ins w:id="647" w:author="IO" w:date="2011-07-13T11:41:00Z">
        <w:del w:id="648" w:author="Orion" w:date="2011-07-27T14:45:00Z">
          <w:r w:rsidDel="0054504D">
            <w:delText xml:space="preserve"> se organizan en varias secciones. </w:delText>
          </w:r>
        </w:del>
      </w:ins>
      <w:ins w:id="649"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0" w:author="IO" w:date="2011-07-13T11:44:00Z">
        <w:del w:id="651" w:author="Orion" w:date="2011-07-27T14:54:00Z">
          <w:r w:rsidDel="0019550B">
            <w:delText xml:space="preserve">El </w:delText>
          </w:r>
          <w:r w:rsidRPr="002B284A" w:rsidDel="0019550B">
            <w:delText xml:space="preserve">Centro de Control de Área (ACC, </w:delText>
          </w:r>
          <w:r w:rsidRPr="00C3088F" w:rsidDel="0019550B">
            <w:rPr>
              <w:i/>
              <w:rPrChange w:id="652" w:author="IO" w:date="2011-07-13T11:55:00Z">
                <w:rPr/>
              </w:rPrChange>
            </w:rPr>
            <w:delText>Area Control Cent</w:delText>
          </w:r>
        </w:del>
      </w:ins>
      <w:ins w:id="653" w:author="IO" w:date="2011-07-13T11:56:00Z">
        <w:del w:id="654" w:author="Orion" w:date="2011-07-27T14:54:00Z">
          <w:r w:rsidR="00C3088F" w:rsidDel="0019550B">
            <w:rPr>
              <w:i/>
            </w:rPr>
            <w:delText>er</w:delText>
          </w:r>
        </w:del>
      </w:ins>
      <w:ins w:id="655" w:author="IO" w:date="2011-07-13T11:44:00Z">
        <w:del w:id="656" w:author="Orion" w:date="2011-07-27T14:54:00Z">
          <w:r w:rsidRPr="002B284A" w:rsidDel="0019550B">
            <w:delText>)</w:delText>
          </w:r>
        </w:del>
      </w:ins>
      <w:ins w:id="657" w:author="IO" w:date="2011-07-13T12:02:00Z">
        <w:del w:id="658" w:author="Orion" w:date="2011-07-27T14:54:00Z">
          <w:r w:rsidR="007A61F8" w:rsidDel="0019550B">
            <w:delText xml:space="preserve"> es l</w:delText>
          </w:r>
        </w:del>
      </w:ins>
      <w:ins w:id="659" w:author="IO" w:date="2011-06-09T13:18:00Z">
        <w:del w:id="660" w:author="Orion" w:date="2011-07-27T14:54:00Z">
          <w:r w:rsidR="00784846" w:rsidRPr="00F45FF0" w:rsidDel="0019550B">
            <w:rPr>
              <w:rPrChange w:id="661" w:author="IO" w:date="2011-07-13T11:33:00Z">
                <w:rPr>
                  <w:rStyle w:val="apple-style-span"/>
                  <w:rFonts w:cs="Times New Roman"/>
                  <w:bCs/>
                  <w:color w:val="000000"/>
                </w:rPr>
              </w:rPrChange>
            </w:rPr>
            <w:delText xml:space="preserve">a </w:delText>
          </w:r>
        </w:del>
      </w:ins>
      <w:ins w:id="662" w:author="IO" w:date="2011-07-13T11:41:00Z">
        <w:del w:id="663" w:author="Orion" w:date="2011-07-27T14:54:00Z">
          <w:r w:rsidDel="0019550B">
            <w:delText>u</w:delText>
          </w:r>
        </w:del>
      </w:ins>
      <w:ins w:id="664" w:author="IO" w:date="2011-06-09T13:18:00Z">
        <w:del w:id="665" w:author="Orion" w:date="2011-07-27T14:54:00Z">
          <w:r w:rsidR="00784846" w:rsidRPr="00F45FF0" w:rsidDel="0019550B">
            <w:rPr>
              <w:rPrChange w:id="666" w:author="IO" w:date="2011-07-13T11:33:00Z">
                <w:rPr>
                  <w:rStyle w:val="apple-style-span"/>
                  <w:rFonts w:cs="Times New Roman"/>
                  <w:bCs/>
                  <w:color w:val="000000"/>
                </w:rPr>
              </w:rPrChange>
            </w:rPr>
            <w:delText xml:space="preserve">nidad encargada de entregar el servicio de control </w:delText>
          </w:r>
        </w:del>
      </w:ins>
      <w:ins w:id="667" w:author="IO" w:date="2011-07-13T12:02:00Z">
        <w:del w:id="668" w:author="Orion" w:date="2011-07-27T14:54:00Z">
          <w:r w:rsidR="007A61F8" w:rsidDel="0019550B">
            <w:delText>de</w:delText>
          </w:r>
        </w:del>
      </w:ins>
      <w:ins w:id="669" w:author="IO" w:date="2011-06-09T13:18:00Z">
        <w:del w:id="670" w:author="Orion" w:date="2011-07-27T14:54:00Z">
          <w:r w:rsidR="00784846" w:rsidRPr="00F45FF0" w:rsidDel="0019550B">
            <w:rPr>
              <w:rPrChange w:id="671" w:author="IO" w:date="2011-07-13T11:33:00Z">
                <w:rPr>
                  <w:rStyle w:val="apple-style-span"/>
                  <w:rFonts w:cs="Times New Roman"/>
                  <w:bCs/>
                  <w:color w:val="000000"/>
                </w:rPr>
              </w:rPrChange>
            </w:rPr>
            <w:delText xml:space="preserve"> tráfico aéreo </w:delText>
          </w:r>
        </w:del>
      </w:ins>
      <w:ins w:id="672" w:author="IO" w:date="2011-07-13T12:03:00Z">
        <w:del w:id="673" w:author="Orion" w:date="2011-07-27T14:54:00Z">
          <w:r w:rsidR="007A61F8" w:rsidDel="0019550B">
            <w:delText xml:space="preserve">entre </w:delText>
          </w:r>
        </w:del>
        <w:del w:id="674" w:author="Orion" w:date="2011-07-27T14:14:00Z">
          <w:r w:rsidR="007A61F8" w:rsidDel="00727047">
            <w:delText xml:space="preserve">las distintas </w:delText>
          </w:r>
        </w:del>
        <w:del w:id="675" w:author="Orion" w:date="2011-07-27T14:13:00Z">
          <w:r w:rsidR="007A61F8" w:rsidDel="00727047">
            <w:delText>FIR</w:delText>
          </w:r>
        </w:del>
      </w:ins>
      <w:ins w:id="676" w:author="IO" w:date="2011-07-13T15:38:00Z">
        <w:del w:id="677" w:author="Orion" w:date="2011-07-27T14:13:00Z">
          <w:r w:rsidR="008F4A0F" w:rsidDel="00727047">
            <w:delText>s</w:delText>
          </w:r>
        </w:del>
      </w:ins>
      <w:ins w:id="678" w:author="IO" w:date="2011-07-13T12:03:00Z">
        <w:del w:id="679" w:author="Orion" w:date="2011-07-27T14:13:00Z">
          <w:r w:rsidR="007A61F8" w:rsidDel="00727047">
            <w:delText xml:space="preserve"> </w:delText>
          </w:r>
        </w:del>
        <w:del w:id="680" w:author="Orion" w:date="2011-07-27T14:14:00Z">
          <w:r w:rsidR="007A61F8" w:rsidDel="00727047">
            <w:delText>o los</w:delText>
          </w:r>
        </w:del>
        <w:del w:id="681" w:author="Orion" w:date="2011-07-27T14:54:00Z">
          <w:r w:rsidR="007A61F8" w:rsidDel="0019550B">
            <w:delText xml:space="preserve"> sectores de </w:delText>
          </w:r>
        </w:del>
        <w:del w:id="682" w:author="Orion" w:date="2011-07-27T14:14:00Z">
          <w:r w:rsidR="007A61F8" w:rsidDel="00727047">
            <w:delText>estas</w:delText>
          </w:r>
        </w:del>
      </w:ins>
      <w:ins w:id="683" w:author="IO" w:date="2011-06-09T13:18:00Z">
        <w:del w:id="684" w:author="Orion" w:date="2011-07-27T14:54:00Z">
          <w:r w:rsidR="00784846" w:rsidRPr="00F45FF0" w:rsidDel="0019550B">
            <w:rPr>
              <w:rPrChange w:id="685" w:author="IO" w:date="2011-07-13T11:33:00Z">
                <w:rPr>
                  <w:rStyle w:val="apple-style-span"/>
                  <w:rFonts w:cs="Times New Roman"/>
                  <w:bCs/>
                  <w:color w:val="000000"/>
                </w:rPr>
              </w:rPrChange>
            </w:rPr>
            <w:delText xml:space="preserve">. </w:delText>
          </w:r>
        </w:del>
      </w:ins>
      <w:ins w:id="686" w:author="Orion" w:date="2011-07-27T14:49:00Z">
        <w:r w:rsidR="0019550B">
          <w:t>C</w:t>
        </w:r>
      </w:ins>
      <w:ins w:id="687" w:author="IO" w:date="2011-07-13T12:04:00Z">
        <w:del w:id="688" w:author="Orion" w:date="2011-07-27T14:49:00Z">
          <w:r w:rsidR="007A61F8" w:rsidDel="0019550B">
            <w:delText>A su vez, c</w:delText>
          </w:r>
        </w:del>
        <w:r w:rsidR="007A61F8">
          <w:t xml:space="preserve">ada </w:t>
        </w:r>
      </w:ins>
      <w:ins w:id="689" w:author="Orion" w:date="2011-07-27T14:50:00Z">
        <w:r w:rsidR="0019550B">
          <w:t xml:space="preserve">uno de estos </w:t>
        </w:r>
      </w:ins>
      <w:ins w:id="690" w:author="IO" w:date="2011-07-13T12:04:00Z">
        <w:r w:rsidR="007A61F8">
          <w:t>sector</w:t>
        </w:r>
      </w:ins>
      <w:ins w:id="691" w:author="Orion" w:date="2011-07-27T14:50:00Z">
        <w:r w:rsidR="0019550B">
          <w:t>es</w:t>
        </w:r>
      </w:ins>
      <w:ins w:id="692" w:author="IO" w:date="2011-07-13T12:04:00Z">
        <w:r w:rsidR="007A61F8">
          <w:t xml:space="preserve"> tiene</w:t>
        </w:r>
      </w:ins>
      <w:ins w:id="693" w:author="Orion" w:date="2011-07-27T14:54:00Z">
        <w:r w:rsidR="005C67CA">
          <w:t>n</w:t>
        </w:r>
      </w:ins>
      <w:ins w:id="694" w:author="IO" w:date="2011-07-13T12:04:00Z">
        <w:r w:rsidR="007A61F8">
          <w:t xml:space="preserve"> </w:t>
        </w:r>
        <w:del w:id="695" w:author="Orion" w:date="2011-07-27T14:58:00Z">
          <w:r w:rsidR="007A61F8" w:rsidDel="005C67CA">
            <w:delText>asignad</w:delText>
          </w:r>
        </w:del>
        <w:del w:id="696" w:author="Orion" w:date="2011-07-27T14:50:00Z">
          <w:r w:rsidR="007A61F8" w:rsidDel="0019550B">
            <w:delText>a</w:delText>
          </w:r>
        </w:del>
        <w:del w:id="697" w:author="Orion" w:date="2011-07-27T14:58:00Z">
          <w:r w:rsidR="007A61F8" w:rsidDel="005C67CA">
            <w:delText xml:space="preserve"> </w:delText>
          </w:r>
        </w:del>
        <w:r w:rsidR="007A61F8">
          <w:t>una unidad</w:t>
        </w:r>
      </w:ins>
      <w:ins w:id="698" w:author="Orion" w:date="2011-07-27T14:58:00Z">
        <w:r w:rsidR="005C67CA">
          <w:t>,</w:t>
        </w:r>
      </w:ins>
      <w:ins w:id="699" w:author="IO" w:date="2011-06-09T13:18:00Z">
        <w:r w:rsidR="00784846" w:rsidRPr="00F45FF0">
          <w:rPr>
            <w:rPrChange w:id="700" w:author="IO" w:date="2011-07-13T11:33:00Z">
              <w:rPr>
                <w:rStyle w:val="apple-style-span"/>
                <w:rFonts w:cs="Times New Roman"/>
                <w:bCs/>
                <w:color w:val="000000"/>
              </w:rPr>
            </w:rPrChange>
          </w:rPr>
          <w:t xml:space="preserve"> </w:t>
        </w:r>
      </w:ins>
      <w:ins w:id="701" w:author="Orion" w:date="2011-07-27T14:50:00Z">
        <w:r w:rsidR="0019550B">
          <w:t xml:space="preserve">denominada </w:t>
        </w:r>
      </w:ins>
      <w:ins w:id="702"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703" w:author="Orion" w:date="2011-07-27T14:58:00Z">
        <w:r w:rsidR="005C67CA">
          <w:t>, asignada</w:t>
        </w:r>
      </w:ins>
      <w:ins w:id="704" w:author="Orion" w:date="2011-07-27T15:49:00Z">
        <w:r w:rsidR="002D1E5C">
          <w:t xml:space="preserve"> </w:t>
        </w:r>
      </w:ins>
      <w:customXmlInsRangeStart w:id="705" w:author="Orion" w:date="2011-07-27T15:49:00Z"/>
      <w:sdt>
        <w:sdtPr>
          <w:id w:val="-2046445556"/>
          <w:citation/>
        </w:sdtPr>
        <w:sdtEndPr/>
        <w:sdtContent>
          <w:customXmlInsRangeEnd w:id="705"/>
          <w:ins w:id="706" w:author="Orion" w:date="2011-07-27T15:49:00Z">
            <w:r w:rsidR="002D1E5C">
              <w:fldChar w:fldCharType="begin"/>
            </w:r>
            <w:r w:rsidR="002D1E5C">
              <w:instrText xml:space="preserve"> CITATION USF09 \l 3082 </w:instrText>
            </w:r>
            <w:r w:rsidR="002D1E5C">
              <w:fldChar w:fldCharType="separate"/>
            </w:r>
          </w:ins>
          <w:r w:rsidR="00282451">
            <w:rPr>
              <w:noProof/>
            </w:rPr>
            <w:t>(27)</w:t>
          </w:r>
          <w:ins w:id="707" w:author="Orion" w:date="2011-07-27T15:49:00Z">
            <w:r w:rsidR="002D1E5C">
              <w:fldChar w:fldCharType="end"/>
            </w:r>
          </w:ins>
          <w:customXmlInsRangeStart w:id="708" w:author="Orion" w:date="2011-07-27T15:49:00Z"/>
        </w:sdtContent>
      </w:sdt>
      <w:customXmlInsRangeEnd w:id="708"/>
      <w:ins w:id="709" w:author="Orion" w:date="2011-07-27T14:51:00Z">
        <w:r w:rsidR="0019550B">
          <w:t xml:space="preserve">. El </w:t>
        </w:r>
        <w:r w:rsidR="0019550B" w:rsidRPr="002B284A">
          <w:t>ACC</w:t>
        </w:r>
      </w:ins>
      <w:ins w:id="710" w:author="Orion" w:date="2011-07-27T14:53:00Z">
        <w:r w:rsidR="005C67CA">
          <w:t xml:space="preserve"> es</w:t>
        </w:r>
        <w:r w:rsidR="0019550B">
          <w:t xml:space="preserve"> </w:t>
        </w:r>
      </w:ins>
      <w:ins w:id="711" w:author="IO" w:date="2011-07-13T12:04:00Z">
        <w:del w:id="712" w:author="Orion" w:date="2011-07-27T14:53:00Z">
          <w:r w:rsidR="007A61F8" w:rsidDel="0019550B">
            <w:delText xml:space="preserve">que es </w:delText>
          </w:r>
        </w:del>
      </w:ins>
      <w:ins w:id="713" w:author="IO" w:date="2011-06-09T13:18:00Z">
        <w:r w:rsidR="00784846" w:rsidRPr="00F45FF0">
          <w:rPr>
            <w:rPrChange w:id="714" w:author="IO" w:date="2011-07-13T11:33:00Z">
              <w:rPr>
                <w:rStyle w:val="apple-style-span"/>
                <w:rFonts w:cs="Times New Roman"/>
                <w:bCs/>
                <w:color w:val="000000"/>
              </w:rPr>
            </w:rPrChange>
          </w:rPr>
          <w:t>responsable</w:t>
        </w:r>
      </w:ins>
      <w:ins w:id="715" w:author="Orion" w:date="2011-07-27T14:59:00Z">
        <w:r w:rsidR="005C67CA">
          <w:t>,</w:t>
        </w:r>
      </w:ins>
      <w:ins w:id="716" w:author="IO" w:date="2011-06-09T13:18:00Z">
        <w:r w:rsidR="00784846" w:rsidRPr="00F45FF0">
          <w:rPr>
            <w:rPrChange w:id="717" w:author="IO" w:date="2011-07-13T11:33:00Z">
              <w:rPr>
                <w:rStyle w:val="apple-style-span"/>
                <w:rFonts w:cs="Times New Roman"/>
                <w:bCs/>
                <w:color w:val="000000"/>
              </w:rPr>
            </w:rPrChange>
          </w:rPr>
          <w:t xml:space="preserve"> </w:t>
        </w:r>
      </w:ins>
      <w:ins w:id="718" w:author="Orion" w:date="2011-07-27T14:59:00Z">
        <w:r w:rsidR="005C67CA">
          <w:t>por un lado</w:t>
        </w:r>
      </w:ins>
      <w:ins w:id="719" w:author="Orion" w:date="2011-07-27T15:54:00Z">
        <w:r w:rsidR="00F05682">
          <w:t>,</w:t>
        </w:r>
      </w:ins>
      <w:ins w:id="720" w:author="Orion" w:date="2011-07-27T14:59:00Z">
        <w:r w:rsidR="005C67CA">
          <w:t xml:space="preserve"> </w:t>
        </w:r>
      </w:ins>
      <w:ins w:id="721" w:author="Orion" w:date="2011-07-27T14:53:00Z">
        <w:r w:rsidR="0019550B">
          <w:t>del control de los vuelos en su secci</w:t>
        </w:r>
        <w:r w:rsidR="005C67CA">
          <w:t>ón</w:t>
        </w:r>
      </w:ins>
      <w:ins w:id="722" w:author="Orion" w:date="2011-07-27T14:59:00Z">
        <w:r w:rsidR="005C67CA">
          <w:t>, y</w:t>
        </w:r>
      </w:ins>
      <w:ins w:id="723" w:author="Orion" w:date="2011-07-27T15:55:00Z">
        <w:r w:rsidR="00D44B12">
          <w:t>,</w:t>
        </w:r>
      </w:ins>
      <w:ins w:id="724" w:author="Orion" w:date="2011-07-27T14:59:00Z">
        <w:r w:rsidR="005C67CA">
          <w:t xml:space="preserve"> por otro, </w:t>
        </w:r>
      </w:ins>
      <w:ins w:id="725" w:author="Orion" w:date="2011-07-27T15:47:00Z">
        <w:r w:rsidR="002D1E5C">
          <w:t>de transferir</w:t>
        </w:r>
      </w:ins>
      <w:ins w:id="726" w:author="Orion" w:date="2011-07-27T15:55:00Z">
        <w:r w:rsidR="00D44B12" w:rsidRPr="00D44B12">
          <w:t xml:space="preserve"> </w:t>
        </w:r>
        <w:r w:rsidR="00D44B12">
          <w:t>a otro ACC</w:t>
        </w:r>
      </w:ins>
      <w:ins w:id="727" w:author="Orion" w:date="2011-07-27T15:47:00Z">
        <w:r w:rsidR="002D1E5C">
          <w:t xml:space="preserve"> </w:t>
        </w:r>
      </w:ins>
      <w:ins w:id="728" w:author="Orion" w:date="2011-07-27T15:50:00Z">
        <w:r w:rsidR="00BD2C20">
          <w:t>el</w:t>
        </w:r>
      </w:ins>
      <w:ins w:id="729" w:author="Orion" w:date="2011-07-27T15:47:00Z">
        <w:r w:rsidR="002D1E5C">
          <w:t xml:space="preserve"> s</w:t>
        </w:r>
        <w:r w:rsidR="002D1E5C" w:rsidRPr="002D1E5C">
          <w:t>ervicio de control</w:t>
        </w:r>
      </w:ins>
      <w:ins w:id="730" w:author="Orion" w:date="2011-07-27T15:50:00Z">
        <w:r w:rsidR="00BD2C20">
          <w:t xml:space="preserve"> de una aeronave</w:t>
        </w:r>
      </w:ins>
      <w:ins w:id="731" w:author="Orion" w:date="2011-07-27T15:47:00Z">
        <w:r w:rsidR="002D1E5C" w:rsidRPr="002D1E5C">
          <w:t xml:space="preserve"> </w:t>
        </w:r>
        <w:r w:rsidR="002D1E5C">
          <w:t xml:space="preserve">cuando </w:t>
        </w:r>
      </w:ins>
      <w:ins w:id="732" w:author="Orion" w:date="2011-07-27T15:50:00Z">
        <w:r w:rsidR="00BD2C20">
          <w:t>ésta se encuentra</w:t>
        </w:r>
      </w:ins>
      <w:ins w:id="733" w:author="IO" w:date="2011-07-13T12:04:00Z">
        <w:del w:id="734" w:author="Orion" w:date="2011-07-27T14:53:00Z">
          <w:r w:rsidR="007A61F8" w:rsidDel="0019550B">
            <w:delText>de él</w:delText>
          </w:r>
        </w:del>
      </w:ins>
      <w:ins w:id="735" w:author="IO" w:date="2011-06-09T13:18:00Z">
        <w:del w:id="736" w:author="Orion" w:date="2011-07-27T15:47:00Z">
          <w:r w:rsidR="00784846" w:rsidRPr="00F45FF0" w:rsidDel="002D1E5C">
            <w:rPr>
              <w:rPrChange w:id="737" w:author="IO" w:date="2011-07-13T11:33:00Z">
                <w:rPr>
                  <w:rStyle w:val="apple-style-span"/>
                  <w:rFonts w:cs="Times New Roman"/>
                  <w:bCs/>
                  <w:color w:val="000000"/>
                </w:rPr>
              </w:rPrChange>
            </w:rPr>
            <w:delText>. Cuando un avión est</w:delText>
          </w:r>
        </w:del>
        <w:del w:id="738" w:author="Orion" w:date="2011-07-27T15:50:00Z">
          <w:r w:rsidR="00784846" w:rsidRPr="00F45FF0" w:rsidDel="00BD2C20">
            <w:rPr>
              <w:rPrChange w:id="739" w:author="IO" w:date="2011-07-13T11:33:00Z">
                <w:rPr>
                  <w:rStyle w:val="apple-style-span"/>
                  <w:rFonts w:cs="Times New Roman"/>
                  <w:bCs/>
                  <w:color w:val="000000"/>
                </w:rPr>
              </w:rPrChange>
            </w:rPr>
            <w:delText>á</w:delText>
          </w:r>
        </w:del>
        <w:r w:rsidR="00784846" w:rsidRPr="00F45FF0">
          <w:rPr>
            <w:rPrChange w:id="740" w:author="IO" w:date="2011-07-13T11:33:00Z">
              <w:rPr>
                <w:rStyle w:val="apple-style-span"/>
                <w:rFonts w:cs="Times New Roman"/>
                <w:bCs/>
                <w:color w:val="000000"/>
              </w:rPr>
            </w:rPrChange>
          </w:rPr>
          <w:t xml:space="preserve"> a punto de salir de </w:t>
        </w:r>
        <w:del w:id="741" w:author="Orion" w:date="2011-07-27T15:48:00Z">
          <w:r w:rsidR="00784846" w:rsidRPr="00F45FF0" w:rsidDel="002D1E5C">
            <w:rPr>
              <w:rPrChange w:id="742" w:author="IO" w:date="2011-07-13T11:33:00Z">
                <w:rPr>
                  <w:rStyle w:val="apple-style-span"/>
                  <w:rFonts w:cs="Times New Roman"/>
                  <w:bCs/>
                  <w:color w:val="000000"/>
                </w:rPr>
              </w:rPrChange>
            </w:rPr>
            <w:delText>un</w:delText>
          </w:r>
        </w:del>
      </w:ins>
      <w:ins w:id="743" w:author="Orion" w:date="2011-07-27T15:48:00Z">
        <w:r w:rsidR="002D1E5C">
          <w:t xml:space="preserve">su </w:t>
        </w:r>
      </w:ins>
      <w:ins w:id="744" w:author="IO" w:date="2011-06-09T13:18:00Z">
        <w:del w:id="745" w:author="Orion" w:date="2011-07-27T15:48:00Z">
          <w:r w:rsidR="00784846" w:rsidRPr="00F45FF0" w:rsidDel="002D1E5C">
            <w:rPr>
              <w:rPrChange w:id="746" w:author="IO" w:date="2011-07-13T11:33:00Z">
                <w:rPr>
                  <w:rStyle w:val="apple-style-span"/>
                  <w:rFonts w:cs="Times New Roman"/>
                  <w:bCs/>
                  <w:color w:val="000000"/>
                </w:rPr>
              </w:rPrChange>
            </w:rPr>
            <w:delText xml:space="preserve"> </w:delText>
          </w:r>
        </w:del>
        <w:r w:rsidR="00784846" w:rsidRPr="00F45FF0">
          <w:rPr>
            <w:rPrChange w:id="747" w:author="IO" w:date="2011-07-13T11:33:00Z">
              <w:rPr>
                <w:rStyle w:val="apple-style-span"/>
                <w:rFonts w:cs="Times New Roman"/>
                <w:bCs/>
                <w:color w:val="000000"/>
              </w:rPr>
            </w:rPrChange>
          </w:rPr>
          <w:t>sector</w:t>
        </w:r>
      </w:ins>
      <w:ins w:id="748" w:author="IO" w:date="2011-07-13T12:05:00Z">
        <w:del w:id="749" w:author="Orion" w:date="2011-07-27T15:48:00Z">
          <w:r w:rsidR="007A61F8" w:rsidDel="002D1E5C">
            <w:delText xml:space="preserve">, su unidad lo </w:delText>
          </w:r>
        </w:del>
      </w:ins>
      <w:ins w:id="750" w:author="IO" w:date="2011-06-09T13:18:00Z">
        <w:del w:id="751" w:author="Orion" w:date="2011-07-27T15:48:00Z">
          <w:r w:rsidR="00784846" w:rsidRPr="00F45FF0" w:rsidDel="002D1E5C">
            <w:rPr>
              <w:rPrChange w:id="752" w:author="IO" w:date="2011-07-13T11:33:00Z">
                <w:rPr>
                  <w:rStyle w:val="apple-style-span"/>
                  <w:rFonts w:cs="Times New Roman"/>
                  <w:bCs/>
                  <w:color w:val="000000"/>
                </w:rPr>
              </w:rPrChange>
            </w:rPr>
            <w:delText>traspasa</w:delText>
          </w:r>
        </w:del>
      </w:ins>
      <w:ins w:id="753" w:author="IO" w:date="2011-07-13T12:05:00Z">
        <w:del w:id="754" w:author="Orion" w:date="2011-07-27T15:48:00Z">
          <w:r w:rsidR="007A61F8" w:rsidDel="002D1E5C">
            <w:delText xml:space="preserve"> al ACC y éste a la unidad del siguiente</w:delText>
          </w:r>
        </w:del>
      </w:ins>
      <w:ins w:id="755" w:author="IO" w:date="2011-06-09T13:18:00Z">
        <w:del w:id="756" w:author="Orion" w:date="2011-07-27T15:48:00Z">
          <w:r w:rsidR="00784846" w:rsidRPr="00F45FF0" w:rsidDel="002D1E5C">
            <w:rPr>
              <w:rPrChange w:id="757" w:author="IO" w:date="2011-07-13T11:33:00Z">
                <w:rPr>
                  <w:rStyle w:val="apple-style-span"/>
                  <w:rFonts w:cs="Times New Roman"/>
                  <w:bCs/>
                  <w:color w:val="000000"/>
                </w:rPr>
              </w:rPrChange>
            </w:rPr>
            <w:delText xml:space="preserve"> sector, </w:delText>
          </w:r>
        </w:del>
      </w:ins>
      <w:ins w:id="758" w:author="IO" w:date="2011-07-13T12:06:00Z">
        <w:del w:id="759" w:author="Orion" w:date="2011-07-27T15:48:00Z">
          <w:r w:rsidR="007A61F8" w:rsidDel="002D1E5C">
            <w:delText xml:space="preserve">repitiéndose este proceso </w:delText>
          </w:r>
        </w:del>
      </w:ins>
      <w:ins w:id="760" w:author="IO" w:date="2011-06-09T13:18:00Z">
        <w:del w:id="761" w:author="Orion" w:date="2011-07-27T15:48:00Z">
          <w:r w:rsidR="00784846" w:rsidRPr="00F45FF0" w:rsidDel="002D1E5C">
            <w:rPr>
              <w:rPrChange w:id="762" w:author="IO" w:date="2011-07-13T11:33:00Z">
                <w:rPr>
                  <w:rStyle w:val="apple-style-span"/>
                  <w:rFonts w:cs="Times New Roman"/>
                  <w:bCs/>
                  <w:color w:val="000000"/>
                </w:rPr>
              </w:rPrChange>
            </w:rPr>
            <w:delText>hasta el aterrizaje en su destino</w:delText>
          </w:r>
        </w:del>
        <w:r w:rsidR="00784846" w:rsidRPr="00F45FF0">
          <w:rPr>
            <w:rPrChange w:id="763" w:author="IO" w:date="2011-07-13T11:33:00Z">
              <w:rPr>
                <w:rStyle w:val="apple-style-span"/>
                <w:rFonts w:cs="Times New Roman"/>
                <w:bCs/>
                <w:color w:val="000000"/>
              </w:rPr>
            </w:rPrChange>
          </w:rPr>
          <w:t xml:space="preserve">. </w:t>
        </w:r>
      </w:ins>
      <w:ins w:id="764" w:author="IO" w:date="2011-07-13T12:33:00Z">
        <w:r w:rsidR="00E011F0">
          <w:t>Otras unidades</w:t>
        </w:r>
      </w:ins>
      <w:ins w:id="765" w:author="Orion" w:date="2011-07-27T15:48:00Z">
        <w:r w:rsidR="002D1E5C">
          <w:t xml:space="preserve"> son aquellas</w:t>
        </w:r>
      </w:ins>
      <w:ins w:id="766" w:author="IO" w:date="2011-07-13T12:33:00Z">
        <w:del w:id="767" w:author="Orion" w:date="2011-07-27T15:48:00Z">
          <w:r w:rsidR="00E011F0" w:rsidDel="002D1E5C">
            <w:delText>,</w:delText>
          </w:r>
        </w:del>
        <w:r w:rsidR="00E011F0">
          <w:t xml:space="preserve"> centradas en el control de los aeropuertos, donde el movimiento de </w:t>
        </w:r>
      </w:ins>
      <w:ins w:id="768" w:author="Orion" w:date="2011-07-27T15:57:00Z">
        <w:r w:rsidR="00F3420A">
          <w:t xml:space="preserve">los </w:t>
        </w:r>
      </w:ins>
      <w:ins w:id="769" w:author="IO" w:date="2011-07-13T12:33:00Z">
        <w:r w:rsidR="00E011F0">
          <w:t>aviones tiene condiciones particulares</w:t>
        </w:r>
      </w:ins>
      <w:ins w:id="770" w:author="IO" w:date="2011-07-13T12:34:00Z">
        <w:del w:id="771" w:author="Orion" w:date="2011-07-27T15:49:00Z">
          <w:r w:rsidR="00E011F0" w:rsidDel="002D1E5C">
            <w:delText>,</w:delText>
          </w:r>
        </w:del>
      </w:ins>
      <w:ins w:id="772" w:author="IO" w:date="2011-07-13T12:33:00Z">
        <w:del w:id="773" w:author="Orion" w:date="2011-07-27T15:49:00Z">
          <w:r w:rsidR="00E011F0" w:rsidDel="002D1E5C">
            <w:delText xml:space="preserve"> </w:delText>
          </w:r>
        </w:del>
      </w:ins>
      <w:ins w:id="774" w:author="Orion" w:date="2011-07-27T15:49:00Z">
        <w:r w:rsidR="002D1E5C">
          <w:t>. E</w:t>
        </w:r>
      </w:ins>
      <w:ins w:id="775" w:author="Orion" w:date="2011-07-27T15:48:00Z">
        <w:r w:rsidR="002D1E5C">
          <w:t xml:space="preserve">stas unidades </w:t>
        </w:r>
      </w:ins>
      <w:ins w:id="776" w:author="IO" w:date="2011-07-13T12:33:00Z">
        <w:r w:rsidR="00E011F0">
          <w:t xml:space="preserve">son </w:t>
        </w:r>
      </w:ins>
      <w:ins w:id="777" w:author="IO" w:date="2011-07-13T12:34:00Z">
        <w:r w:rsidR="00E011F0">
          <w:t xml:space="preserve">las </w:t>
        </w:r>
      </w:ins>
      <w:ins w:id="778"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79" w:author="IO" w:date="2011-07-13T12:34:00Z">
        <w:r w:rsidR="00E011F0">
          <w:t xml:space="preserve">las </w:t>
        </w:r>
      </w:ins>
      <w:ins w:id="780" w:author="IO" w:date="2011-07-13T12:33:00Z">
        <w:r w:rsidR="00E011F0" w:rsidRPr="002B284A">
          <w:t>Oficina</w:t>
        </w:r>
        <w:r w:rsidR="00E011F0">
          <w:t>s</w:t>
        </w:r>
        <w:r w:rsidR="00E011F0" w:rsidRPr="002B284A">
          <w:t xml:space="preserve"> de Control de Aproximación</w:t>
        </w:r>
        <w:del w:id="781" w:author="Orion" w:date="2011-07-27T14:23:00Z">
          <w:r w:rsidR="00E011F0" w:rsidDel="009864B4">
            <w:delText>.</w:delText>
          </w:r>
        </w:del>
      </w:ins>
      <w:ins w:id="782" w:author="Orion" w:date="2011-07-27T14:23:00Z">
        <w:r w:rsidR="009864B4">
          <w:t>.</w:t>
        </w:r>
      </w:ins>
    </w:p>
    <w:p w14:paraId="60B469BD" w14:textId="03525B27" w:rsidR="00E011F0" w:rsidRPr="002B284A" w:rsidRDefault="00631C72" w:rsidP="00E011F0">
      <w:pPr>
        <w:spacing w:before="240" w:after="120"/>
        <w:ind w:firstLine="284"/>
        <w:jc w:val="both"/>
      </w:pPr>
      <w:ins w:id="783" w:author="Orion" w:date="2011-07-27T15:51:00Z">
        <w:r>
          <w:t xml:space="preserve">Todas </w:t>
        </w:r>
      </w:ins>
      <w:ins w:id="784" w:author="IO" w:date="2011-07-13T12:34:00Z">
        <w:del w:id="785" w:author="Orion" w:date="2011-07-27T15:51:00Z">
          <w:r w:rsidR="00E011F0" w:rsidDel="00631C72">
            <w:delText>E</w:delText>
          </w:r>
        </w:del>
      </w:ins>
      <w:ins w:id="786" w:author="Orion" w:date="2011-07-27T15:51:00Z">
        <w:r>
          <w:t>e</w:t>
        </w:r>
      </w:ins>
      <w:ins w:id="787"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88"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89"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0" w:author="IO" w:date="2011-07-13T12:10:00Z">
        <w:r>
          <w:t xml:space="preserve">Los controladores de tráfico aéreo </w:t>
        </w:r>
      </w:ins>
      <w:ins w:id="791" w:author="IO" w:date="2011-07-13T12:35:00Z">
        <w:r w:rsidR="00E011F0">
          <w:t>son el personal que trabaja</w:t>
        </w:r>
      </w:ins>
      <w:ins w:id="792" w:author="IO" w:date="2011-07-13T12:10:00Z">
        <w:r>
          <w:t xml:space="preserve"> </w:t>
        </w:r>
      </w:ins>
      <w:ins w:id="793" w:author="IO" w:date="2011-07-13T12:36:00Z">
        <w:r w:rsidR="00E011F0">
          <w:t>en las</w:t>
        </w:r>
      </w:ins>
      <w:ins w:id="794" w:author="IO" w:date="2011-07-13T12:10:00Z">
        <w:r>
          <w:t xml:space="preserve"> </w:t>
        </w:r>
        <w:del w:id="795" w:author="Orion" w:date="2011-07-27T16:08:00Z">
          <w:r w:rsidDel="009F0E36">
            <w:delText>unidade</w:delText>
          </w:r>
        </w:del>
      </w:ins>
      <w:ins w:id="796" w:author="Orion" w:date="2011-07-27T16:08:00Z">
        <w:r w:rsidR="009F0E36">
          <w:t>instalaciones</w:t>
        </w:r>
      </w:ins>
      <w:ins w:id="797" w:author="IO" w:date="2011-07-13T12:10:00Z">
        <w:del w:id="798" w:author="Orion" w:date="2011-07-27T16:08:00Z">
          <w:r w:rsidDel="009F0E36">
            <w:delText>s</w:delText>
          </w:r>
        </w:del>
        <w:r>
          <w:t xml:space="preserve"> anterior</w:t>
        </w:r>
      </w:ins>
      <w:ins w:id="799" w:author="Orion" w:date="2011-07-27T16:08:00Z">
        <w:r w:rsidR="009F0E36">
          <w:t>mente descritas</w:t>
        </w:r>
      </w:ins>
      <w:ins w:id="800" w:author="IO" w:date="2011-07-13T12:10:00Z">
        <w:del w:id="801"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2" w:author="Orion" w:date="2011-07-27T16:19:00Z">
        <w:r w:rsidR="00C37A16">
          <w:t xml:space="preserve"> (</w:t>
        </w:r>
        <w:r w:rsidR="00C37A16" w:rsidRPr="00DC7152">
          <w:rPr>
            <w:rFonts w:cs="Times New Roman"/>
            <w:i/>
          </w:rPr>
          <w:t>waypoints</w:t>
        </w:r>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3" w:name="_Toc298344399"/>
      <w:bookmarkStart w:id="804" w:name="_Toc298429456"/>
      <w:bookmarkStart w:id="805" w:name="_Toc298430321"/>
      <w:bookmarkStart w:id="806" w:name="_Toc298516027"/>
      <w:bookmarkStart w:id="807" w:name="_Toc298690976"/>
      <w:bookmarkStart w:id="808" w:name="_Toc298700798"/>
      <w:bookmarkStart w:id="809" w:name="_Toc298752118"/>
      <w:bookmarkStart w:id="810" w:name="_Toc298757498"/>
      <w:bookmarkStart w:id="811" w:name="_Toc298777444"/>
      <w:bookmarkStart w:id="812" w:name="_Toc298787409"/>
      <w:bookmarkStart w:id="813" w:name="_Toc298944572"/>
      <w:bookmarkStart w:id="814" w:name="_Toc298954489"/>
      <w:bookmarkStart w:id="815" w:name="_Toc299007660"/>
      <w:bookmarkStart w:id="816" w:name="_Toc299012018"/>
      <w:bookmarkStart w:id="817" w:name="_Toc299103566"/>
      <w:bookmarkStart w:id="818" w:name="_Toc299103939"/>
      <w:bookmarkStart w:id="819" w:name="_Toc299463764"/>
      <w:bookmarkStart w:id="820" w:name="_Toc299463848"/>
      <w:bookmarkStart w:id="821" w:name="_Ref299115945"/>
      <w:bookmarkStart w:id="822" w:name="_Toc29946384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r w:rsidRPr="00EB451E">
        <w:rPr>
          <w:b w:val="0"/>
          <w:sz w:val="52"/>
          <w:szCs w:val="52"/>
        </w:rPr>
        <w:lastRenderedPageBreak/>
        <w:t>Estado del arte</w:t>
      </w:r>
      <w:bookmarkEnd w:id="821"/>
      <w:bookmarkEnd w:id="822"/>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3" w:name="_Ref298429770"/>
      <w:bookmarkStart w:id="824" w:name="_Toc29946385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3"/>
      <w:bookmarkEnd w:id="824"/>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5"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6" w:author="Orion" w:date="2011-07-27T17:01:00Z"/>
      <w:sdt>
        <w:sdtPr>
          <w:id w:val="-1241168410"/>
          <w:citation/>
        </w:sdtPr>
        <w:sdtEndPr/>
        <w:sdtContent>
          <w:customXmlInsRangeEnd w:id="826"/>
          <w:ins w:id="827" w:author="Orion" w:date="2011-07-27T17:01:00Z">
            <w:r w:rsidR="0009077D">
              <w:fldChar w:fldCharType="begin"/>
            </w:r>
            <w:r w:rsidR="0009077D">
              <w:instrText xml:space="preserve"> CITATION Coo80 \l 3082 </w:instrText>
            </w:r>
          </w:ins>
          <w:r w:rsidR="0009077D">
            <w:fldChar w:fldCharType="separate"/>
          </w:r>
          <w:r w:rsidR="00282451">
            <w:rPr>
              <w:noProof/>
            </w:rPr>
            <w:t>(30)</w:t>
          </w:r>
          <w:ins w:id="828" w:author="Orion" w:date="2011-07-27T17:01:00Z">
            <w:r w:rsidR="0009077D">
              <w:fldChar w:fldCharType="end"/>
            </w:r>
          </w:ins>
          <w:customXmlInsRangeStart w:id="829" w:author="Orion" w:date="2011-07-27T17:01:00Z"/>
        </w:sdtContent>
      </w:sdt>
      <w:customXmlInsRangeEnd w:id="829"/>
      <w:customXmlDelRangeStart w:id="830" w:author="Orion" w:date="2011-07-27T17:01:00Z"/>
      <w:sdt>
        <w:sdtPr>
          <w:id w:val="1343275894"/>
          <w:citation/>
        </w:sdtPr>
        <w:sdtEndPr/>
        <w:sdtContent>
          <w:customXmlDelRangeEnd w:id="830"/>
          <w:del w:id="831"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2" w:author="Orion" w:date="2011-07-27T17:01:00Z"/>
        </w:sdtContent>
      </w:sdt>
      <w:customXmlDelRangeEnd w:id="832"/>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3" w:author="Orion" w:date="2011-07-27T17:10:00Z">
        <w:r w:rsidR="00D77207">
          <w:t xml:space="preserve"> </w:t>
        </w:r>
      </w:ins>
      <w:customXmlInsRangeStart w:id="834" w:author="Orion" w:date="2011-07-27T17:10:00Z"/>
      <w:sdt>
        <w:sdtPr>
          <w:id w:val="-1268226279"/>
          <w:citation/>
        </w:sdtPr>
        <w:sdtEndPr/>
        <w:sdtContent>
          <w:customXmlInsRangeEnd w:id="834"/>
          <w:ins w:id="835" w:author="Orion" w:date="2011-07-27T17:10:00Z">
            <w:r w:rsidR="00D77207">
              <w:fldChar w:fldCharType="begin"/>
            </w:r>
            <w:r w:rsidR="00D77207">
              <w:instrText xml:space="preserve"> CITATION Wie95 \l 3082 </w:instrText>
            </w:r>
          </w:ins>
          <w:r w:rsidR="00D77207">
            <w:fldChar w:fldCharType="separate"/>
          </w:r>
          <w:r w:rsidR="00282451">
            <w:rPr>
              <w:noProof/>
            </w:rPr>
            <w:t>(31)</w:t>
          </w:r>
          <w:ins w:id="836" w:author="Orion" w:date="2011-07-27T17:10:00Z">
            <w:r w:rsidR="00D77207">
              <w:fldChar w:fldCharType="end"/>
            </w:r>
          </w:ins>
          <w:customXmlInsRangeStart w:id="837" w:author="Orion" w:date="2011-07-27T17:10:00Z"/>
        </w:sdtContent>
      </w:sdt>
      <w:customXmlInsRangeEnd w:id="837"/>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38" w:name="_Ref298430372"/>
      <w:bookmarkStart w:id="839" w:name="_Toc299463851"/>
      <w:r w:rsidRPr="00B40816">
        <w:rPr>
          <w:b w:val="0"/>
          <w:sz w:val="44"/>
          <w:szCs w:val="52"/>
        </w:rPr>
        <w:t>UAVs</w:t>
      </w:r>
      <w:bookmarkEnd w:id="838"/>
      <w:bookmarkEnd w:id="839"/>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0"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1" w:author="IO" w:date="2011-07-15T18:31:00Z">
        <w:r w:rsidR="00CA65E4">
          <w:t>.</w:t>
        </w:r>
      </w:ins>
      <w:ins w:id="842" w:author="IO" w:date="2011-07-18T11:24:00Z">
        <w:r w:rsidR="004C1D9D">
          <w:t xml:space="preserve"> Ejemplos de estos trabajos son </w:t>
        </w:r>
      </w:ins>
      <w:customXmlInsRangeStart w:id="843" w:author="IO" w:date="2011-07-18T11:24:00Z"/>
      <w:sdt>
        <w:sdtPr>
          <w:id w:val="418532434"/>
          <w:citation/>
        </w:sdtPr>
        <w:sdtEndPr/>
        <w:sdtContent>
          <w:customXmlInsRangeEnd w:id="843"/>
          <w:ins w:id="844" w:author="IO" w:date="2011-07-18T11:24:00Z">
            <w:r w:rsidR="004C1D9D">
              <w:fldChar w:fldCharType="begin"/>
            </w:r>
            <w:r w:rsidR="004C1D9D">
              <w:instrText xml:space="preserve"> CITATION DeG04 \l 3082 </w:instrText>
            </w:r>
          </w:ins>
          <w:r w:rsidR="004C1D9D">
            <w:fldChar w:fldCharType="separate"/>
          </w:r>
          <w:r w:rsidR="00282451">
            <w:rPr>
              <w:noProof/>
            </w:rPr>
            <w:t>(24)</w:t>
          </w:r>
          <w:ins w:id="845" w:author="IO" w:date="2011-07-18T11:24:00Z">
            <w:r w:rsidR="004C1D9D">
              <w:fldChar w:fldCharType="end"/>
            </w:r>
          </w:ins>
          <w:customXmlInsRangeStart w:id="846" w:author="IO" w:date="2011-07-18T11:24:00Z"/>
        </w:sdtContent>
      </w:sdt>
      <w:customXmlInsRangeEnd w:id="846"/>
      <w:ins w:id="847" w:author="IO" w:date="2011-07-18T11:24:00Z">
        <w:r w:rsidR="004C1D9D">
          <w:t xml:space="preserve"> y</w:t>
        </w:r>
        <w:del w:id="848" w:author="Orion" w:date="2011-07-27T22:13:00Z">
          <w:r w:rsidR="004C1D9D" w:rsidDel="00F0481D">
            <w:delText xml:space="preserve"> .</w:delText>
          </w:r>
        </w:del>
      </w:ins>
      <w:customXmlInsRangeStart w:id="849" w:author="Orion" w:date="2011-07-27T22:14:00Z"/>
      <w:sdt>
        <w:sdtPr>
          <w:id w:val="-708952847"/>
          <w:citation/>
        </w:sdtPr>
        <w:sdtEndPr/>
        <w:sdtContent>
          <w:customXmlInsRangeEnd w:id="849"/>
          <w:ins w:id="850"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851" w:author="Orion" w:date="2011-07-27T22:14:00Z">
            <w:r w:rsidR="00F0481D">
              <w:fldChar w:fldCharType="end"/>
            </w:r>
          </w:ins>
          <w:customXmlInsRangeStart w:id="852" w:author="Orion" w:date="2011-07-27T22:14:00Z"/>
        </w:sdtContent>
      </w:sdt>
      <w:customXmlInsRangeEnd w:id="852"/>
      <w:ins w:id="853" w:author="Orion" w:date="2011-07-27T22:23:00Z">
        <w:r w:rsidR="00166317">
          <w:t>.</w:t>
        </w:r>
      </w:ins>
      <w:ins w:id="854" w:author="IO" w:date="2011-07-18T11:28:00Z">
        <w:r w:rsidR="004C1D9D">
          <w:t xml:space="preserve"> En </w:t>
        </w:r>
      </w:ins>
      <w:customXmlInsRangeStart w:id="855" w:author="IO" w:date="2011-07-18T11:28:00Z"/>
      <w:sdt>
        <w:sdtPr>
          <w:id w:val="-1395736903"/>
          <w:citation/>
        </w:sdtPr>
        <w:sdtEndPr/>
        <w:sdtContent>
          <w:customXmlInsRangeEnd w:id="855"/>
          <w:ins w:id="856" w:author="IO" w:date="2011-07-18T11:28:00Z">
            <w:r w:rsidR="004C1D9D">
              <w:fldChar w:fldCharType="begin"/>
            </w:r>
            <w:r w:rsidR="004C1D9D">
              <w:instrText xml:space="preserve"> CITATION DeG04 \l 3082 </w:instrText>
            </w:r>
            <w:r w:rsidR="004C1D9D">
              <w:fldChar w:fldCharType="separate"/>
            </w:r>
          </w:ins>
          <w:r w:rsidR="00282451">
            <w:rPr>
              <w:noProof/>
            </w:rPr>
            <w:t>(24)</w:t>
          </w:r>
          <w:ins w:id="857" w:author="IO" w:date="2011-07-18T11:28:00Z">
            <w:r w:rsidR="004C1D9D">
              <w:fldChar w:fldCharType="end"/>
            </w:r>
          </w:ins>
          <w:customXmlInsRangeStart w:id="858" w:author="IO" w:date="2011-07-18T11:28:00Z"/>
        </w:sdtContent>
      </w:sdt>
      <w:customXmlInsRangeEnd w:id="858"/>
      <w:ins w:id="859" w:author="Orion" w:date="2011-07-27T22:23:00Z">
        <w:r w:rsidR="00166317">
          <w:t xml:space="preserve"> </w:t>
        </w:r>
      </w:ins>
      <w:ins w:id="860" w:author="IO" w:date="2011-07-18T11:28:00Z">
        <w:r w:rsidR="004C1D9D">
          <w:t xml:space="preserve">se analizan escenarios y requisitos de un futuro espacio aeroespacial donde conviven </w:t>
        </w:r>
      </w:ins>
      <w:ins w:id="861" w:author="IO" w:date="2011-07-18T11:29:00Z">
        <w:r w:rsidR="004C1D9D">
          <w:t>vuelos</w:t>
        </w:r>
      </w:ins>
      <w:ins w:id="862" w:author="IO" w:date="2011-07-18T11:28:00Z">
        <w:r w:rsidR="004C1D9D">
          <w:t xml:space="preserve"> tripulados y no. </w:t>
        </w:r>
      </w:ins>
      <w:ins w:id="863" w:author="IO" w:date="2011-07-18T11:29:00Z">
        <w:r w:rsidR="004C1D9D">
          <w:t xml:space="preserve">Se apuntan aspectos acerca de reducida separación entre vuelos, debido al menor tiempo de respuesta de los UAVs, uso de espacios aéreos cuatridimensionales que tengan en cuenta el tiempo </w:t>
        </w:r>
      </w:ins>
      <w:ins w:id="864" w:author="IO" w:date="2011-07-18T11:30:00Z">
        <w:r w:rsidR="004C1D9D">
          <w:t>con ventanas pequeñas, y un mayor uso de comunicaciones electrónicaas.</w:t>
        </w:r>
      </w:ins>
      <w:ins w:id="865" w:author="IO" w:date="2011-07-15T18:31:00Z">
        <w:r w:rsidR="00CA65E4">
          <w:t xml:space="preserve"> </w:t>
        </w:r>
        <w:commentRangeStart w:id="866"/>
        <w:r w:rsidR="00CA65E4">
          <w:t xml:space="preserve">Un ejemplo de esta investigación es el trabajo en </w:t>
        </w:r>
      </w:ins>
      <w:customXmlInsRangeStart w:id="867" w:author="IO" w:date="2011-07-15T18:15:00Z"/>
      <w:customXmlDelRangeStart w:id="868" w:author="Orion" w:date="2011-07-27T22:21:00Z"/>
      <w:sdt>
        <w:sdtPr>
          <w:id w:val="1558508984"/>
          <w:citation/>
        </w:sdtPr>
        <w:sdtEndPr/>
        <w:sdtContent>
          <w:customXmlInsRangeEnd w:id="867"/>
          <w:customXmlDelRangeEnd w:id="868"/>
          <w:ins w:id="869" w:author="IO" w:date="2011-07-15T18:15:00Z">
            <w:del w:id="870" w:author="Orion" w:date="2011-07-27T22:21:00Z">
              <w:r w:rsidRPr="00F45FF0" w:rsidDel="00B366E8">
                <w:fldChar w:fldCharType="begin"/>
              </w:r>
            </w:del>
            <w:del w:id="871" w:author="Orion" w:date="2011-07-26T00:00:00Z">
              <w:r w:rsidRPr="007A61F8" w:rsidDel="00A351F1">
                <w:delInstrText xml:space="preserve"> CITATION Adr09 \l 3082 </w:delInstrText>
              </w:r>
            </w:del>
            <w:del w:id="872" w:author="Orion" w:date="2011-07-27T22:21:00Z">
              <w:r w:rsidRPr="00F45FF0" w:rsidDel="00B366E8">
                <w:fldChar w:fldCharType="separate"/>
              </w:r>
            </w:del>
          </w:ins>
          <w:del w:id="873" w:author="Orion" w:date="2011-07-27T22:21:00Z">
            <w:r w:rsidR="00C345B3" w:rsidDel="00B366E8">
              <w:rPr>
                <w:noProof/>
              </w:rPr>
              <w:delText>(39)</w:delText>
            </w:r>
          </w:del>
          <w:ins w:id="874" w:author="IO" w:date="2011-07-15T18:15:00Z">
            <w:del w:id="875" w:author="Orion" w:date="2011-07-27T22:21:00Z">
              <w:r w:rsidRPr="00F45FF0" w:rsidDel="00B366E8">
                <w:fldChar w:fldCharType="end"/>
              </w:r>
            </w:del>
          </w:ins>
          <w:customXmlInsRangeStart w:id="876" w:author="IO" w:date="2011-07-15T18:15:00Z"/>
          <w:customXmlDelRangeStart w:id="877" w:author="Orion" w:date="2011-07-27T22:21:00Z"/>
        </w:sdtContent>
      </w:sdt>
      <w:customXmlInsRangeEnd w:id="876"/>
      <w:customXmlDelRangeEnd w:id="877"/>
      <w:customXmlInsRangeStart w:id="878" w:author="Orion" w:date="2011-07-27T22:21:00Z"/>
      <w:sdt>
        <w:sdtPr>
          <w:id w:val="-606112579"/>
          <w:citation/>
        </w:sdtPr>
        <w:sdtEndPr/>
        <w:sdtContent>
          <w:customXmlInsRangeEnd w:id="878"/>
          <w:ins w:id="879"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880" w:author="Orion" w:date="2011-07-27T22:21:00Z">
            <w:r w:rsidR="00B366E8">
              <w:fldChar w:fldCharType="end"/>
            </w:r>
          </w:ins>
          <w:customXmlInsRangeStart w:id="881" w:author="Orion" w:date="2011-07-27T22:21:00Z"/>
        </w:sdtContent>
      </w:sdt>
      <w:customXmlInsRangeEnd w:id="881"/>
      <w:ins w:id="882" w:author="IO" w:date="2011-07-15T18:35:00Z">
        <w:del w:id="883" w:author="Orion" w:date="2011-07-27T22:21:00Z">
          <w:r w:rsidR="00CA65E4" w:rsidDel="00B366E8">
            <w:delText>.</w:delText>
          </w:r>
        </w:del>
        <w:r w:rsidR="00CA65E4">
          <w:t xml:space="preserve"> En él se propone</w:t>
        </w:r>
      </w:ins>
      <w:ins w:id="884" w:author="IO" w:date="2011-07-15T18:15:00Z">
        <w:r w:rsidRPr="00F45FF0">
          <w:t xml:space="preserve"> un sistema ATM</w:t>
        </w:r>
      </w:ins>
      <w:ins w:id="885" w:author="Orion" w:date="2011-07-27T22:18:00Z">
        <w:r w:rsidR="00F0481D">
          <w:t xml:space="preserve"> </w:t>
        </w:r>
        <w:r w:rsidR="00F0481D" w:rsidRPr="00246937">
          <w:rPr>
            <w:rFonts w:cs="Times New Roman"/>
          </w:rPr>
          <w:t>(Gestión del Tráfico Aéreo)</w:t>
        </w:r>
      </w:ins>
      <w:ins w:id="886" w:author="IO" w:date="2011-07-15T18:15:00Z">
        <w:del w:id="887" w:author="Orion" w:date="2011-07-27T22:19:00Z">
          <w:r w:rsidRPr="00F45FF0" w:rsidDel="00F0481D">
            <w:delText xml:space="preserve"> </w:delText>
          </w:r>
        </w:del>
      </w:ins>
      <w:ins w:id="888" w:author="IO" w:date="2011-07-15T18:44:00Z">
        <w:del w:id="889" w:author="Orion" w:date="2011-07-27T22:19:00Z">
          <w:r w:rsidR="00361F1B" w:rsidDel="00F0481D">
            <w:delText>basado en agentes computacionales</w:delText>
          </w:r>
        </w:del>
      </w:ins>
      <w:ins w:id="890"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1" w:author="IO" w:date="2011-07-17T19:44:00Z">
            <w:rPr>
              <w:i/>
            </w:rPr>
          </w:rPrChange>
        </w:rPr>
      </w:pPr>
      <w:r w:rsidRPr="004E79BE">
        <w:rPr>
          <w:rPrChange w:id="892"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893" w:author="IO" w:date="2011-07-17T19:44:00Z">
            <w:rPr>
              <w:i/>
            </w:rPr>
          </w:rPrChange>
        </w:rPr>
      </w:pPr>
      <w:r w:rsidRPr="004E79BE">
        <w:rPr>
          <w:rPrChange w:id="894" w:author="IO" w:date="2011-07-17T19:44:00Z">
            <w:rPr>
              <w:i/>
            </w:rPr>
          </w:rPrChange>
        </w:rPr>
        <w:t>Establecimiento de la regulación y estandarización del tráfico aéreo y los procedimientos derivados para la integración adecuada de UAVs en el Sistema de Gestión del Tráfico Aéreo</w:t>
      </w:r>
      <w:commentRangeEnd w:id="866"/>
      <w:r w:rsidR="004E79BE">
        <w:rPr>
          <w:rStyle w:val="CommentReference"/>
        </w:rPr>
        <w:commentReference w:id="866"/>
      </w:r>
      <w:r w:rsidRPr="004E79BE">
        <w:rPr>
          <w:rPrChange w:id="895" w:author="IO" w:date="2011-07-17T19:44:00Z">
            <w:rPr>
              <w:i/>
            </w:rPr>
          </w:rPrChange>
        </w:rPr>
        <w:t>.</w:t>
      </w:r>
    </w:p>
    <w:p w14:paraId="0A0177C6" w14:textId="181BB90A" w:rsidR="005C372B" w:rsidRDefault="005C372B" w:rsidP="00FC41AF">
      <w:pPr>
        <w:spacing w:before="240" w:after="120"/>
        <w:ind w:firstLine="284"/>
        <w:jc w:val="both"/>
        <w:rPr>
          <w:ins w:id="896" w:author="Orion" w:date="2011-07-28T00:19:00Z"/>
        </w:rPr>
      </w:pPr>
      <w:ins w:id="897" w:author="Orion" w:date="2011-07-28T00:19:00Z">
        <w:r>
          <w:t xml:space="preserve">Otro trabajo </w:t>
        </w:r>
      </w:ins>
      <w:ins w:id="898" w:author="Orion" w:date="2011-07-28T00:20:00Z">
        <w:r>
          <w:t xml:space="preserve">que es importante resaltar en cuanto al estudio de la </w:t>
        </w:r>
      </w:ins>
      <w:ins w:id="899" w:author="Orion" w:date="2011-07-28T00:35:00Z">
        <w:r>
          <w:t>introducción</w:t>
        </w:r>
      </w:ins>
      <w:ins w:id="900" w:author="Orion" w:date="2011-07-28T00:20:00Z">
        <w:r>
          <w:t xml:space="preserve"> de UAVs en el espacio aéreo civil es el proyect</w:t>
        </w:r>
      </w:ins>
      <w:ins w:id="901" w:author="Orion" w:date="2011-07-28T00:21:00Z">
        <w:r>
          <w:t>o Access 5</w:t>
        </w:r>
      </w:ins>
      <w:customXmlInsRangeStart w:id="902" w:author="Orion" w:date="2011-07-28T12:52:00Z"/>
      <w:sdt>
        <w:sdtPr>
          <w:id w:val="1035473467"/>
          <w:citation/>
        </w:sdtPr>
        <w:sdtEndPr/>
        <w:sdtContent>
          <w:customXmlInsRangeEnd w:id="902"/>
          <w:ins w:id="903"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904" w:author="Orion" w:date="2011-07-28T12:52:00Z">
            <w:r w:rsidR="00020020">
              <w:fldChar w:fldCharType="end"/>
            </w:r>
          </w:ins>
          <w:customXmlInsRangeStart w:id="905" w:author="Orion" w:date="2011-07-28T12:52:00Z"/>
        </w:sdtContent>
      </w:sdt>
      <w:customXmlInsRangeEnd w:id="905"/>
      <w:ins w:id="906" w:author="Orion" w:date="2011-07-28T00:21:00Z">
        <w:r>
          <w:t>.</w:t>
        </w:r>
      </w:ins>
      <w:ins w:id="907" w:author="Orion" w:date="2011-07-28T00:23:00Z">
        <w:r>
          <w:t xml:space="preserve"> Access 5 </w:t>
        </w:r>
      </w:ins>
      <w:ins w:id="908" w:author="Orion" w:date="2011-07-28T00:34:00Z">
        <w:r>
          <w:t>fue</w:t>
        </w:r>
      </w:ins>
      <w:ins w:id="909" w:author="Orion" w:date="2011-07-28T00:23:00Z">
        <w:r>
          <w:t xml:space="preserve"> un proyecto</w:t>
        </w:r>
      </w:ins>
      <w:ins w:id="910" w:author="Orion" w:date="2011-07-28T00:34:00Z">
        <w:r>
          <w:t xml:space="preserve"> de cinco años</w:t>
        </w:r>
      </w:ins>
      <w:ins w:id="911" w:author="Orion" w:date="2011-07-28T00:23:00Z">
        <w:r>
          <w:t xml:space="preserve"> dirigido por la NASA </w:t>
        </w:r>
      </w:ins>
      <w:ins w:id="912" w:author="Orion" w:date="2011-07-28T00:25:00Z">
        <w:r>
          <w:t>en colaboración con la FAA, el</w:t>
        </w:r>
      </w:ins>
      <w:ins w:id="913" w:author="Orion" w:date="2011-07-28T00:26:00Z">
        <w:r>
          <w:t xml:space="preserve"> Departamento de Defensa de EE.UU. (DoD,</w:t>
        </w:r>
      </w:ins>
      <w:ins w:id="914" w:author="Orion" w:date="2011-07-28T00:25:00Z">
        <w:r>
          <w:t xml:space="preserve"> </w:t>
        </w:r>
      </w:ins>
      <w:ins w:id="915" w:author="Orion" w:date="2011-07-28T00:26:00Z">
        <w:r w:rsidRPr="005C372B">
          <w:rPr>
            <w:i/>
            <w:rPrChange w:id="916" w:author="Orion" w:date="2011-07-28T00:26:00Z">
              <w:rPr/>
            </w:rPrChange>
          </w:rPr>
          <w:t>United States Department of defense</w:t>
        </w:r>
        <w:r w:rsidRPr="005C372B">
          <w:t>)</w:t>
        </w:r>
      </w:ins>
      <w:ins w:id="917" w:author="Orion" w:date="2011-07-28T00:28:00Z">
        <w:r>
          <w:t xml:space="preserve">, el </w:t>
        </w:r>
        <w:r w:rsidRPr="005C372B">
          <w:t>Departamento de Seguridad Nacional</w:t>
        </w:r>
        <w:r>
          <w:t xml:space="preserve"> de EE.UU </w:t>
        </w:r>
      </w:ins>
      <w:ins w:id="918" w:author="Orion" w:date="2011-07-28T00:59:00Z">
        <w:r w:rsidR="00F67E15">
          <w:t xml:space="preserve">(DHS, </w:t>
        </w:r>
      </w:ins>
      <w:ins w:id="919" w:author="Orion" w:date="2011-07-28T01:00:00Z">
        <w:r w:rsidR="00F67E15" w:rsidRPr="00F67E15">
          <w:t>Department of Homeland Security</w:t>
        </w:r>
      </w:ins>
      <w:ins w:id="920" w:author="Orion" w:date="2011-07-28T00:59:00Z">
        <w:r w:rsidR="00F67E15">
          <w:t xml:space="preserve">) </w:t>
        </w:r>
      </w:ins>
      <w:ins w:id="921" w:author="Orion" w:date="2011-07-28T00:28:00Z">
        <w:r>
          <w:t xml:space="preserve">y </w:t>
        </w:r>
      </w:ins>
      <w:ins w:id="922" w:author="Orion" w:date="2011-07-28T00:29:00Z">
        <w:r>
          <w:t>u</w:t>
        </w:r>
      </w:ins>
      <w:ins w:id="923" w:author="Orion" w:date="2011-07-28T00:31:00Z">
        <w:r>
          <w:t>na</w:t>
        </w:r>
      </w:ins>
      <w:ins w:id="924" w:author="Orion" w:date="2011-07-28T00:29:00Z">
        <w:r>
          <w:t xml:space="preserve"> serie de empresas privadas </w:t>
        </w:r>
      </w:ins>
      <w:ins w:id="925" w:author="Orion" w:date="2011-07-28T00:36:00Z">
        <w:r w:rsidR="00100176">
          <w:t>que empezó en Nov</w:t>
        </w:r>
      </w:ins>
      <w:ins w:id="926" w:author="Orion" w:date="2011-07-28T00:37:00Z">
        <w:r w:rsidR="00100176">
          <w:t>i</w:t>
        </w:r>
      </w:ins>
      <w:ins w:id="927" w:author="Orion" w:date="2011-07-28T00:36:00Z">
        <w:r w:rsidR="00100176">
          <w:t>embre de 2003 y tenía como</w:t>
        </w:r>
      </w:ins>
      <w:ins w:id="928" w:author="Orion" w:date="2011-07-28T00:29:00Z">
        <w:r>
          <w:t xml:space="preserve"> o</w:t>
        </w:r>
      </w:ins>
      <w:ins w:id="929" w:author="Orion" w:date="2011-07-28T00:31:00Z">
        <w:r>
          <w:t>bj</w:t>
        </w:r>
      </w:ins>
      <w:ins w:id="930" w:author="Orion" w:date="2011-07-28T00:29:00Z">
        <w:r>
          <w:t xml:space="preserve">etivo </w:t>
        </w:r>
      </w:ins>
      <w:ins w:id="931" w:author="Orion" w:date="2011-07-28T00:34:00Z">
        <w:r>
          <w:t xml:space="preserve">diseñar una serie de recomendaciones para que la </w:t>
        </w:r>
      </w:ins>
      <w:ins w:id="932" w:author="Orion" w:date="2011-07-28T00:38:00Z">
        <w:r w:rsidR="00100176">
          <w:t>integración</w:t>
        </w:r>
      </w:ins>
      <w:ins w:id="933" w:author="Orion" w:date="2011-07-28T00:34:00Z">
        <w:r>
          <w:t xml:space="preserve"> de los UAVs en el espacio aéro civil </w:t>
        </w:r>
      </w:ins>
      <w:ins w:id="934" w:author="Orion" w:date="2011-07-28T00:35:00Z">
        <w:r>
          <w:t>fuera los más seguro y fiable posible.</w:t>
        </w:r>
      </w:ins>
    </w:p>
    <w:p w14:paraId="6FB8CC34" w14:textId="1E241668" w:rsidR="002E7F99" w:rsidRDefault="00361F1B" w:rsidP="00FC41AF">
      <w:pPr>
        <w:spacing w:before="240" w:after="120"/>
        <w:ind w:firstLine="284"/>
        <w:jc w:val="both"/>
      </w:pPr>
      <w:ins w:id="935" w:author="IO" w:date="2011-07-15T18:46:00Z">
        <w:r>
          <w:t xml:space="preserve">Por supuesto, existen aún </w:t>
        </w:r>
      </w:ins>
      <w:ins w:id="936" w:author="IO" w:date="2011-07-18T11:31:00Z">
        <w:r w:rsidR="00507266">
          <w:t xml:space="preserve">también </w:t>
        </w:r>
      </w:ins>
      <w:ins w:id="937" w:author="IO" w:date="2011-07-15T18:46:00Z">
        <w:r>
          <w:t xml:space="preserve">limitaciones </w:t>
        </w:r>
      </w:ins>
      <w:customXmlInsRangeStart w:id="938" w:author="Orion" w:date="2011-07-28T12:57:00Z"/>
      <w:sdt>
        <w:sdtPr>
          <w:id w:val="2054574972"/>
          <w:citation/>
        </w:sdtPr>
        <w:sdtEndPr/>
        <w:sdtContent>
          <w:customXmlInsRangeEnd w:id="938"/>
          <w:ins w:id="939" w:author="Orion" w:date="2011-07-28T12:57:00Z">
            <w:r w:rsidR="00D53AEC">
              <w:fldChar w:fldCharType="begin"/>
            </w:r>
            <w:r w:rsidR="00D53AEC">
              <w:instrText xml:space="preserve"> CITATION Wil04 \l 3082 </w:instrText>
            </w:r>
          </w:ins>
          <w:r w:rsidR="00D53AEC">
            <w:fldChar w:fldCharType="separate"/>
          </w:r>
          <w:r w:rsidR="00282451">
            <w:rPr>
              <w:noProof/>
            </w:rPr>
            <w:t>(42)</w:t>
          </w:r>
          <w:ins w:id="940" w:author="Orion" w:date="2011-07-28T12:57:00Z">
            <w:r w:rsidR="00D53AEC">
              <w:fldChar w:fldCharType="end"/>
            </w:r>
          </w:ins>
          <w:customXmlInsRangeStart w:id="941" w:author="Orion" w:date="2011-07-28T12:57:00Z"/>
        </w:sdtContent>
      </w:sdt>
      <w:customXmlInsRangeEnd w:id="941"/>
      <w:ins w:id="942" w:author="Orion" w:date="2011-07-28T01:07:00Z">
        <w:r w:rsidR="00C23D35">
          <w:t xml:space="preserve"> </w:t>
        </w:r>
      </w:ins>
      <w:ins w:id="943" w:author="IO" w:date="2011-07-15T18:46:00Z">
        <w:r>
          <w:t xml:space="preserve">en </w:t>
        </w:r>
      </w:ins>
      <w:ins w:id="944" w:author="IO" w:date="2011-07-15T18:47:00Z">
        <w:r>
          <w:t>el control y navegación de los UAVs</w:t>
        </w:r>
      </w:ins>
      <w:ins w:id="945" w:author="IO" w:date="2011-07-15T18:54:00Z">
        <w:r w:rsidR="000A51F2">
          <w:t xml:space="preserve"> que son objeto de investigación.</w:t>
        </w:r>
      </w:ins>
      <w:ins w:id="946" w:author="IO" w:date="2011-07-15T18:56:00Z">
        <w:r w:rsidR="000A51F2">
          <w:t xml:space="preserve"> </w:t>
        </w:r>
        <w:commentRangeStart w:id="947"/>
        <w:r w:rsidR="000A51F2">
          <w:t>Por ejemplo,</w:t>
        </w:r>
      </w:ins>
      <w:ins w:id="948" w:author="IO" w:date="2011-07-15T19:02:00Z">
        <w:r w:rsidR="00B212CC">
          <w:t xml:space="preserve"> en </w:t>
        </w:r>
      </w:ins>
      <w:customXmlInsRangeStart w:id="949" w:author="IO" w:date="2011-07-15T19:02:00Z"/>
      <w:sdt>
        <w:sdtPr>
          <w:id w:val="-96798010"/>
          <w:citation/>
        </w:sdtPr>
        <w:sdtEndPr/>
        <w:sdtContent>
          <w:customXmlInsRangeEnd w:id="949"/>
          <w:ins w:id="950"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951" w:author="IO" w:date="2011-07-15T19:02:00Z">
            <w:r w:rsidR="00B212CC" w:rsidRPr="00F45FF0">
              <w:fldChar w:fldCharType="end"/>
            </w:r>
          </w:ins>
          <w:customXmlInsRangeStart w:id="952" w:author="IO" w:date="2011-07-15T19:02:00Z"/>
        </w:sdtContent>
      </w:sdt>
      <w:customXmlInsRangeEnd w:id="952"/>
      <w:ins w:id="953" w:author="IO" w:date="2011-07-15T19:02:00Z">
        <w:r w:rsidR="00B212CC">
          <w:t xml:space="preserve"> se abordan</w:t>
        </w:r>
      </w:ins>
      <w:ins w:id="954" w:author="IO" w:date="2011-07-15T18:56:00Z">
        <w:r w:rsidR="000A51F2">
          <w:t xml:space="preserve"> </w:t>
        </w:r>
      </w:ins>
      <w:ins w:id="955" w:author="IO" w:date="2011-07-15T19:02:00Z">
        <w:r w:rsidR="00B212CC">
          <w:t xml:space="preserve">los fallos en percepción o maniobra de los UAVs, bien debidos a fallos de sus sistemas o causas externas, que es </w:t>
        </w:r>
      </w:ins>
      <w:ins w:id="956" w:author="IO" w:date="2011-07-15T18:56:00Z">
        <w:r w:rsidR="000A51F2">
          <w:t xml:space="preserve">uno de los asuntos que generan </w:t>
        </w:r>
      </w:ins>
      <w:ins w:id="957" w:author="IO" w:date="2011-07-15T19:02:00Z">
        <w:r w:rsidR="00B212CC">
          <w:t xml:space="preserve">aún </w:t>
        </w:r>
      </w:ins>
      <w:ins w:id="958" w:author="IO" w:date="2011-07-15T18:56:00Z">
        <w:r w:rsidR="000A51F2">
          <w:t xml:space="preserve">reservas </w:t>
        </w:r>
      </w:ins>
      <w:ins w:id="959" w:author="IO" w:date="2011-07-15T19:02:00Z">
        <w:r w:rsidR="00B212CC">
          <w:t>sobre su uso</w:t>
        </w:r>
      </w:ins>
      <w:commentRangeEnd w:id="947"/>
      <w:ins w:id="960" w:author="IO" w:date="2011-07-17T19:44:00Z">
        <w:r w:rsidR="004E79BE">
          <w:rPr>
            <w:rStyle w:val="CommentReference"/>
          </w:rPr>
          <w:commentReference w:id="947"/>
        </w:r>
      </w:ins>
      <w:ins w:id="961" w:author="IO" w:date="2011-07-15T18:15:00Z">
        <w:r w:rsidR="003C7FF9" w:rsidRPr="00F45FF0">
          <w:t>.</w:t>
        </w:r>
      </w:ins>
      <w:ins w:id="962"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63" w:name="_Ref298334653"/>
      <w:bookmarkStart w:id="964" w:name="_Toc299463852"/>
      <w:r w:rsidRPr="002B284A">
        <w:rPr>
          <w:b w:val="0"/>
          <w:sz w:val="44"/>
          <w:szCs w:val="52"/>
        </w:rPr>
        <w:t>Simulación y Gestión de Tráfico Aéreo</w:t>
      </w:r>
      <w:bookmarkEnd w:id="963"/>
      <w:bookmarkEnd w:id="964"/>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65" w:name="_Ref298335602"/>
      <w:bookmarkStart w:id="966" w:name="_Toc299463853"/>
      <w:r w:rsidRPr="0061212B">
        <w:rPr>
          <w:b w:val="0"/>
          <w:sz w:val="36"/>
          <w:szCs w:val="52"/>
        </w:rPr>
        <w:t>Dinámica del vuelo</w:t>
      </w:r>
      <w:bookmarkEnd w:id="965"/>
      <w:bookmarkEnd w:id="966"/>
    </w:p>
    <w:p w14:paraId="7AFBBA35" w14:textId="3A4F3DB8" w:rsidR="00410B44" w:rsidRDefault="00310C27" w:rsidP="003E72B9">
      <w:pPr>
        <w:spacing w:after="120"/>
        <w:jc w:val="both"/>
      </w:pPr>
      <w:r w:rsidRPr="00FA57E6">
        <w:t>Las simulaciones de aeronaves individuales se centran en los aspectos físicos de su vuelo</w:t>
      </w:r>
      <w:ins w:id="967" w:author="IO" w:date="2011-07-13T16:37:00Z">
        <w:r w:rsidR="00410B44">
          <w:t xml:space="preserve"> </w:t>
        </w:r>
      </w:ins>
      <w:customXmlInsRangeStart w:id="968" w:author="IO" w:date="2011-07-13T16:37:00Z"/>
      <w:sdt>
        <w:sdtPr>
          <w:id w:val="1602676641"/>
          <w:citation/>
        </w:sdtPr>
        <w:sdtEndPr/>
        <w:sdtContent>
          <w:customXmlInsRangeEnd w:id="968"/>
          <w:ins w:id="969"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970" w:author="IO" w:date="2011-07-13T16:37:00Z">
            <w:r w:rsidR="00410B44" w:rsidRPr="00F45FF0">
              <w:fldChar w:fldCharType="end"/>
            </w:r>
          </w:ins>
          <w:customXmlInsRangeStart w:id="971" w:author="IO" w:date="2011-07-13T16:37:00Z"/>
        </w:sdtContent>
      </w:sdt>
      <w:customXmlInsRangeEnd w:id="971"/>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End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72"/>
      <w:r w:rsidR="00310C27" w:rsidRPr="0075199D">
        <w:t>instrumentos</w:t>
      </w:r>
      <w:commentRangeEnd w:id="972"/>
      <w:r w:rsidR="00C220B6" w:rsidRPr="00137DCB">
        <w:commentReference w:id="972"/>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73"/>
      <w:r w:rsidR="00C220B6" w:rsidRPr="0075199D">
        <w:t>diseñar simulaciones complejas</w:t>
      </w:r>
      <w:commentRangeEnd w:id="973"/>
      <w:r w:rsidR="00C220B6" w:rsidRPr="00137DCB">
        <w:commentReference w:id="973"/>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137DCB">
        <w:rPr>
          <w:rPrChange w:id="974" w:author="Orion" w:date="2011-07-28T15:41:00Z">
            <w:rPr>
              <w:rStyle w:val="FootnoteReference"/>
            </w:rPr>
          </w:rPrChange>
        </w:rPr>
        <w:footnoteReference w:id="7"/>
      </w:r>
      <w:r w:rsidR="00310C27" w:rsidRPr="00137DCB">
        <w:rPr>
          <w:vertAlign w:val="superscript"/>
          <w:rPrChange w:id="975" w:author="Orion" w:date="2011-07-28T15:41:00Z">
            <w:rPr/>
          </w:rPrChange>
        </w:rPr>
        <w:t xml:space="preserve"> </w:t>
      </w:r>
      <w:del w:id="976" w:author="Orion" w:date="2011-07-28T15:40:00Z">
        <w:r w:rsidR="00310C27" w:rsidRPr="0075199D" w:rsidDel="00137DCB">
          <w:delText xml:space="preserve">para </w:delText>
        </w:r>
      </w:del>
      <w:ins w:id="977"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978" w:author="Orion" w:date="2011-07-28T15:50:00Z"/>
      <w:sdt>
        <w:sdtPr>
          <w:rPr>
            <w:i/>
          </w:rPr>
          <w:id w:val="1089577179"/>
          <w:citation/>
        </w:sdtPr>
        <w:sdtEndPr/>
        <w:sdtContent>
          <w:customXmlInsRangeEnd w:id="978"/>
          <w:ins w:id="979"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80" w:author="Orion" w:date="2011-07-28T15:50:00Z">
            <w:r w:rsidR="00C80B83">
              <w:rPr>
                <w:i/>
              </w:rPr>
              <w:fldChar w:fldCharType="end"/>
            </w:r>
          </w:ins>
          <w:customXmlInsRangeStart w:id="981" w:author="Orion" w:date="2011-07-28T15:50:00Z"/>
        </w:sdtContent>
      </w:sdt>
      <w:customXmlInsRangeEnd w:id="981"/>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982" w:author="Orion" w:date="2011-07-28T15:50:00Z"/>
      <w:sdt>
        <w:sdtPr>
          <w:rPr>
            <w:i/>
          </w:rPr>
          <w:id w:val="552043678"/>
          <w:citation/>
        </w:sdtPr>
        <w:sdtEndPr/>
        <w:sdtContent>
          <w:customXmlInsRangeEnd w:id="982"/>
          <w:ins w:id="983"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984" w:author="Orion" w:date="2011-07-28T15:50:00Z">
            <w:r w:rsidR="00C80B83">
              <w:rPr>
                <w:i/>
              </w:rPr>
              <w:fldChar w:fldCharType="end"/>
            </w:r>
          </w:ins>
          <w:customXmlInsRangeStart w:id="985" w:author="Orion" w:date="2011-07-28T15:50:00Z"/>
        </w:sdtContent>
      </w:sdt>
      <w:customXmlInsRangeEnd w:id="985"/>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86" w:name="_Toc298344403"/>
      <w:bookmarkEnd w:id="986"/>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987" w:name="_Ref298335607"/>
      <w:bookmarkStart w:id="988" w:name="_Toc299463854"/>
      <w:r w:rsidRPr="00C3208D">
        <w:rPr>
          <w:b w:val="0"/>
          <w:sz w:val="36"/>
          <w:szCs w:val="52"/>
        </w:rPr>
        <w:t>Navegación aérea</w:t>
      </w:r>
      <w:bookmarkEnd w:id="987"/>
      <w:bookmarkEnd w:id="988"/>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989"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990" w:author="Orion" w:date="2011-07-28T16:38:00Z">
        <w:r w:rsidR="00B430A2">
          <w:t xml:space="preserve"> </w:t>
        </w:r>
      </w:ins>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r w:rsidR="00E92E5A" w:rsidRPr="00777250">
        <w:rPr>
          <w:i/>
        </w:rPr>
        <w:t>Belief-Desire-Intention</w:t>
      </w:r>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991" w:name="_Toc298344405"/>
      <w:bookmarkEnd w:id="991"/>
    </w:p>
    <w:p w14:paraId="7FF9C5E4" w14:textId="77777777" w:rsidR="00A911AA" w:rsidRPr="00777250" w:rsidRDefault="00A911AA" w:rsidP="00A911AA">
      <w:pPr>
        <w:pStyle w:val="Heading1"/>
        <w:numPr>
          <w:ilvl w:val="2"/>
          <w:numId w:val="40"/>
        </w:numPr>
        <w:rPr>
          <w:sz w:val="36"/>
          <w:szCs w:val="52"/>
        </w:rPr>
      </w:pPr>
      <w:r w:rsidRPr="004B2C8B">
        <w:rPr>
          <w:b w:val="0"/>
          <w:sz w:val="36"/>
          <w:szCs w:val="52"/>
        </w:rPr>
        <w:t>Factores humanos</w:t>
      </w:r>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992"/>
      <w:r>
        <w:t>describir</w:t>
      </w:r>
      <w:r w:rsidRPr="00F45FF0">
        <w:t xml:space="preserve"> una herramienta educacional económica</w:t>
      </w:r>
      <w:commentRangeEnd w:id="992"/>
      <w:r>
        <w:rPr>
          <w:rStyle w:val="CommentReference"/>
        </w:rPr>
        <w:commentReference w:id="992"/>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Un ejemplo de simulador para el estudio de HFs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993"/>
      <w:r>
        <w:t>MIDAS</w:t>
      </w:r>
      <w:commentRangeEnd w:id="993"/>
      <w:r>
        <w:rPr>
          <w:rStyle w:val="CommentReference"/>
        </w:rPr>
        <w:commentReference w:id="993"/>
      </w:r>
      <w:r>
        <w:t xml:space="preserve">, </w:t>
      </w:r>
      <w:r w:rsidRPr="001E6F3A">
        <w:rPr>
          <w:i/>
        </w:rPr>
        <w:t>Man-machine Integrated Design and Analysis System</w:t>
      </w:r>
      <w:bookmarkStart w:id="994" w:name="_GoBack"/>
      <w:bookmarkEnd w:id="994"/>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995" w:name="_Toc298344407"/>
      <w:bookmarkStart w:id="996" w:name="_Toc298429462"/>
      <w:bookmarkStart w:id="997" w:name="_Toc298430328"/>
      <w:bookmarkStart w:id="998" w:name="_Toc298516034"/>
      <w:bookmarkStart w:id="999" w:name="_Toc298690983"/>
      <w:bookmarkStart w:id="1000" w:name="_Toc298700805"/>
      <w:bookmarkStart w:id="1001" w:name="_Toc298752126"/>
      <w:bookmarkStart w:id="1002" w:name="_Toc298757506"/>
      <w:bookmarkStart w:id="1003" w:name="_Toc298777452"/>
      <w:bookmarkStart w:id="1004" w:name="_Toc298787417"/>
      <w:bookmarkStart w:id="1005" w:name="_Toc298944580"/>
      <w:bookmarkStart w:id="1006" w:name="_Toc298954497"/>
      <w:bookmarkStart w:id="1007" w:name="_Toc299007668"/>
      <w:bookmarkStart w:id="1008" w:name="_Toc299012026"/>
      <w:bookmarkStart w:id="1009" w:name="_Toc299103574"/>
      <w:bookmarkStart w:id="1010" w:name="_Toc299103947"/>
      <w:bookmarkStart w:id="1011" w:name="_Toc299463772"/>
      <w:bookmarkStart w:id="1012" w:name="_Toc299463856"/>
      <w:bookmarkStart w:id="1013" w:name="_Toc298344408"/>
      <w:bookmarkStart w:id="1014" w:name="_Toc298429463"/>
      <w:bookmarkStart w:id="1015" w:name="_Toc298430329"/>
      <w:bookmarkStart w:id="1016" w:name="_Toc298516035"/>
      <w:bookmarkStart w:id="1017" w:name="_Toc298690984"/>
      <w:bookmarkStart w:id="1018" w:name="_Toc298700806"/>
      <w:bookmarkStart w:id="1019" w:name="_Toc298752127"/>
      <w:bookmarkStart w:id="1020" w:name="_Toc298757507"/>
      <w:bookmarkStart w:id="1021" w:name="_Toc298777453"/>
      <w:bookmarkStart w:id="1022" w:name="_Toc298787418"/>
      <w:bookmarkStart w:id="1023" w:name="_Toc298944581"/>
      <w:bookmarkStart w:id="1024" w:name="_Toc298954498"/>
      <w:bookmarkStart w:id="1025" w:name="_Toc299007669"/>
      <w:bookmarkStart w:id="1026" w:name="_Toc299012027"/>
      <w:bookmarkStart w:id="1027" w:name="_Toc299103575"/>
      <w:bookmarkStart w:id="1028" w:name="_Toc299103948"/>
      <w:bookmarkStart w:id="1029" w:name="_Toc299463773"/>
      <w:bookmarkStart w:id="1030" w:name="_Toc299463857"/>
      <w:bookmarkStart w:id="1031" w:name="_Ref298334922"/>
      <w:bookmarkStart w:id="1032" w:name="_Ref298520042"/>
      <w:bookmarkStart w:id="1033" w:name="_Toc299463858"/>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r w:rsidRPr="0024432B">
        <w:rPr>
          <w:b w:val="0"/>
          <w:sz w:val="36"/>
          <w:szCs w:val="52"/>
        </w:rPr>
        <w:t>UAVs</w:t>
      </w:r>
      <w:bookmarkEnd w:id="1031"/>
      <w:bookmarkEnd w:id="1032"/>
      <w:bookmarkEnd w:id="1033"/>
    </w:p>
    <w:p w14:paraId="2A82EA9C" w14:textId="670BF659" w:rsidR="00477B5B" w:rsidRPr="00F45FF0" w:rsidRDefault="00477B5B">
      <w:pPr>
        <w:spacing w:after="120"/>
        <w:jc w:val="both"/>
        <w:rPr>
          <w:ins w:id="1034" w:author="IO" w:date="2011-06-09T15:26:00Z"/>
        </w:rPr>
        <w:pPrChange w:id="1035" w:author="IO" w:date="2011-07-17T21:14:00Z">
          <w:pPr>
            <w:jc w:val="both"/>
          </w:pPr>
        </w:pPrChange>
      </w:pPr>
      <w:ins w:id="1036" w:author="IO" w:date="2011-06-09T15:26:00Z">
        <w:r w:rsidRPr="00F45FF0">
          <w:t>Con vistas a analizar el comportamiento de los UAVs, tanto en vuelo con tráfico tripulado como en otras situaciones, se ha recurrido a simulaciones. Al igual que en los casos de vuelos tripulados</w:t>
        </w:r>
      </w:ins>
      <w:ins w:id="1037" w:author="IO" w:date="2011-07-17T21:14:00Z">
        <w:r w:rsidR="00C31654">
          <w:t>,</w:t>
        </w:r>
      </w:ins>
      <w:ins w:id="1038" w:author="IO" w:date="2011-06-09T15:26:00Z">
        <w:r w:rsidRPr="00F45FF0">
          <w:t xml:space="preserve"> existen ejemplos centrados en el vuelo de UAVs individuales y en la gesti</w:t>
        </w:r>
      </w:ins>
      <w:ins w:id="1039"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1040" w:author="Orion" w:date="2011-05-03T17:52:00Z"/>
          <w:del w:id="1041" w:author="IO" w:date="2011-07-17T21:22:00Z"/>
        </w:rPr>
        <w:pPrChange w:id="1042" w:author="IO" w:date="2011-07-17T21:25:00Z">
          <w:pPr>
            <w:jc w:val="both"/>
          </w:pPr>
        </w:pPrChange>
      </w:pPr>
      <w:commentRangeStart w:id="1043"/>
      <w:ins w:id="1044" w:author="Orion" w:date="2011-06-18T21:10:00Z">
        <w:r w:rsidRPr="00F45FF0">
          <w:t>En cuando al estudio de UAVs como elementos individuales</w:t>
        </w:r>
      </w:ins>
      <w:ins w:id="1045" w:author="Orion" w:date="2011-05-03T12:50:00Z">
        <w:r w:rsidR="00AE5A4C" w:rsidRPr="00F45FF0">
          <w:t xml:space="preserve"> destacar una serie de trabajos que se centran en modelar</w:t>
        </w:r>
      </w:ins>
      <w:ins w:id="1046" w:author="Orion" w:date="2011-05-03T17:51:00Z">
        <w:r w:rsidR="00135BE9" w:rsidRPr="00F45FF0">
          <w:t xml:space="preserve"> la</w:t>
        </w:r>
        <w:r w:rsidR="000B1C5C" w:rsidRPr="007F121F">
          <w:t xml:space="preserve">s características físicas de </w:t>
        </w:r>
      </w:ins>
      <w:ins w:id="1047" w:author="Orion" w:date="2011-06-18T21:10:00Z">
        <w:r w:rsidR="000B1C5C" w:rsidRPr="00FA57E6">
          <w:t>estos</w:t>
        </w:r>
      </w:ins>
      <w:ins w:id="1048" w:author="Orion" w:date="2011-05-03T12:50:00Z">
        <w:r w:rsidR="00AE5A4C" w:rsidRPr="00FA57E6">
          <w:t>.</w:t>
        </w:r>
      </w:ins>
      <w:ins w:id="1049" w:author="IO" w:date="2011-07-17T21:23:00Z">
        <w:r w:rsidR="003E7AA6">
          <w:t xml:space="preserve"> Aquí se encuentra una va</w:t>
        </w:r>
      </w:ins>
      <w:ins w:id="1050" w:author="IO" w:date="2011-07-17T21:24:00Z">
        <w:r w:rsidR="003E7AA6">
          <w:t xml:space="preserve">riedad de propuestas, incluyendo modelos </w:t>
        </w:r>
        <w:commentRangeStart w:id="1051"/>
        <w:r w:rsidR="003E7AA6">
          <w:t>analíticos</w:t>
        </w:r>
      </w:ins>
      <w:ins w:id="1052" w:author="IO" w:date="2011-07-17T21:25:00Z">
        <w:r w:rsidR="003E7AA6">
          <w:t>,</w:t>
        </w:r>
      </w:ins>
      <w:ins w:id="1053" w:author="IO" w:date="2011-07-17T21:24:00Z">
        <w:r w:rsidR="003E7AA6">
          <w:t xml:space="preserve"> basados en técnicas generales de simulación</w:t>
        </w:r>
        <w:commentRangeEnd w:id="1051"/>
        <w:r w:rsidR="003E7AA6">
          <w:rPr>
            <w:rStyle w:val="CommentReference"/>
          </w:rPr>
          <w:commentReference w:id="1051"/>
        </w:r>
        <w:r w:rsidR="003E7AA6">
          <w:t xml:space="preserve"> y ABM.</w:t>
        </w:r>
      </w:ins>
      <w:ins w:id="1054" w:author="IO" w:date="2011-07-17T21:25:00Z">
        <w:r w:rsidR="003E7AA6">
          <w:t xml:space="preserve"> Por ejemplo, dentro de los ABM encontramos</w:t>
        </w:r>
      </w:ins>
      <w:ins w:id="1055" w:author="Orion" w:date="2011-05-03T12:50:00Z">
        <w:del w:id="1056" w:author="IO" w:date="2011-07-17T21:14:00Z">
          <w:r w:rsidR="00AE5A4C" w:rsidRPr="00FA57E6" w:rsidDel="00C31654">
            <w:delText xml:space="preserve"> Así por ejemplo</w:delText>
          </w:r>
        </w:del>
      </w:ins>
      <w:ins w:id="1057" w:author="Orion" w:date="2011-05-03T14:11:00Z">
        <w:del w:id="1058" w:author="IO" w:date="2011-07-17T21:14:00Z">
          <w:r w:rsidR="00360FD2" w:rsidRPr="00FA57E6" w:rsidDel="00C31654">
            <w:delText xml:space="preserve"> es importante destacar que los sistemas de percepci</w:delText>
          </w:r>
        </w:del>
      </w:ins>
      <w:ins w:id="1059" w:author="Orion" w:date="2011-05-03T14:12:00Z">
        <w:del w:id="1060" w:author="IO" w:date="2011-07-17T21:14:00Z">
          <w:r w:rsidR="00360FD2" w:rsidRPr="00FA57E6" w:rsidDel="00C31654">
            <w:delText>ón de los UAVs pueden sufrir algún tipo de limitaci</w:delText>
          </w:r>
        </w:del>
      </w:ins>
      <w:ins w:id="1061" w:author="Orion" w:date="2011-05-03T14:13:00Z">
        <w:del w:id="1062" w:author="IO" w:date="2011-07-17T21:14:00Z">
          <w:r w:rsidR="00360FD2" w:rsidRPr="00FA57E6" w:rsidDel="00C31654">
            <w:delText>ón debida a posibles oclusiones</w:delText>
          </w:r>
        </w:del>
      </w:ins>
      <w:ins w:id="1063" w:author="Orion" w:date="2011-05-03T17:51:00Z">
        <w:del w:id="1064" w:author="IO" w:date="2011-07-17T21:14:00Z">
          <w:r w:rsidR="00AA3D90" w:rsidRPr="00FA57E6" w:rsidDel="00C31654">
            <w:delText>,</w:delText>
          </w:r>
        </w:del>
      </w:ins>
      <w:ins w:id="1065" w:author="Orion" w:date="2011-05-03T14:13:00Z">
        <w:del w:id="1066" w:author="IO" w:date="2011-07-17T21:14:00Z">
          <w:r w:rsidR="00360FD2" w:rsidRPr="00FA57E6" w:rsidDel="00C31654">
            <w:delText xml:space="preserve"> es por ello, por lo que en </w:delText>
          </w:r>
        </w:del>
      </w:ins>
      <w:customXmlInsRangeStart w:id="1067" w:author="Orion" w:date="2011-05-03T12:50:00Z"/>
      <w:customXmlDelRangeStart w:id="1068" w:author="IO" w:date="2011-07-17T21:14:00Z"/>
      <w:sdt>
        <w:sdtPr>
          <w:id w:val="-488634923"/>
          <w:citation/>
        </w:sdtPr>
        <w:sdtEndPr/>
        <w:sdtContent>
          <w:customXmlInsRangeEnd w:id="1067"/>
          <w:customXmlDelRangeEnd w:id="1068"/>
          <w:ins w:id="1069" w:author="Orion" w:date="2011-05-03T12:50:00Z">
            <w:del w:id="1070"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1071" w:author="IO" w:date="2011-07-12T12:37:00Z">
            <w:r w:rsidR="00C1157B" w:rsidRPr="00443CC4" w:rsidDel="00545B0D">
              <w:rPr>
                <w:noProof/>
              </w:rPr>
              <w:delText>(38)</w:delText>
            </w:r>
          </w:del>
          <w:ins w:id="1072" w:author="Orion" w:date="2011-05-03T12:50:00Z">
            <w:del w:id="1073" w:author="IO" w:date="2011-07-17T21:14:00Z">
              <w:r w:rsidR="00AE5A4C" w:rsidRPr="00F45FF0" w:rsidDel="00C31654">
                <w:fldChar w:fldCharType="end"/>
              </w:r>
            </w:del>
          </w:ins>
          <w:customXmlInsRangeStart w:id="1074" w:author="Orion" w:date="2011-05-03T12:50:00Z"/>
          <w:customXmlDelRangeStart w:id="1075" w:author="IO" w:date="2011-07-17T21:14:00Z"/>
        </w:sdtContent>
      </w:sdt>
      <w:customXmlInsRangeEnd w:id="1074"/>
      <w:customXmlDelRangeEnd w:id="1075"/>
      <w:ins w:id="1076" w:author="Orion" w:date="2011-05-03T12:50:00Z">
        <w:del w:id="1077" w:author="IO" w:date="2011-07-17T21:14:00Z">
          <w:r w:rsidR="00AE5A4C" w:rsidRPr="00F45FF0" w:rsidDel="00C31654">
            <w:delText xml:space="preserve"> se propone un algoritmo para solucionar </w:delText>
          </w:r>
        </w:del>
      </w:ins>
      <w:ins w:id="1078" w:author="Orion" w:date="2011-05-03T14:14:00Z">
        <w:del w:id="1079" w:author="IO" w:date="2011-07-17T21:14:00Z">
          <w:r w:rsidR="00360FD2" w:rsidRPr="00F45FF0" w:rsidDel="00C31654">
            <w:delText>este problema</w:delText>
          </w:r>
        </w:del>
      </w:ins>
      <w:ins w:id="1080" w:author="Orion" w:date="2011-05-03T12:50:00Z">
        <w:del w:id="1081" w:author="IO" w:date="2011-07-17T21:14:00Z">
          <w:r w:rsidR="00AE5A4C" w:rsidRPr="00F45FF0" w:rsidDel="00C31654">
            <w:delText xml:space="preserve">. Dicho algoritmo modela las limitaciones de los vuelos de estos vehículos de una manera más </w:delText>
          </w:r>
          <w:r w:rsidR="00AE5A4C" w:rsidRPr="00F45FF0" w:rsidDel="00C31654">
            <w:lastRenderedPageBreak/>
            <w:delText>realista a lo existente anteriormente, y nos confirma la importancia de la oclusión a la hora de la planificación de rutas en el vuelo.</w:delText>
          </w:r>
        </w:del>
      </w:ins>
      <w:ins w:id="1082" w:author="Orion" w:date="2011-05-03T17:52:00Z">
        <w:del w:id="1083" w:author="IO" w:date="2011-07-17T21:14:00Z">
          <w:r w:rsidR="007C0583" w:rsidRPr="00F45FF0" w:rsidDel="00C31654">
            <w:delText xml:space="preserve"> </w:delText>
          </w:r>
        </w:del>
      </w:ins>
      <w:commentRangeEnd w:id="1043"/>
      <w:del w:id="1084" w:author="IO" w:date="2011-07-17T21:25:00Z">
        <w:r w:rsidR="00C31654" w:rsidDel="003E7AA6">
          <w:rPr>
            <w:rStyle w:val="CommentReference"/>
          </w:rPr>
          <w:commentReference w:id="1043"/>
        </w:r>
      </w:del>
    </w:p>
    <w:p w14:paraId="220F654C" w14:textId="08862DAA" w:rsidR="00AE5A4C" w:rsidRPr="00F45FF0" w:rsidDel="00E31786" w:rsidRDefault="00AE5A4C">
      <w:pPr>
        <w:spacing w:before="240" w:after="120"/>
        <w:ind w:firstLine="284"/>
        <w:jc w:val="both"/>
        <w:rPr>
          <w:ins w:id="1085" w:author="Orion" w:date="2011-05-03T12:50:00Z"/>
          <w:del w:id="1086" w:author="IO" w:date="2011-07-17T21:17:00Z"/>
        </w:rPr>
        <w:pPrChange w:id="1087" w:author="IO" w:date="2011-07-17T21:25:00Z">
          <w:pPr>
            <w:jc w:val="both"/>
          </w:pPr>
        </w:pPrChange>
      </w:pPr>
      <w:ins w:id="1088" w:author="Orion" w:date="2011-05-03T12:50:00Z">
        <w:del w:id="1089" w:author="IO" w:date="2011-07-17T21:17:00Z">
          <w:r w:rsidRPr="00F45FF0" w:rsidDel="00E31786">
            <w:delText xml:space="preserve">Otro modelo de UAV </w:delText>
          </w:r>
        </w:del>
      </w:ins>
      <w:ins w:id="1090" w:author="Orion" w:date="2011-05-03T17:52:00Z">
        <w:del w:id="1091"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1092" w:author="Orion" w:date="2011-05-03T12:50:00Z">
        <w:del w:id="1093" w:author="IO" w:date="2011-07-17T21:17:00Z">
          <w:r w:rsidRPr="00FA57E6" w:rsidDel="00E31786">
            <w:delText xml:space="preserve">puede verse en </w:delText>
          </w:r>
        </w:del>
      </w:ins>
      <w:customXmlInsRangeStart w:id="1094" w:author="Orion" w:date="2011-05-03T12:50:00Z"/>
      <w:customXmlDelRangeStart w:id="1095" w:author="IO" w:date="2011-07-17T21:17:00Z"/>
      <w:sdt>
        <w:sdtPr>
          <w:id w:val="800426571"/>
          <w:citation/>
        </w:sdtPr>
        <w:sdtEndPr/>
        <w:sdtContent>
          <w:customXmlInsRangeEnd w:id="1094"/>
          <w:customXmlDelRangeEnd w:id="1095"/>
          <w:ins w:id="1096" w:author="Orion" w:date="2011-05-03T12:50:00Z">
            <w:del w:id="1097"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1098" w:author="IO" w:date="2011-07-12T12:37:00Z">
            <w:r w:rsidR="00C1157B" w:rsidRPr="00443CC4" w:rsidDel="00545B0D">
              <w:rPr>
                <w:noProof/>
              </w:rPr>
              <w:delText>(39)</w:delText>
            </w:r>
          </w:del>
          <w:ins w:id="1099" w:author="Orion" w:date="2011-05-03T12:50:00Z">
            <w:del w:id="1100" w:author="IO" w:date="2011-07-17T21:17:00Z">
              <w:r w:rsidRPr="00F45FF0" w:rsidDel="00E31786">
                <w:fldChar w:fldCharType="end"/>
              </w:r>
            </w:del>
          </w:ins>
          <w:customXmlInsRangeStart w:id="1101" w:author="Orion" w:date="2011-05-03T12:50:00Z"/>
          <w:customXmlDelRangeStart w:id="1102" w:author="IO" w:date="2011-07-17T21:17:00Z"/>
        </w:sdtContent>
      </w:sdt>
      <w:customXmlInsRangeEnd w:id="1101"/>
      <w:customXmlDelRangeEnd w:id="1102"/>
      <w:ins w:id="1103" w:author="Orion" w:date="2011-05-03T12:50:00Z">
        <w:del w:id="1104"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1105" w:author="IO" w:date="2011-07-18T13:54:00Z"/>
        </w:rPr>
      </w:pPr>
      <w:ins w:id="1106" w:author="Orion" w:date="2011-05-03T12:50:00Z">
        <w:del w:id="1107" w:author="IO" w:date="2011-07-17T21:22:00Z">
          <w:r w:rsidRPr="00F45FF0" w:rsidDel="003E7AA6">
            <w:delText xml:space="preserve">Por otra </w:delText>
          </w:r>
        </w:del>
      </w:ins>
      <w:ins w:id="1108" w:author="Orion" w:date="2011-06-18T21:09:00Z">
        <w:del w:id="1109" w:author="IO" w:date="2011-07-17T21:22:00Z">
          <w:r w:rsidR="00A85A65" w:rsidRPr="00F45FF0" w:rsidDel="003E7AA6">
            <w:delText>lado</w:delText>
          </w:r>
        </w:del>
      </w:ins>
      <w:ins w:id="1110" w:author="Orion" w:date="2011-05-03T12:50:00Z">
        <w:del w:id="1111" w:author="IO" w:date="2011-07-17T21:22:00Z">
          <w:r w:rsidRPr="00F45FF0" w:rsidDel="003E7AA6">
            <w:delText xml:space="preserve">, </w:delText>
          </w:r>
        </w:del>
      </w:ins>
      <w:ins w:id="1112" w:author="Orion" w:date="2011-06-18T21:09:00Z">
        <w:del w:id="1113" w:author="IO" w:date="2011-07-17T21:22:00Z">
          <w:r w:rsidR="00A85A65" w:rsidRPr="00F45FF0" w:rsidDel="003E7AA6">
            <w:delText xml:space="preserve">el enfoque basado en agentes también </w:delText>
          </w:r>
        </w:del>
      </w:ins>
      <w:ins w:id="1114" w:author="Orion" w:date="2011-06-18T21:11:00Z">
        <w:del w:id="1115" w:author="IO" w:date="2011-07-17T21:22:00Z">
          <w:r w:rsidR="009214D0" w:rsidRPr="00F45FF0" w:rsidDel="003E7AA6">
            <w:delText>se ha intentado aplicar en el tecnología de lo UAVs. Así se puede ver como</w:delText>
          </w:r>
        </w:del>
      </w:ins>
      <w:ins w:id="1116" w:author="Orion" w:date="2011-06-18T21:09:00Z">
        <w:del w:id="1117" w:author="IO" w:date="2011-07-17T21:22:00Z">
          <w:r w:rsidR="00A85A65" w:rsidRPr="00F45FF0" w:rsidDel="003E7AA6">
            <w:delText xml:space="preserve"> </w:delText>
          </w:r>
        </w:del>
      </w:ins>
      <w:ins w:id="1118" w:author="Orion" w:date="2011-05-03T12:50:00Z">
        <w:del w:id="1119" w:author="IO" w:date="2011-07-17T21:25:00Z">
          <w:r w:rsidRPr="00F45FF0" w:rsidDel="003E7AA6">
            <w:delText>el trabajo</w:delText>
          </w:r>
        </w:del>
        <w:r w:rsidRPr="00F45FF0">
          <w:t xml:space="preserve"> </w:t>
        </w:r>
      </w:ins>
      <w:customXmlInsRangeStart w:id="1120" w:author="Orion" w:date="2011-05-03T12:50:00Z"/>
      <w:sdt>
        <w:sdtPr>
          <w:id w:val="-1590698168"/>
          <w:citation/>
        </w:sdtPr>
        <w:sdtEndPr/>
        <w:sdtContent>
          <w:customXmlInsRangeEnd w:id="1120"/>
          <w:ins w:id="1121" w:author="Orion" w:date="2011-05-03T12:50:00Z">
            <w:r w:rsidRPr="00F45FF0">
              <w:fldChar w:fldCharType="begin"/>
            </w:r>
          </w:ins>
          <w:ins w:id="1122" w:author="Orion" w:date="2011-07-26T14:26:00Z">
            <w:r w:rsidR="009258BC">
              <w:instrText xml:space="preserve">CITATION Che09 \l 3082 </w:instrText>
            </w:r>
          </w:ins>
          <w:ins w:id="1123" w:author="Orion" w:date="2011-05-03T12:50:00Z">
            <w:r w:rsidRPr="00F45FF0">
              <w:fldChar w:fldCharType="separate"/>
            </w:r>
          </w:ins>
          <w:r w:rsidR="00282451">
            <w:rPr>
              <w:noProof/>
            </w:rPr>
            <w:t>(59)</w:t>
          </w:r>
          <w:ins w:id="1124" w:author="Orion" w:date="2011-05-03T12:50:00Z">
            <w:r w:rsidRPr="00F45FF0">
              <w:fldChar w:fldCharType="end"/>
            </w:r>
          </w:ins>
          <w:customXmlInsRangeStart w:id="1125" w:author="Orion" w:date="2011-05-03T12:50:00Z"/>
        </w:sdtContent>
      </w:sdt>
      <w:customXmlInsRangeEnd w:id="1125"/>
      <w:ins w:id="1126" w:author="Orion" w:date="2011-05-03T12:50:00Z">
        <w:del w:id="1127" w:author="IO" w:date="2011-07-17T21:23:00Z">
          <w:r w:rsidRPr="00F45FF0" w:rsidDel="003E7AA6">
            <w:delText xml:space="preserve"> </w:delText>
          </w:r>
        </w:del>
      </w:ins>
      <w:ins w:id="1128" w:author="IO" w:date="2011-07-17T21:23:00Z">
        <w:r w:rsidR="003E7AA6">
          <w:t>. Éste</w:t>
        </w:r>
      </w:ins>
      <w:ins w:id="1129" w:author="IO" w:date="2011-07-17T21:25:00Z">
        <w:r w:rsidR="003E7AA6">
          <w:t xml:space="preserve"> trabajo</w:t>
        </w:r>
      </w:ins>
      <w:ins w:id="1130" w:author="IO" w:date="2011-07-17T21:23:00Z">
        <w:r w:rsidR="003E7AA6">
          <w:t xml:space="preserve"> </w:t>
        </w:r>
      </w:ins>
      <w:ins w:id="1131" w:author="Orion" w:date="2011-05-03T12:50:00Z">
        <w:r w:rsidRPr="00F45FF0">
          <w:t xml:space="preserve">presenta un </w:t>
        </w:r>
        <w:del w:id="1132" w:author="IO" w:date="2011-07-17T21:23:00Z">
          <w:r w:rsidRPr="00F45FF0" w:rsidDel="003E7AA6">
            <w:delText>framework</w:delText>
          </w:r>
        </w:del>
      </w:ins>
      <w:ins w:id="1133" w:author="IO" w:date="2011-07-17T21:23:00Z">
        <w:r w:rsidR="003E7AA6">
          <w:t xml:space="preserve">marco de modelado </w:t>
        </w:r>
      </w:ins>
      <w:ins w:id="1134" w:author="Orion" w:date="2011-05-03T12:50:00Z">
        <w:del w:id="1135" w:author="IO" w:date="2011-07-17T21:25:00Z">
          <w:r w:rsidRPr="00F45FF0" w:rsidDel="003E7AA6">
            <w:delText xml:space="preserve"> </w:delText>
          </w:r>
        </w:del>
        <w:del w:id="1136" w:author="IO" w:date="2011-07-17T21:23:00Z">
          <w:r w:rsidRPr="00F45FF0" w:rsidDel="003E7AA6">
            <w:delText xml:space="preserve">basado en agentes para modelar UAVs, en </w:delText>
          </w:r>
        </w:del>
        <w:r w:rsidRPr="00F45FF0">
          <w:t xml:space="preserve">donde cada vehículo </w:t>
        </w:r>
        <w:del w:id="1137" w:author="IO" w:date="2011-07-17T21:23:00Z">
          <w:r w:rsidRPr="00F45FF0" w:rsidDel="003E7AA6">
            <w:delText xml:space="preserve">de este tipo </w:delText>
          </w:r>
        </w:del>
        <w:r w:rsidRPr="00F45FF0">
          <w:t>se descompone en una serie de niveles controlados por agentes. Los principales agentes s</w:t>
        </w:r>
      </w:ins>
      <w:ins w:id="1138" w:author="IO" w:date="2011-07-17T21:25:00Z">
        <w:r w:rsidR="003E7AA6">
          <w:t>o</w:t>
        </w:r>
      </w:ins>
      <w:ins w:id="1139" w:author="Orion" w:date="2011-05-03T12:50:00Z">
        <w:del w:id="1140" w:author="IO" w:date="2011-07-17T21:25:00Z">
          <w:r w:rsidRPr="00F45FF0" w:rsidDel="003E7AA6">
            <w:delText>erá</w:delText>
          </w:r>
        </w:del>
        <w:r w:rsidRPr="00F45FF0">
          <w:t xml:space="preserve">n el físico y el lógico. El agente físico </w:t>
        </w:r>
        <w:del w:id="1141" w:author="IO" w:date="2011-07-17T21:25:00Z">
          <w:r w:rsidRPr="00F45FF0" w:rsidDel="003E7AA6">
            <w:delText>será</w:delText>
          </w:r>
        </w:del>
      </w:ins>
      <w:ins w:id="1142" w:author="IO" w:date="2011-07-17T21:25:00Z">
        <w:r w:rsidR="003E7AA6">
          <w:t>es</w:t>
        </w:r>
      </w:ins>
      <w:ins w:id="1143" w:author="Orion" w:date="2011-05-03T12:50:00Z">
        <w:r w:rsidRPr="00F45FF0">
          <w:t xml:space="preserve"> el principal responsable de las interacciones físicas del UAV, como pueden ser maniobras hacia el siguiente </w:t>
        </w:r>
        <w:del w:id="1144" w:author="IO" w:date="2011-07-17T21:25:00Z">
          <w:r w:rsidRPr="00F45FF0" w:rsidDel="003E7AA6">
            <w:delText>waypoint (</w:delText>
          </w:r>
        </w:del>
        <w:r w:rsidRPr="00F45FF0">
          <w:t xml:space="preserve">punto </w:t>
        </w:r>
        <w:del w:id="1145" w:author="IO" w:date="2011-07-17T21:25:00Z">
          <w:r w:rsidRPr="00F45FF0" w:rsidDel="003E7AA6">
            <w:delText>inte</w:delText>
          </w:r>
        </w:del>
      </w:ins>
      <w:ins w:id="1146" w:author="IO" w:date="2011-07-17T21:25:00Z">
        <w:r w:rsidR="003E7AA6">
          <w:t>de paso</w:t>
        </w:r>
      </w:ins>
      <w:ins w:id="1147" w:author="Orion" w:date="2011-05-03T12:50:00Z">
        <w:del w:id="1148" w:author="IO" w:date="2011-07-17T21:25:00Z">
          <w:r w:rsidRPr="00F45FF0" w:rsidDel="003E7AA6">
            <w:delText>rme</w:delText>
          </w:r>
        </w:del>
        <w:del w:id="1149" w:author="IO" w:date="2011-07-17T21:26:00Z">
          <w:r w:rsidRPr="00F45FF0" w:rsidDel="003E7AA6">
            <w:delText>dio)</w:delText>
          </w:r>
        </w:del>
        <w:r w:rsidRPr="00F45FF0">
          <w:t xml:space="preserve">, </w:t>
        </w:r>
      </w:ins>
      <w:ins w:id="1150" w:author="IO" w:date="2011-07-17T21:26:00Z">
        <w:r w:rsidR="003E7AA6">
          <w:t xml:space="preserve">las </w:t>
        </w:r>
      </w:ins>
      <w:ins w:id="1151" w:author="Orion" w:date="2011-05-03T12:50:00Z">
        <w:r w:rsidRPr="00F45FF0">
          <w:t xml:space="preserve">comprobaciones </w:t>
        </w:r>
        <w:del w:id="1152" w:author="IO" w:date="2011-07-17T21:26:00Z">
          <w:r w:rsidRPr="00F45FF0" w:rsidDel="003E7AA6">
            <w:delText>para asegurarse que no va a colisionar con ningún objeto</w:delText>
          </w:r>
        </w:del>
      </w:ins>
      <w:ins w:id="1153" w:author="IO" w:date="2011-07-17T21:26:00Z">
        <w:r w:rsidR="003E7AA6">
          <w:t>sobre posibles colisiones</w:t>
        </w:r>
      </w:ins>
      <w:ins w:id="1154" w:author="Orion" w:date="2011-05-03T12:50:00Z">
        <w:r w:rsidRPr="00F45FF0">
          <w:t xml:space="preserve">, </w:t>
        </w:r>
      </w:ins>
      <w:ins w:id="1155" w:author="IO" w:date="2011-07-17T21:26:00Z">
        <w:r w:rsidR="003E7AA6">
          <w:t xml:space="preserve">la </w:t>
        </w:r>
      </w:ins>
      <w:ins w:id="1156" w:author="Orion" w:date="2011-05-03T12:50:00Z">
        <w:r w:rsidRPr="00F45FF0">
          <w:t xml:space="preserve">actualización del estado del combustible, </w:t>
        </w:r>
      </w:ins>
      <w:ins w:id="1157" w:author="IO" w:date="2011-07-17T21:26:00Z">
        <w:r w:rsidR="003E7AA6">
          <w:t xml:space="preserve">la </w:t>
        </w:r>
      </w:ins>
      <w:ins w:id="1158" w:author="Orion" w:date="2011-05-03T12:50:00Z">
        <w:r w:rsidRPr="00F45FF0">
          <w:t>comprobación de los sensores</w:t>
        </w:r>
      </w:ins>
      <w:ins w:id="1159" w:author="IO" w:date="2011-07-17T21:26:00Z">
        <w:r w:rsidR="003E7AA6">
          <w:t xml:space="preserve"> o la</w:t>
        </w:r>
      </w:ins>
      <w:ins w:id="1160" w:author="Orion" w:date="2011-05-03T12:50:00Z">
        <w:del w:id="1161" w:author="IO" w:date="2011-07-17T21:26:00Z">
          <w:r w:rsidRPr="00F45FF0" w:rsidDel="003E7AA6">
            <w:delText>,</w:delText>
          </w:r>
        </w:del>
        <w:r w:rsidRPr="00F45FF0">
          <w:t xml:space="preserve"> transmisión de mensajes pendientes</w:t>
        </w:r>
        <w:del w:id="1162" w:author="IO" w:date="2011-07-17T21:26:00Z">
          <w:r w:rsidRPr="00F45FF0" w:rsidDel="003E7AA6">
            <w:delText>, et</w:delText>
          </w:r>
        </w:del>
        <w:del w:id="1163" w:author="IO" w:date="2011-07-17T21:27:00Z">
          <w:r w:rsidRPr="00F45FF0" w:rsidDel="003E7AA6">
            <w:delText>c</w:delText>
          </w:r>
        </w:del>
        <w:r w:rsidRPr="00F45FF0">
          <w:t xml:space="preserve">. Por otro lado, el agente lógico es el responsable de generar la lista de </w:t>
        </w:r>
        <w:del w:id="1164" w:author="IO" w:date="2011-07-17T21:27:00Z">
          <w:r w:rsidRPr="00F45FF0" w:rsidDel="003E7AA6">
            <w:delText>waypoints</w:delText>
          </w:r>
        </w:del>
      </w:ins>
      <w:ins w:id="1165" w:author="IO" w:date="2011-07-17T21:27:00Z">
        <w:r w:rsidR="003E7AA6">
          <w:t>puntos de paso</w:t>
        </w:r>
      </w:ins>
      <w:ins w:id="1166" w:author="Orion" w:date="2011-05-03T12:50:00Z">
        <w:r w:rsidRPr="00F45FF0">
          <w:t xml:space="preserve"> y </w:t>
        </w:r>
      </w:ins>
      <w:ins w:id="1167" w:author="IO" w:date="2011-07-17T21:27:00Z">
        <w:r w:rsidR="003E7AA6">
          <w:t>solicitar el envío de mensajes</w:t>
        </w:r>
      </w:ins>
      <w:ins w:id="1168" w:author="Orion" w:date="2011-05-03T12:50:00Z">
        <w:del w:id="1169"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1170" w:author="Orion" w:date="2011-05-03T12:50:00Z"/>
        </w:rPr>
      </w:pPr>
      <w:ins w:id="1171" w:author="IO" w:date="2011-07-18T13:54:00Z">
        <w:r>
          <w:t xml:space="preserve">En cuanto a los simuladores que analizan el vuelo combinado de múltiples UAVs ya se han revisado algunos </w:t>
        </w:r>
      </w:ins>
      <w:ins w:id="1172" w:author="IO" w:date="2011-07-18T14:08:00Z">
        <w:r w:rsidR="00D95065">
          <w:t>casos</w:t>
        </w:r>
      </w:ins>
      <w:ins w:id="1173" w:author="IO" w:date="2011-07-18T13:54:00Z">
        <w:r>
          <w:t xml:space="preserve"> en las secciones anteriores. </w:t>
        </w:r>
      </w:ins>
      <w:ins w:id="1174" w:author="IO" w:date="2011-07-18T14:08:00Z">
        <w:r w:rsidR="00D95065">
          <w:t xml:space="preserve">Por ejemplo </w:t>
        </w:r>
      </w:ins>
      <w:customXmlInsRangeStart w:id="1175" w:author="IO" w:date="2011-07-18T14:08:00Z"/>
      <w:sdt>
        <w:sdtPr>
          <w:id w:val="-579292922"/>
          <w:citation/>
        </w:sdtPr>
        <w:sdtEndPr/>
        <w:sdtContent>
          <w:customXmlInsRangeEnd w:id="1175"/>
          <w:ins w:id="1176" w:author="IO" w:date="2011-07-18T14:08:00Z">
            <w:r w:rsidR="00D95065" w:rsidRPr="005A507E">
              <w:fldChar w:fldCharType="begin"/>
            </w:r>
          </w:ins>
          <w:ins w:id="1177" w:author="Orion" w:date="2011-07-26T14:47:00Z">
            <w:r w:rsidR="0071557E">
              <w:instrText xml:space="preserve">CITATION NHu03 \l 3082 </w:instrText>
            </w:r>
          </w:ins>
          <w:ins w:id="1178" w:author="IO" w:date="2011-07-18T14:08:00Z">
            <w:del w:id="1179" w:author="Orion" w:date="2011-07-26T14:19:00Z">
              <w:r w:rsidR="00D95065" w:rsidRPr="001E6F3A" w:rsidDel="002D7414">
                <w:delInstrText xml:space="preserve"> CITATION NHu03 \l 3082 </w:delInstrText>
              </w:r>
            </w:del>
            <w:r w:rsidR="00D95065" w:rsidRPr="005A507E">
              <w:fldChar w:fldCharType="separate"/>
            </w:r>
          </w:ins>
          <w:r w:rsidR="00282451">
            <w:rPr>
              <w:noProof/>
            </w:rPr>
            <w:t>(55)</w:t>
          </w:r>
          <w:ins w:id="1180" w:author="IO" w:date="2011-07-18T14:08:00Z">
            <w:r w:rsidR="00D95065" w:rsidRPr="005A507E">
              <w:fldChar w:fldCharType="end"/>
            </w:r>
          </w:ins>
          <w:customXmlInsRangeStart w:id="1181" w:author="IO" w:date="2011-07-18T14:08:00Z"/>
        </w:sdtContent>
      </w:sdt>
      <w:customXmlInsRangeEnd w:id="1181"/>
      <w:ins w:id="1182" w:author="IO" w:date="2011-07-18T14:09:00Z">
        <w:r w:rsidR="00D95065">
          <w:t xml:space="preserve">, </w:t>
        </w:r>
      </w:ins>
      <w:ins w:id="1183" w:author="IO" w:date="2011-07-18T14:10:00Z">
        <w:r w:rsidR="00D95065">
          <w:t>considera</w:t>
        </w:r>
      </w:ins>
      <w:ins w:id="1184" w:author="IO" w:date="2011-07-18T14:09:00Z">
        <w:r w:rsidR="00D95065">
          <w:t xml:space="preserve"> </w:t>
        </w:r>
      </w:ins>
      <w:ins w:id="1185" w:author="IO" w:date="2011-07-18T14:10:00Z">
        <w:r w:rsidR="00D95065">
          <w:t>principalmente el control de agentes individuales pero también aborda cómo será el paso de mensajes entre UAVs para volar en espacios compartidos.</w:t>
        </w:r>
      </w:ins>
      <w:ins w:id="1186" w:author="IO" w:date="2011-07-18T14:11:00Z">
        <w:r w:rsidR="00D95065">
          <w:t xml:space="preserve"> </w:t>
        </w:r>
      </w:ins>
      <w:ins w:id="1187" w:author="IO" w:date="2011-07-18T18:10:00Z">
        <w:r w:rsidR="00960BC3">
          <w:t xml:space="preserve">También son populares los trabajos que como </w:t>
        </w:r>
      </w:ins>
      <w:customXmlInsRangeStart w:id="1188" w:author="IO" w:date="2011-07-18T18:10:00Z"/>
      <w:sdt>
        <w:sdtPr>
          <w:id w:val="-517239922"/>
          <w:citation/>
        </w:sdtPr>
        <w:sdtEndPr/>
        <w:sdtContent>
          <w:customXmlInsRangeEnd w:id="1188"/>
          <w:ins w:id="1189" w:author="IO" w:date="2011-07-18T18:10:00Z">
            <w:r w:rsidR="00960BC3">
              <w:fldChar w:fldCharType="begin"/>
            </w:r>
            <w:r w:rsidR="00960BC3">
              <w:instrText xml:space="preserve"> CITATION Bea03 \l 3082 </w:instrText>
            </w:r>
          </w:ins>
          <w:r w:rsidR="00960BC3">
            <w:fldChar w:fldCharType="separate"/>
          </w:r>
          <w:r w:rsidR="00282451">
            <w:rPr>
              <w:noProof/>
            </w:rPr>
            <w:t>(60)</w:t>
          </w:r>
          <w:ins w:id="1190" w:author="IO" w:date="2011-07-18T18:10:00Z">
            <w:r w:rsidR="00960BC3">
              <w:fldChar w:fldCharType="end"/>
            </w:r>
          </w:ins>
          <w:customXmlInsRangeStart w:id="1191" w:author="IO" w:date="2011-07-18T18:10:00Z"/>
        </w:sdtContent>
      </w:sdt>
      <w:customXmlInsRangeEnd w:id="1191"/>
      <w:ins w:id="1192"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1193" w:author="IO" w:date="2011-07-17T21:35:00Z"/>
        </w:rPr>
      </w:pPr>
    </w:p>
    <w:p w14:paraId="3343393F" w14:textId="77777777" w:rsidR="003045BC" w:rsidRDefault="003045BC">
      <w:pPr>
        <w:spacing w:before="240" w:after="120"/>
        <w:ind w:firstLine="284"/>
        <w:jc w:val="both"/>
        <w:rPr>
          <w:ins w:id="1194"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1195" w:author="Orion" w:date="2011-05-05T17:38:00Z"/>
          <w:del w:id="1196" w:author="IO" w:date="2011-07-17T21:35:00Z"/>
        </w:rPr>
        <w:pPrChange w:id="1197" w:author="IO" w:date="2011-07-13T11:34:00Z">
          <w:pPr/>
        </w:pPrChange>
      </w:pPr>
      <w:bookmarkStart w:id="1198" w:name="_Toc298752129"/>
      <w:bookmarkStart w:id="1199" w:name="_Toc298757509"/>
      <w:bookmarkStart w:id="1200" w:name="_Toc298777455"/>
      <w:bookmarkStart w:id="1201" w:name="_Toc298787420"/>
      <w:bookmarkStart w:id="1202" w:name="_Toc298944583"/>
      <w:bookmarkStart w:id="1203" w:name="_Toc298954500"/>
      <w:bookmarkStart w:id="1204" w:name="_Toc299007671"/>
      <w:bookmarkStart w:id="1205" w:name="_Toc299012029"/>
      <w:bookmarkStart w:id="1206" w:name="_Toc299103577"/>
      <w:bookmarkStart w:id="1207" w:name="_Toc299103950"/>
      <w:bookmarkStart w:id="1208" w:name="_Toc299463775"/>
      <w:bookmarkStart w:id="1209" w:name="_Toc299463859"/>
      <w:bookmarkEnd w:id="1198"/>
      <w:bookmarkEnd w:id="1199"/>
      <w:bookmarkEnd w:id="1200"/>
      <w:bookmarkEnd w:id="1201"/>
      <w:bookmarkEnd w:id="1202"/>
      <w:bookmarkEnd w:id="1203"/>
      <w:bookmarkEnd w:id="1204"/>
      <w:bookmarkEnd w:id="1205"/>
      <w:bookmarkEnd w:id="1206"/>
      <w:bookmarkEnd w:id="1207"/>
      <w:bookmarkEnd w:id="1208"/>
      <w:bookmarkEnd w:id="1209"/>
    </w:p>
    <w:p w14:paraId="40ADA9E1" w14:textId="77777777" w:rsidR="00B937FD" w:rsidRPr="00F14235" w:rsidRDefault="00B937FD">
      <w:pPr>
        <w:pStyle w:val="Heading1"/>
        <w:numPr>
          <w:ilvl w:val="0"/>
          <w:numId w:val="40"/>
        </w:numPr>
        <w:rPr>
          <w:ins w:id="1210" w:author="Orion" w:date="2011-05-05T17:38:00Z"/>
          <w:szCs w:val="52"/>
        </w:rPr>
        <w:pPrChange w:id="1211" w:author="IO" w:date="2011-07-17T21:35:00Z">
          <w:pPr>
            <w:pStyle w:val="Title"/>
            <w:outlineLvl w:val="0"/>
          </w:pPr>
        </w:pPrChange>
      </w:pPr>
      <w:bookmarkStart w:id="1212" w:name="_Ref299015025"/>
      <w:bookmarkStart w:id="1213" w:name="_Toc299463860"/>
      <w:ins w:id="1214" w:author="Orion" w:date="2011-05-05T17:38:00Z">
        <w:r w:rsidRPr="009143CB">
          <w:rPr>
            <w:b w:val="0"/>
            <w:sz w:val="52"/>
            <w:szCs w:val="52"/>
            <w:rPrChange w:id="1215" w:author="IO" w:date="2011-07-13T15:17:00Z">
              <w:rPr>
                <w:rFonts w:cs="Times New Roman"/>
                <w:b/>
                <w:bCs/>
              </w:rPr>
            </w:rPrChange>
          </w:rPr>
          <w:t>Requisitos</w:t>
        </w:r>
      </w:ins>
      <w:ins w:id="1216" w:author="Orion" w:date="2011-05-05T18:20:00Z">
        <w:r w:rsidR="00E70231" w:rsidRPr="009143CB">
          <w:rPr>
            <w:b w:val="0"/>
            <w:sz w:val="52"/>
            <w:szCs w:val="52"/>
            <w:rPrChange w:id="1217" w:author="IO" w:date="2011-07-13T15:17:00Z">
              <w:rPr>
                <w:rFonts w:cs="Times New Roman"/>
                <w:b/>
                <w:bCs/>
              </w:rPr>
            </w:rPrChange>
          </w:rPr>
          <w:t xml:space="preserve"> del Sistema</w:t>
        </w:r>
      </w:ins>
      <w:bookmarkEnd w:id="1212"/>
      <w:bookmarkEnd w:id="1213"/>
    </w:p>
    <w:p w14:paraId="4D9362EE" w14:textId="0C913055" w:rsidR="004117D6" w:rsidRDefault="006A1F8D">
      <w:pPr>
        <w:spacing w:after="120"/>
        <w:jc w:val="both"/>
        <w:rPr>
          <w:ins w:id="1218" w:author="IO" w:date="2011-07-20T17:06:00Z"/>
        </w:rPr>
        <w:pPrChange w:id="1219" w:author="IO" w:date="2011-07-18T18:38:00Z">
          <w:pPr>
            <w:jc w:val="both"/>
          </w:pPr>
        </w:pPrChange>
      </w:pPr>
      <w:ins w:id="1220" w:author="Orion" w:date="2011-05-05T18:21:00Z">
        <w:r w:rsidRPr="00277823">
          <w:t xml:space="preserve">En este apartado se van a especificar los requisitos básicos que </w:t>
        </w:r>
      </w:ins>
      <w:ins w:id="1221" w:author="Orion" w:date="2011-05-09T00:33:00Z">
        <w:r w:rsidR="009F1FA7" w:rsidRPr="00277823">
          <w:t>el</w:t>
        </w:r>
      </w:ins>
      <w:ins w:id="1222" w:author="Orion" w:date="2011-05-05T18:21:00Z">
        <w:r w:rsidRPr="00277823">
          <w:t xml:space="preserve"> sistema</w:t>
        </w:r>
      </w:ins>
      <w:ins w:id="1223" w:author="Orion" w:date="2011-05-09T00:33:00Z">
        <w:r w:rsidR="009F1FA7" w:rsidRPr="00277823">
          <w:t xml:space="preserve"> debe cumplir</w:t>
        </w:r>
      </w:ins>
      <w:ins w:id="1224" w:author="Orion" w:date="2011-05-05T18:22:00Z">
        <w:r w:rsidRPr="00277823">
          <w:t>.</w:t>
        </w:r>
      </w:ins>
      <w:ins w:id="1225" w:author="Orion" w:date="2011-05-05T18:43:00Z">
        <w:r w:rsidR="001A6151" w:rsidRPr="00277823">
          <w:t xml:space="preserve"> </w:t>
        </w:r>
      </w:ins>
      <w:ins w:id="1226" w:author="IO" w:date="2011-07-20T17:10:00Z">
        <w:r w:rsidR="00326FD6">
          <w:t>S</w:t>
        </w:r>
      </w:ins>
      <w:ins w:id="1227"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1228" w:author="IO" w:date="2011-07-22T13:16:00Z">
        <w:r w:rsidR="00416FF6">
          <w:t>4.1</w:t>
        </w:r>
      </w:ins>
      <w:ins w:id="1229" w:author="IO" w:date="2011-07-20T17:09:00Z">
        <w:r w:rsidR="004117D6">
          <w:fldChar w:fldCharType="end"/>
        </w:r>
        <w:r w:rsidR="004117D6">
          <w:t xml:space="preserve"> está dedicada a los aspectos del tráfico aéreo que han de cubrir los modelos a realizar</w:t>
        </w:r>
      </w:ins>
      <w:ins w:id="1230"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1231" w:author="IO" w:date="2011-07-22T13:16:00Z">
        <w:r w:rsidR="00416FF6">
          <w:t>4.2</w:t>
        </w:r>
      </w:ins>
      <w:ins w:id="1232"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1233" w:author="IO" w:date="2011-07-20T17:06:00Z"/>
          <w:sz w:val="44"/>
          <w:szCs w:val="52"/>
          <w:rPrChange w:id="1234" w:author="IO" w:date="2011-07-20T17:06:00Z">
            <w:rPr>
              <w:ins w:id="1235" w:author="IO" w:date="2011-07-20T17:06:00Z"/>
            </w:rPr>
          </w:rPrChange>
        </w:rPr>
        <w:pPrChange w:id="1236" w:author="IO" w:date="2011-07-20T17:06:00Z">
          <w:pPr>
            <w:jc w:val="both"/>
          </w:pPr>
        </w:pPrChange>
      </w:pPr>
      <w:bookmarkStart w:id="1237" w:name="_Ref298945119"/>
      <w:bookmarkStart w:id="1238" w:name="_Toc299463861"/>
      <w:ins w:id="1239" w:author="IO" w:date="2011-07-20T17:06:00Z">
        <w:r w:rsidRPr="004117D6">
          <w:rPr>
            <w:b w:val="0"/>
            <w:sz w:val="44"/>
            <w:szCs w:val="52"/>
            <w:rPrChange w:id="1240" w:author="IO" w:date="2011-07-20T17:06:00Z">
              <w:rPr>
                <w:b/>
                <w:bCs/>
              </w:rPr>
            </w:rPrChange>
          </w:rPr>
          <w:t>Aspectos del tráfico aéreo</w:t>
        </w:r>
        <w:bookmarkEnd w:id="1237"/>
        <w:bookmarkEnd w:id="1238"/>
      </w:ins>
    </w:p>
    <w:p w14:paraId="21B03A9A" w14:textId="5EDFDFA3" w:rsidR="005E29D8" w:rsidRPr="00277823" w:rsidDel="00277823" w:rsidRDefault="009F1FA7">
      <w:pPr>
        <w:spacing w:after="120"/>
        <w:jc w:val="both"/>
        <w:rPr>
          <w:ins w:id="1241" w:author="Orion" w:date="2011-06-10T12:46:00Z"/>
          <w:del w:id="1242" w:author="IO" w:date="2011-07-18T18:38:00Z"/>
        </w:rPr>
        <w:pPrChange w:id="1243" w:author="IO" w:date="2011-07-18T18:38:00Z">
          <w:pPr/>
        </w:pPrChange>
      </w:pPr>
      <w:ins w:id="1244" w:author="Orion" w:date="2011-05-09T00:33:00Z">
        <w:r w:rsidRPr="00277823">
          <w:t>El</w:t>
        </w:r>
      </w:ins>
      <w:ins w:id="1245" w:author="Orion" w:date="2011-05-05T18:43:00Z">
        <w:r w:rsidR="001A6151" w:rsidRPr="00277823">
          <w:t xml:space="preserve"> objetivo es </w:t>
        </w:r>
        <w:del w:id="1246" w:author="IO" w:date="2011-06-09T17:23:00Z">
          <w:r w:rsidR="001A6151" w:rsidRPr="00277823" w:rsidDel="005E29D8">
            <w:delText>representar</w:delText>
          </w:r>
        </w:del>
      </w:ins>
      <w:ins w:id="1247" w:author="IO" w:date="2011-06-09T17:23:00Z">
        <w:r w:rsidR="005E29D8" w:rsidRPr="00277823">
          <w:t>obtener</w:t>
        </w:r>
      </w:ins>
      <w:ins w:id="1248" w:author="Orion" w:date="2011-05-05T18:43:00Z">
        <w:r w:rsidR="001A6151" w:rsidRPr="00277823">
          <w:t xml:space="preserve"> una simulaci</w:t>
        </w:r>
      </w:ins>
      <w:ins w:id="1249" w:author="Orion" w:date="2011-05-05T18:44:00Z">
        <w:r w:rsidR="001A6151" w:rsidRPr="00277823">
          <w:t xml:space="preserve">ón del espacio aéreo </w:t>
        </w:r>
      </w:ins>
      <w:ins w:id="1250" w:author="IO" w:date="2011-06-09T17:23:00Z">
        <w:r w:rsidR="005E29D8" w:rsidRPr="00277823">
          <w:t xml:space="preserve">suficientemente fidedigna para modelar fenómenos que </w:t>
        </w:r>
      </w:ins>
      <w:ins w:id="1251" w:author="IO" w:date="2011-06-09T17:24:00Z">
        <w:r w:rsidR="005E29D8" w:rsidRPr="00277823">
          <w:t xml:space="preserve">involucran a varios actores y flexible para adaptarse a nuevos </w:t>
        </w:r>
      </w:ins>
      <w:ins w:id="1252" w:author="IO" w:date="2011-06-09T17:25:00Z">
        <w:r w:rsidR="005E29D8" w:rsidRPr="00277823">
          <w:t xml:space="preserve">o modificados </w:t>
        </w:r>
      </w:ins>
      <w:ins w:id="1253" w:author="IO" w:date="2011-06-09T17:24:00Z">
        <w:r w:rsidR="005E29D8" w:rsidRPr="00277823">
          <w:t xml:space="preserve">elementos en el </w:t>
        </w:r>
      </w:ins>
      <w:ins w:id="1254" w:author="IO" w:date="2011-06-09T17:25:00Z">
        <w:r w:rsidR="005E29D8" w:rsidRPr="00277823">
          <w:t xml:space="preserve">dominio. </w:t>
        </w:r>
      </w:ins>
      <w:ins w:id="1255" w:author="IO" w:date="2011-07-18T18:43:00Z">
        <w:r w:rsidR="00277823">
          <w:t>Esta simulación cubrirá los elementos esenciales de la gestión del tráfico a</w:t>
        </w:r>
      </w:ins>
      <w:ins w:id="1256" w:author="IO" w:date="2011-07-18T18:44:00Z">
        <w:r w:rsidR="00277823">
          <w:t xml:space="preserve">éreo (interacciones controladores-pilotos) y de la navegación aérea (interacciones controladores-pilotos y pilotos-aeronaves) </w:t>
        </w:r>
      </w:ins>
      <w:ins w:id="1257" w:author="IO" w:date="2011-06-09T17:25:00Z">
        <w:r w:rsidR="005E29D8" w:rsidRPr="00277823">
          <w:t>Para este fin</w:t>
        </w:r>
      </w:ins>
      <w:ins w:id="1258" w:author="IO" w:date="2011-06-09T17:26:00Z">
        <w:r w:rsidR="005E29D8" w:rsidRPr="00277823">
          <w:t>,</w:t>
        </w:r>
      </w:ins>
      <w:ins w:id="1259" w:author="IO" w:date="2011-06-09T17:25:00Z">
        <w:r w:rsidR="005E29D8" w:rsidRPr="00277823">
          <w:t xml:space="preserve"> y en funci</w:t>
        </w:r>
      </w:ins>
      <w:ins w:id="1260" w:author="IO" w:date="2011-06-09T17:26:00Z">
        <w:r w:rsidR="005E29D8" w:rsidRPr="00277823">
          <w:t xml:space="preserve">ón del estudio del estado del arte </w:t>
        </w:r>
        <w:del w:id="1261" w:author="Orion" w:date="2011-06-20T11:08:00Z">
          <w:r w:rsidR="005E29D8" w:rsidRPr="00277823" w:rsidDel="00F92397">
            <w:delText>en</w:delText>
          </w:r>
        </w:del>
      </w:ins>
      <w:ins w:id="1262" w:author="Orion" w:date="2011-06-20T11:08:00Z">
        <w:r w:rsidR="00F92397" w:rsidRPr="00277823">
          <w:t>de</w:t>
        </w:r>
      </w:ins>
      <w:ins w:id="1263" w:author="IO" w:date="2011-06-09T17:26:00Z">
        <w:r w:rsidR="005E29D8" w:rsidRPr="00277823">
          <w:t xml:space="preserve"> la </w:t>
        </w:r>
        <w:del w:id="1264" w:author="Orion" w:date="2011-06-20T11:08:00Z">
          <w:r w:rsidR="005E29D8" w:rsidRPr="00277823" w:rsidDel="00AE5DF6">
            <w:delText>sección</w:delText>
          </w:r>
        </w:del>
      </w:ins>
      <w:ins w:id="1265" w:author="Orion" w:date="2011-06-20T11:08:00Z">
        <w:del w:id="1266" w:author="IO" w:date="2011-07-18T18:27:00Z">
          <w:r w:rsidR="00AE5DF6" w:rsidRPr="00277823" w:rsidDel="006E40E8">
            <w:delText xml:space="preserve">anterior </w:delText>
          </w:r>
        </w:del>
        <w:r w:rsidR="00AE5DF6" w:rsidRPr="00277823">
          <w:t>sección</w:t>
        </w:r>
      </w:ins>
      <w:ins w:id="1267" w:author="IO" w:date="2011-06-09T17:26:00Z">
        <w:del w:id="1268" w:author="Orion" w:date="2011-06-20T11:08:00Z">
          <w:r w:rsidR="005E29D8" w:rsidRPr="00277823" w:rsidDel="00AE5DF6">
            <w:delText xml:space="preserve"> ¿??,</w:delText>
          </w:r>
        </w:del>
        <w:r w:rsidR="005E29D8" w:rsidRPr="00277823">
          <w:t xml:space="preserve"> </w:t>
        </w:r>
      </w:ins>
      <w:ins w:id="1269" w:author="IO" w:date="2011-07-18T18:27:00Z">
        <w:r w:rsidR="006E40E8" w:rsidRPr="00277823">
          <w:t>anterior</w:t>
        </w:r>
      </w:ins>
      <w:ins w:id="1270" w:author="IO" w:date="2011-07-18T18:28:00Z">
        <w:r w:rsidR="006E40E8" w:rsidRPr="00277823">
          <w:t>,</w:t>
        </w:r>
      </w:ins>
      <w:ins w:id="1271" w:author="IO" w:date="2011-07-18T18:27:00Z">
        <w:r w:rsidR="006E40E8" w:rsidRPr="00277823">
          <w:t xml:space="preserve"> </w:t>
        </w:r>
      </w:ins>
      <w:ins w:id="1272" w:author="IO" w:date="2011-06-09T17:26:00Z">
        <w:r w:rsidR="005E29D8" w:rsidRPr="00277823">
          <w:t xml:space="preserve">se plantean los requisitos discutidos en esta sección. </w:t>
        </w:r>
      </w:ins>
      <w:ins w:id="1273" w:author="IO" w:date="2011-06-09T17:27:00Z">
        <w:r w:rsidR="005E29D8" w:rsidRPr="00277823">
          <w:t>Estos se organizan</w:t>
        </w:r>
      </w:ins>
      <w:ins w:id="1274" w:author="IO" w:date="2011-07-18T21:30:00Z">
        <w:r w:rsidR="00431889">
          <w:t xml:space="preserve"> en</w:t>
        </w:r>
      </w:ins>
      <w:ins w:id="1275" w:author="IO" w:date="2011-06-09T17:27:00Z">
        <w:r w:rsidR="005E29D8" w:rsidRPr="00277823">
          <w:t xml:space="preserve"> secciones</w:t>
        </w:r>
      </w:ins>
      <w:ins w:id="1276" w:author="IO" w:date="2011-07-18T18:28:00Z">
        <w:r w:rsidR="006E40E8" w:rsidRPr="00277823">
          <w:t xml:space="preserve"> relativas </w:t>
        </w:r>
      </w:ins>
      <w:ins w:id="1277" w:author="Orion" w:date="2011-06-10T13:02:00Z">
        <w:del w:id="1278" w:author="IO" w:date="2011-07-18T18:28:00Z">
          <w:r w:rsidR="00510691" w:rsidRPr="00277823" w:rsidDel="006E40E8">
            <w:delText>e</w:delText>
          </w:r>
        </w:del>
      </w:ins>
      <w:ins w:id="1279" w:author="IO" w:date="2011-07-18T18:28:00Z">
        <w:r w:rsidR="006E40E8" w:rsidRPr="00277823">
          <w:t>a</w:t>
        </w:r>
      </w:ins>
      <w:ins w:id="1280" w:author="Orion" w:date="2011-06-10T13:02:00Z">
        <w:r w:rsidR="00510691" w:rsidRPr="00277823">
          <w:t>l vuelo</w:t>
        </w:r>
      </w:ins>
      <w:ins w:id="1281" w:author="IO" w:date="2011-07-18T18:28:00Z">
        <w:r w:rsidR="006E40E8" w:rsidRPr="00277823">
          <w:t xml:space="preserve"> (ver Sección </w:t>
        </w:r>
      </w:ins>
      <w:ins w:id="1282"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1283" w:author="IO" w:date="2011-07-22T13:16:00Z">
        <w:r w:rsidR="00416FF6">
          <w:t>4.1.1</w:t>
        </w:r>
      </w:ins>
      <w:ins w:id="1284" w:author="IO" w:date="2011-07-18T18:29:00Z">
        <w:r w:rsidR="006E40E8" w:rsidRPr="00277823">
          <w:fldChar w:fldCharType="end"/>
        </w:r>
        <w:r w:rsidR="006E40E8" w:rsidRPr="00277823">
          <w:t>)</w:t>
        </w:r>
      </w:ins>
      <w:ins w:id="1285" w:author="Orion" w:date="2011-06-10T13:02:00Z">
        <w:r w:rsidR="00510691" w:rsidRPr="00277823">
          <w:t>, las aeronaves</w:t>
        </w:r>
      </w:ins>
      <w:ins w:id="1286" w:author="IO" w:date="2011-07-18T18:29:00Z">
        <w:r w:rsidR="006E40E8" w:rsidRPr="00277823">
          <w:t xml:space="preserve"> (ver Sección</w:t>
        </w:r>
      </w:ins>
      <w:ins w:id="1287"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1288" w:author="IO" w:date="2011-07-22T13:16:00Z">
        <w:r w:rsidR="00416FF6">
          <w:t>4.1.2</w:t>
        </w:r>
      </w:ins>
      <w:ins w:id="1289" w:author="IO" w:date="2011-07-18T18:34:00Z">
        <w:r w:rsidR="006E40E8" w:rsidRPr="00277823">
          <w:fldChar w:fldCharType="end"/>
        </w:r>
      </w:ins>
      <w:ins w:id="1290" w:author="IO" w:date="2011-07-18T18:29:00Z">
        <w:r w:rsidR="006E40E8" w:rsidRPr="00277823">
          <w:t>)</w:t>
        </w:r>
      </w:ins>
      <w:ins w:id="1291" w:author="Orion" w:date="2011-06-10T13:02:00Z">
        <w:r w:rsidR="00510691" w:rsidRPr="00277823">
          <w:t xml:space="preserve">, los pilotos </w:t>
        </w:r>
      </w:ins>
      <w:ins w:id="1292"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1293" w:author="IO" w:date="2011-07-22T13:16:00Z">
        <w:r w:rsidR="00416FF6">
          <w:t>4.1.3</w:t>
        </w:r>
      </w:ins>
      <w:ins w:id="1294" w:author="IO" w:date="2011-07-18T18:34:00Z">
        <w:r w:rsidR="006E40E8" w:rsidRPr="00277823">
          <w:fldChar w:fldCharType="end"/>
        </w:r>
        <w:r w:rsidR="006E40E8" w:rsidRPr="00277823">
          <w:t xml:space="preserve">) </w:t>
        </w:r>
      </w:ins>
      <w:ins w:id="1295" w:author="Orion" w:date="2011-06-10T13:02:00Z">
        <w:r w:rsidR="00510691" w:rsidRPr="00277823">
          <w:t>y los controladores</w:t>
        </w:r>
      </w:ins>
      <w:ins w:id="1296"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1297" w:author="IO" w:date="2011-07-22T13:16:00Z">
        <w:r w:rsidR="00416FF6">
          <w:t>4.1.4</w:t>
        </w:r>
      </w:ins>
      <w:ins w:id="1298" w:author="IO" w:date="2011-07-18T18:34:00Z">
        <w:r w:rsidR="006E40E8" w:rsidRPr="00277823">
          <w:fldChar w:fldCharType="end"/>
        </w:r>
        <w:r w:rsidR="006E40E8" w:rsidRPr="00277823">
          <w:t>)</w:t>
        </w:r>
      </w:ins>
      <w:ins w:id="1299" w:author="Orion" w:date="2011-06-10T13:02:00Z">
        <w:r w:rsidR="00510691" w:rsidRPr="00277823">
          <w:t>.</w:t>
        </w:r>
      </w:ins>
    </w:p>
    <w:p w14:paraId="35755B31" w14:textId="77777777" w:rsidR="005B24B1" w:rsidRPr="00277823" w:rsidDel="00160F80" w:rsidRDefault="005B24B1">
      <w:pPr>
        <w:spacing w:after="120"/>
        <w:jc w:val="both"/>
        <w:rPr>
          <w:ins w:id="1300" w:author="IO" w:date="2011-06-09T17:27:00Z"/>
          <w:del w:id="1301" w:author="Orion" w:date="2011-06-10T13:33:00Z"/>
        </w:rPr>
        <w:pPrChange w:id="1302" w:author="IO" w:date="2011-07-18T18:38:00Z">
          <w:pPr/>
        </w:pPrChange>
      </w:pPr>
    </w:p>
    <w:p w14:paraId="00C4FC7E" w14:textId="46037CFE" w:rsidR="005E29D8" w:rsidRPr="00277823" w:rsidDel="00160F80" w:rsidRDefault="005E29D8">
      <w:pPr>
        <w:spacing w:after="120"/>
        <w:jc w:val="both"/>
        <w:rPr>
          <w:ins w:id="1303" w:author="IO" w:date="2011-06-09T17:27:00Z"/>
          <w:del w:id="1304" w:author="Orion" w:date="2011-06-10T13:33:00Z"/>
        </w:rPr>
        <w:pPrChange w:id="1305" w:author="IO" w:date="2011-07-18T18:38:00Z">
          <w:pPr/>
        </w:pPrChange>
      </w:pPr>
    </w:p>
    <w:p w14:paraId="424E85BC" w14:textId="618942AD" w:rsidR="007A3596" w:rsidRPr="00277823" w:rsidRDefault="006B0FAB">
      <w:pPr>
        <w:spacing w:after="120"/>
        <w:jc w:val="both"/>
        <w:rPr>
          <w:ins w:id="1306" w:author="Orion" w:date="2011-06-10T12:48:00Z"/>
        </w:rPr>
        <w:pPrChange w:id="1307" w:author="IO" w:date="2011-07-18T18:38:00Z">
          <w:pPr>
            <w:jc w:val="both"/>
          </w:pPr>
        </w:pPrChange>
      </w:pPr>
      <w:ins w:id="1308" w:author="IO" w:date="2011-05-13T12:30:00Z">
        <w:del w:id="1309"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1310" w:author="Orion" w:date="2011-06-10T12:48:00Z"/>
          <w:sz w:val="36"/>
          <w:szCs w:val="52"/>
          <w:rPrChange w:id="1311" w:author="IO" w:date="2011-07-20T17:07:00Z">
            <w:rPr>
              <w:ins w:id="1312" w:author="Orion" w:date="2011-06-10T12:48:00Z"/>
            </w:rPr>
          </w:rPrChange>
        </w:rPr>
        <w:pPrChange w:id="1313" w:author="IO" w:date="2011-07-20T17:07:00Z">
          <w:pPr/>
        </w:pPrChange>
      </w:pPr>
      <w:bookmarkStart w:id="1314" w:name="_Ref298777070"/>
      <w:ins w:id="1315" w:author="Orion" w:date="2011-06-10T13:03:00Z">
        <w:del w:id="1316" w:author="IO" w:date="2011-07-18T18:38:00Z">
          <w:r w:rsidRPr="004117D6" w:rsidDel="00277823">
            <w:rPr>
              <w:b w:val="0"/>
              <w:sz w:val="36"/>
              <w:szCs w:val="52"/>
              <w:rPrChange w:id="1317" w:author="IO" w:date="2011-07-20T17:07:00Z">
                <w:rPr/>
              </w:rPrChange>
            </w:rPr>
            <w:delText>El</w:delText>
          </w:r>
        </w:del>
      </w:ins>
      <w:ins w:id="1318" w:author="Orion" w:date="2011-06-10T12:48:00Z">
        <w:del w:id="1319" w:author="IO" w:date="2011-07-18T18:38:00Z">
          <w:r w:rsidR="007A3596" w:rsidRPr="004117D6" w:rsidDel="00277823">
            <w:rPr>
              <w:b w:val="0"/>
              <w:sz w:val="36"/>
              <w:szCs w:val="52"/>
              <w:rPrChange w:id="1320" w:author="IO" w:date="2011-07-20T17:07:00Z">
                <w:rPr/>
              </w:rPrChange>
            </w:rPr>
            <w:delText xml:space="preserve"> v</w:delText>
          </w:r>
        </w:del>
      </w:ins>
      <w:bookmarkStart w:id="1321" w:name="_Ref298944077"/>
      <w:bookmarkStart w:id="1322" w:name="_Ref298944496"/>
      <w:bookmarkStart w:id="1323" w:name="_Toc299463862"/>
      <w:ins w:id="1324" w:author="IO" w:date="2011-07-18T18:38:00Z">
        <w:r w:rsidR="00277823" w:rsidRPr="004117D6">
          <w:rPr>
            <w:b w:val="0"/>
            <w:sz w:val="36"/>
            <w:szCs w:val="52"/>
            <w:rPrChange w:id="1325" w:author="IO" w:date="2011-07-20T17:07:00Z">
              <w:rPr>
                <w:bCs/>
                <w:sz w:val="44"/>
                <w:szCs w:val="52"/>
              </w:rPr>
            </w:rPrChange>
          </w:rPr>
          <w:t>V</w:t>
        </w:r>
      </w:ins>
      <w:ins w:id="1326" w:author="Orion" w:date="2011-06-10T12:48:00Z">
        <w:r w:rsidR="007A3596" w:rsidRPr="004117D6">
          <w:rPr>
            <w:b w:val="0"/>
            <w:sz w:val="36"/>
            <w:szCs w:val="52"/>
            <w:rPrChange w:id="1327" w:author="IO" w:date="2011-07-20T17:07:00Z">
              <w:rPr/>
            </w:rPrChange>
          </w:rPr>
          <w:t>uelo</w:t>
        </w:r>
        <w:bookmarkEnd w:id="1321"/>
        <w:bookmarkEnd w:id="1322"/>
        <w:bookmarkEnd w:id="1323"/>
        <w:del w:id="1328" w:author="IO" w:date="2011-07-18T18:38:00Z">
          <w:r w:rsidR="007A3596" w:rsidRPr="004117D6" w:rsidDel="00277823">
            <w:rPr>
              <w:b w:val="0"/>
              <w:sz w:val="36"/>
              <w:szCs w:val="52"/>
              <w:rPrChange w:id="1329" w:author="IO" w:date="2011-07-20T17:07:00Z">
                <w:rPr/>
              </w:rPrChange>
            </w:rPr>
            <w:delText>:</w:delText>
          </w:r>
        </w:del>
        <w:bookmarkEnd w:id="1314"/>
      </w:ins>
    </w:p>
    <w:p w14:paraId="258DEF72" w14:textId="60E0C9C8" w:rsidR="00154CF7" w:rsidRPr="00277823" w:rsidRDefault="00431889">
      <w:pPr>
        <w:spacing w:after="120"/>
        <w:jc w:val="both"/>
        <w:rPr>
          <w:ins w:id="1330" w:author="Orion" w:date="2011-06-10T13:04:00Z"/>
        </w:rPr>
        <w:pPrChange w:id="1331" w:author="IO" w:date="2011-07-18T18:39:00Z">
          <w:pPr>
            <w:jc w:val="both"/>
          </w:pPr>
        </w:pPrChange>
      </w:pPr>
      <w:ins w:id="1332" w:author="IO" w:date="2011-07-18T21:31:00Z">
        <w:r>
          <w:t>El vuelo requiere una fase de planificación previa y otra de ejecución. En la planificación se describe</w:t>
        </w:r>
      </w:ins>
      <w:ins w:id="1333" w:author="IO" w:date="2011-07-18T21:32:00Z">
        <w:r>
          <w:t xml:space="preserve">n </w:t>
        </w:r>
      </w:ins>
      <w:ins w:id="1334" w:author="Orion" w:date="2011-06-10T12:48:00Z">
        <w:del w:id="1335" w:author="IO" w:date="2011-07-18T21:32:00Z">
          <w:r w:rsidR="007A3596" w:rsidDel="00431889">
            <w:delText>L</w:delText>
          </w:r>
        </w:del>
      </w:ins>
      <w:ins w:id="1336" w:author="IO" w:date="2011-07-18T21:32:00Z">
        <w:r>
          <w:t>l</w:t>
        </w:r>
      </w:ins>
      <w:ins w:id="1337" w:author="Orion" w:date="2011-06-10T12:48:00Z">
        <w:r w:rsidR="007A3596">
          <w:t xml:space="preserve">os planes de vuelos </w:t>
        </w:r>
      </w:ins>
      <w:ins w:id="1338" w:author="IO" w:date="2011-07-18T21:32:00Z">
        <w:r>
          <w:t xml:space="preserve">que </w:t>
        </w:r>
      </w:ins>
      <w:ins w:id="1339" w:author="Orion" w:date="2011-06-10T12:48:00Z">
        <w:r w:rsidR="007A3596">
          <w:t>son los informes que contienen toda la información referente a un vuelo</w:t>
        </w:r>
      </w:ins>
      <w:ins w:id="1340" w:author="IO" w:date="2011-07-18T18:43:00Z">
        <w:r w:rsidR="00277823">
          <w:t xml:space="preserve">. Las compañías se los entregan </w:t>
        </w:r>
      </w:ins>
      <w:ins w:id="1341" w:author="Orion" w:date="2011-06-10T12:48:00Z">
        <w:del w:id="1342" w:author="IO" w:date="2011-07-18T18:43:00Z">
          <w:r w:rsidR="007A3596" w:rsidDel="00277823">
            <w:delText xml:space="preserve"> y que son suministrados por las compañías </w:delText>
          </w:r>
        </w:del>
        <w:r w:rsidR="007A3596">
          <w:t>a los pilotos antes de iniciar el vuelo</w:t>
        </w:r>
      </w:ins>
      <w:ins w:id="1343" w:author="IO" w:date="2011-07-18T21:32:00Z">
        <w:r>
          <w:t xml:space="preserve"> y estos junto con su tripulación se encargan de llevarlos a cabo con una </w:t>
        </w:r>
      </w:ins>
      <w:ins w:id="1344" w:author="IO" w:date="2011-07-18T21:33:00Z">
        <w:r>
          <w:t>a</w:t>
        </w:r>
      </w:ins>
      <w:ins w:id="1345" w:author="IO" w:date="2011-07-18T21:32:00Z">
        <w:r>
          <w:t>eronave</w:t>
        </w:r>
      </w:ins>
      <w:ins w:id="1346" w:author="Orion" w:date="2011-06-10T12:48:00Z">
        <w:r w:rsidR="007A3596">
          <w:t>.</w:t>
        </w:r>
      </w:ins>
      <w:ins w:id="1347" w:author="Orion" w:date="2011-06-10T13:04:00Z">
        <w:del w:id="1348" w:author="IO" w:date="2011-07-18T21:33:00Z">
          <w:r w:rsidR="00154CF7" w:rsidDel="00431889">
            <w:delText xml:space="preserve"> De este modo </w:delText>
          </w:r>
        </w:del>
      </w:ins>
      <w:ins w:id="1349" w:author="Orion" w:date="2011-06-10T13:05:00Z">
        <w:del w:id="1350" w:author="IO" w:date="2011-07-18T21:33:00Z">
          <w:r w:rsidR="00154CF7" w:rsidDel="00431889">
            <w:delText>h</w:delText>
          </w:r>
        </w:del>
      </w:ins>
      <w:ins w:id="1351" w:author="Orion" w:date="2011-06-10T13:04:00Z">
        <w:del w:id="1352" w:author="IO" w:date="2011-07-18T21:33:00Z">
          <w:r w:rsidR="00154CF7" w:rsidDel="00431889">
            <w:delText xml:space="preserve">abrá unas entidades encargadas </w:delText>
          </w:r>
        </w:del>
      </w:ins>
      <w:ins w:id="1353" w:author="Orion" w:date="2011-06-10T13:06:00Z">
        <w:del w:id="1354" w:author="IO" w:date="2011-07-18T21:33:00Z">
          <w:r w:rsidR="00A06FE5" w:rsidDel="00431889">
            <w:delText xml:space="preserve">de </w:delText>
          </w:r>
        </w:del>
      </w:ins>
      <w:ins w:id="1355" w:author="Orion" w:date="2011-06-10T13:04:00Z">
        <w:del w:id="1356" w:author="IO" w:date="2011-07-18T21:33:00Z">
          <w:r w:rsidR="00154CF7" w:rsidDel="00431889">
            <w:delText>crear los planes de vuelo que enviará</w:delText>
          </w:r>
          <w:r w:rsidR="00E52C6F" w:rsidDel="00431889">
            <w:delText xml:space="preserve">n estos </w:delText>
          </w:r>
        </w:del>
        <w:del w:id="1357" w:author="IO" w:date="2011-07-18T18:42:00Z">
          <w:r w:rsidR="00E52C6F" w:rsidDel="00277823">
            <w:delText xml:space="preserve">planes </w:delText>
          </w:r>
        </w:del>
        <w:del w:id="1358" w:author="IO" w:date="2011-07-18T21:33:00Z">
          <w:r w:rsidR="00E52C6F" w:rsidDel="00431889">
            <w:delText>a los pilotos</w:delText>
          </w:r>
        </w:del>
      </w:ins>
      <w:ins w:id="1359" w:author="Orion" w:date="2011-06-10T13:05:00Z">
        <w:del w:id="1360" w:author="IO" w:date="2011-07-18T21:33:00Z">
          <w:r w:rsidR="00E52C6F" w:rsidDel="00431889">
            <w:delText xml:space="preserve"> c</w:delText>
          </w:r>
        </w:del>
      </w:ins>
      <w:ins w:id="1361" w:author="Orion" w:date="2011-06-10T13:04:00Z">
        <w:del w:id="1362"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1363" w:author="Orion" w:date="2011-06-10T12:48:00Z"/>
        </w:rPr>
        <w:pPrChange w:id="1364" w:author="IO" w:date="2011-07-18T18:39:00Z">
          <w:pPr>
            <w:jc w:val="both"/>
          </w:pPr>
        </w:pPrChange>
      </w:pPr>
      <w:ins w:id="1365" w:author="Orion" w:date="2011-06-10T12:48:00Z">
        <w:r w:rsidRPr="00277823">
          <w:t xml:space="preserve">Los planes de vuelo oficiales </w:t>
        </w:r>
      </w:ins>
      <w:ins w:id="1366" w:author="IO" w:date="2011-07-18T18:45:00Z">
        <w:r w:rsidR="00277823">
          <w:t xml:space="preserve">contienen información completa acerca de cómo realizar el vuelo. Para la propuesta de este trabajo no es necesaria toda ella, sino que sólo </w:t>
        </w:r>
      </w:ins>
      <w:ins w:id="1367" w:author="Orion" w:date="2011-06-10T12:48:00Z">
        <w:del w:id="1368" w:author="IO" w:date="2011-07-18T18:45:00Z">
          <w:r w:rsidRPr="00277823" w:rsidDel="00277823">
            <w:delText xml:space="preserve">suelen contener numerosa información pero </w:delText>
          </w:r>
        </w:del>
        <w:r w:rsidRPr="00277823">
          <w:t xml:space="preserve">se </w:t>
        </w:r>
        <w:del w:id="1369" w:author="IO" w:date="2011-07-18T21:34:00Z">
          <w:r w:rsidRPr="00277823" w:rsidDel="0010727F">
            <w:delText xml:space="preserve">va a </w:delText>
          </w:r>
        </w:del>
        <w:del w:id="1370" w:author="IO" w:date="2011-07-18T18:45:00Z">
          <w:r w:rsidRPr="00277823" w:rsidDel="00277823">
            <w:delText>restringir a</w:delText>
          </w:r>
        </w:del>
      </w:ins>
      <w:ins w:id="1371" w:author="IO" w:date="2011-07-18T18:45:00Z">
        <w:r w:rsidR="00277823">
          <w:t>utilizar</w:t>
        </w:r>
      </w:ins>
      <w:ins w:id="1372" w:author="IO" w:date="2011-07-18T21:34:00Z">
        <w:r w:rsidR="0010727F">
          <w:t>án</w:t>
        </w:r>
      </w:ins>
      <w:ins w:id="1373" w:author="Orion" w:date="2011-06-10T12:48:00Z">
        <w:r w:rsidRPr="00277823">
          <w:t xml:space="preserve"> los datos que son imprescindibles para realizar el vuelo. Estos datos son:</w:t>
        </w:r>
        <w:del w:id="1374"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1375" w:author="Orion" w:date="2011-06-10T12:48:00Z"/>
        </w:rPr>
        <w:pPrChange w:id="1376" w:author="IO" w:date="2011-07-18T18:39:00Z">
          <w:pPr>
            <w:pStyle w:val="ListParagraph"/>
            <w:numPr>
              <w:numId w:val="14"/>
            </w:numPr>
            <w:ind w:left="787" w:hanging="360"/>
            <w:jc w:val="both"/>
          </w:pPr>
        </w:pPrChange>
      </w:pPr>
      <w:ins w:id="1377"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1378" w:author="Orion" w:date="2011-06-10T12:48:00Z"/>
        </w:rPr>
        <w:pPrChange w:id="1379" w:author="IO" w:date="2011-07-18T18:39:00Z">
          <w:pPr>
            <w:pStyle w:val="ListParagraph"/>
            <w:numPr>
              <w:numId w:val="14"/>
            </w:numPr>
            <w:ind w:left="787" w:hanging="360"/>
            <w:jc w:val="both"/>
          </w:pPr>
        </w:pPrChange>
      </w:pPr>
      <w:ins w:id="1380"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1381" w:author="Orion" w:date="2011-06-10T12:48:00Z"/>
        </w:rPr>
        <w:pPrChange w:id="1382" w:author="IO" w:date="2011-07-18T18:39:00Z">
          <w:pPr>
            <w:pStyle w:val="ListParagraph"/>
            <w:numPr>
              <w:numId w:val="14"/>
            </w:numPr>
            <w:ind w:left="787" w:hanging="360"/>
            <w:jc w:val="both"/>
          </w:pPr>
        </w:pPrChange>
      </w:pPr>
      <w:ins w:id="1383"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1384" w:author="Orion" w:date="2011-06-10T12:48:00Z"/>
        </w:rPr>
        <w:pPrChange w:id="1385" w:author="IO" w:date="2011-07-18T18:39:00Z">
          <w:pPr>
            <w:pStyle w:val="ListParagraph"/>
            <w:numPr>
              <w:numId w:val="14"/>
            </w:numPr>
            <w:ind w:left="787" w:hanging="360"/>
            <w:jc w:val="both"/>
          </w:pPr>
        </w:pPrChange>
      </w:pPr>
      <w:ins w:id="1386" w:author="Orion" w:date="2011-06-10T12:48:00Z">
        <w:r w:rsidRPr="007C206D">
          <w:t>La velocidad de crucero del avión</w:t>
        </w:r>
      </w:ins>
      <w:ins w:id="1387" w:author="IO" w:date="2011-07-18T18:46:00Z">
        <w:r w:rsidR="00277823">
          <w:t xml:space="preserve">, que es determinada </w:t>
        </w:r>
      </w:ins>
      <w:ins w:id="1388" w:author="Orion" w:date="2011-06-10T12:48:00Z">
        <w:del w:id="1389" w:author="IO" w:date="2011-07-18T18:46:00Z">
          <w:r w:rsidRPr="00277823" w:rsidDel="00277823">
            <w:delText xml:space="preserve">. (determinado </w:delText>
          </w:r>
        </w:del>
        <w:r w:rsidRPr="00277823">
          <w:t>por el modelo del avión</w:t>
        </w:r>
        <w:del w:id="1390" w:author="IO" w:date="2011-07-18T18:46:00Z">
          <w:r w:rsidRPr="00277823" w:rsidDel="00277823">
            <w:delText>)</w:delText>
          </w:r>
        </w:del>
      </w:ins>
      <w:ins w:id="1391"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1392" w:author="Orion" w:date="2011-06-10T12:48:00Z"/>
        </w:rPr>
        <w:pPrChange w:id="1393" w:author="IO" w:date="2011-07-18T18:39:00Z">
          <w:pPr>
            <w:pStyle w:val="ListParagraph"/>
            <w:numPr>
              <w:numId w:val="14"/>
            </w:numPr>
            <w:ind w:left="787" w:hanging="360"/>
            <w:jc w:val="both"/>
          </w:pPr>
        </w:pPrChange>
      </w:pPr>
      <w:ins w:id="1394"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1395" w:author="Orion" w:date="2011-06-10T12:48:00Z"/>
        </w:rPr>
        <w:pPrChange w:id="1396" w:author="IO" w:date="2011-07-18T18:39:00Z">
          <w:pPr>
            <w:pStyle w:val="ListParagraph"/>
            <w:numPr>
              <w:numId w:val="14"/>
            </w:numPr>
            <w:ind w:left="787" w:hanging="360"/>
            <w:jc w:val="both"/>
          </w:pPr>
        </w:pPrChange>
      </w:pPr>
      <w:ins w:id="1397" w:author="Orion" w:date="2011-06-10T12:48:00Z">
        <w:r w:rsidRPr="007C206D">
          <w:t>La</w:t>
        </w:r>
        <w:del w:id="1398" w:author="IO" w:date="2011-07-18T18:46:00Z">
          <w:r w:rsidRPr="007C206D" w:rsidDel="00277823">
            <w:delText xml:space="preserve"> </w:delText>
          </w:r>
        </w:del>
        <w:r w:rsidRPr="007C206D">
          <w:t xml:space="preserve"> lista de </w:t>
        </w:r>
        <w:del w:id="1399" w:author="IO" w:date="2011-07-18T18:46:00Z">
          <w:r w:rsidRPr="007C206D" w:rsidDel="00277823">
            <w:delText>waypoints</w:delText>
          </w:r>
        </w:del>
      </w:ins>
      <w:ins w:id="1400" w:author="IO" w:date="2011-07-18T18:46:00Z">
        <w:r w:rsidR="00277823">
          <w:t>puntos de paso</w:t>
        </w:r>
      </w:ins>
      <w:ins w:id="1401"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1402" w:author="Orion" w:date="2011-06-10T12:48:00Z"/>
        </w:rPr>
        <w:pPrChange w:id="1403" w:author="IO" w:date="2011-07-18T18:39:00Z">
          <w:pPr>
            <w:pStyle w:val="ListParagraph"/>
            <w:numPr>
              <w:numId w:val="14"/>
            </w:numPr>
            <w:ind w:left="787" w:hanging="360"/>
            <w:jc w:val="both"/>
          </w:pPr>
        </w:pPrChange>
      </w:pPr>
      <w:ins w:id="1404"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1405" w:author="Orion" w:date="2011-06-10T12:48:00Z"/>
        </w:rPr>
        <w:pPrChange w:id="1406" w:author="IO" w:date="2011-07-18T18:39:00Z">
          <w:pPr>
            <w:pStyle w:val="ListParagraph"/>
            <w:numPr>
              <w:numId w:val="14"/>
            </w:numPr>
            <w:ind w:left="787" w:hanging="360"/>
            <w:jc w:val="both"/>
          </w:pPr>
        </w:pPrChange>
      </w:pPr>
      <w:ins w:id="1407"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1408" w:author="Orion" w:date="2011-06-10T12:48:00Z"/>
        </w:rPr>
        <w:pPrChange w:id="1409" w:author="IO" w:date="2011-07-18T18:39:00Z">
          <w:pPr>
            <w:pStyle w:val="ListParagraph"/>
            <w:numPr>
              <w:numId w:val="14"/>
            </w:numPr>
            <w:ind w:left="787" w:hanging="360"/>
            <w:jc w:val="both"/>
          </w:pPr>
        </w:pPrChange>
      </w:pPr>
      <w:ins w:id="1410"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1411" w:author="Orion" w:date="2011-06-10T12:48:00Z"/>
          <w:del w:id="1412" w:author="IO" w:date="2011-07-18T18:46:00Z"/>
        </w:rPr>
        <w:pPrChange w:id="1413" w:author="IO" w:date="2011-07-18T18:39:00Z">
          <w:pPr>
            <w:jc w:val="both"/>
          </w:pPr>
        </w:pPrChange>
      </w:pPr>
      <w:ins w:id="1414" w:author="IO" w:date="2011-07-18T19:19:00Z">
        <w:r>
          <w:t xml:space="preserve">Entre los datos anteriores, algunos corresponden a </w:t>
        </w:r>
      </w:ins>
    </w:p>
    <w:p w14:paraId="42516C3B" w14:textId="6F029910" w:rsidR="007C206D" w:rsidRDefault="007A3596">
      <w:pPr>
        <w:spacing w:before="240" w:after="120"/>
        <w:ind w:firstLine="284"/>
        <w:jc w:val="both"/>
        <w:rPr>
          <w:ins w:id="1415" w:author="IO" w:date="2011-07-18T19:21:00Z"/>
        </w:rPr>
        <w:pPrChange w:id="1416" w:author="IO" w:date="2011-07-18T18:39:00Z">
          <w:pPr>
            <w:jc w:val="both"/>
          </w:pPr>
        </w:pPrChange>
      </w:pPr>
      <w:ins w:id="1417" w:author="Orion" w:date="2011-06-10T12:48:00Z">
        <w:del w:id="1418" w:author="IO" w:date="2011-07-18T19:19:00Z">
          <w:r w:rsidRPr="00277823" w:rsidDel="007C206D">
            <w:lastRenderedPageBreak/>
            <w:delText>L</w:delText>
          </w:r>
        </w:del>
      </w:ins>
      <w:ins w:id="1419" w:author="IO" w:date="2011-07-18T19:19:00Z">
        <w:r w:rsidR="007C206D">
          <w:t>l</w:t>
        </w:r>
      </w:ins>
      <w:ins w:id="1420" w:author="Orion" w:date="2011-06-10T12:48:00Z">
        <w:r w:rsidRPr="00277823">
          <w:t>a creación y coordinación de planes de vuelo</w:t>
        </w:r>
      </w:ins>
      <w:ins w:id="1421" w:author="IO" w:date="2011-07-18T21:36:00Z">
        <w:r w:rsidR="0010727F">
          <w:t xml:space="preserve"> </w:t>
        </w:r>
      </w:ins>
      <w:ins w:id="1422" w:author="Orion" w:date="2011-06-10T12:48:00Z">
        <w:r w:rsidRPr="00277823">
          <w:t>s</w:t>
        </w:r>
      </w:ins>
      <w:ins w:id="1423" w:author="IO" w:date="2011-07-18T21:36:00Z">
        <w:r w:rsidR="0010727F">
          <w:t>egún las necesidades de transporte y la disponibilidad en los aeropuertos</w:t>
        </w:r>
      </w:ins>
      <w:ins w:id="1424" w:author="IO" w:date="2011-07-18T19:19:00Z">
        <w:r w:rsidR="007C206D">
          <w:t>. Este</w:t>
        </w:r>
      </w:ins>
      <w:ins w:id="1425" w:author="Orion" w:date="2011-06-10T12:48:00Z">
        <w:r w:rsidRPr="00277823">
          <w:t xml:space="preserve"> es un proceso </w:t>
        </w:r>
        <w:del w:id="1426" w:author="IO" w:date="2011-07-18T21:36:00Z">
          <w:r w:rsidRPr="00277823" w:rsidDel="0010727F">
            <w:delText xml:space="preserve">bastante </w:delText>
          </w:r>
        </w:del>
        <w:r w:rsidRPr="00277823">
          <w:t xml:space="preserve">costoso </w:t>
        </w:r>
      </w:ins>
      <w:ins w:id="1427" w:author="IO" w:date="2011-07-18T19:20:00Z">
        <w:r w:rsidR="007C206D">
          <w:t xml:space="preserve">y </w:t>
        </w:r>
      </w:ins>
      <w:ins w:id="1428" w:author="Orion" w:date="2011-06-10T12:48:00Z">
        <w:r w:rsidRPr="00277823">
          <w:t xml:space="preserve">que no es objeto de estudio en este trabajo. </w:t>
        </w:r>
      </w:ins>
      <w:ins w:id="1429" w:author="IO" w:date="2011-07-18T18:47:00Z">
        <w:r w:rsidR="00277823">
          <w:t>Por ello</w:t>
        </w:r>
      </w:ins>
      <w:ins w:id="1430" w:author="IO" w:date="2011-07-18T19:20:00Z">
        <w:r w:rsidR="007C206D">
          <w:t>,</w:t>
        </w:r>
      </w:ins>
      <w:ins w:id="1431" w:author="IO" w:date="2011-07-18T18:47:00Z">
        <w:r w:rsidR="00277823">
          <w:t xml:space="preserve"> </w:t>
        </w:r>
      </w:ins>
      <w:ins w:id="1432" w:author="IO" w:date="2011-07-18T21:37:00Z">
        <w:r w:rsidR="0010727F">
          <w:t>esta</w:t>
        </w:r>
      </w:ins>
      <w:ins w:id="1433" w:author="IO" w:date="2011-07-18T18:47:00Z">
        <w:r w:rsidR="00277823">
          <w:t xml:space="preserve"> </w:t>
        </w:r>
      </w:ins>
      <w:ins w:id="1434" w:author="IO" w:date="2011-07-18T19:20:00Z">
        <w:r w:rsidR="007C206D">
          <w:t xml:space="preserve">parte de los datos del plan de vuelo </w:t>
        </w:r>
      </w:ins>
      <w:ins w:id="1435" w:author="IO" w:date="2011-07-18T19:21:00Z">
        <w:r w:rsidR="0010727F">
          <w:t>será</w:t>
        </w:r>
      </w:ins>
      <w:ins w:id="1436" w:author="IO" w:date="2011-07-18T19:20:00Z">
        <w:r w:rsidR="007C206D">
          <w:t xml:space="preserve"> suministrad</w:t>
        </w:r>
      </w:ins>
      <w:ins w:id="1437" w:author="IO" w:date="2011-07-18T21:37:00Z">
        <w:r w:rsidR="0010727F">
          <w:t>a</w:t>
        </w:r>
      </w:ins>
      <w:ins w:id="1438" w:author="IO" w:date="2011-07-18T19:20:00Z">
        <w:r w:rsidR="007C206D">
          <w:t xml:space="preserve"> </w:t>
        </w:r>
      </w:ins>
      <w:ins w:id="1439" w:author="IO" w:date="2011-07-18T19:24:00Z">
        <w:r w:rsidR="007C206D">
          <w:t>por el usuario</w:t>
        </w:r>
      </w:ins>
      <w:ins w:id="1440"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1441" w:author="IO" w:date="2011-07-18T19:21:00Z"/>
        </w:rPr>
        <w:pPrChange w:id="1442" w:author="IO" w:date="2011-07-18T19:23:00Z">
          <w:pPr>
            <w:jc w:val="both"/>
          </w:pPr>
        </w:pPrChange>
      </w:pPr>
      <w:ins w:id="1443" w:author="Orion" w:date="2011-06-10T12:48:00Z">
        <w:del w:id="1444" w:author="IO" w:date="2011-07-18T18:47:00Z">
          <w:r w:rsidRPr="00277823" w:rsidDel="00277823">
            <w:delText>Es por ello</w:delText>
          </w:r>
        </w:del>
      </w:ins>
      <w:ins w:id="1445" w:author="Orion" w:date="2011-06-10T13:24:00Z">
        <w:del w:id="1446" w:author="IO" w:date="2011-07-18T18:47:00Z">
          <w:r w:rsidR="004C05E6" w:rsidRPr="00277823" w:rsidDel="00277823">
            <w:delText>, por lo que</w:delText>
          </w:r>
        </w:del>
      </w:ins>
      <w:ins w:id="1447" w:author="Orion" w:date="2011-06-10T12:48:00Z">
        <w:del w:id="1448" w:author="IO" w:date="2011-07-18T18:47:00Z">
          <w:r w:rsidRPr="00277823" w:rsidDel="00277823">
            <w:delText>,</w:delText>
          </w:r>
        </w:del>
      </w:ins>
      <w:ins w:id="1449" w:author="Orion" w:date="2011-06-10T13:24:00Z">
        <w:del w:id="1450" w:author="IO" w:date="2011-07-18T18:47:00Z">
          <w:r w:rsidR="004C05E6" w:rsidRPr="00277823" w:rsidDel="00277823">
            <w:delText xml:space="preserve"> para simplificar este proceso,</w:delText>
          </w:r>
        </w:del>
      </w:ins>
      <w:ins w:id="1451" w:author="Orion" w:date="2011-06-10T12:48:00Z">
        <w:del w:id="1452" w:author="IO" w:date="2011-07-18T18:47:00Z">
          <w:r w:rsidRPr="00277823" w:rsidDel="00277823">
            <w:delText xml:space="preserve"> la asignación</w:delText>
          </w:r>
        </w:del>
        <w:del w:id="1453" w:author="IO" w:date="2011-07-18T19:21:00Z">
          <w:r w:rsidRPr="00277823" w:rsidDel="007C206D">
            <w:delText xml:space="preserve"> tanto </w:delText>
          </w:r>
        </w:del>
      </w:ins>
      <w:ins w:id="1454" w:author="IO" w:date="2011-07-18T19:21:00Z">
        <w:r w:rsidR="007C206D">
          <w:t>L</w:t>
        </w:r>
      </w:ins>
      <w:ins w:id="1455" w:author="IO" w:date="2011-07-18T18:47:00Z">
        <w:r w:rsidR="00277823">
          <w:t xml:space="preserve">os aeropuertos </w:t>
        </w:r>
      </w:ins>
      <w:ins w:id="1456" w:author="IO" w:date="2011-07-18T21:38:00Z">
        <w:r w:rsidR="0010727F">
          <w:t xml:space="preserve">de </w:t>
        </w:r>
      </w:ins>
      <w:ins w:id="1457" w:author="Orion" w:date="2011-06-10T12:48:00Z">
        <w:del w:id="1458" w:author="IO" w:date="2011-07-18T18:47:00Z">
          <w:r w:rsidRPr="00277823" w:rsidDel="00277823">
            <w:delText xml:space="preserve">del </w:delText>
          </w:r>
        </w:del>
        <w:r w:rsidRPr="00277823">
          <w:t xml:space="preserve">origen </w:t>
        </w:r>
        <w:del w:id="1459" w:author="IO" w:date="2011-07-18T18:47:00Z">
          <w:r w:rsidRPr="00277823" w:rsidDel="00277823">
            <w:delText>como</w:delText>
          </w:r>
        </w:del>
      </w:ins>
      <w:ins w:id="1460" w:author="IO" w:date="2011-07-18T18:47:00Z">
        <w:r w:rsidR="00277823">
          <w:t>y</w:t>
        </w:r>
      </w:ins>
      <w:ins w:id="1461" w:author="Orion" w:date="2011-06-10T12:48:00Z">
        <w:del w:id="1462" w:author="IO" w:date="2011-07-18T18:47:00Z">
          <w:r w:rsidRPr="00277823" w:rsidDel="00277823">
            <w:delText xml:space="preserve"> del</w:delText>
          </w:r>
        </w:del>
        <w:r w:rsidRPr="00277823">
          <w:t xml:space="preserve"> destino</w:t>
        </w:r>
      </w:ins>
      <w:ins w:id="1463"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1464" w:author="IO" w:date="2011-07-18T19:21:00Z"/>
        </w:rPr>
        <w:pPrChange w:id="1465" w:author="IO" w:date="2011-07-18T19:23:00Z">
          <w:pPr>
            <w:jc w:val="both"/>
          </w:pPr>
        </w:pPrChange>
      </w:pPr>
      <w:ins w:id="1466" w:author="IO" w:date="2011-07-18T19:21:00Z">
        <w:r>
          <w:t>Las</w:t>
        </w:r>
      </w:ins>
      <w:ins w:id="1467" w:author="Orion" w:date="2011-06-10T12:48:00Z">
        <w:del w:id="1468" w:author="IO" w:date="2011-07-18T19:21:00Z">
          <w:r w:rsidR="007A3596" w:rsidRPr="00277823" w:rsidDel="007C206D">
            <w:delText xml:space="preserve"> </w:delText>
          </w:r>
        </w:del>
      </w:ins>
      <w:ins w:id="1469" w:author="IO" w:date="2011-07-18T18:47:00Z">
        <w:r w:rsidR="00277823">
          <w:t xml:space="preserve"> horas de salida y llegada</w:t>
        </w:r>
      </w:ins>
      <w:ins w:id="1470"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1471" w:author="IO" w:date="2011-07-18T19:22:00Z"/>
        </w:rPr>
        <w:pPrChange w:id="1472" w:author="IO" w:date="2011-07-18T19:23:00Z">
          <w:pPr>
            <w:jc w:val="both"/>
          </w:pPr>
        </w:pPrChange>
      </w:pPr>
      <w:ins w:id="1473" w:author="IO" w:date="2011-07-18T19:22:00Z">
        <w:r>
          <w:t xml:space="preserve">El número de puntos paso. Esta cifra </w:t>
        </w:r>
      </w:ins>
      <w:ins w:id="1474" w:author="Orion" w:date="2011-06-10T12:48:00Z">
        <w:del w:id="1475" w:author="IO" w:date="2011-07-18T19:22:00Z">
          <w:r w:rsidR="007A3596" w:rsidRPr="00277823" w:rsidDel="007C206D">
            <w:delText xml:space="preserve">de un plan de vuelo se </w:delText>
          </w:r>
        </w:del>
        <w:del w:id="1476" w:author="IO" w:date="2011-07-18T18:48:00Z">
          <w:r w:rsidR="007A3596" w:rsidRPr="00277823" w:rsidDel="00277823">
            <w:delText xml:space="preserve">hará </w:delText>
          </w:r>
        </w:del>
      </w:ins>
      <w:ins w:id="1477" w:author="Orion" w:date="2011-06-27T19:47:00Z">
        <w:del w:id="1478" w:author="IO" w:date="2011-07-18T18:48:00Z">
          <w:r w:rsidR="009B4AE3" w:rsidRPr="00277823" w:rsidDel="00277823">
            <w:delText xml:space="preserve">a partir de un fichero de configuración xml </w:delText>
          </w:r>
        </w:del>
      </w:ins>
      <w:ins w:id="1479" w:author="Orion" w:date="2011-06-10T12:48:00Z">
        <w:del w:id="1480" w:author="IO" w:date="2011-07-18T18:48:00Z">
          <w:r w:rsidR="007A3596" w:rsidRPr="00277823" w:rsidDel="00277823">
            <w:delText>de manera</w:delText>
          </w:r>
        </w:del>
      </w:ins>
      <w:ins w:id="1481" w:author="Orion" w:date="2011-06-10T13:23:00Z">
        <w:del w:id="1482" w:author="IO" w:date="2011-07-18T18:48:00Z">
          <w:r w:rsidR="009B4AE3" w:rsidRPr="00277823" w:rsidDel="00277823">
            <w:delText xml:space="preserve"> automática</w:delText>
          </w:r>
        </w:del>
      </w:ins>
      <w:ins w:id="1483" w:author="Orion" w:date="2011-06-10T12:48:00Z">
        <w:del w:id="1484" w:author="IO" w:date="2011-07-18T19:22:00Z">
          <w:r w:rsidR="007A3596" w:rsidRPr="00277823" w:rsidDel="007C206D">
            <w:delText xml:space="preserve">. Del mismo modo </w:delText>
          </w:r>
        </w:del>
      </w:ins>
      <w:ins w:id="1485" w:author="Orion" w:date="2011-06-27T19:48:00Z">
        <w:del w:id="1486" w:author="IO" w:date="2011-07-18T19:22:00Z">
          <w:r w:rsidR="009B4AE3" w:rsidRPr="00277823" w:rsidDel="007C206D">
            <w:delText xml:space="preserve">el número de </w:delText>
          </w:r>
        </w:del>
      </w:ins>
      <w:ins w:id="1487" w:author="Orion" w:date="2011-06-10T12:48:00Z">
        <w:del w:id="1488" w:author="IO" w:date="2011-07-18T19:16:00Z">
          <w:r w:rsidR="007A3596" w:rsidRPr="00277823" w:rsidDel="007C206D">
            <w:delText>waypoints</w:delText>
          </w:r>
        </w:del>
        <w:del w:id="1489" w:author="IO" w:date="2011-07-18T19:22:00Z">
          <w:r w:rsidR="007A3596" w:rsidRPr="00277823" w:rsidDel="007C206D">
            <w:delText xml:space="preserve"> también será</w:delText>
          </w:r>
        </w:del>
        <w:del w:id="1490" w:author="IO" w:date="2011-07-18T19:16:00Z">
          <w:r w:rsidR="007A3596" w:rsidRPr="00277823" w:rsidDel="007C206D">
            <w:delText>n</w:delText>
          </w:r>
        </w:del>
        <w:del w:id="1491" w:author="IO" w:date="2011-07-18T19:22:00Z">
          <w:r w:rsidR="007A3596" w:rsidRPr="00277823" w:rsidDel="007C206D">
            <w:delText xml:space="preserve"> </w:delText>
          </w:r>
        </w:del>
      </w:ins>
      <w:ins w:id="1492" w:author="Orion" w:date="2011-06-27T19:48:00Z">
        <w:del w:id="1493" w:author="IO" w:date="2011-07-18T19:22:00Z">
          <w:r w:rsidR="009B4AE3" w:rsidRPr="00277823" w:rsidDel="007C206D">
            <w:delText>configurado</w:delText>
          </w:r>
        </w:del>
        <w:del w:id="1494" w:author="IO" w:date="2011-07-18T19:17:00Z">
          <w:r w:rsidR="009B4AE3" w:rsidRPr="00277823" w:rsidDel="007C206D">
            <w:delText>s</w:delText>
          </w:r>
        </w:del>
        <w:del w:id="1495" w:author="IO" w:date="2011-07-18T19:22:00Z">
          <w:r w:rsidR="009B4AE3" w:rsidRPr="00277823" w:rsidDel="007C206D">
            <w:delText xml:space="preserve"> </w:delText>
          </w:r>
        </w:del>
      </w:ins>
      <w:ins w:id="1496" w:author="IO" w:date="2011-07-18T19:17:00Z">
        <w:r>
          <w:t xml:space="preserve">se considerará indicativa. </w:t>
        </w:r>
      </w:ins>
      <w:ins w:id="1497" w:author="Orion" w:date="2011-06-27T19:48:00Z">
        <w:del w:id="1498" w:author="IO" w:date="2011-07-18T19:17:00Z">
          <w:r w:rsidR="009B4AE3" w:rsidRPr="00277823" w:rsidDel="007C206D">
            <w:delText xml:space="preserve">desde este fichero pero </w:delText>
          </w:r>
        </w:del>
      </w:ins>
      <w:ins w:id="1499" w:author="Orion" w:date="2011-06-27T19:49:00Z">
        <w:del w:id="1500" w:author="IO" w:date="2011-07-18T19:17:00Z">
          <w:r w:rsidR="009B4AE3" w:rsidRPr="00277823" w:rsidDel="007C206D">
            <w:delText>a la hora de asignar estos waypoints e</w:delText>
          </w:r>
        </w:del>
      </w:ins>
      <w:ins w:id="1501" w:author="IO" w:date="2011-07-18T19:17:00Z">
        <w:r>
          <w:t>E</w:t>
        </w:r>
      </w:ins>
      <w:ins w:id="1502" w:author="Orion" w:date="2011-06-27T19:49:00Z">
        <w:r w:rsidR="009B4AE3" w:rsidRPr="00277823">
          <w:t>l sistema establecerá</w:t>
        </w:r>
      </w:ins>
      <w:ins w:id="1503" w:author="Orion" w:date="2011-06-10T12:48:00Z">
        <w:r w:rsidR="007A3596" w:rsidRPr="00277823">
          <w:t xml:space="preserve"> </w:t>
        </w:r>
        <w:del w:id="1504" w:author="IO" w:date="2011-07-18T19:17:00Z">
          <w:r w:rsidR="007A3596" w:rsidRPr="00277823" w:rsidDel="007C206D">
            <w:delText xml:space="preserve">alguna </w:delText>
          </w:r>
        </w:del>
        <w:r w:rsidR="007A3596" w:rsidRPr="00277823">
          <w:t>restricci</w:t>
        </w:r>
      </w:ins>
      <w:ins w:id="1505" w:author="IO" w:date="2011-07-18T19:17:00Z">
        <w:r>
          <w:t>o</w:t>
        </w:r>
      </w:ins>
      <w:ins w:id="1506" w:author="Orion" w:date="2011-06-10T12:48:00Z">
        <w:del w:id="1507" w:author="IO" w:date="2011-07-18T19:17:00Z">
          <w:r w:rsidR="007A3596" w:rsidRPr="00277823" w:rsidDel="007C206D">
            <w:delText>ó</w:delText>
          </w:r>
        </w:del>
        <w:r w:rsidR="007A3596" w:rsidRPr="00277823">
          <w:t>n</w:t>
        </w:r>
      </w:ins>
      <w:ins w:id="1508" w:author="IO" w:date="2011-07-18T19:17:00Z">
        <w:r>
          <w:t>es</w:t>
        </w:r>
      </w:ins>
      <w:ins w:id="1509" w:author="Orion" w:date="2011-06-10T12:48:00Z">
        <w:del w:id="1510" w:author="IO" w:date="2011-07-18T19:17:00Z">
          <w:r w:rsidR="007A3596" w:rsidRPr="00277823" w:rsidDel="007C206D">
            <w:delText>,</w:delText>
          </w:r>
        </w:del>
        <w:r w:rsidR="007A3596" w:rsidRPr="00277823">
          <w:t xml:space="preserve"> con el objetivo de que un avión no se desvié </w:t>
        </w:r>
        <w:del w:id="1511" w:author="IO" w:date="2011-07-18T19:17:00Z">
          <w:r w:rsidR="007A3596" w:rsidRPr="00277823" w:rsidDel="007C206D">
            <w:delText>mucho</w:delText>
          </w:r>
        </w:del>
      </w:ins>
      <w:ins w:id="1512" w:author="IO" w:date="2011-07-18T19:17:00Z">
        <w:r>
          <w:t>demasiado</w:t>
        </w:r>
      </w:ins>
      <w:ins w:id="1513" w:author="Orion" w:date="2011-06-10T12:48:00Z">
        <w:r w:rsidR="007A3596" w:rsidRPr="00277823">
          <w:t xml:space="preserve"> de la ruta más corta</w:t>
        </w:r>
      </w:ins>
      <w:ins w:id="1514" w:author="IO" w:date="2011-07-18T21:44:00Z">
        <w:r w:rsidR="00CD2614">
          <w:t xml:space="preserve"> entre origen y destino</w:t>
        </w:r>
      </w:ins>
      <w:ins w:id="1515" w:author="IO" w:date="2011-07-18T19:17:00Z">
        <w:r>
          <w:t>, lo cual no sería</w:t>
        </w:r>
      </w:ins>
      <w:ins w:id="1516" w:author="Orion" w:date="2011-06-10T13:25:00Z">
        <w:del w:id="1517" w:author="IO" w:date="2011-07-18T19:17:00Z">
          <w:r w:rsidR="004C05E6" w:rsidRPr="00277823" w:rsidDel="007C206D">
            <w:delText xml:space="preserve"> y sea un poco más</w:delText>
          </w:r>
        </w:del>
        <w:r w:rsidR="004C05E6" w:rsidRPr="00277823">
          <w:t xml:space="preserve"> realista</w:t>
        </w:r>
      </w:ins>
      <w:ins w:id="1518" w:author="Orion" w:date="2011-06-10T12:48:00Z">
        <w:r w:rsidR="007A3596" w:rsidRPr="00277823">
          <w:t xml:space="preserve">. </w:t>
        </w:r>
        <w:commentRangeStart w:id="1519"/>
        <w:r w:rsidR="007A3596" w:rsidRPr="00277823">
          <w:t>Dicha restricción es que, a la hora de elegir un nuevo waypoint, la distancia recorrida por el avión pasando el nuevo waypoint no será mayor de 1.5 veces a la distancia que se recorrería si no se tuviera que pasar por ese waypoint.</w:t>
        </w:r>
      </w:ins>
      <w:commentRangeEnd w:id="1519"/>
      <w:r w:rsidRPr="007C206D">
        <w:rPr>
          <w:rPrChange w:id="1520" w:author="IO" w:date="2011-07-18T19:23:00Z">
            <w:rPr>
              <w:rStyle w:val="CommentReference"/>
            </w:rPr>
          </w:rPrChange>
        </w:rPr>
        <w:commentReference w:id="1519"/>
      </w:r>
      <w:ins w:id="1521" w:author="Orion" w:date="2011-06-27T19:50:00Z">
        <w:del w:id="1522"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1523" w:author="Orion" w:date="2011-06-10T12:48:00Z"/>
        </w:rPr>
        <w:pPrChange w:id="1524" w:author="IO" w:date="2011-07-18T18:39:00Z">
          <w:pPr>
            <w:jc w:val="both"/>
          </w:pPr>
        </w:pPrChange>
      </w:pPr>
      <w:commentRangeStart w:id="1525"/>
      <w:ins w:id="1526" w:author="Orion" w:date="2011-06-27T19:50:00Z">
        <w:r w:rsidRPr="00277823">
          <w:t>Otro parámetro configurable desde este archivo de configuración será</w:t>
        </w:r>
      </w:ins>
      <w:ins w:id="1527" w:author="Orion" w:date="2011-06-27T23:48:00Z">
        <w:r w:rsidR="00F679C7" w:rsidRPr="00277823">
          <w:t xml:space="preserve"> el tiempo que ha de pasar después de arrancar el sistema</w:t>
        </w:r>
      </w:ins>
      <w:ins w:id="1528" w:author="Orion" w:date="2011-06-27T19:50:00Z">
        <w:r w:rsidRPr="00277823">
          <w:t xml:space="preserve"> </w:t>
        </w:r>
      </w:ins>
      <w:ins w:id="1529" w:author="Orion" w:date="2011-06-27T23:48:00Z">
        <w:r w:rsidR="00F679C7" w:rsidRPr="00277823">
          <w:t xml:space="preserve">para que </w:t>
        </w:r>
      </w:ins>
      <w:ins w:id="1530" w:author="Orion" w:date="2011-06-27T19:50:00Z">
        <w:r w:rsidR="00F679C7" w:rsidRPr="00277823">
          <w:t xml:space="preserve">despegue </w:t>
        </w:r>
        <w:r w:rsidRPr="00277823">
          <w:t>el</w:t>
        </w:r>
      </w:ins>
      <w:ins w:id="1531" w:author="Orion" w:date="2011-06-27T19:51:00Z">
        <w:r w:rsidRPr="00277823">
          <w:t xml:space="preserve"> </w:t>
        </w:r>
      </w:ins>
      <w:ins w:id="1532" w:author="Orion" w:date="2011-06-27T19:50:00Z">
        <w:r w:rsidRPr="00277823">
          <w:t>avi</w:t>
        </w:r>
      </w:ins>
      <w:ins w:id="1533" w:author="Orion" w:date="2011-06-27T19:51:00Z">
        <w:r w:rsidRPr="00277823">
          <w:t>ón, siendo responsabilidad del usuario que no haya vuelos que despeguen del mismo aeropuerto a la misma hora</w:t>
        </w:r>
        <w:commentRangeStart w:id="1534"/>
        <w:r w:rsidRPr="00277823">
          <w:t>.</w:t>
        </w:r>
      </w:ins>
      <w:ins w:id="1535" w:author="Orion" w:date="2011-06-27T23:47:00Z">
        <w:r w:rsidR="00F679C7" w:rsidRPr="00277823">
          <w:t xml:space="preserve"> Todo esto vendrá configurado en </w:t>
        </w:r>
      </w:ins>
      <w:ins w:id="1536" w:author="Orion" w:date="2011-06-27T23:49:00Z">
        <w:r w:rsidR="00F679C7" w:rsidRPr="00277823">
          <w:t>un</w:t>
        </w:r>
      </w:ins>
      <w:ins w:id="1537" w:author="Orion" w:date="2011-06-27T23:47:00Z">
        <w:r w:rsidR="00F679C7" w:rsidRPr="00277823">
          <w:t xml:space="preserve"> fichero de configuración dentro de la carpeta “/config”</w:t>
        </w:r>
      </w:ins>
      <w:commentRangeEnd w:id="1534"/>
      <w:r w:rsidR="007C206D">
        <w:rPr>
          <w:rStyle w:val="CommentReference"/>
        </w:rPr>
        <w:commentReference w:id="1534"/>
      </w:r>
      <w:ins w:id="1538" w:author="Orion" w:date="2011-06-27T23:47:00Z">
        <w:r w:rsidR="00F679C7" w:rsidRPr="00277823">
          <w:t>.</w:t>
        </w:r>
      </w:ins>
      <w:commentRangeEnd w:id="1525"/>
      <w:r w:rsidR="007C206D">
        <w:rPr>
          <w:rStyle w:val="CommentReference"/>
        </w:rPr>
        <w:commentReference w:id="1525"/>
      </w:r>
    </w:p>
    <w:p w14:paraId="3B258400" w14:textId="30C18DA3" w:rsidR="007A3596" w:rsidRPr="00277823" w:rsidRDefault="007A3596" w:rsidP="00626A30">
      <w:pPr>
        <w:spacing w:before="240" w:after="120"/>
        <w:ind w:firstLine="284"/>
        <w:jc w:val="both"/>
        <w:rPr>
          <w:ins w:id="1539" w:author="Orion" w:date="2011-06-10T12:48:00Z"/>
        </w:rPr>
      </w:pPr>
      <w:ins w:id="1540" w:author="Orion" w:date="2011-06-10T12:48:00Z">
        <w:r w:rsidRPr="007C206D">
          <w:t xml:space="preserve">En cuanto a la velocidad y altura de crucero estarán establecidas siempre a un valor por defecto que </w:t>
        </w:r>
      </w:ins>
      <w:ins w:id="1541" w:author="Orion" w:date="2011-06-10T13:27:00Z">
        <w:r w:rsidR="00BB443A" w:rsidRPr="007C206D">
          <w:t>vendrá</w:t>
        </w:r>
      </w:ins>
      <w:ins w:id="1542" w:author="Orion" w:date="2011-06-10T12:48:00Z">
        <w:r w:rsidRPr="007C206D">
          <w:t xml:space="preserve"> determinado</w:t>
        </w:r>
        <w:del w:id="1543" w:author="IO" w:date="2011-07-18T21:47:00Z">
          <w:r w:rsidRPr="007C206D" w:rsidDel="00472327">
            <w:delText>s</w:delText>
          </w:r>
        </w:del>
        <w:r w:rsidRPr="007C206D">
          <w:t xml:space="preserve"> por las especificaciones técnicas de los aviones</w:t>
        </w:r>
      </w:ins>
      <w:ins w:id="1544" w:author="Orion" w:date="2011-06-10T13:26:00Z">
        <w:r w:rsidR="00BB443A" w:rsidRPr="007C206D">
          <w:t>. Así</w:t>
        </w:r>
      </w:ins>
      <w:ins w:id="1545" w:author="IO" w:date="2011-07-18T19:24:00Z">
        <w:r w:rsidR="006950AA">
          <w:t>,</w:t>
        </w:r>
      </w:ins>
      <w:ins w:id="1546" w:author="Orion" w:date="2011-06-10T13:26:00Z">
        <w:r w:rsidR="00BB443A" w:rsidRPr="007C206D">
          <w:t xml:space="preserve"> por ejemplo</w:t>
        </w:r>
      </w:ins>
      <w:ins w:id="1547" w:author="Orion" w:date="2011-06-10T13:27:00Z">
        <w:r w:rsidR="00BB443A" w:rsidRPr="007C206D">
          <w:t>,</w:t>
        </w:r>
      </w:ins>
      <w:ins w:id="1548" w:author="Orion" w:date="2011-06-10T13:26:00Z">
        <w:r w:rsidR="00BB443A" w:rsidRPr="007C206D">
          <w:t xml:space="preserve"> </w:t>
        </w:r>
      </w:ins>
      <w:ins w:id="1549" w:author="Orion" w:date="2011-06-20T12:25:00Z">
        <w:r w:rsidR="00E50EB8" w:rsidRPr="007C206D">
          <w:t>cómo</w:t>
        </w:r>
      </w:ins>
      <w:ins w:id="1550" w:author="Orion" w:date="2011-06-10T13:26:00Z">
        <w:r w:rsidR="00BB443A" w:rsidRPr="007C206D">
          <w:t xml:space="preserve"> podemos ver en los documentos</w:t>
        </w:r>
      </w:ins>
      <w:ins w:id="1551" w:author="Orion" w:date="2011-06-10T12:48:00Z">
        <w:r w:rsidRPr="007C206D">
          <w:t xml:space="preserve"> </w:t>
        </w:r>
      </w:ins>
      <w:customXmlInsRangeStart w:id="1552" w:author="Orion" w:date="2011-06-10T12:48:00Z"/>
      <w:sdt>
        <w:sdtPr>
          <w:id w:val="-1043589710"/>
          <w:citation/>
        </w:sdtPr>
        <w:sdtEndPr/>
        <w:sdtContent>
          <w:customXmlInsRangeEnd w:id="1552"/>
          <w:ins w:id="1553" w:author="Orion" w:date="2011-06-10T12:48:00Z">
            <w:r w:rsidRPr="00277823">
              <w:fldChar w:fldCharType="begin"/>
            </w:r>
          </w:ins>
          <w:ins w:id="1554" w:author="Orion" w:date="2011-07-26T16:18:00Z">
            <w:r w:rsidR="00626A30">
              <w:instrText xml:space="preserve">CITATION Dim \l 3082 </w:instrText>
            </w:r>
          </w:ins>
          <w:ins w:id="1555" w:author="Orion" w:date="2011-06-10T12:48:00Z">
            <w:r w:rsidRPr="00277823">
              <w:fldChar w:fldCharType="separate"/>
            </w:r>
          </w:ins>
          <w:r w:rsidR="00282451">
            <w:rPr>
              <w:noProof/>
            </w:rPr>
            <w:t>(61)</w:t>
          </w:r>
          <w:ins w:id="1556" w:author="Orion" w:date="2011-06-10T12:48:00Z">
            <w:r w:rsidRPr="00277823">
              <w:fldChar w:fldCharType="end"/>
            </w:r>
          </w:ins>
          <w:customXmlInsRangeStart w:id="1557" w:author="Orion" w:date="2011-06-10T12:48:00Z"/>
        </w:sdtContent>
      </w:sdt>
      <w:customXmlInsRangeEnd w:id="1557"/>
      <w:ins w:id="1558" w:author="Orion" w:date="2011-06-10T12:48:00Z">
        <w:r w:rsidRPr="00277823">
          <w:t xml:space="preserve"> </w:t>
        </w:r>
      </w:ins>
      <w:customXmlInsRangeStart w:id="1559" w:author="Orion" w:date="2011-06-10T12:48:00Z"/>
      <w:sdt>
        <w:sdtPr>
          <w:id w:val="1158422407"/>
          <w:citation/>
        </w:sdtPr>
        <w:sdtEndPr/>
        <w:sdtContent>
          <w:customXmlInsRangeEnd w:id="1559"/>
          <w:ins w:id="1560" w:author="Orion" w:date="2011-06-10T12:48:00Z">
            <w:r w:rsidRPr="00277823">
              <w:fldChar w:fldCharType="begin"/>
            </w:r>
          </w:ins>
          <w:ins w:id="1561" w:author="Orion" w:date="2011-07-26T16:33:00Z">
            <w:r w:rsidR="00697AA0">
              <w:instrText xml:space="preserve">CITATION Air05 \l 3082 </w:instrText>
            </w:r>
          </w:ins>
          <w:ins w:id="1562" w:author="Orion" w:date="2011-06-10T12:48:00Z">
            <w:r w:rsidRPr="00277823">
              <w:fldChar w:fldCharType="separate"/>
            </w:r>
          </w:ins>
          <w:r w:rsidR="00282451">
            <w:rPr>
              <w:noProof/>
            </w:rPr>
            <w:t>(62)</w:t>
          </w:r>
          <w:ins w:id="1563" w:author="Orion" w:date="2011-06-10T12:48:00Z">
            <w:r w:rsidRPr="00277823">
              <w:fldChar w:fldCharType="end"/>
            </w:r>
          </w:ins>
          <w:customXmlInsRangeStart w:id="1564" w:author="Orion" w:date="2011-06-10T12:48:00Z"/>
        </w:sdtContent>
      </w:sdt>
      <w:customXmlInsRangeEnd w:id="1564"/>
      <w:ins w:id="1565" w:author="Orion" w:date="2011-06-10T12:48:00Z">
        <w:r w:rsidRPr="00277823">
          <w:t xml:space="preserve">, </w:t>
        </w:r>
      </w:ins>
      <w:ins w:id="1566" w:author="Orion" w:date="2011-06-10T13:27:00Z">
        <w:r w:rsidR="00BB443A" w:rsidRPr="00277823">
          <w:t xml:space="preserve">para los Airbus A-320 dichos valores </w:t>
        </w:r>
        <w:del w:id="1567" w:author="IO" w:date="2011-07-18T19:24:00Z">
          <w:r w:rsidR="00BB443A" w:rsidRPr="00277823" w:rsidDel="006950AA">
            <w:delText>se corresponderían</w:delText>
          </w:r>
        </w:del>
      </w:ins>
      <w:ins w:id="1568" w:author="Orion" w:date="2011-06-10T12:48:00Z">
        <w:del w:id="1569" w:author="IO" w:date="2011-07-18T19:24:00Z">
          <w:r w:rsidRPr="00277823" w:rsidDel="006950AA">
            <w:delText xml:space="preserve"> c</w:delText>
          </w:r>
        </w:del>
      </w:ins>
      <w:ins w:id="1570" w:author="IO" w:date="2011-07-18T19:24:00Z">
        <w:r w:rsidR="006950AA">
          <w:t>s</w:t>
        </w:r>
      </w:ins>
      <w:ins w:id="1571"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1572" w:author="Orion" w:date="2011-06-10T12:48:00Z"/>
        </w:rPr>
        <w:pPrChange w:id="1573" w:author="IO" w:date="2011-07-18T18:39:00Z">
          <w:pPr>
            <w:pStyle w:val="ListParagraph"/>
            <w:numPr>
              <w:numId w:val="16"/>
            </w:numPr>
            <w:ind w:hanging="360"/>
            <w:jc w:val="both"/>
          </w:pPr>
        </w:pPrChange>
      </w:pPr>
      <w:ins w:id="1574"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1575" w:author="Orion" w:date="2011-06-10T12:48:00Z"/>
        </w:rPr>
        <w:pPrChange w:id="1576" w:author="IO" w:date="2011-07-18T18:39:00Z">
          <w:pPr>
            <w:pStyle w:val="ListParagraph"/>
            <w:numPr>
              <w:numId w:val="16"/>
            </w:numPr>
            <w:ind w:hanging="360"/>
            <w:jc w:val="both"/>
          </w:pPr>
        </w:pPrChange>
      </w:pPr>
      <w:ins w:id="1577"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1578" w:author="Orion" w:date="2011-06-10T13:20:00Z"/>
        </w:rPr>
        <w:pPrChange w:id="1579" w:author="IO" w:date="2011-07-18T18:39:00Z">
          <w:pPr>
            <w:jc w:val="both"/>
          </w:pPr>
        </w:pPrChange>
      </w:pPr>
      <w:ins w:id="1580" w:author="Orion" w:date="2011-06-10T12:48:00Z">
        <w:r w:rsidRPr="00277823">
          <w:t xml:space="preserve">Por último, tanto el piloto como el avión asignados a </w:t>
        </w:r>
        <w:del w:id="1581" w:author="IO" w:date="2011-07-18T21:47:00Z">
          <w:r w:rsidRPr="00277823" w:rsidDel="00472327">
            <w:delText>este</w:delText>
          </w:r>
        </w:del>
      </w:ins>
      <w:ins w:id="1582" w:author="IO" w:date="2011-07-18T21:47:00Z">
        <w:r w:rsidR="00472327">
          <w:t>un</w:t>
        </w:r>
      </w:ins>
      <w:ins w:id="1583" w:author="Orion" w:date="2011-06-10T12:48:00Z">
        <w:r w:rsidRPr="00277823">
          <w:t xml:space="preserve"> plan se corresponderán con los primeros que el sistema </w:t>
        </w:r>
        <w:del w:id="1584" w:author="IO" w:date="2011-07-18T19:25:00Z">
          <w:r w:rsidRPr="00277823" w:rsidDel="006950AA">
            <w:delText>vea</w:delText>
          </w:r>
        </w:del>
      </w:ins>
      <w:ins w:id="1585" w:author="IO" w:date="2011-07-18T19:25:00Z">
        <w:r w:rsidR="006950AA">
          <w:t>tenga</w:t>
        </w:r>
      </w:ins>
      <w:ins w:id="1586" w:author="Orion" w:date="2011-06-10T12:48:00Z">
        <w:r w:rsidRPr="00277823">
          <w:t xml:space="preserve"> disponibles, es decir, que no </w:t>
        </w:r>
        <w:del w:id="1587" w:author="IO" w:date="2011-07-18T19:25:00Z">
          <w:r w:rsidRPr="00277823" w:rsidDel="006950AA">
            <w:delText>tengan</w:delText>
          </w:r>
        </w:del>
      </w:ins>
      <w:ins w:id="1588" w:author="IO" w:date="2011-07-18T19:25:00Z">
        <w:r w:rsidR="006950AA">
          <w:t>estén asignados a</w:t>
        </w:r>
      </w:ins>
      <w:ins w:id="1589" w:author="Orion" w:date="2011-06-10T12:48:00Z">
        <w:r w:rsidRPr="00277823">
          <w:t xml:space="preserve"> otro plan</w:t>
        </w:r>
        <w:del w:id="1590" w:author="IO" w:date="2011-07-18T19:25:00Z">
          <w:r w:rsidRPr="00277823" w:rsidDel="006950AA">
            <w:delText xml:space="preserve"> asignado</w:delText>
          </w:r>
        </w:del>
        <w:r w:rsidRPr="00277823">
          <w:t>.</w:t>
        </w:r>
      </w:ins>
      <w:ins w:id="1591"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1592" w:author="Orion" w:date="2011-06-10T13:07:00Z"/>
          <w:del w:id="1593" w:author="IO" w:date="2011-07-18T19:25:00Z"/>
          <w:rPrChange w:id="1594" w:author="IO" w:date="2011-07-18T18:39:00Z">
            <w:rPr>
              <w:ins w:id="1595" w:author="Orion" w:date="2011-06-10T13:07:00Z"/>
              <w:del w:id="1596" w:author="IO" w:date="2011-07-18T19:25:00Z"/>
              <w:rFonts w:asciiTheme="majorHAnsi" w:eastAsiaTheme="majorEastAsia" w:hAnsiTheme="majorHAnsi"/>
              <w:spacing w:val="15"/>
              <w:szCs w:val="21"/>
            </w:rPr>
          </w:rPrChange>
        </w:rPr>
        <w:pPrChange w:id="1597" w:author="IO" w:date="2011-07-18T19:48:00Z">
          <w:pPr>
            <w:jc w:val="both"/>
          </w:pPr>
        </w:pPrChange>
      </w:pPr>
      <w:ins w:id="1598" w:author="IO" w:date="2011-07-18T19:30:00Z">
        <w:r>
          <w:t>La simulación del vuelo</w:t>
        </w:r>
      </w:ins>
      <w:ins w:id="1599" w:author="IO" w:date="2011-07-18T19:27:00Z">
        <w:r>
          <w:t xml:space="preserve"> </w:t>
        </w:r>
      </w:ins>
      <w:ins w:id="1600" w:author="IO" w:date="2011-07-18T19:28:00Z">
        <w:r>
          <w:t>considerará únicamente el tiempo que el avión pasa en el aire. El despegue y el aterrizaje son actividades con características particulares y muy dependiente</w:t>
        </w:r>
      </w:ins>
      <w:ins w:id="1601" w:author="IO" w:date="2011-07-18T21:47:00Z">
        <w:r w:rsidR="00472327">
          <w:t>s</w:t>
        </w:r>
      </w:ins>
      <w:ins w:id="1602" w:author="IO" w:date="2011-07-18T19:28:00Z">
        <w:r>
          <w:t xml:space="preserve"> del propio aeropuerto y tráfico del momento. </w:t>
        </w:r>
      </w:ins>
      <w:ins w:id="1603" w:author="IO" w:date="2011-07-18T19:29:00Z">
        <w:r>
          <w:t>Su estudio se deja para una fase siguiente de la propuesta.</w:t>
        </w:r>
      </w:ins>
      <w:ins w:id="1604" w:author="IO" w:date="2011-07-18T19:48:00Z">
        <w:r w:rsidR="00A52A01">
          <w:t xml:space="preserve"> Esta simplificación </w:t>
        </w:r>
      </w:ins>
      <w:ins w:id="1605" w:author="IO" w:date="2011-07-18T19:40:00Z">
        <w:r w:rsidR="00FD683F">
          <w:t xml:space="preserve">lleva a imponer ciertas restricciones a las simulaciones. A fin de que dotar de una cierta uniformidad a todos los vuelos respecto </w:t>
        </w:r>
      </w:ins>
      <w:ins w:id="1606" w:author="IO" w:date="2011-07-18T19:41:00Z">
        <w:r w:rsidR="00FD683F">
          <w:t>a</w:t>
        </w:r>
      </w:ins>
      <w:ins w:id="1607" w:author="IO" w:date="2011-07-18T19:40:00Z">
        <w:r w:rsidR="00FD683F">
          <w:t xml:space="preserve"> las fases iniciales y finales del vuelo</w:t>
        </w:r>
      </w:ins>
      <w:ins w:id="1608" w:author="IO" w:date="2011-07-18T19:41:00Z">
        <w:r w:rsidR="00FD683F">
          <w:t>,</w:t>
        </w:r>
      </w:ins>
      <w:ins w:id="1609" w:author="IO" w:date="2011-07-18T19:40:00Z">
        <w:r w:rsidR="00FD683F">
          <w:t xml:space="preserve"> y omitir consideraciones sobre la orientaci</w:t>
        </w:r>
      </w:ins>
      <w:ins w:id="1610" w:author="IO" w:date="2011-07-18T19:41:00Z">
        <w:r w:rsidR="00FD683F">
          <w:t xml:space="preserve">ón de las pistas en los distintos aeropuertos, se </w:t>
        </w:r>
      </w:ins>
      <w:ins w:id="1611"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1612" w:author="Orion" w:date="2011-06-10T12:49:00Z"/>
          <w:del w:id="1613" w:author="IO" w:date="2011-07-18T19:50:00Z"/>
        </w:rPr>
        <w:pPrChange w:id="1614" w:author="IO" w:date="2011-07-18T19:39:00Z">
          <w:pPr>
            <w:jc w:val="both"/>
          </w:pPr>
        </w:pPrChange>
      </w:pPr>
      <w:ins w:id="1615" w:author="Orion" w:date="2011-06-10T13:07:00Z">
        <w:del w:id="1616" w:author="IO" w:date="2011-07-18T19:29:00Z">
          <w:r w:rsidRPr="00277823" w:rsidDel="00707DF0">
            <w:delText xml:space="preserve">Una vez los pilotos </w:delText>
          </w:r>
        </w:del>
      </w:ins>
      <w:ins w:id="1617" w:author="Orion" w:date="2011-06-10T13:08:00Z">
        <w:del w:id="1618" w:author="IO" w:date="2011-07-18T19:29:00Z">
          <w:r w:rsidRPr="00277823" w:rsidDel="00707DF0">
            <w:delText>dispongan de su plan de vuelo y se dispongan a realizar sus respectivos trayectos</w:delText>
          </w:r>
        </w:del>
      </w:ins>
      <w:ins w:id="1619" w:author="Orion" w:date="2011-06-10T13:07:00Z">
        <w:del w:id="1620" w:author="IO" w:date="2011-07-18T19:29:00Z">
          <w:r w:rsidRPr="00277823" w:rsidDel="00707DF0">
            <w:delText xml:space="preserve"> n</w:delText>
          </w:r>
        </w:del>
      </w:ins>
      <w:ins w:id="1621" w:author="Orion" w:date="2011-06-10T12:49:00Z">
        <w:del w:id="1622" w:author="IO" w:date="2011-07-18T19:29:00Z">
          <w:r w:rsidR="00AC33B1" w:rsidRPr="00277823" w:rsidDel="00707DF0">
            <w:delText>o se van a considerar ni el despegue ni el aterrizaje de los aviones</w:delText>
          </w:r>
        </w:del>
      </w:ins>
      <w:ins w:id="1623" w:author="Orion" w:date="2011-06-10T13:09:00Z">
        <w:del w:id="1624" w:author="IO" w:date="2011-07-18T19:29:00Z">
          <w:r w:rsidRPr="00277823" w:rsidDel="00707DF0">
            <w:delText>,</w:delText>
          </w:r>
        </w:del>
      </w:ins>
      <w:ins w:id="1625" w:author="Orion" w:date="2011-06-10T12:49:00Z">
        <w:del w:id="1626" w:author="IO" w:date="2011-07-18T19:29:00Z">
          <w:r w:rsidR="00AC33B1" w:rsidRPr="00277823" w:rsidDel="00707DF0">
            <w:delText xml:space="preserve"> ya que no son m</w:delText>
          </w:r>
          <w:r w:rsidRPr="00277823" w:rsidDel="00707DF0">
            <w:delText>uy relevantes para este estudio</w:delText>
          </w:r>
        </w:del>
      </w:ins>
      <w:ins w:id="1627" w:author="Orion" w:date="2011-06-10T13:09:00Z">
        <w:del w:id="1628" w:author="IO" w:date="2011-07-18T19:29:00Z">
          <w:r w:rsidRPr="007C206D" w:rsidDel="00707DF0">
            <w:delText xml:space="preserve">. </w:delText>
          </w:r>
        </w:del>
      </w:ins>
      <w:ins w:id="1629" w:author="Orion" w:date="2011-06-28T17:34:00Z">
        <w:del w:id="1630" w:author="IO" w:date="2011-07-18T19:39:00Z">
          <w:r w:rsidR="00B46A9D" w:rsidRPr="007C206D" w:rsidDel="00FD683F">
            <w:delText xml:space="preserve">De este modo, para </w:delText>
          </w:r>
        </w:del>
        <w:del w:id="1631" w:author="IO" w:date="2011-07-18T19:29:00Z">
          <w:r w:rsidR="00B46A9D" w:rsidRPr="007C206D" w:rsidDel="00707DF0">
            <w:delText>normalizar</w:delText>
          </w:r>
        </w:del>
        <w:del w:id="1632" w:author="IO" w:date="2011-07-18T19:30:00Z">
          <w:r w:rsidR="00B46A9D" w:rsidRPr="007C206D" w:rsidDel="00707DF0">
            <w:delText xml:space="preserve">, </w:delText>
          </w:r>
        </w:del>
        <w:del w:id="1633" w:author="IO" w:date="2011-07-18T19:39:00Z">
          <w:r w:rsidR="00B46A9D" w:rsidRPr="007C206D" w:rsidDel="00FD683F">
            <w:delText xml:space="preserve">se </w:delText>
          </w:r>
        </w:del>
        <w:del w:id="1634" w:author="IO" w:date="2011-07-18T19:30:00Z">
          <w:r w:rsidR="00B46A9D" w:rsidRPr="007C206D" w:rsidDel="00707DF0">
            <w:delText>establecerá</w:delText>
          </w:r>
        </w:del>
        <w:del w:id="1635" w:author="IO" w:date="2011-07-18T19:39:00Z">
          <w:r w:rsidR="00B46A9D" w:rsidRPr="007C206D" w:rsidDel="00FD683F">
            <w:delText xml:space="preserve"> </w:delText>
          </w:r>
        </w:del>
        <w:r w:rsidR="00B46A9D" w:rsidRPr="007C206D">
          <w:t>que tod</w:t>
        </w:r>
      </w:ins>
      <w:ins w:id="1636" w:author="IO" w:date="2011-07-18T19:48:00Z">
        <w:r w:rsidR="00A52A01">
          <w:t>a</w:t>
        </w:r>
      </w:ins>
      <w:ins w:id="1637" w:author="Orion" w:date="2011-06-28T17:34:00Z">
        <w:del w:id="1638" w:author="IO" w:date="2011-07-18T19:48:00Z">
          <w:r w:rsidR="00B46A9D" w:rsidRPr="007C206D" w:rsidDel="00A52A01">
            <w:delText>o</w:delText>
          </w:r>
        </w:del>
        <w:r w:rsidR="00B46A9D" w:rsidRPr="007C206D">
          <w:t>s l</w:t>
        </w:r>
        <w:del w:id="1639" w:author="IO" w:date="2011-07-18T19:41:00Z">
          <w:r w:rsidR="00B46A9D" w:rsidRPr="007C206D" w:rsidDel="00FD683F">
            <w:delText>o</w:delText>
          </w:r>
        </w:del>
      </w:ins>
      <w:ins w:id="1640" w:author="IO" w:date="2011-07-18T19:41:00Z">
        <w:r w:rsidR="00FD683F">
          <w:t>a</w:t>
        </w:r>
      </w:ins>
      <w:ins w:id="1641" w:author="Orion" w:date="2011-06-28T17:34:00Z">
        <w:r w:rsidR="00B46A9D" w:rsidRPr="007C206D">
          <w:t xml:space="preserve">s </w:t>
        </w:r>
        <w:del w:id="1642" w:author="IO" w:date="2011-07-18T19:41:00Z">
          <w:r w:rsidR="00B46A9D" w:rsidRPr="007C206D" w:rsidDel="00FD683F">
            <w:delText>aeropuertos</w:delText>
          </w:r>
        </w:del>
      </w:ins>
      <w:ins w:id="1643" w:author="IO" w:date="2011-07-18T19:41:00Z">
        <w:r w:rsidR="00FD683F">
          <w:t>pistas</w:t>
        </w:r>
      </w:ins>
      <w:ins w:id="1644" w:author="Orion" w:date="2011-06-28T17:34:00Z">
        <w:r w:rsidR="00B46A9D" w:rsidRPr="007C206D">
          <w:t xml:space="preserve"> están orientados hacia el norte</w:t>
        </w:r>
      </w:ins>
      <w:ins w:id="1645" w:author="IO" w:date="2011-07-18T19:41:00Z">
        <w:r w:rsidR="00FD683F">
          <w:t xml:space="preserve">. Como no se considera la fase de despegue en sí, </w:t>
        </w:r>
      </w:ins>
      <w:ins w:id="1646" w:author="IO" w:date="2011-07-18T19:42:00Z">
        <w:r w:rsidR="00FD683F">
          <w:t>todos</w:t>
        </w:r>
      </w:ins>
      <w:ins w:id="1647" w:author="Orion" w:date="2011-06-28T17:34:00Z">
        <w:del w:id="1648" w:author="IO" w:date="2011-07-18T19:42:00Z">
          <w:r w:rsidR="00B46A9D" w:rsidRPr="007C206D" w:rsidDel="00FD683F">
            <w:delText xml:space="preserve"> y que</w:delText>
          </w:r>
        </w:del>
        <w:r w:rsidR="00B46A9D" w:rsidRPr="007C206D">
          <w:t xml:space="preserve"> los aviones </w:t>
        </w:r>
        <w:del w:id="1649" w:author="IO" w:date="2011-07-18T19:30:00Z">
          <w:r w:rsidR="00B46A9D" w:rsidRPr="007C206D" w:rsidDel="00707DF0">
            <w:delText>comenzar</w:delText>
          </w:r>
        </w:del>
      </w:ins>
      <w:ins w:id="1650" w:author="Orion" w:date="2011-06-28T17:35:00Z">
        <w:del w:id="1651" w:author="IO" w:date="2011-07-18T19:30:00Z">
          <w:r w:rsidR="00B46A9D" w:rsidRPr="007C206D" w:rsidDel="00707DF0">
            <w:delText>án</w:delText>
          </w:r>
        </w:del>
      </w:ins>
      <w:ins w:id="1652" w:author="IO" w:date="2011-07-18T19:30:00Z">
        <w:r w:rsidR="00707DF0">
          <w:t>comenza</w:t>
        </w:r>
      </w:ins>
      <w:ins w:id="1653" w:author="IO" w:date="2011-07-18T19:42:00Z">
        <w:r w:rsidR="00FD683F">
          <w:t>rá</w:t>
        </w:r>
      </w:ins>
      <w:ins w:id="1654" w:author="IO" w:date="2011-07-18T19:30:00Z">
        <w:r w:rsidR="00707DF0">
          <w:t xml:space="preserve">n su </w:t>
        </w:r>
      </w:ins>
      <w:ins w:id="1655" w:author="IO" w:date="2011-07-18T19:42:00Z">
        <w:r w:rsidR="00FD683F">
          <w:t>vuelo</w:t>
        </w:r>
      </w:ins>
      <w:ins w:id="1656" w:author="Orion" w:date="2011-06-28T17:35:00Z">
        <w:r w:rsidR="00B46A9D" w:rsidRPr="007C206D">
          <w:t xml:space="preserve"> con una velocidad </w:t>
        </w:r>
        <w:del w:id="1657" w:author="IO" w:date="2011-07-18T19:42:00Z">
          <w:r w:rsidR="00B46A9D" w:rsidRPr="007C206D" w:rsidDel="00FD683F">
            <w:delText xml:space="preserve">inicial </w:delText>
          </w:r>
        </w:del>
        <w:r w:rsidR="00B46A9D" w:rsidRPr="007C206D">
          <w:t>de unos 300 Km/h, que es la velocidad aproximada a la que una aeronave despega de tierra.</w:t>
        </w:r>
      </w:ins>
      <w:ins w:id="1658" w:author="IO" w:date="2011-07-18T19:49:00Z">
        <w:r w:rsidR="00A52A01">
          <w:t xml:space="preserve"> El vuelo en sí </w:t>
        </w:r>
      </w:ins>
      <w:ins w:id="1659" w:author="Orion" w:date="2011-06-28T17:35:00Z">
        <w:del w:id="1660" w:author="IO" w:date="2011-07-18T19:42:00Z">
          <w:r w:rsidR="00B46A9D" w:rsidRPr="007C206D" w:rsidDel="00FD683F">
            <w:delText xml:space="preserve"> </w:delText>
          </w:r>
        </w:del>
      </w:ins>
      <w:ins w:id="1661" w:author="Orion" w:date="2011-06-10T13:09:00Z">
        <w:del w:id="1662" w:author="IO" w:date="2011-07-18T19:42:00Z">
          <w:r w:rsidRPr="007C206D" w:rsidDel="00FD683F">
            <w:delText>Por lo tanto,</w:delText>
          </w:r>
        </w:del>
      </w:ins>
      <w:ins w:id="1663" w:author="Orion" w:date="2011-06-10T12:57:00Z">
        <w:del w:id="1664" w:author="IO" w:date="2011-07-18T19:42:00Z">
          <w:r w:rsidR="004D5116" w:rsidRPr="007C206D" w:rsidDel="00FD683F">
            <w:delText xml:space="preserve"> la simulación se centrará</w:delText>
          </w:r>
        </w:del>
      </w:ins>
      <w:ins w:id="1665" w:author="Orion" w:date="2011-06-10T12:49:00Z">
        <w:del w:id="1666" w:author="IO" w:date="2011-07-18T19:42:00Z">
          <w:r w:rsidR="00AC33B1" w:rsidRPr="007C206D" w:rsidDel="00FD683F">
            <w:delText xml:space="preserve"> más en el vuelo y las características de los aviones durante</w:delText>
          </w:r>
        </w:del>
      </w:ins>
      <w:ins w:id="1667" w:author="Orion" w:date="2011-06-10T13:10:00Z">
        <w:del w:id="1668" w:author="IO" w:date="2011-07-18T19:42:00Z">
          <w:r w:rsidRPr="007C206D" w:rsidDel="00FD683F">
            <w:delText xml:space="preserve"> las</w:delText>
          </w:r>
        </w:del>
      </w:ins>
      <w:ins w:id="1669" w:author="Orion" w:date="2011-06-10T12:49:00Z">
        <w:del w:id="1670" w:author="IO" w:date="2011-07-18T19:42:00Z">
          <w:r w:rsidR="00AC33B1" w:rsidRPr="007C206D" w:rsidDel="00FD683F">
            <w:delText xml:space="preserve"> </w:delText>
          </w:r>
        </w:del>
      </w:ins>
      <w:ins w:id="1671" w:author="Orion" w:date="2011-06-10T13:10:00Z">
        <w:del w:id="1672" w:author="IO" w:date="2011-07-18T19:42:00Z">
          <w:r w:rsidRPr="007C206D" w:rsidDel="00FD683F">
            <w:delText>rutas de vuelo</w:delText>
          </w:r>
        </w:del>
      </w:ins>
      <w:ins w:id="1673" w:author="Orion" w:date="2011-06-10T12:49:00Z">
        <w:del w:id="1674" w:author="IO" w:date="2011-07-18T19:42:00Z">
          <w:r w:rsidR="00AC33B1" w:rsidRPr="007C206D" w:rsidDel="00FD683F">
            <w:delText>.</w:delText>
          </w:r>
        </w:del>
      </w:ins>
      <w:ins w:id="1675" w:author="Orion" w:date="2011-06-10T12:50:00Z">
        <w:del w:id="1676" w:author="IO" w:date="2011-07-18T19:42:00Z">
          <w:r w:rsidR="00AC33B1" w:rsidRPr="007C206D" w:rsidDel="00FD683F">
            <w:delText xml:space="preserve"> </w:delText>
          </w:r>
        </w:del>
      </w:ins>
      <w:ins w:id="1677" w:author="Orion" w:date="2011-06-10T13:10:00Z">
        <w:del w:id="1678" w:author="IO" w:date="2011-07-18T19:49:00Z">
          <w:r w:rsidRPr="007C206D" w:rsidDel="00A52A01">
            <w:delText>Éstas</w:delText>
          </w:r>
        </w:del>
      </w:ins>
      <w:ins w:id="1679" w:author="Orion" w:date="2011-06-10T12:50:00Z">
        <w:del w:id="1680" w:author="IO" w:date="2011-07-18T19:49:00Z">
          <w:r w:rsidR="00AC33B1" w:rsidRPr="007C206D" w:rsidDel="00A52A01">
            <w:delText xml:space="preserve"> </w:delText>
          </w:r>
        </w:del>
        <w:r w:rsidR="00AC33B1" w:rsidRPr="007C206D">
          <w:t>consistirá</w:t>
        </w:r>
        <w:del w:id="1681" w:author="IO" w:date="2011-07-18T19:49:00Z">
          <w:r w:rsidR="00AC33B1" w:rsidRPr="007C206D" w:rsidDel="00A52A01">
            <w:delText>n</w:delText>
          </w:r>
        </w:del>
        <w:r w:rsidR="00AC33B1" w:rsidRPr="007C206D">
          <w:t xml:space="preserve"> en </w:t>
        </w:r>
      </w:ins>
      <w:ins w:id="1682" w:author="Orion" w:date="2011-06-10T12:51:00Z">
        <w:del w:id="1683" w:author="IO" w:date="2011-07-18T19:49:00Z">
          <w:r w:rsidR="00AC33B1" w:rsidRPr="007C206D" w:rsidDel="00A52A01">
            <w:delText>realizar el</w:delText>
          </w:r>
        </w:del>
      </w:ins>
      <w:ins w:id="1684" w:author="IO" w:date="2011-07-18T19:49:00Z">
        <w:r w:rsidR="00A52A01">
          <w:t>un</w:t>
        </w:r>
      </w:ins>
      <w:ins w:id="1685" w:author="Orion" w:date="2011-06-10T12:51:00Z">
        <w:r w:rsidR="00AC33B1" w:rsidRPr="007C206D">
          <w:t xml:space="preserve"> trayecto desde el </w:t>
        </w:r>
      </w:ins>
      <w:ins w:id="1686" w:author="Orion" w:date="2011-06-10T12:52:00Z">
        <w:r w:rsidR="00AC33B1" w:rsidRPr="007C206D">
          <w:t>aeropuerto</w:t>
        </w:r>
      </w:ins>
      <w:ins w:id="1687" w:author="Orion" w:date="2011-06-10T12:51:00Z">
        <w:r w:rsidR="00AC33B1" w:rsidRPr="007C206D">
          <w:t xml:space="preserve"> de inicio al de destino pasando por los </w:t>
        </w:r>
      </w:ins>
      <w:ins w:id="1688" w:author="Orion" w:date="2011-06-10T13:13:00Z">
        <w:del w:id="1689" w:author="IO" w:date="2011-07-18T19:49:00Z">
          <w:r w:rsidR="00E25721" w:rsidRPr="007C206D" w:rsidDel="00A52A01">
            <w:delText>waypoints</w:delText>
          </w:r>
        </w:del>
      </w:ins>
      <w:ins w:id="1690" w:author="IO" w:date="2011-07-18T19:49:00Z">
        <w:r w:rsidR="00A52A01">
          <w:t>puntos de paso</w:t>
        </w:r>
      </w:ins>
      <w:ins w:id="1691" w:author="Orion" w:date="2011-06-10T13:13:00Z">
        <w:r w:rsidR="00E25721" w:rsidRPr="007C206D">
          <w:t xml:space="preserve"> </w:t>
        </w:r>
      </w:ins>
      <w:ins w:id="1692" w:author="Orion" w:date="2011-06-10T12:51:00Z">
        <w:r w:rsidR="00AC33B1" w:rsidRPr="007C206D">
          <w:t>que vengan determinado</w:t>
        </w:r>
      </w:ins>
      <w:ins w:id="1693" w:author="Orion" w:date="2011-06-10T12:52:00Z">
        <w:r w:rsidR="00AC33B1" w:rsidRPr="007C206D">
          <w:t>s</w:t>
        </w:r>
      </w:ins>
      <w:ins w:id="1694" w:author="Orion" w:date="2011-06-10T12:51:00Z">
        <w:r w:rsidR="00AC33B1" w:rsidRPr="007C206D">
          <w:t xml:space="preserve"> en el plan de vuelo</w:t>
        </w:r>
      </w:ins>
      <w:ins w:id="1695" w:author="IO" w:date="2011-07-18T19:49:00Z">
        <w:r w:rsidR="00A52A01">
          <w:t xml:space="preserve">. </w:t>
        </w:r>
      </w:ins>
      <w:ins w:id="1696" w:author="Orion" w:date="2011-06-10T13:21:00Z">
        <w:del w:id="1697" w:author="IO" w:date="2011-07-18T19:49:00Z">
          <w:r w:rsidR="004C05E6" w:rsidRPr="007C206D" w:rsidDel="00A52A01">
            <w:delText>,</w:delText>
          </w:r>
        </w:del>
      </w:ins>
      <w:ins w:id="1698" w:author="Orion" w:date="2011-06-10T12:52:00Z">
        <w:del w:id="1699" w:author="IO" w:date="2011-07-18T19:49:00Z">
          <w:r w:rsidR="00AC33B1" w:rsidRPr="007C206D" w:rsidDel="00A52A01">
            <w:delText xml:space="preserve"> sin </w:delText>
          </w:r>
        </w:del>
        <w:del w:id="1700" w:author="IO" w:date="2011-07-18T19:50:00Z">
          <w:r w:rsidR="00AC33B1" w:rsidRPr="007C206D" w:rsidDel="00A52A01">
            <w:delText xml:space="preserve">que </w:delText>
          </w:r>
        </w:del>
      </w:ins>
      <w:ins w:id="1701" w:author="Orion" w:date="2011-06-10T12:53:00Z">
        <w:del w:id="1702" w:author="IO" w:date="2011-07-18T19:50:00Z">
          <w:r w:rsidR="00AC33B1" w:rsidRPr="007C206D" w:rsidDel="00A52A01">
            <w:delText>se produzca ningún incidente grave</w:delText>
          </w:r>
        </w:del>
      </w:ins>
      <w:ins w:id="1703" w:author="Orion" w:date="2011-06-10T13:21:00Z">
        <w:del w:id="1704" w:author="IO" w:date="2011-07-18T19:50:00Z">
          <w:r w:rsidR="004C05E6" w:rsidRPr="007C206D" w:rsidDel="00A52A01">
            <w:delText xml:space="preserve"> durante el trayecto</w:delText>
          </w:r>
        </w:del>
      </w:ins>
      <w:ins w:id="1705" w:author="Orion" w:date="2011-06-10T12:58:00Z">
        <w:del w:id="1706" w:author="IO" w:date="2011-07-18T19:50:00Z">
          <w:r w:rsidR="0089728B" w:rsidRPr="007C206D" w:rsidDel="00A52A01">
            <w:delText xml:space="preserve"> como pueden ser colisiones con otras aeronaves</w:delText>
          </w:r>
        </w:del>
      </w:ins>
      <w:ins w:id="1707" w:author="Orion" w:date="2011-06-10T12:53:00Z">
        <w:del w:id="1708"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1709" w:author="Orion" w:date="2011-05-06T19:35:00Z"/>
          <w:del w:id="1710" w:author="IO" w:date="2011-07-18T19:52:00Z"/>
        </w:rPr>
      </w:pPr>
      <w:ins w:id="1711" w:author="Orion" w:date="2011-06-10T12:54:00Z">
        <w:r w:rsidRPr="007C206D">
          <w:lastRenderedPageBreak/>
          <w:t xml:space="preserve">En </w:t>
        </w:r>
      </w:ins>
      <w:ins w:id="1712" w:author="IO" w:date="2011-07-18T19:50:00Z">
        <w:r w:rsidR="00A52A01">
          <w:t xml:space="preserve">la actualidad </w:t>
        </w:r>
      </w:ins>
      <w:ins w:id="1713" w:author="Orion" w:date="2011-06-10T12:54:00Z">
        <w:del w:id="1714" w:author="IO" w:date="2011-07-18T19:51:00Z">
          <w:r w:rsidRPr="007C206D" w:rsidDel="00A52A01">
            <w:delText>cuanto a los datos que se usarán en este ámbito</w:delText>
          </w:r>
        </w:del>
      </w:ins>
      <w:ins w:id="1715" w:author="Orion" w:date="2011-06-10T12:56:00Z">
        <w:del w:id="1716" w:author="IO" w:date="2011-07-18T19:51:00Z">
          <w:r w:rsidR="00F0054E" w:rsidRPr="007C206D" w:rsidDel="00A52A01">
            <w:delText>,</w:delText>
          </w:r>
        </w:del>
      </w:ins>
      <w:ins w:id="1717" w:author="Orion" w:date="2011-06-10T12:54:00Z">
        <w:del w:id="1718" w:author="IO" w:date="2011-07-18T19:51:00Z">
          <w:r w:rsidRPr="007C206D" w:rsidDel="00A52A01">
            <w:delText xml:space="preserve"> y teniendo en cuenta que </w:delText>
          </w:r>
        </w:del>
      </w:ins>
      <w:ins w:id="1719" w:author="Orion" w:date="2011-06-10T12:55:00Z">
        <w:del w:id="1720" w:author="IO" w:date="2011-07-18T19:51:00Z">
          <w:r w:rsidR="00AC5A43" w:rsidRPr="007C206D" w:rsidDel="00A52A01">
            <w:delText xml:space="preserve">el </w:delText>
          </w:r>
        </w:del>
      </w:ins>
      <w:ins w:id="1721" w:author="Orion" w:date="2011-05-05T18:45:00Z">
        <w:del w:id="1722" w:author="IO" w:date="2011-07-18T19:51:00Z">
          <w:r w:rsidR="001A6151" w:rsidRPr="007C206D" w:rsidDel="00A52A01">
            <w:delText>modelo es</w:delText>
          </w:r>
        </w:del>
      </w:ins>
      <w:ins w:id="1723" w:author="Orion" w:date="2011-06-10T12:55:00Z">
        <w:del w:id="1724" w:author="IO" w:date="2011-07-18T19:51:00Z">
          <w:r w:rsidRPr="007C206D" w:rsidDel="00A52A01">
            <w:delText xml:space="preserve"> </w:delText>
          </w:r>
        </w:del>
      </w:ins>
      <w:ins w:id="1725" w:author="Orion" w:date="2011-06-10T13:10:00Z">
        <w:del w:id="1726" w:author="IO" w:date="2011-07-18T19:51:00Z">
          <w:r w:rsidR="00F32CA1" w:rsidRPr="007C206D" w:rsidDel="00A52A01">
            <w:delText>fácilmente</w:delText>
          </w:r>
        </w:del>
      </w:ins>
      <w:ins w:id="1727" w:author="Orion" w:date="2011-05-05T18:45:00Z">
        <w:del w:id="1728" w:author="IO" w:date="2011-07-18T19:51:00Z">
          <w:r w:rsidR="001A6151" w:rsidRPr="007C206D" w:rsidDel="00A52A01">
            <w:delText xml:space="preserve"> extensible a todo el mundo</w:delText>
          </w:r>
        </w:del>
      </w:ins>
      <w:ins w:id="1729" w:author="Orion" w:date="2011-06-10T12:56:00Z">
        <w:del w:id="1730" w:author="IO" w:date="2011-07-18T19:51:00Z">
          <w:r w:rsidR="00F0054E" w:rsidRPr="007C206D" w:rsidDel="00A52A01">
            <w:delText>,</w:delText>
          </w:r>
        </w:del>
      </w:ins>
      <w:ins w:id="1731" w:author="Orion" w:date="2011-05-05T18:45:00Z">
        <w:del w:id="1732" w:author="IO" w:date="2011-07-18T19:51:00Z">
          <w:r w:rsidR="001A6151" w:rsidRPr="007C206D" w:rsidDel="00A52A01">
            <w:delText xml:space="preserve"> </w:delText>
          </w:r>
        </w:del>
      </w:ins>
      <w:ins w:id="1733" w:author="Orion" w:date="2011-05-09T00:34:00Z">
        <w:r w:rsidR="00572D5D" w:rsidRPr="007C206D">
          <w:t xml:space="preserve">se </w:t>
        </w:r>
        <w:del w:id="1734" w:author="IO" w:date="2011-07-18T19:51:00Z">
          <w:r w:rsidR="00572D5D" w:rsidRPr="007C206D" w:rsidDel="00A52A01">
            <w:delText>va</w:delText>
          </w:r>
        </w:del>
      </w:ins>
      <w:ins w:id="1735" w:author="Orion" w:date="2011-05-05T18:45:00Z">
        <w:del w:id="1736" w:author="IO" w:date="2011-07-18T19:51:00Z">
          <w:r w:rsidR="00871CB9" w:rsidRPr="007C206D" w:rsidDel="00A52A01">
            <w:delText xml:space="preserve"> a </w:delText>
          </w:r>
        </w:del>
        <w:r w:rsidR="00871CB9" w:rsidRPr="007C206D">
          <w:t>restring</w:t>
        </w:r>
        <w:del w:id="1737" w:author="IO" w:date="2011-07-18T19:51:00Z">
          <w:r w:rsidR="00871CB9" w:rsidRPr="007C206D" w:rsidDel="00A52A01">
            <w:delText>ir</w:delText>
          </w:r>
        </w:del>
      </w:ins>
      <w:ins w:id="1738" w:author="IO" w:date="2011-07-18T19:51:00Z">
        <w:r w:rsidR="00A52A01">
          <w:t>e</w:t>
        </w:r>
      </w:ins>
      <w:ins w:id="1739" w:author="Orion" w:date="2011-05-09T00:34:00Z">
        <w:r w:rsidR="00871CB9" w:rsidRPr="007C206D">
          <w:t xml:space="preserve"> el entorno a</w:t>
        </w:r>
      </w:ins>
      <w:ins w:id="1740" w:author="Orion" w:date="2011-05-05T18:46:00Z">
        <w:r w:rsidR="001A6151" w:rsidRPr="007C206D">
          <w:t xml:space="preserve"> los</w:t>
        </w:r>
      </w:ins>
      <w:ins w:id="1741" w:author="Orion" w:date="2011-05-05T18:47:00Z">
        <w:r w:rsidR="001A6151" w:rsidRPr="007C206D">
          <w:t xml:space="preserve"> principales</w:t>
        </w:r>
      </w:ins>
      <w:ins w:id="1742" w:author="Orion" w:date="2011-05-05T18:46:00Z">
        <w:r w:rsidR="001A6151" w:rsidRPr="007C206D">
          <w:t xml:space="preserve"> aeropuertos </w:t>
        </w:r>
      </w:ins>
      <w:ins w:id="1743" w:author="Orion" w:date="2011-06-10T13:12:00Z">
        <w:r w:rsidR="00E25721" w:rsidRPr="007C206D">
          <w:t xml:space="preserve">y </w:t>
        </w:r>
      </w:ins>
      <w:ins w:id="1744" w:author="IO" w:date="2011-07-18T19:51:00Z">
        <w:r w:rsidR="00A52A01">
          <w:t>puntos de paso</w:t>
        </w:r>
        <w:r w:rsidR="00A52A01" w:rsidRPr="007C206D">
          <w:t xml:space="preserve"> </w:t>
        </w:r>
      </w:ins>
      <w:ins w:id="1745" w:author="Orion" w:date="2011-06-10T13:12:00Z">
        <w:del w:id="1746" w:author="IO" w:date="2011-07-18T19:51:00Z">
          <w:r w:rsidR="00E25721" w:rsidRPr="007C206D" w:rsidDel="00A52A01">
            <w:delText xml:space="preserve">waypoints </w:delText>
          </w:r>
        </w:del>
      </w:ins>
      <w:ins w:id="1747" w:author="Orion" w:date="2011-05-05T18:46:00Z">
        <w:r w:rsidR="001A6151" w:rsidRPr="007C206D">
          <w:t>españoles</w:t>
        </w:r>
      </w:ins>
      <w:ins w:id="1748" w:author="Orion" w:date="2011-05-05T18:47:00Z">
        <w:r w:rsidR="001A6151" w:rsidRPr="007C206D">
          <w:t xml:space="preserve"> </w:t>
        </w:r>
        <w:r w:rsidR="00545758" w:rsidRPr="007C206D">
          <w:t xml:space="preserve">de la </w:t>
        </w:r>
        <w:del w:id="1749" w:author="IO" w:date="2011-07-18T19:52:00Z">
          <w:r w:rsidR="00545758" w:rsidRPr="007C206D" w:rsidDel="00A52A01">
            <w:delText>p</w:delText>
          </w:r>
        </w:del>
      </w:ins>
      <w:ins w:id="1750" w:author="IO" w:date="2011-07-18T19:52:00Z">
        <w:r w:rsidR="00A52A01">
          <w:t>P</w:t>
        </w:r>
      </w:ins>
      <w:ins w:id="1751" w:author="Orion" w:date="2011-05-05T18:47:00Z">
        <w:r w:rsidR="00545758" w:rsidRPr="007C206D">
          <w:t>enínsula</w:t>
        </w:r>
      </w:ins>
      <w:ins w:id="1752" w:author="Orion" w:date="2011-06-10T13:12:00Z">
        <w:r w:rsidR="00E25721" w:rsidRPr="007C206D">
          <w:t xml:space="preserve"> </w:t>
        </w:r>
      </w:ins>
      <w:ins w:id="1753" w:author="Orion" w:date="2011-05-05T18:50:00Z">
        <w:del w:id="1754" w:author="IO" w:date="2011-07-18T19:51:00Z">
          <w:r w:rsidR="001A6151" w:rsidRPr="007C206D" w:rsidDel="00A52A01">
            <w:delText>i</w:delText>
          </w:r>
        </w:del>
      </w:ins>
      <w:ins w:id="1755" w:author="IO" w:date="2011-07-18T19:51:00Z">
        <w:r w:rsidR="00A52A01">
          <w:t>I</w:t>
        </w:r>
      </w:ins>
      <w:ins w:id="1756" w:author="Orion" w:date="2011-05-05T18:50:00Z">
        <w:r w:rsidR="001A6151" w:rsidRPr="007C206D">
          <w:t>bérica</w:t>
        </w:r>
      </w:ins>
      <w:ins w:id="1757" w:author="Orion" w:date="2011-05-06T13:15:00Z">
        <w:r w:rsidR="00744445" w:rsidRPr="007C206D">
          <w:t xml:space="preserve"> </w:t>
        </w:r>
      </w:ins>
      <w:customXmlInsRangeStart w:id="1758" w:author="Orion" w:date="2011-05-06T13:15:00Z"/>
      <w:sdt>
        <w:sdtPr>
          <w:id w:val="-809938376"/>
          <w:citation/>
        </w:sdtPr>
        <w:sdtEndPr/>
        <w:sdtContent>
          <w:customXmlInsRangeEnd w:id="1758"/>
          <w:ins w:id="1759" w:author="Orion" w:date="2011-05-06T13:15:00Z">
            <w:r w:rsidR="00744445" w:rsidRPr="00277823">
              <w:fldChar w:fldCharType="begin"/>
            </w:r>
          </w:ins>
          <w:ins w:id="1760" w:author="Orion" w:date="2011-07-26T16:35:00Z">
            <w:r w:rsidR="00697AA0">
              <w:instrText xml:space="preserve">CITATION Dir \l 3082 </w:instrText>
            </w:r>
          </w:ins>
          <w:r w:rsidR="00744445" w:rsidRPr="00277823">
            <w:fldChar w:fldCharType="separate"/>
          </w:r>
          <w:r w:rsidR="00282451">
            <w:rPr>
              <w:noProof/>
            </w:rPr>
            <w:t>(63)</w:t>
          </w:r>
          <w:ins w:id="1761" w:author="Orion" w:date="2011-05-06T13:15:00Z">
            <w:r w:rsidR="00744445" w:rsidRPr="00277823">
              <w:fldChar w:fldCharType="end"/>
            </w:r>
          </w:ins>
          <w:customXmlInsRangeStart w:id="1762" w:author="Orion" w:date="2011-05-06T13:15:00Z"/>
        </w:sdtContent>
      </w:sdt>
      <w:customXmlInsRangeEnd w:id="1762"/>
      <w:ins w:id="1763" w:author="Orion" w:date="2011-05-05T18:50:00Z">
        <w:r w:rsidR="001A6151" w:rsidRPr="00277823">
          <w:t>.</w:t>
        </w:r>
      </w:ins>
      <w:ins w:id="1764" w:author="IO" w:date="2011-07-18T19:50:00Z">
        <w:r w:rsidR="00A52A01" w:rsidRPr="00A52A01">
          <w:t xml:space="preserve"> </w:t>
        </w:r>
      </w:ins>
      <w:ins w:id="1765" w:author="IO" w:date="2011-07-18T19:52:00Z">
        <w:r w:rsidR="00A52A01">
          <w:t>Durante los vuelos, p</w:t>
        </w:r>
      </w:ins>
      <w:ins w:id="1766"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1767" w:author="IO" w:date="2011-07-18T19:52:00Z">
        <w:r w:rsidR="00A52A01">
          <w:t>entre</w:t>
        </w:r>
      </w:ins>
      <w:ins w:id="1768" w:author="IO" w:date="2011-07-18T19:50:00Z">
        <w:r w:rsidR="00A52A01" w:rsidRPr="007C206D">
          <w:t xml:space="preserve"> aeronave</w:t>
        </w:r>
      </w:ins>
      <w:ins w:id="1769" w:author="IO" w:date="2011-07-18T19:52:00Z">
        <w:r w:rsidR="00A52A01">
          <w:t>s</w:t>
        </w:r>
      </w:ins>
      <w:ins w:id="1770" w:author="IO" w:date="2011-07-18T19:50:00Z">
        <w:r w:rsidR="00A52A01" w:rsidRPr="007C206D">
          <w:t>.</w:t>
        </w:r>
      </w:ins>
    </w:p>
    <w:p w14:paraId="243F71CD" w14:textId="77777777" w:rsidR="00AF5BED" w:rsidRPr="00277823" w:rsidRDefault="00AF5BED">
      <w:pPr>
        <w:spacing w:before="240" w:after="120"/>
        <w:ind w:firstLine="284"/>
        <w:jc w:val="both"/>
        <w:rPr>
          <w:ins w:id="1771" w:author="Orion" w:date="2011-05-06T19:35:00Z"/>
        </w:rPr>
        <w:pPrChange w:id="1772" w:author="IO" w:date="2011-07-18T18:39:00Z">
          <w:pPr/>
        </w:pPrChange>
      </w:pPr>
    </w:p>
    <w:p w14:paraId="30FD9B31" w14:textId="6A6B48C0" w:rsidR="00AF5BED" w:rsidRPr="004117D6" w:rsidRDefault="00545194">
      <w:pPr>
        <w:pStyle w:val="Heading1"/>
        <w:numPr>
          <w:ilvl w:val="2"/>
          <w:numId w:val="40"/>
        </w:numPr>
        <w:rPr>
          <w:ins w:id="1773" w:author="Orion" w:date="2011-05-06T19:35:00Z"/>
          <w:sz w:val="36"/>
          <w:szCs w:val="52"/>
          <w:rPrChange w:id="1774" w:author="IO" w:date="2011-07-20T17:07:00Z">
            <w:rPr>
              <w:ins w:id="1775" w:author="Orion" w:date="2011-05-06T19:35:00Z"/>
            </w:rPr>
          </w:rPrChange>
        </w:rPr>
        <w:pPrChange w:id="1776" w:author="IO" w:date="2011-07-20T17:07:00Z">
          <w:pPr/>
        </w:pPrChange>
      </w:pPr>
      <w:bookmarkStart w:id="1777" w:name="_Ref298777398"/>
      <w:ins w:id="1778" w:author="Orion" w:date="2011-06-10T13:35:00Z">
        <w:del w:id="1779" w:author="IO" w:date="2011-07-20T17:08:00Z">
          <w:r w:rsidRPr="004117D6" w:rsidDel="004117D6">
            <w:rPr>
              <w:b w:val="0"/>
              <w:sz w:val="36"/>
              <w:szCs w:val="52"/>
              <w:rPrChange w:id="1780" w:author="IO" w:date="2011-07-20T17:07:00Z">
                <w:rPr/>
              </w:rPrChange>
            </w:rPr>
            <w:delText>Las a</w:delText>
          </w:r>
        </w:del>
      </w:ins>
      <w:bookmarkStart w:id="1781" w:name="_Ref299018906"/>
      <w:bookmarkStart w:id="1782" w:name="_Ref299031320"/>
      <w:bookmarkStart w:id="1783" w:name="_Toc299463863"/>
      <w:ins w:id="1784" w:author="IO" w:date="2011-07-20T17:08:00Z">
        <w:r w:rsidR="004117D6">
          <w:rPr>
            <w:b w:val="0"/>
            <w:sz w:val="36"/>
            <w:szCs w:val="52"/>
          </w:rPr>
          <w:t>A</w:t>
        </w:r>
      </w:ins>
      <w:ins w:id="1785" w:author="Orion" w:date="2011-06-10T12:46:00Z">
        <w:r w:rsidR="005B24B1" w:rsidRPr="004117D6">
          <w:rPr>
            <w:b w:val="0"/>
            <w:sz w:val="36"/>
            <w:szCs w:val="52"/>
            <w:rPrChange w:id="1786" w:author="IO" w:date="2011-07-20T17:07:00Z">
              <w:rPr/>
            </w:rPrChange>
          </w:rPr>
          <w:t>e</w:t>
        </w:r>
      </w:ins>
      <w:ins w:id="1787" w:author="Orion" w:date="2011-06-10T12:44:00Z">
        <w:r w:rsidR="005B24B1" w:rsidRPr="004117D6">
          <w:rPr>
            <w:b w:val="0"/>
            <w:sz w:val="36"/>
            <w:szCs w:val="52"/>
            <w:rPrChange w:id="1788" w:author="IO" w:date="2011-07-20T17:07:00Z">
              <w:rPr/>
            </w:rPrChange>
          </w:rPr>
          <w:t>ronaves</w:t>
        </w:r>
      </w:ins>
      <w:bookmarkEnd w:id="1781"/>
      <w:bookmarkEnd w:id="1782"/>
      <w:bookmarkEnd w:id="1783"/>
      <w:ins w:id="1789" w:author="Orion" w:date="2011-05-06T19:35:00Z">
        <w:del w:id="1790" w:author="IO" w:date="2011-07-20T17:08:00Z">
          <w:r w:rsidR="00AF5BED" w:rsidRPr="004117D6" w:rsidDel="004117D6">
            <w:rPr>
              <w:b w:val="0"/>
              <w:sz w:val="36"/>
              <w:szCs w:val="52"/>
              <w:rPrChange w:id="1791" w:author="IO" w:date="2011-07-20T17:07:00Z">
                <w:rPr/>
              </w:rPrChange>
            </w:rPr>
            <w:delText>:</w:delText>
          </w:r>
        </w:del>
        <w:bookmarkEnd w:id="1777"/>
      </w:ins>
    </w:p>
    <w:p w14:paraId="48AFC78A" w14:textId="6805BDF9" w:rsidR="00753875" w:rsidRPr="00317CAD" w:rsidRDefault="00317CAD">
      <w:pPr>
        <w:spacing w:after="120"/>
        <w:jc w:val="both"/>
        <w:rPr>
          <w:ins w:id="1792" w:author="IO" w:date="2011-06-09T17:44:00Z"/>
        </w:rPr>
        <w:pPrChange w:id="1793" w:author="IO" w:date="2011-07-18T22:17:00Z">
          <w:pPr/>
        </w:pPrChange>
      </w:pPr>
      <w:ins w:id="1794" w:author="IO" w:date="2011-07-18T22:13:00Z">
        <w:r w:rsidRPr="00317CAD">
          <w:t xml:space="preserve">La descripción de las aeronaves en este trabajo se centra en las características que describen su vuelo. </w:t>
        </w:r>
      </w:ins>
      <w:ins w:id="1795" w:author="Orion" w:date="2011-06-10T18:06:00Z">
        <w:del w:id="1796" w:author="IO" w:date="2011-07-18T22:13:00Z">
          <w:r w:rsidR="006B6639" w:rsidRPr="00317CAD" w:rsidDel="00317CAD">
            <w:delText>Dentro de los factores a tener en cuenta de un avión l</w:delText>
          </w:r>
        </w:del>
      </w:ins>
      <w:ins w:id="1797" w:author="Orion" w:date="2011-05-09T00:24:00Z">
        <w:del w:id="1798" w:author="IO" w:date="2011-07-18T22:13:00Z">
          <w:r w:rsidR="00DB4D1B" w:rsidRPr="00317CAD" w:rsidDel="00317CAD">
            <w:delText>as características</w:delText>
          </w:r>
        </w:del>
      </w:ins>
      <w:ins w:id="1799" w:author="Orion" w:date="2011-06-10T18:06:00Z">
        <w:del w:id="1800" w:author="IO" w:date="2011-07-18T22:13:00Z">
          <w:r w:rsidR="006B6639" w:rsidRPr="00317CAD" w:rsidDel="00317CAD">
            <w:delText xml:space="preserve"> más</w:delText>
          </w:r>
        </w:del>
      </w:ins>
      <w:ins w:id="1801" w:author="Orion" w:date="2011-05-09T00:24:00Z">
        <w:del w:id="1802" w:author="IO" w:date="2011-07-18T22:13:00Z">
          <w:r w:rsidR="00DB4D1B" w:rsidRPr="00317CAD" w:rsidDel="00317CAD">
            <w:delText xml:space="preserve"> </w:delText>
          </w:r>
        </w:del>
      </w:ins>
      <w:ins w:id="1803" w:author="Orion" w:date="2011-06-10T18:06:00Z">
        <w:del w:id="1804" w:author="IO" w:date="2011-07-18T22:13:00Z">
          <w:r w:rsidR="006B6639" w:rsidRPr="00317CAD" w:rsidDel="00317CAD">
            <w:delText>aquellas</w:delText>
          </w:r>
        </w:del>
      </w:ins>
      <w:ins w:id="1805" w:author="IO" w:date="2011-07-18T22:13:00Z">
        <w:r w:rsidRPr="00317CAD">
          <w:t xml:space="preserve">Por supuesto, todas las características mencionadas en las Secciones </w:t>
        </w:r>
      </w:ins>
      <w:ins w:id="1806"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1807" w:author="IO" w:date="2011-07-22T13:16:00Z">
        <w:r w:rsidR="00416FF6">
          <w:t>2</w:t>
        </w:r>
      </w:ins>
      <w:ins w:id="1808"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1809" w:author="IO" w:date="2011-07-22T13:16:00Z">
        <w:r w:rsidR="00416FF6">
          <w:t>3.3.1</w:t>
        </w:r>
      </w:ins>
      <w:ins w:id="1810"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1811" w:author="IO" w:date="2011-07-22T13:16:00Z">
        <w:r w:rsidR="00416FF6">
          <w:t>3.3.2</w:t>
        </w:r>
      </w:ins>
      <w:ins w:id="1812" w:author="IO" w:date="2011-07-18T22:14:00Z">
        <w:r w:rsidRPr="00317CAD">
          <w:fldChar w:fldCharType="end"/>
        </w:r>
        <w:r w:rsidRPr="00317CAD">
          <w:t xml:space="preserve"> influyen en el vuelo de la aeronave, pero muchas de ellas son </w:t>
        </w:r>
      </w:ins>
      <w:ins w:id="1813" w:author="IO" w:date="2011-07-18T22:18:00Z">
        <w:r w:rsidR="00F41187" w:rsidRPr="00317CAD">
          <w:t>irrelevantes</w:t>
        </w:r>
      </w:ins>
      <w:ins w:id="1814" w:author="IO" w:date="2011-07-18T22:14:00Z">
        <w:r w:rsidRPr="00317CAD">
          <w:t xml:space="preserve"> desde el punto de vista del comportamiento percibido. </w:t>
        </w:r>
      </w:ins>
      <w:ins w:id="1815" w:author="IO" w:date="2011-07-18T22:15:00Z">
        <w:r w:rsidRPr="00317CAD">
          <w:t>Por ejemplo, para alcanzar una cierta velocidad, la potencia que han de suministrar los motores variará según el peso del aparato, pero sólo la velocidad ser</w:t>
        </w:r>
      </w:ins>
      <w:ins w:id="1816" w:author="IO" w:date="2011-07-18T22:16:00Z">
        <w:r w:rsidRPr="00317CAD">
          <w:t>á observada y por tanto describirá el vuelo</w:t>
        </w:r>
      </w:ins>
      <w:ins w:id="1817" w:author="IO" w:date="2011-07-18T22:19:00Z">
        <w:r w:rsidR="00C14D79">
          <w:t xml:space="preserve"> en la simulación</w:t>
        </w:r>
      </w:ins>
      <w:ins w:id="1818" w:author="IO" w:date="2011-07-18T22:16:00Z">
        <w:r w:rsidRPr="00317CAD">
          <w:t>.</w:t>
        </w:r>
      </w:ins>
      <w:ins w:id="1819" w:author="IO" w:date="2011-07-18T22:15:00Z">
        <w:r w:rsidRPr="00317CAD">
          <w:t xml:space="preserve"> </w:t>
        </w:r>
      </w:ins>
      <w:ins w:id="1820" w:author="IO" w:date="2011-07-18T22:16:00Z">
        <w:r w:rsidRPr="00317CAD">
          <w:t xml:space="preserve">Entre estas características observables </w:t>
        </w:r>
      </w:ins>
      <w:ins w:id="1821" w:author="Orion" w:date="2011-06-10T18:07:00Z">
        <w:del w:id="1822" w:author="IO" w:date="2011-07-18T22:16:00Z">
          <w:r w:rsidR="00BE21DB" w:rsidRPr="00317CAD" w:rsidDel="00317CAD">
            <w:delText>S</w:delText>
          </w:r>
        </w:del>
      </w:ins>
      <w:ins w:id="1823" w:author="IO" w:date="2011-07-18T22:16:00Z">
        <w:r w:rsidRPr="00317CAD">
          <w:t>s</w:t>
        </w:r>
      </w:ins>
      <w:ins w:id="1824" w:author="Orion" w:date="2011-06-10T18:07:00Z">
        <w:r w:rsidR="00BE21DB" w:rsidRPr="00317CAD">
          <w:t>e puede</w:t>
        </w:r>
      </w:ins>
      <w:ins w:id="1825" w:author="Orion" w:date="2011-06-10T17:34:00Z">
        <w:r w:rsidR="00D90BA4" w:rsidRPr="00317CAD">
          <w:t xml:space="preserve"> </w:t>
        </w:r>
      </w:ins>
      <w:ins w:id="1826" w:author="Orion" w:date="2011-06-10T17:35:00Z">
        <w:del w:id="1827" w:author="IO" w:date="2011-07-18T22:19:00Z">
          <w:r w:rsidR="00D90BA4" w:rsidRPr="00317CAD" w:rsidDel="00C14D79">
            <w:delText xml:space="preserve">hacer una </w:delText>
          </w:r>
        </w:del>
        <w:r w:rsidR="00D90BA4" w:rsidRPr="00317CAD">
          <w:t>diferencia</w:t>
        </w:r>
      </w:ins>
      <w:ins w:id="1828" w:author="IO" w:date="2011-07-18T22:19:00Z">
        <w:r w:rsidR="00C14D79">
          <w:t>r</w:t>
        </w:r>
      </w:ins>
      <w:ins w:id="1829" w:author="Orion" w:date="2011-06-10T17:35:00Z">
        <w:del w:id="1830" w:author="IO" w:date="2011-07-18T22:19:00Z">
          <w:r w:rsidR="00D90BA4" w:rsidRPr="00317CAD" w:rsidDel="00C14D79">
            <w:delText>ción</w:delText>
          </w:r>
        </w:del>
        <w:r w:rsidR="00D90BA4" w:rsidRPr="00317CAD">
          <w:t xml:space="preserve"> entre </w:t>
        </w:r>
      </w:ins>
      <w:ins w:id="1831" w:author="IO" w:date="2011-06-09T17:39:00Z">
        <w:del w:id="1832" w:author="Orion" w:date="2011-06-10T17:35:00Z">
          <w:r w:rsidR="00753875" w:rsidRPr="00317CAD" w:rsidDel="00D90BA4">
            <w:delText xml:space="preserve">Entre estas características hay que distinguir </w:delText>
          </w:r>
        </w:del>
      </w:ins>
      <w:ins w:id="1833" w:author="IO" w:date="2011-06-09T17:40:00Z">
        <w:r w:rsidR="00753875" w:rsidRPr="00317CAD">
          <w:t>aquellas ligadas a</w:t>
        </w:r>
      </w:ins>
      <w:ins w:id="1834" w:author="IO" w:date="2011-06-09T17:39:00Z">
        <w:r w:rsidR="00753875" w:rsidRPr="00317CAD">
          <w:t xml:space="preserve">l tipo de avión y </w:t>
        </w:r>
      </w:ins>
      <w:ins w:id="1835"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1836" w:author="IO" w:date="2011-06-09T17:48:00Z"/>
        </w:rPr>
      </w:pPr>
      <w:ins w:id="1837" w:author="Orion" w:date="2011-06-10T17:45:00Z">
        <w:r w:rsidRPr="00317CAD">
          <w:t xml:space="preserve">En cuanto a </w:t>
        </w:r>
      </w:ins>
      <w:ins w:id="1838" w:author="IO" w:date="2011-06-09T17:40:00Z">
        <w:del w:id="1839" w:author="Orion" w:date="2011-06-10T17:45:00Z">
          <w:r w:rsidR="00753875" w:rsidRPr="00317CAD" w:rsidDel="00D90BA4">
            <w:delText>L</w:delText>
          </w:r>
        </w:del>
      </w:ins>
      <w:ins w:id="1840" w:author="Orion" w:date="2011-06-10T17:45:00Z">
        <w:r w:rsidRPr="00317CAD">
          <w:t>l</w:t>
        </w:r>
      </w:ins>
      <w:ins w:id="1841" w:author="IO" w:date="2011-06-09T17:40:00Z">
        <w:r w:rsidR="00753875" w:rsidRPr="00317CAD">
          <w:t xml:space="preserve">as </w:t>
        </w:r>
      </w:ins>
      <w:ins w:id="1842" w:author="IO" w:date="2011-06-09T17:44:00Z">
        <w:r w:rsidR="00753875" w:rsidRPr="00317CAD">
          <w:t>características ligadas al tipo de avión</w:t>
        </w:r>
      </w:ins>
      <w:ins w:id="1843" w:author="Orion" w:date="2011-06-10T17:45:00Z">
        <w:r w:rsidRPr="00317CAD">
          <w:t xml:space="preserve"> se puede decir</w:t>
        </w:r>
      </w:ins>
      <w:ins w:id="1844" w:author="Orion" w:date="2011-06-10T17:46:00Z">
        <w:r w:rsidRPr="00317CAD">
          <w:t xml:space="preserve"> que</w:t>
        </w:r>
      </w:ins>
      <w:ins w:id="1845" w:author="IO" w:date="2011-06-09T17:40:00Z">
        <w:r w:rsidR="00753875" w:rsidRPr="00317CAD">
          <w:t xml:space="preserve"> </w:t>
        </w:r>
      </w:ins>
      <w:ins w:id="1846" w:author="Orion" w:date="2011-06-10T17:50:00Z">
        <w:r w:rsidR="00D43D29" w:rsidRPr="00317CAD">
          <w:t xml:space="preserve">son aquellas que </w:t>
        </w:r>
      </w:ins>
      <w:ins w:id="1847" w:author="IO" w:date="2011-06-09T17:40:00Z">
        <w:r w:rsidR="00753875" w:rsidRPr="00317CAD">
          <w:t xml:space="preserve">limitan </w:t>
        </w:r>
      </w:ins>
      <w:ins w:id="1848" w:author="IO" w:date="2011-06-09T17:42:00Z">
        <w:r w:rsidR="00753875" w:rsidRPr="00317CAD">
          <w:t xml:space="preserve">las </w:t>
        </w:r>
      </w:ins>
      <w:ins w:id="1849" w:author="IO" w:date="2011-06-09T17:40:00Z">
        <w:r w:rsidR="00753875" w:rsidRPr="00317CAD">
          <w:t>capacidades fí</w:t>
        </w:r>
      </w:ins>
      <w:ins w:id="1850" w:author="IO" w:date="2011-06-09T17:41:00Z">
        <w:r w:rsidR="00753875" w:rsidRPr="00317CAD">
          <w:t>sicas del vuelo</w:t>
        </w:r>
      </w:ins>
      <w:ins w:id="1851" w:author="Orion" w:date="2011-06-10T17:54:00Z">
        <w:r w:rsidR="00D43D29" w:rsidRPr="00317CAD">
          <w:t xml:space="preserve">. </w:t>
        </w:r>
      </w:ins>
      <w:ins w:id="1852" w:author="IO" w:date="2011-07-18T22:20:00Z">
        <w:r w:rsidR="00C14D79">
          <w:t xml:space="preserve">Se trata de la </w:t>
        </w:r>
        <w:r w:rsidR="00C14D79" w:rsidRPr="00C14D79">
          <w:rPr>
            <w:i/>
            <w:rPrChange w:id="1853"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1854" w:author="IO" w:date="2011-07-18T22:20:00Z">
        <w:r w:rsidR="00C14D79" w:rsidRPr="00317CAD">
          <w:fldChar w:fldCharType="separate"/>
        </w:r>
      </w:ins>
      <w:ins w:id="1855" w:author="IO" w:date="2011-07-22T13:16:00Z">
        <w:r w:rsidR="00416FF6">
          <w:t>3.3.1</w:t>
        </w:r>
      </w:ins>
      <w:ins w:id="1856" w:author="IO" w:date="2011-07-18T22:20:00Z">
        <w:r w:rsidR="00C14D79" w:rsidRPr="00317CAD">
          <w:fldChar w:fldCharType="end"/>
        </w:r>
        <w:r w:rsidR="00C14D79">
          <w:t xml:space="preserve">. </w:t>
        </w:r>
      </w:ins>
      <w:ins w:id="1857" w:author="Orion" w:date="2011-06-10T17:54:00Z">
        <w:r w:rsidR="00D43D29" w:rsidRPr="00317CAD">
          <w:t>Dentro de este tipo de características</w:t>
        </w:r>
      </w:ins>
      <w:ins w:id="1858" w:author="Orion" w:date="2011-06-10T18:07:00Z">
        <w:del w:id="1859" w:author="IO" w:date="2011-07-18T22:21:00Z">
          <w:r w:rsidR="00BE21DB" w:rsidRPr="00317CAD" w:rsidDel="00C14D79">
            <w:delText>,</w:delText>
          </w:r>
        </w:del>
      </w:ins>
      <w:ins w:id="1860" w:author="Orion" w:date="2011-06-10T17:50:00Z">
        <w:del w:id="1861" w:author="IO" w:date="2011-07-18T22:21:00Z">
          <w:r w:rsidR="00D43D29" w:rsidRPr="00317CAD" w:rsidDel="00C14D79">
            <w:delText>para esta aprox</w:delText>
          </w:r>
        </w:del>
      </w:ins>
      <w:ins w:id="1862" w:author="Orion" w:date="2011-06-10T17:51:00Z">
        <w:del w:id="1863" w:author="IO" w:date="2011-07-18T22:21:00Z">
          <w:r w:rsidR="00D43D29" w:rsidRPr="00317CAD" w:rsidDel="00C14D79">
            <w:delText>imación</w:delText>
          </w:r>
        </w:del>
        <w:r w:rsidR="00D43D29" w:rsidRPr="00317CAD">
          <w:t xml:space="preserve"> se han tenido en cuenta</w:t>
        </w:r>
      </w:ins>
      <w:ins w:id="1864" w:author="Orion" w:date="2011-06-10T17:54:00Z">
        <w:r w:rsidR="00D43D29" w:rsidRPr="00317CAD">
          <w:t xml:space="preserve"> la</w:t>
        </w:r>
      </w:ins>
      <w:ins w:id="1865" w:author="IO" w:date="2011-06-09T17:41:00Z">
        <w:del w:id="1866" w:author="Orion" w:date="2011-06-10T17:51:00Z">
          <w:r w:rsidR="00753875" w:rsidRPr="00317CAD" w:rsidDel="00D43D29">
            <w:delText>ej.</w:delText>
          </w:r>
        </w:del>
        <w:r w:rsidR="00753875" w:rsidRPr="00317CAD">
          <w:t xml:space="preserve"> velocidad </w:t>
        </w:r>
        <w:del w:id="1867" w:author="Orion" w:date="2011-06-10T19:03:00Z">
          <w:r w:rsidR="00753875" w:rsidRPr="00317CAD" w:rsidDel="00403105">
            <w:delText xml:space="preserve">de crucero </w:delText>
          </w:r>
        </w:del>
        <w:r w:rsidR="00753875" w:rsidRPr="00317CAD">
          <w:t>y</w:t>
        </w:r>
      </w:ins>
      <w:ins w:id="1868" w:author="Orion" w:date="2011-06-10T17:54:00Z">
        <w:r w:rsidR="00D43D29" w:rsidRPr="00317CAD">
          <w:t xml:space="preserve"> la</w:t>
        </w:r>
      </w:ins>
      <w:ins w:id="1869" w:author="IO" w:date="2011-06-09T17:41:00Z">
        <w:r w:rsidR="00753875" w:rsidRPr="00317CAD">
          <w:t xml:space="preserve"> altitud. </w:t>
        </w:r>
      </w:ins>
      <w:ins w:id="1870" w:author="IO" w:date="2011-06-09T17:42:00Z">
        <w:r w:rsidR="00753875" w:rsidRPr="00317CAD">
          <w:t>El tipo de avión limita estas características con valores máximos y mínimos</w:t>
        </w:r>
      </w:ins>
      <w:ins w:id="1871" w:author="IO" w:date="2011-07-18T22:23:00Z">
        <w:r w:rsidR="00C14D79">
          <w:t>. E</w:t>
        </w:r>
      </w:ins>
      <w:ins w:id="1872" w:author="IO" w:date="2011-06-09T17:42:00Z">
        <w:r w:rsidR="00753875" w:rsidRPr="00317CAD">
          <w:t xml:space="preserve">n algunos casos </w:t>
        </w:r>
      </w:ins>
      <w:ins w:id="1873" w:author="IO" w:date="2011-07-18T22:23:00Z">
        <w:r w:rsidR="00C14D79">
          <w:t xml:space="preserve">se puede prescindir de </w:t>
        </w:r>
      </w:ins>
      <w:ins w:id="1874" w:author="IO" w:date="2011-06-09T17:42:00Z">
        <w:r w:rsidR="00753875" w:rsidRPr="00317CAD">
          <w:t xml:space="preserve">uno de estos límites </w:t>
        </w:r>
      </w:ins>
      <w:ins w:id="1875" w:author="IO" w:date="2011-07-18T22:23:00Z">
        <w:r w:rsidR="00C14D79">
          <w:t>y considerar sólo</w:t>
        </w:r>
      </w:ins>
      <w:ins w:id="1876" w:author="Orion" w:date="2011-06-10T19:08:00Z">
        <w:del w:id="1877" w:author="IO" w:date="2011-07-18T22:23:00Z">
          <w:r w:rsidR="004C00D3" w:rsidRPr="00317CAD" w:rsidDel="00C14D79">
            <w:delText>,</w:delText>
          </w:r>
        </w:del>
      </w:ins>
      <w:ins w:id="1878" w:author="Orion" w:date="2011-06-10T19:07:00Z">
        <w:del w:id="1879" w:author="IO" w:date="2011-07-18T22:23:00Z">
          <w:r w:rsidR="004C00D3" w:rsidRPr="00317CAD" w:rsidDel="00C14D79">
            <w:delText xml:space="preserve"> y establece</w:delText>
          </w:r>
        </w:del>
        <w:r w:rsidR="004C00D3" w:rsidRPr="00317CAD">
          <w:t xml:space="preserve"> un valor de crucero</w:t>
        </w:r>
      </w:ins>
      <w:ins w:id="1880" w:author="Orion" w:date="2011-06-10T19:08:00Z">
        <w:r w:rsidR="004C00D3" w:rsidRPr="00317CAD">
          <w:t xml:space="preserve"> recomendado</w:t>
        </w:r>
      </w:ins>
      <w:ins w:id="1881" w:author="IO" w:date="2011-06-09T17:42:00Z">
        <w:r w:rsidR="00753875" w:rsidRPr="00317CAD">
          <w:t xml:space="preserve">. </w:t>
        </w:r>
      </w:ins>
      <w:ins w:id="1882" w:author="IO" w:date="2011-06-09T17:43:00Z">
        <w:r w:rsidR="00753875" w:rsidRPr="00317CAD">
          <w:t xml:space="preserve">Un avión tendrá </w:t>
        </w:r>
      </w:ins>
      <w:ins w:id="1883" w:author="IO" w:date="2011-07-18T22:23:00Z">
        <w:r w:rsidR="00C14D79">
          <w:t xml:space="preserve">durante el vuelo </w:t>
        </w:r>
      </w:ins>
      <w:ins w:id="1884" w:author="IO" w:date="2011-06-09T17:43:00Z">
        <w:r w:rsidR="00753875" w:rsidRPr="00317CAD">
          <w:t>un valor actual de cada una de estas características entre los límites fijados por su tipo de avión</w:t>
        </w:r>
        <w:del w:id="1885" w:author="Orion" w:date="2011-06-10T19:09:00Z">
          <w:r w:rsidR="00753875" w:rsidRPr="00317CAD" w:rsidDel="00125E39">
            <w:delText xml:space="preserve"> </w:delText>
          </w:r>
        </w:del>
      </w:ins>
      <w:ins w:id="1886" w:author="IO" w:date="2011-06-09T17:38:00Z">
        <w:del w:id="1887" w:author="Orion" w:date="2011-06-10T19:09:00Z">
          <w:r w:rsidR="00753875" w:rsidRPr="00317CAD" w:rsidDel="00125E39">
            <w:delText xml:space="preserve">Las características consideradas actualmente son </w:delText>
          </w:r>
        </w:del>
      </w:ins>
      <w:ins w:id="1888" w:author="IO" w:date="2011-06-09T17:43:00Z">
        <w:del w:id="1889" w:author="Orion" w:date="2011-06-10T19:09:00Z">
          <w:r w:rsidR="00753875" w:rsidRPr="00317CAD" w:rsidDel="00125E39">
            <w:delText>la altura, la velocidad y la cantidad de combustible disponible.</w:delText>
          </w:r>
        </w:del>
      </w:ins>
      <w:ins w:id="1890" w:author="IO" w:date="2011-07-18T22:24:00Z">
        <w:r w:rsidR="00C14D79" w:rsidRPr="00317CAD">
          <w:t xml:space="preserve">. </w:t>
        </w:r>
        <w:r w:rsidR="00C14D79">
          <w:t>Se trata de l</w:t>
        </w:r>
      </w:ins>
      <w:ins w:id="1891" w:author="IO" w:date="2011-07-18T22:25:00Z">
        <w:r w:rsidR="00C14D79">
          <w:t>o</w:t>
        </w:r>
      </w:ins>
      <w:ins w:id="1892" w:author="IO" w:date="2011-07-18T22:24:00Z">
        <w:r w:rsidR="00C14D79">
          <w:t xml:space="preserve">s </w:t>
        </w:r>
      </w:ins>
      <w:ins w:id="1893" w:author="IO" w:date="2011-07-18T22:25:00Z">
        <w:r w:rsidR="00C14D79">
          <w:rPr>
            <w:i/>
          </w:rPr>
          <w:t>parámetros</w:t>
        </w:r>
      </w:ins>
      <w:ins w:id="1894"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1895" w:author="IO" w:date="2011-07-18T22:24:00Z">
        <w:r w:rsidR="00C14D79" w:rsidRPr="00317CAD">
          <w:fldChar w:fldCharType="separate"/>
        </w:r>
      </w:ins>
      <w:ins w:id="1896" w:author="IO" w:date="2011-07-22T13:16:00Z">
        <w:r w:rsidR="00416FF6">
          <w:t>3.3.1</w:t>
        </w:r>
      </w:ins>
      <w:ins w:id="1897" w:author="IO" w:date="2011-07-18T22:24:00Z">
        <w:r w:rsidR="00C14D79" w:rsidRPr="00317CAD">
          <w:fldChar w:fldCharType="end"/>
        </w:r>
        <w:r w:rsidR="00C14D79">
          <w:t>.</w:t>
        </w:r>
      </w:ins>
      <w:ins w:id="1898" w:author="IO" w:date="2011-07-18T22:27:00Z">
        <w:r w:rsidR="001B7D70">
          <w:t xml:space="preserve"> </w:t>
        </w:r>
      </w:ins>
      <w:ins w:id="1899" w:author="IO" w:date="2011-06-09T17:48:00Z">
        <w:r w:rsidR="006C100C" w:rsidRPr="00317CAD">
          <w:t>A modo de ejemplo de tipo de avión se incluye el Airbus A-320</w:t>
        </w:r>
      </w:ins>
      <w:ins w:id="1900" w:author="Orion" w:date="2011-06-10T14:26:00Z">
        <w:r w:rsidR="00A35B8F" w:rsidRPr="00317CAD">
          <w:t xml:space="preserve"> </w:t>
        </w:r>
      </w:ins>
      <w:ins w:id="1901" w:author="Orion" w:date="2011-06-10T19:04:00Z">
        <w:r w:rsidR="00403105" w:rsidRPr="00317CAD">
          <w:t xml:space="preserve">cuyas características se pueden ver en </w:t>
        </w:r>
      </w:ins>
      <w:ins w:id="1902" w:author="IO" w:date="2011-06-09T17:48:00Z">
        <w:r w:rsidR="006C100C" w:rsidRPr="00317CAD">
          <w:t xml:space="preserve"> </w:t>
        </w:r>
      </w:ins>
      <w:customXmlInsRangeStart w:id="1903" w:author="IO" w:date="2011-06-09T17:48:00Z"/>
      <w:sdt>
        <w:sdtPr>
          <w:id w:val="111411251"/>
          <w:citation/>
        </w:sdtPr>
        <w:sdtEndPr/>
        <w:sdtContent>
          <w:customXmlInsRangeEnd w:id="1903"/>
          <w:ins w:id="1904" w:author="IO" w:date="2011-06-09T17:48:00Z">
            <w:r w:rsidR="006C100C" w:rsidRPr="00317CAD">
              <w:fldChar w:fldCharType="begin"/>
            </w:r>
          </w:ins>
          <w:ins w:id="1905" w:author="Orion" w:date="2011-07-26T16:18:00Z">
            <w:r w:rsidR="00626A30">
              <w:instrText xml:space="preserve">CITATION Dim \l 3082 </w:instrText>
            </w:r>
          </w:ins>
          <w:ins w:id="1906" w:author="IO" w:date="2011-06-09T17:48:00Z">
            <w:del w:id="1907" w:author="Orion" w:date="2011-07-26T16:18:00Z">
              <w:r w:rsidR="006C100C" w:rsidRPr="00317CAD" w:rsidDel="00626A30">
                <w:delInstrText xml:space="preserve"> CITATION Dim \l 3082 </w:delInstrText>
              </w:r>
            </w:del>
            <w:r w:rsidR="006C100C" w:rsidRPr="00317CAD">
              <w:fldChar w:fldCharType="separate"/>
            </w:r>
          </w:ins>
          <w:r w:rsidR="00282451">
            <w:rPr>
              <w:noProof/>
            </w:rPr>
            <w:t>(61)</w:t>
          </w:r>
          <w:ins w:id="1908" w:author="IO" w:date="2011-06-09T17:48:00Z">
            <w:r w:rsidR="006C100C" w:rsidRPr="00317CAD">
              <w:fldChar w:fldCharType="end"/>
            </w:r>
          </w:ins>
          <w:customXmlInsRangeStart w:id="1909" w:author="IO" w:date="2011-06-09T17:48:00Z"/>
        </w:sdtContent>
      </w:sdt>
      <w:customXmlInsRangeEnd w:id="1909"/>
      <w:ins w:id="1910" w:author="IO" w:date="2011-06-09T17:48:00Z">
        <w:r w:rsidR="006C100C" w:rsidRPr="00317CAD">
          <w:t xml:space="preserve"> </w:t>
        </w:r>
      </w:ins>
      <w:customXmlInsRangeStart w:id="1911" w:author="IO" w:date="2011-06-09T17:48:00Z"/>
      <w:sdt>
        <w:sdtPr>
          <w:id w:val="-280486870"/>
          <w:citation/>
        </w:sdtPr>
        <w:sdtEndPr/>
        <w:sdtContent>
          <w:customXmlInsRangeEnd w:id="1911"/>
          <w:ins w:id="1912" w:author="IO" w:date="2011-06-09T17:48:00Z">
            <w:r w:rsidR="006C100C" w:rsidRPr="00317CAD">
              <w:fldChar w:fldCharType="begin"/>
            </w:r>
          </w:ins>
          <w:ins w:id="1913" w:author="Orion" w:date="2011-07-26T16:33:00Z">
            <w:r w:rsidR="00697AA0">
              <w:instrText xml:space="preserve">CITATION Air05 \l 3082 </w:instrText>
            </w:r>
          </w:ins>
          <w:ins w:id="1914" w:author="IO" w:date="2011-06-09T17:48:00Z">
            <w:del w:id="1915" w:author="Orion" w:date="2011-07-26T16:18:00Z">
              <w:r w:rsidR="006C100C" w:rsidRPr="00317CAD" w:rsidDel="00626A30">
                <w:delInstrText xml:space="preserve"> CITATION Air05 \l 3082 </w:delInstrText>
              </w:r>
            </w:del>
            <w:r w:rsidR="006C100C" w:rsidRPr="00317CAD">
              <w:fldChar w:fldCharType="separate"/>
            </w:r>
          </w:ins>
          <w:r w:rsidR="00282451">
            <w:rPr>
              <w:noProof/>
            </w:rPr>
            <w:t>(62)</w:t>
          </w:r>
          <w:ins w:id="1916" w:author="IO" w:date="2011-06-09T17:48:00Z">
            <w:r w:rsidR="006C100C" w:rsidRPr="00317CAD">
              <w:fldChar w:fldCharType="end"/>
            </w:r>
          </w:ins>
          <w:customXmlInsRangeStart w:id="1917" w:author="IO" w:date="2011-06-09T17:48:00Z"/>
        </w:sdtContent>
      </w:sdt>
      <w:customXmlInsRangeEnd w:id="1917"/>
      <w:ins w:id="1918" w:author="Orion" w:date="2011-06-10T19:10:00Z">
        <w:r w:rsidR="0013747B" w:rsidRPr="00317CAD">
          <w:t>.</w:t>
        </w:r>
      </w:ins>
      <w:ins w:id="1919" w:author="IO" w:date="2011-06-09T17:48:00Z">
        <w:del w:id="1920" w:author="Orion" w:date="2011-06-10T19:10:00Z">
          <w:r w:rsidR="006C100C" w:rsidRPr="00317CAD" w:rsidDel="0013747B">
            <w:delText>,</w:delText>
          </w:r>
        </w:del>
      </w:ins>
      <w:ins w:id="1921" w:author="Orion" w:date="2011-06-10T19:09:00Z">
        <w:r w:rsidR="00D509B7" w:rsidRPr="00317CAD">
          <w:t xml:space="preserve"> </w:t>
        </w:r>
      </w:ins>
      <w:ins w:id="1922" w:author="Orion" w:date="2011-06-10T19:10:00Z">
        <w:r w:rsidR="0013747B" w:rsidRPr="00317CAD">
          <w:t>D</w:t>
        </w:r>
      </w:ins>
      <w:ins w:id="1923" w:author="Orion" w:date="2011-06-10T19:09:00Z">
        <w:r w:rsidR="00D509B7" w:rsidRPr="00317CAD">
          <w:t>icho modelo de avión</w:t>
        </w:r>
      </w:ins>
      <w:ins w:id="1924" w:author="IO" w:date="2011-06-09T17:48:00Z">
        <w:del w:id="1925" w:author="Orion" w:date="2011-06-10T19:09:00Z">
          <w:r w:rsidR="006C100C" w:rsidRPr="00317CAD" w:rsidDel="00D509B7">
            <w:delText xml:space="preserve"> que</w:delText>
          </w:r>
        </w:del>
        <w:r w:rsidR="006C100C" w:rsidRPr="00317CAD">
          <w:t xml:space="preserve"> es el </w:t>
        </w:r>
        <w:del w:id="1926" w:author="Orion" w:date="2011-06-10T19:04:00Z">
          <w:r w:rsidR="006C100C" w:rsidRPr="00317CAD" w:rsidDel="00266CFB">
            <w:delText>tipo</w:delText>
          </w:r>
        </w:del>
        <w:del w:id="1927" w:author="Orion" w:date="2011-06-10T19:10:00Z">
          <w:r w:rsidR="006C100C" w:rsidRPr="00317CAD" w:rsidDel="00D509B7">
            <w:delText xml:space="preserve"> de avión </w:delText>
          </w:r>
        </w:del>
        <w:r w:rsidR="006C100C" w:rsidRPr="00317CAD">
          <w:t xml:space="preserve">más utilizado por Iberia, la </w:t>
        </w:r>
      </w:ins>
      <w:ins w:id="1928" w:author="IO" w:date="2011-06-09T17:49:00Z">
        <w:r w:rsidR="006C100C" w:rsidRPr="00317CAD">
          <w:t xml:space="preserve">mayor </w:t>
        </w:r>
      </w:ins>
      <w:ins w:id="1929" w:author="IO" w:date="2011-06-09T17:48:00Z">
        <w:r w:rsidR="006C100C" w:rsidRPr="00317CAD">
          <w:t xml:space="preserve">compañía </w:t>
        </w:r>
      </w:ins>
      <w:ins w:id="1930" w:author="IO" w:date="2011-06-09T17:49:00Z">
        <w:r w:rsidR="006C100C" w:rsidRPr="00317CAD">
          <w:t>aérea</w:t>
        </w:r>
      </w:ins>
      <w:ins w:id="1931" w:author="IO" w:date="2011-06-09T17:48:00Z">
        <w:r w:rsidR="006C100C" w:rsidRPr="00317CAD">
          <w:t xml:space="preserve"> española</w:t>
        </w:r>
      </w:ins>
      <w:customXmlInsRangeStart w:id="1932" w:author="Orion" w:date="2011-06-10T13:36:00Z"/>
      <w:sdt>
        <w:sdtPr>
          <w:id w:val="-983390893"/>
          <w:citation/>
        </w:sdtPr>
        <w:sdtEndPr/>
        <w:sdtContent>
          <w:customXmlInsRangeEnd w:id="1932"/>
          <w:ins w:id="1933" w:author="Orion" w:date="2011-06-10T13:36:00Z">
            <w:r w:rsidR="00BA1340" w:rsidRPr="00317CAD">
              <w:fldChar w:fldCharType="begin"/>
            </w:r>
          </w:ins>
          <w:ins w:id="1934" w:author="Orion" w:date="2011-07-26T16:40:00Z">
            <w:r w:rsidR="00697AA0">
              <w:instrText xml:space="preserve">CITATION Flo \l 3082 </w:instrText>
            </w:r>
          </w:ins>
          <w:ins w:id="1935" w:author="Orion" w:date="2011-06-10T13:36:00Z">
            <w:r w:rsidR="00BA1340" w:rsidRPr="00317CAD">
              <w:fldChar w:fldCharType="separate"/>
            </w:r>
          </w:ins>
          <w:r w:rsidR="00282451">
            <w:rPr>
              <w:noProof/>
            </w:rPr>
            <w:t xml:space="preserve"> (64)</w:t>
          </w:r>
          <w:ins w:id="1936" w:author="Orion" w:date="2011-06-10T13:36:00Z">
            <w:r w:rsidR="00BA1340" w:rsidRPr="00317CAD">
              <w:fldChar w:fldCharType="end"/>
            </w:r>
          </w:ins>
          <w:customXmlInsRangeStart w:id="1937" w:author="Orion" w:date="2011-06-10T13:36:00Z"/>
        </w:sdtContent>
      </w:sdt>
      <w:customXmlInsRangeEnd w:id="1937"/>
      <w:ins w:id="1938" w:author="IO" w:date="2011-06-09T17:48:00Z">
        <w:r w:rsidR="006C100C" w:rsidRPr="00317CAD">
          <w:t>.</w:t>
        </w:r>
      </w:ins>
    </w:p>
    <w:p w14:paraId="4EF796E9" w14:textId="51BF7F07" w:rsidR="006C100C" w:rsidRPr="00317CAD" w:rsidRDefault="00753875">
      <w:pPr>
        <w:spacing w:before="240" w:after="120"/>
        <w:ind w:firstLine="284"/>
        <w:jc w:val="both"/>
        <w:rPr>
          <w:ins w:id="1939" w:author="IO" w:date="2011-06-09T17:46:00Z"/>
        </w:rPr>
        <w:pPrChange w:id="1940" w:author="IO" w:date="2011-07-18T22:17:00Z">
          <w:pPr/>
        </w:pPrChange>
      </w:pPr>
      <w:ins w:id="1941" w:author="IO" w:date="2011-06-09T17:44:00Z">
        <w:r w:rsidRPr="00317CAD">
          <w:t>Las características ligadas al vuelo identifican aspectos que no est</w:t>
        </w:r>
      </w:ins>
      <w:ins w:id="1942" w:author="IO" w:date="2011-06-09T17:45:00Z">
        <w:r w:rsidRPr="00317CAD">
          <w:t>án limitados por el tipo de avión.</w:t>
        </w:r>
      </w:ins>
      <w:ins w:id="1943" w:author="Orion" w:date="2011-06-10T19:15:00Z">
        <w:r w:rsidR="007508B1" w:rsidRPr="00317CAD">
          <w:t xml:space="preserve"> Ejemplos de </w:t>
        </w:r>
      </w:ins>
      <w:ins w:id="1944" w:author="Orion" w:date="2011-06-10T19:17:00Z">
        <w:r w:rsidR="007508B1" w:rsidRPr="00317CAD">
          <w:t>estas</w:t>
        </w:r>
      </w:ins>
      <w:ins w:id="1945" w:author="Orion" w:date="2011-06-10T19:15:00Z">
        <w:r w:rsidR="007508B1" w:rsidRPr="00317CAD">
          <w:t xml:space="preserve"> características</w:t>
        </w:r>
      </w:ins>
      <w:ins w:id="1946" w:author="Orion" w:date="2011-06-10T19:17:00Z">
        <w:r w:rsidR="007508B1" w:rsidRPr="00317CAD">
          <w:t>,</w:t>
        </w:r>
      </w:ins>
      <w:ins w:id="1947" w:author="Orion" w:date="2011-06-10T19:15:00Z">
        <w:r w:rsidR="007508B1" w:rsidRPr="00317CAD">
          <w:t xml:space="preserve"> que se tendrán en cuenta en este sistema</w:t>
        </w:r>
      </w:ins>
      <w:ins w:id="1948" w:author="Orion" w:date="2011-06-10T19:17:00Z">
        <w:r w:rsidR="007508B1" w:rsidRPr="00317CAD">
          <w:t>,</w:t>
        </w:r>
      </w:ins>
      <w:ins w:id="1949" w:author="IO" w:date="2011-06-09T17:45:00Z">
        <w:del w:id="1950" w:author="Orion" w:date="2011-06-10T19:15:00Z">
          <w:r w:rsidRPr="00317CAD" w:rsidDel="007508B1">
            <w:delText xml:space="preserve"> </w:delText>
          </w:r>
        </w:del>
      </w:ins>
      <w:ins w:id="1951" w:author="Orion" w:date="2011-05-09T00:24:00Z">
        <w:del w:id="1952" w:author="IO" w:date="2011-06-09T17:45:00Z">
          <w:r w:rsidR="00DB4D1B" w:rsidRPr="00317CAD">
            <w:delText>que se van a tener en cuenta de estos aviones van a ser:</w:delText>
          </w:r>
        </w:del>
      </w:ins>
      <w:ins w:id="1953" w:author="IO" w:date="2011-06-09T17:45:00Z">
        <w:del w:id="1954" w:author="Orion" w:date="2011-06-10T19:15:00Z">
          <w:r w:rsidRPr="00317CAD" w:rsidDel="007508B1">
            <w:delText>En</w:delText>
          </w:r>
        </w:del>
      </w:ins>
      <w:ins w:id="1955" w:author="Orion" w:date="2011-06-10T19:15:00Z">
        <w:r w:rsidR="007508B1" w:rsidRPr="00317CAD">
          <w:t xml:space="preserve"> serán</w:t>
        </w:r>
      </w:ins>
      <w:ins w:id="1956" w:author="IO" w:date="2011-06-09T17:45:00Z">
        <w:del w:id="1957" w:author="Orion" w:date="2011-06-10T19:15:00Z">
          <w:r w:rsidRPr="00317CAD" w:rsidDel="007508B1">
            <w:delText xml:space="preserve"> este caso son</w:delText>
          </w:r>
        </w:del>
      </w:ins>
      <w:ins w:id="1958" w:author="Orion" w:date="2011-05-09T00:24:00Z">
        <w:r w:rsidR="00DB4D1B" w:rsidRPr="00317CAD">
          <w:t xml:space="preserve"> el rumbo</w:t>
        </w:r>
        <w:del w:id="1959" w:author="IO" w:date="2011-06-09T17:45:00Z">
          <w:r w:rsidR="00DB4D1B" w:rsidRPr="00317CAD">
            <w:delText>, la altura</w:delText>
          </w:r>
        </w:del>
      </w:ins>
      <w:ins w:id="1960" w:author="Orion" w:date="2011-05-09T00:25:00Z">
        <w:del w:id="1961" w:author="IO" w:date="2011-06-09T17:45:00Z">
          <w:r w:rsidR="004D1B77" w:rsidRPr="00317CAD">
            <w:delText xml:space="preserve">, la velocidad, la cantidad de combustible </w:delText>
          </w:r>
        </w:del>
      </w:ins>
      <w:ins w:id="1962" w:author="Orion" w:date="2011-05-09T00:26:00Z">
        <w:del w:id="1963" w:author="IO" w:date="2011-06-09T17:45:00Z">
          <w:r w:rsidR="004D1B77" w:rsidRPr="00317CAD">
            <w:delText>disponible</w:delText>
          </w:r>
        </w:del>
        <w:r w:rsidR="004D1B77" w:rsidRPr="00317CAD">
          <w:t xml:space="preserve"> y la posición actual</w:t>
        </w:r>
        <w:del w:id="1964" w:author="IO" w:date="2011-06-09T17:45:00Z">
          <w:r w:rsidR="004D1B77" w:rsidRPr="00317CAD">
            <w:delText xml:space="preserve"> de la aeronave</w:delText>
          </w:r>
        </w:del>
        <w:r w:rsidR="004D1B77" w:rsidRPr="00317CAD">
          <w:t>.</w:t>
        </w:r>
      </w:ins>
      <w:ins w:id="1965" w:author="Orion" w:date="2011-05-09T00:27:00Z">
        <w:del w:id="1966"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1967" w:author="Orion" w:date="2011-05-09T00:14:00Z"/>
          <w:del w:id="1968" w:author="IO" w:date="2011-06-09T17:48:00Z"/>
        </w:rPr>
        <w:pPrChange w:id="1969" w:author="IO" w:date="2011-07-18T22:17:00Z">
          <w:pPr/>
        </w:pPrChange>
      </w:pPr>
      <w:ins w:id="1970" w:author="IO" w:date="2011-06-09T17:46:00Z">
        <w:r w:rsidRPr="00317CAD">
          <w:t xml:space="preserve">Las posibles maniobras </w:t>
        </w:r>
      </w:ins>
      <w:ins w:id="1971" w:author="IO" w:date="2011-07-18T22:27:00Z">
        <w:r w:rsidR="001B7D70">
          <w:t xml:space="preserve">que </w:t>
        </w:r>
      </w:ins>
      <w:ins w:id="1972" w:author="IO" w:date="2011-06-09T17:46:00Z">
        <w:r w:rsidRPr="00317CAD">
          <w:t xml:space="preserve">se pueden realizar sobre los aviones se </w:t>
        </w:r>
      </w:ins>
      <w:ins w:id="1973" w:author="Orion" w:date="2011-05-09T00:28:00Z">
        <w:del w:id="1974" w:author="IO" w:date="2011-06-09T17:46:00Z">
          <w:r w:rsidR="004D1B77" w:rsidRPr="00317CAD">
            <w:delText>Abstrayéndose</w:delText>
          </w:r>
        </w:del>
      </w:ins>
      <w:ins w:id="1975" w:author="Orion" w:date="2011-05-09T00:27:00Z">
        <w:del w:id="1976" w:author="IO" w:date="2011-06-09T17:46:00Z">
          <w:r w:rsidR="004D1B77" w:rsidRPr="00317CAD">
            <w:delText xml:space="preserve"> todas las maniobras</w:delText>
          </w:r>
        </w:del>
      </w:ins>
      <w:ins w:id="1977" w:author="Orion" w:date="2011-05-09T00:29:00Z">
        <w:del w:id="1978" w:author="IO" w:date="2011-06-09T17:46:00Z">
          <w:r w:rsidR="004D1B77" w:rsidRPr="00317CAD">
            <w:delText xml:space="preserve"> que se pueden realizar sobre</w:delText>
          </w:r>
        </w:del>
      </w:ins>
      <w:ins w:id="1979" w:author="Orion" w:date="2011-05-09T00:27:00Z">
        <w:del w:id="1980" w:author="IO" w:date="2011-06-09T17:46:00Z">
          <w:r w:rsidR="004D1B77" w:rsidRPr="00317CAD">
            <w:delText xml:space="preserve"> </w:delText>
          </w:r>
        </w:del>
      </w:ins>
      <w:ins w:id="1981" w:author="Orion" w:date="2011-05-09T00:35:00Z">
        <w:del w:id="1982" w:author="IO" w:date="2011-06-09T17:46:00Z">
          <w:r w:rsidR="001836F1" w:rsidRPr="00317CAD">
            <w:delText>los</w:delText>
          </w:r>
        </w:del>
      </w:ins>
      <w:ins w:id="1983" w:author="Orion" w:date="2011-05-09T00:27:00Z">
        <w:del w:id="1984" w:author="IO" w:date="2011-06-09T17:46:00Z">
          <w:r w:rsidR="004D1B77" w:rsidRPr="00317CAD">
            <w:delText xml:space="preserve"> </w:delText>
          </w:r>
          <w:r w:rsidR="004D1B77" w:rsidRPr="00317CAD" w:rsidDel="006C100C">
            <w:delText>aviones</w:delText>
          </w:r>
        </w:del>
      </w:ins>
      <w:ins w:id="1985" w:author="IO" w:date="2011-06-09T17:46:00Z">
        <w:r w:rsidRPr="00317CAD">
          <w:t>abstraen como</w:t>
        </w:r>
      </w:ins>
      <w:ins w:id="1986" w:author="Orion" w:date="2011-05-09T00:27:00Z">
        <w:del w:id="1987" w:author="IO" w:date="2011-06-09T17:46:00Z">
          <w:r w:rsidR="004D1B77" w:rsidRPr="00317CAD" w:rsidDel="006C100C">
            <w:delText xml:space="preserve"> </w:delText>
          </w:r>
        </w:del>
        <w:r w:rsidR="004D1B77" w:rsidRPr="00317CAD">
          <w:t xml:space="preserve"> </w:t>
        </w:r>
        <w:del w:id="1988" w:author="IO" w:date="2011-06-09T17:46:00Z">
          <w:r w:rsidR="004D1B77" w:rsidRPr="00317CAD">
            <w:delText>a posib</w:delText>
          </w:r>
        </w:del>
        <w:r w:rsidR="004D1B77" w:rsidRPr="00317CAD">
          <w:t xml:space="preserve">modificaciones de </w:t>
        </w:r>
        <w:del w:id="1989" w:author="IO" w:date="2011-06-09T17:46:00Z">
          <w:r w:rsidR="004D1B77" w:rsidRPr="00317CAD" w:rsidDel="006C100C">
            <w:delText>est</w:delText>
          </w:r>
        </w:del>
      </w:ins>
      <w:ins w:id="1990" w:author="IO" w:date="2011-06-09T17:46:00Z">
        <w:r w:rsidRPr="00317CAD">
          <w:t>l</w:t>
        </w:r>
      </w:ins>
      <w:ins w:id="1991" w:author="Orion" w:date="2011-05-09T00:27:00Z">
        <w:r w:rsidR="004D1B77" w:rsidRPr="00317CAD">
          <w:t>os</w:t>
        </w:r>
      </w:ins>
      <w:ins w:id="1992" w:author="Orion" w:date="2011-06-10T19:12:00Z">
        <w:r w:rsidR="00A77426" w:rsidRPr="00317CAD">
          <w:t xml:space="preserve"> </w:t>
        </w:r>
      </w:ins>
      <w:ins w:id="1993" w:author="Orion" w:date="2011-05-09T00:27:00Z">
        <w:r w:rsidR="004D1B77" w:rsidRPr="00317CAD">
          <w:t>valores</w:t>
        </w:r>
      </w:ins>
      <w:ins w:id="1994" w:author="IO" w:date="2011-06-09T17:46:00Z">
        <w:r w:rsidRPr="00317CAD">
          <w:t xml:space="preserve"> de </w:t>
        </w:r>
      </w:ins>
      <w:ins w:id="1995" w:author="IO" w:date="2011-06-09T17:47:00Z">
        <w:r w:rsidRPr="00317CAD">
          <w:t>algunos de lo</w:t>
        </w:r>
      </w:ins>
      <w:ins w:id="1996" w:author="IO" w:date="2011-06-09T17:46:00Z">
        <w:r w:rsidRPr="00317CAD">
          <w:t>s atributos</w:t>
        </w:r>
      </w:ins>
      <w:ins w:id="1997" w:author="IO" w:date="2011-06-09T17:47:00Z">
        <w:r w:rsidRPr="00317CAD">
          <w:t xml:space="preserve"> previos</w:t>
        </w:r>
      </w:ins>
      <w:ins w:id="1998" w:author="Orion" w:date="2011-05-09T00:28:00Z">
        <w:r w:rsidR="004D1B77" w:rsidRPr="00317CAD">
          <w:t>, en concreto del rumbo, la altura y la velocidad</w:t>
        </w:r>
      </w:ins>
      <w:ins w:id="1999" w:author="IO" w:date="2011-06-09T17:47:00Z">
        <w:r w:rsidRPr="00317CAD">
          <w:t xml:space="preserve">. El resto de los valores de atributos </w:t>
        </w:r>
      </w:ins>
      <w:ins w:id="2000" w:author="Orion" w:date="2011-05-09T00:29:00Z">
        <w:del w:id="2001" w:author="IO" w:date="2011-06-09T17:47:00Z">
          <w:r w:rsidR="004D1B77" w:rsidRPr="00317CAD">
            <w:delText xml:space="preserve">, ya que el resto </w:delText>
          </w:r>
        </w:del>
        <w:r w:rsidR="004D1B77" w:rsidRPr="00317CAD">
          <w:t xml:space="preserve">se </w:t>
        </w:r>
      </w:ins>
      <w:ins w:id="2002" w:author="Orion" w:date="2011-05-09T00:31:00Z">
        <w:r w:rsidR="00D44A88" w:rsidRPr="00317CAD">
          <w:t>actualizarán</w:t>
        </w:r>
      </w:ins>
      <w:ins w:id="2003" w:author="Orion" w:date="2011-05-09T00:29:00Z">
        <w:r w:rsidR="004D1B77" w:rsidRPr="00317CAD">
          <w:t xml:space="preserve"> automáticamente</w:t>
        </w:r>
      </w:ins>
      <w:ins w:id="2004" w:author="IO" w:date="2011-06-09T17:47:00Z">
        <w:r w:rsidRPr="00317CAD">
          <w:t xml:space="preserve"> a partir de los ya mencionados.</w:t>
        </w:r>
      </w:ins>
      <w:ins w:id="2005" w:author="Orion" w:date="2011-05-09T00:29:00Z">
        <w:del w:id="2006" w:author="IO" w:date="2011-06-09T17:47:00Z">
          <w:r w:rsidR="004D1B77" w:rsidRPr="00317CAD">
            <w:delText>.</w:delText>
          </w:r>
        </w:del>
      </w:ins>
      <w:ins w:id="2007" w:author="Orion" w:date="2011-05-09T00:30:00Z">
        <w:del w:id="2008" w:author="IO" w:date="2011-06-09T17:47:00Z">
          <w:r w:rsidR="00D44A88" w:rsidRPr="00317CAD">
            <w:delText xml:space="preserve"> </w:delText>
          </w:r>
        </w:del>
        <w:del w:id="2009" w:author="IO" w:date="2011-06-09T17:48:00Z">
          <w:r w:rsidR="00D44A88" w:rsidRPr="00317CAD">
            <w:delText>Para ello también se tendrá en cuenta las limitaciones o especificaciones técn</w:delText>
          </w:r>
        </w:del>
      </w:ins>
      <w:ins w:id="2010" w:author="Orion" w:date="2011-05-09T00:31:00Z">
        <w:del w:id="2011" w:author="IO" w:date="2011-06-09T17:48:00Z">
          <w:r w:rsidR="00D44A88" w:rsidRPr="00317CAD">
            <w:delText xml:space="preserve">icas del modelo de avión Airbus A-320 </w:delText>
          </w:r>
        </w:del>
      </w:ins>
      <w:customXmlInsRangeStart w:id="2012" w:author="Orion" w:date="2011-05-09T00:31:00Z"/>
      <w:customXmlDelRangeStart w:id="2013" w:author="IO" w:date="2011-06-09T17:48:00Z"/>
      <w:sdt>
        <w:sdtPr>
          <w:id w:val="555510808"/>
          <w:citation/>
        </w:sdtPr>
        <w:sdtEndPr/>
        <w:sdtContent>
          <w:customXmlInsRangeEnd w:id="2012"/>
          <w:customXmlDelRangeEnd w:id="2013"/>
          <w:ins w:id="2014" w:author="Orion" w:date="2011-05-09T00:31:00Z">
            <w:del w:id="2015"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2016" w:author="IO" w:date="2011-06-09T17:48:00Z">
            <w:r w:rsidR="002B2B1D" w:rsidRPr="00317CAD">
              <w:rPr>
                <w:rPrChange w:id="2017" w:author="IO" w:date="2011-07-18T22:17:00Z">
                  <w:rPr>
                    <w:rFonts w:cs="Times New Roman"/>
                    <w:noProof/>
                  </w:rPr>
                </w:rPrChange>
              </w:rPr>
              <w:delText>(40)</w:delText>
            </w:r>
          </w:del>
          <w:ins w:id="2018" w:author="Orion" w:date="2011-05-09T00:31:00Z">
            <w:del w:id="2019" w:author="IO" w:date="2011-06-09T17:48:00Z">
              <w:r w:rsidR="00D44A88" w:rsidRPr="00317CAD">
                <w:fldChar w:fldCharType="end"/>
              </w:r>
            </w:del>
          </w:ins>
          <w:customXmlInsRangeStart w:id="2020" w:author="Orion" w:date="2011-05-09T00:31:00Z"/>
          <w:customXmlDelRangeStart w:id="2021" w:author="IO" w:date="2011-06-09T17:48:00Z"/>
        </w:sdtContent>
      </w:sdt>
      <w:customXmlInsRangeEnd w:id="2020"/>
      <w:customXmlDelRangeEnd w:id="2021"/>
      <w:ins w:id="2022" w:author="Orion" w:date="2011-05-09T00:31:00Z">
        <w:del w:id="2023" w:author="IO" w:date="2011-06-09T17:48:00Z">
          <w:r w:rsidR="00D44A88" w:rsidRPr="00317CAD">
            <w:delText xml:space="preserve"> </w:delText>
          </w:r>
        </w:del>
      </w:ins>
      <w:customXmlInsRangeStart w:id="2024" w:author="Orion" w:date="2011-05-09T00:31:00Z"/>
      <w:customXmlDelRangeStart w:id="2025" w:author="IO" w:date="2011-06-09T17:48:00Z"/>
      <w:sdt>
        <w:sdtPr>
          <w:id w:val="515128216"/>
          <w:citation/>
        </w:sdtPr>
        <w:sdtEndPr/>
        <w:sdtContent>
          <w:customXmlInsRangeEnd w:id="2024"/>
          <w:customXmlDelRangeEnd w:id="2025"/>
          <w:ins w:id="2026" w:author="Orion" w:date="2011-05-09T00:31:00Z">
            <w:del w:id="2027"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2028" w:author="IO" w:date="2011-06-09T17:48:00Z">
            <w:r w:rsidR="002B2B1D" w:rsidRPr="00317CAD">
              <w:rPr>
                <w:rPrChange w:id="2029" w:author="IO" w:date="2011-07-18T22:17:00Z">
                  <w:rPr>
                    <w:rFonts w:cs="Times New Roman"/>
                    <w:noProof/>
                  </w:rPr>
                </w:rPrChange>
              </w:rPr>
              <w:delText>(41)</w:delText>
            </w:r>
          </w:del>
          <w:ins w:id="2030" w:author="Orion" w:date="2011-05-09T00:31:00Z">
            <w:del w:id="2031" w:author="IO" w:date="2011-06-09T17:48:00Z">
              <w:r w:rsidR="00D44A88" w:rsidRPr="00317CAD">
                <w:fldChar w:fldCharType="end"/>
              </w:r>
            </w:del>
          </w:ins>
          <w:customXmlInsRangeStart w:id="2032" w:author="Orion" w:date="2011-05-09T00:31:00Z"/>
          <w:customXmlDelRangeStart w:id="2033" w:author="IO" w:date="2011-06-09T17:48:00Z"/>
        </w:sdtContent>
      </w:sdt>
      <w:customXmlInsRangeEnd w:id="2032"/>
      <w:customXmlDelRangeEnd w:id="2033"/>
      <w:ins w:id="2034" w:author="Orion" w:date="2011-05-09T00:31:00Z">
        <w:del w:id="2035" w:author="IO" w:date="2011-06-09T17:48:00Z">
          <w:r w:rsidR="00D44A88" w:rsidRPr="00317CAD">
            <w:delText>.</w:delText>
          </w:r>
        </w:del>
      </w:ins>
    </w:p>
    <w:p w14:paraId="216A2864" w14:textId="75BA4195" w:rsidR="001836F1" w:rsidRPr="00317CAD" w:rsidRDefault="006016DF">
      <w:pPr>
        <w:spacing w:before="240" w:after="120"/>
        <w:ind w:firstLine="284"/>
        <w:jc w:val="both"/>
        <w:rPr>
          <w:ins w:id="2036" w:author="Orion" w:date="2011-05-05T18:45:00Z"/>
        </w:rPr>
        <w:pPrChange w:id="2037" w:author="IO" w:date="2011-07-18T22:17:00Z">
          <w:pPr/>
        </w:pPrChange>
      </w:pPr>
      <w:ins w:id="2038" w:author="IO" w:date="2011-05-13T12:35:00Z">
        <w:del w:id="2039"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2040" w:author="Orion" w:date="2011-05-09T00:39:00Z"/>
          <w:sz w:val="36"/>
          <w:szCs w:val="52"/>
          <w:rPrChange w:id="2041" w:author="IO" w:date="2011-07-20T17:07:00Z">
            <w:rPr>
              <w:ins w:id="2042" w:author="Orion" w:date="2011-05-09T00:39:00Z"/>
            </w:rPr>
          </w:rPrChange>
        </w:rPr>
        <w:pPrChange w:id="2043" w:author="IO" w:date="2011-07-20T17:07:00Z">
          <w:pPr/>
        </w:pPrChange>
      </w:pPr>
      <w:bookmarkStart w:id="2044" w:name="_Ref298777391"/>
      <w:commentRangeStart w:id="2045"/>
      <w:ins w:id="2046" w:author="Orion" w:date="2011-05-09T00:39:00Z">
        <w:del w:id="2047" w:author="IO" w:date="2011-07-20T17:08:00Z">
          <w:r w:rsidRPr="004117D6" w:rsidDel="004117D6">
            <w:rPr>
              <w:b w:val="0"/>
              <w:sz w:val="36"/>
              <w:szCs w:val="52"/>
              <w:rPrChange w:id="2048" w:author="IO" w:date="2011-07-20T17:07:00Z">
                <w:rPr/>
              </w:rPrChange>
            </w:rPr>
            <w:delText>Requisitos de los p</w:delText>
          </w:r>
        </w:del>
      </w:ins>
      <w:bookmarkStart w:id="2049" w:name="_Ref299119056"/>
      <w:bookmarkStart w:id="2050" w:name="_Toc299463864"/>
      <w:ins w:id="2051" w:author="IO" w:date="2011-07-20T17:08:00Z">
        <w:r w:rsidR="004117D6">
          <w:rPr>
            <w:b w:val="0"/>
            <w:sz w:val="36"/>
            <w:szCs w:val="52"/>
          </w:rPr>
          <w:t>P</w:t>
        </w:r>
      </w:ins>
      <w:ins w:id="2052" w:author="Orion" w:date="2011-05-09T00:39:00Z">
        <w:r w:rsidRPr="004117D6">
          <w:rPr>
            <w:b w:val="0"/>
            <w:sz w:val="36"/>
            <w:szCs w:val="52"/>
            <w:rPrChange w:id="2053" w:author="IO" w:date="2011-07-20T17:07:00Z">
              <w:rPr/>
            </w:rPrChange>
          </w:rPr>
          <w:t>ilotos</w:t>
        </w:r>
        <w:del w:id="2054" w:author="IO" w:date="2011-07-20T17:08:00Z">
          <w:r w:rsidRPr="004117D6" w:rsidDel="004117D6">
            <w:rPr>
              <w:b w:val="0"/>
              <w:sz w:val="36"/>
              <w:szCs w:val="52"/>
              <w:rPrChange w:id="2055" w:author="IO" w:date="2011-07-20T17:07:00Z">
                <w:rPr/>
              </w:rPrChange>
            </w:rPr>
            <w:delText>:</w:delText>
          </w:r>
        </w:del>
      </w:ins>
      <w:bookmarkEnd w:id="2044"/>
      <w:commentRangeEnd w:id="2045"/>
      <w:r w:rsidR="00A07C51" w:rsidRPr="004117D6">
        <w:rPr>
          <w:sz w:val="36"/>
          <w:szCs w:val="52"/>
          <w:rPrChange w:id="2056" w:author="IO" w:date="2011-07-20T17:07:00Z">
            <w:rPr>
              <w:rStyle w:val="CommentReference"/>
            </w:rPr>
          </w:rPrChange>
        </w:rPr>
        <w:commentReference w:id="2045"/>
      </w:r>
      <w:bookmarkEnd w:id="2049"/>
      <w:bookmarkEnd w:id="2050"/>
    </w:p>
    <w:p w14:paraId="5F5D8675" w14:textId="77777777" w:rsidR="00A321D8" w:rsidRDefault="00261312">
      <w:pPr>
        <w:spacing w:after="120"/>
        <w:jc w:val="both"/>
        <w:rPr>
          <w:ins w:id="2057" w:author="IO" w:date="2011-07-18T22:44:00Z"/>
        </w:rPr>
        <w:pPrChange w:id="2058" w:author="IO" w:date="2011-07-18T22:31:00Z">
          <w:pPr/>
        </w:pPrChange>
      </w:pPr>
      <w:ins w:id="2059" w:author="Orion" w:date="2011-05-09T00:40:00Z">
        <w:r w:rsidRPr="005E7CE4">
          <w:t xml:space="preserve">Los pilotos son las entidades encargadas de manejar </w:t>
        </w:r>
      </w:ins>
      <w:ins w:id="2060" w:author="IO" w:date="2011-07-18T22:31:00Z">
        <w:r w:rsidR="004A3736" w:rsidRPr="005E7CE4">
          <w:t>los aviones</w:t>
        </w:r>
      </w:ins>
      <w:ins w:id="2061" w:author="IO" w:date="2011-07-18T22:34:00Z">
        <w:r w:rsidR="004A3736" w:rsidRPr="00A613A1">
          <w:t xml:space="preserve">: dan órdenes a estos </w:t>
        </w:r>
      </w:ins>
      <w:ins w:id="2062" w:author="Orion" w:date="2011-05-09T00:40:00Z">
        <w:del w:id="2063" w:author="IO" w:date="2011-07-18T22:34:00Z">
          <w:r w:rsidRPr="00A613A1" w:rsidDel="004A3736">
            <w:delText>y</w:delText>
          </w:r>
        </w:del>
        <w:del w:id="2064" w:author="IO" w:date="2011-07-18T22:31:00Z">
          <w:r w:rsidRPr="00A613A1" w:rsidDel="004A3736">
            <w:delText>,</w:delText>
          </w:r>
        </w:del>
        <w:del w:id="2065" w:author="IO" w:date="2011-07-18T22:34:00Z">
          <w:r w:rsidRPr="00A613A1" w:rsidDel="004A3736">
            <w:delText xml:space="preserve"> por tanto</w:delText>
          </w:r>
        </w:del>
        <w:del w:id="2066" w:author="IO" w:date="2011-07-18T22:32:00Z">
          <w:r w:rsidRPr="00A613A1" w:rsidDel="004A3736">
            <w:delText>,</w:delText>
          </w:r>
        </w:del>
        <w:del w:id="2067" w:author="IO" w:date="2011-07-18T22:34:00Z">
          <w:r w:rsidRPr="00A613A1" w:rsidDel="004A3736">
            <w:delText xml:space="preserve"> dar instrucciones </w:delText>
          </w:r>
        </w:del>
        <w:r w:rsidRPr="00A613A1">
          <w:t xml:space="preserve">a </w:t>
        </w:r>
        <w:del w:id="2068" w:author="IO" w:date="2011-07-18T22:32:00Z">
          <w:r w:rsidRPr="00A613A1" w:rsidDel="004A3736">
            <w:delText>los aviones que estén pilotando</w:delText>
          </w:r>
        </w:del>
      </w:ins>
      <w:ins w:id="2069" w:author="IO" w:date="2011-07-18T22:32:00Z">
        <w:r w:rsidR="004A3736" w:rsidRPr="00A613A1">
          <w:t xml:space="preserve">través de los </w:t>
        </w:r>
        <w:r w:rsidR="004A3736" w:rsidRPr="00004449">
          <w:t>correspondientes controles</w:t>
        </w:r>
      </w:ins>
      <w:ins w:id="2070" w:author="IO" w:date="2011-07-18T22:34:00Z">
        <w:r w:rsidR="004A3736" w:rsidRPr="00004449">
          <w:t xml:space="preserve"> y reciben información desde sus sensores</w:t>
        </w:r>
      </w:ins>
      <w:ins w:id="2071" w:author="Orion" w:date="2011-05-09T00:40:00Z">
        <w:r w:rsidRPr="00004449">
          <w:t>.</w:t>
        </w:r>
      </w:ins>
      <w:ins w:id="2072" w:author="Orion" w:date="2011-05-09T00:41:00Z">
        <w:r w:rsidRPr="00004449">
          <w:t xml:space="preserve"> </w:t>
        </w:r>
      </w:ins>
      <w:ins w:id="2073" w:author="Orion" w:date="2011-05-09T00:43:00Z">
        <w:r w:rsidRPr="0055401D">
          <w:t xml:space="preserve">Los pilotos </w:t>
        </w:r>
      </w:ins>
      <w:ins w:id="2074" w:author="Orion" w:date="2011-05-09T00:46:00Z">
        <w:r w:rsidR="003E2ECA" w:rsidRPr="0055401D">
          <w:t>deben ser</w:t>
        </w:r>
      </w:ins>
      <w:ins w:id="2075" w:author="Orion" w:date="2011-05-09T00:43:00Z">
        <w:r w:rsidR="00B170A4" w:rsidRPr="004117D6">
          <w:t xml:space="preserve"> conscientes de su plan de </w:t>
        </w:r>
        <w:r w:rsidRPr="004117D6">
          <w:t>vuelo</w:t>
        </w:r>
      </w:ins>
      <w:ins w:id="2076" w:author="Orion" w:date="2011-05-09T00:45:00Z">
        <w:r w:rsidR="00B170A4" w:rsidRPr="004117D6">
          <w:t xml:space="preserve"> durante todo el trayecto</w:t>
        </w:r>
      </w:ins>
      <w:ins w:id="2077" w:author="Orion" w:date="2011-05-09T00:43:00Z">
        <w:r w:rsidRPr="004117D6">
          <w:t xml:space="preserve">, pero deberán acatar las </w:t>
        </w:r>
      </w:ins>
      <w:ins w:id="2078" w:author="Orion" w:date="2011-05-09T00:44:00Z">
        <w:r w:rsidRPr="004117D6">
          <w:t>órdenes</w:t>
        </w:r>
      </w:ins>
      <w:ins w:id="2079" w:author="Orion" w:date="2011-05-09T00:43:00Z">
        <w:r w:rsidRPr="004117D6">
          <w:t xml:space="preserve"> </w:t>
        </w:r>
      </w:ins>
      <w:ins w:id="2080" w:author="IO" w:date="2011-07-18T22:38:00Z">
        <w:r w:rsidR="005C095E" w:rsidRPr="004117D6">
          <w:t xml:space="preserve">que </w:t>
        </w:r>
      </w:ins>
      <w:ins w:id="2081" w:author="Orion" w:date="2011-05-09T00:43:00Z">
        <w:r w:rsidRPr="004117D6">
          <w:t xml:space="preserve">les puedan </w:t>
        </w:r>
      </w:ins>
      <w:ins w:id="2082" w:author="Orion" w:date="2011-05-09T00:44:00Z">
        <w:r w:rsidR="00B170A4" w:rsidRPr="004117D6">
          <w:t>dar</w:t>
        </w:r>
      </w:ins>
      <w:ins w:id="2083" w:author="Orion" w:date="2011-05-09T00:43:00Z">
        <w:r w:rsidRPr="004117D6">
          <w:t xml:space="preserve"> los controladores</w:t>
        </w:r>
      </w:ins>
      <w:ins w:id="2084" w:author="Orion" w:date="2011-05-09T00:47:00Z">
        <w:r w:rsidR="00991DBD" w:rsidRPr="004117D6">
          <w:t xml:space="preserve"> </w:t>
        </w:r>
        <w:del w:id="2085" w:author="IO" w:date="2011-07-18T22:38:00Z">
          <w:r w:rsidR="00991DBD" w:rsidRPr="004117D6" w:rsidDel="005C095E">
            <w:delText xml:space="preserve">que </w:delText>
          </w:r>
        </w:del>
        <w:r w:rsidR="00991DBD" w:rsidRPr="004117D6">
          <w:t>en un momento dado</w:t>
        </w:r>
      </w:ins>
      <w:ins w:id="2086" w:author="Orion" w:date="2011-05-09T00:43:00Z">
        <w:r w:rsidRPr="004117D6">
          <w:t xml:space="preserve">. </w:t>
        </w:r>
      </w:ins>
      <w:ins w:id="2087"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2088" w:author="Orion" w:date="2011-05-09T00:45:00Z"/>
        </w:rPr>
        <w:pPrChange w:id="2089" w:author="IO" w:date="2011-07-18T22:44:00Z">
          <w:pPr/>
        </w:pPrChange>
      </w:pPr>
      <w:ins w:id="2090" w:author="Orion" w:date="2011-05-09T00:45:00Z">
        <w:r w:rsidRPr="004A3736">
          <w:t>P</w:t>
        </w:r>
      </w:ins>
      <w:ins w:id="2091" w:author="IO" w:date="2011-07-18T22:44:00Z">
        <w:r w:rsidR="00A321D8">
          <w:t xml:space="preserve">ara los pilotos </w:t>
        </w:r>
      </w:ins>
      <w:ins w:id="2092" w:author="Orion" w:date="2011-05-09T00:45:00Z">
        <w:del w:id="2093" w:author="IO" w:date="2011-07-18T22:44:00Z">
          <w:r w:rsidRPr="004A3736" w:rsidDel="00A321D8">
            <w:delText xml:space="preserve">or otro lado, </w:delText>
          </w:r>
        </w:del>
        <w:r w:rsidRPr="004A3736">
          <w:t>s</w:t>
        </w:r>
      </w:ins>
      <w:ins w:id="2094" w:author="Orion" w:date="2011-05-09T00:41:00Z">
        <w:r w:rsidR="00261312" w:rsidRPr="004A3736">
          <w:t xml:space="preserve">e </w:t>
        </w:r>
      </w:ins>
      <w:ins w:id="2095" w:author="Orion" w:date="2011-05-09T00:50:00Z">
        <w:r w:rsidR="00BF3A84" w:rsidRPr="004A3736">
          <w:t>tendr</w:t>
        </w:r>
      </w:ins>
      <w:ins w:id="2096" w:author="Orion" w:date="2011-05-09T00:51:00Z">
        <w:r w:rsidR="00BF3A84" w:rsidRPr="004A3736">
          <w:t>án</w:t>
        </w:r>
      </w:ins>
      <w:ins w:id="2097" w:author="Orion" w:date="2011-05-09T00:41:00Z">
        <w:r w:rsidR="00261312" w:rsidRPr="004A3736">
          <w:t xml:space="preserve"> en cuenta </w:t>
        </w:r>
        <w:del w:id="2098"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2099" w:author="Orion" w:date="2011-05-09T00:42:00Z">
        <w:r w:rsidR="00261312" w:rsidRPr="004A3736">
          <w:t>estrés</w:t>
        </w:r>
      </w:ins>
      <w:ins w:id="2100" w:author="Orion" w:date="2011-05-09T00:41:00Z">
        <w:r w:rsidRPr="004A3736">
          <w:t>, la fatiga</w:t>
        </w:r>
      </w:ins>
      <w:ins w:id="2101" w:author="Orion" w:date="2011-05-09T00:45:00Z">
        <w:r w:rsidRPr="004A3736">
          <w:t xml:space="preserve"> o </w:t>
        </w:r>
        <w:del w:id="2102" w:author="IO" w:date="2011-07-18T22:45:00Z">
          <w:r w:rsidRPr="004A3736" w:rsidDel="00A321D8">
            <w:delText>el tipo de</w:delText>
          </w:r>
        </w:del>
      </w:ins>
      <w:ins w:id="2103" w:author="IO" w:date="2011-07-18T22:45:00Z">
        <w:r w:rsidR="00A321D8">
          <w:t>la</w:t>
        </w:r>
      </w:ins>
      <w:ins w:id="2104" w:author="Orion" w:date="2011-05-09T00:45:00Z">
        <w:r w:rsidRPr="004A3736">
          <w:t xml:space="preserve"> agresividad a la hora de ejecutar las maniobras.</w:t>
        </w:r>
      </w:ins>
      <w:ins w:id="2105" w:author="IO" w:date="2011-07-18T22:38:00Z">
        <w:r w:rsidR="005C095E">
          <w:t xml:space="preserve"> </w:t>
        </w:r>
      </w:ins>
      <w:ins w:id="2106"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2107" w:author="IO" w:date="2011-07-18T22:38:00Z">
        <w:r w:rsidR="005C095E">
          <w:t xml:space="preserve">stas </w:t>
        </w:r>
      </w:ins>
      <w:ins w:id="2108" w:author="IO" w:date="2011-07-18T22:39:00Z">
        <w:r w:rsidR="005C095E">
          <w:t xml:space="preserve">características incidirán sobre todo en </w:t>
        </w:r>
      </w:ins>
      <w:ins w:id="2109" w:author="IO" w:date="2011-07-18T22:46:00Z">
        <w:r w:rsidR="00A321D8">
          <w:t>el</w:t>
        </w:r>
      </w:ins>
      <w:ins w:id="2110"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2111" w:author="Orion" w:date="2011-05-06T20:44:00Z"/>
          <w:del w:id="2112" w:author="IO" w:date="2011-07-18T22:31:00Z"/>
          <w:sz w:val="36"/>
          <w:szCs w:val="52"/>
          <w:rPrChange w:id="2113" w:author="IO" w:date="2011-07-20T17:07:00Z">
            <w:rPr>
              <w:ins w:id="2114" w:author="Orion" w:date="2011-05-06T20:44:00Z"/>
              <w:del w:id="2115" w:author="IO" w:date="2011-07-18T22:31:00Z"/>
            </w:rPr>
          </w:rPrChange>
        </w:rPr>
        <w:pPrChange w:id="2116" w:author="IO" w:date="2011-07-20T17:07:00Z">
          <w:pPr/>
        </w:pPrChange>
      </w:pPr>
      <w:ins w:id="2117" w:author="Orion" w:date="2011-05-09T00:49:00Z">
        <w:del w:id="2118" w:author="IO" w:date="2011-07-18T22:44:00Z">
          <w:r w:rsidRPr="004117D6" w:rsidDel="00A321D8">
            <w:rPr>
              <w:sz w:val="36"/>
              <w:szCs w:val="52"/>
              <w:rPrChange w:id="2119" w:author="IO" w:date="2011-07-20T17:07:00Z">
                <w:rPr/>
              </w:rPrChange>
            </w:rPr>
            <w:delText xml:space="preserve">Los UAV serán representados como pilotos </w:delText>
          </w:r>
        </w:del>
        <w:del w:id="2120" w:author="IO" w:date="2011-07-18T22:42:00Z">
          <w:r w:rsidRPr="004117D6" w:rsidDel="00A321D8">
            <w:rPr>
              <w:sz w:val="36"/>
              <w:szCs w:val="52"/>
              <w:rPrChange w:id="2121" w:author="IO" w:date="2011-07-20T17:07:00Z">
                <w:rPr/>
              </w:rPrChange>
            </w:rPr>
            <w:delText>donde</w:delText>
          </w:r>
        </w:del>
      </w:ins>
      <w:ins w:id="2122" w:author="Orion" w:date="2011-05-09T00:51:00Z">
        <w:del w:id="2123" w:author="IO" w:date="2011-07-18T22:42:00Z">
          <w:r w:rsidRPr="004117D6" w:rsidDel="00A321D8">
            <w:rPr>
              <w:sz w:val="36"/>
              <w:szCs w:val="52"/>
              <w:rPrChange w:id="2124" w:author="IO" w:date="2011-07-20T17:07:00Z">
                <w:rPr/>
              </w:rPrChange>
            </w:rPr>
            <w:delText>,</w:delText>
          </w:r>
        </w:del>
      </w:ins>
      <w:ins w:id="2125" w:author="Orion" w:date="2011-05-09T00:49:00Z">
        <w:del w:id="2126" w:author="IO" w:date="2011-07-18T22:42:00Z">
          <w:r w:rsidRPr="004117D6" w:rsidDel="00A321D8">
            <w:rPr>
              <w:sz w:val="36"/>
              <w:szCs w:val="52"/>
              <w:rPrChange w:id="2127" w:author="IO" w:date="2011-07-20T17:07:00Z">
                <w:rPr/>
              </w:rPrChange>
            </w:rPr>
            <w:delText xml:space="preserve"> por ejemplo</w:delText>
          </w:r>
        </w:del>
      </w:ins>
      <w:ins w:id="2128" w:author="Orion" w:date="2011-05-09T00:51:00Z">
        <w:del w:id="2129" w:author="IO" w:date="2011-07-18T22:42:00Z">
          <w:r w:rsidRPr="004117D6" w:rsidDel="00A321D8">
            <w:rPr>
              <w:sz w:val="36"/>
              <w:szCs w:val="52"/>
              <w:rPrChange w:id="2130" w:author="IO" w:date="2011-07-20T17:07:00Z">
                <w:rPr/>
              </w:rPrChange>
            </w:rPr>
            <w:delText>,</w:delText>
          </w:r>
        </w:del>
      </w:ins>
      <w:ins w:id="2131" w:author="Orion" w:date="2011-05-09T00:49:00Z">
        <w:del w:id="2132" w:author="IO" w:date="2011-07-18T22:42:00Z">
          <w:r w:rsidRPr="004117D6" w:rsidDel="00A321D8">
            <w:rPr>
              <w:sz w:val="36"/>
              <w:szCs w:val="52"/>
              <w:rPrChange w:id="2133" w:author="IO" w:date="2011-07-20T17:07:00Z">
                <w:rPr/>
              </w:rPrChange>
            </w:rPr>
            <w:delText xml:space="preserve"> ta</w:delText>
          </w:r>
        </w:del>
        <w:del w:id="2134" w:author="IO" w:date="2011-07-18T22:43:00Z">
          <w:r w:rsidRPr="004117D6" w:rsidDel="00A321D8">
            <w:rPr>
              <w:sz w:val="36"/>
              <w:szCs w:val="52"/>
              <w:rPrChange w:id="2135" w:author="IO" w:date="2011-07-20T17:07:00Z">
                <w:rPr/>
              </w:rPrChange>
            </w:rPr>
            <w:delText xml:space="preserve">nto la </w:delText>
          </w:r>
        </w:del>
        <w:del w:id="2136" w:author="IO" w:date="2011-07-18T22:45:00Z">
          <w:r w:rsidRPr="004117D6" w:rsidDel="00A321D8">
            <w:rPr>
              <w:sz w:val="36"/>
              <w:szCs w:val="52"/>
              <w:rPrChange w:id="2137" w:author="IO" w:date="2011-07-20T17:07:00Z">
                <w:rPr/>
              </w:rPrChange>
            </w:rPr>
            <w:delText xml:space="preserve">fatiga </w:delText>
          </w:r>
        </w:del>
        <w:del w:id="2138" w:author="IO" w:date="2011-07-18T22:43:00Z">
          <w:r w:rsidRPr="004117D6" w:rsidDel="00A321D8">
            <w:rPr>
              <w:sz w:val="36"/>
              <w:szCs w:val="52"/>
              <w:rPrChange w:id="2139" w:author="IO" w:date="2011-07-20T17:07:00Z">
                <w:rPr/>
              </w:rPrChange>
            </w:rPr>
            <w:delText>como el</w:delText>
          </w:r>
        </w:del>
        <w:del w:id="2140" w:author="IO" w:date="2011-07-18T22:45:00Z">
          <w:r w:rsidRPr="004117D6" w:rsidDel="00A321D8">
            <w:rPr>
              <w:sz w:val="36"/>
              <w:szCs w:val="52"/>
              <w:rPrChange w:id="2141" w:author="IO" w:date="2011-07-20T17:07:00Z">
                <w:rPr/>
              </w:rPrChange>
            </w:rPr>
            <w:delText xml:space="preserve"> estrés</w:delText>
          </w:r>
        </w:del>
        <w:del w:id="2142" w:author="IO" w:date="2011-07-18T22:43:00Z">
          <w:r w:rsidRPr="004117D6" w:rsidDel="00A321D8">
            <w:rPr>
              <w:sz w:val="36"/>
              <w:szCs w:val="52"/>
              <w:rPrChange w:id="2143" w:author="IO" w:date="2011-07-20T17:07:00Z">
                <w:rPr/>
              </w:rPrChange>
            </w:rPr>
            <w:delText xml:space="preserve"> será</w:delText>
          </w:r>
        </w:del>
      </w:ins>
      <w:ins w:id="2144" w:author="Orion" w:date="2011-05-09T00:51:00Z">
        <w:del w:id="2145" w:author="IO" w:date="2011-07-18T22:43:00Z">
          <w:r w:rsidRPr="004117D6" w:rsidDel="00A321D8">
            <w:rPr>
              <w:sz w:val="36"/>
              <w:szCs w:val="52"/>
              <w:rPrChange w:id="2146" w:author="IO" w:date="2011-07-20T17:07:00Z">
                <w:rPr/>
              </w:rPrChange>
            </w:rPr>
            <w:delText>n</w:delText>
          </w:r>
        </w:del>
      </w:ins>
      <w:ins w:id="2147" w:author="Orion" w:date="2011-05-09T00:49:00Z">
        <w:del w:id="2148" w:author="IO" w:date="2011-07-18T22:43:00Z">
          <w:r w:rsidRPr="004117D6" w:rsidDel="00A321D8">
            <w:rPr>
              <w:sz w:val="36"/>
              <w:szCs w:val="52"/>
              <w:rPrChange w:id="2149" w:author="IO" w:date="2011-07-20T17:07:00Z">
                <w:rPr/>
              </w:rPrChange>
            </w:rPr>
            <w:delText xml:space="preserve"> siempre </w:delText>
          </w:r>
        </w:del>
      </w:ins>
      <w:ins w:id="2150" w:author="Orion" w:date="2011-05-09T00:50:00Z">
        <w:del w:id="2151" w:author="IO" w:date="2011-07-18T22:43:00Z">
          <w:r w:rsidRPr="004117D6" w:rsidDel="00A321D8">
            <w:rPr>
              <w:sz w:val="36"/>
              <w:szCs w:val="52"/>
              <w:rPrChange w:id="2152" w:author="IO" w:date="2011-07-20T17:07:00Z">
                <w:rPr/>
              </w:rPrChange>
            </w:rPr>
            <w:delText xml:space="preserve">cero y no se incrementará por muchas horas de vuelo que </w:delText>
          </w:r>
        </w:del>
      </w:ins>
      <w:ins w:id="2153" w:author="Orion" w:date="2011-05-09T00:51:00Z">
        <w:del w:id="2154" w:author="IO" w:date="2011-07-18T22:43:00Z">
          <w:r w:rsidRPr="004117D6" w:rsidDel="00A321D8">
            <w:rPr>
              <w:sz w:val="36"/>
              <w:szCs w:val="52"/>
              <w:rPrChange w:id="2155" w:author="IO" w:date="2011-07-20T17:07:00Z">
                <w:rPr/>
              </w:rPrChange>
            </w:rPr>
            <w:delText>vayan acumulando. Lo cual no será así para los pilotos que son representados por personas</w:delText>
          </w:r>
        </w:del>
      </w:ins>
      <w:ins w:id="2156" w:author="Orion" w:date="2011-05-09T00:55:00Z">
        <w:del w:id="2157" w:author="IO" w:date="2011-07-18T22:43:00Z">
          <w:r w:rsidR="00A42AE3" w:rsidRPr="004117D6" w:rsidDel="00A321D8">
            <w:rPr>
              <w:sz w:val="36"/>
              <w:szCs w:val="52"/>
              <w:rPrChange w:id="2158" w:author="IO" w:date="2011-07-20T17:07:00Z">
                <w:rPr/>
              </w:rPrChange>
            </w:rPr>
            <w:delText>,</w:delText>
          </w:r>
        </w:del>
      </w:ins>
      <w:ins w:id="2159" w:author="Orion" w:date="2011-05-09T00:53:00Z">
        <w:del w:id="2160" w:author="IO" w:date="2011-07-18T22:43:00Z">
          <w:r w:rsidRPr="004117D6" w:rsidDel="00A321D8">
            <w:rPr>
              <w:sz w:val="36"/>
              <w:szCs w:val="52"/>
              <w:rPrChange w:id="2161" w:author="IO" w:date="2011-07-20T17:07:00Z">
                <w:rPr/>
              </w:rPrChange>
            </w:rPr>
            <w:delText xml:space="preserve"> donde estos valores</w:delText>
          </w:r>
        </w:del>
      </w:ins>
      <w:ins w:id="2162" w:author="Orion" w:date="2011-05-10T09:28:00Z">
        <w:del w:id="2163" w:author="IO" w:date="2011-07-18T22:43:00Z">
          <w:r w:rsidR="005E4FAC" w:rsidRPr="004117D6" w:rsidDel="00A321D8">
            <w:rPr>
              <w:sz w:val="36"/>
              <w:szCs w:val="52"/>
              <w:rPrChange w:id="2164" w:author="IO" w:date="2011-07-20T17:07:00Z">
                <w:rPr/>
              </w:rPrChange>
            </w:rPr>
            <w:delText xml:space="preserve">, asignados </w:delText>
          </w:r>
        </w:del>
      </w:ins>
      <w:ins w:id="2165" w:author="Orion" w:date="2011-06-29T10:50:00Z">
        <w:del w:id="2166" w:author="IO" w:date="2011-07-18T22:43:00Z">
          <w:r w:rsidR="00EF606A" w:rsidRPr="004117D6" w:rsidDel="00A321D8">
            <w:rPr>
              <w:sz w:val="36"/>
              <w:szCs w:val="52"/>
              <w:rPrChange w:id="2167" w:author="IO" w:date="2011-07-20T17:07:00Z">
                <w:rPr/>
              </w:rPrChange>
            </w:rPr>
            <w:delText>a partir de un fichero xml que se encontrar</w:delText>
          </w:r>
        </w:del>
      </w:ins>
      <w:ins w:id="2168" w:author="Orion" w:date="2011-06-29T10:51:00Z">
        <w:del w:id="2169" w:author="IO" w:date="2011-07-18T22:43:00Z">
          <w:r w:rsidR="00EF606A" w:rsidRPr="004117D6" w:rsidDel="00A321D8">
            <w:rPr>
              <w:sz w:val="36"/>
              <w:szCs w:val="52"/>
              <w:rPrChange w:id="2170" w:author="IO" w:date="2011-07-20T17:07:00Z">
                <w:rPr/>
              </w:rPrChange>
            </w:rPr>
            <w:delText>á en la carpeta “./config”</w:delText>
          </w:r>
        </w:del>
      </w:ins>
      <w:ins w:id="2171" w:author="Orion" w:date="2011-05-10T09:28:00Z">
        <w:del w:id="2172" w:author="IO" w:date="2011-07-18T22:43:00Z">
          <w:r w:rsidR="005E4FAC" w:rsidRPr="004117D6" w:rsidDel="00A321D8">
            <w:rPr>
              <w:sz w:val="36"/>
              <w:szCs w:val="52"/>
              <w:rPrChange w:id="2173" w:author="IO" w:date="2011-07-20T17:07:00Z">
                <w:rPr/>
              </w:rPrChange>
            </w:rPr>
            <w:delText>,</w:delText>
          </w:r>
        </w:del>
      </w:ins>
      <w:ins w:id="2174" w:author="Orion" w:date="2011-05-09T00:53:00Z">
        <w:del w:id="2175" w:author="IO" w:date="2011-07-18T22:43:00Z">
          <w:r w:rsidRPr="004117D6" w:rsidDel="00A321D8">
            <w:rPr>
              <w:sz w:val="36"/>
              <w:szCs w:val="52"/>
              <w:rPrChange w:id="2176" w:author="IO" w:date="2011-07-20T17:07:00Z">
                <w:rPr/>
              </w:rPrChange>
            </w:rPr>
            <w:delText xml:space="preserve"> irán incrementando durante el tiempo </w:delText>
          </w:r>
        </w:del>
      </w:ins>
      <w:ins w:id="2177" w:author="Orion" w:date="2011-05-09T00:55:00Z">
        <w:del w:id="2178" w:author="IO" w:date="2011-07-18T22:43:00Z">
          <w:r w:rsidR="00375556" w:rsidRPr="004117D6" w:rsidDel="00A321D8">
            <w:rPr>
              <w:sz w:val="36"/>
              <w:szCs w:val="52"/>
              <w:rPrChange w:id="2179" w:author="IO" w:date="2011-07-20T17:07:00Z">
                <w:rPr/>
              </w:rPrChange>
            </w:rPr>
            <w:delText>e</w:delText>
          </w:r>
        </w:del>
      </w:ins>
      <w:ins w:id="2180" w:author="Orion" w:date="2011-05-09T00:53:00Z">
        <w:del w:id="2181" w:author="IO" w:date="2011-07-18T22:43:00Z">
          <w:r w:rsidRPr="004117D6" w:rsidDel="00A321D8">
            <w:rPr>
              <w:sz w:val="36"/>
              <w:szCs w:val="52"/>
              <w:rPrChange w:id="2182" w:author="IO" w:date="2011-07-20T17:07:00Z">
                <w:rPr/>
              </w:rPrChange>
            </w:rPr>
            <w:delText xml:space="preserve"> </w:delText>
          </w:r>
        </w:del>
      </w:ins>
      <w:ins w:id="2183" w:author="Orion" w:date="2011-05-09T00:55:00Z">
        <w:del w:id="2184" w:author="IO" w:date="2011-07-18T22:43:00Z">
          <w:r w:rsidR="00161E38" w:rsidRPr="004117D6" w:rsidDel="00A321D8">
            <w:rPr>
              <w:sz w:val="36"/>
              <w:szCs w:val="52"/>
              <w:rPrChange w:id="2185" w:author="IO" w:date="2011-07-20T17:07:00Z">
                <w:rPr/>
              </w:rPrChange>
            </w:rPr>
            <w:delText>influirán</w:delText>
          </w:r>
        </w:del>
      </w:ins>
      <w:ins w:id="2186" w:author="Orion" w:date="2011-05-09T00:53:00Z">
        <w:del w:id="2187" w:author="IO" w:date="2011-07-18T22:43:00Z">
          <w:r w:rsidRPr="004117D6" w:rsidDel="00A321D8">
            <w:rPr>
              <w:sz w:val="36"/>
              <w:szCs w:val="52"/>
              <w:rPrChange w:id="2188" w:author="IO" w:date="2011-07-20T17:07:00Z">
                <w:rPr/>
              </w:rPrChange>
            </w:rPr>
            <w:delText xml:space="preserve"> negativamente en la toma de decisiones o </w:delText>
          </w:r>
        </w:del>
      </w:ins>
      <w:ins w:id="2189" w:author="Orion" w:date="2011-05-09T00:54:00Z">
        <w:del w:id="2190" w:author="IO" w:date="2011-07-18T22:43:00Z">
          <w:r w:rsidRPr="004117D6" w:rsidDel="00A321D8">
            <w:rPr>
              <w:sz w:val="36"/>
              <w:szCs w:val="52"/>
              <w:rPrChange w:id="2191" w:author="IO" w:date="2011-07-20T17:07:00Z">
                <w:rPr/>
              </w:rPrChange>
            </w:rPr>
            <w:delText xml:space="preserve">a la hora de mandar </w:delText>
          </w:r>
        </w:del>
      </w:ins>
      <w:ins w:id="2192" w:author="Orion" w:date="2011-05-09T00:53:00Z">
        <w:del w:id="2193" w:author="IO" w:date="2011-07-18T22:43:00Z">
          <w:r w:rsidRPr="004117D6" w:rsidDel="00A321D8">
            <w:rPr>
              <w:sz w:val="36"/>
              <w:szCs w:val="52"/>
              <w:rPrChange w:id="2194" w:author="IO" w:date="2011-07-20T17:07:00Z">
                <w:rPr/>
              </w:rPrChange>
            </w:rPr>
            <w:delText>ciertas instrucciones</w:delText>
          </w:r>
        </w:del>
      </w:ins>
      <w:ins w:id="2195" w:author="Orion" w:date="2011-05-09T00:54:00Z">
        <w:del w:id="2196" w:author="IO" w:date="2011-07-18T22:43:00Z">
          <w:r w:rsidRPr="004117D6" w:rsidDel="00A321D8">
            <w:rPr>
              <w:sz w:val="36"/>
              <w:szCs w:val="52"/>
              <w:rPrChange w:id="2197" w:author="IO" w:date="2011-07-20T17:07:00Z">
                <w:rPr/>
              </w:rPrChange>
            </w:rPr>
            <w:delText xml:space="preserve"> al avión</w:delText>
          </w:r>
        </w:del>
      </w:ins>
      <w:ins w:id="2198" w:author="Orion" w:date="2011-05-09T00:51:00Z">
        <w:del w:id="2199" w:author="IO" w:date="2011-07-18T22:43:00Z">
          <w:r w:rsidRPr="004117D6" w:rsidDel="00A321D8">
            <w:rPr>
              <w:sz w:val="36"/>
              <w:szCs w:val="52"/>
              <w:rPrChange w:id="2200" w:author="IO" w:date="2011-07-20T17:07:00Z">
                <w:rPr/>
              </w:rPrChange>
            </w:rPr>
            <w:delText>.</w:delText>
          </w:r>
        </w:del>
      </w:ins>
      <w:bookmarkStart w:id="2201" w:name="_Toc298944588"/>
      <w:bookmarkStart w:id="2202" w:name="_Toc298954506"/>
      <w:bookmarkStart w:id="2203" w:name="_Toc299007677"/>
      <w:bookmarkStart w:id="2204" w:name="_Toc299012035"/>
      <w:bookmarkStart w:id="2205" w:name="_Toc299103583"/>
      <w:bookmarkStart w:id="2206" w:name="_Toc299103956"/>
      <w:bookmarkStart w:id="2207" w:name="_Toc299463781"/>
      <w:bookmarkStart w:id="2208" w:name="_Toc299463865"/>
      <w:bookmarkEnd w:id="2201"/>
      <w:bookmarkEnd w:id="2202"/>
      <w:bookmarkEnd w:id="2203"/>
      <w:bookmarkEnd w:id="2204"/>
      <w:bookmarkEnd w:id="2205"/>
      <w:bookmarkEnd w:id="2206"/>
      <w:bookmarkEnd w:id="2207"/>
      <w:bookmarkEnd w:id="2208"/>
    </w:p>
    <w:p w14:paraId="018D24DA" w14:textId="5DE10ED0" w:rsidR="002810B1" w:rsidRPr="004117D6" w:rsidDel="00A321D8" w:rsidRDefault="002810B1">
      <w:pPr>
        <w:numPr>
          <w:ilvl w:val="2"/>
          <w:numId w:val="40"/>
        </w:numPr>
        <w:spacing w:before="240" w:after="120"/>
        <w:jc w:val="both"/>
        <w:rPr>
          <w:ins w:id="2209" w:author="Orion" w:date="2011-05-09T00:55:00Z"/>
          <w:del w:id="2210" w:author="IO" w:date="2011-07-18T22:45:00Z"/>
          <w:sz w:val="36"/>
          <w:szCs w:val="52"/>
          <w:rPrChange w:id="2211" w:author="IO" w:date="2011-07-20T17:07:00Z">
            <w:rPr>
              <w:ins w:id="2212" w:author="Orion" w:date="2011-05-09T00:55:00Z"/>
              <w:del w:id="2213" w:author="IO" w:date="2011-07-18T22:45:00Z"/>
            </w:rPr>
          </w:rPrChange>
        </w:rPr>
        <w:pPrChange w:id="2214" w:author="IO" w:date="2011-07-20T17:07:00Z">
          <w:pPr/>
        </w:pPrChange>
      </w:pPr>
      <w:bookmarkStart w:id="2215" w:name="_Toc298944589"/>
      <w:bookmarkStart w:id="2216" w:name="_Toc298954507"/>
      <w:bookmarkStart w:id="2217" w:name="_Toc299007678"/>
      <w:bookmarkStart w:id="2218" w:name="_Toc299012036"/>
      <w:bookmarkStart w:id="2219" w:name="_Toc299103584"/>
      <w:bookmarkStart w:id="2220" w:name="_Toc299103957"/>
      <w:bookmarkStart w:id="2221" w:name="_Toc299463782"/>
      <w:bookmarkStart w:id="2222" w:name="_Toc299463866"/>
      <w:bookmarkEnd w:id="2215"/>
      <w:bookmarkEnd w:id="2216"/>
      <w:bookmarkEnd w:id="2217"/>
      <w:bookmarkEnd w:id="2218"/>
      <w:bookmarkEnd w:id="2219"/>
      <w:bookmarkEnd w:id="2220"/>
      <w:bookmarkEnd w:id="2221"/>
      <w:bookmarkEnd w:id="2222"/>
    </w:p>
    <w:p w14:paraId="1ECB7D85" w14:textId="45AF52F9" w:rsidR="002C624F" w:rsidRPr="004117D6" w:rsidRDefault="002C624F">
      <w:pPr>
        <w:pStyle w:val="Heading1"/>
        <w:numPr>
          <w:ilvl w:val="2"/>
          <w:numId w:val="40"/>
        </w:numPr>
        <w:rPr>
          <w:ins w:id="2223" w:author="Orion" w:date="2011-05-09T00:56:00Z"/>
          <w:sz w:val="36"/>
          <w:szCs w:val="52"/>
          <w:rPrChange w:id="2224" w:author="IO" w:date="2011-07-20T17:07:00Z">
            <w:rPr>
              <w:ins w:id="2225" w:author="Orion" w:date="2011-05-09T00:56:00Z"/>
            </w:rPr>
          </w:rPrChange>
        </w:rPr>
        <w:pPrChange w:id="2226" w:author="IO" w:date="2011-07-20T17:07:00Z">
          <w:pPr/>
        </w:pPrChange>
      </w:pPr>
      <w:bookmarkStart w:id="2227" w:name="_Ref298777410"/>
      <w:commentRangeStart w:id="2228"/>
      <w:ins w:id="2229" w:author="Orion" w:date="2011-05-09T00:56:00Z">
        <w:del w:id="2230" w:author="IO" w:date="2011-07-20T17:08:00Z">
          <w:r w:rsidRPr="004117D6" w:rsidDel="004117D6">
            <w:rPr>
              <w:b w:val="0"/>
              <w:sz w:val="36"/>
              <w:szCs w:val="52"/>
              <w:rPrChange w:id="2231" w:author="IO" w:date="2011-07-20T17:07:00Z">
                <w:rPr/>
              </w:rPrChange>
            </w:rPr>
            <w:delText>Requisitos de los c</w:delText>
          </w:r>
        </w:del>
      </w:ins>
      <w:bookmarkStart w:id="2232" w:name="_Ref299028198"/>
      <w:bookmarkStart w:id="2233" w:name="_Ref299031333"/>
      <w:bookmarkStart w:id="2234" w:name="_Toc299463867"/>
      <w:ins w:id="2235" w:author="IO" w:date="2011-07-20T17:08:00Z">
        <w:r w:rsidR="004117D6">
          <w:rPr>
            <w:b w:val="0"/>
            <w:sz w:val="36"/>
            <w:szCs w:val="52"/>
          </w:rPr>
          <w:t>C</w:t>
        </w:r>
      </w:ins>
      <w:ins w:id="2236" w:author="Orion" w:date="2011-05-09T00:56:00Z">
        <w:r w:rsidRPr="004117D6">
          <w:rPr>
            <w:b w:val="0"/>
            <w:sz w:val="36"/>
            <w:szCs w:val="52"/>
            <w:rPrChange w:id="2237" w:author="IO" w:date="2011-07-20T17:07:00Z">
              <w:rPr/>
            </w:rPrChange>
          </w:rPr>
          <w:t>ontroladores</w:t>
        </w:r>
        <w:bookmarkEnd w:id="2232"/>
        <w:bookmarkEnd w:id="2233"/>
        <w:bookmarkEnd w:id="2234"/>
        <w:del w:id="2238" w:author="IO" w:date="2011-07-20T17:08:00Z">
          <w:r w:rsidRPr="004117D6" w:rsidDel="004117D6">
            <w:rPr>
              <w:b w:val="0"/>
              <w:sz w:val="36"/>
              <w:szCs w:val="52"/>
              <w:rPrChange w:id="2239" w:author="IO" w:date="2011-07-20T17:07:00Z">
                <w:rPr/>
              </w:rPrChange>
            </w:rPr>
            <w:delText>:</w:delText>
          </w:r>
        </w:del>
        <w:bookmarkEnd w:id="2227"/>
      </w:ins>
    </w:p>
    <w:p w14:paraId="7F9B176F" w14:textId="2296EC6A" w:rsidR="00D7658E" w:rsidRPr="00A613A1" w:rsidRDefault="002C624F">
      <w:pPr>
        <w:spacing w:after="120"/>
        <w:jc w:val="both"/>
        <w:rPr>
          <w:ins w:id="2240" w:author="Orion" w:date="2011-05-27T23:32:00Z"/>
        </w:rPr>
        <w:pPrChange w:id="2241" w:author="IO" w:date="2011-07-20T16:49:00Z">
          <w:pPr/>
        </w:pPrChange>
      </w:pPr>
      <w:ins w:id="2242" w:author="Orion" w:date="2011-05-09T00:56:00Z">
        <w:r w:rsidRPr="00A613A1">
          <w:t>Los controladores se limitarán</w:t>
        </w:r>
        <w:del w:id="2243" w:author="IO" w:date="2011-07-20T16:50:00Z">
          <w:r w:rsidRPr="00A613A1" w:rsidDel="00A613A1">
            <w:delText>,</w:delText>
          </w:r>
        </w:del>
        <w:r w:rsidRPr="00A613A1">
          <w:t xml:space="preserve"> en esta primera aproximación</w:t>
        </w:r>
        <w:del w:id="2244" w:author="IO" w:date="2011-07-20T16:50:00Z">
          <w:r w:rsidRPr="00A613A1" w:rsidDel="00A613A1">
            <w:delText>,</w:delText>
          </w:r>
        </w:del>
        <w:r w:rsidRPr="00A613A1">
          <w:t xml:space="preserve"> a </w:t>
        </w:r>
      </w:ins>
      <w:ins w:id="2245" w:author="IO" w:date="2011-07-20T16:50:00Z">
        <w:r w:rsidR="00A613A1">
          <w:t xml:space="preserve">dos tareas: comunicar el plan de vuelo a los pilotos y </w:t>
        </w:r>
      </w:ins>
      <w:ins w:id="2246" w:author="Orion" w:date="2011-05-09T00:56:00Z">
        <w:r w:rsidRPr="00A613A1">
          <w:t>gestionar l</w:t>
        </w:r>
      </w:ins>
      <w:ins w:id="2247" w:author="Orion" w:date="2011-05-09T00:57:00Z">
        <w:r w:rsidRPr="00A613A1">
          <w:t>a</w:t>
        </w:r>
      </w:ins>
      <w:ins w:id="2248" w:author="Orion" w:date="2011-05-09T00:56:00Z">
        <w:r w:rsidRPr="00A613A1">
          <w:t xml:space="preserve">s posibles </w:t>
        </w:r>
      </w:ins>
      <w:ins w:id="2249" w:author="Orion" w:date="2011-05-09T00:57:00Z">
        <w:r w:rsidRPr="00A613A1">
          <w:t>colisiones</w:t>
        </w:r>
      </w:ins>
      <w:ins w:id="2250" w:author="Orion" w:date="2011-05-09T00:56:00Z">
        <w:r w:rsidRPr="00A613A1">
          <w:t xml:space="preserve"> que puedan surgir entre aviones</w:t>
        </w:r>
      </w:ins>
      <w:ins w:id="2251" w:author="Orion" w:date="2011-05-09T00:57:00Z">
        <w:r w:rsidRPr="00A613A1">
          <w:t>.</w:t>
        </w:r>
      </w:ins>
      <w:ins w:id="2252" w:author="Orion" w:date="2011-05-27T23:22:00Z">
        <w:r w:rsidR="006E3841" w:rsidRPr="00A613A1">
          <w:t xml:space="preserve"> </w:t>
        </w:r>
      </w:ins>
      <w:ins w:id="2253"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2254" w:author="IO" w:date="2011-07-22T13:16:00Z">
        <w:r w:rsidR="00416FF6">
          <w:t>4.1.1</w:t>
        </w:r>
      </w:ins>
      <w:ins w:id="2255" w:author="IO" w:date="2011-07-20T16:52:00Z">
        <w:r w:rsidR="003768F5">
          <w:fldChar w:fldCharType="end"/>
        </w:r>
        <w:r w:rsidR="003768F5">
          <w:t xml:space="preserve">. En cuanto a la resolución de situaciones de peligro de colisión </w:t>
        </w:r>
      </w:ins>
      <w:ins w:id="2256" w:author="IO" w:date="2011-07-20T16:53:00Z">
        <w:r w:rsidR="003768F5">
          <w:t>se</w:t>
        </w:r>
      </w:ins>
      <w:ins w:id="2257" w:author="Orion" w:date="2011-05-27T23:25:00Z">
        <w:del w:id="2258" w:author="IO" w:date="2011-07-20T16:53:00Z">
          <w:r w:rsidR="006E3841" w:rsidRPr="00A613A1" w:rsidDel="003768F5">
            <w:delText>Dichas gestiones las</w:delText>
          </w:r>
        </w:del>
        <w:r w:rsidR="006E3841" w:rsidRPr="00A613A1">
          <w:t xml:space="preserve"> hará</w:t>
        </w:r>
        <w:del w:id="2259" w:author="IO" w:date="2011-07-20T16:53:00Z">
          <w:r w:rsidR="006E3841" w:rsidRPr="00A613A1" w:rsidDel="003768F5">
            <w:delText>n</w:delText>
          </w:r>
        </w:del>
        <w:r w:rsidR="006E3841" w:rsidRPr="00A613A1">
          <w:t xml:space="preserve"> basándose en </w:t>
        </w:r>
      </w:ins>
      <w:ins w:id="2260" w:author="Orion" w:date="2011-05-27T23:26:00Z">
        <w:r w:rsidR="006E3841" w:rsidRPr="00A613A1">
          <w:t xml:space="preserve">las regulaciones y procedimientos descritos en el documento </w:t>
        </w:r>
      </w:ins>
      <w:customXmlInsRangeStart w:id="2261" w:author="Orion" w:date="2011-05-27T23:30:00Z"/>
      <w:sdt>
        <w:sdtPr>
          <w:id w:val="-1021317923"/>
          <w:citation/>
        </w:sdtPr>
        <w:sdtEndPr/>
        <w:sdtContent>
          <w:customXmlInsRangeEnd w:id="2261"/>
          <w:ins w:id="2262"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282451">
            <w:rPr>
              <w:noProof/>
            </w:rPr>
            <w:t>(65)</w:t>
          </w:r>
          <w:ins w:id="2263" w:author="Orion" w:date="2011-05-27T23:30:00Z">
            <w:r w:rsidR="006E3841" w:rsidRPr="00A613A1">
              <w:fldChar w:fldCharType="end"/>
            </w:r>
          </w:ins>
          <w:customXmlInsRangeStart w:id="2264" w:author="Orion" w:date="2011-05-27T23:30:00Z"/>
        </w:sdtContent>
      </w:sdt>
      <w:customXmlInsRangeEnd w:id="2264"/>
      <w:ins w:id="2265" w:author="IO" w:date="2011-07-20T16:53:00Z">
        <w:r w:rsidR="003768F5">
          <w:t xml:space="preserve">. En él </w:t>
        </w:r>
      </w:ins>
      <w:ins w:id="2266" w:author="Orion" w:date="2011-05-27T23:32:00Z">
        <w:del w:id="2267" w:author="IO" w:date="2011-07-20T16:53:00Z">
          <w:r w:rsidR="00D7658E" w:rsidRPr="00A613A1" w:rsidDel="003768F5">
            <w:delText xml:space="preserve">, donde </w:delText>
          </w:r>
        </w:del>
        <w:r w:rsidR="00D7658E" w:rsidRPr="00A613A1">
          <w:t xml:space="preserve">se </w:t>
        </w:r>
      </w:ins>
      <w:ins w:id="2268" w:author="Orion" w:date="2011-05-27T23:40:00Z">
        <w:r w:rsidR="005730EA" w:rsidRPr="00A613A1">
          <w:t>establecen</w:t>
        </w:r>
      </w:ins>
      <w:ins w:id="2269" w:author="Orion" w:date="2011-05-27T23:32:00Z">
        <w:r w:rsidR="00D7658E" w:rsidRPr="00A613A1">
          <w:t xml:space="preserve"> los siguientes valores </w:t>
        </w:r>
      </w:ins>
      <w:ins w:id="2270" w:author="Orion" w:date="2011-05-27T23:40:00Z">
        <w:r w:rsidR="005730EA" w:rsidRPr="00A613A1">
          <w:t>mínimos</w:t>
        </w:r>
      </w:ins>
      <w:ins w:id="2271" w:author="Orion" w:date="2011-05-27T23:32:00Z">
        <w:r w:rsidR="00D7658E" w:rsidRPr="00A613A1">
          <w:t xml:space="preserve"> de separación</w:t>
        </w:r>
      </w:ins>
      <w:ins w:id="2272" w:author="Orion" w:date="2011-05-27T23:44:00Z">
        <w:r w:rsidR="007B3980" w:rsidRPr="00A613A1">
          <w:t xml:space="preserve"> entre aviones</w:t>
        </w:r>
      </w:ins>
      <w:ins w:id="2273"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2274" w:author="Orion" w:date="2011-05-27T23:33:00Z"/>
        </w:rPr>
        <w:pPrChange w:id="2275" w:author="IO" w:date="2011-07-20T16:49:00Z">
          <w:pPr/>
        </w:pPrChange>
      </w:pPr>
      <w:ins w:id="2276"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2277" w:author="Orion" w:date="2011-05-27T23:38:00Z"/>
        </w:rPr>
        <w:pPrChange w:id="2278" w:author="IO" w:date="2011-07-20T16:49:00Z">
          <w:pPr/>
        </w:pPrChange>
      </w:pPr>
      <w:ins w:id="2279" w:author="Orion" w:date="2011-05-27T23:38:00Z">
        <w:r w:rsidRPr="00A613A1">
          <w:t>1000 pies</w:t>
        </w:r>
      </w:ins>
      <w:ins w:id="2280" w:author="Orion" w:date="2011-05-27T23:39:00Z">
        <w:r w:rsidRPr="00A613A1">
          <w:t xml:space="preserve"> </w:t>
        </w:r>
      </w:ins>
      <w:ins w:id="2281" w:author="Orion" w:date="2011-05-27T23:38:00Z">
        <w:r w:rsidRPr="00A613A1">
          <w:t>(</w:t>
        </w:r>
      </w:ins>
      <w:ins w:id="2282" w:author="Orion" w:date="2011-05-27T23:39:00Z">
        <w:r w:rsidRPr="00A613A1">
          <w:t>305 metros</w:t>
        </w:r>
      </w:ins>
      <w:ins w:id="2283" w:author="Orion" w:date="2011-05-27T23:38:00Z">
        <w:r w:rsidRPr="00A613A1">
          <w:t>) cuando se vuela p</w:t>
        </w:r>
      </w:ins>
      <w:ins w:id="2284" w:author="Orion" w:date="2011-05-27T23:35:00Z">
        <w:r w:rsidRPr="00A613A1">
          <w:t>or debajo de los 29</w:t>
        </w:r>
      </w:ins>
      <w:ins w:id="2285" w:author="Orion" w:date="2011-05-27T23:39:00Z">
        <w:r w:rsidRPr="00A613A1">
          <w:t>.</w:t>
        </w:r>
      </w:ins>
      <w:ins w:id="2286" w:author="Orion" w:date="2011-05-27T23:35:00Z">
        <w:r w:rsidRPr="00A613A1">
          <w:t>000 pies (</w:t>
        </w:r>
      </w:ins>
      <w:ins w:id="2287" w:author="Orion" w:date="2011-05-27T23:37:00Z">
        <w:r w:rsidRPr="00A613A1">
          <w:t>8</w:t>
        </w:r>
      </w:ins>
      <w:ins w:id="2288" w:author="Orion" w:date="2011-05-27T23:39:00Z">
        <w:r w:rsidRPr="00A613A1">
          <w:t>.</w:t>
        </w:r>
      </w:ins>
      <w:ins w:id="2289" w:author="Orion" w:date="2011-05-27T23:37:00Z">
        <w:r w:rsidRPr="00A613A1">
          <w:t>839 m</w:t>
        </w:r>
      </w:ins>
      <w:ins w:id="2290" w:author="Orion" w:date="2011-05-27T23:38:00Z">
        <w:r w:rsidRPr="00A613A1">
          <w:t>etros)</w:t>
        </w:r>
      </w:ins>
      <w:ins w:id="2291"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2292" w:author="Orion" w:date="2011-05-27T23:33:00Z"/>
        </w:rPr>
        <w:pPrChange w:id="2293" w:author="IO" w:date="2011-07-20T16:49:00Z">
          <w:pPr/>
        </w:pPrChange>
      </w:pPr>
      <w:ins w:id="2294" w:author="Orion" w:date="2011-05-27T23:39:00Z">
        <w:r w:rsidRPr="00A613A1">
          <w:t>2000 pies (610 metros) cuando se vuela por encima de los 29.000 pies</w:t>
        </w:r>
        <w:del w:id="2295" w:author="IO" w:date="2011-07-20T17:01:00Z">
          <w:r w:rsidRPr="00A613A1" w:rsidDel="0055401D">
            <w:delText xml:space="preserve"> (8.839</w:delText>
          </w:r>
        </w:del>
      </w:ins>
      <w:ins w:id="2296" w:author="Orion" w:date="2011-05-27T23:40:00Z">
        <w:del w:id="2297" w:author="IO" w:date="2011-07-20T17:01:00Z">
          <w:r w:rsidRPr="00A613A1" w:rsidDel="00004449">
            <w:delText>.</w:delText>
          </w:r>
        </w:del>
      </w:ins>
      <w:ins w:id="2298" w:author="Orion" w:date="2011-05-27T23:39:00Z">
        <w:del w:id="2299" w:author="IO" w:date="2011-07-20T17:01:00Z">
          <w:r w:rsidRPr="00A613A1" w:rsidDel="0055401D">
            <w:delText>metros)</w:delText>
          </w:r>
        </w:del>
      </w:ins>
      <w:ins w:id="2300"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2301" w:author="Orion" w:date="2011-05-27T23:32:00Z"/>
        </w:rPr>
        <w:pPrChange w:id="2302" w:author="IO" w:date="2011-07-20T16:49:00Z">
          <w:pPr/>
        </w:pPrChange>
      </w:pPr>
      <w:ins w:id="2303" w:author="Orion" w:date="2011-05-27T23:34:00Z">
        <w:r w:rsidRPr="00A613A1">
          <w:t>Separación longitudinal:</w:t>
        </w:r>
      </w:ins>
      <w:ins w:id="2304" w:author="Orion" w:date="2011-05-27T23:40:00Z">
        <w:r w:rsidR="005730EA" w:rsidRPr="00A613A1">
          <w:t xml:space="preserve"> 5</w:t>
        </w:r>
      </w:ins>
      <w:ins w:id="2305" w:author="Orion" w:date="2011-05-27T23:43:00Z">
        <w:r w:rsidR="00C337A2" w:rsidRPr="00A613A1">
          <w:t>-10</w:t>
        </w:r>
      </w:ins>
      <w:ins w:id="2306" w:author="Orion" w:date="2011-05-27T23:40:00Z">
        <w:r w:rsidR="005730EA" w:rsidRPr="00A613A1">
          <w:t xml:space="preserve"> millas </w:t>
        </w:r>
      </w:ins>
      <w:ins w:id="2307" w:author="Orion" w:date="2011-05-27T23:41:00Z">
        <w:r w:rsidR="005730EA" w:rsidRPr="00A613A1">
          <w:t>náuticas (9.260</w:t>
        </w:r>
      </w:ins>
      <w:ins w:id="2308" w:author="Orion" w:date="2011-05-27T23:43:00Z">
        <w:r w:rsidR="00830438" w:rsidRPr="00A613A1">
          <w:t xml:space="preserve"> - 18520</w:t>
        </w:r>
      </w:ins>
      <w:ins w:id="2309" w:author="Orion" w:date="2011-05-27T23:41:00Z">
        <w:r w:rsidR="005730EA" w:rsidRPr="00A613A1">
          <w:t xml:space="preserve"> metros).</w:t>
        </w:r>
      </w:ins>
    </w:p>
    <w:p w14:paraId="271281F1" w14:textId="00160F74" w:rsidR="005E18F7" w:rsidRDefault="005E18F7">
      <w:pPr>
        <w:spacing w:before="240" w:after="120"/>
        <w:ind w:firstLine="284"/>
        <w:jc w:val="both"/>
        <w:rPr>
          <w:ins w:id="2310" w:author="IO" w:date="2011-07-21T16:11:00Z"/>
        </w:rPr>
        <w:pPrChange w:id="2311" w:author="IO" w:date="2011-07-20T16:49:00Z">
          <w:pPr/>
        </w:pPrChange>
      </w:pPr>
      <w:ins w:id="2312" w:author="IO" w:date="2011-07-21T16:11:00Z">
        <w:r>
          <w:t>Cuando no se resptena estas distancias de separación se produce un conflicto, que podría degenerar en una colisión. Los conflictos se resuelven logrando que las aeronaves involucradas vuelvan a volar dentro de los m</w:t>
        </w:r>
      </w:ins>
      <w:ins w:id="2313" w:author="IO" w:date="2011-07-21T16:12:00Z">
        <w:r>
          <w:t xml:space="preserve">árgenes seguros. Para ello, los controladores dan órdenes de maniobra a los pilotos que estos deben acatar obligatoriamente y de forma prioritaria. Para los controladores estas tareas de resolución de </w:t>
        </w:r>
      </w:ins>
      <w:ins w:id="2314" w:author="IO" w:date="2011-07-21T16:13:00Z">
        <w:r>
          <w:t>conflictos</w:t>
        </w:r>
      </w:ins>
      <w:ins w:id="2315" w:author="IO" w:date="2011-07-21T16:12:00Z">
        <w:r>
          <w:t xml:space="preserve"> tambi</w:t>
        </w:r>
      </w:ins>
      <w:ins w:id="2316" w:author="IO" w:date="2011-07-21T16:13:00Z">
        <w:r>
          <w:t>én son prioritarias sobre cualquier otra.</w:t>
        </w:r>
      </w:ins>
      <w:ins w:id="2317" w:author="IO" w:date="2011-07-21T16:12:00Z">
        <w:r>
          <w:t>.</w:t>
        </w:r>
      </w:ins>
    </w:p>
    <w:p w14:paraId="5F9048CA" w14:textId="18D5FE19" w:rsidR="002C624F" w:rsidRPr="00A613A1" w:rsidDel="00A613A1" w:rsidRDefault="0093428E">
      <w:pPr>
        <w:spacing w:before="240" w:after="120"/>
        <w:ind w:firstLine="284"/>
        <w:jc w:val="both"/>
        <w:rPr>
          <w:ins w:id="2318" w:author="Orion" w:date="2011-05-09T00:57:00Z"/>
          <w:del w:id="2319" w:author="IO" w:date="2011-07-20T16:49:00Z"/>
        </w:rPr>
        <w:pPrChange w:id="2320" w:author="IO" w:date="2011-07-20T16:49:00Z">
          <w:pPr/>
        </w:pPrChange>
      </w:pPr>
      <w:ins w:id="2321" w:author="Orion" w:date="2011-05-27T23:45:00Z">
        <w:del w:id="2322" w:author="IO" w:date="2011-07-20T16:57:00Z">
          <w:r w:rsidRPr="003768F5" w:rsidDel="003768F5">
            <w:delText xml:space="preserve">No </w:delText>
          </w:r>
        </w:del>
      </w:ins>
      <w:ins w:id="2323" w:author="Orion" w:date="2011-06-10T21:32:00Z">
        <w:del w:id="2324" w:author="IO" w:date="2011-07-20T16:57:00Z">
          <w:r w:rsidR="003E54EC" w:rsidRPr="003768F5" w:rsidDel="003768F5">
            <w:delText>considerándose</w:delText>
          </w:r>
        </w:del>
      </w:ins>
      <w:ins w:id="2325" w:author="Orion" w:date="2011-05-09T00:58:00Z">
        <w:del w:id="2326" w:author="IO" w:date="2011-07-20T16:57:00Z">
          <w:r w:rsidR="002C624F" w:rsidRPr="003768F5" w:rsidDel="003768F5">
            <w:delText xml:space="preserve"> muy relevantes para el estudio de este </w:delText>
          </w:r>
        </w:del>
      </w:ins>
      <w:ins w:id="2327" w:author="Orion" w:date="2011-05-16T11:37:00Z">
        <w:del w:id="2328" w:author="IO" w:date="2011-07-20T16:57:00Z">
          <w:r w:rsidR="00482521" w:rsidRPr="003768F5" w:rsidDel="003768F5">
            <w:delText>trabajo</w:delText>
          </w:r>
        </w:del>
      </w:ins>
      <w:ins w:id="2329" w:author="Orion" w:date="2011-05-09T00:59:00Z">
        <w:del w:id="2330" w:author="IO" w:date="2011-07-20T16:57:00Z">
          <w:r w:rsidR="002C624F" w:rsidRPr="003768F5" w:rsidDel="003768F5">
            <w:delText xml:space="preserve"> </w:delText>
          </w:r>
        </w:del>
      </w:ins>
      <w:ins w:id="2331" w:author="Orion" w:date="2011-05-09T00:57:00Z">
        <w:del w:id="2332" w:author="IO" w:date="2011-07-20T16:57:00Z">
          <w:r w:rsidR="002C624F" w:rsidRPr="003768F5" w:rsidDel="003768F5">
            <w:delText xml:space="preserve">otras posibles tareas que </w:delText>
          </w:r>
        </w:del>
      </w:ins>
      <w:ins w:id="2333" w:author="Orion" w:date="2011-05-27T23:31:00Z">
        <w:del w:id="2334" w:author="IO" w:date="2011-07-20T16:57:00Z">
          <w:r w:rsidR="006E3841" w:rsidRPr="003768F5" w:rsidDel="003768F5">
            <w:delText xml:space="preserve">los controladores </w:delText>
          </w:r>
        </w:del>
      </w:ins>
      <w:ins w:id="2335" w:author="Orion" w:date="2011-05-09T00:57:00Z">
        <w:del w:id="2336" w:author="IO" w:date="2011-07-20T16:57:00Z">
          <w:r w:rsidR="002C624F" w:rsidRPr="003768F5" w:rsidDel="003768F5">
            <w:delText>suelen tener en la realidad</w:delText>
          </w:r>
        </w:del>
      </w:ins>
      <w:ins w:id="2337" w:author="IO" w:date="2011-07-20T16:57:00Z">
        <w:r w:rsidR="003768F5">
          <w:t xml:space="preserve">Otras tareas de los controladores </w:t>
        </w:r>
      </w:ins>
      <w:ins w:id="2338" w:author="IO" w:date="2011-07-20T16:58:00Z">
        <w:r w:rsidR="003768F5">
          <w:t>se dejan para posteriores versiones de estos modelos. Por</w:t>
        </w:r>
      </w:ins>
      <w:ins w:id="2339" w:author="IO" w:date="2011-07-20T16:57:00Z">
        <w:r w:rsidR="003768F5">
          <w:t xml:space="preserve"> ejemplo</w:t>
        </w:r>
      </w:ins>
      <w:ins w:id="2340" w:author="Orion" w:date="2011-05-09T01:02:00Z">
        <w:r w:rsidR="00BE436B" w:rsidRPr="003768F5">
          <w:t>,</w:t>
        </w:r>
      </w:ins>
      <w:ins w:id="2341" w:author="Orion" w:date="2011-05-09T00:59:00Z">
        <w:r w:rsidR="002C624F" w:rsidRPr="003768F5">
          <w:t xml:space="preserve"> </w:t>
        </w:r>
        <w:del w:id="2342" w:author="IO" w:date="2011-07-20T16:58:00Z">
          <w:r w:rsidR="002C624F" w:rsidRPr="003768F5" w:rsidDel="003768F5">
            <w:delText xml:space="preserve">como pueden ser </w:delText>
          </w:r>
        </w:del>
        <w:r w:rsidR="002C624F" w:rsidRPr="003768F5">
          <w:t xml:space="preserve">la gestión de las aproximaciones a los aeropuertos o </w:t>
        </w:r>
        <w:del w:id="2343" w:author="IO" w:date="2011-07-20T16:58:00Z">
          <w:r w:rsidR="002C624F" w:rsidRPr="003768F5" w:rsidDel="003768F5">
            <w:delText>la gesti</w:delText>
          </w:r>
        </w:del>
      </w:ins>
      <w:ins w:id="2344" w:author="Orion" w:date="2011-05-09T01:00:00Z">
        <w:del w:id="2345" w:author="IO" w:date="2011-07-20T16:58:00Z">
          <w:r w:rsidR="002C624F" w:rsidRPr="003768F5" w:rsidDel="003768F5">
            <w:delText xml:space="preserve">ón </w:delText>
          </w:r>
        </w:del>
        <w:r w:rsidR="002C624F" w:rsidRPr="003768F5">
          <w:t xml:space="preserve">de </w:t>
        </w:r>
      </w:ins>
      <w:ins w:id="2346" w:author="IO" w:date="2011-07-20T16:58:00Z">
        <w:r w:rsidR="003768F5">
          <w:t xml:space="preserve">los </w:t>
        </w:r>
      </w:ins>
      <w:ins w:id="2347" w:author="Orion" w:date="2011-05-09T01:00:00Z">
        <w:r w:rsidR="002C624F" w:rsidRPr="003768F5">
          <w:t>aterrizajes y despegues</w:t>
        </w:r>
      </w:ins>
      <w:ins w:id="2348" w:author="IO" w:date="2011-07-20T16:58:00Z">
        <w:r w:rsidR="003768F5">
          <w:t xml:space="preserve"> no está </w:t>
        </w:r>
      </w:ins>
      <w:ins w:id="2349" w:author="IO" w:date="2011-07-20T17:05:00Z">
        <w:r w:rsidR="004117D6">
          <w:t>contemplada</w:t>
        </w:r>
      </w:ins>
      <w:ins w:id="2350" w:author="IO" w:date="2011-07-20T16:58:00Z">
        <w:r w:rsidR="003768F5">
          <w:t>, ya que estas son fases del vuelo no incluidas en la actual especificaci</w:t>
        </w:r>
      </w:ins>
      <w:ins w:id="2351"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2352" w:author="IO" w:date="2011-07-22T13:16:00Z">
        <w:r w:rsidR="00416FF6">
          <w:t>4.1.1</w:t>
        </w:r>
      </w:ins>
      <w:ins w:id="2353" w:author="IO" w:date="2011-07-20T16:59:00Z">
        <w:r w:rsidR="003768F5">
          <w:fldChar w:fldCharType="end"/>
        </w:r>
      </w:ins>
      <w:ins w:id="2354" w:author="Orion" w:date="2011-05-09T01:00:00Z">
        <w:r w:rsidR="002C624F" w:rsidRPr="003768F5">
          <w:t>.</w:t>
        </w:r>
      </w:ins>
      <w:commentRangeEnd w:id="2228"/>
      <w:r w:rsidR="006016DF" w:rsidRPr="00A613A1">
        <w:rPr>
          <w:rPrChange w:id="2355" w:author="IO" w:date="2011-07-20T16:49:00Z">
            <w:rPr>
              <w:rStyle w:val="CommentReference"/>
            </w:rPr>
          </w:rPrChange>
        </w:rPr>
        <w:commentReference w:id="2228"/>
      </w:r>
    </w:p>
    <w:p w14:paraId="3D45651E" w14:textId="77777777" w:rsidR="002F3025" w:rsidRPr="00A613A1" w:rsidRDefault="002F3025">
      <w:pPr>
        <w:spacing w:before="240" w:after="120"/>
        <w:ind w:firstLine="284"/>
        <w:jc w:val="both"/>
        <w:rPr>
          <w:ins w:id="2356" w:author="Orion" w:date="2011-05-09T01:00:00Z"/>
        </w:rPr>
        <w:pPrChange w:id="2357" w:author="IO" w:date="2011-07-20T16:49:00Z">
          <w:pPr/>
        </w:pPrChange>
      </w:pPr>
    </w:p>
    <w:p w14:paraId="2A4513C8" w14:textId="0BB692BD" w:rsidR="0015736B" w:rsidRPr="004117D6" w:rsidRDefault="001D2364">
      <w:pPr>
        <w:pStyle w:val="Heading1"/>
        <w:numPr>
          <w:ilvl w:val="1"/>
          <w:numId w:val="40"/>
        </w:numPr>
        <w:rPr>
          <w:ins w:id="2358" w:author="Orion" w:date="2011-05-05T17:42:00Z"/>
          <w:sz w:val="44"/>
          <w:szCs w:val="52"/>
          <w:rPrChange w:id="2359" w:author="IO" w:date="2011-07-20T17:08:00Z">
            <w:rPr>
              <w:ins w:id="2360" w:author="Orion" w:date="2011-05-05T17:42:00Z"/>
              <w:rFonts w:cs="Times New Roman"/>
            </w:rPr>
          </w:rPrChange>
        </w:rPr>
        <w:pPrChange w:id="2361" w:author="IO" w:date="2011-07-20T17:08:00Z">
          <w:pPr>
            <w:outlineLvl w:val="1"/>
          </w:pPr>
        </w:pPrChange>
      </w:pPr>
      <w:bookmarkStart w:id="2362" w:name="_Ref298945139"/>
      <w:bookmarkStart w:id="2363" w:name="_Ref298953220"/>
      <w:commentRangeStart w:id="2364"/>
      <w:ins w:id="2365" w:author="Orion" w:date="2011-05-17T18:34:00Z">
        <w:del w:id="2366" w:author="IO" w:date="2011-07-21T11:20:00Z">
          <w:r w:rsidRPr="004117D6" w:rsidDel="00A93BC7">
            <w:rPr>
              <w:b w:val="0"/>
              <w:sz w:val="44"/>
              <w:szCs w:val="52"/>
              <w:rPrChange w:id="2367" w:author="IO" w:date="2011-07-20T17:08:00Z">
                <w:rPr>
                  <w:b/>
                  <w:bCs/>
                </w:rPr>
              </w:rPrChange>
            </w:rPr>
            <w:lastRenderedPageBreak/>
            <w:delText>Infraestructura y d</w:delText>
          </w:r>
        </w:del>
      </w:ins>
      <w:bookmarkStart w:id="2368" w:name="_Ref299011114"/>
      <w:bookmarkStart w:id="2369" w:name="_Toc299463868"/>
      <w:ins w:id="2370" w:author="IO" w:date="2011-07-21T11:20:00Z">
        <w:r w:rsidR="00A93BC7">
          <w:rPr>
            <w:b w:val="0"/>
            <w:sz w:val="44"/>
            <w:szCs w:val="52"/>
          </w:rPr>
          <w:t>D</w:t>
        </w:r>
      </w:ins>
      <w:ins w:id="2371" w:author="Orion" w:date="2011-05-17T18:34:00Z">
        <w:r w:rsidRPr="004117D6">
          <w:rPr>
            <w:b w:val="0"/>
            <w:sz w:val="44"/>
            <w:szCs w:val="52"/>
            <w:rPrChange w:id="2372" w:author="IO" w:date="2011-07-20T17:08:00Z">
              <w:rPr>
                <w:b/>
                <w:bCs/>
              </w:rPr>
            </w:rPrChange>
          </w:rPr>
          <w:t>esarroll</w:t>
        </w:r>
      </w:ins>
      <w:ins w:id="2373" w:author="Orion" w:date="2011-05-17T18:35:00Z">
        <w:r w:rsidRPr="004117D6">
          <w:rPr>
            <w:b w:val="0"/>
            <w:sz w:val="44"/>
            <w:szCs w:val="52"/>
            <w:rPrChange w:id="2374" w:author="IO" w:date="2011-07-20T17:08:00Z">
              <w:rPr>
                <w:b/>
                <w:bCs/>
              </w:rPr>
            </w:rPrChange>
          </w:rPr>
          <w:t>o</w:t>
        </w:r>
      </w:ins>
      <w:bookmarkEnd w:id="2362"/>
      <w:bookmarkEnd w:id="2363"/>
      <w:bookmarkEnd w:id="2368"/>
      <w:bookmarkEnd w:id="2369"/>
    </w:p>
    <w:p w14:paraId="30682AA1" w14:textId="09E05D7F" w:rsidR="004E3CA1" w:rsidRDefault="0083202F">
      <w:pPr>
        <w:spacing w:after="120"/>
        <w:jc w:val="both"/>
        <w:rPr>
          <w:ins w:id="2375" w:author="IO" w:date="2011-07-20T17:22:00Z"/>
        </w:rPr>
        <w:pPrChange w:id="2376" w:author="IO" w:date="2011-07-20T17:20:00Z">
          <w:pPr>
            <w:spacing w:before="120"/>
            <w:jc w:val="both"/>
          </w:pPr>
        </w:pPrChange>
      </w:pPr>
      <w:ins w:id="2377" w:author="Orion" w:date="2011-05-09T11:57:00Z">
        <w:r>
          <w:t xml:space="preserve">La </w:t>
        </w:r>
      </w:ins>
      <w:ins w:id="2378" w:author="IO" w:date="2011-07-20T17:12:00Z">
        <w:r w:rsidR="00F7189A">
          <w:t>propuesta de este trabajo combina el ABM</w:t>
        </w:r>
      </w:ins>
      <w:ins w:id="2379" w:author="IO" w:date="2011-07-20T17:13:00Z">
        <w:r w:rsidR="00F7189A">
          <w:t xml:space="preserve"> </w:t>
        </w:r>
      </w:ins>
      <w:customXmlInsRangeStart w:id="2380" w:author="IO" w:date="2011-07-20T17:13:00Z"/>
      <w:sdt>
        <w:sdtPr>
          <w:id w:val="1455910317"/>
          <w:citation/>
        </w:sdtPr>
        <w:sdtEndPr/>
        <w:sdtContent>
          <w:customXmlInsRangeEnd w:id="2380"/>
          <w:ins w:id="2381" w:author="IO" w:date="2011-07-20T17:13:00Z">
            <w:r w:rsidR="00F7189A">
              <w:fldChar w:fldCharType="begin"/>
            </w:r>
            <w:r w:rsidR="00F7189A">
              <w:instrText xml:space="preserve">CITATION Gil05 \l 3082 </w:instrText>
            </w:r>
            <w:r w:rsidR="00F7189A">
              <w:fldChar w:fldCharType="separate"/>
            </w:r>
          </w:ins>
          <w:r w:rsidR="00282451">
            <w:rPr>
              <w:noProof/>
            </w:rPr>
            <w:t>(18)</w:t>
          </w:r>
          <w:ins w:id="2382" w:author="IO" w:date="2011-07-20T17:13:00Z">
            <w:r w:rsidR="00F7189A">
              <w:fldChar w:fldCharType="end"/>
            </w:r>
          </w:ins>
          <w:customXmlInsRangeStart w:id="2383" w:author="IO" w:date="2011-07-20T17:13:00Z"/>
        </w:sdtContent>
      </w:sdt>
      <w:customXmlInsRangeEnd w:id="2383"/>
      <w:ins w:id="2384" w:author="IO" w:date="2011-07-20T17:12:00Z">
        <w:r w:rsidR="00F7189A">
          <w:t xml:space="preserve"> con MDE</w:t>
        </w:r>
      </w:ins>
      <w:ins w:id="2385" w:author="IO" w:date="2011-07-20T17:14:00Z">
        <w:r w:rsidR="00F7189A">
          <w:t xml:space="preserve"> </w:t>
        </w:r>
      </w:ins>
      <w:customXmlInsRangeStart w:id="2386" w:author="IO" w:date="2011-07-20T17:14:00Z"/>
      <w:sdt>
        <w:sdtPr>
          <w:id w:val="1821774627"/>
          <w:citation/>
        </w:sdtPr>
        <w:sdtEndPr/>
        <w:sdtContent>
          <w:customXmlInsRangeEnd w:id="2386"/>
          <w:ins w:id="2387" w:author="IO" w:date="2011-07-20T17:14:00Z">
            <w:r w:rsidR="00F7189A" w:rsidRPr="00BB6D94">
              <w:fldChar w:fldCharType="begin"/>
            </w:r>
            <w:r w:rsidR="00F7189A">
              <w:instrText xml:space="preserve">CITATION Fra03 \l 3082 </w:instrText>
            </w:r>
            <w:r w:rsidR="00F7189A" w:rsidRPr="00BB6D94">
              <w:fldChar w:fldCharType="separate"/>
            </w:r>
          </w:ins>
          <w:r w:rsidR="00282451">
            <w:rPr>
              <w:noProof/>
            </w:rPr>
            <w:t>(17)</w:t>
          </w:r>
          <w:ins w:id="2388" w:author="IO" w:date="2011-07-20T17:14:00Z">
            <w:r w:rsidR="00F7189A" w:rsidRPr="00BB6D94">
              <w:fldChar w:fldCharType="end"/>
            </w:r>
          </w:ins>
          <w:customXmlInsRangeStart w:id="2389" w:author="IO" w:date="2011-07-20T17:14:00Z"/>
        </w:sdtContent>
      </w:sdt>
      <w:customXmlInsRangeEnd w:id="2389"/>
      <w:ins w:id="2390" w:author="IO" w:date="2011-07-20T17:12:00Z">
        <w:r w:rsidR="00F7189A">
          <w:t>, usando una metodología de AOSE, INGENIAS</w:t>
        </w:r>
      </w:ins>
      <w:ins w:id="2391" w:author="IO" w:date="2011-07-20T17:14:00Z">
        <w:r w:rsidR="00F7189A">
          <w:t xml:space="preserve"> </w:t>
        </w:r>
      </w:ins>
      <w:customXmlInsRangeStart w:id="2392" w:author="IO" w:date="2011-07-20T17:14:00Z"/>
      <w:sdt>
        <w:sdtPr>
          <w:id w:val="862794566"/>
          <w:citation/>
        </w:sdtPr>
        <w:sdtEndPr/>
        <w:sdtContent>
          <w:customXmlInsRangeEnd w:id="2392"/>
          <w:ins w:id="2393" w:author="IO" w:date="2011-07-20T17:14:00Z">
            <w:r w:rsidR="00F7189A">
              <w:fldChar w:fldCharType="begin"/>
            </w:r>
            <w:r w:rsidR="00F7189A">
              <w:instrText xml:space="preserve">CITATION Pav05 \l 3082 </w:instrText>
            </w:r>
            <w:r w:rsidR="00F7189A">
              <w:fldChar w:fldCharType="separate"/>
            </w:r>
          </w:ins>
          <w:r w:rsidR="00282451">
            <w:rPr>
              <w:noProof/>
            </w:rPr>
            <w:t>(20)</w:t>
          </w:r>
          <w:ins w:id="2394" w:author="IO" w:date="2011-07-20T17:14:00Z">
            <w:r w:rsidR="00F7189A">
              <w:fldChar w:fldCharType="end"/>
            </w:r>
          </w:ins>
          <w:customXmlInsRangeStart w:id="2395" w:author="IO" w:date="2011-07-20T17:14:00Z"/>
        </w:sdtContent>
      </w:sdt>
      <w:customXmlInsRangeEnd w:id="2395"/>
      <w:ins w:id="2396" w:author="IO" w:date="2011-07-20T17:12:00Z">
        <w:r w:rsidR="00F7189A">
          <w:t xml:space="preserve">, como elemento integrador de estas </w:t>
        </w:r>
      </w:ins>
      <w:ins w:id="2397" w:author="IO" w:date="2011-07-20T17:14:00Z">
        <w:r w:rsidR="00F7189A">
          <w:t>aproximaciones</w:t>
        </w:r>
      </w:ins>
      <w:ins w:id="2398" w:author="IO" w:date="2011-07-20T17:12:00Z">
        <w:r w:rsidR="00F7189A">
          <w:t>.</w:t>
        </w:r>
      </w:ins>
      <w:ins w:id="2399"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2400" w:author="IO" w:date="2011-07-20T17:30:00Z"/>
        </w:rPr>
      </w:pPr>
      <w:ins w:id="2401" w:author="IO" w:date="2011-07-20T17:30:00Z">
        <w:r>
          <w:t xml:space="preserve">Como se comentó en la introducción, </w:t>
        </w:r>
      </w:ins>
      <w:ins w:id="2402" w:author="IO" w:date="2011-07-20T19:11:00Z">
        <w:r w:rsidR="009B599B">
          <w:t xml:space="preserve">ABM </w:t>
        </w:r>
      </w:ins>
      <w:customXmlInsRangeStart w:id="2403" w:author="IO" w:date="2011-07-20T19:11:00Z"/>
      <w:sdt>
        <w:sdtPr>
          <w:id w:val="-212348901"/>
          <w:citation/>
        </w:sdtPr>
        <w:sdtEndPr/>
        <w:sdtContent>
          <w:customXmlInsRangeEnd w:id="2403"/>
          <w:ins w:id="2404" w:author="IO" w:date="2011-07-20T19:11:00Z">
            <w:r w:rsidR="009B599B">
              <w:fldChar w:fldCharType="begin"/>
            </w:r>
          </w:ins>
          <w:ins w:id="2405" w:author="Orion" w:date="2011-07-26T16:43:00Z">
            <w:r w:rsidR="003C556D">
              <w:instrText xml:space="preserve">CITATION Mac10 \l 3082 </w:instrText>
            </w:r>
          </w:ins>
          <w:ins w:id="2406" w:author="IO" w:date="2011-07-20T19:11:00Z">
            <w:del w:id="2407" w:author="Orion" w:date="2011-07-26T16:43:00Z">
              <w:r w:rsidR="009B599B" w:rsidDel="003C556D">
                <w:delInstrText xml:space="preserve"> CITATION Mac10 \l 3082 </w:delInstrText>
              </w:r>
            </w:del>
            <w:r w:rsidR="009B599B">
              <w:fldChar w:fldCharType="separate"/>
            </w:r>
          </w:ins>
          <w:r w:rsidR="00282451">
            <w:rPr>
              <w:noProof/>
            </w:rPr>
            <w:t>(66)</w:t>
          </w:r>
          <w:ins w:id="2408" w:author="IO" w:date="2011-07-20T19:11:00Z">
            <w:r w:rsidR="009B599B">
              <w:fldChar w:fldCharType="end"/>
            </w:r>
          </w:ins>
          <w:customXmlInsRangeStart w:id="2409" w:author="IO" w:date="2011-07-20T19:11:00Z"/>
        </w:sdtContent>
      </w:sdt>
      <w:customXmlInsRangeEnd w:id="2409"/>
      <w:ins w:id="2410" w:author="IO" w:date="2011-07-20T19:11:00Z">
        <w:r w:rsidR="009B599B">
          <w:t xml:space="preserve"> y AOSE </w:t>
        </w:r>
      </w:ins>
      <w:customXmlInsRangeStart w:id="2411" w:author="IO" w:date="2011-07-20T19:11:00Z"/>
      <w:sdt>
        <w:sdtPr>
          <w:id w:val="-12848360"/>
          <w:citation/>
        </w:sdtPr>
        <w:sdtEndPr/>
        <w:sdtContent>
          <w:customXmlInsRangeEnd w:id="2411"/>
          <w:ins w:id="2412" w:author="IO" w:date="2011-07-20T19:11:00Z">
            <w:r w:rsidR="009B599B">
              <w:fldChar w:fldCharType="begin"/>
            </w:r>
            <w:r w:rsidR="009B599B">
              <w:instrText xml:space="preserve"> CITATION Hen051 \l 3082 </w:instrText>
            </w:r>
            <w:r w:rsidR="009B599B">
              <w:fldChar w:fldCharType="separate"/>
            </w:r>
          </w:ins>
          <w:r w:rsidR="00282451">
            <w:rPr>
              <w:noProof/>
            </w:rPr>
            <w:t>(21)</w:t>
          </w:r>
          <w:ins w:id="2413" w:author="IO" w:date="2011-07-20T19:11:00Z">
            <w:r w:rsidR="009B599B">
              <w:fldChar w:fldCharType="end"/>
            </w:r>
          </w:ins>
          <w:customXmlInsRangeStart w:id="2414" w:author="IO" w:date="2011-07-20T19:11:00Z"/>
        </w:sdtContent>
      </w:sdt>
      <w:customXmlInsRangeEnd w:id="2414"/>
      <w:ins w:id="2415" w:author="IO" w:date="2011-07-20T19:11:00Z">
        <w:r w:rsidR="009B599B">
          <w:t xml:space="preserve"> </w:t>
        </w:r>
      </w:ins>
      <w:ins w:id="2416" w:author="IO" w:date="2011-07-20T17:30:00Z">
        <w:r>
          <w:t xml:space="preserve">comparten la utilización de </w:t>
        </w:r>
      </w:ins>
      <w:ins w:id="2417" w:author="IO" w:date="2011-07-20T17:31:00Z">
        <w:r>
          <w:t xml:space="preserve">conceptos de </w:t>
        </w:r>
      </w:ins>
      <w:ins w:id="2418" w:author="IO" w:date="2011-07-20T17:30:00Z">
        <w:r>
          <w:t>agentes</w:t>
        </w:r>
      </w:ins>
      <w:ins w:id="2419" w:author="IO" w:date="2011-07-20T17:31:00Z">
        <w:r>
          <w:t xml:space="preserve"> para la especificación de sus sistemas. </w:t>
        </w:r>
        <w:r w:rsidR="00AB3728">
          <w:t xml:space="preserve">Ambas aproximaciones consideran los agentes como entidades intencionales y sociales. </w:t>
        </w:r>
      </w:ins>
      <w:ins w:id="2420"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2421" w:author="IO" w:date="2011-07-20T17:33:00Z">
        <w:r w:rsidR="00AB3728">
          <w:t xml:space="preserve">bien de otros agentes o del </w:t>
        </w:r>
      </w:ins>
      <w:ins w:id="2422" w:author="IO" w:date="2011-07-20T17:32:00Z">
        <w:r w:rsidR="00AB3728">
          <w:t>ento</w:t>
        </w:r>
      </w:ins>
      <w:ins w:id="2423" w:author="IO" w:date="2011-07-20T17:33:00Z">
        <w:r w:rsidR="00AB3728">
          <w:t>r</w:t>
        </w:r>
      </w:ins>
      <w:ins w:id="2424" w:author="IO" w:date="2011-07-20T17:32:00Z">
        <w:r w:rsidR="00AB3728">
          <w:t>no</w:t>
        </w:r>
      </w:ins>
      <w:ins w:id="2425" w:author="IO" w:date="2011-07-20T17:33:00Z">
        <w:r w:rsidR="00AB3728">
          <w:t>). La decisi</w:t>
        </w:r>
        <w:r w:rsidR="00A33446">
          <w:t>ón de qu</w:t>
        </w:r>
      </w:ins>
      <w:ins w:id="2426" w:author="IO" w:date="2011-07-20T19:11:00Z">
        <w:r w:rsidR="00A33446">
          <w:t>é</w:t>
        </w:r>
      </w:ins>
      <w:ins w:id="2427" w:author="IO" w:date="2011-07-20T17:33:00Z">
        <w:r w:rsidR="00AB3728">
          <w:t xml:space="preserve"> tareas abordar y la </w:t>
        </w:r>
      </w:ins>
      <w:ins w:id="2428" w:author="IO" w:date="2011-07-20T17:34:00Z">
        <w:r w:rsidR="00AB3728">
          <w:t xml:space="preserve">propia </w:t>
        </w:r>
      </w:ins>
      <w:ins w:id="2429" w:author="IO" w:date="2011-07-20T17:33:00Z">
        <w:r w:rsidR="00AB3728">
          <w:t>ejecución d</w:t>
        </w:r>
      </w:ins>
      <w:ins w:id="2430" w:author="IO" w:date="2011-07-20T17:34:00Z">
        <w:r w:rsidR="00AB3728">
          <w:t>e estas dependen de la información de la que dispone el agente y del entorno. Los agentes son además sociales porque parte de estas acciones requieren la participaci</w:t>
        </w:r>
      </w:ins>
      <w:ins w:id="2431" w:author="IO" w:date="2011-07-20T17:35:00Z">
        <w:r w:rsidR="00AB3728">
          <w:t xml:space="preserve">ón de otros agentes para su compleción. </w:t>
        </w:r>
      </w:ins>
      <w:ins w:id="2432" w:author="IO" w:date="2011-07-20T19:12:00Z">
        <w:r w:rsidR="00A33446">
          <w:t>Estos agentes</w:t>
        </w:r>
      </w:ins>
      <w:ins w:id="2433"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2434" w:author="IO" w:date="2011-07-20T19:14:00Z">
        <w:r w:rsidR="00A33446">
          <w:t xml:space="preserve"> </w:t>
        </w:r>
      </w:ins>
      <w:ins w:id="2435" w:author="IO" w:date="2011-07-20T17:35:00Z">
        <w:r w:rsidR="00AB3728">
          <w:t xml:space="preserve">A pesar de estas similitudes, ABM </w:t>
        </w:r>
      </w:ins>
      <w:ins w:id="2436" w:author="IO" w:date="2011-07-20T19:12:00Z">
        <w:r w:rsidR="00A33446">
          <w:t xml:space="preserve">y AOSE </w:t>
        </w:r>
      </w:ins>
      <w:ins w:id="2437" w:author="IO" w:date="2011-07-20T17:35:00Z">
        <w:r w:rsidR="00AB3728">
          <w:t xml:space="preserve">trabajan </w:t>
        </w:r>
      </w:ins>
      <w:ins w:id="2438" w:author="IO" w:date="2011-07-20T19:12:00Z">
        <w:r w:rsidR="00A33446">
          <w:t>con distintas orientaciones, lo cual influye en los modelos que generan</w:t>
        </w:r>
      </w:ins>
      <w:ins w:id="2439" w:author="IO" w:date="2011-07-20T17:35:00Z">
        <w:r w:rsidR="00AB3728">
          <w:t>. ABM trabaja con simulaciones y su uso de agentes est</w:t>
        </w:r>
      </w:ins>
      <w:ins w:id="2440" w:author="IO" w:date="2011-07-20T17:36:00Z">
        <w:r w:rsidR="00AB3728">
          <w:t>á próximo a los dominios modelados; por el contrario, AOSE trabaja con sistemas informáticos por lo que sus agentes están m</w:t>
        </w:r>
      </w:ins>
      <w:ins w:id="2441" w:author="IO" w:date="2011-07-20T17:37:00Z">
        <w:r w:rsidR="00AB3728">
          <w:t>ás próximas a abstracciones computacionales. En todo caso y pese a</w:t>
        </w:r>
      </w:ins>
      <w:ins w:id="2442" w:author="IO" w:date="2011-07-20T18:38:00Z">
        <w:r w:rsidR="007353C8">
          <w:t xml:space="preserve"> </w:t>
        </w:r>
      </w:ins>
      <w:ins w:id="2443" w:author="IO" w:date="2011-07-20T17:37:00Z">
        <w:r w:rsidR="00AB3728">
          <w:t xml:space="preserve">las diferencias, el hecho de trabajar con la abstracción común de agente facilita establecer conexiones entre los modelos de ABM y AOSE, como por ejemplo </w:t>
        </w:r>
      </w:ins>
      <w:ins w:id="2444" w:author="IO" w:date="2011-07-20T19:14:00Z">
        <w:r w:rsidR="003448BF">
          <w:t xml:space="preserve">han </w:t>
        </w:r>
        <w:r w:rsidR="00A33446">
          <w:t xml:space="preserve">mostrado </w:t>
        </w:r>
      </w:ins>
      <w:ins w:id="2445" w:author="IO" w:date="2011-07-20T17:37:00Z">
        <w:r w:rsidR="00AB3728">
          <w:t xml:space="preserve">trabajos con INGENIAS </w:t>
        </w:r>
      </w:ins>
      <w:customXmlInsRangeStart w:id="2446" w:author="IO" w:date="2011-07-20T17:38:00Z"/>
      <w:sdt>
        <w:sdtPr>
          <w:id w:val="1556733659"/>
          <w:citation/>
        </w:sdtPr>
        <w:sdtEndPr/>
        <w:sdtContent>
          <w:customXmlInsRangeEnd w:id="2446"/>
          <w:ins w:id="2447" w:author="IO" w:date="2011-07-20T17:38:00Z">
            <w:r w:rsidR="00AB3728">
              <w:fldChar w:fldCharType="begin"/>
            </w:r>
            <w:r w:rsidR="00AB3728">
              <w:instrText xml:space="preserve"> CITATION Has09 \l 3082 </w:instrText>
            </w:r>
          </w:ins>
          <w:r w:rsidR="00AB3728">
            <w:fldChar w:fldCharType="separate"/>
          </w:r>
          <w:r w:rsidR="00282451">
            <w:rPr>
              <w:noProof/>
            </w:rPr>
            <w:t>(22)</w:t>
          </w:r>
          <w:ins w:id="2448" w:author="IO" w:date="2011-07-20T17:38:00Z">
            <w:r w:rsidR="00AB3728">
              <w:fldChar w:fldCharType="end"/>
            </w:r>
          </w:ins>
          <w:customXmlInsRangeStart w:id="2449" w:author="IO" w:date="2011-07-20T17:38:00Z"/>
        </w:sdtContent>
      </w:sdt>
      <w:customXmlInsRangeEnd w:id="2449"/>
      <w:ins w:id="2450" w:author="IO" w:date="2011-07-20T17:38:00Z">
        <w:r w:rsidR="00AB3728">
          <w:t>.</w:t>
        </w:r>
      </w:ins>
    </w:p>
    <w:p w14:paraId="37149801" w14:textId="47BB7FAD" w:rsidR="0083202F" w:rsidRDefault="0083202F" w:rsidP="0071557E">
      <w:pPr>
        <w:spacing w:before="240" w:after="120"/>
        <w:ind w:firstLine="284"/>
        <w:jc w:val="both"/>
        <w:rPr>
          <w:ins w:id="2451" w:author="IO" w:date="2011-07-21T11:20:00Z"/>
        </w:rPr>
      </w:pPr>
      <w:ins w:id="2452" w:author="Orion" w:date="2011-05-09T11:57:00Z">
        <w:del w:id="2453" w:author="IO" w:date="2011-07-20T17:20:00Z">
          <w:r w:rsidDel="00F7189A">
            <w:delText xml:space="preserve">aplicación ha sido desarrollada siguiendo la metodología INGENIAS </w:delText>
          </w:r>
        </w:del>
      </w:ins>
      <w:customXmlInsRangeStart w:id="2454" w:author="Orion" w:date="2011-05-09T12:15:00Z"/>
      <w:customXmlDelRangeStart w:id="2455" w:author="IO" w:date="2011-07-20T17:20:00Z"/>
      <w:sdt>
        <w:sdtPr>
          <w:id w:val="1913111022"/>
          <w:citation/>
        </w:sdtPr>
        <w:sdtEndPr/>
        <w:sdtContent>
          <w:customXmlInsRangeEnd w:id="2454"/>
          <w:customXmlDelRangeEnd w:id="2455"/>
          <w:ins w:id="2456" w:author="Orion" w:date="2011-05-09T12:15:00Z">
            <w:del w:id="2457" w:author="IO" w:date="2011-07-20T17:20:00Z">
              <w:r w:rsidR="00EA225F" w:rsidDel="00F7189A">
                <w:fldChar w:fldCharType="begin"/>
              </w:r>
            </w:del>
            <w:del w:id="2458" w:author="IO" w:date="2011-07-12T17:49:00Z">
              <w:r w:rsidR="00EA225F" w:rsidDel="00DD0E79">
                <w:delInstrText xml:space="preserve"> CITATION Pav05 \l 3082 </w:delInstrText>
              </w:r>
            </w:del>
          </w:ins>
          <w:del w:id="2459" w:author="IO" w:date="2011-07-20T17:20:00Z">
            <w:r w:rsidR="00EA225F" w:rsidDel="00F7189A">
              <w:fldChar w:fldCharType="separate"/>
            </w:r>
          </w:del>
          <w:del w:id="2460" w:author="IO" w:date="2011-07-12T12:37:00Z">
            <w:r w:rsidR="00C1157B" w:rsidDel="00545B0D">
              <w:delText>(46)</w:delText>
            </w:r>
          </w:del>
          <w:ins w:id="2461" w:author="Orion" w:date="2011-05-09T12:15:00Z">
            <w:del w:id="2462" w:author="IO" w:date="2011-07-20T17:20:00Z">
              <w:r w:rsidR="00EA225F" w:rsidDel="00F7189A">
                <w:fldChar w:fldCharType="end"/>
              </w:r>
            </w:del>
          </w:ins>
          <w:customXmlInsRangeStart w:id="2463" w:author="Orion" w:date="2011-05-09T12:15:00Z"/>
          <w:customXmlDelRangeStart w:id="2464" w:author="IO" w:date="2011-07-20T17:20:00Z"/>
        </w:sdtContent>
      </w:sdt>
      <w:customXmlInsRangeEnd w:id="2463"/>
      <w:customXmlDelRangeEnd w:id="2464"/>
      <w:customXmlInsRangeStart w:id="2465" w:author="Orion" w:date="2011-05-09T12:15:00Z"/>
      <w:customXmlDelRangeStart w:id="2466" w:author="IO" w:date="2011-07-20T17:20:00Z"/>
      <w:sdt>
        <w:sdtPr>
          <w:id w:val="-416102767"/>
          <w:citation/>
        </w:sdtPr>
        <w:sdtEndPr/>
        <w:sdtContent>
          <w:customXmlInsRangeEnd w:id="2465"/>
          <w:customXmlDelRangeEnd w:id="2466"/>
          <w:ins w:id="2467" w:author="Orion" w:date="2011-05-09T12:15:00Z">
            <w:del w:id="2468" w:author="IO" w:date="2011-07-20T17:20:00Z">
              <w:r w:rsidR="00EA225F" w:rsidDel="00F7189A">
                <w:fldChar w:fldCharType="begin"/>
              </w:r>
              <w:r w:rsidR="00EA225F" w:rsidDel="00F7189A">
                <w:delInstrText xml:space="preserve"> CITATION Bot08 \l 3082 </w:delInstrText>
              </w:r>
            </w:del>
          </w:ins>
          <w:del w:id="2469" w:author="IO" w:date="2011-07-20T17:20:00Z">
            <w:r w:rsidR="00EA225F" w:rsidDel="00F7189A">
              <w:fldChar w:fldCharType="separate"/>
            </w:r>
          </w:del>
          <w:del w:id="2470" w:author="IO" w:date="2011-07-12T12:37:00Z">
            <w:r w:rsidR="00C1157B" w:rsidDel="00545B0D">
              <w:delText xml:space="preserve"> (47)</w:delText>
            </w:r>
          </w:del>
          <w:ins w:id="2471" w:author="Orion" w:date="2011-05-09T12:15:00Z">
            <w:del w:id="2472" w:author="IO" w:date="2011-07-20T17:20:00Z">
              <w:r w:rsidR="00EA225F" w:rsidDel="00F7189A">
                <w:fldChar w:fldCharType="end"/>
              </w:r>
            </w:del>
          </w:ins>
          <w:customXmlInsRangeStart w:id="2473" w:author="Orion" w:date="2011-05-09T12:15:00Z"/>
          <w:customXmlDelRangeStart w:id="2474" w:author="IO" w:date="2011-07-20T17:20:00Z"/>
        </w:sdtContent>
      </w:sdt>
      <w:customXmlInsRangeEnd w:id="2473"/>
      <w:customXmlDelRangeEnd w:id="2474"/>
      <w:ins w:id="2475" w:author="Orion" w:date="2011-05-09T11:57:00Z">
        <w:del w:id="2476" w:author="IO" w:date="2011-07-20T17:20:00Z">
          <w:r w:rsidDel="00F7189A">
            <w:delText xml:space="preserve"> y usando JAVA como lenguaje de programación.</w:delText>
          </w:r>
        </w:del>
        <w:del w:id="2477" w:author="IO" w:date="2011-07-20T17:22:00Z">
          <w:r w:rsidDel="004E3CA1">
            <w:delText xml:space="preserve"> </w:delText>
          </w:r>
        </w:del>
        <w:r>
          <w:t xml:space="preserve">INGENIAS </w:t>
        </w:r>
      </w:ins>
      <w:ins w:id="2478" w:author="IO" w:date="2011-07-20T17:39:00Z">
        <w:r w:rsidR="00120C76">
          <w:t xml:space="preserve">es una metodología MDE de AOSE. </w:t>
        </w:r>
      </w:ins>
      <w:ins w:id="2479" w:author="Orion" w:date="2011-05-09T11:57:00Z">
        <w:del w:id="2480" w:author="IO" w:date="2011-07-20T17:39:00Z">
          <w:r w:rsidDel="00120C76">
            <w:delText>p</w:delText>
          </w:r>
        </w:del>
        <w:del w:id="2481" w:author="IO" w:date="2011-07-20T17:45:00Z">
          <w:r w:rsidDel="00985670">
            <w:delText>roporciona un lenguaje de modelado y un proceso</w:delText>
          </w:r>
        </w:del>
      </w:ins>
      <w:ins w:id="2482" w:author="IO" w:date="2011-07-20T17:40:00Z">
        <w:r w:rsidR="00120C76">
          <w:t xml:space="preserve">Las propuestas MDE </w:t>
        </w:r>
        <w:r w:rsidR="00120C76" w:rsidRPr="001C3D91">
          <w:t>se centra</w:t>
        </w:r>
      </w:ins>
      <w:ins w:id="2483" w:author="IO" w:date="2011-07-20T17:45:00Z">
        <w:r w:rsidR="00985670">
          <w:t>n</w:t>
        </w:r>
      </w:ins>
      <w:ins w:id="2484" w:author="IO" w:date="2011-07-20T17:40:00Z">
        <w:r w:rsidR="00120C76" w:rsidRPr="001C3D91">
          <w:t xml:space="preserve"> en la creación y explotación de modelos de dominio</w:t>
        </w:r>
      </w:ins>
      <w:ins w:id="2485" w:author="IO" w:date="2011-07-20T17:45:00Z">
        <w:r w:rsidR="00985670">
          <w:t xml:space="preserve"> como base del desarrollo. Estos modelos son</w:t>
        </w:r>
      </w:ins>
      <w:ins w:id="2486" w:author="IO" w:date="2011-07-20T17:40:00Z">
        <w:r w:rsidR="00120C76" w:rsidRPr="001C3D91">
          <w:t xml:space="preserve"> representaciones abstractas de los conocimientos y actividades que rigen un dominio de aplicación particular</w:t>
        </w:r>
      </w:ins>
      <w:customXmlInsRangeStart w:id="2487" w:author="IO" w:date="2011-07-20T17:40:00Z"/>
      <w:sdt>
        <w:sdtPr>
          <w:id w:val="-1555539562"/>
          <w:citation/>
        </w:sdtPr>
        <w:sdtEndPr/>
        <w:sdtContent>
          <w:customXmlInsRangeEnd w:id="2487"/>
          <w:ins w:id="2488"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282451">
            <w:rPr>
              <w:noProof/>
            </w:rPr>
            <w:t xml:space="preserve"> (17)</w:t>
          </w:r>
          <w:ins w:id="2489" w:author="IO" w:date="2011-07-20T17:40:00Z">
            <w:r w:rsidR="00120C76" w:rsidRPr="001C3D91">
              <w:fldChar w:fldCharType="end"/>
            </w:r>
          </w:ins>
          <w:customXmlInsRangeStart w:id="2490" w:author="IO" w:date="2011-07-20T17:40:00Z"/>
        </w:sdtContent>
      </w:sdt>
      <w:customXmlInsRangeEnd w:id="2490"/>
      <w:ins w:id="2491" w:author="IO" w:date="2011-07-20T17:40:00Z">
        <w:r w:rsidR="00120C76" w:rsidRPr="001C3D91">
          <w:t xml:space="preserve">. </w:t>
        </w:r>
      </w:ins>
      <w:ins w:id="2492" w:author="IO" w:date="2011-07-20T17:46:00Z">
        <w:r w:rsidR="00985670">
          <w:t>En base a estos modelos se generan de forma semi-automática el resto de productos del desarrollo, como c</w:t>
        </w:r>
      </w:ins>
      <w:ins w:id="2493" w:author="IO" w:date="2011-07-20T17:47:00Z">
        <w:r w:rsidR="00985670">
          <w:t>ódigo, documentación u otros modelos.</w:t>
        </w:r>
      </w:ins>
      <w:ins w:id="2494" w:author="IO" w:date="2011-07-20T17:50:00Z">
        <w:r w:rsidR="00985670">
          <w:t xml:space="preserve"> </w:t>
        </w:r>
      </w:ins>
      <w:ins w:id="2495" w:author="IO" w:date="2011-07-20T17:47:00Z">
        <w:r w:rsidR="00985670">
          <w:t xml:space="preserve">Siguiendo esta línea INGENIAS incluye </w:t>
        </w:r>
      </w:ins>
      <w:ins w:id="2496"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2497" w:author="IO" w:date="2011-07-20T17:52:00Z">
        <w:r w:rsidR="00985670">
          <w:t>pseudo-</w:t>
        </w:r>
      </w:ins>
      <w:ins w:id="2498" w:author="IO" w:date="2011-07-20T17:48:00Z">
        <w:r w:rsidR="00985670">
          <w:t>código</w:t>
        </w:r>
      </w:ins>
      <w:ins w:id="2499" w:author="IO" w:date="2011-07-20T17:52:00Z">
        <w:r w:rsidR="00985670">
          <w:t xml:space="preserve"> o código</w:t>
        </w:r>
      </w:ins>
      <w:ins w:id="2500" w:author="IO" w:date="2011-07-20T17:48:00Z">
        <w:r w:rsidR="00985670">
          <w:t xml:space="preserve"> </w:t>
        </w:r>
      </w:ins>
      <w:customXmlInsRangeStart w:id="2501" w:author="IO" w:date="2011-07-20T17:48:00Z"/>
      <w:sdt>
        <w:sdtPr>
          <w:id w:val="503020582"/>
          <w:citation/>
        </w:sdtPr>
        <w:sdtEndPr/>
        <w:sdtContent>
          <w:customXmlInsRangeEnd w:id="2501"/>
          <w:ins w:id="2502" w:author="IO" w:date="2011-07-20T17:48:00Z">
            <w:r w:rsidR="00985670">
              <w:fldChar w:fldCharType="begin"/>
            </w:r>
          </w:ins>
          <w:ins w:id="2503" w:author="Orion" w:date="2011-07-26T14:54:00Z">
            <w:r w:rsidR="0071557E">
              <w:instrText xml:space="preserve">CITATION Sot06 \l 3082 </w:instrText>
            </w:r>
          </w:ins>
          <w:ins w:id="2504" w:author="IO" w:date="2011-07-20T17:48:00Z">
            <w:del w:id="2505" w:author="Orion" w:date="2011-07-26T14:54:00Z">
              <w:r w:rsidR="00985670" w:rsidDel="0071557E">
                <w:delInstrText xml:space="preserve"> CITATION Sot06 \l 3082 </w:delInstrText>
              </w:r>
            </w:del>
            <w:r w:rsidR="00985670">
              <w:fldChar w:fldCharType="separate"/>
            </w:r>
          </w:ins>
          <w:r w:rsidR="00282451">
            <w:rPr>
              <w:noProof/>
            </w:rPr>
            <w:t>(68)</w:t>
          </w:r>
          <w:ins w:id="2506" w:author="IO" w:date="2011-07-20T17:48:00Z">
            <w:r w:rsidR="00985670">
              <w:fldChar w:fldCharType="end"/>
            </w:r>
          </w:ins>
          <w:customXmlInsRangeStart w:id="2507" w:author="IO" w:date="2011-07-20T17:48:00Z"/>
        </w:sdtContent>
      </w:sdt>
      <w:customXmlInsRangeEnd w:id="2507"/>
      <w:ins w:id="2508" w:author="IO" w:date="2011-07-20T17:48:00Z">
        <w:r w:rsidR="00985670">
          <w:t>.</w:t>
        </w:r>
      </w:ins>
      <w:ins w:id="2509" w:author="IO" w:date="2011-07-20T17:49:00Z">
        <w:r w:rsidR="00985670">
          <w:t xml:space="preserve"> </w:t>
        </w:r>
      </w:ins>
      <w:ins w:id="2510" w:author="IO" w:date="2011-07-20T17:50:00Z">
        <w:r w:rsidR="00985670">
          <w:t>Por ejemplo, las acciones d</w:t>
        </w:r>
      </w:ins>
      <w:ins w:id="2511" w:author="IO" w:date="2011-07-20T17:51:00Z">
        <w:r w:rsidR="00985670">
          <w:t>i</w:t>
        </w:r>
      </w:ins>
      <w:ins w:id="2512" w:author="IO" w:date="2011-07-20T17:50:00Z">
        <w:r w:rsidR="00985670">
          <w:t>sponibles para un agente</w:t>
        </w:r>
      </w:ins>
      <w:ins w:id="2513" w:author="IO" w:date="2011-07-20T17:51:00Z">
        <w:r w:rsidR="00985670">
          <w:t>, así como los elementos de información que emplean, se especifican gráficamente, pero el algoritmo de procesamiento concreto se describe con código</w:t>
        </w:r>
      </w:ins>
      <w:ins w:id="2514" w:author="IO" w:date="2011-07-20T17:52:00Z">
        <w:r w:rsidR="00985670">
          <w:t>.</w:t>
        </w:r>
      </w:ins>
      <w:ins w:id="2515" w:author="IO" w:date="2011-07-20T17:50:00Z">
        <w:r w:rsidR="00985670">
          <w:t xml:space="preserve"> </w:t>
        </w:r>
      </w:ins>
      <w:ins w:id="2516" w:author="IO" w:date="2011-07-20T17:49:00Z">
        <w:r w:rsidR="00985670">
          <w:t>Un proceso de desarrollo en INGENIAS indica cómo realizar tal especificación</w:t>
        </w:r>
      </w:ins>
      <w:ins w:id="2517" w:author="IO" w:date="2011-07-20T17:53:00Z">
        <w:r w:rsidR="00985670">
          <w:t xml:space="preserve"> para generar después código</w:t>
        </w:r>
      </w:ins>
      <w:ins w:id="2518" w:author="IO" w:date="2011-07-20T17:54:00Z">
        <w:r w:rsidR="00985670">
          <w:t>. Tanto el modelado como la generación de código se realizan con la</w:t>
        </w:r>
      </w:ins>
      <w:ins w:id="2519" w:author="Orion" w:date="2011-05-09T11:57:00Z">
        <w:del w:id="2520" w:author="IO" w:date="2011-07-20T17:26:00Z">
          <w:r w:rsidDel="004E3CA1">
            <w:delText xml:space="preserve"> </w:delText>
          </w:r>
        </w:del>
        <w:del w:id="2521" w:author="IO" w:date="2011-07-20T17:21:00Z">
          <w:r w:rsidDel="00F7189A">
            <w:delText xml:space="preserve">software </w:delText>
          </w:r>
        </w:del>
        <w:del w:id="2522" w:author="IO" w:date="2011-07-20T17:26:00Z">
          <w:r w:rsidDel="004E3CA1">
            <w:delText xml:space="preserve">para la especificación </w:delText>
          </w:r>
        </w:del>
        <w:del w:id="2523" w:author="IO" w:date="2011-07-20T17:54:00Z">
          <w:r w:rsidDel="00985670">
            <w:delText>de</w:delText>
          </w:r>
        </w:del>
        <w:del w:id="2524" w:author="IO" w:date="2011-07-20T17:26:00Z">
          <w:r w:rsidDel="004E3CA1">
            <w:delText xml:space="preserve"> </w:delText>
          </w:r>
          <w:r w:rsidRPr="00877C7B" w:rsidDel="004E3CA1">
            <w:delText>los</w:delText>
          </w:r>
        </w:del>
        <w:del w:id="2525" w:author="IO" w:date="2011-07-20T17:54:00Z">
          <w:r w:rsidRPr="00877C7B" w:rsidDel="00985670">
            <w:delText xml:space="preserve"> agentes</w:delText>
          </w:r>
        </w:del>
        <w:del w:id="2526" w:author="IO" w:date="2011-07-20T17:26:00Z">
          <w:r w:rsidDel="004E3CA1">
            <w:delText>,</w:delText>
          </w:r>
        </w:del>
        <w:del w:id="2527" w:author="IO" w:date="2011-07-20T17:54:00Z">
          <w:r w:rsidRPr="00877C7B" w:rsidDel="00985670">
            <w:delText xml:space="preserve"> </w:delText>
          </w:r>
          <w:r w:rsidDel="00985670">
            <w:delText>su entorno,</w:delText>
          </w:r>
          <w:r w:rsidRPr="00877C7B" w:rsidDel="00985670">
            <w:delText xml:space="preserve"> </w:delText>
          </w:r>
        </w:del>
        <w:del w:id="2528" w:author="IO" w:date="2011-07-20T17:26:00Z">
          <w:r w:rsidDel="004E3CA1">
            <w:delText>y el</w:delText>
          </w:r>
        </w:del>
        <w:del w:id="2529" w:author="IO" w:date="2011-07-20T17:54:00Z">
          <w:r w:rsidDel="00985670">
            <w:delText xml:space="preserve"> código</w:delText>
          </w:r>
        </w:del>
        <w:del w:id="2530" w:author="IO" w:date="2011-07-20T17:26:00Z">
          <w:r w:rsidDel="004E3CA1">
            <w:delText xml:space="preserve"> asociado</w:delText>
          </w:r>
        </w:del>
        <w:del w:id="2531" w:author="IO" w:date="2011-07-20T17:54:00Z">
          <w:r w:rsidDel="00985670">
            <w:delText xml:space="preserve"> </w:delText>
          </w:r>
        </w:del>
      </w:ins>
      <w:customXmlInsRangeStart w:id="2532" w:author="Orion" w:date="2011-05-09T12:15:00Z"/>
      <w:customXmlDelRangeStart w:id="2533" w:author="IO" w:date="2011-07-20T17:54:00Z"/>
      <w:sdt>
        <w:sdtPr>
          <w:id w:val="-1027635427"/>
          <w:citation/>
        </w:sdtPr>
        <w:sdtEndPr/>
        <w:sdtContent>
          <w:customXmlInsRangeEnd w:id="2532"/>
          <w:customXmlDelRangeEnd w:id="2533"/>
          <w:ins w:id="2534" w:author="Orion" w:date="2011-05-09T12:15:00Z">
            <w:del w:id="2535" w:author="IO" w:date="2011-07-20T17:54:00Z">
              <w:r w:rsidR="00EA225F" w:rsidDel="00985670">
                <w:fldChar w:fldCharType="begin"/>
              </w:r>
              <w:r w:rsidR="00EA225F" w:rsidDel="00985670">
                <w:delInstrText xml:space="preserve"> CITATION Sot06 \l 3082 </w:delInstrText>
              </w:r>
            </w:del>
          </w:ins>
          <w:del w:id="2536" w:author="IO" w:date="2011-07-20T17:54:00Z">
            <w:r w:rsidR="00EA225F" w:rsidDel="00985670">
              <w:fldChar w:fldCharType="separate"/>
            </w:r>
          </w:del>
          <w:del w:id="2537" w:author="IO" w:date="2011-07-12T12:37:00Z">
            <w:r w:rsidR="00C1157B" w:rsidDel="00545B0D">
              <w:delText>(48)</w:delText>
            </w:r>
          </w:del>
          <w:ins w:id="2538" w:author="Orion" w:date="2011-05-09T12:15:00Z">
            <w:del w:id="2539" w:author="IO" w:date="2011-07-20T17:54:00Z">
              <w:r w:rsidR="00EA225F" w:rsidDel="00985670">
                <w:fldChar w:fldCharType="end"/>
              </w:r>
            </w:del>
          </w:ins>
          <w:customXmlInsRangeStart w:id="2540" w:author="Orion" w:date="2011-05-09T12:15:00Z"/>
          <w:customXmlDelRangeStart w:id="2541" w:author="IO" w:date="2011-07-20T17:54:00Z"/>
        </w:sdtContent>
      </w:sdt>
      <w:customXmlInsRangeEnd w:id="2540"/>
      <w:customXmlDelRangeEnd w:id="2541"/>
      <w:ins w:id="2542" w:author="Orion" w:date="2011-05-09T12:15:00Z">
        <w:del w:id="2543" w:author="IO" w:date="2011-07-20T17:54:00Z">
          <w:r w:rsidR="00EA225F" w:rsidDel="00985670">
            <w:delText>.</w:delText>
          </w:r>
        </w:del>
      </w:ins>
      <w:ins w:id="2544" w:author="Orion" w:date="2011-05-09T11:57:00Z">
        <w:del w:id="2545" w:author="IO" w:date="2011-07-20T17:54:00Z">
          <w:r w:rsidDel="00985670">
            <w:delText xml:space="preserve"> </w:delText>
          </w:r>
        </w:del>
      </w:ins>
      <w:ins w:id="2546" w:author="IO" w:date="2011-07-20T17:27:00Z">
        <w:r w:rsidR="004E3CA1">
          <w:t xml:space="preserve"> </w:t>
        </w:r>
      </w:ins>
      <w:ins w:id="2547" w:author="Orion" w:date="2011-05-09T11:57:00Z">
        <w:del w:id="2548" w:author="IO" w:date="2011-07-20T17:27:00Z">
          <w:r w:rsidDel="004E3CA1">
            <w:delText xml:space="preserve">Además dispone de la </w:delText>
          </w:r>
        </w:del>
        <w:r>
          <w:t>herramienta</w:t>
        </w:r>
      </w:ins>
      <w:ins w:id="2549" w:author="IO" w:date="2011-07-20T17:27:00Z">
        <w:r w:rsidR="004E3CA1">
          <w:t xml:space="preserve"> de desarrollo denominada</w:t>
        </w:r>
      </w:ins>
      <w:ins w:id="2550" w:author="Orion" w:date="2011-05-09T11:57:00Z">
        <w:r>
          <w:t xml:space="preserve"> IDK</w:t>
        </w:r>
      </w:ins>
      <w:ins w:id="2551" w:author="IO" w:date="2011-07-20T17:28:00Z">
        <w:r w:rsidR="004E3CA1">
          <w:t xml:space="preserve"> (</w:t>
        </w:r>
        <w:r w:rsidR="004E3CA1" w:rsidRPr="004E3CA1">
          <w:rPr>
            <w:i/>
            <w:rPrChange w:id="2552" w:author="IO" w:date="2011-07-20T17:29:00Z">
              <w:rPr/>
            </w:rPrChange>
          </w:rPr>
          <w:t>INGENIAS Development Kit</w:t>
        </w:r>
      </w:ins>
      <w:ins w:id="2553" w:author="IO" w:date="2011-07-20T17:29:00Z">
        <w:r w:rsidR="004E3CA1">
          <w:t>)</w:t>
        </w:r>
      </w:ins>
      <w:ins w:id="2554" w:author="IO" w:date="2011-07-20T17:56:00Z">
        <w:r w:rsidR="002B409D">
          <w:t xml:space="preserve">. Ésta soporta también </w:t>
        </w:r>
      </w:ins>
      <w:ins w:id="2555" w:author="Orion" w:date="2011-05-09T13:25:00Z">
        <w:del w:id="2556" w:author="IO" w:date="2011-07-20T17:56:00Z">
          <w:r w:rsidR="0096144B" w:rsidDel="002B409D">
            <w:delText>,</w:delText>
          </w:r>
        </w:del>
      </w:ins>
      <w:ins w:id="2557" w:author="Orion" w:date="2011-05-09T13:24:00Z">
        <w:del w:id="2558" w:author="IO" w:date="2011-07-20T17:56:00Z">
          <w:r w:rsidR="00DC5C66" w:rsidDel="002B409D">
            <w:delText xml:space="preserve"> </w:delText>
          </w:r>
        </w:del>
      </w:ins>
      <w:ins w:id="2559" w:author="Orion" w:date="2011-05-09T11:57:00Z">
        <w:del w:id="2560"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2561" w:author="IO" w:date="2011-07-20T17:57:00Z">
        <w:r w:rsidR="002B409D">
          <w:t>automática</w:t>
        </w:r>
        <w:r w:rsidR="002B409D" w:rsidRPr="00877C7B">
          <w:t xml:space="preserve"> </w:t>
        </w:r>
      </w:ins>
      <w:ins w:id="2562" w:author="Orion" w:date="2011-05-09T11:57:00Z">
        <w:r w:rsidRPr="00877C7B">
          <w:t xml:space="preserve">de </w:t>
        </w:r>
        <w:del w:id="2563" w:author="IO" w:date="2011-07-20T17:57:00Z">
          <w:r w:rsidRPr="00877C7B" w:rsidDel="002B409D">
            <w:delText xml:space="preserve">código </w:delText>
          </w:r>
        </w:del>
        <w:del w:id="2564"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2565"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2566" w:author="IO" w:date="2011-07-21T11:23:00Z"/>
        </w:rPr>
        <w:pPrChange w:id="2567" w:author="IO" w:date="2011-07-20T17:54:00Z">
          <w:pPr>
            <w:spacing w:before="120"/>
            <w:jc w:val="both"/>
          </w:pPr>
        </w:pPrChange>
      </w:pPr>
      <w:ins w:id="2568" w:author="IO" w:date="2011-07-21T11:21:00Z">
        <w:r>
          <w:t xml:space="preserve">El lenguaje de modelado de INGENIAS se organiza en torno a los agentes. Lor principales conceptos que se usan en los diagramas de este trabajo pueden verse en la </w:t>
        </w:r>
      </w:ins>
      <w:commentRangeStart w:id="2569"/>
      <w:ins w:id="2570" w:author="IO" w:date="2011-07-21T11:22:00Z">
        <w:r>
          <w:t>Tabla 1</w:t>
        </w:r>
      </w:ins>
      <w:commentRangeEnd w:id="2569"/>
      <w:ins w:id="2571" w:author="IO" w:date="2011-07-21T11:23:00Z">
        <w:r>
          <w:rPr>
            <w:rStyle w:val="CommentReference"/>
          </w:rPr>
          <w:commentReference w:id="2569"/>
        </w:r>
      </w:ins>
      <w:ins w:id="2572" w:author="IO" w:date="2011-07-21T11:21:00Z">
        <w:r>
          <w:t>.</w:t>
        </w:r>
      </w:ins>
    </w:p>
    <w:tbl>
      <w:tblPr>
        <w:tblStyle w:val="TableGrid"/>
        <w:tblW w:w="0" w:type="auto"/>
        <w:tblLook w:val="04A0" w:firstRow="1" w:lastRow="0" w:firstColumn="1" w:lastColumn="0" w:noHBand="0" w:noVBand="1"/>
        <w:tblPrChange w:id="2573" w:author="IO" w:date="2011-07-21T11:24:00Z">
          <w:tblPr>
            <w:tblStyle w:val="TableGrid"/>
            <w:tblW w:w="0" w:type="auto"/>
            <w:tblLook w:val="04A0" w:firstRow="1" w:lastRow="0" w:firstColumn="1" w:lastColumn="0" w:noHBand="0" w:noVBand="1"/>
          </w:tblPr>
        </w:tblPrChange>
      </w:tblPr>
      <w:tblGrid>
        <w:gridCol w:w="1668"/>
        <w:gridCol w:w="6378"/>
        <w:gridCol w:w="1732"/>
        <w:tblGridChange w:id="2574">
          <w:tblGrid>
            <w:gridCol w:w="3259"/>
            <w:gridCol w:w="3259"/>
            <w:gridCol w:w="3260"/>
          </w:tblGrid>
        </w:tblGridChange>
      </w:tblGrid>
      <w:tr w:rsidR="00A93BC7" w14:paraId="1A29A7D1" w14:textId="77777777" w:rsidTr="00A93BC7">
        <w:trPr>
          <w:ins w:id="2575" w:author="IO" w:date="2011-07-21T11:23:00Z"/>
        </w:trPr>
        <w:tc>
          <w:tcPr>
            <w:tcW w:w="1668" w:type="dxa"/>
            <w:tcPrChange w:id="2576" w:author="IO" w:date="2011-07-21T11:24:00Z">
              <w:tcPr>
                <w:tcW w:w="3259" w:type="dxa"/>
              </w:tcPr>
            </w:tcPrChange>
          </w:tcPr>
          <w:p w14:paraId="7A3B4080" w14:textId="56781EDE" w:rsidR="00A93BC7" w:rsidRPr="00A93BC7" w:rsidRDefault="00A93BC7">
            <w:pPr>
              <w:spacing w:before="240" w:after="120"/>
              <w:jc w:val="both"/>
              <w:rPr>
                <w:ins w:id="2577" w:author="IO" w:date="2011-07-21T11:23:00Z"/>
                <w:b/>
                <w:sz w:val="28"/>
                <w:rPrChange w:id="2578" w:author="IO" w:date="2011-07-21T11:23:00Z">
                  <w:rPr>
                    <w:ins w:id="2579" w:author="IO" w:date="2011-07-21T11:23:00Z"/>
                  </w:rPr>
                </w:rPrChange>
              </w:rPr>
            </w:pPr>
            <w:ins w:id="2580" w:author="IO" w:date="2011-07-21T11:23:00Z">
              <w:r w:rsidRPr="00A93BC7">
                <w:rPr>
                  <w:b/>
                  <w:sz w:val="28"/>
                  <w:rPrChange w:id="2581" w:author="IO" w:date="2011-07-21T11:23:00Z">
                    <w:rPr/>
                  </w:rPrChange>
                </w:rPr>
                <w:t>Concepto</w:t>
              </w:r>
            </w:ins>
          </w:p>
        </w:tc>
        <w:tc>
          <w:tcPr>
            <w:tcW w:w="6378" w:type="dxa"/>
            <w:tcPrChange w:id="2582" w:author="IO" w:date="2011-07-21T11:24:00Z">
              <w:tcPr>
                <w:tcW w:w="3259" w:type="dxa"/>
              </w:tcPr>
            </w:tcPrChange>
          </w:tcPr>
          <w:p w14:paraId="4E2675D2" w14:textId="4249CE61" w:rsidR="00A93BC7" w:rsidRPr="00A93BC7" w:rsidRDefault="00A93BC7">
            <w:pPr>
              <w:spacing w:before="240" w:after="120"/>
              <w:jc w:val="both"/>
              <w:rPr>
                <w:ins w:id="2583" w:author="IO" w:date="2011-07-21T11:23:00Z"/>
                <w:b/>
                <w:sz w:val="28"/>
                <w:rPrChange w:id="2584" w:author="IO" w:date="2011-07-21T11:23:00Z">
                  <w:rPr>
                    <w:ins w:id="2585" w:author="IO" w:date="2011-07-21T11:23:00Z"/>
                  </w:rPr>
                </w:rPrChange>
              </w:rPr>
            </w:pPr>
            <w:ins w:id="2586" w:author="IO" w:date="2011-07-21T11:23:00Z">
              <w:r w:rsidRPr="00A93BC7">
                <w:rPr>
                  <w:b/>
                  <w:sz w:val="28"/>
                  <w:rPrChange w:id="2587" w:author="IO" w:date="2011-07-21T11:23:00Z">
                    <w:rPr/>
                  </w:rPrChange>
                </w:rPr>
                <w:t>Descripción</w:t>
              </w:r>
            </w:ins>
          </w:p>
        </w:tc>
        <w:tc>
          <w:tcPr>
            <w:tcW w:w="1732" w:type="dxa"/>
            <w:tcPrChange w:id="2588" w:author="IO" w:date="2011-07-21T11:24:00Z">
              <w:tcPr>
                <w:tcW w:w="3260" w:type="dxa"/>
              </w:tcPr>
            </w:tcPrChange>
          </w:tcPr>
          <w:p w14:paraId="3482D4C7" w14:textId="3AFDC0DF" w:rsidR="00A93BC7" w:rsidRPr="00A93BC7" w:rsidRDefault="00A93BC7">
            <w:pPr>
              <w:spacing w:before="240" w:after="120"/>
              <w:jc w:val="both"/>
              <w:rPr>
                <w:ins w:id="2589" w:author="IO" w:date="2011-07-21T11:23:00Z"/>
                <w:b/>
                <w:sz w:val="28"/>
                <w:rPrChange w:id="2590" w:author="IO" w:date="2011-07-21T11:23:00Z">
                  <w:rPr>
                    <w:ins w:id="2591" w:author="IO" w:date="2011-07-21T11:23:00Z"/>
                  </w:rPr>
                </w:rPrChange>
              </w:rPr>
            </w:pPr>
            <w:ins w:id="2592" w:author="IO" w:date="2011-07-21T11:23:00Z">
              <w:r w:rsidRPr="00A93BC7">
                <w:rPr>
                  <w:b/>
                  <w:sz w:val="28"/>
                  <w:rPrChange w:id="2593" w:author="IO" w:date="2011-07-21T11:23:00Z">
                    <w:rPr/>
                  </w:rPrChange>
                </w:rPr>
                <w:t>Icono</w:t>
              </w:r>
            </w:ins>
          </w:p>
        </w:tc>
      </w:tr>
      <w:tr w:rsidR="00A93BC7" w14:paraId="27BD6680" w14:textId="77777777" w:rsidTr="00A93BC7">
        <w:trPr>
          <w:ins w:id="2594" w:author="IO" w:date="2011-07-21T11:23:00Z"/>
        </w:trPr>
        <w:tc>
          <w:tcPr>
            <w:tcW w:w="1668" w:type="dxa"/>
            <w:tcPrChange w:id="2595" w:author="IO" w:date="2011-07-21T11:24:00Z">
              <w:tcPr>
                <w:tcW w:w="3259" w:type="dxa"/>
              </w:tcPr>
            </w:tcPrChange>
          </w:tcPr>
          <w:p w14:paraId="4B17C861" w14:textId="77777777" w:rsidR="00A93BC7" w:rsidRDefault="00A93BC7">
            <w:pPr>
              <w:spacing w:before="240" w:after="120"/>
              <w:jc w:val="both"/>
              <w:rPr>
                <w:ins w:id="2596" w:author="IO" w:date="2011-07-21T11:23:00Z"/>
              </w:rPr>
            </w:pPr>
          </w:p>
        </w:tc>
        <w:tc>
          <w:tcPr>
            <w:tcW w:w="6378" w:type="dxa"/>
            <w:tcPrChange w:id="2597" w:author="IO" w:date="2011-07-21T11:24:00Z">
              <w:tcPr>
                <w:tcW w:w="3259" w:type="dxa"/>
              </w:tcPr>
            </w:tcPrChange>
          </w:tcPr>
          <w:p w14:paraId="6A6F07B4" w14:textId="77777777" w:rsidR="00A93BC7" w:rsidRDefault="00A93BC7">
            <w:pPr>
              <w:spacing w:before="240" w:after="120"/>
              <w:jc w:val="both"/>
              <w:rPr>
                <w:ins w:id="2598" w:author="IO" w:date="2011-07-21T11:23:00Z"/>
              </w:rPr>
            </w:pPr>
          </w:p>
        </w:tc>
        <w:tc>
          <w:tcPr>
            <w:tcW w:w="1732" w:type="dxa"/>
            <w:tcPrChange w:id="2599" w:author="IO" w:date="2011-07-21T11:24:00Z">
              <w:tcPr>
                <w:tcW w:w="3260" w:type="dxa"/>
              </w:tcPr>
            </w:tcPrChange>
          </w:tcPr>
          <w:p w14:paraId="408775C2" w14:textId="77777777" w:rsidR="00A93BC7" w:rsidRDefault="00A93BC7">
            <w:pPr>
              <w:spacing w:before="240" w:after="120"/>
              <w:jc w:val="both"/>
              <w:rPr>
                <w:ins w:id="2600" w:author="IO" w:date="2011-07-21T11:23:00Z"/>
              </w:rPr>
            </w:pPr>
          </w:p>
        </w:tc>
      </w:tr>
    </w:tbl>
    <w:p w14:paraId="522C0219" w14:textId="3C646A34" w:rsidR="00A93BC7" w:rsidRDefault="00A93BC7">
      <w:pPr>
        <w:pStyle w:val="Caption"/>
        <w:rPr>
          <w:ins w:id="2601" w:author="IO" w:date="2011-07-20T18:40:00Z"/>
        </w:rPr>
        <w:pPrChange w:id="2602" w:author="IO" w:date="2011-07-21T11:22:00Z">
          <w:pPr>
            <w:spacing w:before="120"/>
            <w:jc w:val="both"/>
          </w:pPr>
        </w:pPrChange>
      </w:pPr>
      <w:commentRangeStart w:id="2603"/>
      <w:ins w:id="2604" w:author="IO" w:date="2011-07-21T11:22:00Z">
        <w:r>
          <w:lastRenderedPageBreak/>
          <w:t xml:space="preserve">Tabla </w:t>
        </w:r>
        <w:r>
          <w:fldChar w:fldCharType="begin"/>
        </w:r>
        <w:r>
          <w:instrText xml:space="preserve"> SEQ Tabla \* ARABIC </w:instrText>
        </w:r>
      </w:ins>
      <w:r>
        <w:fldChar w:fldCharType="separate"/>
      </w:r>
      <w:ins w:id="2605" w:author="IO" w:date="2011-07-22T13:16:00Z">
        <w:r w:rsidR="00416FF6">
          <w:rPr>
            <w:noProof/>
          </w:rPr>
          <w:t>1</w:t>
        </w:r>
      </w:ins>
      <w:ins w:id="2606" w:author="IO" w:date="2011-07-21T11:22:00Z">
        <w:r>
          <w:fldChar w:fldCharType="end"/>
        </w:r>
        <w:r>
          <w:t>. Principales conceptos del lenguaje de modelado de INGENIAS.</w:t>
        </w:r>
      </w:ins>
      <w:commentRangeEnd w:id="2603"/>
      <w:ins w:id="2607" w:author="IO" w:date="2011-07-21T11:25:00Z">
        <w:r>
          <w:rPr>
            <w:rStyle w:val="CommentReference"/>
            <w:i w:val="0"/>
            <w:iCs w:val="0"/>
          </w:rPr>
          <w:commentReference w:id="2603"/>
        </w:r>
      </w:ins>
    </w:p>
    <w:p w14:paraId="4465E8D3" w14:textId="77777777" w:rsidR="007353C8" w:rsidRDefault="007353C8" w:rsidP="00985670">
      <w:pPr>
        <w:spacing w:before="240" w:after="120"/>
        <w:ind w:firstLine="284"/>
        <w:jc w:val="both"/>
        <w:rPr>
          <w:ins w:id="2608" w:author="IO" w:date="2011-07-20T18:40:00Z"/>
        </w:rPr>
      </w:pPr>
    </w:p>
    <w:p w14:paraId="5B9E4518" w14:textId="77777777" w:rsidR="007353C8" w:rsidRDefault="007353C8" w:rsidP="00985670">
      <w:pPr>
        <w:spacing w:before="240" w:after="120"/>
        <w:ind w:firstLine="284"/>
        <w:jc w:val="both"/>
        <w:rPr>
          <w:ins w:id="2609"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2610" w:author="Orion" w:date="2011-05-09T11:57:00Z"/>
          <w:del w:id="2611" w:author="IO" w:date="2011-07-20T18:39:00Z"/>
        </w:rPr>
        <w:pPrChange w:id="2612" w:author="IO" w:date="2011-07-20T17:54:00Z">
          <w:pPr>
            <w:spacing w:before="120"/>
            <w:jc w:val="both"/>
          </w:pPr>
        </w:pPrChange>
      </w:pPr>
      <w:bookmarkStart w:id="2613" w:name="_Toc298954510"/>
      <w:bookmarkStart w:id="2614" w:name="_Toc299007681"/>
      <w:bookmarkStart w:id="2615" w:name="_Toc299012039"/>
      <w:bookmarkStart w:id="2616" w:name="_Toc299103587"/>
      <w:bookmarkStart w:id="2617" w:name="_Toc299103960"/>
      <w:bookmarkStart w:id="2618" w:name="_Toc299463785"/>
      <w:bookmarkStart w:id="2619" w:name="_Toc299463869"/>
      <w:bookmarkEnd w:id="2613"/>
      <w:bookmarkEnd w:id="2614"/>
      <w:bookmarkEnd w:id="2615"/>
      <w:bookmarkEnd w:id="2616"/>
      <w:bookmarkEnd w:id="2617"/>
      <w:bookmarkEnd w:id="2618"/>
      <w:bookmarkEnd w:id="2619"/>
    </w:p>
    <w:p w14:paraId="2C18289E" w14:textId="16643A33" w:rsidR="0015736B" w:rsidRPr="007353C8" w:rsidDel="000F09C4" w:rsidRDefault="00C757E1">
      <w:pPr>
        <w:numPr>
          <w:ilvl w:val="0"/>
          <w:numId w:val="40"/>
        </w:numPr>
        <w:spacing w:before="240" w:after="120"/>
        <w:jc w:val="both"/>
        <w:rPr>
          <w:ins w:id="2620" w:author="Orion" w:date="2011-05-17T18:39:00Z"/>
          <w:del w:id="2621" w:author="IO" w:date="2011-07-20T17:57:00Z"/>
          <w:sz w:val="52"/>
          <w:szCs w:val="52"/>
          <w:rPrChange w:id="2622" w:author="IO" w:date="2011-07-20T18:39:00Z">
            <w:rPr>
              <w:ins w:id="2623" w:author="Orion" w:date="2011-05-17T18:39:00Z"/>
              <w:del w:id="2624" w:author="IO" w:date="2011-07-20T17:57:00Z"/>
              <w:rStyle w:val="apple-style-span"/>
              <w:rFonts w:cs="Times New Roman"/>
              <w:color w:val="000000"/>
            </w:rPr>
          </w:rPrChange>
        </w:rPr>
        <w:pPrChange w:id="2625" w:author="IO" w:date="2011-07-20T18:39:00Z">
          <w:pPr/>
        </w:pPrChange>
      </w:pPr>
      <w:ins w:id="2626" w:author="Orion" w:date="2011-05-09T12:19:00Z">
        <w:del w:id="2627" w:author="IO" w:date="2011-07-20T17:57:00Z">
          <w:r w:rsidRPr="007353C8" w:rsidDel="000F09C4">
            <w:rPr>
              <w:sz w:val="52"/>
              <w:szCs w:val="52"/>
              <w:rPrChange w:id="2628" w:author="IO" w:date="2011-07-20T18:39:00Z">
                <w:rPr/>
              </w:rPrChange>
            </w:rPr>
            <w:delText xml:space="preserve">Las últimas versiones de </w:delText>
          </w:r>
        </w:del>
      </w:ins>
      <w:ins w:id="2629" w:author="Orion" w:date="2011-05-09T12:17:00Z">
        <w:del w:id="2630" w:author="IO" w:date="2011-07-20T17:57:00Z">
          <w:r w:rsidR="002E2310" w:rsidRPr="007353C8" w:rsidDel="000F09C4">
            <w:rPr>
              <w:sz w:val="52"/>
              <w:szCs w:val="52"/>
              <w:rPrChange w:id="2631" w:author="IO" w:date="2011-07-20T18:39:00Z">
                <w:rPr/>
              </w:rPrChange>
            </w:rPr>
            <w:delText>INGENIAS se basa</w:delText>
          </w:r>
        </w:del>
      </w:ins>
      <w:ins w:id="2632" w:author="Orion" w:date="2011-05-09T12:19:00Z">
        <w:del w:id="2633" w:author="IO" w:date="2011-07-20T17:57:00Z">
          <w:r w:rsidRPr="007353C8" w:rsidDel="000F09C4">
            <w:rPr>
              <w:sz w:val="52"/>
              <w:szCs w:val="52"/>
              <w:rPrChange w:id="2634" w:author="IO" w:date="2011-07-20T18:39:00Z">
                <w:rPr/>
              </w:rPrChange>
            </w:rPr>
            <w:delText>n</w:delText>
          </w:r>
        </w:del>
      </w:ins>
      <w:ins w:id="2635" w:author="Orion" w:date="2011-05-09T12:17:00Z">
        <w:del w:id="2636" w:author="IO" w:date="2011-07-20T17:57:00Z">
          <w:r w:rsidR="002E2310" w:rsidRPr="007353C8" w:rsidDel="000F09C4">
            <w:rPr>
              <w:sz w:val="52"/>
              <w:szCs w:val="52"/>
              <w:rPrChange w:id="2637" w:author="IO" w:date="2011-07-20T18:39:00Z">
                <w:rPr/>
              </w:rPrChange>
            </w:rPr>
            <w:delText xml:space="preserve"> en la </w:delText>
          </w:r>
        </w:del>
        <w:del w:id="2638" w:author="IO" w:date="2011-05-13T12:50:00Z">
          <w:r w:rsidR="002E2310" w:rsidRPr="007353C8" w:rsidDel="004B5D0F">
            <w:rPr>
              <w:sz w:val="52"/>
              <w:szCs w:val="52"/>
              <w:rPrChange w:id="2639" w:author="IO" w:date="2011-07-20T18:39:00Z">
                <w:rPr/>
              </w:rPrChange>
            </w:rPr>
            <w:delText>metodología</w:delText>
          </w:r>
        </w:del>
      </w:ins>
      <w:ins w:id="2640" w:author="Orion" w:date="2011-05-09T12:25:00Z">
        <w:del w:id="2641" w:author="IO" w:date="2011-07-20T17:57:00Z">
          <w:r w:rsidRPr="007353C8" w:rsidDel="000F09C4">
            <w:rPr>
              <w:sz w:val="52"/>
              <w:szCs w:val="52"/>
              <w:rPrChange w:id="2642" w:author="IO" w:date="2011-07-20T18:39:00Z">
                <w:rPr/>
              </w:rPrChange>
            </w:rPr>
            <w:delText xml:space="preserve"> MDE</w:delText>
          </w:r>
        </w:del>
      </w:ins>
      <w:ins w:id="2643" w:author="Orion" w:date="2011-05-09T12:19:00Z">
        <w:del w:id="2644" w:author="IO" w:date="2011-07-20T17:57:00Z">
          <w:r w:rsidRPr="007353C8" w:rsidDel="000F09C4">
            <w:rPr>
              <w:sz w:val="52"/>
              <w:szCs w:val="52"/>
              <w:rPrChange w:id="2645" w:author="IO" w:date="2011-07-20T18:39:00Z">
                <w:rPr/>
              </w:rPrChange>
            </w:rPr>
            <w:delText xml:space="preserve">, que es un paradigma de desarrollo de software que </w:delText>
          </w:r>
        </w:del>
      </w:ins>
      <w:ins w:id="2646" w:author="Orion" w:date="2011-05-09T12:21:00Z">
        <w:del w:id="2647" w:author="IO" w:date="2011-07-20T17:57:00Z">
          <w:r w:rsidRPr="007353C8" w:rsidDel="000F09C4">
            <w:rPr>
              <w:sz w:val="52"/>
              <w:szCs w:val="52"/>
              <w:rPrChange w:id="2648"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2649" w:author="Orion" w:date="2011-05-09T12:35:00Z"/>
      <w:customXmlDelRangeStart w:id="2650" w:author="IO" w:date="2011-07-20T17:57:00Z"/>
      <w:sdt>
        <w:sdtPr>
          <w:rPr>
            <w:sz w:val="52"/>
            <w:szCs w:val="52"/>
          </w:rPr>
          <w:id w:val="1080033518"/>
          <w:citation/>
        </w:sdtPr>
        <w:sdtEndPr/>
        <w:sdtContent>
          <w:customXmlInsRangeEnd w:id="2649"/>
          <w:customXmlDelRangeEnd w:id="2650"/>
          <w:ins w:id="2651" w:author="Orion" w:date="2011-05-09T12:35:00Z">
            <w:del w:id="2652" w:author="IO" w:date="2011-07-20T17:57:00Z">
              <w:r w:rsidR="006920FF" w:rsidRPr="007353C8" w:rsidDel="000F09C4">
                <w:rPr>
                  <w:sz w:val="52"/>
                  <w:szCs w:val="52"/>
                  <w:rPrChange w:id="2653" w:author="IO" w:date="2011-07-20T18:39:00Z">
                    <w:rPr>
                      <w:rStyle w:val="apple-style-span"/>
                      <w:rFonts w:cs="Times New Roman"/>
                      <w:color w:val="000000"/>
                    </w:rPr>
                  </w:rPrChange>
                </w:rPr>
                <w:fldChar w:fldCharType="begin"/>
              </w:r>
            </w:del>
            <w:del w:id="2654" w:author="IO" w:date="2011-07-12T14:22:00Z">
              <w:r w:rsidR="006920FF" w:rsidRPr="007353C8" w:rsidDel="002A3258">
                <w:rPr>
                  <w:sz w:val="52"/>
                  <w:szCs w:val="52"/>
                  <w:rPrChange w:id="2655" w:author="IO" w:date="2011-07-20T18:39:00Z">
                    <w:rPr>
                      <w:rStyle w:val="apple-style-span"/>
                      <w:rFonts w:cs="Times New Roman"/>
                      <w:color w:val="000000"/>
                    </w:rPr>
                  </w:rPrChange>
                </w:rPr>
                <w:delInstrText xml:space="preserve"> CITATION Fra03 \l 3082 </w:delInstrText>
              </w:r>
            </w:del>
          </w:ins>
          <w:del w:id="2656" w:author="IO" w:date="2011-07-20T17:57:00Z">
            <w:r w:rsidR="006920FF" w:rsidRPr="007353C8" w:rsidDel="000F09C4">
              <w:rPr>
                <w:sz w:val="52"/>
                <w:szCs w:val="52"/>
                <w:rPrChange w:id="2657" w:author="IO" w:date="2011-07-20T18:39:00Z">
                  <w:rPr>
                    <w:rStyle w:val="apple-style-span"/>
                    <w:rFonts w:cs="Times New Roman"/>
                    <w:color w:val="000000"/>
                  </w:rPr>
                </w:rPrChange>
              </w:rPr>
              <w:fldChar w:fldCharType="separate"/>
            </w:r>
          </w:del>
          <w:del w:id="2658" w:author="IO" w:date="2011-07-12T12:37:00Z">
            <w:r w:rsidR="00C1157B" w:rsidRPr="007353C8" w:rsidDel="00545B0D">
              <w:rPr>
                <w:sz w:val="52"/>
                <w:szCs w:val="52"/>
                <w:rPrChange w:id="2659" w:author="IO" w:date="2011-07-20T18:39:00Z">
                  <w:rPr>
                    <w:rStyle w:val="apple-style-span"/>
                    <w:rFonts w:cs="Times New Roman"/>
                    <w:noProof/>
                    <w:color w:val="000000"/>
                  </w:rPr>
                </w:rPrChange>
              </w:rPr>
              <w:delText xml:space="preserve"> (11)</w:delText>
            </w:r>
          </w:del>
          <w:ins w:id="2660" w:author="Orion" w:date="2011-05-09T12:35:00Z">
            <w:del w:id="2661" w:author="IO" w:date="2011-07-20T17:57:00Z">
              <w:r w:rsidR="006920FF" w:rsidRPr="007353C8" w:rsidDel="000F09C4">
                <w:rPr>
                  <w:sz w:val="52"/>
                  <w:szCs w:val="52"/>
                  <w:rPrChange w:id="2662" w:author="IO" w:date="2011-07-20T18:39:00Z">
                    <w:rPr>
                      <w:rStyle w:val="apple-style-span"/>
                      <w:rFonts w:cs="Times New Roman"/>
                      <w:color w:val="000000"/>
                    </w:rPr>
                  </w:rPrChange>
                </w:rPr>
                <w:fldChar w:fldCharType="end"/>
              </w:r>
            </w:del>
          </w:ins>
          <w:customXmlInsRangeStart w:id="2663" w:author="Orion" w:date="2011-05-09T12:35:00Z"/>
          <w:customXmlDelRangeStart w:id="2664" w:author="IO" w:date="2011-07-20T17:57:00Z"/>
        </w:sdtContent>
      </w:sdt>
      <w:customXmlInsRangeEnd w:id="2663"/>
      <w:customXmlDelRangeEnd w:id="2664"/>
      <w:ins w:id="2665" w:author="Orion" w:date="2011-05-09T12:21:00Z">
        <w:del w:id="2666" w:author="IO" w:date="2011-07-20T17:57:00Z">
          <w:r w:rsidRPr="007353C8" w:rsidDel="000F09C4">
            <w:rPr>
              <w:sz w:val="52"/>
              <w:szCs w:val="52"/>
              <w:rPrChange w:id="2667" w:author="IO" w:date="2011-07-20T18:39:00Z">
                <w:rPr>
                  <w:rStyle w:val="apple-style-span"/>
                  <w:rFonts w:ascii="Arial" w:hAnsi="Arial" w:cs="Arial"/>
                  <w:color w:val="000000"/>
                  <w:sz w:val="20"/>
                  <w:szCs w:val="20"/>
                </w:rPr>
              </w:rPrChange>
            </w:rPr>
            <w:delText xml:space="preserve">. </w:delText>
          </w:r>
        </w:del>
      </w:ins>
      <w:ins w:id="2668" w:author="Orion" w:date="2011-05-09T12:42:00Z">
        <w:del w:id="2669" w:author="IO" w:date="2011-07-20T17:57:00Z">
          <w:r w:rsidR="00B8369E" w:rsidRPr="007353C8" w:rsidDel="000F09C4">
            <w:rPr>
              <w:sz w:val="52"/>
              <w:szCs w:val="52"/>
              <w:rPrChange w:id="2670" w:author="IO" w:date="2011-07-20T18:39:00Z">
                <w:rPr>
                  <w:rStyle w:val="apple-style-span"/>
                  <w:rFonts w:cs="Times New Roman"/>
                  <w:color w:val="000000"/>
                </w:rPr>
              </w:rPrChange>
            </w:rPr>
            <w:delText xml:space="preserve">Por lo tanto, </w:delText>
          </w:r>
        </w:del>
      </w:ins>
      <w:ins w:id="2671" w:author="Orion" w:date="2011-05-09T12:38:00Z">
        <w:del w:id="2672" w:author="IO" w:date="2011-07-20T17:57:00Z">
          <w:r w:rsidR="00B8369E" w:rsidRPr="007353C8" w:rsidDel="000F09C4">
            <w:rPr>
              <w:sz w:val="52"/>
              <w:szCs w:val="52"/>
              <w:rPrChange w:id="2673" w:author="IO" w:date="2011-07-20T18:39:00Z">
                <w:rPr>
                  <w:rStyle w:val="apple-style-span"/>
                  <w:rFonts w:cs="Times New Roman"/>
                  <w:color w:val="000000"/>
                </w:rPr>
              </w:rPrChange>
            </w:rPr>
            <w:delText>INGENIAS se basa en la programaci</w:delText>
          </w:r>
        </w:del>
      </w:ins>
      <w:ins w:id="2674" w:author="Orion" w:date="2011-05-09T12:39:00Z">
        <w:del w:id="2675" w:author="IO" w:date="2011-07-20T17:57:00Z">
          <w:r w:rsidR="00B8369E" w:rsidRPr="007353C8" w:rsidDel="000F09C4">
            <w:rPr>
              <w:sz w:val="52"/>
              <w:szCs w:val="52"/>
              <w:rPrChange w:id="2676" w:author="IO" w:date="2011-07-20T18:39:00Z">
                <w:rPr>
                  <w:rStyle w:val="apple-style-span"/>
                  <w:rFonts w:cs="Times New Roman"/>
                  <w:color w:val="000000"/>
                </w:rPr>
              </w:rPrChange>
            </w:rPr>
            <w:delText>ón por modelos como principal forma de expresión</w:delText>
          </w:r>
        </w:del>
      </w:ins>
      <w:ins w:id="2677" w:author="Orion" w:date="2011-05-09T12:47:00Z">
        <w:del w:id="2678" w:author="IO" w:date="2011-07-20T17:57:00Z">
          <w:r w:rsidR="00B8369E" w:rsidRPr="007353C8" w:rsidDel="000F09C4">
            <w:rPr>
              <w:sz w:val="52"/>
              <w:szCs w:val="52"/>
              <w:rPrChange w:id="2679" w:author="IO" w:date="2011-07-20T18:39:00Z">
                <w:rPr>
                  <w:rStyle w:val="apple-style-span"/>
                  <w:rFonts w:cs="Times New Roman"/>
                  <w:color w:val="000000"/>
                </w:rPr>
              </w:rPrChange>
            </w:rPr>
            <w:delText>. E</w:delText>
          </w:r>
        </w:del>
      </w:ins>
      <w:ins w:id="2680" w:author="Orion" w:date="2011-05-09T12:40:00Z">
        <w:del w:id="2681" w:author="IO" w:date="2011-07-20T17:57:00Z">
          <w:r w:rsidR="00B8369E" w:rsidRPr="007353C8" w:rsidDel="000F09C4">
            <w:rPr>
              <w:sz w:val="52"/>
              <w:szCs w:val="52"/>
              <w:rPrChange w:id="2682" w:author="IO" w:date="2011-07-20T18:39:00Z">
                <w:rPr>
                  <w:rStyle w:val="apple-style-span"/>
                  <w:rFonts w:cs="Times New Roman"/>
                  <w:color w:val="000000"/>
                </w:rPr>
              </w:rPrChange>
            </w:rPr>
            <w:delText>stos modelos son creados incluyendo acciones de ejecuci</w:delText>
          </w:r>
        </w:del>
      </w:ins>
      <w:ins w:id="2683" w:author="Orion" w:date="2011-05-09T12:41:00Z">
        <w:del w:id="2684" w:author="IO" w:date="2011-07-20T17:57:00Z">
          <w:r w:rsidR="00B8369E" w:rsidRPr="007353C8" w:rsidDel="000F09C4">
            <w:rPr>
              <w:sz w:val="52"/>
              <w:szCs w:val="52"/>
              <w:rPrChange w:id="2685" w:author="IO" w:date="2011-07-20T18:39:00Z">
                <w:rPr>
                  <w:rStyle w:val="apple-style-span"/>
                  <w:rFonts w:cs="Times New Roman"/>
                  <w:color w:val="000000"/>
                </w:rPr>
              </w:rPrChange>
            </w:rPr>
            <w:delText xml:space="preserve">ón </w:delText>
          </w:r>
        </w:del>
      </w:ins>
      <w:ins w:id="2686" w:author="Orion" w:date="2011-05-09T12:44:00Z">
        <w:del w:id="2687" w:author="IO" w:date="2011-07-20T17:57:00Z">
          <w:r w:rsidR="00B8369E" w:rsidRPr="007353C8" w:rsidDel="000F09C4">
            <w:rPr>
              <w:sz w:val="52"/>
              <w:szCs w:val="52"/>
              <w:rPrChange w:id="2688" w:author="IO" w:date="2011-07-20T18:39:00Z">
                <w:rPr>
                  <w:rStyle w:val="apple-style-span"/>
                  <w:rFonts w:cs="Times New Roman"/>
                  <w:color w:val="000000"/>
                </w:rPr>
              </w:rPrChange>
            </w:rPr>
            <w:delText xml:space="preserve">y </w:delText>
          </w:r>
        </w:del>
      </w:ins>
      <w:ins w:id="2689" w:author="Orion" w:date="2011-05-09T12:48:00Z">
        <w:del w:id="2690" w:author="IO" w:date="2011-07-20T17:57:00Z">
          <w:r w:rsidR="00B8369E" w:rsidRPr="007353C8" w:rsidDel="000F09C4">
            <w:rPr>
              <w:sz w:val="52"/>
              <w:szCs w:val="52"/>
              <w:rPrChange w:id="2691" w:author="IO" w:date="2011-07-20T18:39:00Z">
                <w:rPr>
                  <w:rStyle w:val="apple-style-span"/>
                  <w:rFonts w:cs="Times New Roman"/>
                  <w:color w:val="000000"/>
                </w:rPr>
              </w:rPrChange>
            </w:rPr>
            <w:delText xml:space="preserve">a partir de </w:delText>
          </w:r>
        </w:del>
      </w:ins>
      <w:ins w:id="2692" w:author="Orion" w:date="2011-05-09T12:50:00Z">
        <w:del w:id="2693" w:author="IO" w:date="2011-07-20T17:57:00Z">
          <w:r w:rsidR="00A276BA" w:rsidRPr="007353C8" w:rsidDel="000F09C4">
            <w:rPr>
              <w:sz w:val="52"/>
              <w:szCs w:val="52"/>
              <w:rPrChange w:id="2694" w:author="IO" w:date="2011-07-20T18:39:00Z">
                <w:rPr>
                  <w:rStyle w:val="apple-style-span"/>
                  <w:rFonts w:cs="Times New Roman"/>
                  <w:color w:val="000000"/>
                </w:rPr>
              </w:rPrChange>
            </w:rPr>
            <w:delText>ellos</w:delText>
          </w:r>
        </w:del>
      </w:ins>
      <w:ins w:id="2695" w:author="Orion" w:date="2011-05-09T12:48:00Z">
        <w:del w:id="2696" w:author="IO" w:date="2011-07-20T17:57:00Z">
          <w:r w:rsidR="00B8369E" w:rsidRPr="007353C8" w:rsidDel="000F09C4">
            <w:rPr>
              <w:sz w:val="52"/>
              <w:szCs w:val="52"/>
              <w:rPrChange w:id="2697" w:author="IO" w:date="2011-07-20T18:39:00Z">
                <w:rPr>
                  <w:rStyle w:val="apple-style-span"/>
                  <w:rFonts w:cs="Times New Roman"/>
                  <w:color w:val="000000"/>
                </w:rPr>
              </w:rPrChange>
            </w:rPr>
            <w:delText xml:space="preserve"> </w:delText>
          </w:r>
        </w:del>
      </w:ins>
      <w:ins w:id="2698" w:author="Orion" w:date="2011-05-09T12:44:00Z">
        <w:del w:id="2699" w:author="IO" w:date="2011-07-20T17:57:00Z">
          <w:r w:rsidR="00B8369E" w:rsidRPr="007353C8" w:rsidDel="000F09C4">
            <w:rPr>
              <w:sz w:val="52"/>
              <w:szCs w:val="52"/>
              <w:rPrChange w:id="2700" w:author="IO" w:date="2011-07-20T18:39:00Z">
                <w:rPr>
                  <w:rStyle w:val="apple-style-span"/>
                  <w:rFonts w:cs="Times New Roman"/>
                  <w:color w:val="000000"/>
                </w:rPr>
              </w:rPrChange>
            </w:rPr>
            <w:delText xml:space="preserve">se </w:delText>
          </w:r>
        </w:del>
      </w:ins>
      <w:ins w:id="2701" w:author="Orion" w:date="2011-05-09T12:42:00Z">
        <w:del w:id="2702" w:author="IO" w:date="2011-07-20T17:57:00Z">
          <w:r w:rsidR="00B8369E" w:rsidRPr="007353C8" w:rsidDel="000F09C4">
            <w:rPr>
              <w:sz w:val="52"/>
              <w:szCs w:val="52"/>
              <w:rPrChange w:id="2703" w:author="IO" w:date="2011-07-20T18:39:00Z">
                <w:rPr>
                  <w:rStyle w:val="apple-style-span"/>
                  <w:rFonts w:cs="Times New Roman"/>
                  <w:color w:val="000000"/>
                </w:rPr>
              </w:rPrChange>
            </w:rPr>
            <w:delText>genera</w:delText>
          </w:r>
        </w:del>
      </w:ins>
      <w:ins w:id="2704" w:author="Orion" w:date="2011-05-09T12:41:00Z">
        <w:del w:id="2705" w:author="IO" w:date="2011-07-20T17:57:00Z">
          <w:r w:rsidR="00B8369E" w:rsidRPr="007353C8" w:rsidDel="000F09C4">
            <w:rPr>
              <w:sz w:val="52"/>
              <w:szCs w:val="52"/>
              <w:rPrChange w:id="2706" w:author="IO" w:date="2011-07-20T18:39:00Z">
                <w:rPr>
                  <w:rStyle w:val="apple-style-span"/>
                  <w:rFonts w:cs="Times New Roman"/>
                  <w:color w:val="000000"/>
                </w:rPr>
              </w:rPrChange>
            </w:rPr>
            <w:delText xml:space="preserve"> el código</w:delText>
          </w:r>
        </w:del>
      </w:ins>
      <w:ins w:id="2707" w:author="Orion" w:date="2011-05-09T12:44:00Z">
        <w:del w:id="2708" w:author="IO" w:date="2011-07-20T17:57:00Z">
          <w:r w:rsidR="00B8369E" w:rsidRPr="007353C8" w:rsidDel="000F09C4">
            <w:rPr>
              <w:sz w:val="52"/>
              <w:szCs w:val="52"/>
              <w:rPrChange w:id="2709" w:author="IO" w:date="2011-07-20T18:39:00Z">
                <w:rPr>
                  <w:rStyle w:val="apple-style-span"/>
                  <w:rFonts w:cs="Times New Roman"/>
                  <w:color w:val="000000"/>
                </w:rPr>
              </w:rPrChange>
            </w:rPr>
            <w:delText xml:space="preserve">, pudiéndose modificar o añadir </w:delText>
          </w:r>
        </w:del>
      </w:ins>
      <w:ins w:id="2710" w:author="Orion" w:date="2011-05-09T12:45:00Z">
        <w:del w:id="2711" w:author="IO" w:date="2011-07-20T17:57:00Z">
          <w:r w:rsidR="00B8369E" w:rsidRPr="007353C8" w:rsidDel="000F09C4">
            <w:rPr>
              <w:sz w:val="52"/>
              <w:szCs w:val="52"/>
              <w:rPrChange w:id="2712" w:author="IO" w:date="2011-07-20T18:39:00Z">
                <w:rPr>
                  <w:rStyle w:val="apple-style-span"/>
                  <w:rFonts w:cs="Times New Roman"/>
                  <w:color w:val="000000"/>
                </w:rPr>
              </w:rPrChange>
            </w:rPr>
            <w:delText>código</w:delText>
          </w:r>
        </w:del>
      </w:ins>
      <w:ins w:id="2713" w:author="Orion" w:date="2011-05-09T12:44:00Z">
        <w:del w:id="2714" w:author="IO" w:date="2011-07-20T17:57:00Z">
          <w:r w:rsidR="00B8369E" w:rsidRPr="007353C8" w:rsidDel="000F09C4">
            <w:rPr>
              <w:sz w:val="52"/>
              <w:szCs w:val="52"/>
              <w:rPrChange w:id="2715" w:author="IO" w:date="2011-07-20T18:39:00Z">
                <w:rPr>
                  <w:rStyle w:val="apple-style-span"/>
                  <w:rFonts w:cs="Times New Roman"/>
                  <w:color w:val="000000"/>
                </w:rPr>
              </w:rPrChange>
            </w:rPr>
            <w:delText xml:space="preserve"> a mano</w:delText>
          </w:r>
        </w:del>
      </w:ins>
      <w:ins w:id="2716" w:author="Orion" w:date="2011-05-09T12:51:00Z">
        <w:del w:id="2717" w:author="IO" w:date="2011-07-20T17:57:00Z">
          <w:r w:rsidR="000572CC" w:rsidRPr="007353C8" w:rsidDel="000F09C4">
            <w:rPr>
              <w:sz w:val="52"/>
              <w:szCs w:val="52"/>
              <w:rPrChange w:id="2718" w:author="IO" w:date="2011-07-20T18:39:00Z">
                <w:rPr>
                  <w:rStyle w:val="apple-style-span"/>
                  <w:rFonts w:cs="Times New Roman"/>
                  <w:color w:val="000000"/>
                </w:rPr>
              </w:rPrChange>
            </w:rPr>
            <w:delText xml:space="preserve"> a posteriori</w:delText>
          </w:r>
        </w:del>
      </w:ins>
      <w:ins w:id="2719" w:author="Orion" w:date="2011-05-09T12:45:00Z">
        <w:del w:id="2720" w:author="IO" w:date="2011-07-20T17:57:00Z">
          <w:r w:rsidR="00B8369E" w:rsidRPr="007353C8" w:rsidDel="000F09C4">
            <w:rPr>
              <w:sz w:val="52"/>
              <w:szCs w:val="52"/>
              <w:rPrChange w:id="2721" w:author="IO" w:date="2011-07-20T18:39:00Z">
                <w:rPr>
                  <w:rStyle w:val="apple-style-span"/>
                  <w:rFonts w:cs="Times New Roman"/>
                  <w:color w:val="000000"/>
                </w:rPr>
              </w:rPrChange>
            </w:rPr>
            <w:delText xml:space="preserve"> para </w:delText>
          </w:r>
        </w:del>
      </w:ins>
      <w:ins w:id="2722" w:author="Orion" w:date="2011-05-09T12:47:00Z">
        <w:del w:id="2723" w:author="IO" w:date="2011-07-20T17:57:00Z">
          <w:r w:rsidR="00B8369E" w:rsidRPr="007353C8" w:rsidDel="000F09C4">
            <w:rPr>
              <w:sz w:val="52"/>
              <w:szCs w:val="52"/>
              <w:rPrChange w:id="2724" w:author="IO" w:date="2011-07-20T18:39:00Z">
                <w:rPr>
                  <w:rStyle w:val="apple-style-span"/>
                  <w:rFonts w:cs="Times New Roman"/>
                  <w:color w:val="000000"/>
                </w:rPr>
              </w:rPrChange>
            </w:rPr>
            <w:delText>especificar acciones concretas</w:delText>
          </w:r>
        </w:del>
      </w:ins>
      <w:ins w:id="2725" w:author="Orion" w:date="2011-05-09T12:40:00Z">
        <w:del w:id="2726" w:author="IO" w:date="2011-07-20T17:57:00Z">
          <w:r w:rsidR="00B8369E" w:rsidRPr="007353C8" w:rsidDel="000F09C4">
            <w:rPr>
              <w:sz w:val="52"/>
              <w:szCs w:val="52"/>
              <w:rPrChange w:id="2727" w:author="IO" w:date="2011-07-20T18:39:00Z">
                <w:rPr>
                  <w:rStyle w:val="apple-style-span"/>
                  <w:rFonts w:cs="Times New Roman"/>
                  <w:color w:val="000000"/>
                </w:rPr>
              </w:rPrChange>
            </w:rPr>
            <w:delText>.</w:delText>
          </w:r>
        </w:del>
      </w:ins>
      <w:ins w:id="2728" w:author="Orion" w:date="2011-05-09T12:42:00Z">
        <w:del w:id="2729" w:author="IO" w:date="2011-07-20T17:57:00Z">
          <w:r w:rsidR="00B8369E" w:rsidRPr="007353C8" w:rsidDel="000F09C4">
            <w:rPr>
              <w:sz w:val="52"/>
              <w:szCs w:val="52"/>
              <w:rPrChange w:id="2730" w:author="IO" w:date="2011-07-20T18:39:00Z">
                <w:rPr>
                  <w:rStyle w:val="apple-style-span"/>
                  <w:rFonts w:cs="Times New Roman"/>
                  <w:color w:val="000000"/>
                </w:rPr>
              </w:rPrChange>
            </w:rPr>
            <w:delText xml:space="preserve"> </w:delText>
          </w:r>
        </w:del>
      </w:ins>
      <w:bookmarkStart w:id="2731" w:name="_Toc298954511"/>
      <w:bookmarkStart w:id="2732" w:name="_Toc299007682"/>
      <w:bookmarkStart w:id="2733" w:name="_Toc299012040"/>
      <w:bookmarkStart w:id="2734" w:name="_Toc299103588"/>
      <w:bookmarkStart w:id="2735" w:name="_Toc299103961"/>
      <w:bookmarkStart w:id="2736" w:name="_Toc299463786"/>
      <w:bookmarkStart w:id="2737" w:name="_Toc299463870"/>
      <w:bookmarkEnd w:id="2731"/>
      <w:bookmarkEnd w:id="2732"/>
      <w:bookmarkEnd w:id="2733"/>
      <w:bookmarkEnd w:id="2734"/>
      <w:bookmarkEnd w:id="2735"/>
      <w:bookmarkEnd w:id="2736"/>
      <w:bookmarkEnd w:id="2737"/>
    </w:p>
    <w:p w14:paraId="35DB0F77" w14:textId="1E1983B5" w:rsidR="00DA06DD" w:rsidRPr="007353C8" w:rsidDel="000F09C4" w:rsidRDefault="00DA06DD">
      <w:pPr>
        <w:numPr>
          <w:ilvl w:val="0"/>
          <w:numId w:val="40"/>
        </w:numPr>
        <w:spacing w:before="240" w:after="120"/>
        <w:jc w:val="both"/>
        <w:rPr>
          <w:ins w:id="2738" w:author="Orion" w:date="2011-05-10T18:21:00Z"/>
          <w:del w:id="2739" w:author="IO" w:date="2011-07-20T17:57:00Z"/>
          <w:sz w:val="52"/>
          <w:szCs w:val="52"/>
          <w:rPrChange w:id="2740" w:author="IO" w:date="2011-07-20T18:39:00Z">
            <w:rPr>
              <w:ins w:id="2741" w:author="Orion" w:date="2011-05-10T18:21:00Z"/>
              <w:del w:id="2742" w:author="IO" w:date="2011-07-20T17:57:00Z"/>
              <w:rStyle w:val="apple-style-span"/>
              <w:rFonts w:cs="Times New Roman"/>
              <w:color w:val="000000"/>
            </w:rPr>
          </w:rPrChange>
        </w:rPr>
        <w:pPrChange w:id="2743" w:author="IO" w:date="2011-07-20T18:39:00Z">
          <w:pPr/>
        </w:pPrChange>
      </w:pPr>
      <w:bookmarkStart w:id="2744" w:name="_Toc298954512"/>
      <w:bookmarkStart w:id="2745" w:name="_Toc299007683"/>
      <w:bookmarkStart w:id="2746" w:name="_Toc299012041"/>
      <w:bookmarkStart w:id="2747" w:name="_Toc299103589"/>
      <w:bookmarkStart w:id="2748" w:name="_Toc299103962"/>
      <w:bookmarkStart w:id="2749" w:name="_Toc299463787"/>
      <w:bookmarkStart w:id="2750" w:name="_Toc299463871"/>
      <w:bookmarkEnd w:id="2744"/>
      <w:bookmarkEnd w:id="2745"/>
      <w:bookmarkEnd w:id="2746"/>
      <w:bookmarkEnd w:id="2747"/>
      <w:bookmarkEnd w:id="2748"/>
      <w:bookmarkEnd w:id="2749"/>
      <w:bookmarkEnd w:id="2750"/>
    </w:p>
    <w:p w14:paraId="78BEE0DC" w14:textId="1D0789A9" w:rsidR="004117D6" w:rsidRPr="007353C8" w:rsidDel="007353C8" w:rsidRDefault="00DA06DD">
      <w:pPr>
        <w:numPr>
          <w:ilvl w:val="0"/>
          <w:numId w:val="40"/>
        </w:numPr>
        <w:jc w:val="both"/>
        <w:rPr>
          <w:ins w:id="2751" w:author="Orion" w:date="2011-05-10T18:26:00Z"/>
          <w:del w:id="2752" w:author="IO" w:date="2011-07-20T18:39:00Z"/>
          <w:sz w:val="52"/>
          <w:szCs w:val="52"/>
          <w:rPrChange w:id="2753" w:author="IO" w:date="2011-07-20T18:39:00Z">
            <w:rPr>
              <w:ins w:id="2754" w:author="Orion" w:date="2011-05-10T18:26:00Z"/>
              <w:del w:id="2755" w:author="IO" w:date="2011-07-20T18:39:00Z"/>
              <w:rFonts w:cs="Times New Roman"/>
            </w:rPr>
          </w:rPrChange>
        </w:rPr>
        <w:pPrChange w:id="2756" w:author="IO" w:date="2011-07-20T18:39:00Z">
          <w:pPr/>
        </w:pPrChange>
      </w:pPr>
      <w:ins w:id="2757" w:author="Orion" w:date="2011-05-17T18:39:00Z">
        <w:del w:id="2758" w:author="IO" w:date="2011-07-20T18:39:00Z">
          <w:r w:rsidRPr="007353C8" w:rsidDel="007353C8">
            <w:rPr>
              <w:sz w:val="52"/>
              <w:szCs w:val="52"/>
              <w:rPrChange w:id="2759" w:author="IO" w:date="2011-07-20T18:39:00Z">
                <w:rPr/>
              </w:rPrChange>
            </w:rPr>
            <w:delText xml:space="preserve">De esta forma </w:delText>
          </w:r>
        </w:del>
      </w:ins>
      <w:ins w:id="2760" w:author="Orion" w:date="2011-05-10T18:28:00Z">
        <w:del w:id="2761" w:author="IO" w:date="2011-05-13T12:52:00Z">
          <w:r w:rsidR="00F256A8" w:rsidRPr="007353C8" w:rsidDel="004B5D0F">
            <w:rPr>
              <w:sz w:val="52"/>
              <w:szCs w:val="52"/>
              <w:rPrChange w:id="2762" w:author="IO" w:date="2011-07-20T18:39:00Z">
                <w:rPr/>
              </w:rPrChange>
            </w:rPr>
            <w:delText>Esta metodolog</w:delText>
          </w:r>
        </w:del>
      </w:ins>
      <w:ins w:id="2763" w:author="Orion" w:date="2011-05-10T18:29:00Z">
        <w:del w:id="2764" w:author="IO" w:date="2011-05-13T12:52:00Z">
          <w:r w:rsidR="00F256A8" w:rsidRPr="007353C8" w:rsidDel="004B5D0F">
            <w:rPr>
              <w:sz w:val="52"/>
              <w:szCs w:val="52"/>
              <w:rPrChange w:id="2765" w:author="IO" w:date="2011-07-20T18:39:00Z">
                <w:rPr/>
              </w:rPrChange>
            </w:rPr>
            <w:delText xml:space="preserve">ía nos </w:delText>
          </w:r>
        </w:del>
        <w:del w:id="2766" w:author="IO" w:date="2011-07-20T18:39:00Z">
          <w:r w:rsidR="00F256A8" w:rsidRPr="007353C8" w:rsidDel="007353C8">
            <w:rPr>
              <w:sz w:val="52"/>
              <w:szCs w:val="52"/>
              <w:rPrChange w:id="2767" w:author="IO" w:date="2011-07-20T18:39:00Z">
                <w:rPr/>
              </w:rPrChange>
            </w:rPr>
            <w:delText>permite</w:delText>
          </w:r>
        </w:del>
      </w:ins>
      <w:ins w:id="2768" w:author="Orion" w:date="2011-05-10T18:27:00Z">
        <w:del w:id="2769" w:author="IO" w:date="2011-07-20T18:39:00Z">
          <w:r w:rsidR="00F256A8" w:rsidRPr="007353C8" w:rsidDel="007353C8">
            <w:rPr>
              <w:sz w:val="52"/>
              <w:szCs w:val="52"/>
              <w:rPrChange w:id="2770" w:author="IO" w:date="2011-07-20T18:39:00Z">
                <w:rPr/>
              </w:rPrChange>
            </w:rPr>
            <w:delText xml:space="preserve"> desarrollar sistemas distribuidos complejos </w:delText>
          </w:r>
        </w:del>
      </w:ins>
      <w:ins w:id="2771" w:author="Orion" w:date="2011-05-10T18:28:00Z">
        <w:del w:id="2772" w:author="IO" w:date="2011-07-20T18:39:00Z">
          <w:r w:rsidR="00F256A8" w:rsidRPr="007353C8" w:rsidDel="007353C8">
            <w:rPr>
              <w:sz w:val="52"/>
              <w:szCs w:val="52"/>
              <w:rPrChange w:id="2773" w:author="IO" w:date="2011-07-20T18:39:00Z">
                <w:rPr/>
              </w:rPrChange>
            </w:rPr>
            <w:delText>y</w:delText>
          </w:r>
        </w:del>
      </w:ins>
      <w:ins w:id="2774" w:author="Orion" w:date="2011-05-10T18:27:00Z">
        <w:del w:id="2775" w:author="IO" w:date="2011-07-20T18:39:00Z">
          <w:r w:rsidR="00F256A8" w:rsidRPr="007353C8" w:rsidDel="007353C8">
            <w:rPr>
              <w:sz w:val="52"/>
              <w:szCs w:val="52"/>
              <w:rPrChange w:id="2776" w:author="IO" w:date="2011-07-20T18:39:00Z">
                <w:rPr/>
              </w:rPrChange>
            </w:rPr>
            <w:delText xml:space="preserve"> din</w:delText>
          </w:r>
        </w:del>
      </w:ins>
      <w:ins w:id="2777" w:author="Orion" w:date="2011-05-10T18:28:00Z">
        <w:del w:id="2778" w:author="IO" w:date="2011-07-20T18:39:00Z">
          <w:r w:rsidR="00F256A8" w:rsidRPr="007353C8" w:rsidDel="007353C8">
            <w:rPr>
              <w:sz w:val="52"/>
              <w:szCs w:val="52"/>
              <w:rPrChange w:id="2779" w:author="IO" w:date="2011-07-20T18:39:00Z">
                <w:rPr/>
              </w:rPrChange>
            </w:rPr>
            <w:delText>ámicos usando el paradigma de agentes.</w:delText>
          </w:r>
        </w:del>
      </w:ins>
      <w:ins w:id="2780" w:author="Orion" w:date="2011-05-10T18:30:00Z">
        <w:del w:id="2781" w:author="IO" w:date="2011-07-20T18:39:00Z">
          <w:r w:rsidR="00F256A8" w:rsidRPr="007353C8" w:rsidDel="007353C8">
            <w:rPr>
              <w:sz w:val="52"/>
              <w:szCs w:val="52"/>
              <w:rPrChange w:id="2782" w:author="IO" w:date="2011-07-20T18:39:00Z">
                <w:rPr/>
              </w:rPrChange>
            </w:rPr>
            <w:delText xml:space="preserve"> Un agente es una entidad software </w:delText>
          </w:r>
          <w:r w:rsidR="00F256A8" w:rsidRPr="007353C8" w:rsidDel="007353C8">
            <w:rPr>
              <w:sz w:val="52"/>
              <w:szCs w:val="52"/>
              <w:rPrChange w:id="2783" w:author="IO" w:date="2011-07-20T18:39:00Z">
                <w:rPr/>
              </w:rPrChange>
            </w:rPr>
            <w:lastRenderedPageBreak/>
            <w:delText xml:space="preserve">que contiene su propio hilo de control y esta modelada </w:delText>
          </w:r>
        </w:del>
      </w:ins>
      <w:ins w:id="2784" w:author="Orion" w:date="2011-05-10T18:39:00Z">
        <w:del w:id="2785" w:author="IO" w:date="2011-07-20T18:39:00Z">
          <w:r w:rsidR="00B57D58" w:rsidRPr="007353C8" w:rsidDel="007353C8">
            <w:rPr>
              <w:sz w:val="52"/>
              <w:szCs w:val="52"/>
              <w:rPrChange w:id="2786" w:author="IO" w:date="2011-07-20T18:39:00Z">
                <w:rPr/>
              </w:rPrChange>
            </w:rPr>
            <w:delText xml:space="preserve">en </w:delText>
          </w:r>
        </w:del>
      </w:ins>
      <w:ins w:id="2787" w:author="Orion" w:date="2011-05-10T18:30:00Z">
        <w:del w:id="2788" w:author="IO" w:date="2011-07-20T18:39:00Z">
          <w:r w:rsidR="00F256A8" w:rsidRPr="007353C8" w:rsidDel="007353C8">
            <w:rPr>
              <w:sz w:val="52"/>
              <w:szCs w:val="52"/>
              <w:rPrChange w:id="2789" w:author="IO" w:date="2011-07-20T18:39:00Z">
                <w:rPr/>
              </w:rPrChange>
            </w:rPr>
            <w:delText>cuanto a su comportamiento y conceptos sociales como objetivos, intenciones, tareas, roles, etc</w:delText>
          </w:r>
        </w:del>
      </w:ins>
      <w:ins w:id="2790" w:author="Orion" w:date="2011-05-10T18:40:00Z">
        <w:del w:id="2791" w:author="IO" w:date="2011-07-20T18:39:00Z">
          <w:r w:rsidR="00927826" w:rsidRPr="007353C8" w:rsidDel="007353C8">
            <w:rPr>
              <w:sz w:val="52"/>
              <w:szCs w:val="52"/>
              <w:rPrChange w:id="2792" w:author="IO" w:date="2011-07-20T18:39:00Z">
                <w:rPr/>
              </w:rPrChange>
            </w:rPr>
            <w:delText>.</w:delText>
          </w:r>
        </w:del>
      </w:ins>
      <w:ins w:id="2793" w:author="Orion" w:date="2011-05-10T18:41:00Z">
        <w:del w:id="2794" w:author="IO" w:date="2011-07-20T18:39:00Z">
          <w:r w:rsidR="00927826" w:rsidRPr="007353C8" w:rsidDel="007353C8">
            <w:rPr>
              <w:sz w:val="52"/>
              <w:szCs w:val="52"/>
              <w:rPrChange w:id="2795" w:author="IO" w:date="2011-07-20T18:39:00Z">
                <w:rPr/>
              </w:rPrChange>
            </w:rPr>
            <w:delText xml:space="preserve"> </w:delText>
          </w:r>
        </w:del>
      </w:ins>
      <w:ins w:id="2796" w:author="Orion" w:date="2011-05-10T18:40:00Z">
        <w:del w:id="2797" w:author="IO" w:date="2011-07-20T18:39:00Z">
          <w:r w:rsidR="00927826" w:rsidRPr="007353C8" w:rsidDel="007353C8">
            <w:rPr>
              <w:sz w:val="52"/>
              <w:szCs w:val="52"/>
              <w:rPrChange w:id="2798" w:author="IO" w:date="2011-07-20T18:39:00Z">
                <w:rPr/>
              </w:rPrChange>
            </w:rPr>
            <w:delText xml:space="preserve">Todos estos conceptos serán representados </w:delText>
          </w:r>
        </w:del>
      </w:ins>
      <w:ins w:id="2799" w:author="Orion" w:date="2011-05-10T18:41:00Z">
        <w:del w:id="2800" w:author="IO" w:date="2011-07-20T18:39:00Z">
          <w:r w:rsidR="00927826" w:rsidRPr="007353C8" w:rsidDel="007353C8">
            <w:rPr>
              <w:sz w:val="52"/>
              <w:szCs w:val="52"/>
              <w:rPrChange w:id="2801" w:author="IO" w:date="2011-07-20T18:39:00Z">
                <w:rPr/>
              </w:rPrChange>
            </w:rPr>
            <w:delText>como ciertos componentes que se pueden añadir a los modelos</w:delText>
          </w:r>
        </w:del>
      </w:ins>
      <w:ins w:id="2802" w:author="Orion" w:date="2011-05-10T18:30:00Z">
        <w:del w:id="2803" w:author="IO" w:date="2011-07-20T18:39:00Z">
          <w:r w:rsidR="00F256A8" w:rsidRPr="007353C8" w:rsidDel="007353C8">
            <w:rPr>
              <w:sz w:val="52"/>
              <w:szCs w:val="52"/>
              <w:rPrChange w:id="2804" w:author="IO" w:date="2011-07-20T18:39:00Z">
                <w:rPr/>
              </w:rPrChange>
            </w:rPr>
            <w:delText>.</w:delText>
          </w:r>
        </w:del>
      </w:ins>
      <w:ins w:id="2805" w:author="Orion" w:date="2011-05-10T18:32:00Z">
        <w:del w:id="2806" w:author="IO" w:date="2011-07-20T18:39:00Z">
          <w:r w:rsidR="00F256A8" w:rsidRPr="007353C8" w:rsidDel="007353C8">
            <w:rPr>
              <w:sz w:val="52"/>
              <w:szCs w:val="52"/>
              <w:rPrChange w:id="2807" w:author="IO" w:date="2011-07-20T18:39:00Z">
                <w:rPr>
                  <w:rFonts w:cs="Times New Roman"/>
                </w:rPr>
              </w:rPrChange>
            </w:rPr>
            <w:delText xml:space="preserve"> </w:delText>
          </w:r>
          <w:commentRangeStart w:id="2808"/>
          <w:r w:rsidR="00F256A8" w:rsidRPr="007353C8" w:rsidDel="007353C8">
            <w:rPr>
              <w:sz w:val="52"/>
              <w:szCs w:val="52"/>
              <w:rPrChange w:id="2809" w:author="IO" w:date="2011-07-20T18:39:00Z">
                <w:rPr>
                  <w:rFonts w:cs="Times New Roman"/>
                </w:rPr>
              </w:rPrChange>
            </w:rPr>
            <w:delText xml:space="preserve">El hecho de usar los conceptos de modelado de agentes hace que el </w:delText>
          </w:r>
        </w:del>
      </w:ins>
      <w:ins w:id="2810" w:author="Orion" w:date="2011-05-10T18:33:00Z">
        <w:del w:id="2811" w:author="IO" w:date="2011-07-20T18:39:00Z">
          <w:r w:rsidR="00F256A8" w:rsidRPr="007353C8" w:rsidDel="007353C8">
            <w:rPr>
              <w:sz w:val="52"/>
              <w:szCs w:val="52"/>
              <w:rPrChange w:id="2812" w:author="IO" w:date="2011-07-20T18:39:00Z">
                <w:rPr>
                  <w:rFonts w:cs="Times New Roman"/>
                </w:rPr>
              </w:rPrChange>
            </w:rPr>
            <w:delText>diseño</w:delText>
          </w:r>
        </w:del>
      </w:ins>
      <w:ins w:id="2813" w:author="Orion" w:date="2011-05-10T18:32:00Z">
        <w:del w:id="2814" w:author="IO" w:date="2011-07-20T18:39:00Z">
          <w:r w:rsidR="00F256A8" w:rsidRPr="007353C8" w:rsidDel="007353C8">
            <w:rPr>
              <w:sz w:val="52"/>
              <w:szCs w:val="52"/>
              <w:rPrChange w:id="2815" w:author="IO" w:date="2011-07-20T18:39:00Z">
                <w:rPr>
                  <w:rFonts w:cs="Times New Roman"/>
                </w:rPr>
              </w:rPrChange>
            </w:rPr>
            <w:delText xml:space="preserve"> </w:delText>
          </w:r>
        </w:del>
      </w:ins>
      <w:ins w:id="2816" w:author="Orion" w:date="2011-05-10T18:33:00Z">
        <w:del w:id="2817" w:author="IO" w:date="2011-07-20T18:39:00Z">
          <w:r w:rsidR="00F256A8" w:rsidRPr="007353C8" w:rsidDel="007353C8">
            <w:rPr>
              <w:sz w:val="52"/>
              <w:szCs w:val="52"/>
              <w:rPrChange w:id="2818" w:author="IO" w:date="2011-07-20T18:39:00Z">
                <w:rPr>
                  <w:rFonts w:cs="Times New Roman"/>
                </w:rPr>
              </w:rPrChange>
            </w:rPr>
            <w:delText>y el análisis sean más fáciles de entender ya que estos conceptos son más cercanos a los comportamientos humanos</w:delText>
          </w:r>
        </w:del>
      </w:ins>
      <w:ins w:id="2819" w:author="Orion" w:date="2011-05-10T18:29:00Z">
        <w:del w:id="2820" w:author="IO" w:date="2011-07-20T18:39:00Z">
          <w:r w:rsidR="00F256A8" w:rsidRPr="007353C8" w:rsidDel="007353C8">
            <w:rPr>
              <w:sz w:val="52"/>
              <w:szCs w:val="52"/>
              <w:rPrChange w:id="2821" w:author="IO" w:date="2011-07-20T18:39:00Z">
                <w:rPr>
                  <w:rFonts w:cs="Times New Roman"/>
                </w:rPr>
              </w:rPrChange>
            </w:rPr>
            <w:delText xml:space="preserve"> </w:delText>
          </w:r>
        </w:del>
      </w:ins>
      <w:customXmlInsRangeStart w:id="2822" w:author="Orion" w:date="2011-05-10T18:37:00Z"/>
      <w:customXmlDelRangeStart w:id="2823" w:author="IO" w:date="2011-07-20T18:39:00Z"/>
      <w:sdt>
        <w:sdtPr>
          <w:rPr>
            <w:sz w:val="52"/>
            <w:szCs w:val="52"/>
          </w:rPr>
          <w:id w:val="564761202"/>
          <w:citation/>
        </w:sdtPr>
        <w:sdtEndPr/>
        <w:sdtContent>
          <w:customXmlInsRangeEnd w:id="2822"/>
          <w:customXmlDelRangeEnd w:id="2823"/>
          <w:ins w:id="2824" w:author="Orion" w:date="2011-05-10T18:37:00Z">
            <w:del w:id="2825" w:author="IO" w:date="2011-07-20T18:39:00Z">
              <w:r w:rsidR="009F3DCC" w:rsidRPr="007353C8" w:rsidDel="007353C8">
                <w:rPr>
                  <w:sz w:val="52"/>
                  <w:szCs w:val="52"/>
                  <w:rPrChange w:id="2826" w:author="IO" w:date="2011-07-20T18:39:00Z">
                    <w:rPr/>
                  </w:rPrChange>
                </w:rPr>
                <w:fldChar w:fldCharType="begin"/>
              </w:r>
              <w:r w:rsidR="009F3DCC" w:rsidRPr="007353C8" w:rsidDel="007353C8">
                <w:rPr>
                  <w:sz w:val="52"/>
                  <w:szCs w:val="52"/>
                  <w:rPrChange w:id="2827" w:author="IO" w:date="2011-07-20T18:39:00Z">
                    <w:rPr/>
                  </w:rPrChange>
                </w:rPr>
                <w:delInstrText xml:space="preserve"> CITATION Pav06 \l 3082 </w:delInstrText>
              </w:r>
            </w:del>
          </w:ins>
          <w:del w:id="2828" w:author="IO" w:date="2011-07-20T18:39:00Z">
            <w:r w:rsidR="009F3DCC" w:rsidRPr="007353C8" w:rsidDel="007353C8">
              <w:rPr>
                <w:sz w:val="52"/>
                <w:szCs w:val="52"/>
                <w:rPrChange w:id="2829" w:author="IO" w:date="2011-07-20T18:39:00Z">
                  <w:rPr/>
                </w:rPrChange>
              </w:rPr>
              <w:fldChar w:fldCharType="separate"/>
            </w:r>
          </w:del>
          <w:del w:id="2830" w:author="IO" w:date="2011-07-12T12:37:00Z">
            <w:r w:rsidR="00C1157B" w:rsidRPr="007353C8" w:rsidDel="00545B0D">
              <w:rPr>
                <w:sz w:val="52"/>
                <w:szCs w:val="52"/>
                <w:rPrChange w:id="2831" w:author="IO" w:date="2011-07-20T18:39:00Z">
                  <w:rPr>
                    <w:rFonts w:cs="Times New Roman"/>
                    <w:noProof/>
                  </w:rPr>
                </w:rPrChange>
              </w:rPr>
              <w:delText>(49)</w:delText>
            </w:r>
          </w:del>
          <w:ins w:id="2832" w:author="Orion" w:date="2011-05-10T18:37:00Z">
            <w:del w:id="2833" w:author="IO" w:date="2011-07-20T18:39:00Z">
              <w:r w:rsidR="009F3DCC" w:rsidRPr="007353C8" w:rsidDel="007353C8">
                <w:rPr>
                  <w:sz w:val="52"/>
                  <w:szCs w:val="52"/>
                  <w:rPrChange w:id="2834" w:author="IO" w:date="2011-07-20T18:39:00Z">
                    <w:rPr/>
                  </w:rPrChange>
                </w:rPr>
                <w:fldChar w:fldCharType="end"/>
              </w:r>
            </w:del>
          </w:ins>
          <w:customXmlInsRangeStart w:id="2835" w:author="Orion" w:date="2011-05-10T18:37:00Z"/>
          <w:customXmlDelRangeStart w:id="2836" w:author="IO" w:date="2011-07-20T18:39:00Z"/>
        </w:sdtContent>
      </w:sdt>
      <w:customXmlInsRangeEnd w:id="2835"/>
      <w:customXmlDelRangeEnd w:id="2836"/>
      <w:ins w:id="2837" w:author="Orion" w:date="2011-05-10T18:37:00Z">
        <w:del w:id="2838" w:author="IO" w:date="2011-07-20T18:39:00Z">
          <w:r w:rsidR="009F3DCC" w:rsidRPr="007353C8" w:rsidDel="007353C8">
            <w:rPr>
              <w:sz w:val="52"/>
              <w:szCs w:val="52"/>
              <w:rPrChange w:id="2839" w:author="IO" w:date="2011-07-20T18:39:00Z">
                <w:rPr/>
              </w:rPrChange>
            </w:rPr>
            <w:delText>.</w:delText>
          </w:r>
        </w:del>
      </w:ins>
      <w:ins w:id="2840" w:author="Orion" w:date="2011-05-10T18:38:00Z">
        <w:del w:id="2841" w:author="IO" w:date="2011-07-20T18:39:00Z">
          <w:r w:rsidR="009F3DCC" w:rsidRPr="007353C8" w:rsidDel="007353C8">
            <w:rPr>
              <w:sz w:val="52"/>
              <w:szCs w:val="52"/>
              <w:rPrChange w:id="2842" w:author="IO" w:date="2011-07-20T18:39:00Z">
                <w:rPr/>
              </w:rPrChange>
            </w:rPr>
            <w:delText xml:space="preserve"> </w:delText>
          </w:r>
        </w:del>
      </w:ins>
      <w:commentRangeEnd w:id="2808"/>
      <w:del w:id="2843" w:author="IO" w:date="2011-07-20T18:39:00Z">
        <w:r w:rsidR="004B5D0F" w:rsidRPr="007353C8" w:rsidDel="007353C8">
          <w:rPr>
            <w:sz w:val="52"/>
            <w:szCs w:val="52"/>
            <w:rPrChange w:id="2844" w:author="IO" w:date="2011-07-20T18:39:00Z">
              <w:rPr>
                <w:rStyle w:val="CommentReference"/>
              </w:rPr>
            </w:rPrChange>
          </w:rPr>
          <w:commentReference w:id="2808"/>
        </w:r>
      </w:del>
      <w:ins w:id="2845" w:author="Orion" w:date="2011-05-10T18:38:00Z">
        <w:del w:id="2846" w:author="IO" w:date="2011-07-20T18:39:00Z">
          <w:r w:rsidR="009F3DCC" w:rsidRPr="007353C8" w:rsidDel="007353C8">
            <w:rPr>
              <w:sz w:val="52"/>
              <w:szCs w:val="52"/>
              <w:rPrChange w:id="2847"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2848" w:author="Orion" w:date="2011-05-10T18:42:00Z">
        <w:del w:id="2849" w:author="IO" w:date="2011-07-20T18:39:00Z">
          <w:r w:rsidR="00927826" w:rsidRPr="007353C8" w:rsidDel="007353C8">
            <w:rPr>
              <w:sz w:val="52"/>
              <w:szCs w:val="52"/>
              <w:rPrChange w:id="2850" w:author="IO" w:date="2011-07-20T18:39:00Z">
                <w:rPr/>
              </w:rPrChange>
            </w:rPr>
            <w:delText xml:space="preserve">, </w:delText>
          </w:r>
        </w:del>
      </w:ins>
      <w:ins w:id="2851" w:author="Orion" w:date="2011-05-10T18:38:00Z">
        <w:del w:id="2852" w:author="IO" w:date="2011-07-20T18:39:00Z">
          <w:r w:rsidR="009F3DCC" w:rsidRPr="007353C8" w:rsidDel="007353C8">
            <w:rPr>
              <w:sz w:val="52"/>
              <w:szCs w:val="52"/>
              <w:rPrChange w:id="2853" w:author="IO" w:date="2011-07-20T18:39:00Z">
                <w:rPr/>
              </w:rPrChange>
            </w:rPr>
            <w:delText>que</w:delText>
          </w:r>
        </w:del>
      </w:ins>
      <w:ins w:id="2854" w:author="Orion" w:date="2011-05-17T18:41:00Z">
        <w:del w:id="2855" w:author="IO" w:date="2011-07-20T18:39:00Z">
          <w:r w:rsidRPr="007353C8" w:rsidDel="007353C8">
            <w:rPr>
              <w:sz w:val="52"/>
              <w:szCs w:val="52"/>
              <w:rPrChange w:id="2856" w:author="IO" w:date="2011-07-20T18:39:00Z">
                <w:rPr/>
              </w:rPrChange>
            </w:rPr>
            <w:delText xml:space="preserve"> tiene asociada el agente en el modelo y</w:delText>
          </w:r>
        </w:del>
      </w:ins>
      <w:ins w:id="2857" w:author="Orion" w:date="2011-05-17T18:40:00Z">
        <w:del w:id="2858" w:author="IO" w:date="2011-07-20T18:39:00Z">
          <w:r w:rsidRPr="007353C8" w:rsidDel="007353C8">
            <w:rPr>
              <w:sz w:val="52"/>
              <w:szCs w:val="52"/>
              <w:rPrChange w:id="2859" w:author="IO" w:date="2011-07-20T18:39:00Z">
                <w:rPr/>
              </w:rPrChange>
            </w:rPr>
            <w:delText xml:space="preserve"> puede </w:delText>
          </w:r>
        </w:del>
      </w:ins>
      <w:ins w:id="2860" w:author="Orion" w:date="2011-05-10T18:38:00Z">
        <w:del w:id="2861" w:author="IO" w:date="2011-07-20T18:39:00Z">
          <w:r w:rsidR="009F3DCC" w:rsidRPr="007353C8" w:rsidDel="007353C8">
            <w:rPr>
              <w:sz w:val="52"/>
              <w:szCs w:val="52"/>
              <w:rPrChange w:id="2862" w:author="IO" w:date="2011-07-20T18:39:00Z">
                <w:rPr/>
              </w:rPrChange>
            </w:rPr>
            <w:delText>satisface</w:delText>
          </w:r>
        </w:del>
      </w:ins>
      <w:ins w:id="2863" w:author="Orion" w:date="2011-05-17T18:40:00Z">
        <w:del w:id="2864" w:author="IO" w:date="2011-07-20T18:39:00Z">
          <w:r w:rsidRPr="007353C8" w:rsidDel="007353C8">
            <w:rPr>
              <w:sz w:val="52"/>
              <w:szCs w:val="52"/>
              <w:rPrChange w:id="2865" w:author="IO" w:date="2011-07-20T18:39:00Z">
                <w:rPr/>
              </w:rPrChange>
            </w:rPr>
            <w:delText>r</w:delText>
          </w:r>
        </w:del>
      </w:ins>
      <w:ins w:id="2866" w:author="Orion" w:date="2011-05-10T18:38:00Z">
        <w:del w:id="2867" w:author="IO" w:date="2011-07-20T18:39:00Z">
          <w:r w:rsidR="009F3DCC" w:rsidRPr="007353C8" w:rsidDel="007353C8">
            <w:rPr>
              <w:sz w:val="52"/>
              <w:szCs w:val="52"/>
              <w:rPrChange w:id="2868" w:author="IO" w:date="2011-07-20T18:39:00Z">
                <w:rPr/>
              </w:rPrChange>
            </w:rPr>
            <w:delText xml:space="preserve"> ese objetivo</w:delText>
          </w:r>
        </w:del>
      </w:ins>
      <w:ins w:id="2869" w:author="Orion" w:date="2011-05-17T18:40:00Z">
        <w:del w:id="2870" w:author="IO" w:date="2011-07-20T18:39:00Z">
          <w:r w:rsidRPr="007353C8" w:rsidDel="007353C8">
            <w:rPr>
              <w:sz w:val="52"/>
              <w:szCs w:val="52"/>
              <w:rPrChange w:id="2871" w:author="IO" w:date="2011-07-20T18:39:00Z">
                <w:rPr/>
              </w:rPrChange>
            </w:rPr>
            <w:delText xml:space="preserve"> potencialmente</w:delText>
          </w:r>
        </w:del>
      </w:ins>
      <w:ins w:id="2872" w:author="Orion" w:date="2011-05-10T18:42:00Z">
        <w:del w:id="2873" w:author="IO" w:date="2011-07-20T18:39:00Z">
          <w:r w:rsidR="00927826" w:rsidRPr="007353C8" w:rsidDel="007353C8">
            <w:rPr>
              <w:sz w:val="52"/>
              <w:szCs w:val="52"/>
              <w:rPrChange w:id="2874" w:author="IO" w:date="2011-07-20T18:39:00Z">
                <w:rPr/>
              </w:rPrChange>
            </w:rPr>
            <w:delText>,</w:delText>
          </w:r>
        </w:del>
      </w:ins>
      <w:ins w:id="2875" w:author="Orion" w:date="2011-05-10T18:38:00Z">
        <w:del w:id="2876" w:author="IO" w:date="2011-07-20T18:39:00Z">
          <w:r w:rsidR="009F3DCC" w:rsidRPr="007353C8" w:rsidDel="007353C8">
            <w:rPr>
              <w:sz w:val="52"/>
              <w:szCs w:val="52"/>
              <w:rPrChange w:id="2877" w:author="IO" w:date="2011-07-20T18:39:00Z">
                <w:rPr/>
              </w:rPrChange>
            </w:rPr>
            <w:delText xml:space="preserve"> es ejecutada.</w:delText>
          </w:r>
        </w:del>
      </w:ins>
      <w:commentRangeEnd w:id="2364"/>
      <w:del w:id="2878" w:author="IO" w:date="2011-07-20T18:39:00Z">
        <w:r w:rsidR="00B7162E" w:rsidRPr="007353C8" w:rsidDel="007353C8">
          <w:rPr>
            <w:sz w:val="52"/>
            <w:szCs w:val="52"/>
            <w:rPrChange w:id="2879" w:author="IO" w:date="2011-07-20T18:39:00Z">
              <w:rPr>
                <w:rStyle w:val="CommentReference"/>
              </w:rPr>
            </w:rPrChange>
          </w:rPr>
          <w:commentReference w:id="2364"/>
        </w:r>
      </w:del>
      <w:bookmarkStart w:id="2880" w:name="_Toc298954513"/>
      <w:bookmarkStart w:id="2881" w:name="_Toc299007684"/>
      <w:bookmarkStart w:id="2882" w:name="_Toc299012042"/>
      <w:bookmarkStart w:id="2883" w:name="_Toc299103590"/>
      <w:bookmarkStart w:id="2884" w:name="_Toc299103963"/>
      <w:bookmarkStart w:id="2885" w:name="_Toc299463788"/>
      <w:bookmarkStart w:id="2886" w:name="_Toc299463872"/>
      <w:bookmarkEnd w:id="2880"/>
      <w:bookmarkEnd w:id="2881"/>
      <w:bookmarkEnd w:id="2882"/>
      <w:bookmarkEnd w:id="2883"/>
      <w:bookmarkEnd w:id="2884"/>
      <w:bookmarkEnd w:id="2885"/>
      <w:bookmarkEnd w:id="2886"/>
    </w:p>
    <w:p w14:paraId="3369CA71" w14:textId="1B6E1495" w:rsidR="00B937FD" w:rsidRPr="007353C8" w:rsidDel="009143CB" w:rsidRDefault="00B937FD">
      <w:pPr>
        <w:pStyle w:val="Heading1"/>
        <w:numPr>
          <w:ilvl w:val="0"/>
          <w:numId w:val="40"/>
        </w:numPr>
        <w:rPr>
          <w:ins w:id="2887" w:author="Orion" w:date="2011-05-04T19:48:00Z"/>
          <w:del w:id="2888" w:author="IO" w:date="2011-07-13T15:17:00Z"/>
          <w:sz w:val="52"/>
          <w:szCs w:val="52"/>
          <w:rPrChange w:id="2889" w:author="IO" w:date="2011-07-20T18:39:00Z">
            <w:rPr>
              <w:ins w:id="2890" w:author="Orion" w:date="2011-05-04T19:48:00Z"/>
              <w:del w:id="2891" w:author="IO" w:date="2011-07-13T15:17:00Z"/>
              <w:rFonts w:cs="Times New Roman"/>
            </w:rPr>
          </w:rPrChange>
        </w:rPr>
        <w:pPrChange w:id="2892" w:author="IO" w:date="2011-07-20T18:39:00Z">
          <w:pPr/>
        </w:pPrChange>
      </w:pPr>
      <w:bookmarkStart w:id="2893" w:name="_Toc298344412"/>
      <w:bookmarkStart w:id="2894" w:name="_Toc298429467"/>
      <w:bookmarkStart w:id="2895" w:name="_Toc298430333"/>
      <w:bookmarkStart w:id="2896" w:name="_Toc298516039"/>
      <w:bookmarkStart w:id="2897" w:name="_Toc298690989"/>
      <w:bookmarkStart w:id="2898" w:name="_Toc298700811"/>
      <w:bookmarkStart w:id="2899" w:name="_Toc298752132"/>
      <w:bookmarkStart w:id="2900" w:name="_Toc298757512"/>
      <w:bookmarkStart w:id="2901" w:name="_Toc298777462"/>
      <w:bookmarkStart w:id="2902" w:name="_Toc298787427"/>
      <w:bookmarkStart w:id="2903" w:name="_Toc298944592"/>
      <w:bookmarkStart w:id="2904" w:name="_Toc298954514"/>
      <w:bookmarkStart w:id="2905" w:name="_Toc299007685"/>
      <w:bookmarkStart w:id="2906" w:name="_Toc299012043"/>
      <w:bookmarkStart w:id="2907" w:name="_Toc299103591"/>
      <w:bookmarkStart w:id="2908" w:name="_Toc299103964"/>
      <w:bookmarkStart w:id="2909" w:name="_Toc299463789"/>
      <w:bookmarkStart w:id="2910" w:name="_Toc299463873"/>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p>
    <w:p w14:paraId="7C882065" w14:textId="2DCFF1F2" w:rsidR="00CE1499" w:rsidRPr="003C4F7E" w:rsidRDefault="00B937FD">
      <w:pPr>
        <w:pStyle w:val="Heading1"/>
        <w:numPr>
          <w:ilvl w:val="0"/>
          <w:numId w:val="40"/>
        </w:numPr>
        <w:rPr>
          <w:szCs w:val="52"/>
        </w:rPr>
        <w:pPrChange w:id="2911" w:author="IO" w:date="2011-07-20T18:39:00Z">
          <w:pPr>
            <w:pStyle w:val="Title"/>
            <w:outlineLvl w:val="0"/>
          </w:pPr>
        </w:pPrChange>
      </w:pPr>
      <w:del w:id="2912" w:author="IO" w:date="2011-07-20T18:41:00Z">
        <w:r w:rsidRPr="009143CB" w:rsidDel="007353C8">
          <w:rPr>
            <w:b w:val="0"/>
            <w:sz w:val="52"/>
            <w:szCs w:val="52"/>
            <w:rPrChange w:id="2913" w:author="IO" w:date="2011-07-13T15:17:00Z">
              <w:rPr>
                <w:rFonts w:cs="Times New Roman"/>
                <w:b/>
                <w:bCs/>
              </w:rPr>
            </w:rPrChange>
          </w:rPr>
          <w:delText>Plataforma</w:delText>
        </w:r>
      </w:del>
      <w:bookmarkStart w:id="2914" w:name="_Ref299107503"/>
      <w:bookmarkStart w:id="2915" w:name="_Toc299463874"/>
      <w:ins w:id="2916" w:author="IO" w:date="2011-07-20T18:41:00Z">
        <w:r w:rsidR="007353C8">
          <w:rPr>
            <w:b w:val="0"/>
            <w:sz w:val="52"/>
            <w:szCs w:val="52"/>
          </w:rPr>
          <w:t>Entorno de simulación</w:t>
        </w:r>
      </w:ins>
      <w:bookmarkEnd w:id="2914"/>
      <w:bookmarkEnd w:id="2915"/>
    </w:p>
    <w:p w14:paraId="38124BEB" w14:textId="511DFC8C" w:rsidR="00ED0467" w:rsidDel="003C4F7E" w:rsidRDefault="00F14C11" w:rsidP="003C556D">
      <w:pPr>
        <w:spacing w:after="120"/>
        <w:jc w:val="both"/>
        <w:rPr>
          <w:del w:id="2917" w:author="IO" w:date="2011-07-21T09:31:00Z"/>
        </w:rPr>
      </w:pPr>
      <w:r>
        <w:t>D</w:t>
      </w:r>
      <w:del w:id="2918" w:author="IO" w:date="2011-07-20T18:40:00Z">
        <w:r w:rsidDel="007353C8">
          <w:delText>a</w:delText>
        </w:r>
      </w:del>
      <w:ins w:id="2919" w:author="IO" w:date="2011-07-20T18:40:00Z">
        <w:r w:rsidR="007353C8">
          <w:t>es</w:t>
        </w:r>
      </w:ins>
      <w:r>
        <w:t>d</w:t>
      </w:r>
      <w:del w:id="2920" w:author="IO" w:date="2011-07-20T18:40:00Z">
        <w:r w:rsidDel="007353C8">
          <w:delText>a</w:delText>
        </w:r>
      </w:del>
      <w:ins w:id="2921" w:author="IO" w:date="2011-07-20T18:40:00Z">
        <w:r w:rsidR="007353C8">
          <w:t>e</w:t>
        </w:r>
      </w:ins>
      <w:r>
        <w:t xml:space="preserve"> la aproximación MDE y ABM adoptada, el trabajo </w:t>
      </w:r>
      <w:ins w:id="2922" w:author="IO" w:date="2011-07-20T18:40:00Z">
        <w:r w:rsidR="007353C8">
          <w:t>realizado</w:t>
        </w:r>
      </w:ins>
      <w:del w:id="2923" w:author="IO" w:date="2011-07-20T18:40:00Z">
        <w:r w:rsidDel="007353C8">
          <w:delText>propuesto</w:delText>
        </w:r>
      </w:del>
      <w:r>
        <w:t xml:space="preserve"> tiene como elemento </w:t>
      </w:r>
      <w:del w:id="2924" w:author="IO" w:date="2011-07-20T18:41:00Z">
        <w:r w:rsidDel="007353C8">
          <w:delText xml:space="preserve">clave </w:delText>
        </w:r>
      </w:del>
      <w:ins w:id="2925" w:author="IO" w:date="2011-07-20T18:41:00Z">
        <w:r w:rsidR="007353C8">
          <w:t xml:space="preserve">central </w:t>
        </w:r>
      </w:ins>
      <w:r>
        <w:t>los modelos bas</w:t>
      </w:r>
      <w:r w:rsidR="00ED0467">
        <w:t>ados en agentes de</w:t>
      </w:r>
      <w:ins w:id="2926" w:author="IO" w:date="2011-07-20T18:41:00Z">
        <w:r w:rsidR="007353C8">
          <w:t>l tráfico aéreo</w:t>
        </w:r>
      </w:ins>
      <w:del w:id="2927" w:author="IO" w:date="2011-07-20T18:41:00Z">
        <w:r w:rsidR="00ED0467" w:rsidDel="007353C8">
          <w:delText xml:space="preserve"> estos sistemas</w:delText>
        </w:r>
      </w:del>
      <w:r w:rsidR="00ED0467">
        <w:t xml:space="preserve">. </w:t>
      </w:r>
      <w:ins w:id="2928" w:author="IO" w:date="2011-07-20T18:50:00Z">
        <w:r w:rsidR="00C171D6">
          <w:t>Como se comentó en la sección anterior, estos modelos se especifican usando el lenguaje de INGENIAS</w:t>
        </w:r>
      </w:ins>
      <w:ins w:id="2929" w:author="IO" w:date="2011-07-20T18:58:00Z">
        <w:r w:rsidR="00C171D6">
          <w:t xml:space="preserve"> </w:t>
        </w:r>
      </w:ins>
      <w:customXmlInsRangeStart w:id="2930" w:author="IO" w:date="2011-07-20T18:58:00Z"/>
      <w:sdt>
        <w:sdtPr>
          <w:id w:val="312453252"/>
          <w:citation/>
        </w:sdtPr>
        <w:sdtEndPr/>
        <w:sdtContent>
          <w:customXmlInsRangeEnd w:id="2930"/>
          <w:ins w:id="2931" w:author="IO" w:date="2011-07-20T18:58:00Z">
            <w:r w:rsidR="00C171D6">
              <w:fldChar w:fldCharType="begin"/>
            </w:r>
            <w:r w:rsidR="00C171D6">
              <w:instrText xml:space="preserve">CITATION Pav05 \l 3082 </w:instrText>
            </w:r>
            <w:r w:rsidR="00C171D6">
              <w:fldChar w:fldCharType="separate"/>
            </w:r>
          </w:ins>
          <w:r w:rsidR="00282451">
            <w:rPr>
              <w:noProof/>
            </w:rPr>
            <w:t>(20)</w:t>
          </w:r>
          <w:ins w:id="2932" w:author="IO" w:date="2011-07-20T18:58:00Z">
            <w:r w:rsidR="00C171D6">
              <w:fldChar w:fldCharType="end"/>
            </w:r>
          </w:ins>
          <w:customXmlInsRangeStart w:id="2933" w:author="IO" w:date="2011-07-20T18:58:00Z"/>
        </w:sdtContent>
      </w:sdt>
      <w:customXmlInsRangeEnd w:id="2933"/>
      <w:ins w:id="2934" w:author="IO" w:date="2011-07-20T18:50:00Z">
        <w:r w:rsidR="00C171D6">
          <w:t xml:space="preserve"> y cubren las actividades e interacciones básicas de pilotos, controladore</w:t>
        </w:r>
      </w:ins>
      <w:ins w:id="2935" w:author="IO" w:date="2011-07-20T18:51:00Z">
        <w:r w:rsidR="00C171D6">
          <w:t xml:space="preserve">s y aviones. Todos ellos se </w:t>
        </w:r>
        <w:r w:rsidR="00C171D6">
          <w:lastRenderedPageBreak/>
          <w:t>consideran agentes. Aunque los aviones no son entes animados, se ha encontrado</w:t>
        </w:r>
      </w:ins>
      <w:ins w:id="2936" w:author="IO" w:date="2011-07-20T18:52:00Z">
        <w:r w:rsidR="00C171D6">
          <w:t xml:space="preserve"> </w:t>
        </w:r>
      </w:ins>
      <w:ins w:id="2937" w:author="IO" w:date="2011-07-20T18:59:00Z">
        <w:r w:rsidR="00174544">
          <w:t>adecuado</w:t>
        </w:r>
      </w:ins>
      <w:ins w:id="2938" w:author="IO" w:date="2011-07-20T18:51:00Z">
        <w:r w:rsidR="00C171D6">
          <w:t xml:space="preserve"> </w:t>
        </w:r>
      </w:ins>
      <w:ins w:id="2939" w:author="IO" w:date="2011-07-20T18:53:00Z">
        <w:r w:rsidR="00C171D6">
          <w:t>especificarlos con agentes para representar su intercambio de informaci</w:t>
        </w:r>
      </w:ins>
      <w:ins w:id="2940" w:author="IO" w:date="2011-07-20T18:54:00Z">
        <w:r w:rsidR="00C171D6">
          <w:t>ón con los pilotos.</w:t>
        </w:r>
      </w:ins>
      <w:ins w:id="2941" w:author="IO" w:date="2011-07-20T18:59:00Z">
        <w:r w:rsidR="00174544">
          <w:t xml:space="preserve"> Este tipo de decisión es común en ABM</w:t>
        </w:r>
      </w:ins>
      <w:ins w:id="2942" w:author="IO" w:date="2011-07-20T19:25:00Z">
        <w:r w:rsidR="00D2330D">
          <w:t xml:space="preserve"> </w:t>
        </w:r>
      </w:ins>
      <w:customXmlInsRangeStart w:id="2943" w:author="IO" w:date="2011-07-20T19:25:00Z"/>
      <w:sdt>
        <w:sdtPr>
          <w:id w:val="426394033"/>
          <w:citation/>
        </w:sdtPr>
        <w:sdtEndPr/>
        <w:sdtContent>
          <w:customXmlInsRangeEnd w:id="2943"/>
          <w:ins w:id="2944" w:author="IO" w:date="2011-07-20T19:25:00Z">
            <w:r w:rsidR="00D2330D">
              <w:fldChar w:fldCharType="begin"/>
            </w:r>
          </w:ins>
          <w:ins w:id="2945" w:author="Orion" w:date="2011-07-26T16:43:00Z">
            <w:r w:rsidR="003C556D">
              <w:instrText xml:space="preserve">CITATION Mac10 \l 3082 </w:instrText>
            </w:r>
          </w:ins>
          <w:ins w:id="2946" w:author="IO" w:date="2011-07-20T19:25:00Z">
            <w:del w:id="2947" w:author="Orion" w:date="2011-07-26T16:43:00Z">
              <w:r w:rsidR="00D2330D" w:rsidDel="003C556D">
                <w:delInstrText xml:space="preserve"> CITATION Mac10 \l 3082 </w:delInstrText>
              </w:r>
            </w:del>
            <w:r w:rsidR="00D2330D">
              <w:fldChar w:fldCharType="separate"/>
            </w:r>
          </w:ins>
          <w:r w:rsidR="00282451">
            <w:rPr>
              <w:noProof/>
            </w:rPr>
            <w:t>(66)</w:t>
          </w:r>
          <w:ins w:id="2948" w:author="IO" w:date="2011-07-20T19:25:00Z">
            <w:r w:rsidR="00D2330D">
              <w:fldChar w:fldCharType="end"/>
            </w:r>
          </w:ins>
          <w:customXmlInsRangeStart w:id="2949" w:author="IO" w:date="2011-07-20T19:25:00Z"/>
        </w:sdtContent>
      </w:sdt>
      <w:customXmlInsRangeEnd w:id="2949"/>
      <w:ins w:id="2950"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2951" w:author="IO" w:date="2011-07-22T13:16:00Z">
        <w:r w:rsidR="00416FF6">
          <w:t>4.2</w:t>
        </w:r>
      </w:ins>
      <w:ins w:id="2952" w:author="IO" w:date="2011-07-20T19:24:00Z">
        <w:r w:rsidR="00D2330D">
          <w:fldChar w:fldCharType="end"/>
        </w:r>
        <w:r w:rsidR="00D2330D">
          <w:t>.</w:t>
        </w:r>
      </w:ins>
      <w:ins w:id="2953" w:author="IO" w:date="2011-07-20T18:59:00Z">
        <w:r w:rsidR="00174544">
          <w:t xml:space="preserve"> </w:t>
        </w:r>
      </w:ins>
      <w:r w:rsidR="00ED0467">
        <w:t>A partir de estas especificaciones se genera la simulación en sí</w:t>
      </w:r>
      <w:ins w:id="2954" w:author="IO" w:date="2011-07-20T18:54:00Z">
        <w:r w:rsidR="00C171D6">
          <w:t>. El</w:t>
        </w:r>
      </w:ins>
      <w:ins w:id="2955" w:author="IO" w:date="2011-07-20T18:58:00Z">
        <w:r w:rsidR="00C171D6">
          <w:t xml:space="preserve"> </w:t>
        </w:r>
      </w:ins>
      <w:del w:id="2956" w:author="IO" w:date="2011-07-20T18:54:00Z">
        <w:r w:rsidR="00ED0467" w:rsidDel="00C171D6">
          <w:delText xml:space="preserve">, cuyo </w:delText>
        </w:r>
      </w:del>
      <w:r w:rsidR="00ED0467">
        <w:t>diseño</w:t>
      </w:r>
      <w:ins w:id="2957" w:author="IO" w:date="2011-07-20T18:54:00Z">
        <w:r w:rsidR="00C171D6">
          <w:t xml:space="preserve"> de ésta</w:t>
        </w:r>
      </w:ins>
      <w:r w:rsidR="00ED0467">
        <w:t xml:space="preserve"> se basa en una arquitectura</w:t>
      </w:r>
      <w:r w:rsidR="003D1DFD">
        <w:t xml:space="preserve"> </w:t>
      </w:r>
      <w:ins w:id="2958" w:author="Orion" w:date="2011-06-10T12:22:00Z">
        <w:r w:rsidR="003D1DFD">
          <w:t>Modelo-Vista-Controlador (</w:t>
        </w:r>
        <w:r w:rsidR="003D1DFD" w:rsidRPr="00440F66">
          <w:t>MVC</w:t>
        </w:r>
        <w:r w:rsidR="003D1DFD">
          <w:t xml:space="preserve">, </w:t>
        </w:r>
        <w:r w:rsidR="003D1DFD" w:rsidRPr="007353C8">
          <w:rPr>
            <w:i/>
            <w:rPrChange w:id="2959" w:author="IO" w:date="2011-07-20T18:41:00Z">
              <w:rPr/>
            </w:rPrChange>
          </w:rPr>
          <w:t>Model–</w:t>
        </w:r>
        <w:del w:id="2960" w:author="IO" w:date="2011-07-20T18:41:00Z">
          <w:r w:rsidR="003D1DFD" w:rsidRPr="007353C8" w:rsidDel="007353C8">
            <w:rPr>
              <w:i/>
              <w:rPrChange w:id="2961" w:author="IO" w:date="2011-07-20T18:41:00Z">
                <w:rPr/>
              </w:rPrChange>
            </w:rPr>
            <w:delText>v</w:delText>
          </w:r>
        </w:del>
      </w:ins>
      <w:ins w:id="2962" w:author="IO" w:date="2011-07-20T18:41:00Z">
        <w:r w:rsidR="007353C8" w:rsidRPr="007353C8">
          <w:rPr>
            <w:i/>
            <w:rPrChange w:id="2963" w:author="IO" w:date="2011-07-20T18:41:00Z">
              <w:rPr/>
            </w:rPrChange>
          </w:rPr>
          <w:t>V</w:t>
        </w:r>
      </w:ins>
      <w:ins w:id="2964" w:author="Orion" w:date="2011-06-10T12:22:00Z">
        <w:r w:rsidR="003D1DFD" w:rsidRPr="007353C8">
          <w:rPr>
            <w:i/>
            <w:rPrChange w:id="2965" w:author="IO" w:date="2011-07-20T18:41:00Z">
              <w:rPr/>
            </w:rPrChange>
          </w:rPr>
          <w:t>iew–</w:t>
        </w:r>
        <w:del w:id="2966" w:author="IO" w:date="2011-07-20T18:41:00Z">
          <w:r w:rsidR="003D1DFD" w:rsidRPr="007353C8" w:rsidDel="007353C8">
            <w:rPr>
              <w:i/>
              <w:rPrChange w:id="2967" w:author="IO" w:date="2011-07-20T18:41:00Z">
                <w:rPr/>
              </w:rPrChange>
            </w:rPr>
            <w:delText>c</w:delText>
          </w:r>
        </w:del>
      </w:ins>
      <w:ins w:id="2968" w:author="IO" w:date="2011-07-20T18:41:00Z">
        <w:r w:rsidR="007353C8" w:rsidRPr="007353C8">
          <w:rPr>
            <w:i/>
            <w:rPrChange w:id="2969" w:author="IO" w:date="2011-07-20T18:41:00Z">
              <w:rPr/>
            </w:rPrChange>
          </w:rPr>
          <w:t>C</w:t>
        </w:r>
      </w:ins>
      <w:ins w:id="2970" w:author="Orion" w:date="2011-06-10T12:22:00Z">
        <w:r w:rsidR="003D1DFD" w:rsidRPr="007353C8">
          <w:rPr>
            <w:i/>
            <w:rPrChange w:id="2971" w:author="IO" w:date="2011-07-20T18:41:00Z">
              <w:rPr/>
            </w:rPrChange>
          </w:rPr>
          <w:t>ontroller</w:t>
        </w:r>
        <w:r w:rsidR="003D1DFD">
          <w:t>)</w:t>
        </w:r>
      </w:ins>
      <w:customXmlInsRangeStart w:id="2972" w:author="Orion" w:date="2011-06-10T12:22:00Z"/>
      <w:sdt>
        <w:sdtPr>
          <w:id w:val="-1454016864"/>
          <w:citation/>
        </w:sdtPr>
        <w:sdtEndPr/>
        <w:sdtContent>
          <w:customXmlInsRangeEnd w:id="2972"/>
          <w:ins w:id="2973" w:author="Orion" w:date="2011-06-10T12:22:00Z">
            <w:r w:rsidR="003D1DFD">
              <w:fldChar w:fldCharType="begin"/>
            </w:r>
          </w:ins>
          <w:ins w:id="2974" w:author="Orion" w:date="2011-07-26T16:45:00Z">
            <w:r w:rsidR="003C556D">
              <w:instrText xml:space="preserve">CITATION TMH \l 3082 </w:instrText>
            </w:r>
          </w:ins>
          <w:ins w:id="2975" w:author="Orion" w:date="2011-06-10T12:22:00Z">
            <w:r w:rsidR="003D1DFD">
              <w:fldChar w:fldCharType="separate"/>
            </w:r>
          </w:ins>
          <w:r w:rsidR="00282451">
            <w:rPr>
              <w:noProof/>
            </w:rPr>
            <w:t xml:space="preserve"> (70)</w:t>
          </w:r>
          <w:ins w:id="2976" w:author="Orion" w:date="2011-06-10T12:22:00Z">
            <w:r w:rsidR="003D1DFD">
              <w:fldChar w:fldCharType="end"/>
            </w:r>
          </w:ins>
          <w:customXmlInsRangeStart w:id="2977" w:author="Orion" w:date="2011-06-10T12:22:00Z"/>
        </w:sdtContent>
      </w:sdt>
      <w:customXmlInsRangeEnd w:id="2977"/>
      <w:ins w:id="2978" w:author="IO" w:date="2011-06-09T18:26:00Z">
        <w:r w:rsidR="00ED0467">
          <w:t xml:space="preserve"> </w:t>
        </w:r>
      </w:ins>
      <w:r w:rsidR="00ED0467">
        <w:t xml:space="preserve">de tres capas: lógica, directamente relacionada con los anteriores </w:t>
      </w:r>
      <w:commentRangeStart w:id="2979"/>
      <w:r w:rsidR="00ED0467">
        <w:t>modelos</w:t>
      </w:r>
      <w:commentRangeEnd w:id="2979"/>
      <w:r w:rsidR="000A7C4A">
        <w:rPr>
          <w:rStyle w:val="CommentReference"/>
        </w:rPr>
        <w:commentReference w:id="2979"/>
      </w:r>
      <w:r w:rsidR="00ED0467">
        <w:t xml:space="preserve">; visualización, dependiente de la plataforma </w:t>
      </w:r>
      <w:ins w:id="2980" w:author="IO" w:date="2011-07-21T09:43:00Z">
        <w:r w:rsidR="000A7C4A">
          <w:t xml:space="preserve">gráfica </w:t>
        </w:r>
      </w:ins>
      <w:r w:rsidR="00ED0467">
        <w:t>de destino; controlador, que sincroniza a los anteriores. Las siguientes secciones detallan estos componentes</w:t>
      </w:r>
      <w:ins w:id="2981"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2982" w:author="IO" w:date="2011-07-22T13:16:00Z">
        <w:r w:rsidR="00416FF6">
          <w:t>5.1</w:t>
        </w:r>
      </w:ins>
      <w:ins w:id="2983"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2984" w:author="IO" w:date="2011-07-22T13:16:00Z">
        <w:r w:rsidR="00416FF6">
          <w:t>5.2</w:t>
        </w:r>
      </w:ins>
      <w:ins w:id="2985"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2986" w:author="IO" w:date="2011-07-21T09:31:00Z">
          <w:pPr>
            <w:spacing w:before="120"/>
            <w:jc w:val="both"/>
          </w:pPr>
        </w:pPrChange>
      </w:pPr>
      <w:moveFromRangeStart w:id="2987" w:author="IO" w:date="2011-07-20T19:32:00Z" w:name="move298953704"/>
      <w:moveFrom w:id="2988"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2989" w:author="IO" w:date="2011-07-20T18:40:00Z">
              <w:rPr>
                <w:rFonts w:eastAsia="Times New Roman" w:cs="Times New Roman"/>
              </w:rPr>
            </w:rPrChange>
          </w:rPr>
          <w:t xml:space="preserve"> por lo que los diagramas</w:t>
        </w:r>
        <w:r w:rsidR="008707D8" w:rsidRPr="007353C8" w:rsidDel="00D2330D">
          <w:rPr>
            <w:rPrChange w:id="2990" w:author="IO" w:date="2011-07-20T18:40:00Z">
              <w:rPr>
                <w:rFonts w:eastAsia="Times New Roman" w:cs="Times New Roman"/>
              </w:rPr>
            </w:rPrChange>
          </w:rPr>
          <w:t xml:space="preserve"> </w:t>
        </w:r>
        <w:r w:rsidR="00CF1DC9" w:rsidRPr="007353C8" w:rsidDel="00D2330D">
          <w:rPr>
            <w:rPrChange w:id="2991"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2992" w:name="_Toc298954516"/>
      <w:bookmarkEnd w:id="2992"/>
    </w:p>
    <w:p w14:paraId="2E5511A0" w14:textId="110899B7" w:rsidR="00A22736" w:rsidRPr="007353C8" w:rsidDel="00D2330D" w:rsidRDefault="00A22736">
      <w:pPr>
        <w:spacing w:before="240" w:after="120"/>
        <w:ind w:firstLine="284"/>
        <w:jc w:val="both"/>
        <w:rPr>
          <w:del w:id="2993" w:author="IO" w:date="2011-07-20T19:32:00Z"/>
        </w:rPr>
        <w:pPrChange w:id="2994" w:author="IO" w:date="2011-07-20T18:40:00Z">
          <w:pPr/>
        </w:pPrChange>
      </w:pPr>
      <w:bookmarkStart w:id="2995" w:name="_Toc298954517"/>
      <w:bookmarkStart w:id="2996" w:name="_Toc299007687"/>
      <w:bookmarkStart w:id="2997" w:name="_Toc299012045"/>
      <w:bookmarkStart w:id="2998" w:name="_Toc299103593"/>
      <w:bookmarkStart w:id="2999" w:name="_Toc299103966"/>
      <w:bookmarkStart w:id="3000" w:name="_Toc299463791"/>
      <w:bookmarkStart w:id="3001" w:name="_Toc299463875"/>
      <w:bookmarkEnd w:id="2995"/>
      <w:bookmarkEnd w:id="2996"/>
      <w:bookmarkEnd w:id="2997"/>
      <w:bookmarkEnd w:id="2998"/>
      <w:bookmarkEnd w:id="2999"/>
      <w:bookmarkEnd w:id="3000"/>
      <w:bookmarkEnd w:id="3001"/>
      <w:moveFromRangeEnd w:id="2987"/>
    </w:p>
    <w:p w14:paraId="109202B1" w14:textId="11FDB27D" w:rsidR="00B937FD" w:rsidRPr="00D2330D" w:rsidDel="00D2330D" w:rsidRDefault="00B937FD">
      <w:pPr>
        <w:spacing w:before="240" w:after="120"/>
        <w:ind w:firstLine="284"/>
        <w:jc w:val="both"/>
        <w:rPr>
          <w:del w:id="3002" w:author="IO" w:date="2011-07-20T19:32:00Z"/>
        </w:rPr>
        <w:pPrChange w:id="3003" w:author="IO" w:date="2011-07-20T18:40:00Z">
          <w:pPr/>
        </w:pPrChange>
      </w:pPr>
      <w:bookmarkStart w:id="3004" w:name="_Toc298954518"/>
      <w:bookmarkStart w:id="3005" w:name="_Toc299007688"/>
      <w:bookmarkStart w:id="3006" w:name="_Toc299012046"/>
      <w:bookmarkStart w:id="3007" w:name="_Toc299103594"/>
      <w:bookmarkStart w:id="3008" w:name="_Toc299103967"/>
      <w:bookmarkStart w:id="3009" w:name="_Toc299463792"/>
      <w:bookmarkStart w:id="3010" w:name="_Toc299463876"/>
      <w:bookmarkEnd w:id="3004"/>
      <w:bookmarkEnd w:id="3005"/>
      <w:bookmarkEnd w:id="3006"/>
      <w:bookmarkEnd w:id="3007"/>
      <w:bookmarkEnd w:id="3008"/>
      <w:bookmarkEnd w:id="3009"/>
      <w:bookmarkEnd w:id="3010"/>
    </w:p>
    <w:p w14:paraId="4C7DF26D" w14:textId="77777777" w:rsidR="00B937FD" w:rsidRPr="00D2330D" w:rsidRDefault="00B937FD">
      <w:pPr>
        <w:pStyle w:val="Heading1"/>
        <w:numPr>
          <w:ilvl w:val="1"/>
          <w:numId w:val="40"/>
        </w:numPr>
        <w:rPr>
          <w:sz w:val="44"/>
          <w:szCs w:val="52"/>
          <w:rPrChange w:id="3011" w:author="IO" w:date="2011-07-20T19:25:00Z">
            <w:rPr>
              <w:rFonts w:cs="Times New Roman"/>
            </w:rPr>
          </w:rPrChange>
        </w:rPr>
        <w:pPrChange w:id="3012" w:author="IO" w:date="2011-07-20T19:25:00Z">
          <w:pPr>
            <w:outlineLvl w:val="1"/>
          </w:pPr>
        </w:pPrChange>
      </w:pPr>
      <w:bookmarkStart w:id="3013" w:name="_Ref298953724"/>
      <w:bookmarkStart w:id="3014" w:name="_Toc299463877"/>
      <w:r w:rsidRPr="00D2330D">
        <w:rPr>
          <w:b w:val="0"/>
          <w:sz w:val="44"/>
          <w:szCs w:val="52"/>
          <w:rPrChange w:id="3015" w:author="IO" w:date="2011-07-20T19:25:00Z">
            <w:rPr>
              <w:rFonts w:cs="Times New Roman"/>
              <w:b/>
              <w:bCs/>
            </w:rPr>
          </w:rPrChange>
        </w:rPr>
        <w:t>Especificación</w:t>
      </w:r>
      <w:bookmarkEnd w:id="3013"/>
      <w:bookmarkEnd w:id="3014"/>
    </w:p>
    <w:p w14:paraId="1A99D5B2" w14:textId="7ED60BCD" w:rsidR="00D2330D" w:rsidDel="007E2F0B" w:rsidRDefault="00C91DD8">
      <w:pPr>
        <w:spacing w:after="120"/>
        <w:jc w:val="both"/>
        <w:rPr>
          <w:del w:id="3016" w:author="IO" w:date="2011-07-20T19:37:00Z"/>
        </w:rPr>
        <w:pPrChange w:id="3017" w:author="IO" w:date="2011-07-20T19:33:00Z">
          <w:pPr>
            <w:spacing w:before="240" w:after="120"/>
            <w:ind w:firstLine="284"/>
            <w:jc w:val="both"/>
          </w:pPr>
        </w:pPrChange>
      </w:pPr>
      <w:ins w:id="3018" w:author="Orion" w:date="2011-06-22T18:58:00Z">
        <w:del w:id="3019" w:author="IO" w:date="2011-07-20T19:33:00Z">
          <w:r w:rsidRPr="00D2330D" w:rsidDel="00D2330D">
            <w:delText xml:space="preserve">En esta sección </w:delText>
          </w:r>
        </w:del>
      </w:ins>
      <w:ins w:id="3020" w:author="Orion" w:date="2011-06-22T18:59:00Z">
        <w:del w:id="3021" w:author="IO" w:date="2011-07-20T19:33:00Z">
          <w:r w:rsidRPr="00D2330D" w:rsidDel="00D2330D">
            <w:delText>se presentarán</w:delText>
          </w:r>
        </w:del>
      </w:ins>
      <w:ins w:id="3022" w:author="Orion" w:date="2011-06-22T18:58:00Z">
        <w:del w:id="3023" w:author="IO" w:date="2011-07-20T19:33:00Z">
          <w:r w:rsidRPr="00D2330D" w:rsidDel="00D2330D">
            <w:delText xml:space="preserve"> los flujos y diagramas más importantes, </w:delText>
          </w:r>
        </w:del>
      </w:ins>
      <w:ins w:id="3024" w:author="Orion" w:date="2011-06-22T18:59:00Z">
        <w:del w:id="3025" w:author="IO" w:date="2011-07-20T19:33:00Z">
          <w:r w:rsidRPr="00D2330D" w:rsidDel="00D2330D">
            <w:delText>con el objetivo de que se pueda tener una idea bastante detallada del funcionamiento del sistema</w:delText>
          </w:r>
        </w:del>
      </w:ins>
      <w:ins w:id="3026" w:author="Orion" w:date="2011-06-22T19:00:00Z">
        <w:del w:id="3027" w:author="IO" w:date="2011-07-20T19:33:00Z">
          <w:r w:rsidRPr="00D2330D" w:rsidDel="00D2330D">
            <w:delText>.</w:delText>
          </w:r>
        </w:del>
      </w:ins>
      <w:moveToRangeStart w:id="3028" w:author="IO" w:date="2011-07-20T19:32:00Z" w:name="move298953704"/>
      <w:moveTo w:id="3029" w:author="IO" w:date="2011-07-20T19:32:00Z">
        <w:r w:rsidR="00D2330D">
          <w:t xml:space="preserve">En esta sección se presentan los distintos diagramas </w:t>
        </w:r>
        <w:del w:id="3030" w:author="IO" w:date="2011-07-20T19:34:00Z">
          <w:r w:rsidR="00D2330D" w:rsidDel="007E2F0B">
            <w:delText>del modelo diseñado en el IDK</w:delText>
          </w:r>
        </w:del>
      </w:moveTo>
      <w:ins w:id="3031" w:author="IO" w:date="2011-07-20T19:34:00Z">
        <w:r w:rsidR="007E2F0B">
          <w:t>para el tráfico aéreo.</w:t>
        </w:r>
      </w:ins>
      <w:moveTo w:id="3032" w:author="IO" w:date="2011-07-20T19:32:00Z">
        <w:r w:rsidR="00D2330D">
          <w:t xml:space="preserve"> </w:t>
        </w:r>
        <w:del w:id="3033"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3034" w:author="IO" w:date="2011-07-20T19:35:00Z">
        <w:r w:rsidR="007E2F0B">
          <w:t>Al tratarse de una especificación orientada a agentes</w:t>
        </w:r>
      </w:ins>
      <w:ins w:id="3035" w:author="IO" w:date="2011-07-20T19:36:00Z">
        <w:r w:rsidR="007E2F0B">
          <w:t>,</w:t>
        </w:r>
      </w:ins>
      <w:moveTo w:id="3036" w:author="IO" w:date="2011-07-20T19:32:00Z">
        <w:del w:id="3037" w:author="IO" w:date="2011-07-20T19:35:00Z">
          <w:r w:rsidR="00D2330D" w:rsidDel="007E2F0B">
            <w:delText>,</w:delText>
          </w:r>
          <w:r w:rsidR="00D2330D" w:rsidRPr="001C3D91" w:rsidDel="007E2F0B">
            <w:delText xml:space="preserve"> por lo q</w:delText>
          </w:r>
        </w:del>
        <w:del w:id="3038" w:author="IO" w:date="2011-07-20T19:36:00Z">
          <w:r w:rsidR="00D2330D" w:rsidRPr="001C3D91" w:rsidDel="007E2F0B">
            <w:delText>ue</w:delText>
          </w:r>
        </w:del>
        <w:r w:rsidR="00D2330D" w:rsidRPr="001C3D91">
          <w:t xml:space="preserve"> los diagramas se centran principalmente en c</w:t>
        </w:r>
      </w:moveTo>
      <w:ins w:id="3039" w:author="IO" w:date="2011-07-20T19:36:00Z">
        <w:r w:rsidR="007E2F0B">
          <w:t>ó</w:t>
        </w:r>
      </w:ins>
      <w:moveTo w:id="3040" w:author="IO" w:date="2011-07-20T19:32:00Z">
        <w:del w:id="3041" w:author="IO" w:date="2011-07-20T19:36:00Z">
          <w:r w:rsidR="00D2330D" w:rsidRPr="001C3D91" w:rsidDel="007E2F0B">
            <w:delText>o</w:delText>
          </w:r>
        </w:del>
        <w:r w:rsidR="00D2330D" w:rsidRPr="001C3D91">
          <w:t xml:space="preserve">mo </w:t>
        </w:r>
        <w:del w:id="3042" w:author="IO" w:date="2011-07-21T09:45:00Z">
          <w:r w:rsidR="00D2330D" w:rsidRPr="001C3D91" w:rsidDel="000A7C4A">
            <w:delText>los</w:delText>
          </w:r>
        </w:del>
      </w:moveTo>
      <w:ins w:id="3043" w:author="IO" w:date="2011-07-21T09:45:00Z">
        <w:r w:rsidR="000A7C4A">
          <w:t>estos</w:t>
        </w:r>
      </w:ins>
      <w:moveTo w:id="3044" w:author="IO" w:date="2011-07-20T19:32:00Z">
        <w:r w:rsidR="00D2330D" w:rsidRPr="001C3D91">
          <w:t xml:space="preserve"> agentes realizan las distintas operaciones</w:t>
        </w:r>
      </w:moveTo>
      <w:ins w:id="3045" w:author="IO" w:date="2011-07-20T19:36:00Z">
        <w:r w:rsidR="007E2F0B">
          <w:t>: objetivos perseguidos, recolección de información, toma de decisiones, y ejecución de acciones</w:t>
        </w:r>
      </w:ins>
      <w:moveTo w:id="3046" w:author="IO" w:date="2011-07-20T19:32:00Z">
        <w:del w:id="3047"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3048" w:author="IO" w:date="2011-07-20T19:37:00Z">
          <w:r w:rsidR="00D2330D" w:rsidDel="007E2F0B">
            <w:delText xml:space="preserve"> </w:delText>
          </w:r>
        </w:del>
      </w:moveTo>
      <w:ins w:id="3049" w:author="IO" w:date="2011-07-20T19:37:00Z">
        <w:r w:rsidR="007E2F0B">
          <w:t>.</w:t>
        </w:r>
      </w:ins>
      <w:ins w:id="3050" w:author="IO" w:date="2011-07-20T19:41:00Z">
        <w:r w:rsidR="007E2F0B">
          <w:t xml:space="preserve"> </w:t>
        </w:r>
      </w:ins>
    </w:p>
    <w:p w14:paraId="385BB520" w14:textId="24C93E0C" w:rsidR="00C91DD8" w:rsidRPr="00D2330D" w:rsidDel="00D2330D" w:rsidRDefault="007E2F0B">
      <w:pPr>
        <w:spacing w:after="120"/>
        <w:jc w:val="both"/>
        <w:rPr>
          <w:ins w:id="3051" w:author="Orion" w:date="2011-06-22T18:57:00Z"/>
          <w:del w:id="3052" w:author="IO" w:date="2011-07-20T19:32:00Z"/>
        </w:rPr>
        <w:pPrChange w:id="3053" w:author="IO" w:date="2011-07-20T19:32:00Z">
          <w:pPr>
            <w:keepNext/>
            <w:jc w:val="both"/>
          </w:pPr>
        </w:pPrChange>
      </w:pPr>
      <w:ins w:id="3054" w:author="IO" w:date="2011-07-20T19:37:00Z">
        <w:r>
          <w:t>La</w:t>
        </w:r>
      </w:ins>
      <w:ins w:id="3055" w:author="IO" w:date="2011-07-20T19:41:00Z">
        <w:r>
          <w:t>s secciones se organizan siguiendo esta división</w:t>
        </w:r>
      </w:ins>
      <w:ins w:id="3056" w:author="IO" w:date="2011-07-20T19:42:00Z">
        <w:r>
          <w:t xml:space="preserve">. La Sección </w:t>
        </w:r>
        <w:r>
          <w:fldChar w:fldCharType="begin"/>
        </w:r>
        <w:r>
          <w:instrText xml:space="preserve"> REF _Ref298954304 \r \h </w:instrText>
        </w:r>
      </w:ins>
      <w:r>
        <w:fldChar w:fldCharType="separate"/>
      </w:r>
      <w:ins w:id="3057" w:author="IO" w:date="2011-07-22T13:16:00Z">
        <w:r w:rsidR="00416FF6">
          <w:t>5.1.1</w:t>
        </w:r>
      </w:ins>
      <w:ins w:id="3058" w:author="IO" w:date="2011-07-20T19:42:00Z">
        <w:r>
          <w:fldChar w:fldCharType="end"/>
        </w:r>
        <w:r>
          <w:t xml:space="preserve"> describe los </w:t>
        </w:r>
      </w:ins>
      <w:ins w:id="3059" w:author="IO" w:date="2011-07-20T19:43:00Z">
        <w:r>
          <w:t>principales</w:t>
        </w:r>
      </w:ins>
      <w:ins w:id="3060" w:author="IO" w:date="2011-07-20T19:42:00Z">
        <w:r>
          <w:t xml:space="preserve"> casos de uso del tr</w:t>
        </w:r>
      </w:ins>
      <w:ins w:id="3061" w:author="IO" w:date="2011-07-20T19:43:00Z">
        <w:r>
          <w:t xml:space="preserve">áfico aéreo. Después, la Sección </w:t>
        </w:r>
        <w:r>
          <w:fldChar w:fldCharType="begin"/>
        </w:r>
        <w:r>
          <w:instrText xml:space="preserve"> REF _Ref298954332 \r \h </w:instrText>
        </w:r>
      </w:ins>
      <w:r>
        <w:fldChar w:fldCharType="separate"/>
      </w:r>
      <w:ins w:id="3062" w:author="IO" w:date="2011-07-22T13:16:00Z">
        <w:r w:rsidR="00416FF6">
          <w:t>5.1.2</w:t>
        </w:r>
      </w:ins>
      <w:ins w:id="3063" w:author="IO" w:date="2011-07-20T19:43:00Z">
        <w:r>
          <w:fldChar w:fldCharType="end"/>
        </w:r>
        <w:r>
          <w:t xml:space="preserve"> especifica los principales objetivos involucrados. Las secciones </w:t>
        </w:r>
      </w:ins>
      <w:ins w:id="3064"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3065" w:author="IO" w:date="2011-07-22T13:16:00Z">
        <w:r w:rsidR="00416FF6">
          <w:t>5.1.3</w:t>
        </w:r>
      </w:ins>
      <w:ins w:id="3066"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3067" w:author="IO" w:date="2011-07-22T13:16:00Z">
        <w:r w:rsidR="00416FF6">
          <w:t>5.1.4</w:t>
        </w:r>
      </w:ins>
      <w:ins w:id="3068"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3069" w:author="IO" w:date="2011-07-22T13:16:00Z">
        <w:r w:rsidR="00416FF6">
          <w:t>5.1.5</w:t>
        </w:r>
      </w:ins>
      <w:ins w:id="3070" w:author="IO" w:date="2011-07-20T19:44:00Z">
        <w:r w:rsidR="00CF639A">
          <w:fldChar w:fldCharType="end"/>
        </w:r>
      </w:ins>
      <w:ins w:id="3071" w:author="IO" w:date="2011-07-20T19:45:00Z">
        <w:r w:rsidR="00CF639A">
          <w:t>, se ocupan de interacciones específicas. Para ellas describen los objetivos concretos y las interacciones que los abordan.</w:t>
        </w:r>
      </w:ins>
      <w:moveToRangeEnd w:id="3028"/>
      <w:ins w:id="3072" w:author="Orion" w:date="2011-06-22T19:08:00Z">
        <w:del w:id="3073" w:author="IO" w:date="2011-07-20T19:32:00Z">
          <w:r w:rsidR="001C001A" w:rsidRPr="00D2330D" w:rsidDel="00D2330D">
            <w:delText xml:space="preserve"> </w:delText>
          </w:r>
        </w:del>
      </w:ins>
    </w:p>
    <w:p w14:paraId="022CD457" w14:textId="77777777" w:rsidR="00C91DD8" w:rsidRPr="00D2330D" w:rsidRDefault="00C91DD8">
      <w:pPr>
        <w:spacing w:after="120"/>
        <w:jc w:val="both"/>
        <w:rPr>
          <w:ins w:id="3074" w:author="Orion" w:date="2011-06-22T18:57:00Z"/>
        </w:rPr>
        <w:pPrChange w:id="3075" w:author="IO" w:date="2011-07-20T19:32:00Z">
          <w:pPr>
            <w:jc w:val="both"/>
          </w:pPr>
        </w:pPrChange>
      </w:pPr>
    </w:p>
    <w:p w14:paraId="0CDACA9A" w14:textId="3E5FA9A8" w:rsidR="00C91DD8" w:rsidRPr="00D2330D" w:rsidRDefault="00C91DD8">
      <w:pPr>
        <w:pStyle w:val="Heading1"/>
        <w:numPr>
          <w:ilvl w:val="2"/>
          <w:numId w:val="40"/>
        </w:numPr>
        <w:rPr>
          <w:ins w:id="3076" w:author="Orion" w:date="2011-06-22T18:57:00Z"/>
          <w:sz w:val="36"/>
          <w:szCs w:val="52"/>
          <w:rPrChange w:id="3077" w:author="IO" w:date="2011-07-20T19:26:00Z">
            <w:rPr>
              <w:ins w:id="3078" w:author="Orion" w:date="2011-06-22T18:57:00Z"/>
            </w:rPr>
          </w:rPrChange>
        </w:rPr>
        <w:pPrChange w:id="3079" w:author="IO" w:date="2011-07-20T19:26:00Z">
          <w:pPr/>
        </w:pPrChange>
      </w:pPr>
      <w:bookmarkStart w:id="3080" w:name="_Ref298954304"/>
      <w:bookmarkStart w:id="3081" w:name="_Toc299463878"/>
      <w:commentRangeStart w:id="3082"/>
      <w:ins w:id="3083" w:author="Orion" w:date="2011-06-22T19:00:00Z">
        <w:r w:rsidRPr="00D2330D">
          <w:rPr>
            <w:b w:val="0"/>
            <w:sz w:val="36"/>
            <w:szCs w:val="52"/>
            <w:rPrChange w:id="3084" w:author="IO" w:date="2011-07-20T19:26:00Z">
              <w:rPr>
                <w:b/>
                <w:bCs/>
              </w:rPr>
            </w:rPrChange>
          </w:rPr>
          <w:t>Casos de uso</w:t>
        </w:r>
      </w:ins>
      <w:bookmarkEnd w:id="3080"/>
      <w:commentRangeEnd w:id="3082"/>
      <w:r w:rsidR="00714146">
        <w:rPr>
          <w:rStyle w:val="CommentReference"/>
          <w:b w:val="0"/>
          <w:bCs w:val="0"/>
        </w:rPr>
        <w:commentReference w:id="3082"/>
      </w:r>
      <w:bookmarkEnd w:id="3081"/>
    </w:p>
    <w:p w14:paraId="16CA2D4C" w14:textId="7CD80300" w:rsidR="00FF1E18" w:rsidRPr="006403BD" w:rsidRDefault="00B70619" w:rsidP="00FF49C3">
      <w:pPr>
        <w:spacing w:after="120"/>
        <w:jc w:val="both"/>
      </w:pPr>
      <w:r w:rsidRPr="006403BD">
        <w:t xml:space="preserve">En primer lugar </w:t>
      </w:r>
      <w:del w:id="3085" w:author="Orion" w:date="2011-06-22T19:07:00Z">
        <w:r w:rsidR="007F1F70" w:rsidRPr="006403BD" w:rsidDel="008D48D8">
          <w:delText xml:space="preserve">vamos </w:delText>
        </w:r>
      </w:del>
      <w:ins w:id="3086"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3087" w:author="Orion" w:date="2011-07-26T22:30:00Z">
        <w:r w:rsidR="00503590">
          <w:t>Figura 2</w:t>
        </w:r>
      </w:ins>
      <w:del w:id="3088" w:author="Orion" w:date="2011-07-26T22:30:00Z">
        <w:r w:rsidR="00416FF6" w:rsidDel="00503590">
          <w:delText>Figura 1</w:delText>
        </w:r>
      </w:del>
      <w:r w:rsidR="00BC701B" w:rsidRPr="006403BD">
        <w:fldChar w:fldCharType="end"/>
      </w:r>
      <w:r w:rsidR="00266A4F">
        <w:t>,</w:t>
      </w:r>
      <w:r w:rsidR="003F0E57">
        <w:t xml:space="preserve"> el objetivo principal del piloto </w:t>
      </w:r>
      <w:del w:id="3089" w:author="IO" w:date="2011-07-21T10:19:00Z">
        <w:r w:rsidR="003F0E57" w:rsidDel="00714146">
          <w:delText xml:space="preserve">será </w:delText>
        </w:r>
      </w:del>
      <w:ins w:id="3090"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3091" w:author="IO" w:date="2011-07-21T09:46:00Z">
        <w:r w:rsidR="003F0E57" w:rsidRPr="006403BD" w:rsidDel="000A7C4A">
          <w:delText>o</w:delText>
        </w:r>
      </w:del>
      <w:ins w:id="3092" w:author="IO" w:date="2011-07-21T09:46:00Z">
        <w:r w:rsidR="000A7C4A" w:rsidRPr="006403BD">
          <w:t>a</w:t>
        </w:r>
      </w:ins>
      <w:r w:rsidR="003F0E57">
        <w:t xml:space="preserve"> (“Arrive Safe </w:t>
      </w:r>
      <w:commentRangeStart w:id="3093"/>
      <w:r w:rsidR="003F0E57">
        <w:t>And Sound</w:t>
      </w:r>
      <w:commentRangeEnd w:id="3093"/>
      <w:r w:rsidR="000A7C4A" w:rsidRPr="006403BD">
        <w:rPr>
          <w:rPrChange w:id="3094" w:author="IO" w:date="2011-07-21T09:48:00Z">
            <w:rPr>
              <w:rStyle w:val="CommentReference"/>
            </w:rPr>
          </w:rPrChange>
        </w:rPr>
        <w:commentReference w:id="3093"/>
      </w:r>
      <w:r w:rsidR="003F0E57">
        <w:t>”). Para ello el piloto participa</w:t>
      </w:r>
      <w:del w:id="3095"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3096" w:author="IO" w:date="2011-07-21T09:47:00Z">
        <w:r w:rsidR="00FF1E18" w:rsidRPr="006403BD" w:rsidDel="006403BD">
          <w:delText>erá</w:delText>
        </w:r>
      </w:del>
      <w:ins w:id="3097"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3098" w:author="IO" w:date="2011-07-21T09:48:00Z">
          <w:pPr>
            <w:pStyle w:val="ListParagraph"/>
            <w:keepNext/>
            <w:numPr>
              <w:numId w:val="25"/>
            </w:numPr>
            <w:ind w:left="780" w:hanging="360"/>
            <w:jc w:val="both"/>
          </w:pPr>
        </w:pPrChange>
      </w:pPr>
      <w:del w:id="3099" w:author="IO" w:date="2011-07-21T10:19:00Z">
        <w:r w:rsidRPr="00714146" w:rsidDel="00714146">
          <w:rPr>
            <w:i/>
            <w:rPrChange w:id="3100" w:author="IO" w:date="2011-07-21T10:19:00Z">
              <w:rPr/>
            </w:rPrChange>
          </w:rPr>
          <w:delText>El d</w:delText>
        </w:r>
      </w:del>
      <w:ins w:id="3101" w:author="IO" w:date="2011-07-21T10:19:00Z">
        <w:r w:rsidR="00714146" w:rsidRPr="00714146">
          <w:rPr>
            <w:i/>
            <w:rPrChange w:id="3102" w:author="IO" w:date="2011-07-21T10:19:00Z">
              <w:rPr/>
            </w:rPrChange>
          </w:rPr>
          <w:t>D</w:t>
        </w:r>
      </w:ins>
      <w:r w:rsidRPr="00714146">
        <w:rPr>
          <w:i/>
          <w:rPrChange w:id="3103" w:author="IO" w:date="2011-07-21T10:19:00Z">
            <w:rPr/>
          </w:rPrChange>
        </w:rPr>
        <w:t>espegue del avión</w:t>
      </w:r>
      <w:r w:rsidRPr="006403BD">
        <w:t>.</w:t>
      </w:r>
      <w:r w:rsidR="00E24403" w:rsidRPr="006403BD">
        <w:t xml:space="preserve"> </w:t>
      </w:r>
      <w:del w:id="3104" w:author="IO" w:date="2011-07-21T10:19:00Z">
        <w:r w:rsidR="00E24403" w:rsidRPr="006403BD" w:rsidDel="00714146">
          <w:delText>Do</w:delText>
        </w:r>
      </w:del>
      <w:ins w:id="3105" w:author="IO" w:date="2011-07-21T10:19:00Z">
        <w:r w:rsidR="00714146">
          <w:t>E</w:t>
        </w:r>
      </w:ins>
      <w:del w:id="3106" w:author="IO" w:date="2011-07-21T10:19:00Z">
        <w:r w:rsidR="00E24403" w:rsidRPr="006403BD" w:rsidDel="00714146">
          <w:delText>nde se e</w:delText>
        </w:r>
      </w:del>
      <w:r w:rsidR="00E24403" w:rsidRPr="006403BD">
        <w:t>ngloba</w:t>
      </w:r>
      <w:del w:id="3107" w:author="IO" w:date="2011-07-21T10:19:00Z">
        <w:r w:rsidR="00E24403" w:rsidRPr="006403BD" w:rsidDel="00714146">
          <w:delText>r</w:delText>
        </w:r>
        <w:r w:rsidR="00ED0467" w:rsidRPr="006403BD" w:rsidDel="00714146">
          <w:delText>á</w:delText>
        </w:r>
        <w:r w:rsidR="00E24403" w:rsidRPr="006403BD" w:rsidDel="00714146">
          <w:delText>n</w:delText>
        </w:r>
      </w:del>
      <w:del w:id="3108" w:author="Orion" w:date="2011-06-10T21:32:00Z">
        <w:r w:rsidR="00E24403" w:rsidRPr="006403BD" w:rsidDel="003E54EC">
          <w:delText>englobaran</w:delText>
        </w:r>
      </w:del>
      <w:r w:rsidR="00E24403" w:rsidRPr="006403BD">
        <w:t xml:space="preserve"> todas las tareas previas al arranque del avión y despegue del mismo. </w:t>
      </w:r>
      <w:commentRangeStart w:id="3109"/>
      <w:r w:rsidR="00E24403" w:rsidRPr="006403BD">
        <w:t>En esta apartado se inclu</w:t>
      </w:r>
      <w:del w:id="3110" w:author="IO" w:date="2011-07-21T10:20:00Z">
        <w:r w:rsidR="00E24403" w:rsidRPr="006403BD" w:rsidDel="00714146">
          <w:delText>iría</w:delText>
        </w:r>
      </w:del>
      <w:ins w:id="3111" w:author="IO" w:date="2011-07-21T10:20:00Z">
        <w:r w:rsidR="00714146">
          <w:t>ye</w:t>
        </w:r>
      </w:ins>
      <w:del w:id="3112" w:author="IO" w:date="2011-07-21T10:20:00Z">
        <w:r w:rsidR="00E24403" w:rsidRPr="006403BD" w:rsidDel="00714146">
          <w:delText>, por ejemplo,</w:delText>
        </w:r>
      </w:del>
      <w:r w:rsidR="00E24403" w:rsidRPr="006403BD">
        <w:t xml:space="preserve"> el suministro de los planes de vuelo a cada piloto</w:t>
      </w:r>
      <w:commentRangeEnd w:id="3109"/>
      <w:r w:rsidR="00714146">
        <w:rPr>
          <w:rStyle w:val="CommentReference"/>
        </w:rPr>
        <w:commentReference w:id="3109"/>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3113" w:author="IO" w:date="2011-07-21T09:48:00Z">
          <w:pPr>
            <w:pStyle w:val="ListParagraph"/>
            <w:keepNext/>
            <w:numPr>
              <w:numId w:val="25"/>
            </w:numPr>
            <w:ind w:left="780" w:hanging="360"/>
            <w:jc w:val="both"/>
          </w:pPr>
        </w:pPrChange>
      </w:pPr>
      <w:del w:id="3114" w:author="IO" w:date="2011-07-21T10:21:00Z">
        <w:r w:rsidRPr="00714146" w:rsidDel="00714146">
          <w:rPr>
            <w:i/>
            <w:rPrChange w:id="3115" w:author="IO" w:date="2011-07-21T10:21:00Z">
              <w:rPr/>
            </w:rPrChange>
          </w:rPr>
          <w:lastRenderedPageBreak/>
          <w:delText>La i</w:delText>
        </w:r>
      </w:del>
      <w:ins w:id="3116" w:author="IO" w:date="2011-07-21T10:21:00Z">
        <w:r w:rsidR="00714146" w:rsidRPr="00714146">
          <w:rPr>
            <w:i/>
            <w:rPrChange w:id="3117" w:author="IO" w:date="2011-07-21T10:21:00Z">
              <w:rPr/>
            </w:rPrChange>
          </w:rPr>
          <w:t>I</w:t>
        </w:r>
      </w:ins>
      <w:r w:rsidRPr="00714146">
        <w:rPr>
          <w:i/>
          <w:rPrChange w:id="3118" w:author="IO" w:date="2011-07-21T10:21:00Z">
            <w:rPr/>
          </w:rPrChange>
        </w:rPr>
        <w:t>nteracción con el entorno</w:t>
      </w:r>
      <w:r w:rsidRPr="006403BD">
        <w:t xml:space="preserve">. </w:t>
      </w:r>
      <w:ins w:id="3119" w:author="IO" w:date="2011-07-21T10:21:00Z">
        <w:r w:rsidR="00714146">
          <w:t xml:space="preserve">Son los procesos que tienen lugar </w:t>
        </w:r>
      </w:ins>
      <w:del w:id="3120"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3121" w:author="IO" w:date="2011-07-21T10:22:00Z">
        <w:r w:rsidR="00714146">
          <w:t>. Incluyen el pilotaje del avión por el piloto, la operación de los controladores</w:t>
        </w:r>
      </w:ins>
      <w:ins w:id="3122" w:author="IO" w:date="2011-07-21T10:23:00Z">
        <w:r w:rsidR="00714146">
          <w:t>,</w:t>
        </w:r>
      </w:ins>
      <w:ins w:id="3123" w:author="IO" w:date="2011-07-21T10:22:00Z">
        <w:r w:rsidR="00714146">
          <w:t xml:space="preserve"> el intercambio de </w:t>
        </w:r>
      </w:ins>
      <w:ins w:id="3124" w:author="IO" w:date="2011-07-21T10:23:00Z">
        <w:r w:rsidR="00714146">
          <w:t>mensajes entre controladores y pilotos</w:t>
        </w:r>
      </w:ins>
      <w:r w:rsidR="007F1F70" w:rsidRPr="006403BD">
        <w:t xml:space="preserve">, </w:t>
      </w:r>
      <w:ins w:id="3125" w:author="IO" w:date="2011-07-21T10:23:00Z">
        <w:r w:rsidR="00714146">
          <w:t xml:space="preserve">y la recepción </w:t>
        </w:r>
      </w:ins>
      <w:del w:id="3126" w:author="IO" w:date="2011-07-21T10:23:00Z">
        <w:r w:rsidR="007F1F70" w:rsidRPr="006403BD" w:rsidDel="00714146">
          <w:delText>reci</w:delText>
        </w:r>
      </w:del>
      <w:ins w:id="3127" w:author="IO" w:date="2011-07-21T10:23:00Z">
        <w:r w:rsidR="00714146">
          <w:t>de</w:t>
        </w:r>
      </w:ins>
      <w:del w:id="3128" w:author="IO" w:date="2011-07-21T10:23:00Z">
        <w:r w:rsidR="007F1F70" w:rsidRPr="006403BD" w:rsidDel="00714146">
          <w:delText>biendo</w:delText>
        </w:r>
      </w:del>
      <w:r w:rsidR="007F1F70" w:rsidRPr="006403BD">
        <w:t xml:space="preserve"> señales </w:t>
      </w:r>
      <w:ins w:id="3129" w:author="IO" w:date="2011-07-21T10:23:00Z">
        <w:r w:rsidR="00714146">
          <w:t>desde sensores</w:t>
        </w:r>
      </w:ins>
      <w:del w:id="3130"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3131" w:author="IO" w:date="2011-07-21T10:25:00Z"/>
        </w:rPr>
        <w:pPrChange w:id="3132" w:author="IO" w:date="2011-07-21T09:48:00Z">
          <w:pPr>
            <w:pStyle w:val="ListParagraph"/>
            <w:keepNext/>
            <w:numPr>
              <w:numId w:val="25"/>
            </w:numPr>
            <w:ind w:left="780" w:hanging="360"/>
            <w:jc w:val="both"/>
          </w:pPr>
        </w:pPrChange>
      </w:pPr>
      <w:del w:id="3133" w:author="IO" w:date="2011-07-21T10:24:00Z">
        <w:r w:rsidRPr="00714146" w:rsidDel="00714146">
          <w:rPr>
            <w:i/>
            <w:rPrChange w:id="3134" w:author="IO" w:date="2011-07-21T10:25:00Z">
              <w:rPr/>
            </w:rPrChange>
          </w:rPr>
          <w:delText>El a</w:delText>
        </w:r>
      </w:del>
      <w:ins w:id="3135" w:author="IO" w:date="2011-07-21T10:24:00Z">
        <w:r w:rsidR="00714146" w:rsidRPr="00714146">
          <w:rPr>
            <w:i/>
            <w:rPrChange w:id="3136" w:author="IO" w:date="2011-07-21T10:25:00Z">
              <w:rPr/>
            </w:rPrChange>
          </w:rPr>
          <w:t>A</w:t>
        </w:r>
      </w:ins>
      <w:r w:rsidRPr="00714146">
        <w:rPr>
          <w:i/>
          <w:rPrChange w:id="3137" w:author="IO" w:date="2011-07-21T10:25:00Z">
            <w:rPr/>
          </w:rPrChange>
        </w:rPr>
        <w:t>terrizaje del</w:t>
      </w:r>
      <w:r w:rsidR="007F1F70" w:rsidRPr="00714146">
        <w:rPr>
          <w:i/>
          <w:rPrChange w:id="3138" w:author="IO" w:date="2011-07-21T10:25:00Z">
            <w:rPr/>
          </w:rPrChange>
        </w:rPr>
        <w:t xml:space="preserve"> avi</w:t>
      </w:r>
      <w:r w:rsidRPr="00714146">
        <w:rPr>
          <w:i/>
          <w:rPrChange w:id="3139" w:author="IO" w:date="2011-07-21T10:25:00Z">
            <w:rPr/>
          </w:rPrChange>
        </w:rPr>
        <w:t>ón</w:t>
      </w:r>
      <w:r w:rsidRPr="006403BD">
        <w:t xml:space="preserve">. </w:t>
      </w:r>
      <w:ins w:id="3140" w:author="IO" w:date="2011-07-21T10:24:00Z">
        <w:r w:rsidR="00714146">
          <w:t>Como la fase de aterrizaje no se considera en este trabajo, ,aqu</w:t>
        </w:r>
      </w:ins>
      <w:ins w:id="3141" w:author="IO" w:date="2011-07-21T10:25:00Z">
        <w:r w:rsidR="00714146">
          <w:t xml:space="preserve">í sólo </w:t>
        </w:r>
      </w:ins>
      <w:del w:id="3142"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3143" w:author="IO" w:date="2011-07-21T10:25:00Z">
        <w:r w:rsidR="00714146">
          <w:t>incluye la parada</w:t>
        </w:r>
      </w:ins>
      <w:r w:rsidRPr="006403BD">
        <w:t xml:space="preserve"> </w:t>
      </w:r>
      <w:ins w:id="3144"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3145"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3146" w:author="IO" w:date="2011-07-21T09:48:00Z">
          <w:pPr>
            <w:keepNext/>
            <w:ind w:left="420"/>
            <w:jc w:val="both"/>
          </w:pPr>
        </w:pPrChange>
      </w:pPr>
      <w:r w:rsidRPr="006403BD">
        <w:t>Como se ha especificado en los requisitos</w:t>
      </w:r>
      <w:del w:id="3147"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3148" w:author="IO" w:date="2011-07-21T10:25:00Z">
        <w:r w:rsidRPr="006403BD" w:rsidDel="00714146">
          <w:delText xml:space="preserve">ha </w:delText>
        </w:r>
      </w:del>
      <w:r w:rsidRPr="006403BD">
        <w:t>centra</w:t>
      </w:r>
      <w:del w:id="3149" w:author="IO" w:date="2011-07-21T10:25:00Z">
        <w:r w:rsidRPr="006403BD" w:rsidDel="00714146">
          <w:delText>do</w:delText>
        </w:r>
      </w:del>
      <w:r w:rsidRPr="006403BD">
        <w:t xml:space="preserve"> principalmente en el</w:t>
      </w:r>
      <w:r w:rsidR="0099015C" w:rsidRPr="006403BD">
        <w:t xml:space="preserve"> </w:t>
      </w:r>
      <w:ins w:id="3150" w:author="IO" w:date="2011-07-21T10:25:00Z">
        <w:r w:rsidR="00714146">
          <w:t xml:space="preserve">segundo de estos casos de uso, </w:t>
        </w:r>
      </w:ins>
      <w:del w:id="3151" w:author="IO" w:date="2011-07-21T10:25:00Z">
        <w:r w:rsidR="0099015C" w:rsidRPr="006403BD" w:rsidDel="00714146">
          <w:delText>estudio</w:delText>
        </w:r>
      </w:del>
      <w:del w:id="3152"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3153"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3154" w:author="IO" w:date="2011-07-21T10:26:00Z">
        <w:r w:rsidR="00714146">
          <w:t xml:space="preserve"> El primer caso de uso es considerado mínimamente para </w:t>
        </w:r>
      </w:ins>
      <w:ins w:id="3155" w:author="IO" w:date="2011-07-21T10:27:00Z">
        <w:r w:rsidR="00714146">
          <w:t xml:space="preserve">abordar la comunicación </w:t>
        </w:r>
      </w:ins>
      <w:ins w:id="3156" w:author="IO" w:date="2011-07-21T10:26:00Z">
        <w:r w:rsidR="00714146">
          <w:t>de</w:t>
        </w:r>
      </w:ins>
      <w:ins w:id="3157" w:author="IO" w:date="2011-07-21T10:27:00Z">
        <w:r w:rsidR="00714146">
          <w:t>l</w:t>
        </w:r>
      </w:ins>
      <w:ins w:id="3158" w:author="IO" w:date="2011-07-21T10:26:00Z">
        <w:r w:rsidR="00714146">
          <w:t xml:space="preserve"> plan de vuelo</w:t>
        </w:r>
      </w:ins>
      <w:ins w:id="3159" w:author="IO" w:date="2011-07-21T10:27:00Z">
        <w:r w:rsidR="00714146">
          <w:t>.</w:t>
        </w:r>
      </w:ins>
    </w:p>
    <w:p w14:paraId="79E56D1C" w14:textId="408FBD71" w:rsidR="007F1F70" w:rsidRPr="00FF49C3" w:rsidDel="006403BD" w:rsidRDefault="007F1F70" w:rsidP="007A6E14">
      <w:pPr>
        <w:rPr>
          <w:del w:id="3160" w:author="IO" w:date="2011-07-21T09:48:00Z"/>
        </w:rPr>
      </w:pPr>
    </w:p>
    <w:p w14:paraId="7197D437" w14:textId="3B8CADAD" w:rsidR="007F1F70" w:rsidRPr="00FF49C3" w:rsidDel="006403BD" w:rsidRDefault="007F1F70" w:rsidP="007A6E14">
      <w:pPr>
        <w:rPr>
          <w:del w:id="3161" w:author="IO" w:date="2011-07-21T09:48:00Z"/>
        </w:rPr>
      </w:pPr>
    </w:p>
    <w:p w14:paraId="68B5245C" w14:textId="5EED0CAF" w:rsidR="00B70619" w:rsidRPr="00FF49C3" w:rsidDel="006403BD" w:rsidRDefault="00B70619" w:rsidP="007A6E14">
      <w:pPr>
        <w:rPr>
          <w:del w:id="3162" w:author="IO" w:date="2011-07-21T09:48:00Z"/>
        </w:rPr>
      </w:pPr>
    </w:p>
    <w:p w14:paraId="0840CA4C" w14:textId="3925EE6C" w:rsidR="00FE466F" w:rsidRPr="00FF49C3" w:rsidRDefault="00C72FAF" w:rsidP="00252D3F">
      <w:pPr>
        <w:pStyle w:val="Caption"/>
      </w:pPr>
      <w:bookmarkStart w:id="3163" w:name="_Ref292833383"/>
      <w:bookmarkStart w:id="3164" w:name="_Ref292833218"/>
      <w:bookmarkStart w:id="3165" w:name="_Toc295124195"/>
      <w:bookmarkStart w:id="3166"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3167" w:author="Orion" w:date="2011-07-26T22:41:00Z">
          <w:r w:rsidR="000A487B">
            <w:rPr>
              <w:noProof/>
            </w:rPr>
            <w:t>2</w:t>
          </w:r>
        </w:ins>
        <w:del w:id="3168" w:author="Orion" w:date="2011-07-26T22:19:00Z">
          <w:r w:rsidR="00587D28" w:rsidDel="00E237E8">
            <w:rPr>
              <w:noProof/>
            </w:rPr>
            <w:delText>1</w:delText>
          </w:r>
        </w:del>
      </w:fldSimple>
      <w:bookmarkEnd w:id="3163"/>
      <w:r w:rsidR="00FE466F">
        <w:t>:</w:t>
      </w:r>
      <w:r w:rsidR="00266A4F">
        <w:t xml:space="preserve"> </w:t>
      </w:r>
      <w:r w:rsidR="00FE466F">
        <w:t>Casos de Uso</w:t>
      </w:r>
      <w:bookmarkEnd w:id="3164"/>
      <w:bookmarkEnd w:id="3165"/>
      <w:ins w:id="3169" w:author="IO" w:date="2011-07-21T11:40:00Z">
        <w:r w:rsidR="009B75DF">
          <w:t>.</w:t>
        </w:r>
      </w:ins>
      <w:bookmarkEnd w:id="3166"/>
    </w:p>
    <w:p w14:paraId="52F39C85" w14:textId="1638C6C0" w:rsidR="00DF1861" w:rsidDel="00FF49C3" w:rsidRDefault="00DF1861" w:rsidP="00DF1861">
      <w:pPr>
        <w:jc w:val="both"/>
        <w:rPr>
          <w:ins w:id="3170" w:author="Orion" w:date="2011-06-22T19:00:00Z"/>
          <w:del w:id="3171" w:author="IO" w:date="2011-07-21T10:32:00Z"/>
          <w:rFonts w:cs="Times New Roman"/>
        </w:rPr>
      </w:pPr>
      <w:bookmarkStart w:id="3172" w:name="_Toc299012049"/>
      <w:bookmarkStart w:id="3173" w:name="_Toc299103597"/>
      <w:bookmarkStart w:id="3174" w:name="_Toc299103970"/>
      <w:bookmarkStart w:id="3175" w:name="_Toc299463795"/>
      <w:bookmarkStart w:id="3176" w:name="_Toc299463879"/>
      <w:bookmarkEnd w:id="3172"/>
      <w:bookmarkEnd w:id="3173"/>
      <w:bookmarkEnd w:id="3174"/>
      <w:bookmarkEnd w:id="3175"/>
      <w:bookmarkEnd w:id="3176"/>
    </w:p>
    <w:p w14:paraId="61CB6521" w14:textId="00099E10" w:rsidR="00DF1861" w:rsidRPr="00D2330D" w:rsidRDefault="00DF1861">
      <w:pPr>
        <w:pStyle w:val="Heading1"/>
        <w:numPr>
          <w:ilvl w:val="2"/>
          <w:numId w:val="40"/>
        </w:numPr>
        <w:rPr>
          <w:ins w:id="3177" w:author="Orion" w:date="2011-06-22T19:07:00Z"/>
          <w:sz w:val="36"/>
          <w:szCs w:val="52"/>
          <w:rPrChange w:id="3178" w:author="IO" w:date="2011-07-20T19:26:00Z">
            <w:rPr>
              <w:ins w:id="3179" w:author="Orion" w:date="2011-06-22T19:07:00Z"/>
            </w:rPr>
          </w:rPrChange>
        </w:rPr>
        <w:pPrChange w:id="3180" w:author="IO" w:date="2011-07-20T19:26:00Z">
          <w:pPr>
            <w:jc w:val="both"/>
          </w:pPr>
        </w:pPrChange>
      </w:pPr>
      <w:bookmarkStart w:id="3181" w:name="_Ref298954332"/>
      <w:bookmarkStart w:id="3182" w:name="_Toc299463880"/>
      <w:ins w:id="3183" w:author="Orion" w:date="2011-06-22T19:01:00Z">
        <w:r w:rsidRPr="00D2330D">
          <w:rPr>
            <w:b w:val="0"/>
            <w:sz w:val="36"/>
            <w:szCs w:val="52"/>
            <w:rPrChange w:id="3184" w:author="IO" w:date="2011-07-20T19:26:00Z">
              <w:rPr>
                <w:b/>
                <w:bCs/>
              </w:rPr>
            </w:rPrChange>
          </w:rPr>
          <w:t>Objetivos principales del sistema</w:t>
        </w:r>
      </w:ins>
      <w:bookmarkEnd w:id="3181"/>
      <w:bookmarkEnd w:id="3182"/>
    </w:p>
    <w:p w14:paraId="389D762A" w14:textId="394B7F1D" w:rsidR="008329B4" w:rsidRPr="00714146" w:rsidRDefault="00174069">
      <w:pPr>
        <w:spacing w:after="120"/>
        <w:jc w:val="both"/>
        <w:pPrChange w:id="3185" w:author="IO" w:date="2011-07-21T10:29:00Z">
          <w:pPr>
            <w:jc w:val="both"/>
          </w:pPr>
        </w:pPrChange>
      </w:pPr>
      <w:r>
        <w:t>La participación del piloto en los caso</w:t>
      </w:r>
      <w:ins w:id="3186" w:author="IO" w:date="2011-07-21T10:38:00Z">
        <w:r w:rsidR="00FF49C3">
          <w:t>s</w:t>
        </w:r>
      </w:ins>
      <w:r>
        <w:t xml:space="preserve"> de uso anteriores viene dirigida por su persecución de varios objetivos</w:t>
      </w:r>
      <w:ins w:id="3187" w:author="IO" w:date="2011-07-21T10:30:00Z">
        <w:r w:rsidR="00714146">
          <w:t xml:space="preserve"> que muestra </w:t>
        </w:r>
      </w:ins>
      <w:del w:id="3188" w:author="IO" w:date="2011-07-21T10:30:00Z">
        <w:r w:rsidRPr="00714146" w:rsidDel="00714146">
          <w:delText xml:space="preserve"> </w:delText>
        </w:r>
        <w:r w:rsidR="00AB052D" w:rsidRPr="00714146" w:rsidDel="00714146">
          <w:delText xml:space="preserve">De este modo en </w:delText>
        </w:r>
      </w:del>
      <w:ins w:id="3189" w:author="IO" w:date="2011-07-21T10:29:00Z">
        <w:r w:rsidR="00714146">
          <w:t xml:space="preserve">la </w:t>
        </w:r>
        <w:r w:rsidR="00714146">
          <w:fldChar w:fldCharType="begin"/>
        </w:r>
        <w:r w:rsidR="00714146">
          <w:instrText xml:space="preserve"> REF _Ref299007518 \h </w:instrText>
        </w:r>
      </w:ins>
      <w:r w:rsidR="00714146">
        <w:fldChar w:fldCharType="separate"/>
      </w:r>
      <w:ins w:id="3190" w:author="Orion" w:date="2011-07-26T22:30:00Z">
        <w:r w:rsidR="00503590">
          <w:t xml:space="preserve">Figura </w:t>
        </w:r>
        <w:r w:rsidR="00503590">
          <w:rPr>
            <w:noProof/>
          </w:rPr>
          <w:t>3</w:t>
        </w:r>
      </w:ins>
      <w:ins w:id="3191" w:author="IO" w:date="2011-07-22T13:16:00Z">
        <w:del w:id="3192" w:author="Orion" w:date="2011-07-26T22:30:00Z">
          <w:r w:rsidR="00416FF6" w:rsidDel="00503590">
            <w:delText xml:space="preserve">Figura </w:delText>
          </w:r>
          <w:r w:rsidR="00416FF6" w:rsidDel="00503590">
            <w:rPr>
              <w:noProof/>
            </w:rPr>
            <w:delText>2</w:delText>
          </w:r>
        </w:del>
      </w:ins>
      <w:ins w:id="3193" w:author="IO" w:date="2011-07-21T10:29:00Z">
        <w:r w:rsidR="00714146">
          <w:fldChar w:fldCharType="end"/>
        </w:r>
      </w:ins>
      <w:ins w:id="3194" w:author="IO" w:date="2011-07-21T10:30:00Z">
        <w:r w:rsidR="00714146">
          <w:t xml:space="preserve">. </w:t>
        </w:r>
        <w:r w:rsidR="00FF49C3">
          <w:t>Para</w:t>
        </w:r>
      </w:ins>
      <w:del w:id="3195" w:author="IO" w:date="2011-07-21T10:29:00Z">
        <w:r w:rsidR="00AB052D" w:rsidRPr="00714146" w:rsidDel="00714146">
          <w:delText xml:space="preserve">la </w:delText>
        </w:r>
      </w:del>
      <w:del w:id="3196"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3197" w:author="IO" w:date="2011-07-12T12:37:00Z">
        <w:r w:rsidR="00A74327" w:rsidDel="00545B0D">
          <w:delText>Figura 2</w:delText>
        </w:r>
      </w:del>
      <w:del w:id="3198" w:author="IO" w:date="2011-07-21T10:28:00Z">
        <w:r w:rsidR="00AB052D" w:rsidRPr="00714146" w:rsidDel="00714146">
          <w:fldChar w:fldCharType="end"/>
        </w:r>
        <w:r w:rsidR="00AB052D" w:rsidRPr="00714146" w:rsidDel="00714146">
          <w:delText xml:space="preserve"> </w:delText>
        </w:r>
      </w:del>
      <w:del w:id="3199" w:author="IO" w:date="2011-07-21T10:29:00Z">
        <w:r w:rsidR="00AB052D" w:rsidRPr="00714146" w:rsidDel="00714146">
          <w:delText>se</w:delText>
        </w:r>
      </w:del>
      <w:del w:id="3200"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3201" w:author="IO" w:date="2011-07-21T10:30:00Z">
        <w:r w:rsidR="00FF49C3">
          <w:t xml:space="preserve">, el piloto debe </w:t>
        </w:r>
      </w:ins>
      <w:ins w:id="3202" w:author="IO" w:date="2011-07-21T10:31:00Z">
        <w:r w:rsidR="00FF49C3">
          <w:t>completar</w:t>
        </w:r>
      </w:ins>
      <w:ins w:id="3203" w:author="IO" w:date="2011-07-21T10:30:00Z">
        <w:r w:rsidR="00FF49C3">
          <w:t xml:space="preserve"> </w:t>
        </w:r>
      </w:ins>
      <w:ins w:id="3204"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3205" w:author="IO" w:date="2011-07-21T10:33:00Z">
        <w:r w:rsidR="00FF49C3">
          <w:t xml:space="preserve">Según las regulaciones vigentes, </w:t>
        </w:r>
      </w:ins>
      <w:del w:id="3206"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3207" w:author="IO" w:date="2011-07-21T10:33:00Z">
        <w:r w:rsidR="00FF49C3">
          <w:t>cuente con un plan de vuelo. En estos modelos se considera que los</w:t>
        </w:r>
      </w:ins>
      <w:ins w:id="3208" w:author="IO" w:date="2011-07-21T10:38:00Z">
        <w:r w:rsidR="00FF49C3">
          <w:t xml:space="preserve"> </w:t>
        </w:r>
      </w:ins>
      <w:ins w:id="3209" w:author="IO" w:date="2011-07-21T10:33:00Z">
        <w:r w:rsidR="00FF49C3">
          <w:t xml:space="preserve">pilotos vuelan para una compañía, </w:t>
        </w:r>
      </w:ins>
      <w:ins w:id="3210" w:author="IO" w:date="2011-07-21T10:34:00Z">
        <w:r w:rsidR="00FF49C3">
          <w:t xml:space="preserve">así que será </w:t>
        </w:r>
      </w:ins>
      <w:r w:rsidR="008329B4" w:rsidRPr="00714146">
        <w:t xml:space="preserve">la empresa </w:t>
      </w:r>
      <w:ins w:id="3211" w:author="IO" w:date="2011-07-21T10:34:00Z">
        <w:r w:rsidR="00FF49C3">
          <w:t>la que suministre</w:t>
        </w:r>
      </w:ins>
      <w:ins w:id="3212" w:author="IO" w:date="2011-07-21T10:39:00Z">
        <w:r w:rsidR="00FF49C3">
          <w:t xml:space="preserve"> los planes</w:t>
        </w:r>
      </w:ins>
      <w:ins w:id="3213" w:author="IO" w:date="2011-07-21T10:34:00Z">
        <w:r w:rsidR="00FF49C3">
          <w:t>. La empresa</w:t>
        </w:r>
      </w:ins>
      <w:del w:id="3214" w:author="IO" w:date="2011-07-21T10:34:00Z">
        <w:r w:rsidR="008329B4" w:rsidRPr="00714146" w:rsidDel="00FF49C3">
          <w:delText>(en nuestro caso</w:delText>
        </w:r>
      </w:del>
      <w:r w:rsidR="008329B4" w:rsidRPr="00714146">
        <w:t xml:space="preserve"> será un agente que explicaremos más adelante</w:t>
      </w:r>
      <w:del w:id="3215"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3216" w:author="IO" w:date="2011-07-21T10:35:00Z">
        <w:r w:rsidR="00FF49C3">
          <w:t>,</w:t>
        </w:r>
      </w:ins>
      <w:r w:rsidR="00265261" w:rsidRPr="00714146">
        <w:t xml:space="preserve"> su </w:t>
      </w:r>
      <w:del w:id="3217" w:author="IO" w:date="2011-07-21T10:35:00Z">
        <w:r w:rsidR="0024346B" w:rsidRPr="00714146" w:rsidDel="00FF49C3">
          <w:delText xml:space="preserve">próximo </w:delText>
        </w:r>
      </w:del>
      <w:ins w:id="3218" w:author="IO" w:date="2011-07-21T10:35:00Z">
        <w:r w:rsidR="00FF49C3">
          <w:t xml:space="preserve">siguiente </w:t>
        </w:r>
      </w:ins>
      <w:r w:rsidR="0024346B" w:rsidRPr="00714146">
        <w:t xml:space="preserve">objetivo </w:t>
      </w:r>
      <w:del w:id="3219" w:author="IO" w:date="2011-07-21T10:35:00Z">
        <w:r w:rsidR="0024346B" w:rsidRPr="00714146" w:rsidDel="00FF49C3">
          <w:delText xml:space="preserve">sería </w:delText>
        </w:r>
      </w:del>
      <w:ins w:id="3220" w:author="IO" w:date="2011-07-21T10:35:00Z">
        <w:r w:rsidR="00FF49C3">
          <w:t>es</w:t>
        </w:r>
        <w:r w:rsidR="00FF49C3" w:rsidRPr="00714146">
          <w:t xml:space="preserve"> </w:t>
        </w:r>
      </w:ins>
      <w:r w:rsidR="0024346B" w:rsidRPr="00714146">
        <w:t>llegar al destino</w:t>
      </w:r>
      <w:del w:id="3221" w:author="IO" w:date="2011-07-21T10:34:00Z">
        <w:r w:rsidR="0024346B" w:rsidRPr="00714146" w:rsidDel="00FF49C3">
          <w:delText xml:space="preserve">, siempre y cuando </w:delText>
        </w:r>
        <w:r w:rsidR="00A743A2" w:rsidRPr="00714146" w:rsidDel="00FF49C3">
          <w:delText>se eviten</w:delText>
        </w:r>
      </w:del>
      <w:ins w:id="3222" w:author="IO" w:date="2011-07-21T10:34:00Z">
        <w:r w:rsidR="00FF49C3">
          <w:t xml:space="preserve"> evitando</w:t>
        </w:r>
      </w:ins>
      <w:del w:id="3223" w:author="IO" w:date="2011-07-21T10:34:00Z">
        <w:r w:rsidR="00A743A2" w:rsidRPr="00714146" w:rsidDel="00FF49C3">
          <w:delText xml:space="preserve"> las</w:delText>
        </w:r>
      </w:del>
      <w:r w:rsidR="00A743A2" w:rsidRPr="00714146">
        <w:t xml:space="preserve"> colisiones con otros aviones </w:t>
      </w:r>
      <w:del w:id="3224" w:author="IO" w:date="2011-07-21T10:35:00Z">
        <w:r w:rsidR="00A743A2" w:rsidRPr="00714146" w:rsidDel="00FF49C3">
          <w:delText>y los conflictos que se puedan tener con</w:delText>
        </w:r>
      </w:del>
      <w:ins w:id="3225" w:author="IO" w:date="2011-07-21T10:35:00Z">
        <w:r w:rsidR="00FF49C3">
          <w:t>u</w:t>
        </w:r>
      </w:ins>
      <w:r w:rsidR="00A743A2" w:rsidRPr="00714146">
        <w:t xml:space="preserve"> obstáculos</w:t>
      </w:r>
      <w:r w:rsidR="001E41E1" w:rsidRPr="00714146">
        <w:t xml:space="preserve"> que se interpongan en la trayectoria de</w:t>
      </w:r>
      <w:ins w:id="3226"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3227"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3228" w:author="IO" w:date="2011-07-21T10:36:00Z">
        <w:r w:rsidR="00A743A2" w:rsidRPr="00714146" w:rsidDel="00FF49C3">
          <w:delText xml:space="preserve">Esto último </w:delText>
        </w:r>
      </w:del>
      <w:r w:rsidR="00A743A2" w:rsidRPr="00714146">
        <w:t xml:space="preserve">se </w:t>
      </w:r>
      <w:del w:id="3229" w:author="IO" w:date="2011-07-21T10:39:00Z">
        <w:r w:rsidR="00A743A2" w:rsidRPr="00714146" w:rsidDel="00FF49C3">
          <w:delText xml:space="preserve">ve </w:delText>
        </w:r>
      </w:del>
      <w:r w:rsidR="00A743A2" w:rsidRPr="00714146">
        <w:t>representa</w:t>
      </w:r>
      <w:del w:id="3230" w:author="IO" w:date="2011-07-21T10:39:00Z">
        <w:r w:rsidR="00A743A2" w:rsidRPr="00714146" w:rsidDel="00FF49C3">
          <w:delText>do</w:delText>
        </w:r>
      </w:del>
      <w:r w:rsidR="00A743A2" w:rsidRPr="00714146">
        <w:t xml:space="preserve"> en el diagrama por los objetivos “Collision Avoided” y “Conflict Flag Generated”</w:t>
      </w:r>
      <w:ins w:id="3231" w:author="IO" w:date="2011-07-21T10:37:00Z">
        <w:r w:rsidR="00FF49C3">
          <w:t xml:space="preserve">. La satisfacción de estos dos últimos objetivos </w:t>
        </w:r>
      </w:ins>
      <w:del w:id="3232" w:author="IO" w:date="2011-07-21T10:37:00Z">
        <w:r w:rsidR="001E41E1" w:rsidRPr="00714146" w:rsidDel="00FF49C3">
          <w:delText xml:space="preserve">, y la satisfacción de estos </w:delText>
        </w:r>
        <w:r w:rsidR="001E41E1" w:rsidRPr="00714146" w:rsidDel="00FF49C3">
          <w:lastRenderedPageBreak/>
          <w:delText>es prioritaria al de</w:delText>
        </w:r>
      </w:del>
      <w:ins w:id="3233" w:author="IO" w:date="2011-07-21T10:37:00Z">
        <w:r w:rsidR="00FF49C3">
          <w:t>tiene prioridad sobre</w:t>
        </w:r>
      </w:ins>
      <w:r w:rsidR="001E41E1" w:rsidRPr="00714146">
        <w:t xml:space="preserve"> la satisfacción del objetivo de llegar al destino</w:t>
      </w:r>
      <w:del w:id="3234" w:author="IO" w:date="2011-07-21T10:37:00Z">
        <w:r w:rsidR="001E41E1" w:rsidRPr="00714146" w:rsidDel="00FF49C3">
          <w:delText xml:space="preserve"> “Arrive to Destination”</w:delText>
        </w:r>
      </w:del>
      <w:ins w:id="3235" w:author="IO" w:date="2011-07-21T10:37:00Z">
        <w:r w:rsidR="00FF49C3">
          <w:t xml:space="preserve">, ya que el piloto ha de garantizar </w:t>
        </w:r>
      </w:ins>
      <w:ins w:id="3236" w:author="IO" w:date="2011-07-21T10:38:00Z">
        <w:r w:rsidR="00FF49C3">
          <w:t>en primer lugar la integridad de los pasajeros y el avión</w:t>
        </w:r>
      </w:ins>
      <w:r w:rsidR="00A743A2" w:rsidRPr="00714146">
        <w:t>.</w:t>
      </w:r>
      <w:ins w:id="3237" w:author="IO" w:date="2011-07-21T10:39:00Z">
        <w:r w:rsidR="00FF49C3">
          <w:t xml:space="preserve"> </w:t>
        </w:r>
      </w:ins>
      <w:r w:rsidR="0092440F" w:rsidRPr="00714146">
        <w:t>E</w:t>
      </w:r>
      <w:del w:id="3238" w:author="IO" w:date="2011-07-21T10:39:00Z">
        <w:r w:rsidR="0092440F" w:rsidRPr="00714146" w:rsidDel="00FF49C3">
          <w:delText>ste</w:delText>
        </w:r>
      </w:del>
      <w:ins w:id="3239" w:author="IO" w:date="2011-07-21T10:39:00Z">
        <w:r w:rsidR="00FF49C3">
          <w:t>l</w:t>
        </w:r>
      </w:ins>
      <w:del w:id="3240"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3241" w:author="IO" w:date="2011-07-21T10:39:00Z">
        <w:r w:rsidR="00FF49C3">
          <w:t xml:space="preserve">de llegar al destino </w:t>
        </w:r>
      </w:ins>
      <w:r w:rsidR="0092440F" w:rsidRPr="00714146">
        <w:t xml:space="preserve">se </w:t>
      </w:r>
      <w:del w:id="3242" w:author="IO" w:date="2011-07-21T10:40:00Z">
        <w:r w:rsidR="0092440F" w:rsidRPr="00714146" w:rsidDel="00FF49C3">
          <w:delText xml:space="preserve">viene a </w:delText>
        </w:r>
      </w:del>
      <w:r w:rsidR="0092440F" w:rsidRPr="00714146">
        <w:t>descompone</w:t>
      </w:r>
      <w:del w:id="3243" w:author="IO" w:date="2011-07-21T10:40:00Z">
        <w:r w:rsidR="0092440F" w:rsidRPr="00714146" w:rsidDel="00FF49C3">
          <w:delText>r</w:delText>
        </w:r>
      </w:del>
      <w:r w:rsidR="0092440F" w:rsidRPr="00714146">
        <w:t xml:space="preserve"> </w:t>
      </w:r>
      <w:r w:rsidR="00085086" w:rsidRPr="00714146">
        <w:t>a</w:t>
      </w:r>
      <w:del w:id="3244" w:author="IO" w:date="2011-07-21T10:40:00Z">
        <w:r w:rsidR="00085086" w:rsidRPr="00714146" w:rsidDel="00FF49C3">
          <w:delText xml:space="preserve"> </w:delText>
        </w:r>
      </w:del>
      <w:r w:rsidR="00085086" w:rsidRPr="00714146">
        <w:t xml:space="preserve"> su vez en otro</w:t>
      </w:r>
      <w:ins w:id="3245" w:author="IO" w:date="2011-07-21T10:40:00Z">
        <w:r w:rsidR="00FF49C3">
          <w:t>s</w:t>
        </w:r>
      </w:ins>
      <w:r w:rsidR="0092440F" w:rsidRPr="00714146">
        <w:t xml:space="preserve"> tres </w:t>
      </w:r>
      <w:r w:rsidR="00085086" w:rsidRPr="00714146">
        <w:t>objetivos</w:t>
      </w:r>
      <w:del w:id="3246"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3247" w:author="IO" w:date="2011-07-21T10:40:00Z">
          <w:pPr>
            <w:pStyle w:val="ListParagraph"/>
            <w:numPr>
              <w:numId w:val="21"/>
            </w:numPr>
            <w:ind w:hanging="360"/>
            <w:jc w:val="both"/>
          </w:pPr>
        </w:pPrChange>
      </w:pPr>
      <w:r w:rsidRPr="00FF49C3">
        <w:rPr>
          <w:i/>
          <w:rPrChange w:id="3248" w:author="IO" w:date="2011-07-21T10:41:00Z">
            <w:rPr/>
          </w:rPrChange>
        </w:rPr>
        <w:t>Descomponer el plan de vuelo</w:t>
      </w:r>
      <w:r w:rsidR="008F2DDC" w:rsidRPr="00FF49C3">
        <w:rPr>
          <w:i/>
          <w:rPrChange w:id="3249" w:author="IO" w:date="2011-07-21T10:41:00Z">
            <w:rPr/>
          </w:rPrChange>
        </w:rPr>
        <w:t>,</w:t>
      </w:r>
      <w:r w:rsidRPr="00FF49C3">
        <w:rPr>
          <w:i/>
          <w:rPrChange w:id="3250" w:author="IO" w:date="2011-07-21T10:41:00Z">
            <w:rPr/>
          </w:rPrChange>
        </w:rPr>
        <w:t xml:space="preserve"> “Flight Plan Descomposed”</w:t>
      </w:r>
      <w:r w:rsidRPr="00FF49C3">
        <w:t xml:space="preserve">. </w:t>
      </w:r>
      <w:ins w:id="3251" w:author="IO" w:date="2011-07-21T10:41:00Z">
        <w:r w:rsidR="00FF49C3">
          <w:t>E</w:t>
        </w:r>
      </w:ins>
      <w:del w:id="3252" w:author="IO" w:date="2011-07-21T10:41:00Z">
        <w:r w:rsidRPr="00FF49C3" w:rsidDel="00FF49C3">
          <w:delText>Donde e</w:delText>
        </w:r>
      </w:del>
      <w:r w:rsidRPr="00FF49C3">
        <w:t>l pla</w:t>
      </w:r>
      <w:r w:rsidR="002471D1" w:rsidRPr="00FF49C3">
        <w:t>n</w:t>
      </w:r>
      <w:r w:rsidRPr="00FF49C3">
        <w:t xml:space="preserve"> de vuelo se </w:t>
      </w:r>
      <w:ins w:id="3253" w:author="IO" w:date="2011-07-21T10:41:00Z">
        <w:r w:rsidR="00FF49C3">
          <w:t xml:space="preserve">ha de </w:t>
        </w:r>
      </w:ins>
      <w:r w:rsidRPr="00FF49C3">
        <w:t>descompon</w:t>
      </w:r>
      <w:ins w:id="3254" w:author="IO" w:date="2011-07-21T10:41:00Z">
        <w:r w:rsidR="00FF49C3">
          <w:t>er</w:t>
        </w:r>
      </w:ins>
      <w:del w:id="3255" w:author="IO" w:date="2011-07-21T10:41:00Z">
        <w:r w:rsidRPr="00FF49C3" w:rsidDel="00FF49C3">
          <w:delText>drá</w:delText>
        </w:r>
      </w:del>
      <w:r w:rsidRPr="00FF49C3">
        <w:t xml:space="preserve"> en una serie de tramos</w:t>
      </w:r>
      <w:r w:rsidR="00431DBD" w:rsidRPr="00FF49C3">
        <w:t xml:space="preserve">. </w:t>
      </w:r>
      <w:ins w:id="3256" w:author="IO" w:date="2011-07-21T10:41:00Z">
        <w:r w:rsidR="00214356">
          <w:t>El piloto intentar</w:t>
        </w:r>
      </w:ins>
      <w:ins w:id="3257" w:author="IO" w:date="2011-07-21T10:42:00Z">
        <w:r w:rsidR="00214356">
          <w:t xml:space="preserve">á realizar cada uno de estos tramos, lo </w:t>
        </w:r>
      </w:ins>
      <w:del w:id="3258"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3259"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3260" w:author="IO" w:date="2011-07-21T10:42:00Z">
        <w:r w:rsidR="00214356">
          <w:t>se satisface mediante la toma de las deci</w:t>
        </w:r>
      </w:ins>
      <w:ins w:id="3261" w:author="IO" w:date="2011-07-21T10:43:00Z">
        <w:r w:rsidR="00214356">
          <w:t>s</w:t>
        </w:r>
      </w:ins>
      <w:ins w:id="3262" w:author="IO" w:date="2011-07-21T10:42:00Z">
        <w:r w:rsidR="00214356">
          <w:t>iones pertinentes de pilotaje</w:t>
        </w:r>
      </w:ins>
      <w:del w:id="3263"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3264" w:author="IO" w:date="2011-07-21T10:40:00Z">
          <w:pPr>
            <w:pStyle w:val="ListParagraph"/>
            <w:numPr>
              <w:numId w:val="21"/>
            </w:numPr>
            <w:ind w:hanging="360"/>
            <w:jc w:val="both"/>
          </w:pPr>
        </w:pPrChange>
      </w:pPr>
      <w:r w:rsidRPr="00FF49C3">
        <w:rPr>
          <w:i/>
          <w:rPrChange w:id="3265" w:author="IO" w:date="2011-07-21T10:41:00Z">
            <w:rPr/>
          </w:rPrChange>
        </w:rPr>
        <w:t>Actualizar la posición del avión</w:t>
      </w:r>
      <w:r w:rsidR="008F2DDC" w:rsidRPr="00FF49C3">
        <w:rPr>
          <w:i/>
          <w:rPrChange w:id="3266" w:author="IO" w:date="2011-07-21T10:41:00Z">
            <w:rPr/>
          </w:rPrChange>
        </w:rPr>
        <w:t>,</w:t>
      </w:r>
      <w:r w:rsidRPr="00FF49C3">
        <w:rPr>
          <w:i/>
          <w:rPrChange w:id="3267" w:author="IO" w:date="2011-07-21T10:41:00Z">
            <w:rPr/>
          </w:rPrChange>
        </w:rPr>
        <w:t xml:space="preserve"> “Plane Position Updated”</w:t>
      </w:r>
      <w:r w:rsidR="00DD4556" w:rsidRPr="00FF49C3">
        <w:t xml:space="preserve">. </w:t>
      </w:r>
      <w:ins w:id="3268" w:author="IO" w:date="2011-07-21T10:44:00Z">
        <w:r w:rsidR="00214356">
          <w:t xml:space="preserve">Este objetivo se refiere a la actualización de los datos de vuelo del avión. </w:t>
        </w:r>
      </w:ins>
      <w:del w:id="3269"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3270" w:author="IO" w:date="2011-07-21T10:44:00Z">
        <w:r w:rsidR="00214356">
          <w:t>Teniendo</w:t>
        </w:r>
      </w:ins>
      <w:r w:rsidR="00DD4556" w:rsidRPr="00FF49C3">
        <w:t xml:space="preserve"> en cuenta la velocidad, altura y orientación del avión</w:t>
      </w:r>
      <w:ins w:id="3271" w:author="IO" w:date="2011-07-21T10:44:00Z">
        <w:r w:rsidR="00214356">
          <w:t xml:space="preserve">, se </w:t>
        </w:r>
      </w:ins>
      <w:del w:id="3272" w:author="IO" w:date="2011-07-21T10:44:00Z">
        <w:r w:rsidR="00DD4556" w:rsidRPr="00FF49C3" w:rsidDel="00214356">
          <w:delText xml:space="preserve"> para </w:delText>
        </w:r>
      </w:del>
      <w:r w:rsidR="00DD4556" w:rsidRPr="00FF49C3">
        <w:t>calcula</w:t>
      </w:r>
      <w:del w:id="3273" w:author="IO" w:date="2011-07-21T10:44:00Z">
        <w:r w:rsidR="00DD4556" w:rsidRPr="00FF49C3" w:rsidDel="00214356">
          <w:delText>r</w:delText>
        </w:r>
      </w:del>
      <w:r w:rsidR="00DD4556" w:rsidRPr="00FF49C3">
        <w:t xml:space="preserve"> la siguiente posición de la aeronave</w:t>
      </w:r>
      <w:ins w:id="3274" w:author="IO" w:date="2011-07-21T10:44:00Z">
        <w:r w:rsidR="00214356">
          <w:t xml:space="preserve"> y la informaci</w:t>
        </w:r>
      </w:ins>
      <w:ins w:id="3275"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3276" w:author="IO" w:date="2011-07-21T10:40:00Z">
          <w:pPr>
            <w:pStyle w:val="ListParagraph"/>
            <w:numPr>
              <w:numId w:val="21"/>
            </w:numPr>
            <w:ind w:hanging="360"/>
            <w:jc w:val="both"/>
          </w:pPr>
        </w:pPrChange>
      </w:pPr>
      <w:r w:rsidRPr="00FF49C3">
        <w:rPr>
          <w:i/>
          <w:rPrChange w:id="3277" w:author="IO" w:date="2011-07-21T10:41:00Z">
            <w:rPr/>
          </w:rPrChange>
        </w:rPr>
        <w:t>Comprobar que se ha llegado al destino</w:t>
      </w:r>
      <w:r w:rsidR="008F2DDC" w:rsidRPr="00FF49C3">
        <w:rPr>
          <w:i/>
          <w:rPrChange w:id="3278" w:author="IO" w:date="2011-07-21T10:41:00Z">
            <w:rPr/>
          </w:rPrChange>
        </w:rPr>
        <w:t>,</w:t>
      </w:r>
      <w:r w:rsidRPr="00FF49C3">
        <w:rPr>
          <w:i/>
          <w:rPrChange w:id="3279" w:author="IO" w:date="2011-07-21T10:41:00Z">
            <w:rPr/>
          </w:rPrChange>
        </w:rPr>
        <w:t xml:space="preserve"> “Flight</w:t>
      </w:r>
      <w:r w:rsidR="000A26F6" w:rsidRPr="00FF49C3">
        <w:rPr>
          <w:i/>
          <w:rPrChange w:id="3280" w:author="IO" w:date="2011-07-21T10:41:00Z">
            <w:rPr/>
          </w:rPrChange>
        </w:rPr>
        <w:t xml:space="preserve"> </w:t>
      </w:r>
      <w:r w:rsidRPr="00FF49C3">
        <w:rPr>
          <w:i/>
          <w:rPrChange w:id="3281" w:author="IO" w:date="2011-07-21T10:41:00Z">
            <w:rPr/>
          </w:rPrChange>
        </w:rPr>
        <w:t>Plan Completed”</w:t>
      </w:r>
      <w:r w:rsidRPr="00FF49C3">
        <w:t>.</w:t>
      </w:r>
      <w:r w:rsidR="000A26F6" w:rsidRPr="00FF49C3">
        <w:t xml:space="preserve"> </w:t>
      </w:r>
      <w:del w:id="3282" w:author="IO" w:date="2011-07-21T10:46:00Z">
        <w:r w:rsidR="000A26F6" w:rsidRPr="00FF49C3" w:rsidDel="00214356">
          <w:delText>D</w:delText>
        </w:r>
        <w:r w:rsidR="00845EFF" w:rsidRPr="00FF49C3" w:rsidDel="00214356">
          <w:delText>onde, cada vez que se complete</w:delText>
        </w:r>
      </w:del>
      <w:ins w:id="3283" w:author="IO" w:date="2011-07-21T10:46:00Z">
        <w:r w:rsidR="00214356">
          <w:t>Tras completar</w:t>
        </w:r>
      </w:ins>
      <w:r w:rsidR="00845EFF" w:rsidRPr="00FF49C3">
        <w:t xml:space="preserve"> uno de los tramos del vuelo, </w:t>
      </w:r>
      <w:ins w:id="3284" w:author="IO" w:date="2011-07-21T10:46:00Z">
        <w:r w:rsidR="00214356">
          <w:t>el piloto</w:t>
        </w:r>
      </w:ins>
      <w:del w:id="3285" w:author="IO" w:date="2011-07-21T10:46:00Z">
        <w:r w:rsidR="00845EFF" w:rsidRPr="00FF49C3" w:rsidDel="00214356">
          <w:delText>se</w:delText>
        </w:r>
      </w:del>
      <w:r w:rsidR="00845EFF" w:rsidRPr="00FF49C3">
        <w:t xml:space="preserve"> compr</w:t>
      </w:r>
      <w:del w:id="3286" w:author="IO" w:date="2011-07-21T10:46:00Z">
        <w:r w:rsidR="00845EFF" w:rsidRPr="00FF49C3" w:rsidDel="00214356">
          <w:delText>o</w:delText>
        </w:r>
      </w:del>
      <w:ins w:id="3287" w:author="IO" w:date="2011-07-21T10:46:00Z">
        <w:r w:rsidR="00214356">
          <w:t>ue</w:t>
        </w:r>
      </w:ins>
      <w:r w:rsidR="00845EFF" w:rsidRPr="00FF49C3">
        <w:t>ba</w:t>
      </w:r>
      <w:del w:id="3288" w:author="IO" w:date="2011-07-21T10:46:00Z">
        <w:r w:rsidR="00845EFF" w:rsidRPr="00FF49C3" w:rsidDel="00214356">
          <w:delText>rá</w:delText>
        </w:r>
      </w:del>
      <w:r w:rsidR="00845EFF" w:rsidRPr="00FF49C3">
        <w:t xml:space="preserve"> si ese era el último tramo</w:t>
      </w:r>
      <w:ins w:id="3289" w:author="IO" w:date="2011-07-21T10:46:00Z">
        <w:r w:rsidR="00214356">
          <w:t>. Si es así,</w:t>
        </w:r>
      </w:ins>
      <w:r w:rsidR="00845EFF" w:rsidRPr="00FF49C3">
        <w:t xml:space="preserve"> </w:t>
      </w:r>
      <w:ins w:id="3290" w:author="IO" w:date="2011-07-21T10:46:00Z">
        <w:r w:rsidR="00214356">
          <w:t>el avión</w:t>
        </w:r>
      </w:ins>
      <w:del w:id="3291" w:author="IO" w:date="2011-07-21T10:46:00Z">
        <w:r w:rsidR="00845EFF" w:rsidRPr="00FF49C3" w:rsidDel="00214356">
          <w:delText>y se</w:delText>
        </w:r>
      </w:del>
      <w:r w:rsidR="00845EFF" w:rsidRPr="00FF49C3">
        <w:t xml:space="preserve"> ha llegado ya al destino</w:t>
      </w:r>
      <w:ins w:id="3292" w:author="IO" w:date="2011-07-21T10:47:00Z">
        <w:r w:rsidR="00214356">
          <w:t>; si no, se procesa el siguiente tramo</w:t>
        </w:r>
      </w:ins>
      <w:r w:rsidR="00845EFF" w:rsidRPr="00FF49C3">
        <w:t>.</w:t>
      </w:r>
      <w:r w:rsidR="00760B28" w:rsidRPr="00FF49C3">
        <w:t xml:space="preserve"> </w:t>
      </w:r>
      <w:ins w:id="3293" w:author="IO" w:date="2011-07-21T10:47:00Z">
        <w:r w:rsidR="00214356">
          <w:t xml:space="preserve">Como completar el vuelo implica completar sus tramos, </w:t>
        </w:r>
      </w:ins>
      <w:del w:id="3294"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3295" w:author="Orion" w:date="2011-06-22T19:18:00Z"/>
        </w:rPr>
        <w:pPrChange w:id="3296" w:author="IO" w:date="2011-07-21T10:40:00Z">
          <w:pPr>
            <w:jc w:val="both"/>
          </w:pPr>
        </w:pPrChange>
      </w:pPr>
    </w:p>
    <w:p w14:paraId="19EB6BAF" w14:textId="266B2D29" w:rsidR="00F10B14" w:rsidRPr="00FF49C3" w:rsidDel="00FF49C3" w:rsidRDefault="008329B4">
      <w:pPr>
        <w:spacing w:before="240" w:after="120"/>
        <w:ind w:firstLine="284"/>
        <w:jc w:val="both"/>
        <w:rPr>
          <w:ins w:id="3297" w:author="Orion" w:date="2011-06-22T19:18:00Z"/>
          <w:del w:id="3298" w:author="IO" w:date="2011-07-21T10:32:00Z"/>
        </w:rPr>
        <w:pPrChange w:id="3299" w:author="IO" w:date="2011-07-21T10:40:00Z">
          <w:pPr>
            <w:jc w:val="both"/>
          </w:pPr>
        </w:pPrChange>
      </w:pPr>
      <w:del w:id="3300"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3301" w:author="IO" w:date="2011-07-21T16:08:00Z"/>
        </w:rPr>
        <w:pPrChange w:id="3302" w:author="IO" w:date="2011-07-21T10:40:00Z">
          <w:pPr>
            <w:jc w:val="both"/>
          </w:pPr>
        </w:pPrChange>
      </w:pPr>
    </w:p>
    <w:p w14:paraId="2910A40C" w14:textId="77777777" w:rsidR="00F10B14" w:rsidRDefault="00F10B14" w:rsidP="00FD25D2">
      <w:pPr>
        <w:pStyle w:val="Caption"/>
        <w:rPr>
          <w:ins w:id="3303" w:author="Orion" w:date="2011-06-22T19:19:00Z"/>
        </w:rPr>
      </w:pPr>
      <w:bookmarkStart w:id="3304" w:name="_Ref292833412"/>
      <w:bookmarkStart w:id="3305" w:name="_Ref292833348"/>
      <w:bookmarkStart w:id="3306"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3307" w:name="_Ref299007518"/>
      <w:r>
        <w:t xml:space="preserve">Figura </w:t>
      </w:r>
      <w:fldSimple w:instr=" SEQ Figura \* ARABIC ">
        <w:ins w:id="3308" w:author="Orion" w:date="2011-07-26T22:41:00Z">
          <w:r w:rsidR="000A487B">
            <w:rPr>
              <w:noProof/>
            </w:rPr>
            <w:t>3</w:t>
          </w:r>
        </w:ins>
        <w:del w:id="3309" w:author="Orion" w:date="2011-07-26T22:19:00Z">
          <w:r w:rsidR="00587D28" w:rsidDel="00E237E8">
            <w:rPr>
              <w:noProof/>
            </w:rPr>
            <w:delText>2</w:delText>
          </w:r>
        </w:del>
      </w:fldSimple>
      <w:bookmarkEnd w:id="3304"/>
      <w:bookmarkEnd w:id="3307"/>
      <w:r>
        <w:t>: Diagrama de Objetivos</w:t>
      </w:r>
      <w:bookmarkEnd w:id="3305"/>
      <w:bookmarkEnd w:id="3306"/>
      <w:ins w:id="3310" w:author="IO" w:date="2011-07-21T11:40:00Z">
        <w:r w:rsidR="009B75DF">
          <w:t>.</w:t>
        </w:r>
      </w:ins>
    </w:p>
    <w:p w14:paraId="1D369AA7" w14:textId="352AF8C7" w:rsidR="00F467D2" w:rsidRPr="00214356" w:rsidDel="00214356" w:rsidRDefault="00F467D2" w:rsidP="00F467D2">
      <w:pPr>
        <w:jc w:val="both"/>
        <w:rPr>
          <w:ins w:id="3311" w:author="Orion" w:date="2011-06-22T19:01:00Z"/>
          <w:del w:id="3312" w:author="IO" w:date="2011-07-21T10:47:00Z"/>
          <w:sz w:val="36"/>
          <w:szCs w:val="52"/>
          <w:rPrChange w:id="3313" w:author="IO" w:date="2011-07-21T10:50:00Z">
            <w:rPr>
              <w:ins w:id="3314" w:author="Orion" w:date="2011-06-22T19:01:00Z"/>
              <w:del w:id="3315" w:author="IO" w:date="2011-07-21T10:47:00Z"/>
              <w:rFonts w:cs="Times New Roman"/>
            </w:rPr>
          </w:rPrChange>
        </w:rPr>
      </w:pPr>
      <w:bookmarkStart w:id="3316" w:name="_Toc299012051"/>
      <w:bookmarkStart w:id="3317" w:name="_Toc299103599"/>
      <w:bookmarkStart w:id="3318" w:name="_Toc299103972"/>
      <w:bookmarkStart w:id="3319" w:name="_Toc299463797"/>
      <w:bookmarkStart w:id="3320" w:name="_Toc299463881"/>
      <w:bookmarkEnd w:id="3316"/>
      <w:bookmarkEnd w:id="3317"/>
      <w:bookmarkEnd w:id="3318"/>
      <w:bookmarkEnd w:id="3319"/>
      <w:bookmarkEnd w:id="3320"/>
    </w:p>
    <w:p w14:paraId="04ADDE52" w14:textId="606D89B4" w:rsidR="00F467D2" w:rsidRPr="00214356" w:rsidRDefault="00F467D2">
      <w:pPr>
        <w:pStyle w:val="Heading1"/>
        <w:numPr>
          <w:ilvl w:val="2"/>
          <w:numId w:val="40"/>
        </w:numPr>
        <w:rPr>
          <w:ins w:id="3321" w:author="Orion" w:date="2011-06-22T19:01:00Z"/>
          <w:i/>
          <w:sz w:val="36"/>
          <w:szCs w:val="52"/>
          <w:rPrChange w:id="3322" w:author="IO" w:date="2011-07-21T10:50:00Z">
            <w:rPr>
              <w:ins w:id="3323" w:author="Orion" w:date="2011-06-22T19:01:00Z"/>
              <w:rFonts w:cs="Times New Roman"/>
              <w:i w:val="0"/>
            </w:rPr>
          </w:rPrChange>
        </w:rPr>
        <w:pPrChange w:id="3324" w:author="IO" w:date="2011-07-20T19:26:00Z">
          <w:pPr>
            <w:pStyle w:val="Caption"/>
            <w:jc w:val="both"/>
          </w:pPr>
        </w:pPrChange>
      </w:pPr>
      <w:bookmarkStart w:id="3325" w:name="_Ref298954399"/>
      <w:bookmarkStart w:id="3326" w:name="_Toc299463882"/>
      <w:ins w:id="3327" w:author="Orion" w:date="2011-06-22T19:01:00Z">
        <w:r w:rsidRPr="00D2330D">
          <w:rPr>
            <w:b w:val="0"/>
            <w:sz w:val="36"/>
            <w:szCs w:val="52"/>
            <w:rPrChange w:id="3328" w:author="IO" w:date="2011-07-20T19:26:00Z">
              <w:rPr>
                <w:b/>
                <w:bCs/>
                <w:i w:val="0"/>
                <w:iCs w:val="0"/>
              </w:rPr>
            </w:rPrChange>
          </w:rPr>
          <w:lastRenderedPageBreak/>
          <w:t>Generación y obtenci</w:t>
        </w:r>
      </w:ins>
      <w:ins w:id="3329" w:author="Orion" w:date="2011-06-22T19:02:00Z">
        <w:r w:rsidRPr="00D2330D">
          <w:rPr>
            <w:b w:val="0"/>
            <w:sz w:val="36"/>
            <w:szCs w:val="52"/>
            <w:rPrChange w:id="3330" w:author="IO" w:date="2011-07-20T19:26:00Z">
              <w:rPr>
                <w:b/>
                <w:bCs/>
                <w:i w:val="0"/>
                <w:iCs w:val="0"/>
              </w:rPr>
            </w:rPrChange>
          </w:rPr>
          <w:t>ón del plan de vuelo</w:t>
        </w:r>
      </w:ins>
      <w:bookmarkEnd w:id="3325"/>
      <w:bookmarkEnd w:id="3326"/>
    </w:p>
    <w:p w14:paraId="49F07A47" w14:textId="27EC264F" w:rsidR="00F915FD" w:rsidRPr="00214356" w:rsidRDefault="00055AC8" w:rsidP="00026C08">
      <w:pPr>
        <w:spacing w:after="120"/>
        <w:jc w:val="both"/>
      </w:pPr>
      <w:r w:rsidRPr="00214356">
        <w:t>E</w:t>
      </w:r>
      <w:ins w:id="3331" w:author="IO" w:date="2011-07-21T10:56:00Z">
        <w:r w:rsidR="00F915FD">
          <w:t xml:space="preserve">l primer objetivo que aborda el piloto es la obtención del plan de vuelo, </w:t>
        </w:r>
      </w:ins>
      <w:del w:id="3332"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3333" w:author="IO" w:date="2011-07-21T10:57:00Z">
        <w:r w:rsidRPr="00214356" w:rsidDel="00F915FD">
          <w:delText xml:space="preserve">Para ello se ha de explicar que, como se </w:delText>
        </w:r>
        <w:r w:rsidR="00AD4DE1" w:rsidRPr="00214356" w:rsidDel="00F915FD">
          <w:delText>introdujo</w:delText>
        </w:r>
      </w:del>
      <w:ins w:id="3334" w:author="IO" w:date="2011-07-21T10:57:00Z">
        <w:r w:rsidR="00F915FD">
          <w:t>Como se comentó al introducir</w:t>
        </w:r>
      </w:ins>
      <w:del w:id="3335" w:author="IO" w:date="2011-07-21T10:57:00Z">
        <w:r w:rsidR="00AD4DE1" w:rsidRPr="00214356" w:rsidDel="00F915FD">
          <w:delText xml:space="preserve"> en</w:delText>
        </w:r>
      </w:del>
      <w:r w:rsidR="00AD4DE1" w:rsidRPr="00214356">
        <w:t xml:space="preserve"> los requisitos</w:t>
      </w:r>
      <w:ins w:id="3336" w:author="IO" w:date="2011-07-21T10:57:00Z">
        <w:r w:rsidR="00F915FD">
          <w:t xml:space="preserve"> y en la Sección </w:t>
        </w:r>
      </w:ins>
      <w:ins w:id="3337" w:author="IO" w:date="2011-07-21T10:58:00Z">
        <w:r w:rsidR="00F915FD">
          <w:fldChar w:fldCharType="begin"/>
        </w:r>
        <w:r w:rsidR="00F915FD">
          <w:instrText xml:space="preserve"> REF _Ref298954332 \n \h </w:instrText>
        </w:r>
      </w:ins>
      <w:r w:rsidR="00F915FD">
        <w:fldChar w:fldCharType="separate"/>
      </w:r>
      <w:ins w:id="3338" w:author="Orion" w:date="2011-07-26T22:30:00Z">
        <w:r w:rsidR="00503590">
          <w:t>5.1.2</w:t>
        </w:r>
      </w:ins>
      <w:ins w:id="3339" w:author="IO" w:date="2011-07-21T10:58:00Z">
        <w:r w:rsidR="00F915FD">
          <w:fldChar w:fldCharType="end"/>
        </w:r>
      </w:ins>
      <w:r w:rsidR="00AD4DE1" w:rsidRPr="00214356">
        <w:t>, ha</w:t>
      </w:r>
      <w:del w:id="3340" w:author="IO" w:date="2011-07-21T10:58:00Z">
        <w:r w:rsidR="00AD4DE1" w:rsidRPr="00214356" w:rsidDel="00F915FD">
          <w:delText>brá</w:delText>
        </w:r>
      </w:del>
      <w:ins w:id="3341" w:author="IO" w:date="2011-07-21T10:58:00Z">
        <w:r w:rsidR="00F915FD">
          <w:t>y</w:t>
        </w:r>
      </w:ins>
      <w:r w:rsidRPr="00214356">
        <w:t xml:space="preserve"> un agente </w:t>
      </w:r>
      <w:ins w:id="3342" w:author="IO" w:date="2011-07-21T10:58:00Z">
        <w:r w:rsidR="00F915FD">
          <w:t xml:space="preserve">que representa a la compañía aérea y se </w:t>
        </w:r>
      </w:ins>
      <w:r w:rsidRPr="00214356">
        <w:t>encarga</w:t>
      </w:r>
      <w:del w:id="3343" w:author="IO" w:date="2011-07-21T10:58:00Z">
        <w:r w:rsidRPr="00214356" w:rsidDel="00F915FD">
          <w:delText>do</w:delText>
        </w:r>
      </w:del>
      <w:r w:rsidRPr="00214356">
        <w:t xml:space="preserve"> de suministrar los planes de vuelo a cada uno de los pilotos. Este agente se denomina</w:t>
      </w:r>
      <w:del w:id="3344" w:author="IO" w:date="2011-07-21T10:58:00Z">
        <w:r w:rsidRPr="00214356" w:rsidDel="00F915FD">
          <w:delText>rá</w:delText>
        </w:r>
      </w:del>
      <w:r w:rsidR="00AD4DE1" w:rsidRPr="00214356">
        <w:t xml:space="preserve"> “FlightPlanner”</w:t>
      </w:r>
      <w:ins w:id="3345" w:author="IO" w:date="2011-07-21T10:58:00Z">
        <w:r w:rsidR="00F915FD">
          <w:t>. C</w:t>
        </w:r>
      </w:ins>
      <w:del w:id="3346"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3347" w:author="Orion" w:date="2011-07-26T22:30:00Z">
        <w:r w:rsidR="00503590">
          <w:t>Figura 4</w:t>
        </w:r>
      </w:ins>
      <w:del w:id="3348" w:author="Orion" w:date="2011-07-26T22:30:00Z">
        <w:r w:rsidR="00416FF6" w:rsidDel="00503590">
          <w:delText>Figura 3</w:delText>
        </w:r>
      </w:del>
      <w:r w:rsidR="00AD4DE1" w:rsidRPr="00214356">
        <w:fldChar w:fldCharType="end"/>
      </w:r>
      <w:r w:rsidR="00AD4DE1" w:rsidRPr="00214356">
        <w:t xml:space="preserve">, inicialmente </w:t>
      </w:r>
      <w:del w:id="3349" w:author="IO" w:date="2011-07-21T10:58:00Z">
        <w:r w:rsidR="00AD4DE1" w:rsidRPr="00214356" w:rsidDel="00F915FD">
          <w:delText xml:space="preserve">tendrá </w:delText>
        </w:r>
      </w:del>
      <w:ins w:id="3350" w:author="IO" w:date="2011-07-21T10:58:00Z">
        <w:r w:rsidR="00F915FD">
          <w:t>tiene</w:t>
        </w:r>
        <w:r w:rsidR="00F915FD" w:rsidRPr="00214356">
          <w:t xml:space="preserve"> </w:t>
        </w:r>
      </w:ins>
      <w:r w:rsidR="00AD4DE1" w:rsidRPr="00214356">
        <w:t>en su estado mental crear los planes de vuelo.</w:t>
      </w:r>
      <w:ins w:id="3351" w:author="IO" w:date="2011-07-21T11:01:00Z">
        <w:r w:rsidR="00F915FD">
          <w:t xml:space="preserve"> </w:t>
        </w:r>
      </w:ins>
      <w:ins w:id="3352"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3353" w:author="IO" w:date="2011-07-21T11:00:00Z">
        <w:r w:rsidR="00F915FD" w:rsidRPr="00214356">
          <w:fldChar w:fldCharType="separate"/>
        </w:r>
      </w:ins>
      <w:ins w:id="3354" w:author="Orion" w:date="2011-07-26T22:30:00Z">
        <w:r w:rsidR="00503590">
          <w:t>Figura 5</w:t>
        </w:r>
      </w:ins>
      <w:ins w:id="3355" w:author="IO" w:date="2011-07-22T13:16:00Z">
        <w:del w:id="3356" w:author="Orion" w:date="2011-07-26T22:30:00Z">
          <w:r w:rsidR="00416FF6" w:rsidDel="00503590">
            <w:delText>Figura 4</w:delText>
          </w:r>
        </w:del>
      </w:ins>
      <w:ins w:id="3357"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3358" w:author="IO" w:date="2011-07-21T10:47:00Z">
            <w:rPr>
              <w:rFonts w:cs="Times New Roman"/>
              <w:i w:val="0"/>
            </w:rPr>
          </w:rPrChange>
        </w:rPr>
      </w:pPr>
      <w:bookmarkStart w:id="3359" w:name="_Ref294472009"/>
      <w:bookmarkStart w:id="3360" w:name="_Toc295124197"/>
      <w:bookmarkStart w:id="3361" w:name="_Toc299483435"/>
      <w:r>
        <w:t xml:space="preserve">Figura </w:t>
      </w:r>
      <w:fldSimple w:instr=" SEQ Figura \* ARABIC ">
        <w:ins w:id="3362" w:author="Orion" w:date="2011-07-26T22:41:00Z">
          <w:r w:rsidR="000A487B">
            <w:rPr>
              <w:noProof/>
            </w:rPr>
            <w:t>4</w:t>
          </w:r>
        </w:ins>
        <w:del w:id="3363" w:author="Orion" w:date="2011-07-26T22:19:00Z">
          <w:r w:rsidR="00587D28" w:rsidDel="00E237E8">
            <w:rPr>
              <w:noProof/>
            </w:rPr>
            <w:delText>3</w:delText>
          </w:r>
        </w:del>
      </w:fldSimple>
      <w:bookmarkEnd w:id="3359"/>
      <w:r>
        <w:t>: Estado Mental "FlightPlanner"</w:t>
      </w:r>
      <w:bookmarkEnd w:id="3360"/>
      <w:bookmarkEnd w:id="3361"/>
    </w:p>
    <w:p w14:paraId="3C081EFD" w14:textId="489A56A4" w:rsidR="004E6D87" w:rsidRPr="00214356" w:rsidDel="00F915FD" w:rsidRDefault="004E6D87">
      <w:pPr>
        <w:spacing w:before="240" w:after="120"/>
        <w:ind w:firstLine="284"/>
        <w:jc w:val="both"/>
        <w:rPr>
          <w:del w:id="3364" w:author="IO" w:date="2011-07-21T11:00:00Z"/>
        </w:rPr>
        <w:pPrChange w:id="3365" w:author="IO" w:date="2011-07-21T10:48:00Z">
          <w:pPr>
            <w:pStyle w:val="Caption"/>
            <w:jc w:val="both"/>
          </w:pPr>
        </w:pPrChange>
      </w:pPr>
      <w:del w:id="3366" w:author="IO" w:date="2011-07-21T11:00:00Z">
        <w:r w:rsidRPr="00214356" w:rsidDel="00F915FD">
          <w:delText>A partir de este hecho</w:delText>
        </w:r>
        <w:r w:rsidR="00CA7D37" w:rsidRPr="00214356" w:rsidDel="00F915FD">
          <w:delText xml:space="preserve">, </w:delText>
        </w:r>
      </w:del>
      <w:del w:id="3367"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3368" w:author="IO" w:date="2011-07-21T11:00:00Z">
        <w:r w:rsidR="006675D3" w:rsidRPr="00214356" w:rsidDel="00F915FD">
          <w:delText>el agente procede</w:delText>
        </w:r>
      </w:del>
      <w:del w:id="3369" w:author="IO" w:date="2011-07-21T10:59:00Z">
        <w:r w:rsidR="006675D3" w:rsidRPr="00214356" w:rsidDel="00F915FD">
          <w:delText>rá</w:delText>
        </w:r>
      </w:del>
      <w:del w:id="3370" w:author="IO" w:date="2011-07-21T11:00:00Z">
        <w:r w:rsidR="006675D3" w:rsidRPr="00214356" w:rsidDel="00F915FD">
          <w:delText xml:space="preserve"> a crear los planes de vuelo para los distintos piloto</w:delText>
        </w:r>
      </w:del>
      <w:del w:id="3371" w:author="IO" w:date="2011-07-21T10:59:00Z">
        <w:r w:rsidR="006675D3" w:rsidRPr="00214356" w:rsidDel="00F915FD">
          <w:delText>s</w:delText>
        </w:r>
      </w:del>
      <w:del w:id="3372"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3373" w:author="IO" w:date="2011-07-21T10:49:00Z">
            <w:rPr>
              <w:rFonts w:cs="Times New Roman"/>
              <w:i w:val="0"/>
            </w:rPr>
          </w:rPrChange>
        </w:rPr>
      </w:pPr>
      <w:bookmarkStart w:id="3374" w:name="_Ref294472331"/>
      <w:bookmarkStart w:id="3375" w:name="_Toc295124198"/>
      <w:r>
        <w:t xml:space="preserve">Figura </w:t>
      </w:r>
      <w:fldSimple w:instr=" SEQ Figura \* ARABIC ">
        <w:ins w:id="3376" w:author="Orion" w:date="2011-07-26T22:41:00Z">
          <w:r w:rsidR="000A487B">
            <w:rPr>
              <w:noProof/>
            </w:rPr>
            <w:t>5</w:t>
          </w:r>
        </w:ins>
        <w:del w:id="3377" w:author="Orion" w:date="2011-07-26T22:19:00Z">
          <w:r w:rsidR="00587D28" w:rsidDel="00E237E8">
            <w:rPr>
              <w:noProof/>
            </w:rPr>
            <w:delText>4</w:delText>
          </w:r>
        </w:del>
      </w:fldSimple>
      <w:bookmarkEnd w:id="3374"/>
      <w:r>
        <w:t>: Tarea de Crear</w:t>
      </w:r>
      <w:r w:rsidR="004772D5">
        <w:t xml:space="preserve"> </w:t>
      </w:r>
      <w:r>
        <w:t>Planes de Vuelo</w:t>
      </w:r>
      <w:bookmarkEnd w:id="3375"/>
      <w:ins w:id="3378" w:author="IO" w:date="2011-07-21T11:40:00Z">
        <w:r w:rsidR="009B75DF">
          <w:t>.</w:t>
        </w:r>
      </w:ins>
    </w:p>
    <w:p w14:paraId="40960A1D" w14:textId="3826E59D" w:rsidR="00950A84" w:rsidRPr="00214356" w:rsidRDefault="00F915FD" w:rsidP="00026C08">
      <w:pPr>
        <w:spacing w:before="240" w:after="120"/>
        <w:ind w:firstLine="284"/>
        <w:jc w:val="both"/>
      </w:pPr>
      <w:ins w:id="3379" w:author="IO" w:date="2011-07-21T11:01:00Z">
        <w:r>
          <w:t xml:space="preserve">Los planes de vuelo incluyen, entre otra información, el piloto y avión al que </w:t>
        </w:r>
      </w:ins>
      <w:ins w:id="3380" w:author="IO" w:date="2011-07-21T11:02:00Z">
        <w:r>
          <w:t>van destinados</w:t>
        </w:r>
      </w:ins>
      <w:ins w:id="3381" w:author="IO" w:date="2011-07-21T11:01:00Z">
        <w:r>
          <w:t>.</w:t>
        </w:r>
      </w:ins>
      <w:ins w:id="3382" w:author="IO" w:date="2011-07-21T11:02:00Z">
        <w:r>
          <w:t xml:space="preserve"> De esta forma, una vez generados se pueden enviar al agente piloto correspondiente. </w:t>
        </w:r>
      </w:ins>
      <w:del w:id="3383"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3384" w:author="IO" w:date="2011-07-21T11:10:00Z">
        <w:r w:rsidR="00950A84" w:rsidRPr="00214356" w:rsidDel="00D246C8">
          <w:delText>creará</w:delText>
        </w:r>
      </w:del>
      <w:ins w:id="3385" w:author="IO" w:date="2011-07-21T11:10:00Z">
        <w:r w:rsidR="00D246C8">
          <w:t>utiliza</w:t>
        </w:r>
      </w:ins>
      <w:r w:rsidR="00950A84" w:rsidRPr="00214356">
        <w:t xml:space="preserve"> </w:t>
      </w:r>
      <w:del w:id="3386" w:author="IO" w:date="2011-07-21T11:10:00Z">
        <w:r w:rsidR="00950A84" w:rsidRPr="00214356" w:rsidDel="00D246C8">
          <w:delText>un</w:delText>
        </w:r>
      </w:del>
      <w:ins w:id="3387" w:author="IO" w:date="2011-07-21T11:10:00Z">
        <w:r w:rsidR="00D246C8">
          <w:t>l</w:t>
        </w:r>
      </w:ins>
      <w:r w:rsidR="00950A84" w:rsidRPr="00214356">
        <w:t>a interacción</w:t>
      </w:r>
      <w:del w:id="3388" w:author="IO" w:date="2011-07-21T11:10:00Z">
        <w:r w:rsidR="002944E7" w:rsidRPr="00214356" w:rsidDel="00D246C8">
          <w:delText>, como muestra</w:delText>
        </w:r>
      </w:del>
      <w:ins w:id="3389"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3390" w:author="Orion" w:date="2011-07-26T22:30:00Z">
        <w:r w:rsidR="00503590">
          <w:t xml:space="preserve">Figura </w:t>
        </w:r>
        <w:r w:rsidR="00503590" w:rsidRPr="00503590">
          <w:rPr>
            <w:rPrChange w:id="3391" w:author="Orion" w:date="2011-07-26T22:30:00Z">
              <w:rPr>
                <w:i/>
                <w:iCs/>
                <w:noProof/>
              </w:rPr>
            </w:rPrChange>
          </w:rPr>
          <w:t>6</w:t>
        </w:r>
      </w:ins>
      <w:ins w:id="3392" w:author="IO" w:date="2011-07-22T13:16:00Z">
        <w:del w:id="3393" w:author="Orion" w:date="2011-07-26T22:30:00Z">
          <w:r w:rsidR="00416FF6" w:rsidDel="00503590">
            <w:delText xml:space="preserve">Figura </w:delText>
          </w:r>
          <w:r w:rsidR="00416FF6" w:rsidRPr="00416FF6" w:rsidDel="00503590">
            <w:rPr>
              <w:rPrChange w:id="3394" w:author="IO" w:date="2011-07-22T13:16:00Z">
                <w:rPr>
                  <w:i/>
                  <w:iCs/>
                  <w:noProof/>
                </w:rPr>
              </w:rPrChange>
            </w:rPr>
            <w:delText>5</w:delText>
          </w:r>
        </w:del>
      </w:ins>
      <w:del w:id="3395" w:author="Orion" w:date="2011-07-26T22:30:00Z">
        <w:r w:rsidR="00026C08" w:rsidDel="00503590">
          <w:delText>Figura 5</w:delText>
        </w:r>
      </w:del>
      <w:r w:rsidR="002944E7" w:rsidRPr="00214356">
        <w:fldChar w:fldCharType="end"/>
      </w:r>
      <w:ins w:id="3396" w:author="IO" w:date="2011-07-21T11:31:00Z">
        <w:r w:rsidR="00123AD1">
          <w:t>, que representa parte de la comunicación entre los agentes indicados</w:t>
        </w:r>
      </w:ins>
      <w:ins w:id="3397" w:author="IO" w:date="2011-07-21T11:10:00Z">
        <w:r w:rsidR="00D246C8">
          <w:t>. E</w:t>
        </w:r>
      </w:ins>
      <w:del w:id="3398" w:author="IO" w:date="2011-07-21T11:10:00Z">
        <w:r w:rsidR="002944E7" w:rsidRPr="00214356" w:rsidDel="00D246C8">
          <w:delText>,</w:delText>
        </w:r>
        <w:r w:rsidR="00950A84" w:rsidRPr="00214356" w:rsidDel="00D246C8">
          <w:delText xml:space="preserve"> donde e</w:delText>
        </w:r>
      </w:del>
      <w:r w:rsidR="00950A84" w:rsidRPr="00214356">
        <w:t>l “FlightPlanner” toma</w:t>
      </w:r>
      <w:del w:id="3399" w:author="IO" w:date="2011-07-21T11:10:00Z">
        <w:r w:rsidR="00950A84" w:rsidRPr="00214356" w:rsidDel="00D246C8">
          <w:delText>rá</w:delText>
        </w:r>
      </w:del>
      <w:r w:rsidR="00950A84" w:rsidRPr="00214356">
        <w:t xml:space="preserve"> el rol de iniciador de la comunicación y el piloto </w:t>
      </w:r>
      <w:ins w:id="3400" w:author="IO" w:date="2011-07-21T11:10:00Z">
        <w:r w:rsidR="00D246C8">
          <w:t>es</w:t>
        </w:r>
      </w:ins>
      <w:del w:id="3401" w:author="IO" w:date="2011-07-21T11:10:00Z">
        <w:r w:rsidR="00950A84" w:rsidRPr="00214356" w:rsidDel="00D246C8">
          <w:delText>será</w:delText>
        </w:r>
      </w:del>
      <w:r w:rsidR="00950A84" w:rsidRPr="00214356">
        <w:t xml:space="preserve"> el colaborador de </w:t>
      </w:r>
      <w:del w:id="3402" w:author="IO" w:date="2011-07-21T11:09:00Z">
        <w:r w:rsidR="00950A84" w:rsidRPr="00214356" w:rsidDel="00D246C8">
          <w:delText>e</w:delText>
        </w:r>
      </w:del>
      <w:ins w:id="3403" w:author="IO" w:date="2011-07-21T11:09:00Z">
        <w:r w:rsidR="00D246C8">
          <w:t>é</w:t>
        </w:r>
      </w:ins>
      <w:r w:rsidR="00950A84" w:rsidRPr="00214356">
        <w:t xml:space="preserve">sta. </w:t>
      </w:r>
      <w:ins w:id="3404" w:author="IO" w:date="2011-07-21T11:10:00Z">
        <w:r w:rsidR="00D246C8">
          <w:t>E</w:t>
        </w:r>
      </w:ins>
      <w:del w:id="3405" w:author="IO" w:date="2011-07-21T11:10:00Z">
        <w:r w:rsidR="00950A84" w:rsidRPr="00214356" w:rsidDel="00D246C8">
          <w:delText>De esta forma e</w:delText>
        </w:r>
      </w:del>
      <w:r w:rsidR="00950A84" w:rsidRPr="00214356">
        <w:t xml:space="preserve">l “FlightPlanner” </w:t>
      </w:r>
      <w:del w:id="3406" w:author="IO" w:date="2011-07-21T11:32:00Z">
        <w:r w:rsidR="00950A84" w:rsidRPr="00214356" w:rsidDel="00123AD1">
          <w:delText>pasa</w:delText>
        </w:r>
      </w:del>
      <w:del w:id="3407" w:author="IO" w:date="2011-07-21T11:10:00Z">
        <w:r w:rsidR="00950A84" w:rsidRPr="00214356" w:rsidDel="00D246C8">
          <w:delText>rá</w:delText>
        </w:r>
      </w:del>
      <w:ins w:id="3408"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3409"/>
      <w:ins w:id="3410" w:author="IO" w:date="2011-07-21T11:27:00Z">
        <w:r w:rsidR="00A93BC7">
          <w:t>E</w:t>
        </w:r>
      </w:ins>
      <w:ins w:id="3411" w:author="IO" w:date="2011-07-21T11:28:00Z">
        <w:r w:rsidR="00A93BC7">
          <w:t>ste hecho contiene además del plan información para enviar el mensaje.</w:t>
        </w:r>
        <w:commentRangeEnd w:id="3409"/>
        <w:r w:rsidR="00A93BC7">
          <w:rPr>
            <w:rStyle w:val="CommentReference"/>
          </w:rPr>
          <w:commentReference w:id="3409"/>
        </w:r>
      </w:ins>
      <w:ins w:id="3412" w:author="IO" w:date="2011-07-21T11:27:00Z">
        <w:r w:rsidR="00A93BC7">
          <w:t xml:space="preserve"> </w:t>
        </w:r>
      </w:ins>
      <w:commentRangeStart w:id="3413"/>
      <w:r w:rsidR="00F1265A" w:rsidRPr="00214356">
        <w:t>El piloto</w:t>
      </w:r>
      <w:ins w:id="3414" w:author="IO" w:date="2011-07-21T11:32:00Z">
        <w:r w:rsidR="00123AD1">
          <w:t xml:space="preserve"> a través de la conversación (lo que corresponde a un </w:t>
        </w:r>
      </w:ins>
      <w:del w:id="3415" w:author="IO" w:date="2011-07-21T11:32:00Z">
        <w:r w:rsidR="00F1265A" w:rsidRPr="00214356" w:rsidDel="00123AD1">
          <w:delText xml:space="preserve">, </w:delText>
        </w:r>
      </w:del>
      <w:r w:rsidR="00F1265A" w:rsidRPr="00214356">
        <w:t>acce</w:t>
      </w:r>
      <w:del w:id="3416" w:author="IO" w:date="2011-07-21T11:32:00Z">
        <w:r w:rsidR="00F1265A" w:rsidRPr="00214356" w:rsidDel="00123AD1">
          <w:delText>diend</w:delText>
        </w:r>
      </w:del>
      <w:ins w:id="3417" w:author="IO" w:date="2011-07-21T11:32:00Z">
        <w:r w:rsidR="00123AD1">
          <w:t>s</w:t>
        </w:r>
      </w:ins>
      <w:r w:rsidR="00F1265A" w:rsidRPr="00214356">
        <w:t>o a la interacción</w:t>
      </w:r>
      <w:ins w:id="3418" w:author="IO" w:date="2011-07-21T11:32:00Z">
        <w:r w:rsidR="00123AD1">
          <w:t>)</w:t>
        </w:r>
      </w:ins>
      <w:r w:rsidR="00F1265A" w:rsidRPr="00214356">
        <w:t xml:space="preserve">, </w:t>
      </w:r>
      <w:ins w:id="3419" w:author="IO" w:date="2011-07-21T11:32:00Z">
        <w:r w:rsidR="00123AD1">
          <w:t>recibe esta información (</w:t>
        </w:r>
      </w:ins>
      <w:r w:rsidR="00F1265A" w:rsidRPr="00214356">
        <w:t>consum</w:t>
      </w:r>
      <w:del w:id="3420" w:author="IO" w:date="2011-07-21T11:33:00Z">
        <w:r w:rsidR="00F1265A" w:rsidRPr="00214356" w:rsidDel="00123AD1">
          <w:delText>irá</w:delText>
        </w:r>
      </w:del>
      <w:ins w:id="3421" w:author="IO" w:date="2011-07-21T11:33:00Z">
        <w:r w:rsidR="00123AD1">
          <w:t>e</w:t>
        </w:r>
      </w:ins>
      <w:r w:rsidR="00F1265A" w:rsidRPr="00214356">
        <w:t xml:space="preserve"> e</w:t>
      </w:r>
      <w:del w:id="3422" w:author="IO" w:date="2011-07-21T11:33:00Z">
        <w:r w:rsidR="00F1265A" w:rsidRPr="00214356" w:rsidDel="00123AD1">
          <w:delText>ste</w:delText>
        </w:r>
      </w:del>
      <w:ins w:id="3423" w:author="IO" w:date="2011-07-21T11:33:00Z">
        <w:r w:rsidR="00123AD1">
          <w:t>l</w:t>
        </w:r>
      </w:ins>
      <w:r w:rsidR="00F1265A" w:rsidRPr="00214356">
        <w:t xml:space="preserve"> hecho</w:t>
      </w:r>
      <w:ins w:id="3424" w:author="IO" w:date="2011-07-21T11:33:00Z">
        <w:r w:rsidR="00123AD1">
          <w:t>) y lo añade a su propia información interna como nuevos hechos (</w:t>
        </w:r>
      </w:ins>
      <w:del w:id="3425" w:author="IO" w:date="2011-07-21T11:33:00Z">
        <w:r w:rsidR="00F1265A" w:rsidRPr="00214356" w:rsidDel="00123AD1">
          <w:delText xml:space="preserve"> y </w:delText>
        </w:r>
      </w:del>
      <w:r w:rsidR="00F1265A" w:rsidRPr="00214356">
        <w:t>crea</w:t>
      </w:r>
      <w:del w:id="3426"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3413"/>
      <w:ins w:id="3427" w:author="IO" w:date="2011-07-21T11:33:00Z">
        <w:r w:rsidR="00123AD1">
          <w:t>)</w:t>
        </w:r>
      </w:ins>
      <w:r w:rsidR="00A93BC7">
        <w:rPr>
          <w:rStyle w:val="CommentReference"/>
        </w:rPr>
        <w:commentReference w:id="3413"/>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3428" w:author="IO" w:date="2011-07-21T10:48:00Z">
          <w:pPr>
            <w:pStyle w:val="Caption"/>
            <w:numPr>
              <w:numId w:val="24"/>
            </w:numPr>
            <w:ind w:left="720" w:hanging="360"/>
            <w:jc w:val="both"/>
          </w:pPr>
        </w:pPrChange>
      </w:pPr>
      <w:r w:rsidRPr="00214356">
        <w:t xml:space="preserve">Un hecho </w:t>
      </w:r>
      <w:del w:id="3429" w:author="IO" w:date="2011-07-21T11:33:00Z">
        <w:r w:rsidRPr="00214356" w:rsidDel="00123AD1">
          <w:delText xml:space="preserve">que </w:delText>
        </w:r>
      </w:del>
      <w:r w:rsidRPr="00214356">
        <w:t>representa</w:t>
      </w:r>
      <w:del w:id="3430"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3431" w:author="IO" w:date="2011-07-21T11:34:00Z">
        <w:r w:rsidR="00123AD1">
          <w:t>La</w:t>
        </w:r>
      </w:ins>
      <w:del w:id="3432"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3433" w:author="Orion" w:date="2011-07-26T22:30:00Z">
        <w:r w:rsidR="00503590">
          <w:t>Figura 7</w:t>
        </w:r>
      </w:ins>
      <w:ins w:id="3434" w:author="IO" w:date="2011-07-22T13:16:00Z">
        <w:del w:id="3435" w:author="Orion" w:date="2011-07-26T22:30:00Z">
          <w:r w:rsidR="00416FF6" w:rsidDel="00503590">
            <w:delText>Figura 6</w:delText>
          </w:r>
        </w:del>
      </w:ins>
      <w:del w:id="3436" w:author="Orion" w:date="2011-07-26T22:30:00Z">
        <w:r w:rsidR="00FF49C3" w:rsidRPr="00214356" w:rsidDel="00503590">
          <w:delText xml:space="preserve">Figura </w:delText>
        </w:r>
        <w:r w:rsidR="00FF49C3" w:rsidRPr="00214356" w:rsidDel="00503590">
          <w:rPr>
            <w:rPrChange w:id="3437" w:author="IO" w:date="2011-07-21T10:48:00Z">
              <w:rPr>
                <w:noProof/>
              </w:rPr>
            </w:rPrChange>
          </w:rPr>
          <w:delText>6</w:delText>
        </w:r>
      </w:del>
      <w:r w:rsidR="00851C56" w:rsidRPr="00214356">
        <w:fldChar w:fldCharType="end"/>
      </w:r>
      <w:ins w:id="3438"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3439" w:author="IO" w:date="2011-07-21T11:35:00Z">
        <w:r w:rsidR="00851C56" w:rsidRPr="00214356" w:rsidDel="00123AD1">
          <w:delText>,</w:delText>
        </w:r>
      </w:del>
      <w:r w:rsidR="00851C56" w:rsidRPr="00214356">
        <w:t xml:space="preserve"> </w:t>
      </w:r>
      <w:r w:rsidR="00F109C5" w:rsidRPr="00214356">
        <w:t>como un campo de</w:t>
      </w:r>
      <w:del w:id="3440" w:author="IO" w:date="2011-07-21T11:35:00Z">
        <w:r w:rsidR="00F109C5" w:rsidRPr="00214356" w:rsidDel="00123AD1">
          <w:delText xml:space="preserve"> su</w:delText>
        </w:r>
      </w:del>
      <w:ins w:id="3441" w:author="IO" w:date="2011-07-21T11:35:00Z">
        <w:r w:rsidR="00123AD1">
          <w:t>l</w:t>
        </w:r>
      </w:ins>
      <w:r w:rsidR="00F109C5" w:rsidRPr="00214356">
        <w:t xml:space="preserve"> estado mental </w:t>
      </w:r>
      <w:ins w:id="3442" w:author="IO" w:date="2011-07-21T11:35:00Z">
        <w:r w:rsidR="00123AD1">
          <w:t>del piloto</w:t>
        </w:r>
      </w:ins>
      <w:r w:rsidR="00F109C5" w:rsidRPr="00214356">
        <w:t>“Pilot Mind”</w:t>
      </w:r>
      <w:ins w:id="3443" w:author="IO" w:date="2011-07-21T11:35:00Z">
        <w:r w:rsidR="00123AD1">
          <w:t>. A partir de ese momento se convierte en información interna del piloto que éste puede</w:t>
        </w:r>
      </w:ins>
      <w:del w:id="3444" w:author="IO" w:date="2011-07-21T11:35:00Z">
        <w:r w:rsidR="006E60EE" w:rsidRPr="00214356" w:rsidDel="00123AD1">
          <w:delText xml:space="preserve"> para poder</w:delText>
        </w:r>
      </w:del>
      <w:r w:rsidR="006E60EE" w:rsidRPr="00214356">
        <w:t xml:space="preserve"> acceder </w:t>
      </w:r>
      <w:del w:id="3445"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3446"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3447" w:author="IO" w:date="2011-07-21T11:36:00Z">
        <w:r w:rsidR="00123AD1">
          <w:t>L</w:t>
        </w:r>
      </w:ins>
      <w:r w:rsidR="00A16526" w:rsidRPr="00214356">
        <w:t>a tarea de “CreatePilotMind”</w:t>
      </w:r>
      <w:del w:id="3448" w:author="IO" w:date="2011-07-21T11:36:00Z">
        <w:r w:rsidR="00E93E99" w:rsidRPr="00214356" w:rsidDel="00123AD1">
          <w:delText>, mostrada en</w:delText>
        </w:r>
      </w:del>
      <w:ins w:id="3449"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3450" w:author="Orion" w:date="2011-07-26T22:30:00Z">
        <w:r w:rsidR="00503590">
          <w:t>Figura 7</w:t>
        </w:r>
      </w:ins>
      <w:ins w:id="3451" w:author="IO" w:date="2011-07-22T13:16:00Z">
        <w:del w:id="3452" w:author="Orion" w:date="2011-07-26T22:30:00Z">
          <w:r w:rsidR="00416FF6" w:rsidDel="00503590">
            <w:delText>Figura 6</w:delText>
          </w:r>
        </w:del>
      </w:ins>
      <w:del w:id="3453" w:author="Orion" w:date="2011-07-26T22:30:00Z">
        <w:r w:rsidR="00FF49C3" w:rsidRPr="00214356" w:rsidDel="00503590">
          <w:delText xml:space="preserve">Figura </w:delText>
        </w:r>
        <w:r w:rsidR="00FF49C3" w:rsidRPr="00214356" w:rsidDel="00503590">
          <w:rPr>
            <w:rPrChange w:id="3454" w:author="IO" w:date="2011-07-21T10:48:00Z">
              <w:rPr>
                <w:noProof/>
              </w:rPr>
            </w:rPrChange>
          </w:rPr>
          <w:delText>6</w:delText>
        </w:r>
      </w:del>
      <w:r w:rsidR="00E93E99" w:rsidRPr="00214356">
        <w:fldChar w:fldCharType="end"/>
      </w:r>
      <w:del w:id="3455" w:author="IO" w:date="2011-07-21T11:36:00Z">
        <w:r w:rsidR="00E93E99" w:rsidRPr="00214356" w:rsidDel="00123AD1">
          <w:delText>,</w:delText>
        </w:r>
      </w:del>
      <w:r w:rsidR="00A16526" w:rsidRPr="00214356">
        <w:t xml:space="preserve"> también </w:t>
      </w:r>
      <w:del w:id="3456" w:author="IO" w:date="2011-07-21T11:36:00Z">
        <w:r w:rsidR="00A16526" w:rsidRPr="00214356" w:rsidDel="00123AD1">
          <w:delText xml:space="preserve">tendrá </w:delText>
        </w:r>
      </w:del>
      <w:ins w:id="3457"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3458"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3459" w:author="IO" w:date="2011-07-21T11:36:00Z">
        <w:r w:rsidR="00123AD1">
          <w:t xml:space="preserve">Se trata de un hecho de control </w:t>
        </w:r>
        <w:r w:rsidR="00123AD1">
          <w:lastRenderedPageBreak/>
          <w:t>que indica al piloto que aún no ha empezado a volar pero que ya tiene toda la informaci</w:t>
        </w:r>
      </w:ins>
      <w:ins w:id="3460" w:author="IO" w:date="2011-07-21T11:37:00Z">
        <w:r w:rsidR="00123AD1">
          <w:t xml:space="preserve">ón para hacerlo. El vuelo se iniciará </w:t>
        </w:r>
      </w:ins>
      <w:del w:id="3461" w:author="IO" w:date="2011-07-21T11:37:00Z">
        <w:r w:rsidR="003F0E39" w:rsidRPr="00214356" w:rsidDel="00123AD1">
          <w:delText>Hecho</w:delText>
        </w:r>
        <w:r w:rsidR="008C1C4B" w:rsidRPr="00214356" w:rsidDel="00123AD1">
          <w:delText xml:space="preserve"> que el piloto tendrá presente hasta que</w:delText>
        </w:r>
      </w:del>
      <w:ins w:id="3462" w:author="IO" w:date="2011-07-21T11:37:00Z">
        <w:r w:rsidR="00123AD1">
          <w:t>cuando</w:t>
        </w:r>
      </w:ins>
      <w:r w:rsidR="008C1C4B" w:rsidRPr="00214356">
        <w:t xml:space="preserve"> la hora de salida </w:t>
      </w:r>
      <w:del w:id="3463" w:author="IO" w:date="2011-07-21T11:37:00Z">
        <w:r w:rsidR="008C1C4B" w:rsidRPr="00214356" w:rsidDel="00123AD1">
          <w:delText>del vuelo que suministra</w:delText>
        </w:r>
      </w:del>
      <w:ins w:id="3464" w:author="IO" w:date="2011-07-21T11:37:00Z">
        <w:r w:rsidR="00123AD1">
          <w:t>indicada</w:t>
        </w:r>
      </w:ins>
      <w:r w:rsidR="008C1C4B" w:rsidRPr="00214356">
        <w:t xml:space="preserve"> en el plan </w:t>
      </w:r>
      <w:ins w:id="3465"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3466" w:author="IO" w:date="2011-07-21T11:44:00Z"/>
        </w:rPr>
        <w:pPrChange w:id="3467" w:author="IO" w:date="2011-07-21T10:48:00Z">
          <w:pPr>
            <w:pStyle w:val="Caption"/>
            <w:jc w:val="both"/>
          </w:pPr>
        </w:pPrChange>
      </w:pPr>
      <w:ins w:id="3468" w:author="IO" w:date="2011-07-21T11:38:00Z">
        <w:r>
          <w:t xml:space="preserve">Una vez procesada la información del plan de vuelo, </w:t>
        </w:r>
      </w:ins>
      <w:del w:id="3469" w:author="IO" w:date="2011-07-21T11:38:00Z">
        <w:r w:rsidR="00FA5BAF" w:rsidRPr="00214356" w:rsidDel="00123AD1">
          <w:delText xml:space="preserve">Por otro lado, </w:delText>
        </w:r>
      </w:del>
      <w:r w:rsidR="00FA5BAF" w:rsidRPr="00214356">
        <w:t xml:space="preserve">el piloto </w:t>
      </w:r>
      <w:ins w:id="3470" w:author="IO" w:date="2011-07-21T11:38:00Z">
        <w:r>
          <w:t xml:space="preserve">responde al agente iniciador indicándole que ha recibido la información y que se puede terminar la conversación </w:t>
        </w:r>
      </w:ins>
      <w:ins w:id="3471" w:author="IO" w:date="2011-07-21T11:39:00Z">
        <w:r>
          <w:t xml:space="preserve">(interacción). Para ello </w:t>
        </w:r>
      </w:ins>
      <w:r w:rsidR="00FA5BAF" w:rsidRPr="00214356">
        <w:t>crea</w:t>
      </w:r>
      <w:del w:id="3472" w:author="IO" w:date="2011-07-21T11:39:00Z">
        <w:r w:rsidR="00FA5BAF" w:rsidRPr="00214356" w:rsidDel="00123AD1">
          <w:delText>rá</w:delText>
        </w:r>
      </w:del>
      <w:r w:rsidR="00FA5BAF" w:rsidRPr="00214356">
        <w:t xml:space="preserve"> otro hecho (“PlanReceived”) en la interacción</w:t>
      </w:r>
      <w:del w:id="3473"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3474" w:author="IO" w:date="2011-07-21T11:39:00Z">
        <w:r w:rsidR="00FA5BAF" w:rsidRPr="00214356" w:rsidDel="00123AD1">
          <w:delText>el mencionado</w:delText>
        </w:r>
      </w:del>
      <w:ins w:id="3475"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3476" w:author="IO" w:date="2011-07-21T11:39:00Z">
        <w:r>
          <w:t xml:space="preserve">definitivamente </w:t>
        </w:r>
      </w:ins>
      <w:r w:rsidR="00FA5BAF" w:rsidRPr="00214356">
        <w:t>la comunicación.</w:t>
      </w:r>
      <w:r w:rsidR="007D0567" w:rsidRPr="00214356">
        <w:t xml:space="preserve"> En este momento se podr</w:t>
      </w:r>
      <w:del w:id="3477" w:author="IO" w:date="2011-07-21T11:39:00Z">
        <w:r w:rsidR="007D0567" w:rsidRPr="00214356" w:rsidDel="00123AD1">
          <w:delText>ía</w:delText>
        </w:r>
      </w:del>
      <w:ins w:id="3478" w:author="IO" w:date="2011-07-21T11:39:00Z">
        <w:r>
          <w:t>á</w:t>
        </w:r>
      </w:ins>
      <w:r w:rsidR="007D0567" w:rsidRPr="00214356">
        <w:t xml:space="preserve"> decir que el proceso de suministrar el plan de vuelo ha</w:t>
      </w:r>
      <w:del w:id="3479" w:author="IO" w:date="2011-07-21T11:39:00Z">
        <w:r w:rsidR="007D0567" w:rsidRPr="00214356" w:rsidDel="00123AD1">
          <w:delText>bría</w:delText>
        </w:r>
      </w:del>
      <w:r w:rsidR="007D0567" w:rsidRPr="00214356">
        <w:t xml:space="preserve"> concluido y </w:t>
      </w:r>
      <w:ins w:id="3480" w:author="IO" w:date="2011-07-21T11:39:00Z">
        <w:r>
          <w:t xml:space="preserve">que </w:t>
        </w:r>
      </w:ins>
      <w:r w:rsidR="007D0567" w:rsidRPr="00214356">
        <w:t>el objetivo de “Flight Plan Taken” se ha</w:t>
      </w:r>
      <w:del w:id="3481" w:author="IO" w:date="2011-07-21T11:39:00Z">
        <w:r w:rsidR="007D0567" w:rsidRPr="00214356" w:rsidDel="00123AD1">
          <w:delText>brí</w:delText>
        </w:r>
      </w:del>
      <w:del w:id="3482"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3483"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3484" w:author="IO" w:date="2011-07-21T10:49:00Z"/>
          <w:rPrChange w:id="3485" w:author="IO" w:date="2011-07-21T10:49:00Z">
            <w:rPr>
              <w:del w:id="3486" w:author="IO" w:date="2011-07-21T10:49:00Z"/>
              <w:rFonts w:cs="Times New Roman"/>
              <w:i w:val="0"/>
            </w:rPr>
          </w:rPrChange>
        </w:rPr>
      </w:pPr>
      <w:bookmarkStart w:id="3487" w:name="_Ref294473939"/>
      <w:bookmarkStart w:id="3488" w:name="_Toc295124199"/>
      <w:bookmarkStart w:id="3489" w:name="_Toc299483436"/>
      <w:commentRangeStart w:id="3490"/>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3491" w:author="Orion" w:date="2011-07-26T22:41:00Z">
        <w:r w:rsidR="000A487B">
          <w:rPr>
            <w:i w:val="0"/>
            <w:iCs w:val="0"/>
            <w:noProof/>
          </w:rPr>
          <w:t>6</w:t>
        </w:r>
      </w:ins>
      <w:ins w:id="3492" w:author="IO" w:date="2011-07-22T13:16:00Z">
        <w:del w:id="3493" w:author="Orion" w:date="2011-07-24T21:36:00Z">
          <w:r w:rsidR="00416FF6" w:rsidDel="00587D28">
            <w:rPr>
              <w:i w:val="0"/>
              <w:iCs w:val="0"/>
              <w:noProof/>
            </w:rPr>
            <w:delText>5</w:delText>
          </w:r>
        </w:del>
      </w:ins>
      <w:del w:id="3494" w:author="Orion" w:date="2011-07-24T21:36:00Z">
        <w:r w:rsidR="00026C08" w:rsidDel="00587D28">
          <w:rPr>
            <w:noProof/>
          </w:rPr>
          <w:delText>5</w:delText>
        </w:r>
      </w:del>
      <w:r w:rsidR="004C462F">
        <w:rPr>
          <w:i w:val="0"/>
          <w:iCs w:val="0"/>
          <w:noProof/>
        </w:rPr>
        <w:fldChar w:fldCharType="end"/>
      </w:r>
      <w:bookmarkEnd w:id="3487"/>
      <w:r>
        <w:t>: Diagrama de Interacción Para Recibir el Plan de Vuelo Inicial</w:t>
      </w:r>
      <w:bookmarkEnd w:id="3488"/>
      <w:ins w:id="3495" w:author="IO" w:date="2011-07-21T10:49:00Z">
        <w:r w:rsidR="00214356">
          <w:t>.</w:t>
        </w:r>
      </w:ins>
      <w:bookmarkEnd w:id="3489"/>
    </w:p>
    <w:p w14:paraId="6122236A" w14:textId="0A93FC60" w:rsidR="002944E7" w:rsidDel="00214356" w:rsidRDefault="002944E7">
      <w:pPr>
        <w:pStyle w:val="Caption"/>
        <w:rPr>
          <w:del w:id="3496" w:author="IO" w:date="2011-07-21T10:49:00Z"/>
          <w:rFonts w:cs="Times New Roman"/>
          <w:i w:val="0"/>
        </w:rPr>
        <w:pPrChange w:id="3497" w:author="IO" w:date="2011-07-21T10:49:00Z">
          <w:pPr>
            <w:pStyle w:val="Caption"/>
            <w:jc w:val="both"/>
          </w:pPr>
        </w:pPrChange>
      </w:pPr>
    </w:p>
    <w:p w14:paraId="75B581E1" w14:textId="1A874C1B" w:rsidR="002259DD" w:rsidDel="00214356" w:rsidRDefault="002259DD" w:rsidP="00252D3F">
      <w:pPr>
        <w:pStyle w:val="Caption"/>
        <w:jc w:val="both"/>
        <w:rPr>
          <w:del w:id="3498" w:author="IO" w:date="2011-07-21T10:49:00Z"/>
          <w:rFonts w:cs="Times New Roman"/>
          <w:i w:val="0"/>
        </w:rPr>
      </w:pPr>
    </w:p>
    <w:commentRangeEnd w:id="3490"/>
    <w:p w14:paraId="4F4495EA" w14:textId="77777777" w:rsidR="002259DD" w:rsidRDefault="00123AD1" w:rsidP="00252D3F">
      <w:pPr>
        <w:pStyle w:val="Caption"/>
        <w:jc w:val="both"/>
        <w:rPr>
          <w:rFonts w:cs="Times New Roman"/>
          <w:i w:val="0"/>
        </w:rPr>
      </w:pPr>
      <w:r>
        <w:rPr>
          <w:rStyle w:val="CommentReference"/>
          <w:i w:val="0"/>
          <w:iCs w:val="0"/>
        </w:rPr>
        <w:commentReference w:id="3490"/>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3499" w:author="IO" w:date="2011-07-21T10:49:00Z">
            <w:rPr>
              <w:rFonts w:cs="Times New Roman"/>
              <w:i w:val="0"/>
            </w:rPr>
          </w:rPrChange>
        </w:rPr>
      </w:pPr>
      <w:bookmarkStart w:id="3500" w:name="_Ref294475600"/>
      <w:bookmarkStart w:id="3501" w:name="_Toc295124200"/>
      <w:r>
        <w:lastRenderedPageBreak/>
        <w:t xml:space="preserve">Figura </w:t>
      </w:r>
      <w:fldSimple w:instr=" SEQ Figura \* ARABIC ">
        <w:ins w:id="3502" w:author="Orion" w:date="2011-07-26T22:41:00Z">
          <w:r w:rsidR="000A487B">
            <w:rPr>
              <w:noProof/>
            </w:rPr>
            <w:t>7</w:t>
          </w:r>
        </w:ins>
        <w:del w:id="3503" w:author="Orion" w:date="2011-07-26T22:19:00Z">
          <w:r w:rsidR="00587D28" w:rsidDel="00E237E8">
            <w:rPr>
              <w:noProof/>
            </w:rPr>
            <w:delText>6</w:delText>
          </w:r>
        </w:del>
      </w:fldSimple>
      <w:bookmarkEnd w:id="3500"/>
      <w:r>
        <w:t>: Creación del Estado Mental Inicial del Piloto</w:t>
      </w:r>
      <w:bookmarkEnd w:id="3501"/>
      <w:ins w:id="3504" w:author="IO" w:date="2011-07-21T10:49:00Z">
        <w:r w:rsidR="00214356">
          <w:t>.</w:t>
        </w:r>
      </w:ins>
    </w:p>
    <w:p w14:paraId="1CB1AD35" w14:textId="4E62A525" w:rsidR="00AC253C" w:rsidRPr="00214356" w:rsidDel="00214356" w:rsidRDefault="00AC253C" w:rsidP="00AC253C">
      <w:pPr>
        <w:jc w:val="both"/>
        <w:rPr>
          <w:ins w:id="3505" w:author="Orion" w:date="2011-06-22T19:02:00Z"/>
          <w:del w:id="3506" w:author="IO" w:date="2011-07-21T10:49:00Z"/>
          <w:sz w:val="36"/>
          <w:szCs w:val="52"/>
          <w:rPrChange w:id="3507" w:author="IO" w:date="2011-07-21T10:50:00Z">
            <w:rPr>
              <w:ins w:id="3508" w:author="Orion" w:date="2011-06-22T19:02:00Z"/>
              <w:del w:id="3509" w:author="IO" w:date="2011-07-21T10:49:00Z"/>
              <w:rFonts w:cs="Times New Roman"/>
            </w:rPr>
          </w:rPrChange>
        </w:rPr>
      </w:pPr>
      <w:bookmarkStart w:id="3510" w:name="_Toc299012053"/>
      <w:bookmarkStart w:id="3511" w:name="_Toc299103601"/>
      <w:bookmarkStart w:id="3512" w:name="_Toc299103974"/>
      <w:bookmarkStart w:id="3513" w:name="_Toc299463799"/>
      <w:bookmarkStart w:id="3514" w:name="_Toc299463883"/>
      <w:bookmarkEnd w:id="3510"/>
      <w:bookmarkEnd w:id="3511"/>
      <w:bookmarkEnd w:id="3512"/>
      <w:bookmarkEnd w:id="3513"/>
      <w:bookmarkEnd w:id="3514"/>
    </w:p>
    <w:p w14:paraId="30637EF2" w14:textId="43E1D034" w:rsidR="00F109C5" w:rsidRPr="00214356" w:rsidRDefault="00AC253C">
      <w:pPr>
        <w:pStyle w:val="Heading1"/>
        <w:numPr>
          <w:ilvl w:val="2"/>
          <w:numId w:val="40"/>
        </w:numPr>
        <w:rPr>
          <w:i/>
          <w:sz w:val="36"/>
          <w:szCs w:val="52"/>
          <w:rPrChange w:id="3515" w:author="IO" w:date="2011-07-21T10:50:00Z">
            <w:rPr>
              <w:rFonts w:cs="Times New Roman"/>
              <w:i w:val="0"/>
            </w:rPr>
          </w:rPrChange>
        </w:rPr>
        <w:pPrChange w:id="3516" w:author="IO" w:date="2011-07-20T19:26:00Z">
          <w:pPr>
            <w:pStyle w:val="Caption"/>
            <w:jc w:val="both"/>
          </w:pPr>
        </w:pPrChange>
      </w:pPr>
      <w:bookmarkStart w:id="3517" w:name="_Ref298954407"/>
      <w:bookmarkStart w:id="3518" w:name="_Toc299463884"/>
      <w:ins w:id="3519" w:author="Orion" w:date="2011-06-22T19:02:00Z">
        <w:r w:rsidRPr="00D2330D">
          <w:rPr>
            <w:b w:val="0"/>
            <w:sz w:val="36"/>
            <w:szCs w:val="52"/>
            <w:rPrChange w:id="3520" w:author="IO" w:date="2011-07-20T19:26:00Z">
              <w:rPr>
                <w:b/>
                <w:bCs/>
                <w:i w:val="0"/>
                <w:iCs w:val="0"/>
              </w:rPr>
            </w:rPrChange>
          </w:rPr>
          <w:t>Seguimiento del plan de vuelo</w:t>
        </w:r>
      </w:ins>
      <w:bookmarkEnd w:id="3517"/>
      <w:bookmarkEnd w:id="3518"/>
    </w:p>
    <w:p w14:paraId="0DC1B788" w14:textId="0EBF7C84" w:rsidR="00905E3A" w:rsidRDefault="00B25AB5" w:rsidP="00026C08">
      <w:pPr>
        <w:spacing w:after="120"/>
        <w:jc w:val="both"/>
        <w:rPr>
          <w:ins w:id="3521" w:author="IO" w:date="2011-07-21T12:10:00Z"/>
        </w:rPr>
      </w:pPr>
      <w:r w:rsidRPr="009B75DF">
        <w:t>Una vez el piloto dispone de su plan de vuelo</w:t>
      </w:r>
      <w:ins w:id="3522" w:author="IO" w:date="2011-07-21T12:04:00Z">
        <w:r w:rsidR="00905E3A">
          <w:t>,</w:t>
        </w:r>
      </w:ins>
      <w:r w:rsidRPr="009B75DF">
        <w:t xml:space="preserve"> su siguiente </w:t>
      </w:r>
      <w:del w:id="3523" w:author="IO" w:date="2011-07-21T12:04:00Z">
        <w:r w:rsidRPr="009B75DF" w:rsidDel="00905E3A">
          <w:delText xml:space="preserve">prioridad </w:delText>
        </w:r>
      </w:del>
      <w:ins w:id="3524" w:author="IO" w:date="2011-07-21T12:04:00Z">
        <w:r w:rsidR="00905E3A">
          <w:t>objetivo</w:t>
        </w:r>
        <w:r w:rsidR="00905E3A" w:rsidRPr="009B75DF">
          <w:t xml:space="preserve"> </w:t>
        </w:r>
      </w:ins>
      <w:del w:id="3525" w:author="IO" w:date="2011-07-21T12:04:00Z">
        <w:r w:rsidRPr="009B75DF" w:rsidDel="00905E3A">
          <w:delText>sería la de</w:delText>
        </w:r>
      </w:del>
      <w:ins w:id="3526"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3527" w:author="IO" w:date="2011-07-21T12:05:00Z">
        <w:r w:rsidR="00905E3A">
          <w:t xml:space="preserve">mostrado en la </w:t>
        </w:r>
      </w:ins>
      <w:del w:id="3528"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3529" w:author="Orion" w:date="2011-07-26T22:30:00Z">
        <w:r w:rsidR="00503590">
          <w:t>Figura 8</w:t>
        </w:r>
      </w:ins>
      <w:del w:id="3530" w:author="Orion" w:date="2011-07-26T22:30:00Z">
        <w:r w:rsidR="00416FF6" w:rsidDel="00503590">
          <w:delText>Figura 7</w:delText>
        </w:r>
      </w:del>
      <w:r w:rsidR="00C45A20" w:rsidRPr="009B75DF">
        <w:fldChar w:fldCharType="end"/>
      </w:r>
      <w:ins w:id="3531" w:author="IO" w:date="2011-07-21T12:05:00Z">
        <w:r w:rsidR="00905E3A">
          <w:t>. Éste recoge</w:t>
        </w:r>
      </w:ins>
      <w:del w:id="3532"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3533" w:author="IO" w:date="2011-07-21T12:05:00Z">
        <w:r w:rsidR="00905E3A">
          <w:t>e</w:t>
        </w:r>
      </w:ins>
      <w:del w:id="3534" w:author="IO" w:date="2011-07-21T12:05:00Z">
        <w:r w:rsidR="000040DF" w:rsidRPr="009B75DF" w:rsidDel="00905E3A">
          <w:delText>o</w:delText>
        </w:r>
      </w:del>
      <w:r w:rsidR="000040DF" w:rsidRPr="009B75DF">
        <w:t xml:space="preserve">visto. </w:t>
      </w:r>
      <w:ins w:id="3535" w:author="IO" w:date="2011-07-21T12:05:00Z">
        <w:r w:rsidR="00905E3A">
          <w:t>L</w:t>
        </w:r>
      </w:ins>
      <w:del w:id="3536" w:author="IO" w:date="2011-07-21T12:05:00Z">
        <w:r w:rsidR="000040DF" w:rsidRPr="009B75DF" w:rsidDel="00905E3A">
          <w:delText>De esta manera l</w:delText>
        </w:r>
      </w:del>
      <w:r w:rsidR="000040DF" w:rsidRPr="009B75DF">
        <w:t xml:space="preserve">o primero </w:t>
      </w:r>
      <w:r w:rsidR="00C73A01" w:rsidRPr="009B75DF">
        <w:t>que ha</w:t>
      </w:r>
      <w:del w:id="3537" w:author="IO" w:date="2011-07-21T12:05:00Z">
        <w:r w:rsidR="00C73A01" w:rsidRPr="009B75DF" w:rsidDel="00905E3A">
          <w:delText>rá</w:delText>
        </w:r>
      </w:del>
      <w:ins w:id="3538" w:author="IO" w:date="2011-07-21T12:05:00Z">
        <w:r w:rsidR="00905E3A">
          <w:t>ce</w:t>
        </w:r>
      </w:ins>
      <w:r w:rsidR="000040DF" w:rsidRPr="009B75DF">
        <w:t xml:space="preserve"> </w:t>
      </w:r>
      <w:del w:id="3539" w:author="IO" w:date="2011-07-21T12:05:00Z">
        <w:r w:rsidR="000040DF" w:rsidRPr="009B75DF" w:rsidDel="00905E3A">
          <w:delText>un</w:delText>
        </w:r>
      </w:del>
      <w:ins w:id="3540" w:author="IO" w:date="2011-07-21T12:05:00Z">
        <w:r w:rsidR="00905E3A">
          <w:t>el</w:t>
        </w:r>
      </w:ins>
      <w:r w:rsidR="000040DF" w:rsidRPr="009B75DF">
        <w:t xml:space="preserve"> piloto </w:t>
      </w:r>
      <w:del w:id="3541" w:author="IO" w:date="2011-07-21T12:05:00Z">
        <w:r w:rsidR="000040DF" w:rsidRPr="009B75DF" w:rsidDel="00905E3A">
          <w:delText xml:space="preserve">sería </w:delText>
        </w:r>
      </w:del>
      <w:ins w:id="3542"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3543"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3544" w:author="Orion" w:date="2011-07-26T22:30:00Z">
        <w:r w:rsidR="00503590">
          <w:t>5.1.3</w:t>
        </w:r>
      </w:ins>
      <w:ins w:id="3545" w:author="IO" w:date="2011-07-21T12:06:00Z">
        <w:r w:rsidR="00905E3A">
          <w:fldChar w:fldCharType="end"/>
        </w:r>
        <w:r w:rsidR="00905E3A">
          <w:t xml:space="preserve">. </w:t>
        </w:r>
      </w:ins>
      <w:del w:id="3546"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3547"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3548"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3549" w:author="IO" w:date="2011-07-21T12:07:00Z">
        <w:r w:rsidR="003F1EB8" w:rsidRPr="009B75DF" w:rsidDel="00905E3A">
          <w:delText>ue</w:delText>
        </w:r>
      </w:del>
      <w:ins w:id="3550" w:author="IO" w:date="2011-07-21T12:07:00Z">
        <w:r w:rsidR="00905E3A">
          <w:t>a</w:t>
        </w:r>
      </w:ins>
      <w:r w:rsidR="003F1EB8" w:rsidRPr="009B75DF">
        <w:t xml:space="preserve"> al destino. Dicho proceso empieza </w:t>
      </w:r>
      <w:del w:id="3551" w:author="IO" w:date="2011-07-21T12:07:00Z">
        <w:r w:rsidR="003F1EB8" w:rsidRPr="009B75DF" w:rsidDel="00905E3A">
          <w:delText xml:space="preserve">con </w:delText>
        </w:r>
      </w:del>
      <w:r w:rsidR="003F1EB8" w:rsidRPr="009B75DF">
        <w:t>obten</w:t>
      </w:r>
      <w:del w:id="3552" w:author="IO" w:date="2011-07-21T12:07:00Z">
        <w:r w:rsidR="003F1EB8" w:rsidRPr="009B75DF" w:rsidDel="00905E3A">
          <w:delText>er</w:delText>
        </w:r>
      </w:del>
      <w:ins w:id="3553"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3554" w:author="IO" w:date="2011-07-21T12:07:00Z">
        <w:r w:rsidR="00905E3A">
          <w:t>Después</w:t>
        </w:r>
      </w:ins>
      <w:del w:id="3555"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3556"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3557" w:author="IO" w:date="2011-07-21T12:11:00Z">
        <w:r w:rsidR="00905E3A">
          <w:t xml:space="preserve">se </w:t>
        </w:r>
      </w:ins>
      <w:r w:rsidR="002D1A53" w:rsidRPr="009B75DF">
        <w:t>consulta</w:t>
      </w:r>
      <w:del w:id="3558"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3559" w:author="IO" w:date="2011-07-21T12:10:00Z">
          <w:pPr>
            <w:spacing w:after="120"/>
            <w:jc w:val="both"/>
          </w:pPr>
        </w:pPrChange>
      </w:pPr>
      <w:del w:id="3560" w:author="IO" w:date="2011-07-21T12:10:00Z">
        <w:r w:rsidRPr="009B75DF" w:rsidDel="00905E3A">
          <w:delText xml:space="preserve"> En caso de que</w:delText>
        </w:r>
      </w:del>
      <w:ins w:id="3561" w:author="IO" w:date="2011-07-21T12:10:00Z">
        <w:r w:rsidR="00905E3A">
          <w:t>Cuando</w:t>
        </w:r>
      </w:ins>
      <w:r w:rsidRPr="009B75DF">
        <w:t xml:space="preserve"> el tramo se</w:t>
      </w:r>
      <w:r w:rsidR="00302E18" w:rsidRPr="009B75DF">
        <w:t xml:space="preserve"> ha</w:t>
      </w:r>
      <w:del w:id="3562" w:author="IO" w:date="2011-07-21T12:10:00Z">
        <w:r w:rsidR="00302E18" w:rsidRPr="009B75DF" w:rsidDel="00905E3A">
          <w:delText>ya</w:delText>
        </w:r>
      </w:del>
      <w:r w:rsidR="00302E18" w:rsidRPr="009B75DF">
        <w:t xml:space="preserve"> co</w:t>
      </w:r>
      <w:r w:rsidRPr="009B75DF">
        <w:t>mpletado</w:t>
      </w:r>
      <w:ins w:id="3563" w:author="IO" w:date="2011-07-21T12:08:00Z">
        <w:r w:rsidR="00905E3A">
          <w:t xml:space="preserve"> hay tres situaciones posibles</w:t>
        </w:r>
      </w:ins>
      <w:del w:id="3564" w:author="IO" w:date="2011-07-21T12:08:00Z">
        <w:r w:rsidR="000227E4" w:rsidRPr="009B75DF" w:rsidDel="00905E3A">
          <w:delText xml:space="preserve"> pueden pasar dos </w:delText>
        </w:r>
      </w:del>
      <w:ins w:id="3565" w:author="Orion" w:date="2011-07-05T20:01:00Z">
        <w:del w:id="3566" w:author="IO" w:date="2011-07-21T12:08:00Z">
          <w:r w:rsidR="00B875B6" w:rsidRPr="009B75DF" w:rsidDel="00905E3A">
            <w:delText xml:space="preserve">tres </w:delText>
          </w:r>
        </w:del>
      </w:ins>
      <w:del w:id="3567" w:author="IO" w:date="2011-07-21T12:08:00Z">
        <w:r w:rsidR="000227E4" w:rsidRPr="009B75DF" w:rsidDel="00905E3A">
          <w:delText>cosas</w:delText>
        </w:r>
      </w:del>
      <w:r w:rsidR="000227E4" w:rsidRPr="009B75DF">
        <w:t>:</w:t>
      </w:r>
      <w:del w:id="3568"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3569" w:author="Orion" w:date="2011-07-05T20:02:00Z"/>
        </w:rPr>
        <w:pPrChange w:id="3570"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3571" w:author="IO" w:date="2011-07-21T12:08:00Z">
        <w:r w:rsidR="00905E3A">
          <w:t>. Entonces</w:t>
        </w:r>
      </w:ins>
      <w:del w:id="3572"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3573"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3574" w:author="IO" w:date="2011-07-21T11:41:00Z">
          <w:pPr>
            <w:pStyle w:val="Caption"/>
            <w:numPr>
              <w:numId w:val="22"/>
            </w:numPr>
            <w:ind w:left="720" w:hanging="360"/>
            <w:jc w:val="both"/>
          </w:pPr>
        </w:pPrChange>
      </w:pPr>
      <w:ins w:id="3575" w:author="Orion" w:date="2011-07-05T20:06:00Z">
        <w:r w:rsidRPr="009B75DF">
          <w:t>El</w:t>
        </w:r>
      </w:ins>
      <w:ins w:id="3576" w:author="Orion" w:date="2011-07-05T20:02:00Z">
        <w:r w:rsidRPr="009B75DF">
          <w:t xml:space="preserve"> tramo se ha completado mientras el piloto se encontraba lidiando con una situación de riesgo</w:t>
        </w:r>
        <w:del w:id="3577" w:author="IO" w:date="2011-07-21T12:09:00Z">
          <w:r w:rsidRPr="009B75DF" w:rsidDel="00905E3A">
            <w:delText xml:space="preserve"> de conflicto</w:delText>
          </w:r>
        </w:del>
        <w:r w:rsidRPr="009B75DF">
          <w:t>.</w:t>
        </w:r>
      </w:ins>
      <w:ins w:id="3578" w:author="Orion" w:date="2011-07-05T20:06:00Z">
        <w:r w:rsidR="005A4636" w:rsidRPr="009B75DF">
          <w:t xml:space="preserve"> En este caso se pasará al siguiente tramo</w:t>
        </w:r>
      </w:ins>
      <w:ins w:id="3579" w:author="IO" w:date="2011-07-21T12:09:00Z">
        <w:r w:rsidR="00905E3A">
          <w:t>,</w:t>
        </w:r>
      </w:ins>
      <w:ins w:id="3580" w:author="Orion" w:date="2011-07-05T20:06:00Z">
        <w:r w:rsidR="005A4636" w:rsidRPr="009B75DF">
          <w:t xml:space="preserve"> pe</w:t>
        </w:r>
      </w:ins>
      <w:ins w:id="3581" w:author="Orion" w:date="2011-07-05T20:08:00Z">
        <w:r w:rsidR="00E903B4" w:rsidRPr="009B75DF">
          <w:t>r</w:t>
        </w:r>
      </w:ins>
      <w:ins w:id="3582" w:author="Orion" w:date="2011-07-05T20:06:00Z">
        <w:r w:rsidR="005A4636" w:rsidRPr="009B75DF">
          <w:t>o con las condiciones de vuelo que el controlador estableció para el tramo anterior</w:t>
        </w:r>
      </w:ins>
      <w:ins w:id="3583" w:author="Orion" w:date="2011-07-05T20:07:00Z">
        <w:r w:rsidR="00BE0D75" w:rsidRPr="009B75DF">
          <w:t xml:space="preserve"> (“GoingNextLegWithConflict”)</w:t>
        </w:r>
      </w:ins>
      <w:ins w:id="3584"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3585" w:author="IO" w:date="2011-07-21T11:41:00Z">
          <w:pPr>
            <w:pStyle w:val="Caption"/>
            <w:numPr>
              <w:numId w:val="22"/>
            </w:numPr>
            <w:ind w:left="720" w:hanging="360"/>
            <w:jc w:val="both"/>
          </w:pPr>
        </w:pPrChange>
      </w:pPr>
      <w:r w:rsidRPr="009B75DF">
        <w:t>En caso contrari</w:t>
      </w:r>
      <w:ins w:id="3586" w:author="Orion" w:date="2011-07-05T20:03:00Z">
        <w:r w:rsidR="00B875B6" w:rsidRPr="009B75DF">
          <w:t>o, es decir</w:t>
        </w:r>
      </w:ins>
      <w:ins w:id="3587" w:author="IO" w:date="2011-07-21T12:09:00Z">
        <w:r w:rsidR="00905E3A">
          <w:t xml:space="preserve"> si</w:t>
        </w:r>
      </w:ins>
      <w:ins w:id="3588" w:author="Orion" w:date="2011-07-05T20:03:00Z">
        <w:r w:rsidR="00B875B6" w:rsidRPr="009B75DF">
          <w:t xml:space="preserve"> no hay</w:t>
        </w:r>
        <w:del w:id="3589" w:author="IO" w:date="2011-07-21T12:09:00Z">
          <w:r w:rsidR="00B875B6" w:rsidRPr="009B75DF" w:rsidDel="00905E3A">
            <w:delText>a</w:delText>
          </w:r>
        </w:del>
        <w:r w:rsidR="00B875B6" w:rsidRPr="009B75DF">
          <w:t xml:space="preserve"> conflicto</w:t>
        </w:r>
      </w:ins>
      <w:del w:id="3590" w:author="Orion" w:date="2011-07-05T20:03:00Z">
        <w:r w:rsidRPr="009B75DF" w:rsidDel="00B875B6">
          <w:delText>o</w:delText>
        </w:r>
      </w:del>
      <w:r w:rsidRPr="009B75DF">
        <w:t>, s</w:t>
      </w:r>
      <w:r w:rsidR="003F1EB8" w:rsidRPr="009B75DF">
        <w:t>e intenta</w:t>
      </w:r>
      <w:del w:id="3591" w:author="IO" w:date="2011-07-21T12:09:00Z">
        <w:r w:rsidR="003F1EB8" w:rsidRPr="009B75DF" w:rsidDel="00905E3A">
          <w:delText>rá</w:delText>
        </w:r>
      </w:del>
      <w:r w:rsidR="003F1EB8" w:rsidRPr="009B75DF">
        <w:t xml:space="preserve"> </w:t>
      </w:r>
      <w:del w:id="3592" w:author="IO" w:date="2011-07-21T12:09:00Z">
        <w:r w:rsidR="003F1EB8" w:rsidRPr="009B75DF" w:rsidDel="00905E3A">
          <w:delText>generar</w:delText>
        </w:r>
      </w:del>
      <w:ins w:id="3593" w:author="IO" w:date="2011-07-21T12:09:00Z">
        <w:r w:rsidR="00905E3A">
          <w:t>obtener</w:t>
        </w:r>
      </w:ins>
      <w:del w:id="3594" w:author="IO" w:date="2011-07-21T12:09:00Z">
        <w:r w:rsidR="003F1EB8" w:rsidRPr="009B75DF" w:rsidDel="00905E3A">
          <w:delText xml:space="preserve"> y pasar</w:delText>
        </w:r>
      </w:del>
      <w:r w:rsidR="003F1EB8" w:rsidRPr="009B75DF">
        <w:t xml:space="preserve"> </w:t>
      </w:r>
      <w:del w:id="3595" w:author="IO" w:date="2011-07-21T12:09:00Z">
        <w:r w:rsidR="003F1EB8" w:rsidRPr="009B75DF" w:rsidDel="00905E3A">
          <w:delText>a</w:delText>
        </w:r>
      </w:del>
      <w:ins w:id="3596" w:author="IO" w:date="2011-07-21T12:09:00Z">
        <w:r w:rsidR="00905E3A">
          <w:t>e</w:t>
        </w:r>
      </w:ins>
      <w:r w:rsidR="003F1EB8" w:rsidRPr="009B75DF">
        <w:t>l siguiente tramo</w:t>
      </w:r>
      <w:ins w:id="3597"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3598" w:author="IO" w:date="2011-07-21T12:20:00Z"/>
        </w:rPr>
        <w:pPrChange w:id="3599"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3600"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3601"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3602" w:author="IO" w:date="2011-07-21T12:12:00Z">
        <w:r w:rsidR="0080393A" w:rsidRPr="009B75DF" w:rsidDel="004E686A">
          <w:delText>dicho</w:delText>
        </w:r>
        <w:r w:rsidR="00E54CFB" w:rsidRPr="009B75DF" w:rsidDel="004E686A">
          <w:delText xml:space="preserve"> </w:delText>
        </w:r>
      </w:del>
      <w:ins w:id="3603" w:author="IO" w:date="2011-07-21T12:12:00Z">
        <w:r w:rsidR="004E686A">
          <w:t>el</w:t>
        </w:r>
        <w:r w:rsidR="004E686A" w:rsidRPr="009B75DF">
          <w:t xml:space="preserve"> </w:t>
        </w:r>
      </w:ins>
      <w:r w:rsidR="00E54CFB" w:rsidRPr="009B75DF">
        <w:t>tramo. Dichas decisiones</w:t>
      </w:r>
      <w:r w:rsidRPr="009B75DF">
        <w:t xml:space="preserve"> </w:t>
      </w:r>
      <w:del w:id="3604"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3605"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3606" w:author="IO" w:date="2011-07-21T12:12:00Z">
        <w:r w:rsidR="00905E3A">
          <w:t xml:space="preserve"> </w:t>
        </w:r>
        <w:r w:rsidR="00905E3A" w:rsidRPr="009B75DF">
          <w:t>(“Make and Descompose Decisions”)</w:t>
        </w:r>
      </w:ins>
      <w:r w:rsidR="000977BC" w:rsidRPr="009B75DF">
        <w:t xml:space="preserve">. </w:t>
      </w:r>
      <w:del w:id="3607" w:author="IO" w:date="2011-07-21T12:12:00Z">
        <w:r w:rsidR="000977BC" w:rsidRPr="009B75DF" w:rsidDel="004E686A">
          <w:delText>Dich</w:delText>
        </w:r>
      </w:del>
      <w:ins w:id="3608" w:author="IO" w:date="2011-07-21T12:12:00Z">
        <w:r w:rsidR="004E686A">
          <w:t>L</w:t>
        </w:r>
      </w:ins>
      <w:r w:rsidR="000977BC" w:rsidRPr="009B75DF">
        <w:t xml:space="preserve">a ejecución </w:t>
      </w:r>
      <w:ins w:id="3609" w:author="IO" w:date="2011-07-21T12:13:00Z">
        <w:r w:rsidR="004E686A">
          <w:t xml:space="preserve">de las instrucciones se modela </w:t>
        </w:r>
      </w:ins>
      <w:del w:id="3610" w:author="IO" w:date="2011-07-21T12:13:00Z">
        <w:r w:rsidR="000977BC" w:rsidRPr="009B75DF" w:rsidDel="004E686A">
          <w:delText>consistirá en iniciar</w:delText>
        </w:r>
      </w:del>
      <w:ins w:id="3611" w:author="IO" w:date="2011-07-21T12:13:00Z">
        <w:r w:rsidR="004E686A">
          <w:t>como</w:t>
        </w:r>
      </w:ins>
      <w:r w:rsidR="000977BC" w:rsidRPr="009B75DF">
        <w:t xml:space="preserve"> una interacción con el </w:t>
      </w:r>
      <w:ins w:id="3612" w:author="IO" w:date="2011-07-21T12:13:00Z">
        <w:r w:rsidR="004E686A">
          <w:t xml:space="preserve">agente </w:t>
        </w:r>
      </w:ins>
      <w:r w:rsidR="000977BC" w:rsidRPr="009B75DF">
        <w:t>avión</w:t>
      </w:r>
      <w:ins w:id="3613" w:author="IO" w:date="2011-07-21T12:13:00Z">
        <w:r w:rsidR="004E686A">
          <w:t xml:space="preserve">. El </w:t>
        </w:r>
      </w:ins>
      <w:del w:id="3614"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3615" w:author="IO" w:date="2011-07-21T12:13:00Z">
        <w:r w:rsidR="000977BC" w:rsidRPr="009B75DF" w:rsidDel="004E686A">
          <w:delText xml:space="preserve">le </w:delText>
        </w:r>
      </w:del>
      <w:r w:rsidR="000977BC" w:rsidRPr="009B75DF">
        <w:t>manda</w:t>
      </w:r>
      <w:del w:id="3616" w:author="IO" w:date="2011-07-21T12:13:00Z">
        <w:r w:rsidR="000977BC" w:rsidRPr="009B75DF" w:rsidDel="004E686A">
          <w:delText>rá</w:delText>
        </w:r>
      </w:del>
      <w:ins w:id="3617" w:author="IO" w:date="2011-07-21T12:13:00Z">
        <w:r w:rsidR="004E686A">
          <w:t xml:space="preserve"> al avión</w:t>
        </w:r>
      </w:ins>
      <w:r w:rsidR="000977BC" w:rsidRPr="009B75DF">
        <w:t xml:space="preserve"> las maniobras a ejecutar y </w:t>
      </w:r>
      <w:r w:rsidR="00CB09D3" w:rsidRPr="009B75DF">
        <w:t>chequea</w:t>
      </w:r>
      <w:del w:id="3618" w:author="IO" w:date="2011-07-21T12:13:00Z">
        <w:r w:rsidR="00CB09D3" w:rsidRPr="009B75DF" w:rsidDel="004E686A">
          <w:delText>rá</w:delText>
        </w:r>
      </w:del>
      <w:r w:rsidR="00CB09D3" w:rsidRPr="009B75DF">
        <w:t xml:space="preserve"> que se hayan </w:t>
      </w:r>
      <w:del w:id="3619" w:author="IO" w:date="2011-07-21T12:17:00Z">
        <w:r w:rsidR="00CB09D3" w:rsidRPr="009B75DF" w:rsidDel="005E50E5">
          <w:delText xml:space="preserve">ejecutado </w:delText>
        </w:r>
      </w:del>
      <w:ins w:id="3620"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3621" w:author="IO" w:date="2011-07-21T12:18:00Z">
        <w:r w:rsidR="00CB09D3" w:rsidRPr="009B75DF" w:rsidDel="005E50E5">
          <w:delText>rá</w:delText>
        </w:r>
      </w:del>
      <w:ins w:id="3622"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3623" w:author="IO" w:date="2011-07-21T12:18:00Z">
        <w:r w:rsidR="00CB09D3" w:rsidRPr="009B75DF" w:rsidDel="005E50E5">
          <w:delText xml:space="preserve"> de nuevo</w:delText>
        </w:r>
      </w:del>
      <w:r w:rsidR="00E54CFB" w:rsidRPr="009B75DF">
        <w:t xml:space="preserve">. Hay que </w:t>
      </w:r>
      <w:del w:id="3624" w:author="IO" w:date="2011-07-21T12:18:00Z">
        <w:r w:rsidR="00E54CFB" w:rsidRPr="009B75DF" w:rsidDel="005E50E5">
          <w:delText>decir que, aunque el diagrama pueda llevar a pensar lo contrario,</w:delText>
        </w:r>
      </w:del>
      <w:ins w:id="3625" w:author="IO" w:date="2011-07-21T12:18:00Z">
        <w:r w:rsidR="005E50E5">
          <w:t>señalar que</w:t>
        </w:r>
      </w:ins>
      <w:r w:rsidR="00E54CFB" w:rsidRPr="009B75DF">
        <w:t xml:space="preserve"> la actualización de la posición del avión no es dependiente de la ejecución de las instrucciones</w:t>
      </w:r>
      <w:ins w:id="3626" w:author="IO" w:date="2011-07-21T12:19:00Z">
        <w:r w:rsidR="005E50E5">
          <w:t xml:space="preserve">. </w:t>
        </w:r>
      </w:ins>
      <w:del w:id="3627" w:author="IO" w:date="2011-07-21T12:19:00Z">
        <w:r w:rsidR="00E54CFB" w:rsidRPr="009B75DF" w:rsidDel="005E50E5">
          <w:delText xml:space="preserve">. </w:delText>
        </w:r>
      </w:del>
      <w:r w:rsidR="00E54CFB" w:rsidRPr="009B75DF">
        <w:t xml:space="preserve">Es decir, </w:t>
      </w:r>
      <w:del w:id="3628" w:author="IO" w:date="2011-07-21T12:19:00Z">
        <w:r w:rsidR="00E54CFB" w:rsidRPr="009B75DF" w:rsidDel="005E50E5">
          <w:delText>que</w:delText>
        </w:r>
      </w:del>
      <w:ins w:id="3629" w:author="IO" w:date="2011-07-21T12:19:00Z">
        <w:r w:rsidR="005E50E5">
          <w:t>l</w:t>
        </w:r>
      </w:ins>
      <w:del w:id="3630"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3631" w:author="IO" w:date="2011-07-21T12:19:00Z">
        <w:r w:rsidR="005E50E5">
          <w:t xml:space="preserve"> En este caso, las limitaciones del </w:t>
        </w:r>
      </w:ins>
      <w:ins w:id="3632" w:author="IO" w:date="2011-07-21T12:20:00Z">
        <w:r w:rsidR="005E50E5">
          <w:t xml:space="preserve">lenguaje de modelado para este tipo de </w:t>
        </w:r>
      </w:ins>
      <w:ins w:id="3633" w:author="IO" w:date="2011-07-21T12:19:00Z">
        <w:r w:rsidR="005E50E5">
          <w:t>diagrama</w:t>
        </w:r>
      </w:ins>
      <w:ins w:id="3634" w:author="IO" w:date="2011-07-21T12:20:00Z">
        <w:r w:rsidR="005E50E5">
          <w:t>s</w:t>
        </w:r>
      </w:ins>
      <w:ins w:id="3635" w:author="IO" w:date="2011-07-21T12:19:00Z">
        <w:r w:rsidR="005E50E5">
          <w:t xml:space="preserve"> no permiten </w:t>
        </w:r>
      </w:ins>
      <w:ins w:id="3636" w:author="IO" w:date="2011-07-21T12:20:00Z">
        <w:r w:rsidR="005E50E5">
          <w:t>indicar claramente esto</w:t>
        </w:r>
      </w:ins>
      <w:ins w:id="3637" w:author="IO" w:date="2011-07-21T12:19:00Z">
        <w:r w:rsidR="005E50E5" w:rsidRPr="009B75DF">
          <w:t>.</w:t>
        </w:r>
      </w:ins>
    </w:p>
    <w:p w14:paraId="34210936" w14:textId="77777777" w:rsidR="004D6716" w:rsidRDefault="004D6716">
      <w:pPr>
        <w:spacing w:before="240" w:after="120"/>
        <w:ind w:firstLine="284"/>
        <w:jc w:val="both"/>
        <w:rPr>
          <w:ins w:id="3638" w:author="IO" w:date="2011-07-21T12:25:00Z"/>
        </w:rPr>
        <w:pPrChange w:id="3639" w:author="IO" w:date="2011-07-21T11:41:00Z">
          <w:pPr>
            <w:jc w:val="both"/>
          </w:pPr>
        </w:pPrChange>
      </w:pPr>
    </w:p>
    <w:p w14:paraId="479EDD41" w14:textId="0E0AA5F5" w:rsidR="00FD25D2" w:rsidRPr="009B75DF" w:rsidRDefault="004D6716">
      <w:pPr>
        <w:spacing w:before="240" w:after="120"/>
        <w:ind w:firstLine="284"/>
        <w:jc w:val="both"/>
        <w:rPr>
          <w:ins w:id="3640" w:author="Orion" w:date="2011-07-05T19:46:00Z"/>
        </w:rPr>
        <w:pPrChange w:id="3641" w:author="IO" w:date="2011-07-21T11:41:00Z">
          <w:pPr>
            <w:jc w:val="both"/>
          </w:pPr>
        </w:pPrChange>
      </w:pPr>
      <w:ins w:id="3642" w:author="IO" w:date="2011-07-21T12:25:00Z">
        <w:r>
          <w:t>Las siguientes secciones detallan</w:t>
        </w:r>
        <w:r w:rsidRPr="009B75DF">
          <w:t xml:space="preserve"> algunas de las tareas mostradas </w:t>
        </w:r>
        <w:r>
          <w:t>aquí</w:t>
        </w:r>
        <w:r w:rsidRPr="009B75DF">
          <w:t>.</w:t>
        </w:r>
        <w:r>
          <w:t xml:space="preserve"> </w:t>
        </w:r>
        <w:commentRangeStart w:id="3643"/>
        <w:r>
          <w:t>La Sección</w:t>
        </w:r>
        <w:commentRangeEnd w:id="3643"/>
        <w:r>
          <w:rPr>
            <w:rStyle w:val="CommentReference"/>
          </w:rPr>
          <w:lastRenderedPageBreak/>
          <w:commentReference w:id="3643"/>
        </w:r>
      </w:ins>
      <w:del w:id="3644"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645" w:author="Orion" w:date="2011-07-05T19:46:00Z">
        <w:r w:rsidRPr="00282451">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3646" w:name="_Ref294474865"/>
      <w:bookmarkStart w:id="3647" w:name="_Toc295124201"/>
      <w:bookmarkStart w:id="3648" w:name="_Toc299483437"/>
      <w:r>
        <w:t xml:space="preserve">Figura </w:t>
      </w:r>
      <w:fldSimple w:instr=" SEQ Figura \* ARABIC ">
        <w:ins w:id="3649" w:author="Orion" w:date="2011-07-26T22:41:00Z">
          <w:r w:rsidR="000A487B">
            <w:rPr>
              <w:noProof/>
            </w:rPr>
            <w:t>8</w:t>
          </w:r>
        </w:ins>
        <w:del w:id="3650" w:author="Orion" w:date="2011-07-26T22:19:00Z">
          <w:r w:rsidR="00587D28" w:rsidDel="00E237E8">
            <w:rPr>
              <w:noProof/>
            </w:rPr>
            <w:delText>7</w:delText>
          </w:r>
        </w:del>
      </w:fldSimple>
      <w:bookmarkEnd w:id="3646"/>
      <w:r w:rsidRPr="00B101B7">
        <w:t xml:space="preserve">: Diagrama de </w:t>
      </w:r>
      <w:r w:rsidR="009E42B3">
        <w:t>Actividad</w:t>
      </w:r>
      <w:ins w:id="3651" w:author="IO" w:date="2011-07-21T12:23:00Z">
        <w:r w:rsidR="004D6716">
          <w:t>es</w:t>
        </w:r>
      </w:ins>
      <w:r w:rsidRPr="00B101B7">
        <w:t xml:space="preserve"> General</w:t>
      </w:r>
      <w:bookmarkEnd w:id="3647"/>
      <w:ins w:id="3652" w:author="IO" w:date="2011-07-21T12:23:00Z">
        <w:r w:rsidR="004D6716">
          <w:t>.</w:t>
        </w:r>
      </w:ins>
      <w:bookmarkEnd w:id="3648"/>
    </w:p>
    <w:p w14:paraId="290300CA" w14:textId="18EE554A" w:rsidR="004D6716" w:rsidRPr="004D6716" w:rsidRDefault="004D6716">
      <w:pPr>
        <w:pStyle w:val="Heading1"/>
        <w:numPr>
          <w:ilvl w:val="3"/>
          <w:numId w:val="40"/>
        </w:numPr>
        <w:rPr>
          <w:ins w:id="3653" w:author="IO" w:date="2011-07-21T12:26:00Z"/>
          <w:b w:val="0"/>
          <w:sz w:val="28"/>
          <w:szCs w:val="52"/>
          <w:rPrChange w:id="3654" w:author="IO" w:date="2011-07-21T12:27:00Z">
            <w:rPr>
              <w:ins w:id="3655" w:author="IO" w:date="2011-07-21T12:26:00Z"/>
              <w:b w:val="0"/>
              <w:sz w:val="36"/>
              <w:szCs w:val="52"/>
            </w:rPr>
          </w:rPrChange>
        </w:rPr>
        <w:pPrChange w:id="3656" w:author="IO" w:date="2011-07-21T12:27:00Z">
          <w:pPr>
            <w:pStyle w:val="Heading1"/>
            <w:numPr>
              <w:ilvl w:val="2"/>
              <w:numId w:val="48"/>
            </w:numPr>
            <w:tabs>
              <w:tab w:val="clear" w:pos="0"/>
            </w:tabs>
            <w:ind w:left="1224" w:hanging="504"/>
          </w:pPr>
        </w:pPrChange>
      </w:pPr>
      <w:bookmarkStart w:id="3657" w:name="_Toc299463885"/>
      <w:ins w:id="3658" w:author="IO" w:date="2011-07-21T12:27:00Z">
        <w:r w:rsidRPr="004D6716">
          <w:rPr>
            <w:b w:val="0"/>
            <w:sz w:val="28"/>
            <w:szCs w:val="52"/>
            <w:rPrChange w:id="3659" w:author="IO" w:date="2011-07-21T12:27:00Z">
              <w:rPr>
                <w:b w:val="0"/>
                <w:sz w:val="36"/>
                <w:szCs w:val="52"/>
              </w:rPr>
            </w:rPrChange>
          </w:rPr>
          <w:t>Arranque del avión</w:t>
        </w:r>
      </w:ins>
      <w:bookmarkEnd w:id="3657"/>
    </w:p>
    <w:p w14:paraId="33798122" w14:textId="28394BC4" w:rsidR="00055AC8" w:rsidRPr="009B75DF" w:rsidDel="00D77B45" w:rsidRDefault="00976350">
      <w:pPr>
        <w:spacing w:after="120"/>
        <w:jc w:val="both"/>
        <w:rPr>
          <w:del w:id="3660" w:author="IO" w:date="2011-07-21T12:32:00Z"/>
        </w:rPr>
        <w:pPrChange w:id="3661" w:author="IO" w:date="2011-07-21T12:33:00Z">
          <w:pPr>
            <w:spacing w:before="240" w:after="120"/>
            <w:ind w:firstLine="284"/>
            <w:jc w:val="both"/>
          </w:pPr>
        </w:pPrChange>
      </w:pPr>
      <w:del w:id="3662" w:author="IO" w:date="2011-07-21T12:24:00Z">
        <w:r w:rsidRPr="009B75DF" w:rsidDel="004D6716">
          <w:delText xml:space="preserve">Conviene entrar más en </w:delText>
        </w:r>
        <w:r w:rsidR="00D72DAF" w:rsidRPr="009B75DF" w:rsidDel="004D6716">
          <w:delText>profundidad en</w:delText>
        </w:r>
      </w:del>
      <w:del w:id="3663"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3664" w:author="IO" w:date="2011-07-21T12:24:00Z">
        <w:r w:rsidR="00D72DAF" w:rsidRPr="009B75DF" w:rsidDel="004D6716">
          <w:delText>anteriormente</w:delText>
        </w:r>
        <w:r w:rsidRPr="009B75DF" w:rsidDel="004D6716">
          <w:delText xml:space="preserve"> para poder saber en qué consiste realmente cada una de estas acciones</w:delText>
        </w:r>
      </w:del>
      <w:del w:id="3665" w:author="IO" w:date="2011-07-21T12:25:00Z">
        <w:r w:rsidRPr="009B75DF" w:rsidDel="004D6716">
          <w:delText>.</w:delText>
        </w:r>
        <w:r w:rsidR="00F109C5" w:rsidRPr="009B75DF" w:rsidDel="004D6716">
          <w:delText xml:space="preserve"> </w:delText>
        </w:r>
      </w:del>
      <w:del w:id="3666"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3667"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3668" w:author="IO" w:date="2011-07-21T12:27:00Z">
        <w:r w:rsidR="00D77B45">
          <w:t>Como se vio en la Secci</w:t>
        </w:r>
      </w:ins>
      <w:ins w:id="3669"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3670" w:author="Orion" w:date="2011-07-26T22:30:00Z">
        <w:r w:rsidR="00503590">
          <w:t>5.1.3</w:t>
        </w:r>
      </w:ins>
      <w:ins w:id="3671" w:author="IO" w:date="2011-07-21T12:28:00Z">
        <w:r w:rsidR="00D77B45">
          <w:fldChar w:fldCharType="end"/>
        </w:r>
        <w:r w:rsidR="00D77B45">
          <w:t>, c</w:t>
        </w:r>
      </w:ins>
      <w:ins w:id="3672" w:author="IO" w:date="2011-07-21T12:27:00Z">
        <w:r w:rsidR="00D77B45">
          <w:t>uando e</w:t>
        </w:r>
      </w:ins>
      <w:r w:rsidR="00D72DAF" w:rsidRPr="009B75DF">
        <w:t>l piloto</w:t>
      </w:r>
      <w:del w:id="3673" w:author="IO" w:date="2011-07-21T12:27:00Z">
        <w:r w:rsidR="00D72DAF" w:rsidRPr="009B75DF" w:rsidDel="00D77B45">
          <w:delText>, a la vez q</w:delText>
        </w:r>
      </w:del>
      <w:del w:id="3674" w:author="IO" w:date="2011-07-21T12:28:00Z">
        <w:r w:rsidR="00D72DAF" w:rsidRPr="009B75DF" w:rsidDel="00D77B45">
          <w:delText>ue</w:delText>
        </w:r>
      </w:del>
      <w:r w:rsidR="00D72DAF" w:rsidRPr="009B75DF">
        <w:t xml:space="preserve"> recibe el plan de vuelo </w:t>
      </w:r>
      <w:del w:id="3675" w:author="IO" w:date="2011-07-21T12:28:00Z">
        <w:r w:rsidR="00D72DAF" w:rsidRPr="009B75DF" w:rsidDel="00D77B45">
          <w:delText xml:space="preserve">y, posteriormente, </w:delText>
        </w:r>
      </w:del>
      <w:r w:rsidR="00D72DAF" w:rsidRPr="009B75DF">
        <w:t>lo encapsula en su estado mental</w:t>
      </w:r>
      <w:ins w:id="3676" w:author="IO" w:date="2011-07-21T12:28:00Z">
        <w:r w:rsidR="00D77B45">
          <w:t xml:space="preserve"> </w:t>
        </w:r>
      </w:ins>
      <w:del w:id="3677" w:author="IO" w:date="2011-07-21T12:28:00Z">
        <w:r w:rsidR="00D72DAF" w:rsidRPr="009B75DF" w:rsidDel="00D77B45">
          <w:delText>,</w:delText>
        </w:r>
      </w:del>
      <w:ins w:id="3678" w:author="IO" w:date="2011-07-21T12:28:00Z">
        <w:r w:rsidR="00D77B45">
          <w:t>y</w:t>
        </w:r>
      </w:ins>
      <w:r w:rsidR="00D72DAF" w:rsidRPr="009B75DF">
        <w:t xml:space="preserve"> crea un hecho denominado “CanInitiateStartPlane”. </w:t>
      </w:r>
      <w:ins w:id="3679" w:author="IO" w:date="2011-07-21T12:28:00Z">
        <w:r w:rsidR="00D77B45">
          <w:t>Este</w:t>
        </w:r>
      </w:ins>
      <w:del w:id="3680" w:author="IO" w:date="2011-07-21T12:28:00Z">
        <w:r w:rsidR="00D72DAF" w:rsidRPr="009B75DF" w:rsidDel="00D77B45">
          <w:delText>Dicho</w:delText>
        </w:r>
      </w:del>
      <w:r w:rsidR="00D72DAF" w:rsidRPr="009B75DF">
        <w:t xml:space="preserve"> hecho le </w:t>
      </w:r>
      <w:ins w:id="3681" w:author="IO" w:date="2011-07-21T12:28:00Z">
        <w:r w:rsidR="00D77B45">
          <w:t xml:space="preserve">indica que está preparado para iniciar el vuelo cuando se alcance la hora de salida. </w:t>
        </w:r>
      </w:ins>
      <w:moveToRangeStart w:id="3682" w:author="IO" w:date="2011-07-21T12:31:00Z" w:name="move299014825"/>
      <w:moveTo w:id="3683" w:author="IO" w:date="2011-07-21T12:31:00Z">
        <w:r w:rsidR="00D77B45" w:rsidRPr="009B75DF">
          <w:t xml:space="preserve">Este proceso se </w:t>
        </w:r>
        <w:del w:id="3684" w:author="IO" w:date="2011-07-21T12:31:00Z">
          <w:r w:rsidR="00D77B45" w:rsidRPr="009B75DF" w:rsidDel="00D77B45">
            <w:delText>lleva a cabo en el diagrama mostrado</w:delText>
          </w:r>
        </w:del>
      </w:moveTo>
      <w:ins w:id="3685" w:author="IO" w:date="2011-07-21T12:31:00Z">
        <w:r w:rsidR="00D77B45">
          <w:t>representa</w:t>
        </w:r>
      </w:ins>
      <w:moveTo w:id="3686"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3687" w:author="IO" w:date="2011-07-21T12:31:00Z">
        <w:r w:rsidR="00D77B45" w:rsidRPr="009B75DF">
          <w:fldChar w:fldCharType="separate"/>
        </w:r>
      </w:moveTo>
      <w:ins w:id="3688" w:author="Orion" w:date="2011-07-26T22:30:00Z">
        <w:r w:rsidR="00503590">
          <w:t>Figura 9</w:t>
        </w:r>
      </w:ins>
      <w:ins w:id="3689" w:author="IO" w:date="2011-07-22T13:16:00Z">
        <w:del w:id="3690" w:author="Orion" w:date="2011-07-26T22:30:00Z">
          <w:r w:rsidR="00416FF6" w:rsidDel="00503590">
            <w:delText>Figura 8</w:delText>
          </w:r>
        </w:del>
      </w:ins>
      <w:moveTo w:id="3691" w:author="IO" w:date="2011-07-21T12:31:00Z">
        <w:r w:rsidR="00D77B45" w:rsidRPr="009B75DF">
          <w:fldChar w:fldCharType="end"/>
        </w:r>
        <w:r w:rsidR="00D77B45" w:rsidRPr="009B75DF">
          <w:t>.</w:t>
        </w:r>
      </w:moveTo>
      <w:moveToRangeEnd w:id="3682"/>
      <w:ins w:id="3692" w:author="IO" w:date="2011-07-21T12:31:00Z">
        <w:r w:rsidR="00D77B45">
          <w:t xml:space="preserve"> </w:t>
        </w:r>
      </w:ins>
      <w:del w:id="3693" w:author="IO" w:date="2011-07-21T12:29:00Z">
        <w:r w:rsidR="00D72DAF" w:rsidRPr="009B75DF" w:rsidDel="00D77B45">
          <w:delText>servirá a</w:delText>
        </w:r>
      </w:del>
      <w:ins w:id="3694" w:author="IO" w:date="2011-07-21T12:29:00Z">
        <w:r w:rsidR="00D77B45">
          <w:t>E</w:t>
        </w:r>
      </w:ins>
      <w:r w:rsidR="00D72DAF" w:rsidRPr="009B75DF">
        <w:t>l piloto</w:t>
      </w:r>
      <w:ins w:id="3695" w:author="IO" w:date="2011-07-21T12:29:00Z">
        <w:r w:rsidR="00D77B45">
          <w:t xml:space="preserve"> </w:t>
        </w:r>
      </w:ins>
      <w:ins w:id="3696" w:author="IO" w:date="2011-07-21T12:31:00Z">
        <w:r w:rsidR="00D77B45">
          <w:t>accede</w:t>
        </w:r>
      </w:ins>
      <w:ins w:id="3697" w:author="IO" w:date="2011-07-21T12:29:00Z">
        <w:r w:rsidR="00D77B45">
          <w:t xml:space="preserve"> </w:t>
        </w:r>
      </w:ins>
      <w:del w:id="3698" w:author="IO" w:date="2011-07-21T12:29:00Z">
        <w:r w:rsidR="00D72DAF" w:rsidRPr="009B75DF" w:rsidDel="00D77B45">
          <w:delText xml:space="preserve">, ayudándose de su estado mental para acceder </w:delText>
        </w:r>
      </w:del>
      <w:r w:rsidR="00D72DAF" w:rsidRPr="009B75DF">
        <w:t>al plan de vuelo</w:t>
      </w:r>
      <w:ins w:id="3699" w:author="IO" w:date="2011-07-21T12:29:00Z">
        <w:r w:rsidR="00D77B45">
          <w:t xml:space="preserve"> en su estado mental para </w:t>
        </w:r>
      </w:ins>
      <w:ins w:id="3700" w:author="IO" w:date="2011-07-21T12:31:00Z">
        <w:r w:rsidR="00D77B45">
          <w:t>obtener</w:t>
        </w:r>
      </w:ins>
      <w:ins w:id="3701" w:author="IO" w:date="2011-07-21T12:29:00Z">
        <w:r w:rsidR="00D77B45">
          <w:t xml:space="preserve"> la hora de salida</w:t>
        </w:r>
      </w:ins>
      <w:ins w:id="3702" w:author="IO" w:date="2011-07-21T12:30:00Z">
        <w:r w:rsidR="00D77B45">
          <w:t xml:space="preserve"> y compararla con la actual</w:t>
        </w:r>
      </w:ins>
      <w:ins w:id="3703" w:author="IO" w:date="2011-07-21T12:29:00Z">
        <w:r w:rsidR="00D77B45">
          <w:t xml:space="preserve">. </w:t>
        </w:r>
      </w:ins>
      <w:ins w:id="3704" w:author="IO" w:date="2011-07-21T12:30:00Z">
        <w:r w:rsidR="00D77B45">
          <w:t xml:space="preserve">En el caso de que coincidan, el piloto </w:t>
        </w:r>
      </w:ins>
      <w:ins w:id="3705" w:author="IO" w:date="2011-07-21T12:31:00Z">
        <w:r w:rsidR="00D77B45">
          <w:t>sab</w:t>
        </w:r>
      </w:ins>
      <w:ins w:id="3706" w:author="IO" w:date="2011-07-21T12:32:00Z">
        <w:r w:rsidR="00D77B45">
          <w:t>e</w:t>
        </w:r>
      </w:ins>
      <w:ins w:id="3707" w:author="IO" w:date="2011-07-21T12:31:00Z">
        <w:r w:rsidR="00D77B45">
          <w:t xml:space="preserve"> que ha de iniciar ya el despegue, lo </w:t>
        </w:r>
      </w:ins>
      <w:ins w:id="3708" w:author="IO" w:date="2011-07-21T12:32:00Z">
        <w:r w:rsidR="00D77B45">
          <w:t>cual representa con el hecho “InitiateStartPlane”.</w:t>
        </w:r>
      </w:ins>
      <w:del w:id="3709"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3710" w:author="IO" w:date="2011-07-21T12:32:00Z">
        <w:r w:rsidR="00D72DAF" w:rsidRPr="009B75DF" w:rsidDel="00D77B45">
          <w:delText xml:space="preserve"> proceder a arrancar el avión.</w:delText>
        </w:r>
        <w:r w:rsidR="00CB43DA" w:rsidRPr="009B75DF" w:rsidDel="00D77B45">
          <w:delText xml:space="preserve"> </w:delText>
        </w:r>
      </w:del>
      <w:moveFromRangeStart w:id="3711" w:author="IO" w:date="2011-07-21T12:31:00Z" w:name="move299014825"/>
      <w:moveFrom w:id="3712"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3713" w:author="IO" w:date="2011-07-21T12:31:00Z"/>
      <w:moveFrom w:id="3714"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3711"/>
    </w:p>
    <w:p w14:paraId="21119FEA" w14:textId="77777777" w:rsidR="00D77B45" w:rsidRPr="009B75DF" w:rsidRDefault="00D77B45">
      <w:pPr>
        <w:spacing w:after="120"/>
        <w:jc w:val="both"/>
        <w:pPrChange w:id="3715" w:author="IO" w:date="2011-07-21T12:33:00Z">
          <w:pPr>
            <w:jc w:val="both"/>
          </w:pPr>
        </w:pPrChange>
      </w:pPr>
    </w:p>
    <w:p w14:paraId="468E384F" w14:textId="7E18AD89" w:rsidR="00E702E1" w:rsidDel="00E702E1" w:rsidRDefault="00E702E1" w:rsidP="00252D3F">
      <w:pPr>
        <w:jc w:val="both"/>
        <w:rPr>
          <w:del w:id="3716" w:author="Orion" w:date="2011-07-11T13:18:00Z"/>
          <w:rFonts w:cs="Times New Roman"/>
        </w:rPr>
      </w:pPr>
    </w:p>
    <w:p w14:paraId="60DD9265" w14:textId="44E629A4" w:rsidR="00CB43DA" w:rsidRDefault="00E702E1" w:rsidP="00252D3F">
      <w:pPr>
        <w:pStyle w:val="Caption"/>
        <w:rPr>
          <w:rFonts w:cs="Times New Roman"/>
        </w:rPr>
      </w:pPr>
      <w:bookmarkStart w:id="3717" w:name="_Ref294477542"/>
      <w:bookmarkStart w:id="3718" w:name="_Toc295124202"/>
      <w:bookmarkStart w:id="3719"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ins w:id="3720" w:author="Orion" w:date="2011-07-26T22:41:00Z">
          <w:r w:rsidR="000A487B">
            <w:rPr>
              <w:noProof/>
            </w:rPr>
            <w:t>9</w:t>
          </w:r>
        </w:ins>
        <w:del w:id="3721" w:author="Orion" w:date="2011-07-26T22:19:00Z">
          <w:r w:rsidR="00587D28" w:rsidDel="00E237E8">
            <w:rPr>
              <w:noProof/>
            </w:rPr>
            <w:delText>8</w:delText>
          </w:r>
        </w:del>
      </w:fldSimple>
      <w:bookmarkEnd w:id="3717"/>
      <w:r w:rsidR="00CB43DA">
        <w:t>: Comproba</w:t>
      </w:r>
      <w:r w:rsidR="00692D78">
        <w:t>ción de la</w:t>
      </w:r>
      <w:r w:rsidR="00CB43DA">
        <w:rPr>
          <w:noProof/>
        </w:rPr>
        <w:t xml:space="preserve"> Hora de Salida del Vuelo</w:t>
      </w:r>
      <w:bookmarkEnd w:id="3718"/>
      <w:ins w:id="3722" w:author="IO" w:date="2011-07-21T13:46:00Z">
        <w:r w:rsidR="005B28B6">
          <w:rPr>
            <w:noProof/>
          </w:rPr>
          <w:t>.</w:t>
        </w:r>
      </w:ins>
      <w:bookmarkEnd w:id="3719"/>
    </w:p>
    <w:p w14:paraId="2F460509" w14:textId="22E48073" w:rsidR="00AD515A" w:rsidRPr="009B75DF" w:rsidDel="00D77B45" w:rsidRDefault="00306CAF" w:rsidP="00026C08">
      <w:pPr>
        <w:spacing w:before="240" w:after="120"/>
        <w:ind w:firstLine="284"/>
        <w:jc w:val="both"/>
      </w:pPr>
      <w:moveFromRangeStart w:id="3723" w:author="IO" w:date="2011-07-21T12:32:00Z" w:name="move299014900"/>
      <w:moveFrom w:id="3724"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3725" w:author="IO" w:date="2011-07-21T12:32:00Z"/>
      <w:moveFrom w:id="3726"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3723"/>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3727" w:name="_Ref294528119"/>
      <w:bookmarkStart w:id="3728" w:name="_Ref294528052"/>
      <w:bookmarkStart w:id="3729" w:name="_Toc295124203"/>
      <w:r>
        <w:t xml:space="preserve">Figura </w:t>
      </w:r>
      <w:fldSimple w:instr=" SEQ Figura \* ARABIC ">
        <w:ins w:id="3730" w:author="Orion" w:date="2011-07-26T22:41:00Z">
          <w:r w:rsidR="000A487B">
            <w:rPr>
              <w:noProof/>
            </w:rPr>
            <w:t>10</w:t>
          </w:r>
        </w:ins>
        <w:del w:id="3731" w:author="Orion" w:date="2011-07-26T22:19:00Z">
          <w:r w:rsidR="00587D28" w:rsidDel="00E237E8">
            <w:rPr>
              <w:noProof/>
            </w:rPr>
            <w:delText>9</w:delText>
          </w:r>
        </w:del>
      </w:fldSimple>
      <w:bookmarkEnd w:id="3727"/>
      <w:r>
        <w:t>: Interacción para Arrancar el Avión</w:t>
      </w:r>
      <w:bookmarkEnd w:id="3728"/>
      <w:bookmarkEnd w:id="3729"/>
      <w:ins w:id="3732" w:author="IO" w:date="2011-07-21T13:46:00Z">
        <w:r w:rsidR="005B28B6">
          <w:t>.</w:t>
        </w:r>
      </w:ins>
    </w:p>
    <w:p w14:paraId="1EB9F9D6" w14:textId="23DF743C" w:rsidR="001B5CA8" w:rsidRDefault="00D77B45" w:rsidP="00D77B45">
      <w:pPr>
        <w:spacing w:before="240" w:after="120"/>
        <w:ind w:firstLine="284"/>
        <w:jc w:val="both"/>
        <w:rPr>
          <w:ins w:id="3733" w:author="IO" w:date="2011-07-21T12:39:00Z"/>
        </w:rPr>
      </w:pPr>
      <w:ins w:id="3734" w:author="IO" w:date="2011-07-21T12:33:00Z">
        <w:r>
          <w:t xml:space="preserve">El piloto inicia el vuelo </w:t>
        </w:r>
      </w:ins>
      <w:moveToRangeStart w:id="3735" w:author="IO" w:date="2011-07-21T12:32:00Z" w:name="move299014900"/>
      <w:moveTo w:id="3736" w:author="IO" w:date="2011-07-21T12:32:00Z">
        <w:del w:id="3737" w:author="IO" w:date="2011-07-21T12:33:00Z">
          <w:r w:rsidRPr="009B75DF" w:rsidDel="00D77B45">
            <w:delText>Una vez que el piloto vea que la hora para iniciar el vuelo se haya cumplido, iniciará el arranque</w:delText>
          </w:r>
        </w:del>
      </w:moveTo>
      <w:ins w:id="3738" w:author="IO" w:date="2011-07-21T12:33:00Z">
        <w:r>
          <w:t>arrancando</w:t>
        </w:r>
      </w:ins>
      <w:moveTo w:id="3739" w:author="IO" w:date="2011-07-21T12:32:00Z">
        <w:del w:id="3740" w:author="IO" w:date="2011-07-21T12:33:00Z">
          <w:r w:rsidRPr="009B75DF" w:rsidDel="00D77B45">
            <w:delText xml:space="preserve"> de</w:delText>
          </w:r>
        </w:del>
        <w:r w:rsidRPr="009B75DF">
          <w:t xml:space="preserve"> los motores del avión</w:t>
        </w:r>
        <w:del w:id="3741" w:author="IO" w:date="2011-07-21T12:33:00Z">
          <w:r w:rsidRPr="009B75DF" w:rsidDel="00D77B45">
            <w:delText xml:space="preserve"> y su puesta en marcha</w:delText>
          </w:r>
        </w:del>
        <w:r w:rsidRPr="009B75DF">
          <w:t>. Est</w:t>
        </w:r>
        <w:del w:id="3742" w:author="IO" w:date="2011-07-21T12:34:00Z">
          <w:r w:rsidRPr="009B75DF" w:rsidDel="00D77B45">
            <w:delText>o</w:delText>
          </w:r>
        </w:del>
      </w:moveTo>
      <w:ins w:id="3743" w:author="IO" w:date="2011-07-21T12:34:00Z">
        <w:r>
          <w:t xml:space="preserve">a acción se traduce en las especificaciones </w:t>
        </w:r>
      </w:ins>
      <w:moveTo w:id="3744" w:author="IO" w:date="2011-07-21T12:32:00Z">
        <w:del w:id="3745" w:author="IO" w:date="2011-07-21T12:34:00Z">
          <w:r w:rsidRPr="009B75DF" w:rsidDel="00D77B45">
            <w:delText xml:space="preserve"> se traducirá en el diseño como la inicialización de la</w:delText>
          </w:r>
        </w:del>
      </w:moveTo>
      <w:ins w:id="3746" w:author="IO" w:date="2011-07-21T12:34:00Z">
        <w:r>
          <w:t>en la</w:t>
        </w:r>
      </w:ins>
      <w:moveTo w:id="3747"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3748" w:author="IO" w:date="2011-07-21T12:32:00Z">
        <w:r w:rsidRPr="009B75DF">
          <w:fldChar w:fldCharType="separate"/>
        </w:r>
      </w:moveTo>
      <w:ins w:id="3749" w:author="Orion" w:date="2011-07-26T22:30:00Z">
        <w:r w:rsidR="00503590">
          <w:t>Figura 10</w:t>
        </w:r>
      </w:ins>
      <w:ins w:id="3750" w:author="IO" w:date="2011-07-22T13:16:00Z">
        <w:del w:id="3751" w:author="Orion" w:date="2011-07-26T22:30:00Z">
          <w:r w:rsidR="00416FF6" w:rsidDel="00503590">
            <w:delText>Figura 9</w:delText>
          </w:r>
        </w:del>
      </w:ins>
      <w:moveTo w:id="3752" w:author="IO" w:date="2011-07-21T12:32:00Z">
        <w:r w:rsidRPr="009B75DF">
          <w:fldChar w:fldCharType="end"/>
        </w:r>
        <w:r w:rsidRPr="009B75DF">
          <w:t>. En esta interacción el piloto, que toma</w:t>
        </w:r>
        <w:del w:id="3753" w:author="IO" w:date="2011-07-21T12:35:00Z">
          <w:r w:rsidRPr="009B75DF" w:rsidDel="00D77B45">
            <w:delText>rá</w:delText>
          </w:r>
        </w:del>
        <w:r w:rsidRPr="009B75DF">
          <w:t xml:space="preserve"> el rol de iniciador de la conversación, primeramente accede</w:t>
        </w:r>
        <w:del w:id="3754" w:author="IO" w:date="2011-07-21T12:36:00Z">
          <w:r w:rsidRPr="009B75DF" w:rsidDel="00D77B45">
            <w:delText>rá</w:delText>
          </w:r>
        </w:del>
        <w:r w:rsidRPr="009B75DF">
          <w:t xml:space="preserve"> al plan de vuelo </w:t>
        </w:r>
        <w:del w:id="3755" w:author="IO" w:date="2011-07-21T12:36:00Z">
          <w:r w:rsidRPr="009B75DF" w:rsidDel="00D77B45">
            <w:delText>que dispone en</w:delText>
          </w:r>
        </w:del>
      </w:moveTo>
      <w:ins w:id="3756" w:author="IO" w:date="2011-07-21T12:36:00Z">
        <w:r>
          <w:t>de</w:t>
        </w:r>
      </w:ins>
      <w:moveTo w:id="3757" w:author="IO" w:date="2011-07-21T12:32:00Z">
        <w:r w:rsidRPr="009B75DF">
          <w:t xml:space="preserve"> su estado mental para saber qu</w:t>
        </w:r>
        <w:del w:id="3758" w:author="IO" w:date="2011-07-21T12:36:00Z">
          <w:r w:rsidRPr="009B75DF" w:rsidDel="00D77B45">
            <w:delText>e</w:delText>
          </w:r>
        </w:del>
      </w:moveTo>
      <w:ins w:id="3759" w:author="IO" w:date="2011-07-21T12:36:00Z">
        <w:r>
          <w:t>é</w:t>
        </w:r>
      </w:ins>
      <w:moveTo w:id="3760" w:author="IO" w:date="2011-07-21T12:32:00Z">
        <w:r w:rsidRPr="009B75DF">
          <w:t xml:space="preserve"> avión se le ha asignado</w:t>
        </w:r>
      </w:moveTo>
      <w:ins w:id="3761" w:author="IO" w:date="2011-07-21T12:36:00Z">
        <w:r>
          <w:t xml:space="preserve">. Éste es el avión </w:t>
        </w:r>
      </w:ins>
      <w:moveTo w:id="3762" w:author="IO" w:date="2011-07-21T12:32:00Z">
        <w:del w:id="3763" w:author="IO" w:date="2011-07-21T12:36:00Z">
          <w:r w:rsidRPr="009B75DF" w:rsidDel="00D77B45">
            <w:delText xml:space="preserve"> para pilotar o, lo que es lo mismo, saber con qué avión</w:delText>
          </w:r>
        </w:del>
      </w:moveTo>
      <w:ins w:id="3764" w:author="IO" w:date="2011-07-21T12:36:00Z">
        <w:r>
          <w:t>con el que</w:t>
        </w:r>
      </w:ins>
      <w:moveTo w:id="3765" w:author="IO" w:date="2011-07-21T12:32:00Z">
        <w:r w:rsidRPr="009B75DF">
          <w:t xml:space="preserve"> tiene que comunicarse. A continuación </w:t>
        </w:r>
      </w:moveTo>
      <w:ins w:id="3766" w:author="IO" w:date="2011-07-21T12:36:00Z">
        <w:r>
          <w:t xml:space="preserve">el piloto </w:t>
        </w:r>
      </w:ins>
      <w:moveTo w:id="3767" w:author="IO" w:date="2011-07-21T12:32:00Z">
        <w:r w:rsidRPr="009B75DF">
          <w:t>crea</w:t>
        </w:r>
        <w:del w:id="3768" w:author="IO" w:date="2011-07-21T12:36:00Z">
          <w:r w:rsidRPr="009B75DF" w:rsidDel="00D77B45">
            <w:delText>rá</w:delText>
          </w:r>
        </w:del>
        <w:r w:rsidRPr="009B75DF">
          <w:t xml:space="preserve"> </w:t>
        </w:r>
        <w:del w:id="3769" w:author="IO" w:date="2011-07-21T12:36:00Z">
          <w:r w:rsidRPr="009B75DF" w:rsidDel="00D77B45">
            <w:delText>l</w:delText>
          </w:r>
        </w:del>
      </w:moveTo>
      <w:ins w:id="3770" w:author="IO" w:date="2011-07-21T12:36:00Z">
        <w:r>
          <w:t>un</w:t>
        </w:r>
      </w:ins>
      <w:moveTo w:id="3771" w:author="IO" w:date="2011-07-21T12:32:00Z">
        <w:r w:rsidRPr="009B75DF">
          <w:t>a conversación con dicho avión y le pasa</w:t>
        </w:r>
        <w:del w:id="3772" w:author="IO" w:date="2011-07-21T12:36:00Z">
          <w:r w:rsidRPr="009B75DF" w:rsidDel="00D77B45">
            <w:delText>rá,</w:delText>
          </w:r>
        </w:del>
        <w:r w:rsidRPr="009B75DF">
          <w:t xml:space="preserve"> a través de ella</w:t>
        </w:r>
        <w:del w:id="3773" w:author="IO" w:date="2011-07-21T12:36:00Z">
          <w:r w:rsidRPr="009B75DF" w:rsidDel="00D77B45">
            <w:delText>,</w:delText>
          </w:r>
        </w:del>
        <w:r w:rsidRPr="009B75DF">
          <w:t xml:space="preserve"> el hecho (“TurningOnPlane”)</w:t>
        </w:r>
      </w:moveTo>
      <w:ins w:id="3774" w:author="IO" w:date="2011-07-21T12:36:00Z">
        <w:r>
          <w:t>. Este hecho</w:t>
        </w:r>
      </w:ins>
      <w:moveTo w:id="3775" w:author="IO" w:date="2011-07-21T12:32:00Z">
        <w:r w:rsidRPr="009B75DF">
          <w:t xml:space="preserve"> </w:t>
        </w:r>
        <w:del w:id="3776" w:author="IO" w:date="2011-07-21T12:36:00Z">
          <w:r w:rsidRPr="009B75DF" w:rsidDel="00D77B45">
            <w:delText>qu</w:delText>
          </w:r>
        </w:del>
      </w:moveTo>
      <w:ins w:id="3777" w:author="IO" w:date="2011-07-21T12:36:00Z">
        <w:r>
          <w:t>l</w:t>
        </w:r>
      </w:ins>
      <w:moveTo w:id="3778" w:author="IO" w:date="2011-07-21T12:32:00Z">
        <w:r w:rsidRPr="009B75DF">
          <w:t xml:space="preserve">e indica </w:t>
        </w:r>
        <w:del w:id="3779" w:author="IO" w:date="2011-07-21T12:37:00Z">
          <w:r w:rsidRPr="009B75DF" w:rsidDel="00D77B45">
            <w:delText>que e</w:delText>
          </w:r>
        </w:del>
      </w:moveTo>
      <w:ins w:id="3780" w:author="IO" w:date="2011-07-21T12:37:00Z">
        <w:r>
          <w:t>a</w:t>
        </w:r>
      </w:ins>
      <w:moveTo w:id="3781" w:author="IO" w:date="2011-07-21T12:32:00Z">
        <w:r w:rsidRPr="009B75DF">
          <w:t xml:space="preserve">l avión </w:t>
        </w:r>
      </w:moveTo>
      <w:ins w:id="3782" w:author="IO" w:date="2011-07-21T12:37:00Z">
        <w:r>
          <w:t xml:space="preserve">que </w:t>
        </w:r>
      </w:ins>
      <w:moveTo w:id="3783" w:author="IO" w:date="2011-07-21T12:32:00Z">
        <w:r w:rsidRPr="009B75DF">
          <w:t xml:space="preserve">debe arrancarse y las coordenadas del aeropuerto de salida. Una vez </w:t>
        </w:r>
      </w:moveTo>
      <w:ins w:id="3784" w:author="IO" w:date="2011-07-21T12:37:00Z">
        <w:r>
          <w:t xml:space="preserve">que </w:t>
        </w:r>
      </w:ins>
      <w:moveTo w:id="3785" w:author="IO" w:date="2011-07-21T12:32:00Z">
        <w:r w:rsidRPr="009B75DF">
          <w:t>el avión ha recibido este hecho</w:t>
        </w:r>
      </w:moveTo>
      <w:ins w:id="3786" w:author="IO" w:date="2011-07-21T12:37:00Z">
        <w:r>
          <w:t>,</w:t>
        </w:r>
      </w:ins>
      <w:moveTo w:id="3787" w:author="IO" w:date="2011-07-21T12:32:00Z">
        <w:r w:rsidRPr="009B75DF">
          <w:t xml:space="preserve"> actualiza</w:t>
        </w:r>
        <w:del w:id="3788" w:author="IO" w:date="2011-07-21T12:37:00Z">
          <w:r w:rsidRPr="009B75DF" w:rsidDel="00D77B45">
            <w:delText>rá</w:delText>
          </w:r>
        </w:del>
        <w:r w:rsidRPr="009B75DF">
          <w:t xml:space="preserve"> su posición inicial e indica</w:t>
        </w:r>
        <w:del w:id="3789"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3790" w:author="IO" w:date="2011-07-21T12:38:00Z">
          <w:r w:rsidRPr="009B75DF" w:rsidDel="001B5CA8">
            <w:delText xml:space="preserve">éste </w:delText>
          </w:r>
        </w:del>
        <w:r w:rsidRPr="009B75DF">
          <w:t>en cada momento. Como última acción, el avión comunica</w:t>
        </w:r>
        <w:del w:id="3791" w:author="IO" w:date="2011-07-21T12:38:00Z">
          <w:r w:rsidRPr="009B75DF" w:rsidDel="001B5CA8">
            <w:delText>rá,</w:delText>
          </w:r>
        </w:del>
        <w:r w:rsidRPr="009B75DF">
          <w:t xml:space="preserve"> </w:t>
        </w:r>
      </w:moveTo>
      <w:ins w:id="3792" w:author="IO" w:date="2011-07-21T12:38:00Z">
        <w:r w:rsidR="001B5CA8">
          <w:t xml:space="preserve">al piloto </w:t>
        </w:r>
      </w:ins>
      <w:moveTo w:id="3793" w:author="IO" w:date="2011-07-21T12:32:00Z">
        <w:r w:rsidRPr="009B75DF">
          <w:t>a través de la interacción</w:t>
        </w:r>
        <w:del w:id="3794" w:author="IO" w:date="2011-07-21T12:38:00Z">
          <w:r w:rsidRPr="009B75DF" w:rsidDel="001B5CA8">
            <w:delText>,</w:delText>
          </w:r>
        </w:del>
        <w:r w:rsidRPr="009B75DF">
          <w:t xml:space="preserve"> que la realización de las tareas correspondientes a la inicialización del avión ha finalizado (“PlaneOn”). Una vez que el</w:t>
        </w:r>
        <w:del w:id="3795" w:author="IO" w:date="2011-07-21T12:38:00Z">
          <w:r w:rsidRPr="009B75DF" w:rsidDel="001B5CA8">
            <w:delText xml:space="preserve"> </w:delText>
          </w:r>
        </w:del>
        <w:r w:rsidRPr="009B75DF">
          <w:t xml:space="preserve"> piloto ha recibido esta información</w:t>
        </w:r>
      </w:moveTo>
      <w:ins w:id="3796"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3797" w:author="IO" w:date="2011-07-21T12:44:00Z"/>
        </w:rPr>
      </w:pPr>
      <w:ins w:id="3798"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3799" w:author="IO" w:date="2011-07-21T12:39:00Z">
        <w:r>
          <w:fldChar w:fldCharType="separate"/>
        </w:r>
      </w:ins>
      <w:ins w:id="3800" w:author="Orion" w:date="2011-07-26T22:30:00Z">
        <w:r w:rsidR="00503590">
          <w:t>4</w:t>
        </w:r>
      </w:ins>
      <w:ins w:id="3801"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3802" w:author="IO" w:date="2011-07-21T12:41:00Z"/>
        </w:rPr>
      </w:pPr>
      <w:ins w:id="3803"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3804" w:author="IO" w:date="2011-07-21T12:41:00Z"/>
          <w:b w:val="0"/>
          <w:sz w:val="28"/>
          <w:szCs w:val="52"/>
        </w:rPr>
        <w:pPrChange w:id="3805" w:author="IO" w:date="2011-07-21T12:41:00Z">
          <w:pPr>
            <w:pStyle w:val="Heading1"/>
            <w:numPr>
              <w:ilvl w:val="3"/>
              <w:numId w:val="49"/>
            </w:numPr>
            <w:tabs>
              <w:tab w:val="clear" w:pos="0"/>
            </w:tabs>
            <w:ind w:left="1728" w:hanging="648"/>
          </w:pPr>
        </w:pPrChange>
      </w:pPr>
      <w:bookmarkStart w:id="3806" w:name="_Toc299463886"/>
      <w:ins w:id="3807" w:author="IO" w:date="2011-07-21T12:41:00Z">
        <w:r>
          <w:rPr>
            <w:b w:val="0"/>
            <w:sz w:val="28"/>
            <w:szCs w:val="52"/>
          </w:rPr>
          <w:t>Descomposición del plan de vuelo</w:t>
        </w:r>
        <w:bookmarkEnd w:id="3806"/>
      </w:ins>
    </w:p>
    <w:p w14:paraId="2025469C" w14:textId="1F624B7B" w:rsidR="00D77B45" w:rsidRPr="009B75DF" w:rsidDel="001B5CA8" w:rsidRDefault="001B5CA8">
      <w:pPr>
        <w:spacing w:after="120"/>
        <w:jc w:val="both"/>
        <w:rPr>
          <w:del w:id="3808" w:author="IO" w:date="2011-07-21T12:43:00Z"/>
        </w:rPr>
        <w:pPrChange w:id="3809" w:author="IO" w:date="2011-07-21T12:43:00Z">
          <w:pPr>
            <w:spacing w:before="240" w:after="120"/>
            <w:ind w:firstLine="284"/>
            <w:jc w:val="both"/>
          </w:pPr>
        </w:pPrChange>
      </w:pPr>
      <w:ins w:id="3810" w:author="IO" w:date="2011-07-21T12:45:00Z">
        <w:r>
          <w:t xml:space="preserve">El objetivo </w:t>
        </w:r>
      </w:ins>
      <w:moveTo w:id="3811" w:author="IO" w:date="2011-07-21T12:32:00Z">
        <w:del w:id="3812" w:author="IO" w:date="2011-07-21T12:38:00Z">
          <w:r w:rsidR="00D77B45" w:rsidRPr="009B75DF" w:rsidDel="001B5CA8">
            <w:delText xml:space="preserve"> éste podrá iniciar</w:delText>
          </w:r>
        </w:del>
        <w:del w:id="3813" w:author="IO" w:date="2011-07-21T12:45:00Z">
          <w:r w:rsidR="00D77B45" w:rsidRPr="009B75DF" w:rsidDel="001B5CA8">
            <w:delText xml:space="preserve"> la descomposición del plan de vuelo</w:delText>
          </w:r>
        </w:del>
        <w:del w:id="3814" w:author="IO" w:date="2011-07-21T12:42:00Z">
          <w:r w:rsidR="00D77B45" w:rsidRPr="009B75DF" w:rsidDel="001B5CA8">
            <w:delText xml:space="preserve"> y obtener el primer tramo</w:delText>
          </w:r>
        </w:del>
        <w:del w:id="3815" w:author="IO" w:date="2011-07-21T12:45:00Z">
          <w:r w:rsidR="00D77B45" w:rsidRPr="009B75DF" w:rsidDel="001B5CA8">
            <w:delText xml:space="preserve"> que ha de realizar </w:delText>
          </w:r>
        </w:del>
        <w:del w:id="3816" w:author="IO" w:date="2011-07-21T12:42:00Z">
          <w:r w:rsidR="00D77B45" w:rsidRPr="009B75DF" w:rsidDel="001B5CA8">
            <w:delText xml:space="preserve">para completar el trayecto </w:delText>
          </w:r>
        </w:del>
        <w:del w:id="3817" w:author="IO" w:date="2011-07-21T12:45:00Z">
          <w:r w:rsidR="00D77B45" w:rsidRPr="009B75DF" w:rsidDel="001B5CA8">
            <w:delText>(</w:delText>
          </w:r>
        </w:del>
        <w:r w:rsidR="00D77B45" w:rsidRPr="009B75DF">
          <w:t>“GetNextLeg”</w:t>
        </w:r>
        <w:del w:id="3818" w:author="IO" w:date="2011-07-21T12:45:00Z">
          <w:r w:rsidR="00D77B45" w:rsidRPr="009B75DF" w:rsidDel="001B5CA8">
            <w:delText>)</w:delText>
          </w:r>
        </w:del>
      </w:moveTo>
      <w:ins w:id="3819" w:author="IO" w:date="2011-07-21T12:45:00Z">
        <w:r>
          <w:t xml:space="preserve"> indica al piloto que debe proceder a procesar un nuevo tramo del plan de vuelo.</w:t>
        </w:r>
      </w:ins>
      <w:ins w:id="3820" w:author="IO" w:date="2011-07-21T12:42:00Z">
        <w:r>
          <w:t xml:space="preserve"> </w:t>
        </w:r>
      </w:ins>
      <w:moveTo w:id="3821" w:author="IO" w:date="2011-07-21T12:32:00Z">
        <w:del w:id="3822" w:author="IO" w:date="2011-07-21T12:45:00Z">
          <w:r w:rsidR="00D77B45" w:rsidRPr="009B75DF" w:rsidDel="001B5CA8">
            <w:delText>.</w:delText>
          </w:r>
        </w:del>
      </w:moveTo>
      <w:ins w:id="3823" w:author="IO" w:date="2011-07-21T12:43:00Z">
        <w:r>
          <w:t xml:space="preserve">Este objetivo se satisface a través de la actividad </w:t>
        </w:r>
      </w:ins>
      <w:moveTo w:id="3824" w:author="IO" w:date="2011-07-21T12:32:00Z">
        <w:del w:id="3825" w:author="IO" w:date="2011-07-21T12:42:00Z">
          <w:r w:rsidR="00D77B45" w:rsidRPr="009B75DF" w:rsidDel="001B5CA8">
            <w:delText xml:space="preserve"> </w:delText>
          </w:r>
        </w:del>
      </w:moveTo>
    </w:p>
    <w:moveToRangeEnd w:id="3735"/>
    <w:p w14:paraId="4FD844A4" w14:textId="1DACBDE0" w:rsidR="001B5CA8" w:rsidRDefault="007331F0" w:rsidP="006B1111">
      <w:pPr>
        <w:spacing w:after="120"/>
        <w:jc w:val="both"/>
        <w:rPr>
          <w:ins w:id="3826" w:author="IO" w:date="2011-07-21T12:49:00Z"/>
        </w:rPr>
      </w:pPr>
      <w:del w:id="3827" w:author="IO" w:date="2011-07-21T12:49:00Z">
        <w:r w:rsidRPr="00282451"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3828" w:author="IO" w:date="2011-07-21T12:43:00Z">
        <w:r w:rsidR="00404C16" w:rsidRPr="009B75DF" w:rsidDel="001B5CA8">
          <w:delText xml:space="preserve">El siguiente proceso que se va a explicar es el </w:delText>
        </w:r>
      </w:del>
      <w:r w:rsidR="00404C16" w:rsidRPr="009B75DF">
        <w:t>de</w:t>
      </w:r>
      <w:del w:id="3829" w:author="IO" w:date="2011-07-21T12:45:00Z">
        <w:r w:rsidR="00404C16" w:rsidRPr="009B75DF" w:rsidDel="001B5CA8">
          <w:delText xml:space="preserve"> la</w:delText>
        </w:r>
      </w:del>
      <w:r w:rsidR="00404C16" w:rsidRPr="009B75DF">
        <w:t xml:space="preserve"> descomposición en tramos del plan de vuelo (</w:t>
      </w:r>
      <w:ins w:id="3830" w:author="Orion" w:date="2011-07-05T20:25:00Z">
        <w:r w:rsidR="00564738" w:rsidRPr="009B75DF">
          <w:t>“</w:t>
        </w:r>
      </w:ins>
      <w:r w:rsidR="00404C16" w:rsidRPr="009B75DF">
        <w:t xml:space="preserve">Flight Plan Monitoring”). </w:t>
      </w:r>
      <w:r w:rsidR="00AD2753" w:rsidRPr="009B75DF">
        <w:t>E</w:t>
      </w:r>
      <w:ins w:id="3831" w:author="IO" w:date="2011-07-21T12:45:00Z">
        <w:r w:rsidR="001B5CA8">
          <w:t>l</w:t>
        </w:r>
      </w:ins>
      <w:del w:id="3832"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3833" w:author="IO" w:date="2011-07-21T12:43:00Z">
        <w:r w:rsidR="00AD2753" w:rsidRPr="009B75DF" w:rsidDel="001B5CA8">
          <w:delText>realmente el piloto procederá a extraer el siguiente tramo a realizar del plan de vuelo, como se ve</w:delText>
        </w:r>
      </w:del>
      <w:ins w:id="3834" w:author="IO" w:date="2011-07-21T12:43:00Z">
        <w:r w:rsidR="001B5CA8">
          <w:t>se muestra</w:t>
        </w:r>
      </w:ins>
      <w:r w:rsidR="00AD2753" w:rsidRPr="009B75DF">
        <w:t xml:space="preserve"> en la</w:t>
      </w:r>
      <w:del w:id="3835"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3836" w:author="Orion" w:date="2011-07-26T22:30:00Z">
        <w:r w:rsidR="00503590">
          <w:t>Figura 11</w:t>
        </w:r>
      </w:ins>
      <w:del w:id="3837"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3838" w:author="IO" w:date="2011-07-21T12:44:00Z"/>
        </w:rPr>
      </w:pPr>
      <w:ins w:id="3839"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3840" w:author="IO" w:date="2011-07-21T12:43:00Z">
        <w:r w:rsidR="00AD2753" w:rsidRPr="009B75DF" w:rsidDel="001B5CA8">
          <w:delText xml:space="preserve"> </w:delText>
        </w:r>
      </w:del>
      <w:del w:id="3841"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3842" w:author="Orion" w:date="2011-07-05T21:21:00Z">
        <w:del w:id="3843"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3844"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3845" w:author="Orion" w:date="2011-06-22T19:14:00Z"/>
        </w:rPr>
        <w:pPrChange w:id="3846" w:author="IO" w:date="2011-07-21T11:42:00Z">
          <w:pPr>
            <w:jc w:val="both"/>
          </w:pPr>
        </w:pPrChange>
      </w:pPr>
    </w:p>
    <w:p w14:paraId="5E6EA6DB" w14:textId="3D36D3C3" w:rsidR="00AD2753" w:rsidRPr="009B75DF" w:rsidDel="001B5CA8" w:rsidRDefault="00AD2753">
      <w:pPr>
        <w:spacing w:before="240" w:after="120"/>
        <w:ind w:firstLine="284"/>
        <w:jc w:val="both"/>
        <w:rPr>
          <w:del w:id="3847" w:author="IO" w:date="2011-07-21T12:44:00Z"/>
        </w:rPr>
        <w:pPrChange w:id="3848" w:author="IO" w:date="2011-07-21T11:42:00Z">
          <w:pPr>
            <w:jc w:val="both"/>
          </w:pPr>
        </w:pPrChange>
      </w:pPr>
    </w:p>
    <w:p w14:paraId="5604084F" w14:textId="06D3F284" w:rsidR="00AD2753" w:rsidRDefault="00AD2753" w:rsidP="00252D3F">
      <w:pPr>
        <w:pStyle w:val="Caption"/>
        <w:rPr>
          <w:rFonts w:cs="Times New Roman"/>
        </w:rPr>
      </w:pPr>
      <w:bookmarkStart w:id="3849" w:name="_Ref294819583"/>
      <w:bookmarkStart w:id="3850" w:name="_Toc295124204"/>
      <w:bookmarkStart w:id="3851" w:name="_Toc299483439"/>
      <w:r>
        <w:t xml:space="preserve">Figura </w:t>
      </w:r>
      <w:fldSimple w:instr=" SEQ Figura \* ARABIC ">
        <w:ins w:id="3852" w:author="Orion" w:date="2011-07-26T22:41:00Z">
          <w:r w:rsidR="000A487B">
            <w:rPr>
              <w:noProof/>
            </w:rPr>
            <w:t>11</w:t>
          </w:r>
        </w:ins>
        <w:del w:id="3853" w:author="Orion" w:date="2011-07-26T22:19:00Z">
          <w:r w:rsidR="00587D28" w:rsidDel="00E237E8">
            <w:rPr>
              <w:noProof/>
            </w:rPr>
            <w:delText>10</w:delText>
          </w:r>
        </w:del>
      </w:fldSimple>
      <w:bookmarkEnd w:id="3849"/>
      <w:r>
        <w:t>: Descomposición del Plan de Vuelo</w:t>
      </w:r>
      <w:bookmarkEnd w:id="3850"/>
      <w:ins w:id="3854" w:author="IO" w:date="2011-07-21T13:46:00Z">
        <w:r w:rsidR="005B28B6">
          <w:t>.</w:t>
        </w:r>
      </w:ins>
      <w:bookmarkEnd w:id="3851"/>
    </w:p>
    <w:p w14:paraId="37BD5746" w14:textId="54CDE90E" w:rsidR="001B5CA8" w:rsidRPr="009B75DF" w:rsidRDefault="007331F0" w:rsidP="001B5CA8">
      <w:pPr>
        <w:spacing w:before="240" w:after="120"/>
        <w:ind w:firstLine="284"/>
        <w:jc w:val="both"/>
        <w:rPr>
          <w:ins w:id="3855" w:author="IO" w:date="2011-07-21T12:44:00Z"/>
        </w:rPr>
      </w:pPr>
      <w:ins w:id="3856" w:author="IO" w:date="2011-07-21T12:51:00Z">
        <w:r>
          <w:t xml:space="preserve">Tras recibir el hecho </w:t>
        </w:r>
      </w:ins>
      <w:ins w:id="3857" w:author="IO" w:date="2011-07-21T12:44:00Z">
        <w:r w:rsidR="001B5CA8" w:rsidRPr="009B75DF">
          <w:t xml:space="preserve">“GetNextLeg”, </w:t>
        </w:r>
      </w:ins>
      <w:ins w:id="3858" w:author="IO" w:date="2011-07-21T12:51:00Z">
        <w:r>
          <w:t xml:space="preserve">el piloto </w:t>
        </w:r>
      </w:ins>
      <w:ins w:id="3859" w:author="IO" w:date="2011-07-21T12:44:00Z">
        <w:r w:rsidR="001B5CA8" w:rsidRPr="009B75DF">
          <w:t>accede a su estado mental para obtener el plan de vuelo y saber cuál ha sido el último tramo completado. A partir de esta información</w:t>
        </w:r>
      </w:ins>
      <w:ins w:id="3860" w:author="IO" w:date="2011-07-21T12:51:00Z">
        <w:r>
          <w:t xml:space="preserve">, construye </w:t>
        </w:r>
      </w:ins>
      <w:ins w:id="3861" w:author="IO" w:date="2011-07-21T12:44:00Z">
        <w:r w:rsidR="001B5CA8" w:rsidRPr="009B75DF">
          <w:t xml:space="preserve">el siguiente tramo </w:t>
        </w:r>
      </w:ins>
      <w:ins w:id="3862" w:author="IO" w:date="2011-07-21T12:51:00Z">
        <w:r>
          <w:t>a</w:t>
        </w:r>
      </w:ins>
      <w:ins w:id="3863" w:author="IO" w:date="2011-07-21T12:44:00Z">
        <w:r w:rsidR="001B5CA8" w:rsidRPr="009B75DF">
          <w:t xml:space="preserve"> cubrir y produc</w:t>
        </w:r>
      </w:ins>
      <w:ins w:id="3864" w:author="IO" w:date="2011-07-21T12:51:00Z">
        <w:r>
          <w:t>e</w:t>
        </w:r>
      </w:ins>
      <w:ins w:id="3865"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3866" w:author="IO" w:date="2011-07-21T12:59:00Z"/>
        </w:rPr>
      </w:pPr>
      <w:ins w:id="3867" w:author="IO" w:date="2011-07-21T12:58:00Z">
        <w:r>
          <w:t>Si el piloto ha terminado el tramo, pasa a procesa</w:t>
        </w:r>
      </w:ins>
      <w:ins w:id="3868" w:author="IO" w:date="2011-07-21T13:43:00Z">
        <w:r w:rsidR="005B28B6">
          <w:t>r</w:t>
        </w:r>
      </w:ins>
      <w:ins w:id="3869" w:author="IO" w:date="2011-07-21T12:58:00Z">
        <w:r>
          <w:t xml:space="preserve"> el siguiente</w:t>
        </w:r>
      </w:ins>
      <w:ins w:id="3870" w:author="IO" w:date="2011-07-21T13:43:00Z">
        <w:r w:rsidR="005B28B6">
          <w:t xml:space="preserve"> (ver Sección </w:t>
        </w:r>
      </w:ins>
      <w:ins w:id="3871" w:author="IO" w:date="2011-07-21T13:44:00Z">
        <w:r w:rsidR="005B28B6">
          <w:fldChar w:fldCharType="begin"/>
        </w:r>
        <w:r w:rsidR="005B28B6">
          <w:instrText xml:space="preserve"> REF _Ref299019168 \r \h </w:instrText>
        </w:r>
      </w:ins>
      <w:r w:rsidR="005B28B6">
        <w:fldChar w:fldCharType="separate"/>
      </w:r>
      <w:ins w:id="3872" w:author="Orion" w:date="2011-07-26T22:30:00Z">
        <w:r w:rsidR="00503590">
          <w:t>5.1.4.5</w:t>
        </w:r>
      </w:ins>
      <w:ins w:id="3873" w:author="IO" w:date="2011-07-21T13:44:00Z">
        <w:r w:rsidR="005B28B6">
          <w:fldChar w:fldCharType="end"/>
        </w:r>
      </w:ins>
      <w:ins w:id="3874" w:author="IO" w:date="2011-07-21T13:43:00Z">
        <w:r w:rsidR="005B28B6">
          <w:t>)</w:t>
        </w:r>
      </w:ins>
      <w:ins w:id="3875" w:author="IO" w:date="2011-07-21T12:58:00Z">
        <w:r>
          <w:t xml:space="preserve">. </w:t>
        </w:r>
      </w:ins>
      <w:r w:rsidR="003D52F1" w:rsidRPr="009B75DF">
        <w:t>En</w:t>
      </w:r>
      <w:ins w:id="3876" w:author="IO" w:date="2011-07-21T12:47:00Z">
        <w:r w:rsidR="007331F0">
          <w:t xml:space="preserve"> </w:t>
        </w:r>
      </w:ins>
      <w:del w:id="3877" w:author="IO" w:date="2011-07-21T12:47:00Z">
        <w:r w:rsidR="003D52F1" w:rsidRPr="009B75DF" w:rsidDel="007331F0">
          <w:delText xml:space="preserve"> </w:delText>
        </w:r>
      </w:del>
      <w:r w:rsidR="003D52F1" w:rsidRPr="009B75DF">
        <w:t xml:space="preserve">caso </w:t>
      </w:r>
      <w:del w:id="3878" w:author="IO" w:date="2011-07-21T12:58:00Z">
        <w:r w:rsidR="003D52F1" w:rsidRPr="009B75DF" w:rsidDel="00E36986">
          <w:delText>de que el tramo no se haya completado todavía</w:delText>
        </w:r>
      </w:del>
      <w:ins w:id="3879" w:author="IO" w:date="2011-07-21T12:58:00Z">
        <w:r>
          <w:t>contrario</w:t>
        </w:r>
      </w:ins>
      <w:r w:rsidR="00965079" w:rsidRPr="009B75DF">
        <w:t>,</w:t>
      </w:r>
      <w:r w:rsidR="003D52F1" w:rsidRPr="009B75DF">
        <w:t xml:space="preserve"> el piloto </w:t>
      </w:r>
      <w:r w:rsidR="006F013B" w:rsidRPr="009B75DF">
        <w:t>pasa</w:t>
      </w:r>
      <w:del w:id="3880"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3881"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3882" w:author="Orion" w:date="2011-07-26T22:30:00Z">
        <w:r w:rsidR="00503590">
          <w:t>5.1.4.3</w:t>
        </w:r>
      </w:ins>
      <w:ins w:id="3883"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3884" w:author="IO" w:date="2011-07-21T12:59:00Z"/>
          <w:b w:val="0"/>
          <w:sz w:val="28"/>
          <w:szCs w:val="52"/>
        </w:rPr>
        <w:pPrChange w:id="3885" w:author="IO" w:date="2011-07-21T12:59:00Z">
          <w:pPr>
            <w:pStyle w:val="Heading1"/>
            <w:numPr>
              <w:ilvl w:val="3"/>
              <w:numId w:val="50"/>
            </w:numPr>
            <w:tabs>
              <w:tab w:val="clear" w:pos="0"/>
            </w:tabs>
            <w:ind w:left="1728" w:hanging="648"/>
          </w:pPr>
        </w:pPrChange>
      </w:pPr>
      <w:bookmarkStart w:id="3886" w:name="_Ref299019186"/>
      <w:bookmarkStart w:id="3887" w:name="_Toc299463887"/>
      <w:ins w:id="3888" w:author="IO" w:date="2011-07-21T12:59:00Z">
        <w:r>
          <w:rPr>
            <w:b w:val="0"/>
            <w:sz w:val="28"/>
            <w:szCs w:val="52"/>
          </w:rPr>
          <w:t>Toma de decisiones en un tramo</w:t>
        </w:r>
        <w:bookmarkEnd w:id="3886"/>
        <w:bookmarkEnd w:id="3887"/>
      </w:ins>
    </w:p>
    <w:p w14:paraId="73BF95FD" w14:textId="55E505A6" w:rsidR="003D52F1" w:rsidRPr="009B75DF" w:rsidDel="005B28B6" w:rsidRDefault="005C0FC8" w:rsidP="006B1111">
      <w:pPr>
        <w:spacing w:after="120"/>
        <w:jc w:val="both"/>
        <w:rPr>
          <w:del w:id="3889" w:author="IO" w:date="2011-07-21T13:44:00Z"/>
        </w:rPr>
      </w:pPr>
      <w:del w:id="3890" w:author="IO" w:date="2011-07-21T12:59:00Z">
        <w:r w:rsidRPr="009B75DF" w:rsidDel="00E36986">
          <w:delText xml:space="preserve"> </w:delText>
        </w:r>
        <w:r w:rsidR="004A6F72" w:rsidRPr="009B75DF" w:rsidDel="00E36986">
          <w:delText>Pensar</w:delText>
        </w:r>
      </w:del>
      <w:ins w:id="3891" w:author="IO" w:date="2011-07-21T12:59:00Z">
        <w:r w:rsidR="00E36986">
          <w:t>Tomar</w:t>
        </w:r>
      </w:ins>
      <w:r w:rsidR="004A6F72" w:rsidRPr="009B75DF">
        <w:t xml:space="preserve"> las decisiones </w:t>
      </w:r>
      <w:ins w:id="3892" w:author="IO" w:date="2011-07-21T12:59:00Z">
        <w:r w:rsidR="00E36986">
          <w:t>acerca de cómo operar en un tramo requiere en primer lugar evaluar la situaci</w:t>
        </w:r>
      </w:ins>
      <w:ins w:id="3893" w:author="IO" w:date="2011-07-21T13:00:00Z">
        <w:r w:rsidR="00E36986">
          <w:t>ón. Esta evaluación</w:t>
        </w:r>
      </w:ins>
      <w:del w:id="3894"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3895" w:author="IO" w:date="2011-07-21T12:52:00Z">
        <w:r w:rsidR="004A6F72" w:rsidRPr="009B75DF" w:rsidDel="00E36986">
          <w:delText>T</w:delText>
        </w:r>
      </w:del>
      <w:ins w:id="3896" w:author="IO" w:date="2011-07-21T13:00:00Z">
        <w:r w:rsidR="00E36986">
          <w:t>Dicho</w:t>
        </w:r>
      </w:ins>
      <w:ins w:id="3897" w:author="IO" w:date="2011-07-21T12:52:00Z">
        <w:r w:rsidR="00E36986">
          <w:t xml:space="preserve"> t</w:t>
        </w:r>
      </w:ins>
      <w:r w:rsidR="004A6F72" w:rsidRPr="009B75DF">
        <w:t xml:space="preserve">iempo </w:t>
      </w:r>
      <w:del w:id="3898" w:author="IO" w:date="2011-07-21T12:52:00Z">
        <w:r w:rsidR="004A6F72" w:rsidRPr="009B75DF" w:rsidDel="00E36986">
          <w:delText xml:space="preserve">que </w:delText>
        </w:r>
      </w:del>
      <w:r w:rsidR="004A6F72" w:rsidRPr="009B75DF">
        <w:t>depende</w:t>
      </w:r>
      <w:del w:id="3899"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3900" w:author="IO" w:date="2011-07-21T12:53:00Z">
        <w:r w:rsidR="00E36986">
          <w:t>A fin de incluir este tiempo de decisión explícitamente</w:t>
        </w:r>
      </w:ins>
      <w:del w:id="3901" w:author="IO" w:date="2011-07-21T12:53:00Z">
        <w:r w:rsidR="009D0BA7" w:rsidRPr="009B75DF" w:rsidDel="00E36986">
          <w:delText>Es por ello, por lo que</w:delText>
        </w:r>
      </w:del>
      <w:r w:rsidR="002800BB" w:rsidRPr="009B75DF">
        <w:t>,</w:t>
      </w:r>
      <w:r w:rsidR="009D0BA7" w:rsidRPr="009B75DF">
        <w:t xml:space="preserve"> se </w:t>
      </w:r>
      <w:del w:id="3902" w:author="IO" w:date="2011-07-21T12:53:00Z">
        <w:r w:rsidR="009D0BA7" w:rsidRPr="009B75DF" w:rsidDel="00E36986">
          <w:delText>ha implementado</w:delText>
        </w:r>
      </w:del>
      <w:ins w:id="3903" w:author="IO" w:date="2011-07-21T12:53:00Z">
        <w:r w:rsidR="00E36986">
          <w:t>incluye</w:t>
        </w:r>
      </w:ins>
      <w:ins w:id="3904" w:author="IO" w:date="2011-07-21T12:54:00Z">
        <w:r w:rsidR="00E36986">
          <w:t xml:space="preserve">n los elementos mostrados </w:t>
        </w:r>
      </w:ins>
      <w:del w:id="3905"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3906" w:author="Orion" w:date="2011-07-26T22:30:00Z">
        <w:r w:rsidR="00503590">
          <w:t>Figura 12</w:t>
        </w:r>
      </w:ins>
      <w:del w:id="3907"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3908" w:author="IO" w:date="2011-07-21T12:54:00Z">
        <w:r w:rsidR="00E36986">
          <w:t xml:space="preserve">El piloto </w:t>
        </w:r>
      </w:ins>
      <w:del w:id="3909"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3910" w:author="IO" w:date="2011-07-21T12:54:00Z">
        <w:r w:rsidR="002930B4" w:rsidRPr="009B75DF" w:rsidDel="00E36986">
          <w:delText>irá</w:delText>
        </w:r>
      </w:del>
      <w:ins w:id="3911" w:author="IO" w:date="2011-07-21T12:54:00Z">
        <w:r w:rsidR="00E36986">
          <w:t>e</w:t>
        </w:r>
      </w:ins>
      <w:r w:rsidR="002930B4" w:rsidRPr="009B75DF">
        <w:t xml:space="preserve"> un</w:t>
      </w:r>
      <w:r w:rsidR="00027D36" w:rsidRPr="009B75DF">
        <w:t xml:space="preserve"> hecho </w:t>
      </w:r>
      <w:del w:id="3912"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3913" w:author="IO" w:date="2011-07-21T12:54:00Z">
        <w:r w:rsidR="00027D36" w:rsidRPr="009B75DF" w:rsidDel="00E36986">
          <w:delText>,</w:delText>
        </w:r>
      </w:del>
      <w:ins w:id="3914" w:author="IO" w:date="2011-07-21T12:54:00Z">
        <w:r w:rsidR="00E36986">
          <w:t xml:space="preserve"> que dispara la tarea de reflexi</w:t>
        </w:r>
      </w:ins>
      <w:ins w:id="3915" w:author="IO" w:date="2011-07-21T12:55:00Z">
        <w:r w:rsidR="00E36986">
          <w:t xml:space="preserve">ón (“ThinkNewDecision”). Esta tarea </w:t>
        </w:r>
      </w:ins>
      <w:del w:id="3916" w:author="IO" w:date="2011-07-21T12:55:00Z">
        <w:r w:rsidR="00171862" w:rsidRPr="009B75DF" w:rsidDel="00E36986">
          <w:delText xml:space="preserve"> </w:delText>
        </w:r>
      </w:del>
      <w:r w:rsidR="00171862" w:rsidRPr="009B75DF">
        <w:t>accede</w:t>
      </w:r>
      <w:del w:id="3917"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3918" w:author="IO" w:date="2011-07-21T12:55:00Z">
        <w:r w:rsidR="00171862" w:rsidRPr="009B75DF" w:rsidDel="00E36986">
          <w:delText>en cuestión</w:delText>
        </w:r>
      </w:del>
      <w:ins w:id="3919" w:author="IO" w:date="2011-07-21T12:55:00Z">
        <w:r w:rsidR="00E36986">
          <w:t>actual</w:t>
        </w:r>
      </w:ins>
      <w:r w:rsidR="00171862" w:rsidRPr="009B75DF">
        <w:t xml:space="preserve"> (“Flight Leg”) y </w:t>
      </w:r>
      <w:del w:id="3920" w:author="IO" w:date="2011-07-21T12:55:00Z">
        <w:r w:rsidR="00C36118" w:rsidRPr="009B75DF" w:rsidDel="00E36986">
          <w:delText>a s</w:delText>
        </w:r>
      </w:del>
      <w:ins w:id="3921" w:author="IO" w:date="2011-07-21T12:55:00Z">
        <w:r w:rsidR="00E36986">
          <w:t>al</w:t>
        </w:r>
      </w:ins>
      <w:del w:id="3922" w:author="IO" w:date="2011-07-21T12:55:00Z">
        <w:r w:rsidR="00C36118" w:rsidRPr="009B75DF" w:rsidDel="00E36986">
          <w:delText>u</w:delText>
        </w:r>
      </w:del>
      <w:r w:rsidR="00C36118" w:rsidRPr="009B75DF">
        <w:t xml:space="preserve"> estado mental</w:t>
      </w:r>
      <w:ins w:id="3923" w:author="IO" w:date="2011-07-21T12:55:00Z">
        <w:r w:rsidR="00E36986">
          <w:t xml:space="preserve"> del pilot</w:t>
        </w:r>
      </w:ins>
      <w:ins w:id="3924" w:author="IO" w:date="2011-07-21T13:00:00Z">
        <w:r w:rsidR="00E36986">
          <w:t>o</w:t>
        </w:r>
      </w:ins>
      <w:ins w:id="3925" w:author="IO" w:date="2011-07-21T12:55:00Z">
        <w:r w:rsidR="00E36986">
          <w:t xml:space="preserve"> (donde se encuentran los atributos que determinan el tiempo de </w:t>
        </w:r>
      </w:ins>
      <w:ins w:id="3926" w:author="IO" w:date="2011-07-21T12:56:00Z">
        <w:r w:rsidR="00E36986">
          <w:t>reflexión)</w:t>
        </w:r>
      </w:ins>
      <w:del w:id="3927"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3928" w:author="IO" w:date="2011-07-21T12:56:00Z">
        <w:r w:rsidR="00E36986">
          <w:t xml:space="preserve">Transcurrido el tiempo determinado por la tarea y la información anterior, </w:t>
        </w:r>
      </w:ins>
      <w:del w:id="3929"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3930" w:author="IO" w:date="2011-07-21T12:56:00Z">
        <w:r w:rsidR="00171862" w:rsidRPr="009B75DF" w:rsidDel="00E36986">
          <w:delText xml:space="preserve"> se</w:delText>
        </w:r>
      </w:del>
      <w:r w:rsidR="00171862" w:rsidRPr="009B75DF">
        <w:t xml:space="preserve"> ha</w:t>
      </w:r>
      <w:ins w:id="3931" w:author="IO" w:date="2011-07-21T12:56:00Z">
        <w:r w:rsidR="00E36986">
          <w:t>brá</w:t>
        </w:r>
      </w:ins>
      <w:del w:id="3932" w:author="IO" w:date="2011-07-21T12:57:00Z">
        <w:r w:rsidR="00171862" w:rsidRPr="009B75DF" w:rsidDel="00E36986">
          <w:delText xml:space="preserve"> tomado para</w:delText>
        </w:r>
      </w:del>
      <w:r w:rsidR="00171862" w:rsidRPr="009B75DF">
        <w:t xml:space="preserve"> procesa</w:t>
      </w:r>
      <w:del w:id="3933" w:author="IO" w:date="2011-07-21T12:57:00Z">
        <w:r w:rsidR="00171862" w:rsidRPr="009B75DF" w:rsidDel="00E36986">
          <w:delText>r</w:delText>
        </w:r>
      </w:del>
      <w:ins w:id="3934" w:author="IO" w:date="2011-07-21T12:57:00Z">
        <w:r w:rsidR="00E36986">
          <w:t>do</w:t>
        </w:r>
      </w:ins>
      <w:r w:rsidR="00C36118" w:rsidRPr="009B75DF">
        <w:t xml:space="preserve"> la información </w:t>
      </w:r>
      <w:r w:rsidR="00171862" w:rsidRPr="009B75DF">
        <w:t>y</w:t>
      </w:r>
      <w:r w:rsidR="00C36118" w:rsidRPr="009B75DF">
        <w:t xml:space="preserve"> </w:t>
      </w:r>
      <w:del w:id="3935" w:author="IO" w:date="2011-07-21T12:57:00Z">
        <w:r w:rsidR="00C36118" w:rsidRPr="009B75DF" w:rsidDel="00E36986">
          <w:delText>producir</w:delText>
        </w:r>
      </w:del>
      <w:ins w:id="3936" w:author="IO" w:date="2011-07-21T12:57:00Z">
        <w:r w:rsidR="00E36986">
          <w:t>estará preparado para producir</w:t>
        </w:r>
      </w:ins>
      <w:r w:rsidR="00C36118" w:rsidRPr="009B75DF">
        <w:t xml:space="preserve"> </w:t>
      </w:r>
      <w:del w:id="3937" w:author="IO" w:date="2011-07-21T12:57:00Z">
        <w:r w:rsidR="00C36118" w:rsidRPr="009B75DF" w:rsidDel="00E36986">
          <w:delText>l</w:delText>
        </w:r>
      </w:del>
      <w:ins w:id="3938" w:author="IO" w:date="2011-07-21T12:57:00Z">
        <w:r w:rsidR="00E36986">
          <w:t>un</w:t>
        </w:r>
      </w:ins>
      <w:r w:rsidR="00C36118" w:rsidRPr="009B75DF">
        <w:t xml:space="preserve">a decisión, </w:t>
      </w:r>
      <w:del w:id="3939"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3940" w:author="IO" w:date="2011-07-21T12:57:00Z">
        <w:r w:rsidR="00E36986">
          <w:t xml:space="preserve">lo </w:t>
        </w:r>
      </w:ins>
      <w:ins w:id="3941" w:author="IO" w:date="2011-07-21T13:01:00Z">
        <w:r w:rsidR="00E36986">
          <w:t>cual</w:t>
        </w:r>
      </w:ins>
      <w:ins w:id="3942" w:author="IO" w:date="2011-07-21T12:57:00Z">
        <w:r w:rsidR="00E36986">
          <w:t xml:space="preserve"> indicará con el hecho </w:t>
        </w:r>
      </w:ins>
      <w:r w:rsidR="00FE27FE" w:rsidRPr="009B75DF">
        <w:t>“</w:t>
      </w:r>
      <w:r w:rsidR="00C36118" w:rsidRPr="009B75DF">
        <w:t>CanCreateDecision”</w:t>
      </w:r>
      <w:del w:id="3943"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3944" w:author="IO" w:date="2011-07-21T13:44:00Z">
          <w:pPr>
            <w:jc w:val="both"/>
          </w:pPr>
        </w:pPrChange>
      </w:pPr>
    </w:p>
    <w:p w14:paraId="067D22F2" w14:textId="28D532A5" w:rsidR="009D0BA7" w:rsidRDefault="005B28B6" w:rsidP="00252D3F">
      <w:pPr>
        <w:pStyle w:val="Caption"/>
        <w:rPr>
          <w:rFonts w:cs="Times New Roman"/>
        </w:rPr>
      </w:pPr>
      <w:bookmarkStart w:id="3945" w:name="_Ref295084157"/>
      <w:bookmarkStart w:id="3946" w:name="_Toc295124205"/>
      <w:bookmarkStart w:id="3947"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3948" w:author="Orion" w:date="2011-07-26T22:41:00Z">
          <w:r w:rsidR="000A487B">
            <w:rPr>
              <w:noProof/>
            </w:rPr>
            <w:t>12</w:t>
          </w:r>
        </w:ins>
        <w:del w:id="3949" w:author="Orion" w:date="2011-07-26T22:19:00Z">
          <w:r w:rsidR="00587D28" w:rsidDel="00E237E8">
            <w:rPr>
              <w:noProof/>
            </w:rPr>
            <w:delText>11</w:delText>
          </w:r>
        </w:del>
      </w:fldSimple>
      <w:bookmarkEnd w:id="3945"/>
      <w:r w:rsidR="009D0BA7">
        <w:t>: Tiempo de Creación de las Decisiones</w:t>
      </w:r>
      <w:bookmarkEnd w:id="3946"/>
      <w:ins w:id="3950" w:author="IO" w:date="2011-07-21T13:46:00Z">
        <w:r>
          <w:t>.</w:t>
        </w:r>
      </w:ins>
      <w:bookmarkEnd w:id="3947"/>
    </w:p>
    <w:p w14:paraId="09B25F68" w14:textId="1A816298" w:rsidR="001E208C" w:rsidRPr="009B75DF" w:rsidDel="00E36986" w:rsidRDefault="00BA7887" w:rsidP="00026C08">
      <w:pPr>
        <w:spacing w:before="240" w:after="120"/>
        <w:ind w:firstLine="284"/>
        <w:jc w:val="both"/>
      </w:pPr>
      <w:moveFromRangeStart w:id="3951" w:author="IO" w:date="2011-07-21T13:01:00Z" w:name="move299016606"/>
      <w:moveFrom w:id="3952"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3953" w:author="IO" w:date="2011-07-21T13:01:00Z"/>
      <w:moveFrom w:id="3954"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3951"/>
    <w:p w14:paraId="1B02C2D2" w14:textId="51023E86" w:rsidR="00F35D4A" w:rsidDel="005B28B6" w:rsidRDefault="00F35D4A" w:rsidP="00252D3F">
      <w:pPr>
        <w:jc w:val="both"/>
        <w:rPr>
          <w:del w:id="3955" w:author="IO" w:date="2011-07-21T13:44:00Z"/>
          <w:rFonts w:cs="Times New Roman"/>
        </w:rPr>
      </w:pPr>
    </w:p>
    <w:p w14:paraId="53F8A1F1" w14:textId="5ED95EEE" w:rsidR="00F35D4A" w:rsidRDefault="005B28B6" w:rsidP="00252D3F">
      <w:pPr>
        <w:pStyle w:val="Caption"/>
        <w:rPr>
          <w:rFonts w:cs="Times New Roman"/>
        </w:rPr>
      </w:pPr>
      <w:bookmarkStart w:id="3956" w:name="_Ref295124321"/>
      <w:bookmarkStart w:id="3957"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3958" w:author="Orion" w:date="2011-07-26T22:41:00Z">
          <w:r w:rsidR="000A487B">
            <w:rPr>
              <w:noProof/>
            </w:rPr>
            <w:t>13</w:t>
          </w:r>
        </w:ins>
        <w:del w:id="3959" w:author="Orion" w:date="2011-07-26T22:19:00Z">
          <w:r w:rsidR="00587D28" w:rsidDel="00E237E8">
            <w:rPr>
              <w:noProof/>
            </w:rPr>
            <w:delText>12</w:delText>
          </w:r>
        </w:del>
      </w:fldSimple>
      <w:bookmarkEnd w:id="3956"/>
      <w:r w:rsidR="00F35D4A">
        <w:t>: Creación de las Decisiones</w:t>
      </w:r>
      <w:bookmarkEnd w:id="3957"/>
      <w:ins w:id="3960" w:author="IO" w:date="2011-07-21T13:45:00Z">
        <w:r>
          <w:t>.</w:t>
        </w:r>
      </w:ins>
    </w:p>
    <w:p w14:paraId="12AF2BED" w14:textId="68866459" w:rsidR="00E36986" w:rsidRPr="009B75DF" w:rsidDel="000972B3" w:rsidRDefault="00E36986">
      <w:pPr>
        <w:spacing w:before="240" w:after="120"/>
        <w:ind w:firstLine="284"/>
        <w:jc w:val="both"/>
        <w:rPr>
          <w:del w:id="3961" w:author="IO" w:date="2011-07-21T13:19:00Z"/>
        </w:rPr>
      </w:pPr>
      <w:moveToRangeStart w:id="3962" w:author="IO" w:date="2011-07-21T13:01:00Z" w:name="move299016606"/>
      <w:moveTo w:id="3963" w:author="IO" w:date="2011-07-21T13:01:00Z">
        <w:r w:rsidRPr="009B75DF">
          <w:t xml:space="preserve">Una vez el piloto </w:t>
        </w:r>
        <w:del w:id="3964" w:author="IO" w:date="2011-07-21T13:01:00Z">
          <w:r w:rsidRPr="009B75DF" w:rsidDel="00E36986">
            <w:delText xml:space="preserve">se </w:delText>
          </w:r>
        </w:del>
        <w:r w:rsidRPr="009B75DF">
          <w:t>ha</w:t>
        </w:r>
        <w:del w:id="3965" w:author="IO" w:date="2011-07-21T13:01:00Z">
          <w:r w:rsidRPr="009B75DF" w:rsidDel="00E36986">
            <w:delText>ya tomado su tiempo para</w:delText>
          </w:r>
        </w:del>
      </w:moveTo>
      <w:ins w:id="3966" w:author="IO" w:date="2011-07-21T13:01:00Z">
        <w:r>
          <w:t xml:space="preserve"> reflexionado, puede</w:t>
        </w:r>
      </w:ins>
      <w:moveTo w:id="3967" w:author="IO" w:date="2011-07-21T13:01:00Z">
        <w:r w:rsidRPr="009B75DF">
          <w:t xml:space="preserve"> decidir qué hacer para </w:t>
        </w:r>
        <w:del w:id="3968" w:author="IO" w:date="2011-07-21T13:01:00Z">
          <w:r w:rsidRPr="009B75DF" w:rsidDel="00E36986">
            <w:delText xml:space="preserve">poder </w:delText>
          </w:r>
        </w:del>
        <w:r w:rsidRPr="009B75DF">
          <w:t>completar el tramo</w:t>
        </w:r>
      </w:moveTo>
      <w:ins w:id="3969" w:author="IO" w:date="2011-07-21T13:01:00Z">
        <w:r>
          <w:t>. La generaci</w:t>
        </w:r>
      </w:ins>
      <w:ins w:id="3970" w:author="IO" w:date="2011-07-21T13:02:00Z">
        <w:r>
          <w:t xml:space="preserve">ón de estas decisiones se observa </w:t>
        </w:r>
      </w:ins>
      <w:moveTo w:id="3971" w:author="IO" w:date="2011-07-21T13:01:00Z">
        <w:del w:id="3972" w:author="IO" w:date="2011-07-21T13:02:00Z">
          <w:r w:rsidRPr="009B75DF" w:rsidDel="00E36986">
            <w:delText xml:space="preserve">, pasará a crear dichas decisiones. De este modo, como podemos observar </w:delText>
          </w:r>
        </w:del>
        <w:r w:rsidRPr="009B75DF">
          <w:t xml:space="preserve">en la </w:t>
        </w:r>
        <w:del w:id="3973"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3974" w:author="IO" w:date="2011-07-21T13:01:00Z">
        <w:r w:rsidRPr="009B75DF">
          <w:fldChar w:fldCharType="separate"/>
        </w:r>
      </w:moveTo>
      <w:ins w:id="3975" w:author="Orion" w:date="2011-07-26T22:30:00Z">
        <w:r w:rsidR="00503590">
          <w:t>Figura 13</w:t>
        </w:r>
      </w:ins>
      <w:ins w:id="3976" w:author="IO" w:date="2011-07-22T13:16:00Z">
        <w:del w:id="3977" w:author="Orion" w:date="2011-07-26T22:30:00Z">
          <w:r w:rsidR="00416FF6" w:rsidDel="00503590">
            <w:delText>Figura 12</w:delText>
          </w:r>
        </w:del>
      </w:ins>
      <w:moveTo w:id="3978" w:author="IO" w:date="2011-07-21T13:01:00Z">
        <w:r w:rsidRPr="009B75DF">
          <w:fldChar w:fldCharType="end"/>
        </w:r>
        <w:del w:id="3979" w:author="IO" w:date="2011-07-21T13:02:00Z">
          <w:r w:rsidRPr="009B75DF" w:rsidDel="00E36986">
            <w:delText>)</w:delText>
          </w:r>
        </w:del>
      </w:moveTo>
      <w:ins w:id="3980" w:author="IO" w:date="2011-07-21T13:02:00Z">
        <w:r w:rsidR="00BE5F0B">
          <w:t>. El</w:t>
        </w:r>
      </w:ins>
      <w:moveTo w:id="3981" w:author="IO" w:date="2011-07-21T13:01:00Z">
        <w:del w:id="3982" w:author="IO" w:date="2011-07-21T13:02:00Z">
          <w:r w:rsidRPr="009B75DF" w:rsidDel="00BE5F0B">
            <w:delText>, el</w:delText>
          </w:r>
        </w:del>
        <w:r w:rsidRPr="009B75DF">
          <w:t xml:space="preserve"> piloto </w:t>
        </w:r>
        <w:del w:id="3983" w:author="IO" w:date="2011-07-21T13:02:00Z">
          <w:r w:rsidRPr="009B75DF" w:rsidDel="00BE5F0B">
            <w:delText>creará las decisiones valiéndose</w:delText>
          </w:r>
        </w:del>
      </w:moveTo>
      <w:ins w:id="3984" w:author="IO" w:date="2011-07-21T13:02:00Z">
        <w:r w:rsidR="00BE5F0B">
          <w:t>usa la información sobre</w:t>
        </w:r>
      </w:ins>
      <w:moveTo w:id="3985" w:author="IO" w:date="2011-07-21T13:01:00Z">
        <w:r w:rsidRPr="009B75DF">
          <w:t xml:space="preserve"> </w:t>
        </w:r>
        <w:del w:id="3986" w:author="IO" w:date="2011-07-21T13:02:00Z">
          <w:r w:rsidRPr="009B75DF" w:rsidDel="00BE5F0B">
            <w:delText>d</w:delText>
          </w:r>
        </w:del>
        <w:r w:rsidRPr="009B75DF">
          <w:t>el tramo</w:t>
        </w:r>
        <w:del w:id="3987" w:author="IO" w:date="2011-07-21T13:03:00Z">
          <w:r w:rsidRPr="009B75DF" w:rsidDel="00BE5F0B">
            <w:delText xml:space="preserve"> </w:delText>
          </w:r>
        </w:del>
        <w:r w:rsidRPr="009B75DF">
          <w:t xml:space="preserve"> a completar (“Flight Leg”) y </w:t>
        </w:r>
      </w:moveTo>
      <w:ins w:id="3988" w:author="IO" w:date="2011-07-21T13:03:00Z">
        <w:r w:rsidR="00BE5F0B">
          <w:t>los indicadores del avión</w:t>
        </w:r>
      </w:ins>
      <w:commentRangeStart w:id="3989"/>
      <w:moveTo w:id="3990" w:author="IO" w:date="2011-07-21T13:01:00Z">
        <w:del w:id="3991" w:author="IO" w:date="2011-07-21T13:03:00Z">
          <w:r w:rsidRPr="009B75DF" w:rsidDel="00BE5F0B">
            <w:delText>accediendo a la aplicación del avión</w:delText>
          </w:r>
        </w:del>
      </w:moveTo>
      <w:ins w:id="3992" w:author="IO" w:date="2011-07-21T13:03:00Z">
        <w:r w:rsidR="00BE5F0B">
          <w:t xml:space="preserve"> </w:t>
        </w:r>
      </w:ins>
      <w:moveTo w:id="3993" w:author="IO" w:date="2011-07-21T13:01:00Z">
        <w:del w:id="3994" w:author="IO" w:date="2011-07-21T13:03:00Z">
          <w:r w:rsidRPr="009B75DF" w:rsidDel="00BE5F0B">
            <w:delText xml:space="preserve"> </w:delText>
          </w:r>
        </w:del>
        <w:r w:rsidRPr="009B75DF">
          <w:t>(“Plane Position Service”)</w:t>
        </w:r>
      </w:moveTo>
      <w:commentRangeEnd w:id="3989"/>
      <w:r w:rsidR="00BE5F0B">
        <w:rPr>
          <w:rStyle w:val="CommentReference"/>
        </w:rPr>
        <w:commentReference w:id="3989"/>
      </w:r>
      <w:moveTo w:id="3995" w:author="IO" w:date="2011-07-21T13:01:00Z">
        <w:r w:rsidRPr="009B75DF">
          <w:t xml:space="preserve"> </w:t>
        </w:r>
      </w:moveTo>
      <w:ins w:id="3996" w:author="IO" w:date="2011-07-21T13:03:00Z">
        <w:r w:rsidR="00BE5F0B">
          <w:t>sobre su estado actual</w:t>
        </w:r>
      </w:ins>
      <w:moveTo w:id="3997" w:author="IO" w:date="2011-07-21T13:01:00Z">
        <w:del w:id="3998" w:author="IO" w:date="2011-07-21T13:03:00Z">
          <w:r w:rsidRPr="009B75DF" w:rsidDel="00BE5F0B">
            <w:delText>donde puede obtener los valores de su estado actual, estado  que vendría representado por la</w:delText>
          </w:r>
        </w:del>
      </w:moveTo>
      <w:ins w:id="3999" w:author="IO" w:date="2011-07-21T13:03:00Z">
        <w:r w:rsidR="00BE5F0B">
          <w:t xml:space="preserve">, </w:t>
        </w:r>
      </w:ins>
      <w:ins w:id="4000" w:author="IO" w:date="2011-07-21T13:04:00Z">
        <w:r w:rsidR="00BE5F0B">
          <w:t>incluyendo</w:t>
        </w:r>
      </w:ins>
      <w:moveTo w:id="4001" w:author="IO" w:date="2011-07-21T13:01:00Z">
        <w:r w:rsidRPr="009B75DF">
          <w:t xml:space="preserve"> posición, </w:t>
        </w:r>
        <w:del w:id="4002" w:author="IO" w:date="2011-07-21T13:04:00Z">
          <w:r w:rsidRPr="009B75DF" w:rsidDel="00BE5F0B">
            <w:delText xml:space="preserve">la </w:delText>
          </w:r>
        </w:del>
        <w:r w:rsidRPr="009B75DF">
          <w:t xml:space="preserve">orientación y </w:t>
        </w:r>
        <w:del w:id="4003" w:author="IO" w:date="2011-07-21T13:04:00Z">
          <w:r w:rsidRPr="009B75DF" w:rsidDel="00BE5F0B">
            <w:delText xml:space="preserve">la </w:delText>
          </w:r>
        </w:del>
        <w:r w:rsidRPr="009B75DF">
          <w:t>velocidad</w:t>
        </w:r>
        <w:del w:id="4004" w:author="IO" w:date="2011-07-21T13:04:00Z">
          <w:r w:rsidRPr="009B75DF" w:rsidDel="00BE5F0B">
            <w:delText xml:space="preserve"> del avión</w:delText>
          </w:r>
        </w:del>
        <w:r w:rsidRPr="009B75DF">
          <w:t>.</w:t>
        </w:r>
      </w:moveTo>
      <w:ins w:id="4005" w:author="IO" w:date="2011-07-21T13:18:00Z">
        <w:r w:rsidR="000972B3">
          <w:t xml:space="preserve"> Estas decisiones se descomponne en acciones más simples, que corresponden a maniobras sobre el avi</w:t>
        </w:r>
      </w:ins>
      <w:ins w:id="4006" w:author="IO" w:date="2011-07-21T13:19:00Z">
        <w:r w:rsidR="000972B3">
          <w:t xml:space="preserve">ón. La </w:t>
        </w:r>
      </w:ins>
    </w:p>
    <w:moveToRangeEnd w:id="3962"/>
    <w:p w14:paraId="2926202A" w14:textId="77777777" w:rsidR="000972B3" w:rsidRDefault="001C37B5">
      <w:pPr>
        <w:spacing w:before="240" w:after="120"/>
        <w:ind w:firstLine="284"/>
        <w:jc w:val="both"/>
        <w:rPr>
          <w:ins w:id="4007" w:author="IO" w:date="2011-07-21T13:21:00Z"/>
        </w:rPr>
        <w:pPrChange w:id="4008" w:author="IO" w:date="2011-07-21T13:19:00Z">
          <w:pPr/>
        </w:pPrChange>
      </w:pPr>
      <w:ins w:id="4009" w:author="Orion" w:date="2011-06-07T23:45:00Z">
        <w:del w:id="4010"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4011" w:author="Orion" w:date="2011-06-07T23:46:00Z">
        <w:del w:id="4012" w:author="IO" w:date="2011-07-21T13:19:00Z">
          <w:r w:rsidRPr="009B75DF" w:rsidDel="000972B3">
            <w:delText>instrucciones</w:delText>
          </w:r>
        </w:del>
      </w:ins>
      <w:ins w:id="4013" w:author="Orion" w:date="2011-06-07T23:45:00Z">
        <w:del w:id="4014" w:author="IO" w:date="2011-07-21T13:19:00Z">
          <w:r w:rsidRPr="009B75DF" w:rsidDel="000972B3">
            <w:delText xml:space="preserve"> </w:delText>
          </w:r>
        </w:del>
      </w:ins>
      <w:ins w:id="4015" w:author="Orion" w:date="2011-06-07T23:46:00Z">
        <w:del w:id="4016" w:author="IO" w:date="2011-07-21T13:19:00Z">
          <w:r w:rsidRPr="009B75DF" w:rsidDel="000972B3">
            <w:delText>a dar al avión. De esto se encarga la siguiente tarea (</w:delText>
          </w:r>
        </w:del>
      </w:ins>
      <w:ins w:id="4017"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4018" w:author="Orion" w:date="2011-07-26T22:30:00Z">
        <w:r w:rsidR="00503590">
          <w:t>Figura 14</w:t>
        </w:r>
      </w:ins>
      <w:ins w:id="4019" w:author="IO" w:date="2011-07-22T13:16:00Z">
        <w:del w:id="4020" w:author="Orion" w:date="2011-07-26T22:30:00Z">
          <w:r w:rsidR="00416FF6" w:rsidDel="00503590">
            <w:delText>Figura 13</w:delText>
          </w:r>
        </w:del>
      </w:ins>
      <w:ins w:id="4021" w:author="Orion" w:date="2011-06-07T23:47:00Z">
        <w:r w:rsidRPr="009B75DF">
          <w:fldChar w:fldCharType="end"/>
        </w:r>
      </w:ins>
      <w:ins w:id="4022" w:author="IO" w:date="2011-07-21T13:19:00Z">
        <w:r w:rsidR="000972B3">
          <w:t xml:space="preserve"> muestra este proceso. La decisión tomada (“Decision”</w:t>
        </w:r>
      </w:ins>
      <w:ins w:id="4023" w:author="Orion" w:date="2011-06-07T23:46:00Z">
        <w:r w:rsidRPr="009B75DF">
          <w:t>)</w:t>
        </w:r>
      </w:ins>
      <w:ins w:id="4024" w:author="IO" w:date="2011-07-21T13:20:00Z">
        <w:r w:rsidR="000972B3">
          <w:t xml:space="preserve"> se unas para producir </w:t>
        </w:r>
      </w:ins>
      <w:ins w:id="4025" w:author="Orion" w:date="2011-06-07T23:47:00Z">
        <w:del w:id="4026" w:author="IO" w:date="2011-07-21T13:20:00Z">
          <w:r w:rsidRPr="009B75DF" w:rsidDel="000972B3">
            <w:delText xml:space="preserve">, donde podemos observar que se </w:delText>
          </w:r>
        </w:del>
      </w:ins>
      <w:ins w:id="4027" w:author="Orion" w:date="2011-06-07T23:52:00Z">
        <w:del w:id="4028" w:author="IO" w:date="2011-07-21T13:20:00Z">
          <w:r w:rsidRPr="009B75DF" w:rsidDel="000972B3">
            <w:delText xml:space="preserve">hace uso de </w:delText>
          </w:r>
        </w:del>
      </w:ins>
      <w:ins w:id="4029" w:author="Orion" w:date="2011-06-07T23:47:00Z">
        <w:del w:id="4030" w:author="IO" w:date="2011-07-21T13:20:00Z">
          <w:r w:rsidRPr="009B75DF" w:rsidDel="000972B3">
            <w:delText xml:space="preserve">la </w:delText>
          </w:r>
        </w:del>
      </w:ins>
      <w:ins w:id="4031" w:author="Orion" w:date="2011-06-07T23:48:00Z">
        <w:del w:id="4032" w:author="IO" w:date="2011-07-21T13:20:00Z">
          <w:r w:rsidRPr="009B75DF" w:rsidDel="000972B3">
            <w:delText>decisión</w:delText>
          </w:r>
        </w:del>
      </w:ins>
      <w:ins w:id="4033" w:author="Orion" w:date="2011-06-07T23:47:00Z">
        <w:del w:id="4034" w:author="IO" w:date="2011-07-21T13:20:00Z">
          <w:r w:rsidRPr="009B75DF" w:rsidDel="000972B3">
            <w:delText xml:space="preserve"> </w:delText>
          </w:r>
        </w:del>
      </w:ins>
      <w:ins w:id="4035" w:author="Orion" w:date="2011-06-07T23:48:00Z">
        <w:del w:id="4036" w:author="IO" w:date="2011-07-21T13:20:00Z">
          <w:r w:rsidRPr="009B75DF" w:rsidDel="000972B3">
            <w:delText>tomada y</w:delText>
          </w:r>
        </w:del>
      </w:ins>
      <w:ins w:id="4037" w:author="Orion" w:date="2011-06-07T23:52:00Z">
        <w:del w:id="4038" w:author="IO" w:date="2011-07-21T13:20:00Z">
          <w:r w:rsidRPr="009B75DF" w:rsidDel="000972B3">
            <w:delText xml:space="preserve"> se produce </w:delText>
          </w:r>
        </w:del>
        <w:r w:rsidRPr="009B75DF">
          <w:t>una</w:t>
        </w:r>
      </w:ins>
      <w:ins w:id="4039" w:author="Orion" w:date="2011-06-08T00:00:00Z">
        <w:r w:rsidR="00E668D6" w:rsidRPr="009B75DF">
          <w:t xml:space="preserve"> seri</w:t>
        </w:r>
        <w:del w:id="4040" w:author="IO" w:date="2011-07-21T13:20:00Z">
          <w:r w:rsidR="00E668D6" w:rsidRPr="009B75DF" w:rsidDel="000972B3">
            <w:delText>a</w:delText>
          </w:r>
        </w:del>
      </w:ins>
      <w:ins w:id="4041" w:author="IO" w:date="2011-07-21T13:20:00Z">
        <w:r w:rsidR="000972B3">
          <w:t>e</w:t>
        </w:r>
      </w:ins>
      <w:ins w:id="4042" w:author="Orion" w:date="2011-06-08T00:00:00Z">
        <w:r w:rsidR="00E668D6" w:rsidRPr="009B75DF">
          <w:t xml:space="preserve"> de </w:t>
        </w:r>
      </w:ins>
      <w:ins w:id="4043" w:author="Orion" w:date="2011-06-07T23:52:00Z">
        <w:r w:rsidR="00E668D6" w:rsidRPr="009B75DF">
          <w:t>instrucc</w:t>
        </w:r>
      </w:ins>
      <w:ins w:id="4044" w:author="IO" w:date="2011-07-21T13:20:00Z">
        <w:r w:rsidR="000972B3">
          <w:t>i</w:t>
        </w:r>
      </w:ins>
      <w:ins w:id="4045" w:author="Orion" w:date="2011-06-08T00:00:00Z">
        <w:r w:rsidR="00E668D6" w:rsidRPr="009B75DF">
          <w:t>ones</w:t>
        </w:r>
      </w:ins>
      <w:ins w:id="4046" w:author="Orion" w:date="2011-06-07T23:52:00Z">
        <w:r w:rsidRPr="009B75DF">
          <w:t xml:space="preserve"> (“Throw Instruction</w:t>
        </w:r>
      </w:ins>
      <w:ins w:id="4047" w:author="Orion" w:date="2011-06-07T23:53:00Z">
        <w:r w:rsidRPr="009B75DF">
          <w:t>”)</w:t>
        </w:r>
      </w:ins>
      <w:ins w:id="4048" w:author="Orion" w:date="2011-06-07T23:48:00Z">
        <w:r w:rsidRPr="009B75DF">
          <w:t xml:space="preserve">, </w:t>
        </w:r>
      </w:ins>
      <w:ins w:id="4049" w:author="Orion" w:date="2011-06-07T23:53:00Z">
        <w:r w:rsidRPr="009B75DF">
          <w:t xml:space="preserve">que </w:t>
        </w:r>
      </w:ins>
      <w:ins w:id="4050" w:author="IO" w:date="2011-07-21T13:20:00Z">
        <w:r w:rsidR="000972B3">
          <w:t xml:space="preserve">a su vez </w:t>
        </w:r>
      </w:ins>
      <w:ins w:id="4051" w:author="Orion" w:date="2011-06-07T23:53:00Z">
        <w:r w:rsidRPr="009B75DF">
          <w:t>contiene</w:t>
        </w:r>
      </w:ins>
      <w:ins w:id="4052" w:author="Orion" w:date="2011-06-08T00:00:00Z">
        <w:r w:rsidR="00E668D6" w:rsidRPr="009B75DF">
          <w:t>n</w:t>
        </w:r>
      </w:ins>
      <w:ins w:id="4053" w:author="Orion" w:date="2011-06-07T23:53:00Z">
        <w:r w:rsidRPr="009B75DF">
          <w:t xml:space="preserve"> la información para generar la maniobra</w:t>
        </w:r>
        <w:del w:id="4054" w:author="IO" w:date="2011-07-21T13:20:00Z">
          <w:r w:rsidRPr="009B75DF" w:rsidDel="000972B3">
            <w:delText xml:space="preserve"> y a</w:delText>
          </w:r>
        </w:del>
      </w:ins>
      <w:ins w:id="4055" w:author="Orion" w:date="2011-06-07T23:48:00Z">
        <w:del w:id="4056" w:author="IO" w:date="2011-07-21T13:20:00Z">
          <w:r w:rsidRPr="009B75DF" w:rsidDel="000972B3">
            <w:delText xml:space="preserve"> su vez iniciar</w:delText>
          </w:r>
        </w:del>
      </w:ins>
      <w:ins w:id="4057" w:author="Orion" w:date="2011-06-07T23:53:00Z">
        <w:del w:id="4058" w:author="IO" w:date="2011-07-21T13:20:00Z">
          <w:r w:rsidRPr="009B75DF" w:rsidDel="000972B3">
            <w:delText>á</w:delText>
          </w:r>
        </w:del>
      </w:ins>
      <w:ins w:id="4059" w:author="Orion" w:date="2011-06-08T00:00:00Z">
        <w:del w:id="4060" w:author="IO" w:date="2011-07-21T13:20:00Z">
          <w:r w:rsidR="00E668D6" w:rsidRPr="009B75DF" w:rsidDel="000972B3">
            <w:delText>n</w:delText>
          </w:r>
        </w:del>
      </w:ins>
      <w:ins w:id="4061" w:author="Orion" w:date="2011-06-07T23:53:00Z">
        <w:del w:id="4062" w:author="IO" w:date="2011-07-21T13:20:00Z">
          <w:r w:rsidRPr="009B75DF" w:rsidDel="000972B3">
            <w:delText xml:space="preserve"> la interacción entre piloto y avión</w:delText>
          </w:r>
        </w:del>
      </w:ins>
      <w:ins w:id="4063" w:author="Orion" w:date="2011-06-08T00:03:00Z">
        <w:r w:rsidR="00EB2DC4" w:rsidRPr="009B75DF">
          <w:t>.</w:t>
        </w:r>
      </w:ins>
      <w:ins w:id="4064" w:author="Orion" w:date="2011-06-08T00:00:00Z">
        <w:r w:rsidR="00EB2DC4" w:rsidRPr="009B75DF">
          <w:t xml:space="preserve"> </w:t>
        </w:r>
      </w:ins>
      <w:ins w:id="4065" w:author="IO" w:date="2011-07-21T13:20:00Z">
        <w:r w:rsidR="000972B3">
          <w:t>T</w:t>
        </w:r>
      </w:ins>
      <w:ins w:id="4066" w:author="Orion" w:date="2011-06-08T00:03:00Z">
        <w:del w:id="4067" w:author="IO" w:date="2011-07-21T13:20:00Z">
          <w:r w:rsidR="00EB2DC4" w:rsidRPr="009B75DF" w:rsidDel="000972B3">
            <w:delText>P</w:delText>
          </w:r>
        </w:del>
      </w:ins>
      <w:ins w:id="4068" w:author="Orion" w:date="2011-06-08T00:00:00Z">
        <w:del w:id="4069" w:author="IO" w:date="2011-07-21T13:20:00Z">
          <w:r w:rsidR="00E668D6" w:rsidRPr="009B75DF" w:rsidDel="000972B3">
            <w:delText xml:space="preserve">or otro lado, </w:delText>
          </w:r>
        </w:del>
      </w:ins>
      <w:ins w:id="4070" w:author="Orion" w:date="2011-06-08T00:03:00Z">
        <w:del w:id="4071" w:author="IO" w:date="2011-07-21T13:20:00Z">
          <w:r w:rsidR="00EB2DC4" w:rsidRPr="009B75DF" w:rsidDel="000972B3">
            <w:delText>t</w:delText>
          </w:r>
        </w:del>
        <w:r w:rsidR="00EB2DC4" w:rsidRPr="009B75DF">
          <w:t xml:space="preserve">ambién </w:t>
        </w:r>
      </w:ins>
      <w:ins w:id="4072" w:author="Orion" w:date="2011-06-08T00:00:00Z">
        <w:r w:rsidR="00E668D6" w:rsidRPr="009B75DF">
          <w:t>se</w:t>
        </w:r>
      </w:ins>
      <w:ins w:id="4073" w:author="Orion" w:date="2011-06-07T23:54:00Z">
        <w:r w:rsidRPr="009B75DF">
          <w:t xml:space="preserve"> crea un hecho </w:t>
        </w:r>
      </w:ins>
      <w:ins w:id="4074" w:author="Orion" w:date="2011-06-08T00:04:00Z">
        <w:r w:rsidR="004B6482" w:rsidRPr="009B75DF">
          <w:t>que indica</w:t>
        </w:r>
      </w:ins>
      <w:ins w:id="4075" w:author="Orion" w:date="2011-06-07T23:54:00Z">
        <w:r w:rsidRPr="009B75DF">
          <w:t xml:space="preserve"> que se puede proceder a pensar la</w:t>
        </w:r>
      </w:ins>
      <w:ins w:id="4076" w:author="Orion" w:date="2011-06-08T00:04:00Z">
        <w:r w:rsidR="00EB2DC4" w:rsidRPr="009B75DF">
          <w:t>s</w:t>
        </w:r>
      </w:ins>
      <w:ins w:id="4077" w:author="Orion" w:date="2011-06-07T23:54:00Z">
        <w:r w:rsidRPr="009B75DF">
          <w:t xml:space="preserve"> siguiente</w:t>
        </w:r>
      </w:ins>
      <w:ins w:id="4078" w:author="Orion" w:date="2011-06-08T00:04:00Z">
        <w:r w:rsidR="00EB2DC4" w:rsidRPr="009B75DF">
          <w:t>s</w:t>
        </w:r>
      </w:ins>
      <w:ins w:id="4079" w:author="Orion" w:date="2011-06-07T23:54:00Z">
        <w:r w:rsidRPr="009B75DF">
          <w:t xml:space="preserve"> decisi</w:t>
        </w:r>
      </w:ins>
      <w:ins w:id="4080" w:author="Orion" w:date="2011-06-08T00:04:00Z">
        <w:r w:rsidR="00EB2DC4" w:rsidRPr="009B75DF">
          <w:t>ones</w:t>
        </w:r>
      </w:ins>
      <w:ins w:id="4081" w:author="Orion" w:date="2011-06-07T23:54:00Z">
        <w:r w:rsidRPr="009B75DF">
          <w:t xml:space="preserve"> que se va</w:t>
        </w:r>
      </w:ins>
      <w:ins w:id="4082" w:author="Orion" w:date="2011-06-08T00:04:00Z">
        <w:r w:rsidR="00EB2DC4" w:rsidRPr="009B75DF">
          <w:t>n</w:t>
        </w:r>
      </w:ins>
      <w:ins w:id="4083" w:author="Orion" w:date="2011-06-07T23:54:00Z">
        <w:r w:rsidRPr="009B75DF">
          <w:t xml:space="preserve"> a llevar a cabo (“StartThink</w:t>
        </w:r>
      </w:ins>
      <w:ins w:id="4084" w:author="Orion" w:date="2011-06-07T23:55:00Z">
        <w:r w:rsidRPr="009B75DF">
          <w:t>NewDecision”)</w:t>
        </w:r>
      </w:ins>
      <w:ins w:id="4085" w:author="Orion" w:date="2011-06-07T23:48:00Z">
        <w:r w:rsidRPr="009B75DF">
          <w:t>.</w:t>
        </w:r>
      </w:ins>
    </w:p>
    <w:p w14:paraId="04698879" w14:textId="7BC3EC66" w:rsidR="003B0805" w:rsidRPr="009B75DF" w:rsidRDefault="000972B3">
      <w:pPr>
        <w:spacing w:before="240" w:after="120"/>
        <w:ind w:firstLine="284"/>
        <w:jc w:val="both"/>
        <w:rPr>
          <w:ins w:id="4086" w:author="Orion" w:date="2011-06-08T00:05:00Z"/>
        </w:rPr>
        <w:pPrChange w:id="4087" w:author="IO" w:date="2011-07-21T13:19:00Z">
          <w:pPr/>
        </w:pPrChange>
      </w:pPr>
      <w:ins w:id="4088" w:author="IO" w:date="2011-07-21T13:21:00Z">
        <w:r>
          <w:t>Se contempla la posibilidad de que un piloto pueda iniciar una acción mientras se está ejecutando otra. Una situación típica sería un cambio de decisión por una situaci</w:t>
        </w:r>
      </w:ins>
      <w:ins w:id="4089" w:author="IO" w:date="2011-07-21T13:22:00Z">
        <w:r>
          <w:t xml:space="preserve">ón de peligro o una orden de un controlador. El campo </w:t>
        </w:r>
        <w:r w:rsidRPr="009B75DF">
          <w:t>“InstructionRunning”</w:t>
        </w:r>
        <w:r>
          <w:t xml:space="preserve"> del estado mental del piloto indica</w:t>
        </w:r>
      </w:ins>
      <w:ins w:id="4090" w:author="Orion" w:date="2011-06-07T23:48:00Z">
        <w:del w:id="4091" w:author="IO" w:date="2011-07-21T13:21:00Z">
          <w:r w:rsidR="001C37B5" w:rsidRPr="009B75DF" w:rsidDel="000972B3">
            <w:delText xml:space="preserve"> </w:delText>
          </w:r>
        </w:del>
      </w:ins>
      <w:ins w:id="4092" w:author="Orion" w:date="2011-06-07T23:49:00Z">
        <w:del w:id="4093" w:author="IO" w:date="2011-07-21T13:22:00Z">
          <w:r w:rsidR="001C37B5" w:rsidRPr="009B75DF" w:rsidDel="000972B3">
            <w:delText>E</w:delText>
          </w:r>
        </w:del>
      </w:ins>
      <w:ins w:id="4094" w:author="Orion" w:date="2011-06-07T23:48:00Z">
        <w:del w:id="4095" w:author="IO" w:date="2011-07-21T13:22:00Z">
          <w:r w:rsidR="001C37B5" w:rsidRPr="009B75DF" w:rsidDel="000972B3">
            <w:delText xml:space="preserve">sta tarea hace uso </w:delText>
          </w:r>
        </w:del>
      </w:ins>
      <w:ins w:id="4096" w:author="Orion" w:date="2011-06-08T00:01:00Z">
        <w:del w:id="4097" w:author="IO" w:date="2011-07-21T13:22:00Z">
          <w:r w:rsidR="00E668D6" w:rsidRPr="009B75DF" w:rsidDel="000972B3">
            <w:delText xml:space="preserve">a su vez, </w:delText>
          </w:r>
        </w:del>
      </w:ins>
      <w:ins w:id="4098" w:author="Orion" w:date="2011-06-07T23:48:00Z">
        <w:del w:id="4099" w:author="IO" w:date="2011-07-21T13:22:00Z">
          <w:r w:rsidR="001C37B5" w:rsidRPr="009B75DF" w:rsidDel="000972B3">
            <w:delText xml:space="preserve">del estado mental </w:delText>
          </w:r>
        </w:del>
      </w:ins>
      <w:ins w:id="4100" w:author="Orion" w:date="2011-06-07T23:55:00Z">
        <w:del w:id="4101" w:author="IO" w:date="2011-07-21T13:22:00Z">
          <w:r w:rsidR="00C80FA9" w:rsidRPr="009B75DF" w:rsidDel="000972B3">
            <w:delText xml:space="preserve">del piloto </w:delText>
          </w:r>
        </w:del>
      </w:ins>
      <w:ins w:id="4102" w:author="Orion" w:date="2011-06-07T23:48:00Z">
        <w:del w:id="4103" w:author="IO" w:date="2011-07-21T13:22:00Z">
          <w:r w:rsidR="001C37B5" w:rsidRPr="009B75DF" w:rsidDel="000972B3">
            <w:delText>para saber</w:delText>
          </w:r>
        </w:del>
        <w:r w:rsidR="001C37B5" w:rsidRPr="009B75DF">
          <w:t xml:space="preserve"> si hay alguna instrucción que se est</w:t>
        </w:r>
      </w:ins>
      <w:ins w:id="4104" w:author="Orion" w:date="2011-06-07T23:50:00Z">
        <w:r w:rsidR="001C37B5" w:rsidRPr="009B75DF">
          <w:t>é ejecutando</w:t>
        </w:r>
        <w:del w:id="4105" w:author="IO" w:date="2011-07-21T13:23:00Z">
          <w:r w:rsidR="001C37B5" w:rsidRPr="009B75DF" w:rsidDel="000972B3">
            <w:delText xml:space="preserve"> al mismo tiempo (</w:delText>
          </w:r>
        </w:del>
      </w:ins>
      <w:ins w:id="4106" w:author="Orion" w:date="2011-06-07T23:55:00Z">
        <w:del w:id="4107" w:author="IO" w:date="2011-07-21T13:23:00Z">
          <w:r w:rsidR="00B46823" w:rsidRPr="009B75DF" w:rsidDel="000972B3">
            <w:delText xml:space="preserve">campo </w:delText>
          </w:r>
        </w:del>
      </w:ins>
      <w:ins w:id="4108" w:author="Orion" w:date="2011-06-07T23:50:00Z">
        <w:del w:id="4109" w:author="IO" w:date="2011-07-21T13:23:00Z">
          <w:r w:rsidR="001C37B5" w:rsidRPr="009B75DF" w:rsidDel="000972B3">
            <w:delText>“InstructionRunning”)</w:delText>
          </w:r>
        </w:del>
        <w:r w:rsidR="001C37B5" w:rsidRPr="009B75DF">
          <w:t xml:space="preserve">. En </w:t>
        </w:r>
        <w:r w:rsidR="00B46823" w:rsidRPr="009B75DF">
          <w:t xml:space="preserve">caso afirmativo se </w:t>
        </w:r>
        <w:del w:id="4110" w:author="IO" w:date="2011-07-21T13:23:00Z">
          <w:r w:rsidR="00B46823" w:rsidRPr="009B75DF" w:rsidDel="000972B3">
            <w:delText>comprobar</w:delText>
          </w:r>
        </w:del>
      </w:ins>
      <w:ins w:id="4111" w:author="Orion" w:date="2011-06-07T23:55:00Z">
        <w:del w:id="4112" w:author="IO" w:date="2011-07-21T13:23:00Z">
          <w:r w:rsidR="00B46823" w:rsidRPr="009B75DF" w:rsidDel="000972B3">
            <w:delText>á</w:delText>
          </w:r>
        </w:del>
      </w:ins>
      <w:ins w:id="4113" w:author="IO" w:date="2011-07-21T13:23:00Z">
        <w:r>
          <w:t>compara</w:t>
        </w:r>
      </w:ins>
      <w:ins w:id="4114" w:author="Orion" w:date="2011-06-07T23:50:00Z">
        <w:r w:rsidR="001C37B5" w:rsidRPr="009B75DF">
          <w:t xml:space="preserve"> la prioridad de las instrucciones </w:t>
        </w:r>
      </w:ins>
      <w:ins w:id="4115" w:author="Orion" w:date="2011-06-07T23:55:00Z">
        <w:r w:rsidR="00B46823" w:rsidRPr="009B75DF">
          <w:t xml:space="preserve"> que se están ejecutando</w:t>
        </w:r>
      </w:ins>
      <w:ins w:id="4116" w:author="IO" w:date="2011-07-21T13:23:00Z">
        <w:r>
          <w:t xml:space="preserve"> y que se desea ejecutar. </w:t>
        </w:r>
        <w:commentRangeStart w:id="4117"/>
        <w:r>
          <w:t>Se</w:t>
        </w:r>
      </w:ins>
      <w:ins w:id="4118" w:author="Orion" w:date="2011-06-07T23:50:00Z">
        <w:del w:id="4119" w:author="IO" w:date="2011-07-21T13:23:00Z">
          <w:r w:rsidR="001C37B5" w:rsidRPr="009B75DF" w:rsidDel="000972B3">
            <w:delText xml:space="preserve">, </w:delText>
          </w:r>
        </w:del>
      </w:ins>
      <w:ins w:id="4120" w:author="Orion" w:date="2011-06-07T23:58:00Z">
        <w:del w:id="4121" w:author="IO" w:date="2011-07-21T13:23:00Z">
          <w:r w:rsidR="0014566E" w:rsidRPr="009B75DF" w:rsidDel="000972B3">
            <w:delText>y se</w:delText>
          </w:r>
        </w:del>
        <w:r w:rsidR="0014566E" w:rsidRPr="009B75DF">
          <w:t xml:space="preserve"> detendrán</w:t>
        </w:r>
      </w:ins>
      <w:ins w:id="4122" w:author="Orion" w:date="2011-06-07T23:50:00Z">
        <w:r w:rsidR="001C37B5" w:rsidRPr="009B75DF">
          <w:t xml:space="preserve"> todas aquellas </w:t>
        </w:r>
      </w:ins>
      <w:ins w:id="4123" w:author="Orion" w:date="2011-06-07T23:58:00Z">
        <w:r w:rsidR="0014566E" w:rsidRPr="009B75DF">
          <w:t xml:space="preserve">instrucciones que tengan una prioridad menor que </w:t>
        </w:r>
      </w:ins>
      <w:ins w:id="4124" w:author="Orion" w:date="2011-06-07T23:57:00Z">
        <w:r w:rsidR="00B46823" w:rsidRPr="009B75DF">
          <w:t>l</w:t>
        </w:r>
      </w:ins>
      <w:ins w:id="4125" w:author="Orion" w:date="2011-06-07T23:56:00Z">
        <w:r w:rsidR="00B46823" w:rsidRPr="009B75DF">
          <w:t>a</w:t>
        </w:r>
      </w:ins>
      <w:ins w:id="4126" w:author="Orion" w:date="2011-06-08T00:02:00Z">
        <w:r w:rsidR="0041005A" w:rsidRPr="009B75DF">
          <w:t>s</w:t>
        </w:r>
      </w:ins>
      <w:ins w:id="4127" w:author="Orion" w:date="2011-06-07T23:56:00Z">
        <w:r w:rsidR="00B46823" w:rsidRPr="009B75DF">
          <w:t xml:space="preserve"> instrucci</w:t>
        </w:r>
      </w:ins>
      <w:ins w:id="4128" w:author="Orion" w:date="2011-06-08T00:02:00Z">
        <w:r w:rsidR="0041005A" w:rsidRPr="009B75DF">
          <w:t>ones</w:t>
        </w:r>
      </w:ins>
      <w:ins w:id="4129" w:author="Orion" w:date="2011-06-07T23:56:00Z">
        <w:r w:rsidR="00B46823" w:rsidRPr="009B75DF">
          <w:t xml:space="preserve"> </w:t>
        </w:r>
      </w:ins>
      <w:ins w:id="4130" w:author="Orion" w:date="2011-06-07T23:50:00Z">
        <w:r w:rsidR="001C37B5" w:rsidRPr="009B75DF">
          <w:t xml:space="preserve">que </w:t>
        </w:r>
      </w:ins>
      <w:ins w:id="4131" w:author="Orion" w:date="2011-06-08T00:01:00Z">
        <w:del w:id="4132" w:author="IO" w:date="2011-07-21T13:23:00Z">
          <w:r w:rsidR="00E668D6" w:rsidRPr="009B75DF" w:rsidDel="000972B3">
            <w:delText>genera</w:delText>
          </w:r>
        </w:del>
      </w:ins>
      <w:ins w:id="4133" w:author="Orion" w:date="2011-06-07T23:50:00Z">
        <w:del w:id="4134" w:author="IO" w:date="2011-07-21T13:23:00Z">
          <w:r w:rsidR="001C37B5" w:rsidRPr="009B75DF" w:rsidDel="000972B3">
            <w:delText xml:space="preserve"> esta tarea</w:delText>
          </w:r>
        </w:del>
      </w:ins>
      <w:ins w:id="4135" w:author="IO" w:date="2011-07-21T13:23:00Z">
        <w:r>
          <w:t>se desea lanzar</w:t>
        </w:r>
      </w:ins>
      <w:commentRangeEnd w:id="4117"/>
      <w:ins w:id="4136" w:author="IO" w:date="2011-07-21T13:24:00Z">
        <w:r>
          <w:rPr>
            <w:rStyle w:val="CommentReference"/>
          </w:rPr>
          <w:commentReference w:id="4117"/>
        </w:r>
      </w:ins>
      <w:ins w:id="4137" w:author="Orion" w:date="2011-06-07T23:50:00Z">
        <w:r w:rsidR="001C37B5" w:rsidRPr="009B75DF">
          <w:t>.</w:t>
        </w:r>
      </w:ins>
      <w:ins w:id="4138" w:author="Orion" w:date="2011-06-08T00:05:00Z">
        <w:r w:rsidR="00A8266D" w:rsidRPr="009B75DF">
          <w:t xml:space="preserve"> </w:t>
        </w:r>
      </w:ins>
      <w:ins w:id="4139" w:author="IO" w:date="2011-07-21T13:24:00Z">
        <w:r>
          <w:t>La</w:t>
        </w:r>
      </w:ins>
      <w:ins w:id="4140" w:author="IO" w:date="2011-07-21T13:25:00Z">
        <w:r>
          <w:t xml:space="preserve"> prioridad de la</w:t>
        </w:r>
      </w:ins>
      <w:ins w:id="4141" w:author="IO" w:date="2011-07-21T13:24:00Z">
        <w:r>
          <w:t>s tareas puede</w:t>
        </w:r>
      </w:ins>
      <w:ins w:id="4142" w:author="IO" w:date="2011-07-21T13:25:00Z">
        <w:r>
          <w:t xml:space="preserve"> tomar</w:t>
        </w:r>
      </w:ins>
      <w:ins w:id="4143" w:author="IO" w:date="2011-07-21T13:24:00Z">
        <w:r>
          <w:t xml:space="preserve"> tres </w:t>
        </w:r>
      </w:ins>
      <w:ins w:id="4144" w:author="IO" w:date="2011-07-21T13:25:00Z">
        <w:r>
          <w:t>valores posibles</w:t>
        </w:r>
      </w:ins>
      <w:ins w:id="4145" w:author="Orion" w:date="2011-06-08T00:05:00Z">
        <w:del w:id="4146" w:author="IO" w:date="2011-07-21T13:24:00Z">
          <w:r w:rsidR="00A8266D" w:rsidRPr="009B75DF" w:rsidDel="000972B3">
            <w:delText xml:space="preserve">En principio sólo hay tres tipos de prioridades </w:delText>
          </w:r>
        </w:del>
      </w:ins>
      <w:ins w:id="4147" w:author="Orion" w:date="2011-06-08T00:08:00Z">
        <w:del w:id="4148" w:author="IO" w:date="2011-07-21T13:24:00Z">
          <w:r w:rsidR="00832F65" w:rsidRPr="009B75DF" w:rsidDel="000972B3">
            <w:delText>en nuestro sistema. E</w:delText>
          </w:r>
        </w:del>
      </w:ins>
      <w:ins w:id="4149" w:author="Orion" w:date="2011-06-08T00:05:00Z">
        <w:del w:id="4150"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4151" w:author="Orion" w:date="2011-06-08T00:07:00Z"/>
        </w:rPr>
        <w:pPrChange w:id="4152" w:author="IO" w:date="2011-07-21T11:42:00Z">
          <w:pPr/>
        </w:pPrChange>
      </w:pPr>
      <w:ins w:id="4153" w:author="Orion" w:date="2011-06-08T00:06:00Z">
        <w:del w:id="4154" w:author="IO" w:date="2011-07-21T13:25:00Z">
          <w:r w:rsidRPr="009B75DF" w:rsidDel="000972B3">
            <w:delText xml:space="preserve">Prioridad con valor </w:delText>
          </w:r>
        </w:del>
        <w:r w:rsidRPr="009B75DF">
          <w:t>0</w:t>
        </w:r>
      </w:ins>
      <w:ins w:id="4155" w:author="IO" w:date="2011-07-21T13:25:00Z">
        <w:r w:rsidR="000972B3">
          <w:t xml:space="preserve">. Corresponde </w:t>
        </w:r>
      </w:ins>
      <w:ins w:id="4156" w:author="Orion" w:date="2011-06-08T00:06:00Z">
        <w:del w:id="4157" w:author="IO" w:date="2011-07-21T13:25:00Z">
          <w:r w:rsidRPr="009B75DF" w:rsidDel="000972B3">
            <w:delText>:</w:delText>
          </w:r>
        </w:del>
      </w:ins>
      <w:ins w:id="4158" w:author="IO" w:date="2011-07-21T13:25:00Z">
        <w:r w:rsidR="000972B3">
          <w:t>a</w:t>
        </w:r>
      </w:ins>
      <w:ins w:id="4159" w:author="Orion" w:date="2011-06-08T00:06:00Z">
        <w:r w:rsidRPr="009B75DF">
          <w:t xml:space="preserve"> </w:t>
        </w:r>
      </w:ins>
      <w:ins w:id="4160" w:author="Orion" w:date="2011-06-08T00:07:00Z">
        <w:r w:rsidRPr="009B75DF">
          <w:t>d</w:t>
        </w:r>
      </w:ins>
      <w:ins w:id="4161" w:author="Orion" w:date="2011-06-08T00:06:00Z">
        <w:r w:rsidRPr="009B75DF">
          <w:t>ecisiones y/o</w:t>
        </w:r>
      </w:ins>
      <w:ins w:id="4162"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4163" w:author="Orion" w:date="2011-06-08T00:07:00Z"/>
        </w:rPr>
        <w:pPrChange w:id="4164" w:author="IO" w:date="2011-07-21T11:42:00Z">
          <w:pPr/>
        </w:pPrChange>
      </w:pPr>
      <w:ins w:id="4165" w:author="IO" w:date="2011-07-21T13:25:00Z">
        <w:r>
          <w:t xml:space="preserve">9. </w:t>
        </w:r>
      </w:ins>
      <w:ins w:id="4166" w:author="Orion" w:date="2011-06-08T00:07:00Z">
        <w:del w:id="4167" w:author="IO" w:date="2011-07-21T13:25:00Z">
          <w:r w:rsidR="00A8266D" w:rsidRPr="009B75DF" w:rsidDel="000972B3">
            <w:delText>Prioridad con valor 9:</w:delText>
          </w:r>
        </w:del>
      </w:ins>
      <w:ins w:id="4168" w:author="IO" w:date="2011-07-21T13:25:00Z">
        <w:r>
          <w:t>Se trata de</w:t>
        </w:r>
      </w:ins>
      <w:ins w:id="4169" w:author="Orion" w:date="2011-06-08T00:07:00Z">
        <w:r w:rsidR="00A8266D" w:rsidRPr="009B75DF">
          <w:t xml:space="preserve"> </w:t>
        </w:r>
      </w:ins>
      <w:ins w:id="4170" w:author="Orion" w:date="2011-06-08T00:08:00Z">
        <w:r w:rsidR="00A8266D" w:rsidRPr="009B75DF">
          <w:t>órdenes</w:t>
        </w:r>
      </w:ins>
      <w:ins w:id="4171"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4172" w:author="IO" w:date="2011-07-21T13:27:00Z"/>
        </w:rPr>
        <w:pPrChange w:id="4173" w:author="IO" w:date="2011-07-21T11:42:00Z">
          <w:pPr/>
        </w:pPrChange>
      </w:pPr>
      <w:ins w:id="4174" w:author="Orion" w:date="2011-06-08T00:10:00Z">
        <w:del w:id="4175" w:author="IO" w:date="2011-07-21T13:27:00Z">
          <w:r w:rsidRPr="00282451"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4176" w:author="IO" w:date="2011-07-21T13:25:00Z">
        <w:r>
          <w:t xml:space="preserve">10. Es un valor especial </w:t>
        </w:r>
      </w:ins>
      <w:ins w:id="4177" w:author="Orion" w:date="2011-06-08T00:07:00Z">
        <w:del w:id="4178" w:author="IO" w:date="2011-07-21T13:26:00Z">
          <w:r w:rsidR="00A8266D" w:rsidRPr="009B75DF" w:rsidDel="000972B3">
            <w:delText>Prioridad con valor 10:</w:delText>
          </w:r>
        </w:del>
      </w:ins>
      <w:ins w:id="4179" w:author="IO" w:date="2011-07-21T13:26:00Z">
        <w:r>
          <w:t>para la</w:t>
        </w:r>
      </w:ins>
      <w:ins w:id="4180" w:author="Orion" w:date="2011-06-08T00:08:00Z">
        <w:r w:rsidR="00A8266D" w:rsidRPr="009B75DF">
          <w:t xml:space="preserve"> instrucción de parar o aterrizar el avión.</w:t>
        </w:r>
      </w:ins>
      <w:ins w:id="4181"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4182" w:author="Orion" w:date="2011-06-07T23:46:00Z"/>
          <w:del w:id="4183" w:author="IO" w:date="2011-07-21T13:27:00Z"/>
        </w:rPr>
        <w:pPrChange w:id="4184" w:author="IO" w:date="2011-07-21T13:27:00Z">
          <w:pPr/>
        </w:pPrChange>
      </w:pPr>
      <w:ins w:id="4185"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4186" w:author="Orion" w:date="2011-06-07T23:15:00Z"/>
          <w:del w:id="4187" w:author="IO" w:date="2011-07-21T13:26:00Z"/>
        </w:rPr>
        <w:pPrChange w:id="4188" w:author="IO" w:date="2011-07-21T11:43:00Z">
          <w:pPr/>
        </w:pPrChange>
      </w:pPr>
    </w:p>
    <w:p w14:paraId="2F7C3083" w14:textId="58113BC9" w:rsidR="00D03232" w:rsidRPr="009B75DF" w:rsidDel="000972B3" w:rsidRDefault="00D03232">
      <w:pPr>
        <w:spacing w:before="240" w:after="120"/>
        <w:ind w:firstLine="284"/>
        <w:jc w:val="both"/>
        <w:rPr>
          <w:ins w:id="4189" w:author="Orion" w:date="2011-06-07T23:16:00Z"/>
          <w:del w:id="4190" w:author="IO" w:date="2011-07-21T13:26:00Z"/>
        </w:rPr>
        <w:pPrChange w:id="4191" w:author="IO" w:date="2011-07-21T11:43:00Z">
          <w:pPr/>
        </w:pPrChange>
      </w:pPr>
    </w:p>
    <w:p w14:paraId="4A5DCF68" w14:textId="4AA37B58" w:rsidR="00D03232" w:rsidRDefault="001C37B5">
      <w:pPr>
        <w:pStyle w:val="Caption"/>
        <w:rPr>
          <w:ins w:id="4192" w:author="Orion" w:date="2011-06-07T23:46:00Z"/>
          <w:rFonts w:cs="Times New Roman"/>
        </w:rPr>
        <w:pPrChange w:id="4193" w:author="Orion" w:date="2011-06-07T23:47:00Z">
          <w:pPr/>
        </w:pPrChange>
      </w:pPr>
      <w:bookmarkStart w:id="4194" w:name="_Ref295253773"/>
      <w:bookmarkStart w:id="4195" w:name="_Toc299483441"/>
      <w:ins w:id="4196" w:author="Orion" w:date="2011-06-07T23:47:00Z">
        <w:r>
          <w:t xml:space="preserve">Figura </w:t>
        </w:r>
        <w:r>
          <w:fldChar w:fldCharType="begin"/>
        </w:r>
        <w:r>
          <w:instrText xml:space="preserve"> SEQ Figura \* ARABIC </w:instrText>
        </w:r>
      </w:ins>
      <w:r>
        <w:fldChar w:fldCharType="separate"/>
      </w:r>
      <w:ins w:id="4197" w:author="Orion" w:date="2011-07-26T22:41:00Z">
        <w:r w:rsidR="000A487B">
          <w:rPr>
            <w:noProof/>
          </w:rPr>
          <w:t>14</w:t>
        </w:r>
      </w:ins>
      <w:ins w:id="4198" w:author="Orion" w:date="2011-06-07T23:47:00Z">
        <w:r>
          <w:fldChar w:fldCharType="end"/>
        </w:r>
        <w:bookmarkEnd w:id="4194"/>
        <w:r>
          <w:t xml:space="preserve">: </w:t>
        </w:r>
      </w:ins>
      <w:ins w:id="4199" w:author="Orion" w:date="2011-06-08T00:09:00Z">
        <w:r w:rsidR="00694121">
          <w:t>Descomposición</w:t>
        </w:r>
      </w:ins>
      <w:ins w:id="4200" w:author="Orion" w:date="2011-06-07T23:47:00Z">
        <w:r>
          <w:t xml:space="preserve"> de Decisiones</w:t>
        </w:r>
      </w:ins>
      <w:ins w:id="4201" w:author="IO" w:date="2011-07-21T13:45:00Z">
        <w:r w:rsidR="005B28B6">
          <w:t>.</w:t>
        </w:r>
      </w:ins>
      <w:bookmarkEnd w:id="4195"/>
    </w:p>
    <w:p w14:paraId="110A2D44" w14:textId="07B910E2" w:rsidR="000972B3" w:rsidRPr="00B0777E" w:rsidRDefault="000972B3">
      <w:pPr>
        <w:pStyle w:val="Heading1"/>
        <w:numPr>
          <w:ilvl w:val="3"/>
          <w:numId w:val="40"/>
        </w:numPr>
        <w:rPr>
          <w:ins w:id="4202" w:author="IO" w:date="2011-07-21T13:28:00Z"/>
          <w:b w:val="0"/>
          <w:sz w:val="28"/>
          <w:szCs w:val="52"/>
        </w:rPr>
        <w:pPrChange w:id="4203" w:author="IO" w:date="2011-07-21T13:28:00Z">
          <w:pPr>
            <w:pStyle w:val="Heading1"/>
            <w:numPr>
              <w:ilvl w:val="3"/>
              <w:numId w:val="51"/>
            </w:numPr>
            <w:tabs>
              <w:tab w:val="clear" w:pos="0"/>
            </w:tabs>
            <w:ind w:left="1728" w:hanging="648"/>
          </w:pPr>
        </w:pPrChange>
      </w:pPr>
      <w:bookmarkStart w:id="4204" w:name="_Toc299463888"/>
      <w:ins w:id="4205" w:author="IO" w:date="2011-07-21T13:28:00Z">
        <w:r>
          <w:rPr>
            <w:b w:val="0"/>
            <w:sz w:val="28"/>
            <w:szCs w:val="52"/>
          </w:rPr>
          <w:t>Ejecución de maniobras</w:t>
        </w:r>
        <w:bookmarkEnd w:id="4204"/>
      </w:ins>
    </w:p>
    <w:p w14:paraId="0BEA9D01" w14:textId="6802761A" w:rsidR="001C37B5" w:rsidRPr="009B75DF" w:rsidDel="000972B3" w:rsidRDefault="000972B3">
      <w:pPr>
        <w:spacing w:after="120"/>
        <w:jc w:val="both"/>
        <w:rPr>
          <w:ins w:id="4206" w:author="Orion" w:date="2011-06-20T11:46:00Z"/>
          <w:del w:id="4207" w:author="IO" w:date="2011-07-21T13:28:00Z"/>
        </w:rPr>
        <w:pPrChange w:id="4208" w:author="IO" w:date="2011-07-21T13:29:00Z">
          <w:pPr/>
        </w:pPrChange>
      </w:pPr>
      <w:ins w:id="4209" w:author="IO" w:date="2011-07-21T13:29:00Z">
        <w:r>
          <w:t>El piloto ha de operar los controles del avi</w:t>
        </w:r>
      </w:ins>
      <w:ins w:id="4210" w:author="IO" w:date="2011-07-21T13:30:00Z">
        <w:r>
          <w:t xml:space="preserve">ón para llevar a cabo las </w:t>
        </w:r>
      </w:ins>
    </w:p>
    <w:p w14:paraId="2DC432F6" w14:textId="2A587C2E" w:rsidR="000146FD" w:rsidRPr="009B75DF" w:rsidRDefault="000146FD">
      <w:pPr>
        <w:spacing w:after="120"/>
        <w:jc w:val="both"/>
        <w:rPr>
          <w:ins w:id="4211" w:author="Orion" w:date="2011-06-20T12:02:00Z"/>
        </w:rPr>
        <w:pPrChange w:id="4212" w:author="IO" w:date="2011-07-21T13:29:00Z">
          <w:pPr/>
        </w:pPrChange>
      </w:pPr>
      <w:ins w:id="4213" w:author="Orion" w:date="2011-06-20T11:49:00Z">
        <w:del w:id="4214" w:author="IO" w:date="2011-07-21T13:30:00Z">
          <w:r w:rsidRPr="009B75DF" w:rsidDel="000972B3">
            <w:delText>La</w:delText>
          </w:r>
        </w:del>
      </w:ins>
      <w:ins w:id="4215" w:author="IO" w:date="2011-07-21T13:29:00Z">
        <w:r w:rsidR="000972B3">
          <w:t xml:space="preserve">maniobras </w:t>
        </w:r>
      </w:ins>
      <w:ins w:id="4216" w:author="IO" w:date="2011-07-21T13:30:00Z">
        <w:r w:rsidR="000972B3">
          <w:t>seleccionadas, y éste ha de ejecutar tales órdenes. La</w:t>
        </w:r>
      </w:ins>
      <w:ins w:id="4217" w:author="Orion" w:date="2011-06-20T11:49:00Z">
        <w:del w:id="4218" w:author="IO" w:date="2011-07-21T13:30:00Z">
          <w:r w:rsidRPr="009B75DF" w:rsidDel="000972B3">
            <w:delText xml:space="preserve"> siguiente</w:delText>
          </w:r>
        </w:del>
        <w:r w:rsidRPr="009B75DF">
          <w:t xml:space="preserve"> figura (</w:t>
        </w:r>
      </w:ins>
      <w:ins w:id="4219"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4220" w:author="Orion" w:date="2011-07-26T22:30:00Z">
        <w:r w:rsidR="00503590">
          <w:t>Figura 15</w:t>
        </w:r>
      </w:ins>
      <w:ins w:id="4221" w:author="IO" w:date="2011-07-22T13:16:00Z">
        <w:del w:id="4222" w:author="Orion" w:date="2011-07-26T22:30:00Z">
          <w:r w:rsidR="00416FF6" w:rsidDel="00503590">
            <w:delText>Figura 14</w:delText>
          </w:r>
        </w:del>
      </w:ins>
      <w:ins w:id="4223" w:author="Orion" w:date="2011-06-20T12:48:00Z">
        <w:r w:rsidR="008823B6" w:rsidRPr="009B75DF">
          <w:fldChar w:fldCharType="end"/>
        </w:r>
      </w:ins>
      <w:ins w:id="4224" w:author="Orion" w:date="2011-06-20T11:49:00Z">
        <w:r w:rsidRPr="009B75DF">
          <w:t xml:space="preserve">) </w:t>
        </w:r>
        <w:del w:id="4225" w:author="IO" w:date="2011-07-21T13:31:00Z">
          <w:r w:rsidRPr="009B75DF" w:rsidDel="000972B3">
            <w:delText>viene a representar la ejecución</w:delText>
          </w:r>
        </w:del>
      </w:ins>
      <w:ins w:id="4226" w:author="Orion" w:date="2011-06-20T11:51:00Z">
        <w:del w:id="4227" w:author="IO" w:date="2011-07-21T13:31:00Z">
          <w:r w:rsidRPr="009B75DF" w:rsidDel="000972B3">
            <w:delText xml:space="preserve"> por parte del avión</w:delText>
          </w:r>
        </w:del>
      </w:ins>
      <w:ins w:id="4228" w:author="Orion" w:date="2011-06-20T11:49:00Z">
        <w:del w:id="4229" w:author="IO" w:date="2011-07-21T13:31:00Z">
          <w:r w:rsidRPr="009B75DF" w:rsidDel="000972B3">
            <w:delText xml:space="preserve"> de la instrucción </w:delText>
          </w:r>
        </w:del>
      </w:ins>
      <w:ins w:id="4230" w:author="Orion" w:date="2011-06-20T11:51:00Z">
        <w:del w:id="4231" w:author="IO" w:date="2011-07-21T13:31:00Z">
          <w:r w:rsidRPr="009B75DF" w:rsidDel="000972B3">
            <w:delText xml:space="preserve">que el piloto </w:delText>
          </w:r>
        </w:del>
      </w:ins>
      <w:ins w:id="4232" w:author="Orion" w:date="2011-06-20T11:52:00Z">
        <w:del w:id="4233" w:author="IO" w:date="2011-07-21T13:31:00Z">
          <w:r w:rsidRPr="009B75DF" w:rsidDel="000972B3">
            <w:delText>ha producido</w:delText>
          </w:r>
        </w:del>
      </w:ins>
      <w:ins w:id="4234" w:author="IO" w:date="2011-07-21T13:31:00Z">
        <w:r w:rsidR="000972B3">
          <w:t>muestra este proceso</w:t>
        </w:r>
      </w:ins>
      <w:ins w:id="4235" w:author="Orion" w:date="2011-06-20T11:52:00Z">
        <w:r w:rsidRPr="009B75DF">
          <w:t>.</w:t>
        </w:r>
      </w:ins>
      <w:ins w:id="4236" w:author="Orion" w:date="2011-06-20T11:53:00Z">
        <w:r w:rsidRPr="009B75DF">
          <w:t xml:space="preserve"> </w:t>
        </w:r>
      </w:ins>
      <w:ins w:id="4237" w:author="IO" w:date="2011-07-21T13:35:00Z">
        <w:r w:rsidR="005B28B6">
          <w:t>P</w:t>
        </w:r>
      </w:ins>
      <w:ins w:id="4238" w:author="IO" w:date="2011-07-21T13:31:00Z">
        <w:r w:rsidR="000972B3">
          <w:t xml:space="preserve">iloto y avión se </w:t>
        </w:r>
      </w:ins>
      <w:ins w:id="4239" w:author="IO" w:date="2011-07-21T13:35:00Z">
        <w:r w:rsidR="005B28B6">
          <w:t>modelan</w:t>
        </w:r>
      </w:ins>
      <w:ins w:id="4240" w:author="IO" w:date="2011-07-21T13:31:00Z">
        <w:r w:rsidR="000972B3">
          <w:t xml:space="preserve"> como agentes, </w:t>
        </w:r>
      </w:ins>
      <w:ins w:id="4241" w:author="IO" w:date="2011-07-21T13:35:00Z">
        <w:r w:rsidR="005B28B6">
          <w:t>por lo que hay que crear</w:t>
        </w:r>
      </w:ins>
      <w:ins w:id="4242" w:author="IO" w:date="2011-07-21T13:31:00Z">
        <w:r w:rsidR="000972B3">
          <w:t xml:space="preserve"> una interacción para </w:t>
        </w:r>
      </w:ins>
      <w:ins w:id="4243" w:author="IO" w:date="2011-07-21T13:36:00Z">
        <w:r w:rsidR="005B28B6">
          <w:t>l</w:t>
        </w:r>
      </w:ins>
      <w:ins w:id="4244" w:author="IO" w:date="2011-07-21T13:31:00Z">
        <w:r w:rsidR="000972B3">
          <w:t xml:space="preserve">a comunicación entre ellos. </w:t>
        </w:r>
      </w:ins>
      <w:ins w:id="4245" w:author="Orion" w:date="2011-06-20T11:53:00Z">
        <w:del w:id="4246" w:author="IO" w:date="2011-07-21T13:31:00Z">
          <w:r w:rsidRPr="009B75DF" w:rsidDel="000972B3">
            <w:delText>Para ello se creará una interacción entre piloto y avión, donde e</w:delText>
          </w:r>
        </w:del>
      </w:ins>
      <w:ins w:id="4247" w:author="IO" w:date="2011-07-21T13:31:00Z">
        <w:r w:rsidR="000972B3">
          <w:t>E</w:t>
        </w:r>
      </w:ins>
      <w:ins w:id="4248" w:author="Orion" w:date="2011-06-20T11:53:00Z">
        <w:r w:rsidRPr="009B75DF">
          <w:t xml:space="preserve">l piloto interpretará el rol de iniciador </w:t>
        </w:r>
        <w:del w:id="4249" w:author="IO" w:date="2011-07-21T13:32:00Z">
          <w:r w:rsidRPr="009B75DF" w:rsidDel="000972B3">
            <w:delText xml:space="preserve">de esta interacción </w:delText>
          </w:r>
        </w:del>
        <w:r w:rsidRPr="009B75DF">
          <w:t>mientras que el avi</w:t>
        </w:r>
      </w:ins>
      <w:ins w:id="4250" w:author="Orion" w:date="2011-06-20T11:54:00Z">
        <w:r w:rsidRPr="009B75DF">
          <w:t xml:space="preserve">ón </w:t>
        </w:r>
      </w:ins>
      <w:ins w:id="4251" w:author="IO" w:date="2011-07-21T13:32:00Z">
        <w:r w:rsidR="000972B3">
          <w:t xml:space="preserve">que pilota </w:t>
        </w:r>
      </w:ins>
      <w:ins w:id="4252" w:author="Orion" w:date="2011-06-20T11:54:00Z">
        <w:r w:rsidRPr="009B75DF">
          <w:t xml:space="preserve">tendrá el rol de colaborador. </w:t>
        </w:r>
        <w:del w:id="4253" w:author="IO" w:date="2011-07-21T13:32:00Z">
          <w:r w:rsidRPr="009B75DF" w:rsidDel="000972B3">
            <w:delText xml:space="preserve">De este modo </w:delText>
          </w:r>
        </w:del>
      </w:ins>
      <w:ins w:id="4254" w:author="Orion" w:date="2011-06-20T11:55:00Z">
        <w:del w:id="4255" w:author="IO" w:date="2011-07-21T13:32:00Z">
          <w:r w:rsidRPr="009B75DF" w:rsidDel="000972B3">
            <w:delText>haciendo uso de</w:delText>
          </w:r>
        </w:del>
      </w:ins>
      <w:ins w:id="4256" w:author="IO" w:date="2011-07-21T13:32:00Z">
        <w:r w:rsidR="000972B3">
          <w:t>El piloto crea la interacción con</w:t>
        </w:r>
      </w:ins>
      <w:ins w:id="4257" w:author="Orion" w:date="2011-06-20T11:55:00Z">
        <w:r w:rsidRPr="009B75DF">
          <w:t xml:space="preserve"> la tarea “Execute Instrucction”</w:t>
        </w:r>
      </w:ins>
      <w:ins w:id="4258" w:author="IO" w:date="2011-07-21T13:32:00Z">
        <w:r w:rsidR="000972B3">
          <w:t>.</w:t>
        </w:r>
      </w:ins>
      <w:ins w:id="4259" w:author="Orion" w:date="2011-06-20T11:55:00Z">
        <w:del w:id="4260" w:author="IO" w:date="2011-07-21T13:32:00Z">
          <w:r w:rsidRPr="009B75DF" w:rsidDel="000972B3">
            <w:delText xml:space="preserve"> el piloto creará una </w:delText>
          </w:r>
        </w:del>
      </w:ins>
      <w:ins w:id="4261" w:author="Orion" w:date="2011-06-20T11:56:00Z">
        <w:del w:id="4262" w:author="IO" w:date="2011-07-21T13:32:00Z">
          <w:r w:rsidR="00BD522C" w:rsidRPr="009B75DF" w:rsidDel="000972B3">
            <w:delText xml:space="preserve">interacción </w:delText>
          </w:r>
        </w:del>
      </w:ins>
      <w:ins w:id="4263" w:author="Orion" w:date="2011-06-20T11:57:00Z">
        <w:del w:id="4264" w:author="IO" w:date="2011-07-21T13:32:00Z">
          <w:r w:rsidR="00BD522C" w:rsidRPr="009B75DF" w:rsidDel="000972B3">
            <w:delText>cuyo colaborador será el avión que est</w:delText>
          </w:r>
        </w:del>
      </w:ins>
      <w:ins w:id="4265" w:author="Orion" w:date="2011-06-20T11:58:00Z">
        <w:del w:id="4266" w:author="IO" w:date="2011-07-21T13:32:00Z">
          <w:r w:rsidR="00BD522C" w:rsidRPr="009B75DF" w:rsidDel="000972B3">
            <w:delText>á pilotando.</w:delText>
          </w:r>
        </w:del>
        <w:r w:rsidR="00BD522C" w:rsidRPr="009B75DF">
          <w:t xml:space="preserve"> Para averiguar e</w:t>
        </w:r>
        <w:del w:id="4267" w:author="IO" w:date="2011-07-21T13:33:00Z">
          <w:r w:rsidR="00BD522C" w:rsidRPr="009B75DF" w:rsidDel="000972B3">
            <w:delText>ste</w:delText>
          </w:r>
        </w:del>
      </w:ins>
      <w:ins w:id="4268" w:author="IO" w:date="2011-07-21T13:33:00Z">
        <w:r w:rsidR="000972B3">
          <w:t>l</w:t>
        </w:r>
      </w:ins>
      <w:ins w:id="4269" w:author="Orion" w:date="2011-06-20T11:58:00Z">
        <w:r w:rsidR="00BD522C" w:rsidRPr="009B75DF">
          <w:t xml:space="preserve"> </w:t>
        </w:r>
      </w:ins>
      <w:ins w:id="4270" w:author="IO" w:date="2011-07-21T13:33:00Z">
        <w:r w:rsidR="000972B3">
          <w:t xml:space="preserve">agente </w:t>
        </w:r>
      </w:ins>
      <w:ins w:id="4271" w:author="Orion" w:date="2011-06-20T11:58:00Z">
        <w:r w:rsidR="00BD522C" w:rsidRPr="009B75DF">
          <w:t xml:space="preserve">avión </w:t>
        </w:r>
      </w:ins>
      <w:ins w:id="4272" w:author="IO" w:date="2011-07-21T13:33:00Z">
        <w:r w:rsidR="000972B3">
          <w:t xml:space="preserve">con el que ha de comunicarse, </w:t>
        </w:r>
      </w:ins>
      <w:ins w:id="4273" w:author="Orion" w:date="2011-06-20T11:58:00Z">
        <w:r w:rsidR="00BD522C" w:rsidRPr="009B75DF">
          <w:t xml:space="preserve">el </w:t>
        </w:r>
      </w:ins>
      <w:ins w:id="4274" w:author="IO" w:date="2011-07-21T13:36:00Z">
        <w:r w:rsidR="005B28B6">
          <w:t xml:space="preserve">agente </w:t>
        </w:r>
      </w:ins>
      <w:ins w:id="4275" w:author="Orion" w:date="2011-06-20T11:58:00Z">
        <w:r w:rsidR="00BD522C" w:rsidRPr="009B75DF">
          <w:t>piloto accede</w:t>
        </w:r>
        <w:del w:id="4276" w:author="IO" w:date="2011-07-21T13:33:00Z">
          <w:r w:rsidR="00BD522C" w:rsidRPr="009B75DF" w:rsidDel="000972B3">
            <w:delText>rá</w:delText>
          </w:r>
        </w:del>
        <w:r w:rsidR="00BD522C" w:rsidRPr="009B75DF">
          <w:t xml:space="preserve"> al plan de vuelo de su estado mental </w:t>
        </w:r>
      </w:ins>
      <w:ins w:id="4277" w:author="Orion" w:date="2011-06-20T11:59:00Z">
        <w:r w:rsidR="00BD522C" w:rsidRPr="009B75DF">
          <w:t>“Pilot_Mind.getPilotFlightPlan()”</w:t>
        </w:r>
      </w:ins>
      <w:ins w:id="4278" w:author="IO" w:date="2011-07-21T13:33:00Z">
        <w:r w:rsidR="000972B3">
          <w:t>,</w:t>
        </w:r>
      </w:ins>
      <w:ins w:id="4279" w:author="Orion" w:date="2011-06-20T11:59:00Z">
        <w:r w:rsidR="00BD522C" w:rsidRPr="009B75DF">
          <w:t xml:space="preserve"> y dentro de</w:t>
        </w:r>
      </w:ins>
      <w:ins w:id="4280" w:author="IO" w:date="2011-07-21T13:33:00Z">
        <w:r w:rsidR="000972B3">
          <w:t xml:space="preserve"> éste</w:t>
        </w:r>
      </w:ins>
      <w:ins w:id="4281" w:author="Orion" w:date="2011-06-20T11:59:00Z">
        <w:del w:id="4282" w:author="IO" w:date="2011-07-21T13:33:00Z">
          <w:r w:rsidR="00BD522C" w:rsidRPr="009B75DF" w:rsidDel="000972B3">
            <w:delText>l plan de vuelo accederá</w:delText>
          </w:r>
        </w:del>
        <w:r w:rsidR="00BD522C" w:rsidRPr="009B75DF">
          <w:t xml:space="preserve"> a la identificación de la aeronave.</w:t>
        </w:r>
      </w:ins>
      <w:ins w:id="4283" w:author="Orion" w:date="2011-06-20T12:00:00Z">
        <w:r w:rsidR="00BD522C" w:rsidRPr="009B75DF">
          <w:t xml:space="preserve"> El estado mental del piloto </w:t>
        </w:r>
        <w:del w:id="4284" w:author="IO" w:date="2011-07-21T13:36:00Z">
          <w:r w:rsidR="00BD522C" w:rsidRPr="009B75DF" w:rsidDel="005B28B6">
            <w:delText xml:space="preserve">servirá </w:delText>
          </w:r>
        </w:del>
        <w:r w:rsidR="00BD522C" w:rsidRPr="009B75DF">
          <w:t xml:space="preserve">también </w:t>
        </w:r>
        <w:del w:id="4285" w:author="IO" w:date="2011-07-21T13:36:00Z">
          <w:r w:rsidR="00BD522C" w:rsidRPr="009B75DF" w:rsidDel="005B28B6">
            <w:delText xml:space="preserve">para </w:delText>
          </w:r>
        </w:del>
        <w:r w:rsidR="00BD522C" w:rsidRPr="009B75DF">
          <w:t>indica</w:t>
        </w:r>
        <w:del w:id="4286" w:author="IO" w:date="2011-07-21T13:36:00Z">
          <w:r w:rsidR="00BD522C" w:rsidRPr="009B75DF" w:rsidDel="005B28B6">
            <w:delText>r</w:delText>
          </w:r>
        </w:del>
        <w:r w:rsidR="00BD522C" w:rsidRPr="009B75DF">
          <w:t xml:space="preserve"> qu</w:t>
        </w:r>
        <w:del w:id="4287" w:author="IO" w:date="2011-07-21T13:36:00Z">
          <w:r w:rsidR="00BD522C" w:rsidRPr="009B75DF" w:rsidDel="005B28B6">
            <w:delText>e</w:delText>
          </w:r>
        </w:del>
      </w:ins>
      <w:ins w:id="4288" w:author="IO" w:date="2011-07-21T13:36:00Z">
        <w:r w:rsidR="005B28B6">
          <w:t>é</w:t>
        </w:r>
      </w:ins>
      <w:ins w:id="4289" w:author="Orion" w:date="2011-06-20T12:00:00Z">
        <w:r w:rsidR="00BD522C" w:rsidRPr="009B75DF">
          <w:t xml:space="preserve"> </w:t>
        </w:r>
        <w:del w:id="4290" w:author="IO" w:date="2011-07-21T13:33:00Z">
          <w:r w:rsidR="00BD522C" w:rsidRPr="009B75DF" w:rsidDel="000972B3">
            <w:delText xml:space="preserve">está </w:delText>
          </w:r>
        </w:del>
        <w:r w:rsidR="00BD522C" w:rsidRPr="009B75DF">
          <w:t>instrucción está siendo ejecutada actualmente.</w:t>
        </w:r>
      </w:ins>
      <w:ins w:id="4291" w:author="Orion" w:date="2011-06-20T12:01:00Z">
        <w:r w:rsidR="007A3C49" w:rsidRPr="009B75DF">
          <w:t xml:space="preserve"> Por último, haciendo uso de la </w:t>
        </w:r>
      </w:ins>
      <w:ins w:id="4292" w:author="Orion" w:date="2011-06-20T12:02:00Z">
        <w:r w:rsidR="007A3C49" w:rsidRPr="009B75DF">
          <w:t>instrucción producida por el piloto,</w:t>
        </w:r>
      </w:ins>
      <w:ins w:id="4293" w:author="Orion" w:date="2011-06-20T12:01:00Z">
        <w:r w:rsidR="007A3C49" w:rsidRPr="009B75DF">
          <w:t xml:space="preserve"> esta tarea generará la maniobra que el avión tiene que llevar a cabo </w:t>
        </w:r>
      </w:ins>
      <w:ins w:id="4294" w:author="Orion" w:date="2011-06-20T12:02:00Z">
        <w:r w:rsidR="007A3C49" w:rsidRPr="009B75DF">
          <w:t>“Manoeuvre”.</w:t>
        </w:r>
      </w:ins>
      <w:ins w:id="4295" w:author="IO" w:date="2011-07-21T13:37:00Z">
        <w:r w:rsidR="005B28B6">
          <w:t xml:space="preserve"> Nótese que aunque los contenido</w:t>
        </w:r>
      </w:ins>
      <w:ins w:id="4296" w:author="IO" w:date="2011-07-21T13:38:00Z">
        <w:r w:rsidR="005B28B6">
          <w:t>s</w:t>
        </w:r>
      </w:ins>
      <w:ins w:id="4297" w:author="IO" w:date="2011-07-21T13:37:00Z">
        <w:r w:rsidR="005B28B6">
          <w:t xml:space="preserve"> de “Decision” y “Manoeuvre” son similares, son conceptualmente distintos. El primero representa información manejada por el piloto mientras que el segundo representa la acci</w:t>
        </w:r>
      </w:ins>
      <w:ins w:id="4298"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4299" w:author="Orion" w:date="2011-06-20T12:40:00Z"/>
        </w:rPr>
        <w:pPrChange w:id="4300" w:author="IO" w:date="2011-07-21T11:43:00Z">
          <w:pPr/>
        </w:pPrChange>
      </w:pPr>
      <w:ins w:id="4301" w:author="Orion" w:date="2011-06-20T12:22:00Z">
        <w:r w:rsidRPr="009B75DF">
          <w:t xml:space="preserve">Una vez </w:t>
        </w:r>
      </w:ins>
      <w:ins w:id="4302" w:author="IO" w:date="2011-07-21T13:38:00Z">
        <w:r w:rsidR="005B28B6">
          <w:t xml:space="preserve">que se indica </w:t>
        </w:r>
      </w:ins>
      <w:ins w:id="4303" w:author="Orion" w:date="2011-06-20T12:24:00Z">
        <w:r w:rsidRPr="009B75DF">
          <w:t xml:space="preserve">la maniobra </w:t>
        </w:r>
        <w:del w:id="4304" w:author="IO" w:date="2011-07-21T13:39:00Z">
          <w:r w:rsidRPr="009B75DF" w:rsidDel="005B28B6">
            <w:delText xml:space="preserve">llega </w:delText>
          </w:r>
        </w:del>
        <w:r w:rsidRPr="009B75DF">
          <w:t>al avión a través de la interacción</w:t>
        </w:r>
      </w:ins>
      <w:ins w:id="4305" w:author="IO" w:date="2011-07-21T13:39:00Z">
        <w:r w:rsidR="005B28B6">
          <w:t>,</w:t>
        </w:r>
      </w:ins>
      <w:ins w:id="4306" w:author="Orion" w:date="2011-06-20T12:24:00Z">
        <w:r w:rsidRPr="009B75DF">
          <w:t xml:space="preserve"> </w:t>
        </w:r>
        <w:del w:id="4307" w:author="IO" w:date="2011-07-21T13:39:00Z">
          <w:r w:rsidRPr="009B75DF" w:rsidDel="005B28B6">
            <w:delText>e</w:delText>
          </w:r>
        </w:del>
      </w:ins>
      <w:ins w:id="4308" w:author="IO" w:date="2011-07-21T13:39:00Z">
        <w:r w:rsidR="005B28B6">
          <w:t>é</w:t>
        </w:r>
      </w:ins>
      <w:ins w:id="4309" w:author="Orion" w:date="2011-06-20T12:24:00Z">
        <w:r w:rsidRPr="009B75DF">
          <w:t xml:space="preserve">ste procede a </w:t>
        </w:r>
        <w:r w:rsidRPr="009B75DF">
          <w:lastRenderedPageBreak/>
          <w:t>actualizar los</w:t>
        </w:r>
      </w:ins>
      <w:ins w:id="4310" w:author="Orion" w:date="2011-06-20T12:26:00Z">
        <w:r w:rsidRPr="009B75DF">
          <w:t xml:space="preserve"> valores de los atributos de su estado mental “Plane Mind”</w:t>
        </w:r>
      </w:ins>
      <w:ins w:id="4311" w:author="Orion" w:date="2011-06-20T12:40:00Z">
        <w:del w:id="4312" w:author="IO" w:date="2011-07-21T13:39:00Z">
          <w:r w:rsidR="000F0CC0" w:rsidRPr="009B75DF" w:rsidDel="005B28B6">
            <w:delText xml:space="preserve"> de la aeronave</w:delText>
          </w:r>
        </w:del>
      </w:ins>
      <w:ins w:id="4313" w:author="Orion" w:date="2011-06-20T12:26:00Z">
        <w:r w:rsidRPr="009B75DF">
          <w:t xml:space="preserve">. Dichos atributos </w:t>
        </w:r>
        <w:del w:id="4314" w:author="IO" w:date="2011-07-21T13:39:00Z">
          <w:r w:rsidRPr="009B75DF" w:rsidDel="005B28B6">
            <w:delText>ser</w:delText>
          </w:r>
        </w:del>
      </w:ins>
      <w:ins w:id="4315" w:author="Orion" w:date="2011-06-20T12:27:00Z">
        <w:del w:id="4316" w:author="IO" w:date="2011-07-21T13:39:00Z">
          <w:r w:rsidRPr="009B75DF" w:rsidDel="005B28B6">
            <w:delText>án</w:delText>
          </w:r>
        </w:del>
      </w:ins>
      <w:ins w:id="4317" w:author="IO" w:date="2011-07-21T13:39:00Z">
        <w:r w:rsidR="005B28B6">
          <w:t>son</w:t>
        </w:r>
      </w:ins>
      <w:ins w:id="4318" w:author="Orion" w:date="2011-06-20T12:27:00Z">
        <w:r w:rsidRPr="009B75DF">
          <w:t>, como se comentó en los requisitos</w:t>
        </w:r>
      </w:ins>
      <w:ins w:id="4319"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4320" w:author="Orion" w:date="2011-07-26T22:30:00Z">
        <w:r w:rsidR="00503590">
          <w:t>4.1.2</w:t>
        </w:r>
      </w:ins>
      <w:ins w:id="4321" w:author="IO" w:date="2011-07-21T13:39:00Z">
        <w:r w:rsidR="005B28B6">
          <w:fldChar w:fldCharType="end"/>
        </w:r>
        <w:r w:rsidR="005B28B6">
          <w:t>)</w:t>
        </w:r>
      </w:ins>
      <w:ins w:id="4322" w:author="Orion" w:date="2011-06-20T12:27:00Z">
        <w:r w:rsidRPr="009B75DF">
          <w:t xml:space="preserve">, la velocidad, altitud </w:t>
        </w:r>
      </w:ins>
      <w:ins w:id="4323" w:author="Orion" w:date="2011-06-20T12:32:00Z">
        <w:r w:rsidRPr="009B75DF">
          <w:t>u</w:t>
        </w:r>
      </w:ins>
      <w:ins w:id="4324" w:author="Orion" w:date="2011-06-20T12:27:00Z">
        <w:r w:rsidRPr="009B75DF">
          <w:t xml:space="preserve"> orientaci</w:t>
        </w:r>
        <w:r w:rsidR="000F0CC0" w:rsidRPr="009B75DF">
          <w:t>ón de</w:t>
        </w:r>
      </w:ins>
      <w:ins w:id="4325" w:author="Orion" w:date="2011-06-20T12:40:00Z">
        <w:r w:rsidR="000F0CC0" w:rsidRPr="009B75DF">
          <w:t>l avión</w:t>
        </w:r>
      </w:ins>
      <w:ins w:id="4326" w:author="Orion" w:date="2011-06-20T12:27:00Z">
        <w:r w:rsidRPr="009B75DF">
          <w:t>.</w:t>
        </w:r>
      </w:ins>
    </w:p>
    <w:p w14:paraId="2FA446B7" w14:textId="1FE5EB19" w:rsidR="000F0CC0" w:rsidRPr="009B75DF" w:rsidDel="005B28B6" w:rsidRDefault="005B28B6">
      <w:pPr>
        <w:spacing w:before="240" w:after="120"/>
        <w:ind w:firstLine="284"/>
        <w:jc w:val="both"/>
        <w:rPr>
          <w:ins w:id="4327" w:author="Orion" w:date="2011-06-20T11:46:00Z"/>
          <w:del w:id="4328" w:author="IO" w:date="2011-07-21T13:42:00Z"/>
        </w:rPr>
        <w:pPrChange w:id="4329" w:author="IO" w:date="2011-07-21T11:43:00Z">
          <w:pPr/>
        </w:pPrChange>
      </w:pPr>
      <w:ins w:id="4330" w:author="IO" w:date="2011-07-21T13:40:00Z">
        <w:r>
          <w:t xml:space="preserve">La realización de la maniobra por el avión consume un cierto tiempo. Durante este tiempo, el piloto examina los indicadores del avión para determinar </w:t>
        </w:r>
      </w:ins>
      <w:ins w:id="4331" w:author="IO" w:date="2011-07-21T13:41:00Z">
        <w:r>
          <w:t>cuándo</w:t>
        </w:r>
      </w:ins>
      <w:ins w:id="4332" w:author="IO" w:date="2011-07-21T13:40:00Z">
        <w:r>
          <w:t xml:space="preserve"> ha concluido la maniobra. </w:t>
        </w:r>
      </w:ins>
      <w:ins w:id="4333" w:author="IO" w:date="2011-07-21T13:41:00Z">
        <w:r>
          <w:t>Ciuando esto ocurre</w:t>
        </w:r>
      </w:ins>
      <w:ins w:id="4334" w:author="Orion" w:date="2011-06-20T12:40:00Z">
        <w:del w:id="4335" w:author="IO" w:date="2011-07-21T13:41:00Z">
          <w:r w:rsidR="000F0CC0" w:rsidRPr="009B75DF" w:rsidDel="005B28B6">
            <w:delText xml:space="preserve">Por último, </w:delText>
          </w:r>
        </w:del>
      </w:ins>
      <w:ins w:id="4336" w:author="Orion" w:date="2011-06-20T12:41:00Z">
        <w:del w:id="4337" w:author="IO" w:date="2011-07-21T13:41:00Z">
          <w:r w:rsidR="000F0CC0" w:rsidRPr="009B75DF" w:rsidDel="005B28B6">
            <w:delText xml:space="preserve">y </w:delText>
          </w:r>
        </w:del>
      </w:ins>
      <w:ins w:id="4338" w:author="Orion" w:date="2011-06-20T12:43:00Z">
        <w:del w:id="4339" w:author="IO" w:date="2011-07-21T13:41:00Z">
          <w:r w:rsidR="000F0CC0" w:rsidRPr="009B75DF" w:rsidDel="005B28B6">
            <w:delText>después de comproba</w:delText>
          </w:r>
        </w:del>
      </w:ins>
      <w:ins w:id="4340" w:author="Orion" w:date="2011-06-20T12:44:00Z">
        <w:del w:id="4341" w:author="IO" w:date="2011-07-21T13:41:00Z">
          <w:r w:rsidR="000F0CC0" w:rsidRPr="009B75DF" w:rsidDel="005B28B6">
            <w:delText>r</w:delText>
          </w:r>
        </w:del>
      </w:ins>
      <w:ins w:id="4342" w:author="Orion" w:date="2011-06-20T12:41:00Z">
        <w:del w:id="4343" w:author="IO" w:date="2011-07-21T13:41:00Z">
          <w:r w:rsidR="000F0CC0" w:rsidRPr="009B75DF" w:rsidDel="005B28B6">
            <w:delText xml:space="preserve"> que la maniobra ha finalizado</w:delText>
          </w:r>
        </w:del>
      </w:ins>
      <w:ins w:id="4344" w:author="Orion" w:date="2011-06-20T12:44:00Z">
        <w:r w:rsidR="000F0CC0" w:rsidRPr="009B75DF">
          <w:t>,</w:t>
        </w:r>
      </w:ins>
      <w:ins w:id="4345" w:author="Orion" w:date="2011-06-20T12:41:00Z">
        <w:r w:rsidR="000F0CC0" w:rsidRPr="009B75DF">
          <w:t xml:space="preserve"> el piloto </w:t>
        </w:r>
        <w:del w:id="4346" w:author="IO" w:date="2011-07-21T13:41:00Z">
          <w:r w:rsidR="000F0CC0" w:rsidRPr="009B75DF" w:rsidDel="005B28B6">
            <w:delText>p</w:delText>
          </w:r>
        </w:del>
      </w:ins>
      <w:ins w:id="4347" w:author="Orion" w:date="2011-06-20T12:44:00Z">
        <w:del w:id="4348" w:author="IO" w:date="2011-07-21T13:41:00Z">
          <w:r w:rsidR="000F0CC0" w:rsidRPr="009B75DF" w:rsidDel="005B28B6">
            <w:delText xml:space="preserve">rocederá a </w:delText>
          </w:r>
        </w:del>
        <w:r w:rsidR="000F0CC0" w:rsidRPr="009B75DF">
          <w:t>elimina</w:t>
        </w:r>
        <w:del w:id="4349" w:author="IO" w:date="2011-07-21T13:41:00Z">
          <w:r w:rsidR="000F0CC0" w:rsidRPr="009B75DF" w:rsidDel="005B28B6">
            <w:delText>r</w:delText>
          </w:r>
        </w:del>
        <w:r w:rsidR="000F0CC0" w:rsidRPr="009B75DF">
          <w:t xml:space="preserve"> la instrucci</w:t>
        </w:r>
      </w:ins>
      <w:ins w:id="4350" w:author="Orion" w:date="2011-06-20T12:45:00Z">
        <w:r w:rsidR="001232B1" w:rsidRPr="009B75DF">
          <w:t xml:space="preserve">ón </w:t>
        </w:r>
        <w:r w:rsidR="000F0CC0" w:rsidRPr="009B75DF">
          <w:t xml:space="preserve">de </w:t>
        </w:r>
      </w:ins>
      <w:ins w:id="4351" w:author="Orion" w:date="2011-06-20T12:46:00Z">
        <w:r w:rsidR="000F0CC0" w:rsidRPr="009B75DF">
          <w:t xml:space="preserve">aquellas </w:t>
        </w:r>
      </w:ins>
      <w:ins w:id="4352" w:author="IO" w:date="2011-07-21T13:41:00Z">
        <w:r>
          <w:t xml:space="preserve">que tenía </w:t>
        </w:r>
      </w:ins>
      <w:ins w:id="4353" w:author="Orion" w:date="2011-06-20T12:45:00Z">
        <w:r w:rsidR="000F0CC0" w:rsidRPr="009B75DF">
          <w:t xml:space="preserve">marcadas como </w:t>
        </w:r>
        <w:del w:id="4354" w:author="IO" w:date="2011-07-21T13:41:00Z">
          <w:r w:rsidR="000F0CC0" w:rsidRPr="009B75DF" w:rsidDel="005B28B6">
            <w:delText>que se estaban ejecutando</w:delText>
          </w:r>
        </w:del>
      </w:ins>
      <w:ins w:id="4355" w:author="IO" w:date="2011-07-21T13:41:00Z">
        <w:r>
          <w:t>en ejecución</w:t>
        </w:r>
      </w:ins>
      <w:ins w:id="4356" w:author="Orion" w:date="2011-06-20T12:45:00Z">
        <w:r w:rsidR="000F0CC0" w:rsidRPr="009B75DF">
          <w:t xml:space="preserve"> dentro de su estado mental</w:t>
        </w:r>
      </w:ins>
      <w:ins w:id="4357" w:author="IO" w:date="2011-07-21T13:42:00Z">
        <w:r>
          <w:t xml:space="preserve"> (atributo “</w:t>
        </w:r>
      </w:ins>
      <w:ins w:id="4358" w:author="IO" w:date="2011-07-21T16:54:00Z">
        <w:r w:rsidR="00894CAC">
          <w:t>I</w:t>
        </w:r>
      </w:ins>
      <w:ins w:id="4359" w:author="IO" w:date="2011-07-21T13:42:00Z">
        <w:r>
          <w:t>nstructionRunning”)</w:t>
        </w:r>
      </w:ins>
      <w:ins w:id="4360" w:author="Orion" w:date="2011-06-20T12:45:00Z">
        <w:r w:rsidR="000F0CC0" w:rsidRPr="009B75DF">
          <w:t>.</w:t>
        </w:r>
      </w:ins>
    </w:p>
    <w:p w14:paraId="5AE3C2C9" w14:textId="6E86C309" w:rsidR="000146FD" w:rsidRPr="009B75DF" w:rsidRDefault="000146FD">
      <w:pPr>
        <w:spacing w:before="240" w:after="120"/>
        <w:ind w:firstLine="284"/>
        <w:jc w:val="both"/>
        <w:rPr>
          <w:ins w:id="4361" w:author="Orion" w:date="2011-06-20T12:37:00Z"/>
        </w:rPr>
        <w:pPrChange w:id="4362" w:author="IO" w:date="2011-07-21T11:43:00Z">
          <w:pPr/>
        </w:pPrChange>
      </w:pPr>
    </w:p>
    <w:p w14:paraId="558FAB43" w14:textId="78C4F939" w:rsidR="000F0CC0" w:rsidRDefault="009F675E">
      <w:pPr>
        <w:pStyle w:val="Caption"/>
        <w:rPr>
          <w:ins w:id="4363" w:author="Orion" w:date="2011-06-20T12:37:00Z"/>
          <w:rFonts w:cs="Times New Roman"/>
        </w:rPr>
        <w:pPrChange w:id="4364" w:author="Orion" w:date="2011-06-20T12:47:00Z">
          <w:pPr/>
        </w:pPrChange>
      </w:pPr>
      <w:bookmarkStart w:id="4365" w:name="_Ref296337417"/>
      <w:bookmarkStart w:id="4366" w:name="_Toc299483442"/>
      <w:ins w:id="4367" w:author="Orion" w:date="2011-06-20T12:32:00Z">
        <w:r w:rsidRPr="00282451">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4368" w:author="Orion" w:date="2011-06-20T12:47:00Z">
        <w:r w:rsidR="00254432">
          <w:t xml:space="preserve">Figura </w:t>
        </w:r>
        <w:r w:rsidR="00254432">
          <w:fldChar w:fldCharType="begin"/>
        </w:r>
        <w:r w:rsidR="00254432">
          <w:instrText xml:space="preserve"> SEQ Figura \* ARABIC </w:instrText>
        </w:r>
      </w:ins>
      <w:r w:rsidR="00254432">
        <w:fldChar w:fldCharType="separate"/>
      </w:r>
      <w:ins w:id="4369" w:author="Orion" w:date="2011-07-26T22:41:00Z">
        <w:r w:rsidR="000A487B">
          <w:rPr>
            <w:noProof/>
          </w:rPr>
          <w:t>15</w:t>
        </w:r>
      </w:ins>
      <w:ins w:id="4370" w:author="Orion" w:date="2011-06-20T12:47:00Z">
        <w:r w:rsidR="00254432">
          <w:fldChar w:fldCharType="end"/>
        </w:r>
        <w:bookmarkEnd w:id="4365"/>
        <w:r w:rsidR="00254432">
          <w:t>: Interacción Piloto-Avión: Ejecución Maniobra</w:t>
        </w:r>
      </w:ins>
      <w:ins w:id="4371" w:author="IO" w:date="2011-07-21T13:45:00Z">
        <w:r w:rsidR="005B28B6">
          <w:t>.</w:t>
        </w:r>
      </w:ins>
      <w:bookmarkEnd w:id="4366"/>
    </w:p>
    <w:p w14:paraId="6A2EE279" w14:textId="4DFF8203" w:rsidR="005B28B6" w:rsidRPr="00B0777E" w:rsidRDefault="005B28B6">
      <w:pPr>
        <w:pStyle w:val="Heading1"/>
        <w:numPr>
          <w:ilvl w:val="3"/>
          <w:numId w:val="40"/>
        </w:numPr>
        <w:rPr>
          <w:ins w:id="4372" w:author="IO" w:date="2011-07-21T13:43:00Z"/>
          <w:b w:val="0"/>
          <w:sz w:val="28"/>
          <w:szCs w:val="52"/>
        </w:rPr>
        <w:pPrChange w:id="4373" w:author="IO" w:date="2011-07-21T13:43:00Z">
          <w:pPr>
            <w:pStyle w:val="Heading1"/>
            <w:numPr>
              <w:ilvl w:val="3"/>
              <w:numId w:val="52"/>
            </w:numPr>
            <w:tabs>
              <w:tab w:val="clear" w:pos="0"/>
            </w:tabs>
            <w:ind w:left="1728" w:hanging="648"/>
          </w:pPr>
        </w:pPrChange>
      </w:pPr>
      <w:bookmarkStart w:id="4374" w:name="_Ref299019168"/>
      <w:bookmarkStart w:id="4375" w:name="_Toc299463889"/>
      <w:ins w:id="4376" w:author="IO" w:date="2011-07-21T13:43:00Z">
        <w:r>
          <w:rPr>
            <w:b w:val="0"/>
            <w:sz w:val="28"/>
            <w:szCs w:val="52"/>
          </w:rPr>
          <w:t>Comprobaciones tras la maniobra</w:t>
        </w:r>
        <w:bookmarkEnd w:id="4374"/>
        <w:bookmarkEnd w:id="4375"/>
      </w:ins>
    </w:p>
    <w:p w14:paraId="03AA1996" w14:textId="4EEBACEA" w:rsidR="000F0CC0" w:rsidRPr="009B75DF" w:rsidDel="005B28B6" w:rsidRDefault="00C54BBC">
      <w:pPr>
        <w:spacing w:after="120"/>
        <w:jc w:val="both"/>
        <w:rPr>
          <w:ins w:id="4377" w:author="Orion" w:date="2011-06-20T17:52:00Z"/>
          <w:del w:id="4378" w:author="IO" w:date="2011-07-21T13:45:00Z"/>
        </w:rPr>
        <w:pPrChange w:id="4379" w:author="IO" w:date="2011-07-21T13:45:00Z">
          <w:pPr/>
        </w:pPrChange>
      </w:pPr>
      <w:ins w:id="4380" w:author="IO" w:date="2011-07-21T14:27:00Z">
        <w:r>
          <w:t xml:space="preserve">Tras realizar una maniobra, el piloto comprueba si ha terminado el tramo en curso. </w:t>
        </w:r>
      </w:ins>
      <w:ins w:id="4381"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4382" w:author="IO" w:date="2011-07-21T14:30:00Z">
        <w:r w:rsidRPr="009B75DF">
          <w:fldChar w:fldCharType="separate"/>
        </w:r>
      </w:ins>
      <w:ins w:id="4383" w:author="Orion" w:date="2011-07-26T22:30:00Z">
        <w:r w:rsidR="00503590">
          <w:t>Figura 16</w:t>
        </w:r>
      </w:ins>
      <w:ins w:id="4384" w:author="IO" w:date="2011-07-22T13:16:00Z">
        <w:del w:id="4385" w:author="Orion" w:date="2011-07-26T22:30:00Z">
          <w:r w:rsidR="00416FF6" w:rsidDel="00503590">
            <w:delText>Figura 15</w:delText>
          </w:r>
        </w:del>
      </w:ins>
      <w:ins w:id="4386" w:author="IO" w:date="2011-07-21T14:30:00Z">
        <w:r w:rsidRPr="009B75DF">
          <w:fldChar w:fldCharType="end"/>
        </w:r>
        <w:r>
          <w:t xml:space="preserve">. El piloto </w:t>
        </w:r>
      </w:ins>
    </w:p>
    <w:p w14:paraId="621058C2" w14:textId="7D6776DD" w:rsidR="00623756" w:rsidRDefault="00426907">
      <w:pPr>
        <w:spacing w:after="120"/>
        <w:jc w:val="both"/>
        <w:rPr>
          <w:ins w:id="4387" w:author="IO" w:date="2011-07-21T14:46:00Z"/>
        </w:rPr>
        <w:pPrChange w:id="4388" w:author="IO" w:date="2011-07-21T14:38:00Z">
          <w:pPr>
            <w:pStyle w:val="Caption"/>
            <w:jc w:val="both"/>
          </w:pPr>
        </w:pPrChange>
      </w:pPr>
      <w:ins w:id="4389" w:author="Orion" w:date="2011-06-20T18:01:00Z">
        <w:del w:id="4390" w:author="IO" w:date="2011-07-21T14:30:00Z">
          <w:r w:rsidRPr="009B75DF" w:rsidDel="00C54BBC">
            <w:delText xml:space="preserve">En caso de que se haya completado el tramo </w:delText>
          </w:r>
        </w:del>
      </w:ins>
      <w:ins w:id="4391" w:author="Orion" w:date="2011-06-20T18:02:00Z">
        <w:del w:id="4392" w:author="IO" w:date="2011-07-21T14:30:00Z">
          <w:r w:rsidRPr="009B75DF" w:rsidDel="00C54BBC">
            <w:delText>sobre</w:delText>
          </w:r>
        </w:del>
      </w:ins>
      <w:ins w:id="4393" w:author="Orion" w:date="2011-06-20T18:01:00Z">
        <w:del w:id="4394" w:author="IO" w:date="2011-07-21T14:30:00Z">
          <w:r w:rsidRPr="009B75DF" w:rsidDel="00C54BBC">
            <w:delText xml:space="preserve"> </w:delText>
          </w:r>
        </w:del>
      </w:ins>
      <w:ins w:id="4395" w:author="Orion" w:date="2011-06-20T18:02:00Z">
        <w:del w:id="4396" w:author="IO" w:date="2011-07-21T14:30:00Z">
          <w:r w:rsidRPr="009B75DF" w:rsidDel="00C54BBC">
            <w:delText xml:space="preserve">el que se está volando, </w:delText>
          </w:r>
        </w:del>
      </w:ins>
      <w:ins w:id="4397" w:author="IO" w:date="2011-07-21T14:30:00Z">
        <w:r w:rsidR="00C54BBC">
          <w:t xml:space="preserve">utiliza </w:t>
        </w:r>
      </w:ins>
      <w:ins w:id="4398" w:author="Orion" w:date="2011-06-20T18:07:00Z">
        <w:r w:rsidRPr="009B75DF">
          <w:t>la aplicación interna “Leg Checker”</w:t>
        </w:r>
      </w:ins>
      <w:ins w:id="4399" w:author="IO" w:date="2011-07-21T14:30:00Z">
        <w:r w:rsidR="00C54BBC">
          <w:t xml:space="preserve"> para comprobar el tramo en curso. </w:t>
        </w:r>
      </w:ins>
      <w:commentRangeStart w:id="4400"/>
      <w:ins w:id="4401" w:author="Orion" w:date="2011-06-20T18:08:00Z">
        <w:del w:id="4402" w:author="IO" w:date="2011-07-21T14:30:00Z">
          <w:r w:rsidR="00241E95" w:rsidRPr="009B75DF" w:rsidDel="00C54BBC">
            <w:delText>,</w:delText>
          </w:r>
        </w:del>
      </w:ins>
      <w:ins w:id="4403" w:author="Orion" w:date="2011-06-20T18:07:00Z">
        <w:del w:id="4404" w:author="IO" w:date="2011-07-21T14:30:00Z">
          <w:r w:rsidRPr="009B75DF" w:rsidDel="00C54BBC">
            <w:delText xml:space="preserve"> que</w:delText>
          </w:r>
        </w:del>
      </w:ins>
      <w:ins w:id="4405" w:author="IO" w:date="2011-07-21T14:30:00Z">
        <w:r w:rsidR="00C54BBC">
          <w:t>Esta aplicación</w:t>
        </w:r>
      </w:ins>
      <w:ins w:id="4406" w:author="Orion" w:date="2011-06-20T18:07:00Z">
        <w:r w:rsidRPr="009B75DF">
          <w:t xml:space="preserve"> se inició cuando se ejecut</w:t>
        </w:r>
      </w:ins>
      <w:ins w:id="4407" w:author="Orion" w:date="2011-06-20T18:08:00Z">
        <w:r w:rsidRPr="009B75DF">
          <w:t xml:space="preserve">ó </w:t>
        </w:r>
      </w:ins>
      <w:ins w:id="4408" w:author="Orion" w:date="2011-06-20T18:02:00Z">
        <w:r w:rsidRPr="009B75DF">
          <w:t xml:space="preserve">la tarea “Check Leg </w:t>
        </w:r>
      </w:ins>
      <w:ins w:id="4409" w:author="Orion" w:date="2011-06-20T18:03:00Z">
        <w:r w:rsidRPr="009B75DF">
          <w:t>Completed”</w:t>
        </w:r>
      </w:ins>
      <w:ins w:id="4410" w:author="Orion" w:date="2011-06-20T18:08:00Z">
        <w:r w:rsidRPr="009B75DF">
          <w:t xml:space="preserve"> la primera vez</w:t>
        </w:r>
      </w:ins>
      <w:commentRangeEnd w:id="4400"/>
      <w:r w:rsidR="00C54BBC">
        <w:rPr>
          <w:rStyle w:val="CommentReference"/>
        </w:rPr>
        <w:commentReference w:id="4400"/>
      </w:r>
      <w:ins w:id="4411" w:author="Orion" w:date="2011-06-20T18:17:00Z">
        <w:del w:id="4412" w:author="IO" w:date="2011-07-21T14:31:00Z">
          <w:r w:rsidR="00241E95" w:rsidRPr="009B75DF" w:rsidDel="00C54BBC">
            <w:delText xml:space="preserve"> (</w:delText>
          </w:r>
        </w:del>
      </w:ins>
      <w:ins w:id="4413" w:author="Orion" w:date="2011-06-20T18:29:00Z">
        <w:del w:id="4414" w:author="IO" w:date="2011-07-21T14:31:00Z">
          <w:r w:rsidR="001D27C3" w:rsidRPr="009B75DF" w:rsidDel="00C54BBC">
            <w:fldChar w:fldCharType="begin"/>
          </w:r>
          <w:r w:rsidR="001D27C3" w:rsidRPr="009B75DF" w:rsidDel="00C54BBC">
            <w:delInstrText xml:space="preserve"> REF _Ref296357868 \h </w:delInstrText>
          </w:r>
        </w:del>
      </w:ins>
      <w:del w:id="4415" w:author="IO" w:date="2011-07-21T14:31:00Z">
        <w:r w:rsidR="009B75DF" w:rsidDel="00C54BBC">
          <w:delInstrText xml:space="preserve"> \* MERGEFORMAT </w:delInstrText>
        </w:r>
        <w:r w:rsidR="001D27C3" w:rsidRPr="009B75DF" w:rsidDel="00C54BBC">
          <w:fldChar w:fldCharType="end"/>
        </w:r>
      </w:del>
      <w:ins w:id="4416" w:author="Orion" w:date="2011-06-20T18:17:00Z">
        <w:del w:id="4417" w:author="IO" w:date="2011-07-21T14:31:00Z">
          <w:r w:rsidR="00241E95" w:rsidRPr="009B75DF" w:rsidDel="00C54BBC">
            <w:delText>)</w:delText>
          </w:r>
        </w:del>
      </w:ins>
      <w:ins w:id="4418" w:author="IO" w:date="2011-07-21T14:32:00Z">
        <w:r w:rsidR="00C54BBC">
          <w:t xml:space="preserve">. En caso de que el tramo haya sido </w:t>
        </w:r>
      </w:ins>
      <w:ins w:id="4419" w:author="IO" w:date="2011-07-21T14:35:00Z">
        <w:r w:rsidR="00C54BBC">
          <w:t>completado</w:t>
        </w:r>
      </w:ins>
      <w:ins w:id="4420" w:author="IO" w:date="2011-07-21T14:32:00Z">
        <w:r w:rsidR="00C54BBC">
          <w:t xml:space="preserve"> con éxito, la </w:t>
        </w:r>
      </w:ins>
      <w:ins w:id="4421" w:author="IO" w:date="2011-07-21T14:35:00Z">
        <w:r w:rsidR="00C54BBC">
          <w:t>aplicación</w:t>
        </w:r>
      </w:ins>
      <w:ins w:id="4422" w:author="Orion" w:date="2011-06-20T18:08:00Z">
        <w:del w:id="4423" w:author="IO" w:date="2011-07-21T14:32:00Z">
          <w:r w:rsidR="00241E95" w:rsidRPr="009B75DF" w:rsidDel="00C54BBC">
            <w:delText>,</w:delText>
          </w:r>
        </w:del>
      </w:ins>
      <w:ins w:id="4424" w:author="Orion" w:date="2011-06-20T18:06:00Z">
        <w:r w:rsidRPr="009B75DF">
          <w:t xml:space="preserve"> </w:t>
        </w:r>
      </w:ins>
      <w:ins w:id="4425" w:author="Orion" w:date="2011-06-20T18:05:00Z">
        <w:r w:rsidRPr="009B75DF">
          <w:t>lanzará</w:t>
        </w:r>
      </w:ins>
      <w:ins w:id="4426" w:author="Orion" w:date="2011-06-20T18:04:00Z">
        <w:r w:rsidRPr="009B75DF">
          <w:t xml:space="preserve"> un evento “LegCompleted”</w:t>
        </w:r>
      </w:ins>
      <w:ins w:id="4427" w:author="Orion" w:date="2011-06-20T18:10:00Z">
        <w:r w:rsidR="00241E95" w:rsidRPr="009B75DF">
          <w:t>.</w:t>
        </w:r>
      </w:ins>
      <w:ins w:id="4428" w:author="Orion" w:date="2011-06-20T18:20:00Z">
        <w:r w:rsidR="000B2D34" w:rsidRPr="009B75DF">
          <w:t xml:space="preserve"> </w:t>
        </w:r>
      </w:ins>
      <w:ins w:id="4429" w:author="IO" w:date="2011-07-21T14:33:00Z">
        <w:r w:rsidR="00C54BBC">
          <w:t xml:space="preserve">El piloto procesa este evento y </w:t>
        </w:r>
      </w:ins>
      <w:ins w:id="4430" w:author="Orion" w:date="2011-06-20T18:20:00Z">
        <w:del w:id="4431" w:author="IO" w:date="2011-07-21T14:33:00Z">
          <w:r w:rsidR="000B2D34" w:rsidRPr="009B75DF" w:rsidDel="00C54BBC">
            <w:delText>Haciendo uso de este evento</w:delText>
          </w:r>
        </w:del>
      </w:ins>
      <w:ins w:id="4432" w:author="Orion" w:date="2011-06-20T18:21:00Z">
        <w:del w:id="4433" w:author="IO" w:date="2011-07-21T14:33:00Z">
          <w:r w:rsidR="000B2D34" w:rsidRPr="009B75DF" w:rsidDel="00C54BBC">
            <w:delText>,</w:delText>
          </w:r>
        </w:del>
      </w:ins>
      <w:ins w:id="4434" w:author="Orion" w:date="2011-06-20T18:20:00Z">
        <w:del w:id="4435" w:author="IO" w:date="2011-07-21T14:33:00Z">
          <w:r w:rsidR="000B2D34" w:rsidRPr="009B75DF" w:rsidDel="00C54BBC">
            <w:delText xml:space="preserve"> d</w:delText>
          </w:r>
        </w:del>
      </w:ins>
      <w:ins w:id="4436" w:author="IO" w:date="2011-07-21T14:35:00Z">
        <w:r w:rsidR="00C54BBC">
          <w:t>utiliza la información sobre el plan de vuelo y</w:t>
        </w:r>
      </w:ins>
      <w:ins w:id="4437" w:author="IO" w:date="2011-07-21T14:33:00Z">
        <w:r w:rsidR="00C54BBC">
          <w:t xml:space="preserve"> </w:t>
        </w:r>
      </w:ins>
      <w:ins w:id="4438" w:author="Orion" w:date="2011-06-20T18:20:00Z">
        <w:r w:rsidR="000B2D34" w:rsidRPr="009B75DF">
          <w:t>el tramo que</w:t>
        </w:r>
        <w:del w:id="4439" w:author="IO" w:date="2011-07-21T14:35:00Z">
          <w:r w:rsidR="000B2D34" w:rsidRPr="009B75DF" w:rsidDel="00C54BBC">
            <w:delText xml:space="preserve"> se</w:delText>
          </w:r>
        </w:del>
        <w:r w:rsidR="000B2D34" w:rsidRPr="009B75DF">
          <w:t xml:space="preserve"> acaba de finalizar</w:t>
        </w:r>
      </w:ins>
      <w:ins w:id="4440" w:author="Orion" w:date="2011-06-20T18:21:00Z">
        <w:r w:rsidR="000B2D34" w:rsidRPr="009B75DF">
          <w:t xml:space="preserve"> </w:t>
        </w:r>
        <w:del w:id="4441" w:author="IO" w:date="2011-07-21T14:35:00Z">
          <w:r w:rsidR="000B2D34" w:rsidRPr="009B75DF" w:rsidDel="00C54BBC">
            <w:delText xml:space="preserve">y </w:delText>
          </w:r>
        </w:del>
        <w:del w:id="4442" w:author="IO" w:date="2011-07-21T14:34:00Z">
          <w:r w:rsidR="000B2D34" w:rsidRPr="009B75DF" w:rsidDel="00C54BBC">
            <w:delText>del estado mental del piloto</w:delText>
          </w:r>
        </w:del>
      </w:ins>
      <w:ins w:id="4443" w:author="Orion" w:date="2011-06-20T18:20:00Z">
        <w:del w:id="4444" w:author="IO" w:date="2011-07-21T14:34:00Z">
          <w:r w:rsidR="000B2D34" w:rsidRPr="009B75DF" w:rsidDel="00C54BBC">
            <w:delText xml:space="preserve"> se</w:delText>
          </w:r>
        </w:del>
        <w:del w:id="4445" w:author="IO" w:date="2011-07-21T14:35:00Z">
          <w:r w:rsidR="000B2D34" w:rsidRPr="009B75DF" w:rsidDel="00C54BBC">
            <w:delText xml:space="preserve"> proceder</w:delText>
          </w:r>
        </w:del>
      </w:ins>
      <w:ins w:id="4446" w:author="Orion" w:date="2011-06-20T18:21:00Z">
        <w:del w:id="4447" w:author="IO" w:date="2011-07-21T14:35:00Z">
          <w:r w:rsidR="000B2D34" w:rsidRPr="009B75DF" w:rsidDel="00C54BBC">
            <w:delText xml:space="preserve">á </w:delText>
          </w:r>
        </w:del>
      </w:ins>
      <w:ins w:id="4448" w:author="IO" w:date="2011-07-21T14:35:00Z">
        <w:r w:rsidR="00C54BBC">
          <w:t>par</w:t>
        </w:r>
      </w:ins>
      <w:ins w:id="4449" w:author="Orion" w:date="2011-06-20T18:21:00Z">
        <w:r w:rsidR="000B2D34" w:rsidRPr="009B75DF">
          <w:t xml:space="preserve">a </w:t>
        </w:r>
      </w:ins>
      <w:ins w:id="4450" w:author="IO" w:date="2011-07-21T14:38:00Z">
        <w:r w:rsidR="00623756">
          <w:t>determinar en qué condiciones se encuentra el vuelo. Esto se hace</w:t>
        </w:r>
      </w:ins>
      <w:ins w:id="4451" w:author="IO" w:date="2011-07-21T14:36:00Z">
        <w:r w:rsidR="00C54BBC">
          <w:t xml:space="preserve"> </w:t>
        </w:r>
      </w:ins>
      <w:ins w:id="4452" w:author="Orion" w:date="2011-06-20T18:21:00Z">
        <w:r w:rsidR="000B2D34" w:rsidRPr="009B75DF">
          <w:t>ejecuta</w:t>
        </w:r>
        <w:del w:id="4453" w:author="IO" w:date="2011-07-21T14:36:00Z">
          <w:r w:rsidR="000B2D34" w:rsidRPr="009B75DF" w:rsidDel="00C54BBC">
            <w:delText>r</w:delText>
          </w:r>
        </w:del>
      </w:ins>
      <w:ins w:id="4454" w:author="IO" w:date="2011-07-21T14:36:00Z">
        <w:r w:rsidR="00C54BBC">
          <w:t>ndo</w:t>
        </w:r>
      </w:ins>
      <w:ins w:id="4455" w:author="Orion" w:date="2011-06-20T18:21:00Z">
        <w:r w:rsidR="000B2D34" w:rsidRPr="009B75DF">
          <w:t xml:space="preserve"> la tarea “GoNextLeg” (</w:t>
        </w:r>
      </w:ins>
      <w:ins w:id="4456" w:author="IO" w:date="2011-07-21T14:36:00Z">
        <w:r w:rsidR="00C54BBC">
          <w:t xml:space="preserve">ver </w:t>
        </w:r>
      </w:ins>
      <w:ins w:id="4457"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4458" w:author="Orion" w:date="2011-07-26T22:30:00Z">
        <w:r w:rsidR="00503590">
          <w:t>Figura 17</w:t>
        </w:r>
      </w:ins>
      <w:ins w:id="4459" w:author="IO" w:date="2011-07-22T13:16:00Z">
        <w:del w:id="4460" w:author="Orion" w:date="2011-07-26T22:30:00Z">
          <w:r w:rsidR="00416FF6" w:rsidDel="00503590">
            <w:delText>Figura 16</w:delText>
          </w:r>
        </w:del>
      </w:ins>
      <w:ins w:id="4461" w:author="Orion" w:date="2011-06-20T18:30:00Z">
        <w:r w:rsidR="001D27C3" w:rsidRPr="009B75DF">
          <w:fldChar w:fldCharType="end"/>
        </w:r>
      </w:ins>
      <w:ins w:id="4462" w:author="Orion" w:date="2011-06-20T18:21:00Z">
        <w:r w:rsidR="000B2D34" w:rsidRPr="009B75DF">
          <w:t xml:space="preserve">). </w:t>
        </w:r>
        <w:r w:rsidR="000B2D34" w:rsidRPr="009B75DF">
          <w:lastRenderedPageBreak/>
          <w:t>Esta tarea tendrá la finalidad</w:t>
        </w:r>
      </w:ins>
      <w:ins w:id="4463" w:author="Orion" w:date="2011-06-20T18:22:00Z">
        <w:r w:rsidR="000B2D34" w:rsidRPr="009B75DF">
          <w:t xml:space="preserve"> de confirmar que el tramo se ha finalizado y generar un </w:t>
        </w:r>
        <w:del w:id="4464" w:author="IO" w:date="2011-07-21T14:38:00Z">
          <w:r w:rsidR="000B2D34" w:rsidRPr="009B75DF" w:rsidDel="00623756">
            <w:delText>determinad</w:delText>
          </w:r>
        </w:del>
        <w:del w:id="4465" w:author="IO" w:date="2011-07-21T14:39:00Z">
          <w:r w:rsidR="000B2D34" w:rsidRPr="009B75DF" w:rsidDel="00623756">
            <w:delText xml:space="preserve">o </w:delText>
          </w:r>
        </w:del>
        <w:r w:rsidR="000B2D34" w:rsidRPr="009B75DF">
          <w:t xml:space="preserve">hecho </w:t>
        </w:r>
      </w:ins>
      <w:ins w:id="4466" w:author="IO" w:date="2011-07-21T14:39:00Z">
        <w:r w:rsidR="00623756">
          <w:t xml:space="preserve">indicando </w:t>
        </w:r>
      </w:ins>
      <w:ins w:id="4467" w:author="Orion" w:date="2011-06-20T18:22:00Z">
        <w:del w:id="4468" w:author="IO" w:date="2011-07-21T14:39:00Z">
          <w:r w:rsidR="000B2D34" w:rsidRPr="009B75DF" w:rsidDel="00623756">
            <w:delText xml:space="preserve">dependiendo de </w:delText>
          </w:r>
        </w:del>
        <w:r w:rsidR="000B2D34" w:rsidRPr="009B75DF">
          <w:t xml:space="preserve">las condiciones en que </w:t>
        </w:r>
        <w:del w:id="4469" w:author="IO" w:date="2011-07-21T14:39:00Z">
          <w:r w:rsidR="000B2D34" w:rsidRPr="009B75DF" w:rsidDel="00623756">
            <w:delText>se ha acabado dicho tramo</w:delText>
          </w:r>
        </w:del>
      </w:ins>
      <w:ins w:id="4470" w:author="IO" w:date="2011-07-21T14:39:00Z">
        <w:r w:rsidR="00623756">
          <w:t>terminó</w:t>
        </w:r>
      </w:ins>
      <w:ins w:id="4471" w:author="Orion" w:date="2011-06-20T18:22:00Z">
        <w:r w:rsidR="000B2D34" w:rsidRPr="009B75DF">
          <w:t>.</w:t>
        </w:r>
      </w:ins>
      <w:ins w:id="4472" w:author="Orion" w:date="2011-06-20T18:23:00Z">
        <w:del w:id="4473" w:author="IO" w:date="2011-07-21T14:40:00Z">
          <w:r w:rsidR="000B2D34" w:rsidRPr="009B75DF" w:rsidDel="00623756">
            <w:delText xml:space="preserve"> Así</w:delText>
          </w:r>
        </w:del>
        <w:r w:rsidR="000B2D34" w:rsidRPr="009B75DF">
          <w:t xml:space="preserve"> </w:t>
        </w:r>
      </w:ins>
      <w:ins w:id="4474"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4475" w:author="Orion" w:date="2011-06-20T18:44:00Z"/>
          <w:del w:id="4476" w:author="IO" w:date="2011-07-21T14:46:00Z"/>
        </w:rPr>
        <w:pPrChange w:id="4477" w:author="IO" w:date="2011-07-21T14:38:00Z">
          <w:pPr>
            <w:pStyle w:val="Caption"/>
            <w:jc w:val="both"/>
          </w:pPr>
        </w:pPrChange>
      </w:pPr>
      <w:ins w:id="4478" w:author="Orion" w:date="2011-06-20T18:23:00Z">
        <w:del w:id="4479" w:author="IO" w:date="2011-07-21T14:40:00Z">
          <w:r w:rsidRPr="009B75DF" w:rsidDel="00623756">
            <w:delText>p</w:delText>
          </w:r>
        </w:del>
        <w:del w:id="4480" w:author="IO" w:date="2011-07-21T14:46:00Z">
          <w:r w:rsidRPr="009B75DF" w:rsidDel="00623756">
            <w:delText>or e</w:delText>
          </w:r>
        </w:del>
      </w:ins>
      <w:ins w:id="4481" w:author="Orion" w:date="2011-06-20T18:24:00Z">
        <w:del w:id="4482" w:author="IO" w:date="2011-07-21T14:46:00Z">
          <w:r w:rsidRPr="009B75DF" w:rsidDel="00623756">
            <w:delText>j</w:delText>
          </w:r>
        </w:del>
      </w:ins>
      <w:ins w:id="4483" w:author="Orion" w:date="2011-06-20T18:23:00Z">
        <w:del w:id="4484" w:author="IO" w:date="2011-07-21T14:46:00Z">
          <w:r w:rsidRPr="009B75DF" w:rsidDel="00623756">
            <w:delText>emp</w:delText>
          </w:r>
        </w:del>
      </w:ins>
      <w:ins w:id="4485" w:author="Orion" w:date="2011-06-20T18:24:00Z">
        <w:del w:id="4486" w:author="IO" w:date="2011-07-21T14:46:00Z">
          <w:r w:rsidRPr="009B75DF" w:rsidDel="00623756">
            <w:delText>l</w:delText>
          </w:r>
        </w:del>
      </w:ins>
      <w:ins w:id="4487" w:author="Orion" w:date="2011-06-20T18:23:00Z">
        <w:del w:id="4488" w:author="IO" w:date="2011-07-21T14:46:00Z">
          <w:r w:rsidRPr="009B75DF" w:rsidDel="00623756">
            <w:delText xml:space="preserve">o, si el tramo </w:delText>
          </w:r>
        </w:del>
      </w:ins>
      <w:ins w:id="4489" w:author="Orion" w:date="2011-06-20T18:25:00Z">
        <w:del w:id="4490" w:author="IO" w:date="2011-07-21T14:46:00Z">
          <w:r w:rsidR="001D27C3" w:rsidRPr="009B75DF" w:rsidDel="00623756">
            <w:delText>fue</w:delText>
          </w:r>
        </w:del>
      </w:ins>
      <w:ins w:id="4491" w:author="Orion" w:date="2011-06-20T18:23:00Z">
        <w:del w:id="4492" w:author="IO" w:date="2011-07-21T14:46:00Z">
          <w:r w:rsidRPr="009B75DF" w:rsidDel="00623756">
            <w:delText xml:space="preserve"> generado como </w:delText>
          </w:r>
        </w:del>
      </w:ins>
      <w:ins w:id="4493" w:author="Orion" w:date="2011-06-20T18:25:00Z">
        <w:del w:id="4494" w:author="IO" w:date="2011-07-21T14:46:00Z">
          <w:r w:rsidR="001D27C3" w:rsidRPr="009B75DF" w:rsidDel="00623756">
            <w:delText>resultado de un conflicto entre aviones, o lo que es lo mismo a partir de una orden de un controlador</w:delText>
          </w:r>
        </w:del>
      </w:ins>
      <w:ins w:id="4495" w:author="Orion" w:date="2011-06-20T18:32:00Z">
        <w:del w:id="4496" w:author="IO" w:date="2011-07-21T14:46:00Z">
          <w:r w:rsidR="00C92613" w:rsidRPr="009B75DF" w:rsidDel="00623756">
            <w:delText xml:space="preserve">, </w:delText>
          </w:r>
        </w:del>
        <w:del w:id="4497" w:author="IO" w:date="2011-07-21T14:39:00Z">
          <w:r w:rsidR="00C92613" w:rsidRPr="009B75DF" w:rsidDel="00623756">
            <w:delText>posteriormente se comentará como se generan estos tipos de tramos</w:delText>
          </w:r>
        </w:del>
      </w:ins>
      <w:ins w:id="4498" w:author="Orion" w:date="2011-06-20T18:25:00Z">
        <w:del w:id="4499" w:author="IO" w:date="2011-07-21T14:39:00Z">
          <w:r w:rsidR="001D27C3" w:rsidRPr="009B75DF" w:rsidDel="00623756">
            <w:delText>,</w:delText>
          </w:r>
        </w:del>
      </w:ins>
      <w:ins w:id="4500" w:author="Orion" w:date="2011-06-20T18:26:00Z">
        <w:del w:id="4501" w:author="IO" w:date="2011-07-21T14:39:00Z">
          <w:r w:rsidR="001D27C3" w:rsidRPr="009B75DF" w:rsidDel="00623756">
            <w:delText xml:space="preserve"> </w:delText>
          </w:r>
        </w:del>
        <w:del w:id="4502" w:author="IO" w:date="2011-07-21T14:46:00Z">
          <w:r w:rsidR="001D27C3" w:rsidRPr="009B75DF" w:rsidDel="00623756">
            <w:delText>la tarea generará el hecho “</w:delText>
          </w:r>
        </w:del>
      </w:ins>
      <w:ins w:id="4503" w:author="Orion" w:date="2011-07-05T20:22:00Z">
        <w:del w:id="4504" w:author="IO" w:date="2011-07-21T14:46:00Z">
          <w:r w:rsidR="00295A33" w:rsidRPr="009B75DF" w:rsidDel="00623756">
            <w:delText>GoNextLegWithConflict</w:delText>
          </w:r>
        </w:del>
      </w:ins>
      <w:ins w:id="4505" w:author="Orion" w:date="2011-06-20T18:26:00Z">
        <w:del w:id="4506" w:author="IO" w:date="2011-07-21T14:46:00Z">
          <w:r w:rsidR="001D27C3" w:rsidRPr="009B75DF" w:rsidDel="00623756">
            <w:delText xml:space="preserve">” </w:delText>
          </w:r>
        </w:del>
      </w:ins>
      <w:ins w:id="4507" w:author="Orion" w:date="2011-07-05T20:22:00Z">
        <w:del w:id="4508" w:author="IO" w:date="2011-07-21T14:46:00Z">
          <w:r w:rsidR="00C53117" w:rsidRPr="009B75DF" w:rsidDel="00623756">
            <w:delText xml:space="preserve">que </w:delText>
          </w:r>
        </w:del>
        <w:del w:id="4509" w:author="IO" w:date="2011-07-21T14:40:00Z">
          <w:r w:rsidR="00C53117" w:rsidRPr="009B75DF" w:rsidDel="00623756">
            <w:delText>contendrá dentro</w:delText>
          </w:r>
        </w:del>
        <w:del w:id="4510" w:author="IO" w:date="2011-07-21T14:46:00Z">
          <w:r w:rsidR="00C53117" w:rsidRPr="009B75DF" w:rsidDel="00623756">
            <w:delText xml:space="preserve"> el tramo en cuestión</w:delText>
          </w:r>
        </w:del>
        <w:del w:id="4511" w:author="IO" w:date="2011-07-21T14:41:00Z">
          <w:r w:rsidR="00C53117" w:rsidRPr="009B75DF" w:rsidDel="00623756">
            <w:delText xml:space="preserve"> </w:delText>
          </w:r>
        </w:del>
      </w:ins>
      <w:ins w:id="4512" w:author="Orion" w:date="2011-07-05T20:23:00Z">
        <w:del w:id="4513" w:author="IO" w:date="2011-07-21T14:41:00Z">
          <w:r w:rsidR="00C53117" w:rsidRPr="009B75DF" w:rsidDel="00623756">
            <w:delText xml:space="preserve"> para saber las condiciones de vuelo en las que se estaba volando durante el conflicto y así</w:delText>
          </w:r>
        </w:del>
      </w:ins>
      <w:ins w:id="4514" w:author="Orion" w:date="2011-07-05T20:24:00Z">
        <w:del w:id="4515" w:author="IO" w:date="2011-07-21T14:41:00Z">
          <w:r w:rsidR="00C53117" w:rsidRPr="009B75DF" w:rsidDel="00623756">
            <w:delText xml:space="preserve"> poder</w:delText>
          </w:r>
        </w:del>
      </w:ins>
      <w:ins w:id="4516" w:author="Orion" w:date="2011-07-05T20:23:00Z">
        <w:del w:id="4517" w:author="IO" w:date="2011-07-21T14:46:00Z">
          <w:r w:rsidR="00C53117" w:rsidRPr="009B75DF" w:rsidDel="00623756">
            <w:delText xml:space="preserve"> construir el siguiente tramo</w:delText>
          </w:r>
        </w:del>
        <w:del w:id="4518" w:author="IO" w:date="2011-07-21T14:41:00Z">
          <w:r w:rsidR="00C53117" w:rsidRPr="009B75DF" w:rsidDel="00623756">
            <w:delText xml:space="preserve"> a partir de estar condicione</w:delText>
          </w:r>
        </w:del>
      </w:ins>
      <w:ins w:id="4519" w:author="Orion" w:date="2011-07-05T20:24:00Z">
        <w:del w:id="4520" w:author="IO" w:date="2011-07-21T14:41:00Z">
          <w:r w:rsidR="00C53117" w:rsidRPr="009B75DF" w:rsidDel="00623756">
            <w:delText>s</w:delText>
          </w:r>
        </w:del>
      </w:ins>
      <w:ins w:id="4521" w:author="Orion" w:date="2011-06-20T18:33:00Z">
        <w:del w:id="4522" w:author="IO" w:date="2011-07-21T14:46:00Z">
          <w:r w:rsidR="0077135C" w:rsidRPr="009B75DF" w:rsidDel="00623756">
            <w:delText>.</w:delText>
          </w:r>
          <w:r w:rsidR="00D76017" w:rsidRPr="009B75DF" w:rsidDel="00623756">
            <w:delText xml:space="preserve"> </w:delText>
          </w:r>
        </w:del>
      </w:ins>
      <w:ins w:id="4523" w:author="Orion" w:date="2011-06-20T18:39:00Z">
        <w:del w:id="4524" w:author="IO" w:date="2011-07-21T14:46:00Z">
          <w:r w:rsidR="00FA3A60" w:rsidRPr="009B75DF" w:rsidDel="00623756">
            <w:delText xml:space="preserve">Por otro lado, </w:delText>
          </w:r>
        </w:del>
      </w:ins>
      <w:ins w:id="4525" w:author="Orion" w:date="2011-06-20T18:43:00Z">
        <w:del w:id="4526" w:author="IO" w:date="2011-07-21T14:46:00Z">
          <w:r w:rsidR="00FA3A60" w:rsidRPr="009B75DF" w:rsidDel="00623756">
            <w:delText xml:space="preserve">y como se comentó anteriormente, </w:delText>
          </w:r>
        </w:del>
      </w:ins>
      <w:ins w:id="4527" w:author="Orion" w:date="2011-06-20T18:39:00Z">
        <w:del w:id="4528" w:author="IO" w:date="2011-07-21T14:46:00Z">
          <w:r w:rsidR="00FA3A60" w:rsidRPr="009B75DF" w:rsidDel="00623756">
            <w:delText xml:space="preserve">si </w:delText>
          </w:r>
        </w:del>
      </w:ins>
      <w:ins w:id="4529" w:author="Orion" w:date="2011-06-20T18:40:00Z">
        <w:del w:id="4530" w:author="IO" w:date="2011-07-21T14:46:00Z">
          <w:r w:rsidR="00FA3A60" w:rsidRPr="009B75DF" w:rsidDel="00623756">
            <w:delText xml:space="preserve">se trata de un tramo </w:delText>
          </w:r>
        </w:del>
      </w:ins>
      <w:ins w:id="4531" w:author="Orion" w:date="2011-06-20T18:42:00Z">
        <w:del w:id="4532" w:author="IO" w:date="2011-07-21T14:46:00Z">
          <w:r w:rsidR="00FA3A60" w:rsidRPr="009B75DF" w:rsidDel="00623756">
            <w:delText>descompuesto del plan de vuelo entonces pueden ocurri</w:delText>
          </w:r>
        </w:del>
      </w:ins>
      <w:ins w:id="4533" w:author="Orion" w:date="2011-06-20T18:43:00Z">
        <w:del w:id="4534" w:author="IO" w:date="2011-07-21T14:46:00Z">
          <w:r w:rsidR="00FA3A60" w:rsidRPr="009B75DF" w:rsidDel="00623756">
            <w:delText xml:space="preserve">r </w:delText>
          </w:r>
        </w:del>
      </w:ins>
      <w:ins w:id="4535" w:author="Orion" w:date="2011-06-20T18:44:00Z">
        <w:del w:id="4536" w:author="IO" w:date="2011-07-21T14:46:00Z">
          <w:r w:rsidR="00FA3A60" w:rsidRPr="009B75DF" w:rsidDel="00623756">
            <w:delText>dos</w:delText>
          </w:r>
        </w:del>
      </w:ins>
      <w:ins w:id="4537" w:author="Orion" w:date="2011-06-20T18:43:00Z">
        <w:del w:id="4538"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4539" w:author="Orion" w:date="2011-06-20T18:44:00Z"/>
        </w:rPr>
        <w:pPrChange w:id="4540" w:author="IO" w:date="2011-07-21T11:43:00Z">
          <w:pPr>
            <w:pStyle w:val="Caption"/>
            <w:numPr>
              <w:numId w:val="31"/>
            </w:numPr>
            <w:ind w:left="720" w:hanging="360"/>
            <w:jc w:val="both"/>
          </w:pPr>
        </w:pPrChange>
      </w:pPr>
      <w:ins w:id="4541" w:author="Orion" w:date="2011-06-20T18:44:00Z">
        <w:r w:rsidRPr="009B75DF">
          <w:t>El tramo que se completó es el último del plan de vuelo</w:t>
        </w:r>
      </w:ins>
      <w:ins w:id="4542" w:author="IO" w:date="2011-07-21T14:46:00Z">
        <w:r w:rsidR="00623756">
          <w:t>. En este caso se ha llegado al destino</w:t>
        </w:r>
      </w:ins>
      <w:ins w:id="4543" w:author="IO" w:date="2011-07-21T14:47:00Z">
        <w:r w:rsidR="00623756">
          <w:t xml:space="preserve">. </w:t>
        </w:r>
      </w:ins>
      <w:ins w:id="4544" w:author="Orion" w:date="2011-06-20T18:44:00Z">
        <w:del w:id="4545" w:author="IO" w:date="2011-07-21T14:47:00Z">
          <w:r w:rsidRPr="009B75DF" w:rsidDel="00623756">
            <w:delText>, p</w:delText>
          </w:r>
        </w:del>
      </w:ins>
      <w:ins w:id="4546" w:author="IO" w:date="2011-07-21T14:47:00Z">
        <w:r w:rsidR="00623756">
          <w:t>S</w:t>
        </w:r>
      </w:ins>
      <w:ins w:id="4547" w:author="Orion" w:date="2011-06-20T18:44:00Z">
        <w:del w:id="4548" w:author="IO" w:date="2011-07-21T14:47:00Z">
          <w:r w:rsidRPr="009B75DF" w:rsidDel="00623756">
            <w:delText>or lo que s</w:delText>
          </w:r>
        </w:del>
        <w:r w:rsidRPr="009B75DF">
          <w:t>e satisface el objetivo de plan de vuelo completado y se procede</w:t>
        </w:r>
        <w:del w:id="4549" w:author="IO" w:date="2011-07-21T14:47:00Z">
          <w:r w:rsidRPr="009B75DF" w:rsidDel="00623756">
            <w:delText>rá</w:delText>
          </w:r>
        </w:del>
        <w:r w:rsidRPr="009B75DF">
          <w:t xml:space="preserve"> </w:t>
        </w:r>
      </w:ins>
      <w:ins w:id="4550" w:author="IO" w:date="2011-07-21T14:47:00Z">
        <w:r w:rsidR="00623756">
          <w:t xml:space="preserve">a </w:t>
        </w:r>
      </w:ins>
      <w:ins w:id="4551" w:author="Orion" w:date="2011-06-20T18:44:00Z">
        <w:r w:rsidRPr="009B75DF">
          <w:t>genera</w:t>
        </w:r>
      </w:ins>
      <w:ins w:id="4552" w:author="Orion" w:date="2011-06-20T18:45:00Z">
        <w:r w:rsidRPr="009B75DF">
          <w:t>r</w:t>
        </w:r>
      </w:ins>
      <w:ins w:id="4553" w:author="Orion" w:date="2011-06-20T18:44:00Z">
        <w:r w:rsidRPr="009B75DF">
          <w:t xml:space="preserve"> el hecho “AllLegsCompleted” que posteriormente iniciará la tarea de parar el avi</w:t>
        </w:r>
      </w:ins>
      <w:ins w:id="4554" w:author="Orion" w:date="2011-06-20T18:45:00Z">
        <w:r w:rsidRPr="009B75DF">
          <w:t>ón</w:t>
        </w:r>
      </w:ins>
      <w:ins w:id="4555"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4556" w:author="IO" w:date="2011-07-21T14:46:00Z"/>
        </w:rPr>
        <w:pPrChange w:id="4557" w:author="IO" w:date="2011-07-21T11:43:00Z">
          <w:pPr>
            <w:pStyle w:val="Caption"/>
            <w:numPr>
              <w:numId w:val="31"/>
            </w:numPr>
            <w:ind w:left="720" w:hanging="360"/>
            <w:jc w:val="both"/>
          </w:pPr>
        </w:pPrChange>
      </w:pPr>
      <w:ins w:id="4558" w:author="IO" w:date="2011-07-21T14:47:00Z">
        <w:r>
          <w:t xml:space="preserve">El tramo completado </w:t>
        </w:r>
      </w:ins>
      <w:ins w:id="4559" w:author="IO" w:date="2011-07-21T14:48:00Z">
        <w:r w:rsidR="00686F69">
          <w:t xml:space="preserve">no </w:t>
        </w:r>
      </w:ins>
      <w:ins w:id="4560" w:author="IO" w:date="2011-07-21T14:47:00Z">
        <w:r>
          <w:t>es el último del plan de vuelo</w:t>
        </w:r>
      </w:ins>
      <w:ins w:id="4561" w:author="IO" w:date="2011-07-21T14:50:00Z">
        <w:r w:rsidR="00686F69">
          <w:t>, pero formaba parte de él</w:t>
        </w:r>
      </w:ins>
      <w:ins w:id="4562" w:author="IO" w:date="2011-07-21T14:48:00Z">
        <w:r w:rsidR="00686F69">
          <w:t>. En este caso s</w:t>
        </w:r>
      </w:ins>
      <w:ins w:id="4563" w:author="Orion" w:date="2011-06-20T18:44:00Z">
        <w:del w:id="4564" w:author="IO" w:date="2011-07-21T14:48:00Z">
          <w:r w:rsidR="00FA3A60" w:rsidRPr="009B75DF" w:rsidDel="00686F69">
            <w:delText>En caso contrario, s</w:delText>
          </w:r>
        </w:del>
        <w:r w:rsidR="00FA3A60" w:rsidRPr="009B75DF">
          <w:t xml:space="preserve">e </w:t>
        </w:r>
      </w:ins>
      <w:ins w:id="4565" w:author="Orion" w:date="2011-06-20T18:45:00Z">
        <w:r w:rsidR="00FA3A60" w:rsidRPr="009B75DF">
          <w:t xml:space="preserve">generará el hecho “GetNextLeg” que permitirá que se </w:t>
        </w:r>
      </w:ins>
      <w:ins w:id="4566" w:author="Orion" w:date="2011-06-20T18:46:00Z">
        <w:r w:rsidR="00FA3A60" w:rsidRPr="009B75DF">
          <w:t>obtenga</w:t>
        </w:r>
      </w:ins>
      <w:ins w:id="4567" w:author="Orion" w:date="2011-06-20T18:45:00Z">
        <w:r w:rsidR="00FA3A60" w:rsidRPr="009B75DF">
          <w:t xml:space="preserve"> el</w:t>
        </w:r>
      </w:ins>
      <w:ins w:id="4568" w:author="Orion" w:date="2011-06-20T18:46:00Z">
        <w:r w:rsidR="00FA3A60" w:rsidRPr="009B75DF">
          <w:t xml:space="preserve"> </w:t>
        </w:r>
      </w:ins>
      <w:ins w:id="4569" w:author="Orion" w:date="2011-06-20T18:44:00Z">
        <w:r w:rsidR="00FA3A60" w:rsidRPr="009B75DF">
          <w:t>siguiente tramo</w:t>
        </w:r>
      </w:ins>
      <w:ins w:id="4570" w:author="Orion" w:date="2011-06-20T18:46:00Z">
        <w:r w:rsidR="00FA3A60" w:rsidRPr="009B75DF">
          <w:t xml:space="preserve"> del plan de vuelo</w:t>
        </w:r>
      </w:ins>
      <w:ins w:id="4571"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4572" w:author="Orion" w:date="2011-06-20T18:44:00Z"/>
        </w:rPr>
        <w:pPrChange w:id="4573" w:author="IO" w:date="2011-07-21T11:43:00Z">
          <w:pPr>
            <w:pStyle w:val="Caption"/>
            <w:numPr>
              <w:numId w:val="31"/>
            </w:numPr>
            <w:ind w:left="720" w:hanging="360"/>
            <w:jc w:val="both"/>
          </w:pPr>
        </w:pPrChange>
      </w:pPr>
      <w:ins w:id="4574" w:author="IO" w:date="2011-07-21T14:48:00Z">
        <w:r>
          <w:t>El tramo completado fue generado por orden de los controladores</w:t>
        </w:r>
      </w:ins>
      <w:ins w:id="4575" w:author="IO" w:date="2011-07-21T14:49:00Z">
        <w:r>
          <w:t xml:space="preserve"> para eliminar un conflicto entre aviones</w:t>
        </w:r>
      </w:ins>
      <w:ins w:id="4576" w:author="IO" w:date="2011-07-21T14:48:00Z">
        <w:r>
          <w:t xml:space="preserve">. </w:t>
        </w:r>
      </w:ins>
      <w:ins w:id="4577" w:author="IO" w:date="2011-07-21T14:49:00Z">
        <w:r>
          <w:t>En este caso la t</w:t>
        </w:r>
      </w:ins>
      <w:ins w:id="4578" w:author="IO" w:date="2011-07-21T14:46:00Z">
        <w:r w:rsidR="00623756" w:rsidRPr="009B75DF">
          <w:t xml:space="preserve">area generará el hecho “GoNextLegWithConflict” que </w:t>
        </w:r>
        <w:r w:rsidR="00623756">
          <w:t>indicará</w:t>
        </w:r>
        <w:r w:rsidR="00623756" w:rsidRPr="009B75DF">
          <w:t xml:space="preserve"> el tramo </w:t>
        </w:r>
      </w:ins>
      <w:ins w:id="4579" w:author="IO" w:date="2011-07-21T14:49:00Z">
        <w:r>
          <w:t>que se encontraba en ejecuci</w:t>
        </w:r>
      </w:ins>
      <w:ins w:id="4580" w:author="IO" w:date="2011-07-21T14:50:00Z">
        <w:r>
          <w:t>ón cuando se abordó el conflicto</w:t>
        </w:r>
      </w:ins>
      <w:ins w:id="4581"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4582"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4583" w:author="Orion" w:date="2011-06-20T18:17:00Z"/>
          <w:del w:id="4584" w:author="IO" w:date="2011-07-21T13:45:00Z"/>
        </w:rPr>
        <w:pPrChange w:id="4585" w:author="IO" w:date="2011-07-21T11:43:00Z">
          <w:pPr/>
        </w:pPrChange>
      </w:pPr>
    </w:p>
    <w:p w14:paraId="594FDF3E" w14:textId="29219AA2" w:rsidR="00241E95" w:rsidRPr="009B75DF" w:rsidDel="005B28B6" w:rsidRDefault="00241E95">
      <w:pPr>
        <w:spacing w:before="240" w:after="120"/>
        <w:ind w:firstLine="284"/>
        <w:jc w:val="both"/>
        <w:rPr>
          <w:ins w:id="4586" w:author="Orion" w:date="2011-06-20T18:17:00Z"/>
          <w:del w:id="4587" w:author="IO" w:date="2011-07-21T13:45:00Z"/>
        </w:rPr>
        <w:pPrChange w:id="4588" w:author="IO" w:date="2011-07-21T11:43:00Z">
          <w:pPr/>
        </w:pPrChange>
      </w:pPr>
    </w:p>
    <w:p w14:paraId="1F41B45B" w14:textId="0E08FE30" w:rsidR="00241E95" w:rsidRDefault="009F675E">
      <w:pPr>
        <w:pStyle w:val="Caption"/>
        <w:rPr>
          <w:ins w:id="4589" w:author="Orion" w:date="2011-06-20T17:52:00Z"/>
          <w:rFonts w:cs="Times New Roman"/>
        </w:rPr>
        <w:pPrChange w:id="4590" w:author="Orion" w:date="2011-06-20T18:28:00Z">
          <w:pPr/>
        </w:pPrChange>
      </w:pPr>
      <w:bookmarkStart w:id="4591" w:name="_Ref296357868"/>
      <w:bookmarkStart w:id="4592" w:name="_Ref296357847"/>
      <w:bookmarkStart w:id="4593" w:name="_Toc299483443"/>
      <w:ins w:id="4594" w:author="Orion" w:date="2011-06-20T18:17:00Z">
        <w:r w:rsidRPr="00282451">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4595" w:author="Orion" w:date="2011-06-20T18:28:00Z">
        <w:r w:rsidR="001D27C3">
          <w:t xml:space="preserve">Figura </w:t>
        </w:r>
        <w:r w:rsidR="001D27C3">
          <w:fldChar w:fldCharType="begin"/>
        </w:r>
        <w:r w:rsidR="001D27C3">
          <w:instrText xml:space="preserve"> SEQ Figura \* ARABIC </w:instrText>
        </w:r>
      </w:ins>
      <w:r w:rsidR="001D27C3">
        <w:fldChar w:fldCharType="separate"/>
      </w:r>
      <w:ins w:id="4596" w:author="Orion" w:date="2011-07-26T22:41:00Z">
        <w:r w:rsidR="000A487B">
          <w:rPr>
            <w:noProof/>
          </w:rPr>
          <w:t>16</w:t>
        </w:r>
      </w:ins>
      <w:ins w:id="4597" w:author="Orion" w:date="2011-06-20T18:28:00Z">
        <w:r w:rsidR="001D27C3">
          <w:fldChar w:fldCharType="end"/>
        </w:r>
        <w:bookmarkEnd w:id="4591"/>
        <w:r w:rsidR="001D27C3">
          <w:t xml:space="preserve">: </w:t>
        </w:r>
      </w:ins>
      <w:ins w:id="4598" w:author="Orion" w:date="2011-06-20T18:31:00Z">
        <w:r w:rsidR="00605BD5">
          <w:t>Aplicación</w:t>
        </w:r>
      </w:ins>
      <w:ins w:id="4599" w:author="Orion" w:date="2011-06-20T18:28:00Z">
        <w:r w:rsidR="001D27C3">
          <w:t xml:space="preserve"> que Comprueba la Finalización del Tramo</w:t>
        </w:r>
      </w:ins>
      <w:bookmarkEnd w:id="4592"/>
      <w:ins w:id="4600" w:author="IO" w:date="2011-07-21T13:45:00Z">
        <w:r w:rsidR="005B28B6">
          <w:t>.</w:t>
        </w:r>
      </w:ins>
      <w:bookmarkEnd w:id="4593"/>
    </w:p>
    <w:p w14:paraId="43CC74D6" w14:textId="3C303602" w:rsidR="00E47455" w:rsidDel="005B28B6" w:rsidRDefault="00E47455">
      <w:pPr>
        <w:jc w:val="both"/>
        <w:rPr>
          <w:ins w:id="4601" w:author="Orion" w:date="2011-07-05T19:19:00Z"/>
          <w:del w:id="4602" w:author="IO" w:date="2011-07-21T13:45:00Z"/>
          <w:rFonts w:cs="Times New Roman"/>
        </w:rPr>
        <w:pPrChange w:id="4603" w:author="Orion" w:date="2011-05-10T23:28:00Z">
          <w:pPr/>
        </w:pPrChange>
      </w:pPr>
    </w:p>
    <w:p w14:paraId="08A168D4" w14:textId="4C606CDD" w:rsidR="0080539F" w:rsidRDefault="00A73410">
      <w:pPr>
        <w:jc w:val="both"/>
        <w:rPr>
          <w:ins w:id="4604" w:author="Orion" w:date="2011-06-20T17:44:00Z"/>
          <w:rFonts w:cs="Times New Roman"/>
        </w:rPr>
        <w:pPrChange w:id="4605" w:author="Orion" w:date="2011-05-10T23:28:00Z">
          <w:pPr/>
        </w:pPrChange>
      </w:pPr>
      <w:ins w:id="4606" w:author="Orion" w:date="2011-07-05T20:17:00Z">
        <w:r w:rsidRPr="00282451">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4607" w:author="Orion" w:date="2011-06-20T18:29:00Z"/>
          <w:del w:id="4608" w:author="IO" w:date="2011-07-21T13:45:00Z"/>
          <w:rFonts w:cs="Times New Roman"/>
        </w:rPr>
        <w:pPrChange w:id="4609" w:author="Orion" w:date="2011-06-20T18:29:00Z">
          <w:pPr/>
        </w:pPrChange>
      </w:pPr>
      <w:bookmarkStart w:id="4610" w:name="_Ref296357936"/>
      <w:ins w:id="4611" w:author="Orion" w:date="2011-06-20T18:29:00Z">
        <w:r>
          <w:t xml:space="preserve">Figura </w:t>
        </w:r>
        <w:r>
          <w:fldChar w:fldCharType="begin"/>
        </w:r>
        <w:r>
          <w:instrText xml:space="preserve"> SEQ Figura \* ARABIC </w:instrText>
        </w:r>
      </w:ins>
      <w:r>
        <w:fldChar w:fldCharType="separate"/>
      </w:r>
      <w:ins w:id="4612" w:author="Orion" w:date="2011-07-26T22:41:00Z">
        <w:r w:rsidR="000A487B">
          <w:rPr>
            <w:noProof/>
          </w:rPr>
          <w:t>17</w:t>
        </w:r>
      </w:ins>
      <w:ins w:id="4613" w:author="Orion" w:date="2011-06-20T18:29:00Z">
        <w:r>
          <w:fldChar w:fldCharType="end"/>
        </w:r>
        <w:bookmarkEnd w:id="4610"/>
        <w:r>
          <w:t>:</w:t>
        </w:r>
      </w:ins>
      <w:ins w:id="4614" w:author="Orion" w:date="2011-06-20T18:30:00Z">
        <w:r>
          <w:t xml:space="preserve"> </w:t>
        </w:r>
      </w:ins>
      <w:ins w:id="4615" w:author="Orion" w:date="2011-06-20T18:29:00Z">
        <w:r>
          <w:t>Diagrama para  Ir al Siguiente Tramo</w:t>
        </w:r>
      </w:ins>
      <w:ins w:id="4616" w:author="IO" w:date="2011-07-21T13:45:00Z">
        <w:r w:rsidR="005B28B6">
          <w:t>.</w:t>
        </w:r>
      </w:ins>
    </w:p>
    <w:p w14:paraId="3AEC9170" w14:textId="77777777" w:rsidR="00F50FDD" w:rsidRDefault="00F50FDD">
      <w:pPr>
        <w:pStyle w:val="Caption"/>
        <w:rPr>
          <w:ins w:id="4617" w:author="Orion" w:date="2011-06-22T19:04:00Z"/>
          <w:rFonts w:cs="Times New Roman"/>
        </w:rPr>
        <w:pPrChange w:id="4618" w:author="IO" w:date="2011-07-21T13:45:00Z">
          <w:pPr>
            <w:jc w:val="both"/>
          </w:pPr>
        </w:pPrChange>
      </w:pPr>
    </w:p>
    <w:p w14:paraId="4295E922" w14:textId="304444EA" w:rsidR="00B37CFC" w:rsidRPr="00686F69" w:rsidRDefault="00D96E41">
      <w:pPr>
        <w:pStyle w:val="Heading1"/>
        <w:numPr>
          <w:ilvl w:val="2"/>
          <w:numId w:val="40"/>
        </w:numPr>
        <w:rPr>
          <w:ins w:id="4619" w:author="Orion" w:date="2011-06-03T13:47:00Z"/>
          <w:sz w:val="36"/>
          <w:szCs w:val="52"/>
          <w:rPrChange w:id="4620" w:author="IO" w:date="2011-07-21T14:51:00Z">
            <w:rPr>
              <w:ins w:id="4621" w:author="Orion" w:date="2011-06-03T13:47:00Z"/>
            </w:rPr>
          </w:rPrChange>
        </w:rPr>
        <w:pPrChange w:id="4622" w:author="IO" w:date="2011-07-21T14:51:00Z">
          <w:pPr/>
        </w:pPrChange>
      </w:pPr>
      <w:bookmarkStart w:id="4623" w:name="_Ref298954408"/>
      <w:bookmarkStart w:id="4624" w:name="_Toc299463890"/>
      <w:ins w:id="4625" w:author="Orion" w:date="2011-06-22T19:03:00Z">
        <w:r w:rsidRPr="00D2330D">
          <w:rPr>
            <w:b w:val="0"/>
            <w:sz w:val="36"/>
            <w:szCs w:val="52"/>
            <w:rPrChange w:id="4626" w:author="IO" w:date="2011-07-20T19:26:00Z">
              <w:rPr>
                <w:b/>
                <w:bCs/>
              </w:rPr>
            </w:rPrChange>
          </w:rPr>
          <w:t>Gesti</w:t>
        </w:r>
      </w:ins>
      <w:ins w:id="4627" w:author="Orion" w:date="2011-06-22T19:05:00Z">
        <w:r w:rsidRPr="00D2330D">
          <w:rPr>
            <w:b w:val="0"/>
            <w:sz w:val="36"/>
            <w:szCs w:val="52"/>
            <w:rPrChange w:id="4628" w:author="IO" w:date="2011-07-20T19:26:00Z">
              <w:rPr>
                <w:b/>
                <w:bCs/>
              </w:rPr>
            </w:rPrChange>
          </w:rPr>
          <w:t>ó</w:t>
        </w:r>
      </w:ins>
      <w:ins w:id="4629" w:author="Orion" w:date="2011-06-22T19:03:00Z">
        <w:r w:rsidRPr="00D2330D">
          <w:rPr>
            <w:b w:val="0"/>
            <w:sz w:val="36"/>
            <w:szCs w:val="52"/>
            <w:rPrChange w:id="4630" w:author="IO" w:date="2011-07-20T19:26:00Z">
              <w:rPr>
                <w:b/>
                <w:bCs/>
              </w:rPr>
            </w:rPrChange>
          </w:rPr>
          <w:t>n de conflictos</w:t>
        </w:r>
      </w:ins>
      <w:bookmarkEnd w:id="4623"/>
      <w:bookmarkEnd w:id="4624"/>
    </w:p>
    <w:p w14:paraId="5835AF70" w14:textId="16E3D847" w:rsidR="005E18F7" w:rsidRDefault="005E18F7">
      <w:pPr>
        <w:spacing w:after="120"/>
        <w:jc w:val="both"/>
        <w:rPr>
          <w:ins w:id="4631" w:author="IO" w:date="2011-07-21T16:16:00Z"/>
        </w:rPr>
        <w:pPrChange w:id="4632" w:author="IO" w:date="2011-07-21T14:52:00Z">
          <w:pPr/>
        </w:pPrChange>
      </w:pPr>
      <w:ins w:id="4633" w:author="IO" w:date="2011-07-21T16:14:00Z">
        <w:r>
          <w:t xml:space="preserve">Como se comentó en la Sección </w:t>
        </w:r>
        <w:r>
          <w:fldChar w:fldCharType="begin"/>
        </w:r>
        <w:r>
          <w:instrText xml:space="preserve"> REF _Ref299028198 \r \h </w:instrText>
        </w:r>
      </w:ins>
      <w:r>
        <w:fldChar w:fldCharType="separate"/>
      </w:r>
      <w:ins w:id="4634" w:author="Orion" w:date="2011-07-26T22:30:00Z">
        <w:r w:rsidR="00503590">
          <w:t>4.1.4</w:t>
        </w:r>
      </w:ins>
      <w:ins w:id="4635" w:author="IO" w:date="2011-07-21T16:14:00Z">
        <w:r>
          <w:fldChar w:fldCharType="end"/>
        </w:r>
        <w:r>
          <w:t>, la resolución de conflictos es una tarea prioritaria para pilotos y controladores, ya que estos conflictos implican que existe un peligro potencial de colisi</w:t>
        </w:r>
      </w:ins>
      <w:ins w:id="4636" w:author="IO" w:date="2011-07-21T16:15:00Z">
        <w:r>
          <w:t>ón. L</w:t>
        </w:r>
      </w:ins>
      <w:ins w:id="4637" w:author="Orion" w:date="2011-06-22T19:05:00Z">
        <w:del w:id="4638" w:author="IO" w:date="2011-07-21T16:15:00Z">
          <w:r w:rsidR="00B22AA3" w:rsidRPr="00686F69" w:rsidDel="005E18F7">
            <w:delText>A continuación se pasar</w:delText>
          </w:r>
        </w:del>
      </w:ins>
      <w:ins w:id="4639" w:author="Orion" w:date="2011-06-22T19:06:00Z">
        <w:del w:id="4640" w:author="IO" w:date="2011-07-21T16:15:00Z">
          <w:r w:rsidR="002A4FEC" w:rsidRPr="00686F69" w:rsidDel="005E18F7">
            <w:delText>á</w:delText>
          </w:r>
        </w:del>
      </w:ins>
      <w:ins w:id="4641" w:author="Orion" w:date="2011-06-22T19:05:00Z">
        <w:del w:id="4642" w:author="IO" w:date="2011-07-21T16:15:00Z">
          <w:r w:rsidR="00B22AA3" w:rsidRPr="00686F69" w:rsidDel="005E18F7">
            <w:delText xml:space="preserve"> a hablar de</w:delText>
          </w:r>
        </w:del>
      </w:ins>
      <w:ins w:id="4643" w:author="Orion" w:date="2011-05-27T19:00:00Z">
        <w:del w:id="4644" w:author="IO" w:date="2011-07-21T16:15:00Z">
          <w:r w:rsidR="00F02BDA" w:rsidRPr="00686F69" w:rsidDel="005E18F7">
            <w:delText xml:space="preserve"> la actividad de tareas que se ejecutan cuando se lleva a</w:delText>
          </w:r>
        </w:del>
      </w:ins>
      <w:ins w:id="4645" w:author="Orion" w:date="2011-05-27T19:01:00Z">
        <w:del w:id="4646" w:author="IO" w:date="2011-07-21T16:15:00Z">
          <w:r w:rsidR="00F02BDA" w:rsidRPr="00686F69" w:rsidDel="005E18F7">
            <w:delText xml:space="preserve"> </w:delText>
          </w:r>
        </w:del>
      </w:ins>
      <w:ins w:id="4647" w:author="Orion" w:date="2011-05-27T19:00:00Z">
        <w:del w:id="4648" w:author="IO" w:date="2011-07-21T16:15:00Z">
          <w:r w:rsidR="00F02BDA" w:rsidRPr="00686F69" w:rsidDel="005E18F7">
            <w:delText>cabo una</w:delText>
          </w:r>
        </w:del>
      </w:ins>
      <w:ins w:id="4649" w:author="Orion" w:date="2011-05-27T19:01:00Z">
        <w:del w:id="4650" w:author="IO" w:date="2011-07-21T16:15:00Z">
          <w:r w:rsidR="00F02BDA" w:rsidRPr="00686F69" w:rsidDel="005E18F7">
            <w:delText xml:space="preserve"> </w:delText>
          </w:r>
        </w:del>
      </w:ins>
      <w:ins w:id="4651" w:author="Orion" w:date="2011-05-27T19:00:00Z">
        <w:del w:id="4652" w:author="IO" w:date="2011-07-21T16:15:00Z">
          <w:r w:rsidR="00F02BDA" w:rsidRPr="00686F69" w:rsidDel="005E18F7">
            <w:delText>detecci</w:delText>
          </w:r>
        </w:del>
      </w:ins>
      <w:ins w:id="4653" w:author="Orion" w:date="2011-05-27T19:01:00Z">
        <w:del w:id="4654" w:author="IO" w:date="2011-07-21T16:15:00Z">
          <w:r w:rsidR="00F02BDA" w:rsidRPr="00686F69" w:rsidDel="005E18F7">
            <w:delText>ón</w:delText>
          </w:r>
        </w:del>
      </w:ins>
      <w:ins w:id="4655" w:author="Orion" w:date="2011-05-28T18:58:00Z">
        <w:del w:id="4656" w:author="IO" w:date="2011-07-21T16:15:00Z">
          <w:r w:rsidR="00F14632" w:rsidRPr="00686F69" w:rsidDel="005E18F7">
            <w:delText xml:space="preserve"> de posible conflicto</w:delText>
          </w:r>
        </w:del>
      </w:ins>
      <w:ins w:id="4657" w:author="Orion" w:date="2011-05-27T19:01:00Z">
        <w:del w:id="4658"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4659" w:author="Orion" w:date="2011-05-27T19:04:00Z">
        <w:del w:id="4660" w:author="IO" w:date="2011-07-21T16:15:00Z">
          <w:r w:rsidR="00D313E7" w:rsidRPr="00686F69" w:rsidDel="005E18F7">
            <w:delText xml:space="preserve"> </w:delText>
          </w:r>
        </w:del>
      </w:ins>
      <w:ins w:id="4661" w:author="Orion" w:date="2011-05-28T18:58:00Z">
        <w:del w:id="4662" w:author="IO" w:date="2011-07-21T16:15:00Z">
          <w:r w:rsidR="00F14632" w:rsidRPr="00686F69" w:rsidDel="005E18F7">
            <w:delText>Como muestra l</w:delText>
          </w:r>
        </w:del>
        <w:r w:rsidR="00F14632" w:rsidRPr="00686F69">
          <w:t xml:space="preserve">a </w:t>
        </w:r>
      </w:ins>
      <w:ins w:id="4663"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4664" w:author="Orion" w:date="2011-06-22T19:06:00Z">
        <w:r w:rsidR="00B22AA3" w:rsidRPr="00686F69">
          <w:fldChar w:fldCharType="separate"/>
        </w:r>
      </w:ins>
      <w:ins w:id="4665" w:author="Orion" w:date="2011-07-26T22:30:00Z">
        <w:r w:rsidR="00503590">
          <w:t>Figura 18</w:t>
        </w:r>
      </w:ins>
      <w:ins w:id="4666" w:author="IO" w:date="2011-07-22T13:16:00Z">
        <w:del w:id="4667" w:author="Orion" w:date="2011-07-26T22:30:00Z">
          <w:r w:rsidR="00416FF6" w:rsidDel="00503590">
            <w:delText>Figura 17</w:delText>
          </w:r>
        </w:del>
      </w:ins>
      <w:ins w:id="4668" w:author="Orion" w:date="2011-06-22T19:06:00Z">
        <w:r w:rsidR="00B22AA3" w:rsidRPr="00686F69">
          <w:fldChar w:fldCharType="end"/>
        </w:r>
      </w:ins>
      <w:ins w:id="4669" w:author="IO" w:date="2011-07-21T16:15:00Z">
        <w:r>
          <w:t xml:space="preserve"> muestra las actividades involucradas en este aspectos en nuestro trabajo.</w:t>
        </w:r>
      </w:ins>
      <w:ins w:id="4670" w:author="IO" w:date="2011-07-21T16:37:00Z">
        <w:r w:rsidR="00BF7E23">
          <w:t xml:space="preserve"> Estas actividades incluyen la detecci</w:t>
        </w:r>
      </w:ins>
      <w:ins w:id="4671"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4672" w:author="Orion" w:date="2011-06-02T18:19:00Z"/>
          <w:del w:id="4673" w:author="IO" w:date="2011-07-21T16:16:00Z"/>
        </w:rPr>
        <w:pPrChange w:id="4674" w:author="IO" w:date="2011-07-21T16:16:00Z">
          <w:pPr/>
        </w:pPrChange>
      </w:pPr>
      <w:ins w:id="4675" w:author="Orion" w:date="2011-05-28T18:58:00Z">
        <w:del w:id="4676" w:author="IO" w:date="2011-07-21T16:16:00Z">
          <w:r w:rsidRPr="00686F69" w:rsidDel="005E18F7">
            <w:delText>, e</w:delText>
          </w:r>
        </w:del>
      </w:ins>
      <w:ins w:id="4677" w:author="Orion" w:date="2011-05-27T19:04:00Z">
        <w:del w:id="4678" w:author="IO" w:date="2011-07-21T16:16:00Z">
          <w:r w:rsidR="00D313E7" w:rsidRPr="00686F69" w:rsidDel="005E18F7">
            <w:delText>n primer lugar los controladores</w:delText>
          </w:r>
        </w:del>
      </w:ins>
      <w:ins w:id="4679" w:author="Orion" w:date="2011-05-27T19:05:00Z">
        <w:del w:id="4680" w:author="IO" w:date="2011-07-21T16:16:00Z">
          <w:r w:rsidR="00D313E7" w:rsidRPr="00686F69" w:rsidDel="005E18F7">
            <w:delText xml:space="preserve"> aéreos encenderán los monitores que monitorizan los aviones y sus posiciones en cada momento</w:delText>
          </w:r>
        </w:del>
      </w:ins>
      <w:ins w:id="4681" w:author="Orion" w:date="2011-05-28T19:36:00Z">
        <w:del w:id="4682" w:author="IO" w:date="2011-07-21T16:16:00Z">
          <w:r w:rsidR="001F2F2D" w:rsidRPr="00686F69" w:rsidDel="005E18F7">
            <w:delText>, lo cu</w:delText>
          </w:r>
          <w:r w:rsidR="007D4BE4" w:rsidRPr="00686F69" w:rsidDel="005E18F7">
            <w:delText>al en nuestro sistema se tradu</w:delText>
          </w:r>
        </w:del>
      </w:ins>
      <w:ins w:id="4683" w:author="Orion" w:date="2011-05-29T00:17:00Z">
        <w:del w:id="4684" w:author="IO" w:date="2011-07-21T16:16:00Z">
          <w:r w:rsidR="007D4BE4" w:rsidRPr="00686F69" w:rsidDel="005E18F7">
            <w:delText>cirá</w:delText>
          </w:r>
        </w:del>
      </w:ins>
      <w:ins w:id="4685" w:author="Orion" w:date="2011-05-28T19:36:00Z">
        <w:del w:id="4686" w:author="IO" w:date="2011-07-21T16:16:00Z">
          <w:r w:rsidR="001F2F2D" w:rsidRPr="00686F69" w:rsidDel="005E18F7">
            <w:delText xml:space="preserve"> </w:delText>
          </w:r>
        </w:del>
      </w:ins>
      <w:ins w:id="4687" w:author="Orion" w:date="2011-05-29T00:17:00Z">
        <w:del w:id="4688" w:author="IO" w:date="2011-07-21T16:16:00Z">
          <w:r w:rsidR="007D4BE4" w:rsidRPr="00686F69" w:rsidDel="005E18F7">
            <w:delText>en</w:delText>
          </w:r>
        </w:del>
      </w:ins>
      <w:ins w:id="4689" w:author="Orion" w:date="2011-05-28T19:36:00Z">
        <w:del w:id="4690" w:author="IO" w:date="2011-07-21T16:16:00Z">
          <w:r w:rsidR="001F2F2D" w:rsidRPr="00686F69" w:rsidDel="005E18F7">
            <w:delText xml:space="preserve"> iniciar la aplicaci</w:delText>
          </w:r>
        </w:del>
      </w:ins>
      <w:ins w:id="4691" w:author="Orion" w:date="2011-05-28T19:37:00Z">
        <w:del w:id="4692" w:author="IO" w:date="2011-07-21T16:16:00Z">
          <w:r w:rsidR="001F2F2D" w:rsidRPr="00686F69" w:rsidDel="005E18F7">
            <w:delText>ón que detecta</w:delText>
          </w:r>
        </w:del>
      </w:ins>
      <w:ins w:id="4693" w:author="Orion" w:date="2011-06-02T18:48:00Z">
        <w:del w:id="4694" w:author="IO" w:date="2011-07-21T16:16:00Z">
          <w:r w:rsidR="00C95C87" w:rsidRPr="00686F69" w:rsidDel="005E18F7">
            <w:delText>rá</w:delText>
          </w:r>
        </w:del>
      </w:ins>
      <w:ins w:id="4695" w:author="Orion" w:date="2011-05-28T19:37:00Z">
        <w:del w:id="4696" w:author="IO" w:date="2011-07-21T16:16:00Z">
          <w:r w:rsidR="001F2F2D" w:rsidRPr="00686F69" w:rsidDel="005E18F7">
            <w:delText xml:space="preserve"> estos posibles conflictos </w:delText>
          </w:r>
        </w:del>
      </w:ins>
      <w:ins w:id="4697" w:author="Orion" w:date="2011-05-27T19:06:00Z">
        <w:del w:id="4698" w:author="IO" w:date="2011-07-21T16:16:00Z">
          <w:r w:rsidR="00D313E7" w:rsidRPr="00686F69" w:rsidDel="005E18F7">
            <w:delText>(“StartMonitorizeFlights”)</w:delText>
          </w:r>
        </w:del>
      </w:ins>
      <w:ins w:id="4699" w:author="Orion" w:date="2011-05-27T19:05:00Z">
        <w:del w:id="4700" w:author="IO" w:date="2011-07-21T16:16:00Z">
          <w:r w:rsidR="00D313E7" w:rsidRPr="00686F69" w:rsidDel="005E18F7">
            <w:delText>.</w:delText>
          </w:r>
        </w:del>
      </w:ins>
      <w:ins w:id="4701" w:author="Orion" w:date="2011-05-27T19:06:00Z">
        <w:del w:id="4702" w:author="IO" w:date="2011-07-21T16:16:00Z">
          <w:r w:rsidR="00D313E7" w:rsidRPr="00686F69" w:rsidDel="005E18F7">
            <w:delText xml:space="preserve"> Cuando </w:delText>
          </w:r>
        </w:del>
      </w:ins>
      <w:ins w:id="4703" w:author="Orion" w:date="2011-05-28T19:53:00Z">
        <w:del w:id="4704" w:author="IO" w:date="2011-07-21T16:16:00Z">
          <w:r w:rsidR="007D4BE4" w:rsidRPr="00686F69" w:rsidDel="005E18F7">
            <w:delText>la aplicación detect</w:delText>
          </w:r>
        </w:del>
      </w:ins>
      <w:ins w:id="4705" w:author="Orion" w:date="2011-05-29T00:16:00Z">
        <w:del w:id="4706" w:author="IO" w:date="2011-07-21T16:16:00Z">
          <w:r w:rsidR="007D4BE4" w:rsidRPr="00686F69" w:rsidDel="005E18F7">
            <w:delText>e</w:delText>
          </w:r>
        </w:del>
      </w:ins>
      <w:ins w:id="4707" w:author="Orion" w:date="2011-05-28T19:53:00Z">
        <w:del w:id="4708" w:author="IO" w:date="2011-07-21T16:16:00Z">
          <w:r w:rsidR="002C72A1" w:rsidRPr="00686F69" w:rsidDel="005E18F7">
            <w:delText xml:space="preserve"> una posible colisi</w:delText>
          </w:r>
        </w:del>
      </w:ins>
      <w:ins w:id="4709" w:author="Orion" w:date="2011-05-28T19:54:00Z">
        <w:del w:id="4710" w:author="IO" w:date="2011-07-21T16:16:00Z">
          <w:r w:rsidR="002C72A1" w:rsidRPr="00686F69" w:rsidDel="005E18F7">
            <w:delText>ón le informa</w:delText>
          </w:r>
        </w:del>
      </w:ins>
      <w:ins w:id="4711" w:author="Orion" w:date="2011-05-29T00:16:00Z">
        <w:del w:id="4712" w:author="IO" w:date="2011-07-21T16:16:00Z">
          <w:r w:rsidR="007D4BE4" w:rsidRPr="00686F69" w:rsidDel="005E18F7">
            <w:delText>rá</w:delText>
          </w:r>
        </w:del>
      </w:ins>
      <w:ins w:id="4713" w:author="Orion" w:date="2011-05-28T19:54:00Z">
        <w:del w:id="4714" w:author="IO" w:date="2011-07-21T16:16:00Z">
          <w:r w:rsidR="002C72A1" w:rsidRPr="00686F69" w:rsidDel="005E18F7">
            <w:delText xml:space="preserve"> al controlador</w:delText>
          </w:r>
        </w:del>
      </w:ins>
      <w:ins w:id="4715" w:author="Orion" w:date="2011-05-29T00:17:00Z">
        <w:del w:id="4716" w:author="IO" w:date="2011-07-21T16:16:00Z">
          <w:r w:rsidR="005E2F13" w:rsidRPr="00686F69" w:rsidDel="005E18F7">
            <w:delText xml:space="preserve">. </w:delText>
          </w:r>
        </w:del>
      </w:ins>
      <w:ins w:id="4717" w:author="Orion" w:date="2011-06-02T18:48:00Z">
        <w:del w:id="4718"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4719" w:author="Orion" w:date="2011-06-02T18:47:00Z">
        <w:del w:id="4720" w:author="IO" w:date="2011-07-21T16:16:00Z">
          <w:r w:rsidR="005E2F13" w:rsidRPr="00686F69" w:rsidDel="005E18F7">
            <w:delText xml:space="preserve">Seguidamente el </w:delText>
          </w:r>
        </w:del>
      </w:ins>
      <w:ins w:id="4721" w:author="Orion" w:date="2011-06-02T18:48:00Z">
        <w:del w:id="4722" w:author="IO" w:date="2011-07-21T16:16:00Z">
          <w:r w:rsidR="00C95C87" w:rsidRPr="00686F69" w:rsidDel="005E18F7">
            <w:delText>controlador</w:delText>
          </w:r>
        </w:del>
      </w:ins>
      <w:ins w:id="4723" w:author="Orion" w:date="2011-06-02T18:46:00Z">
        <w:del w:id="4724" w:author="IO" w:date="2011-07-21T16:16:00Z">
          <w:r w:rsidR="005E2F13" w:rsidRPr="00686F69" w:rsidDel="005E18F7">
            <w:delText xml:space="preserve"> comprobará </w:delText>
          </w:r>
        </w:del>
      </w:ins>
      <w:ins w:id="4725" w:author="Orion" w:date="2011-06-02T18:48:00Z">
        <w:del w:id="4726" w:author="IO" w:date="2011-07-21T16:16:00Z">
          <w:r w:rsidR="00C95C87" w:rsidRPr="00686F69" w:rsidDel="005E18F7">
            <w:delText>que</w:delText>
          </w:r>
        </w:del>
      </w:ins>
      <w:ins w:id="4727" w:author="Orion" w:date="2011-06-02T18:46:00Z">
        <w:del w:id="4728" w:author="IO" w:date="2011-07-21T16:16:00Z">
          <w:r w:rsidR="005E2F13" w:rsidRPr="00686F69" w:rsidDel="005E18F7">
            <w:delText xml:space="preserve"> este conflicto no está siendo gestionado actualmente (“IsANewC</w:delText>
          </w:r>
        </w:del>
      </w:ins>
      <w:ins w:id="4729" w:author="Orion" w:date="2011-06-02T18:47:00Z">
        <w:del w:id="4730" w:author="IO" w:date="2011-07-21T16:16:00Z">
          <w:r w:rsidR="005E2F13" w:rsidRPr="00686F69" w:rsidDel="005E18F7">
            <w:delText>onflict</w:delText>
          </w:r>
        </w:del>
      </w:ins>
      <w:ins w:id="4731" w:author="Orion" w:date="2011-06-02T18:46:00Z">
        <w:del w:id="4732" w:author="IO" w:date="2011-07-21T16:16:00Z">
          <w:r w:rsidR="005E2F13" w:rsidRPr="00686F69" w:rsidDel="005E18F7">
            <w:delText>Detected</w:delText>
          </w:r>
        </w:del>
      </w:ins>
      <w:ins w:id="4733" w:author="Orion" w:date="2011-06-02T18:47:00Z">
        <w:del w:id="4734" w:author="IO" w:date="2011-07-21T16:16:00Z">
          <w:r w:rsidR="005E2F13" w:rsidRPr="00686F69" w:rsidDel="005E18F7">
            <w:delText>”)</w:delText>
          </w:r>
        </w:del>
      </w:ins>
      <w:ins w:id="4735" w:author="Orion" w:date="2011-05-29T00:17:00Z">
        <w:del w:id="4736" w:author="IO" w:date="2011-07-21T16:16:00Z">
          <w:r w:rsidR="00BF6B9D" w:rsidRPr="00686F69" w:rsidDel="005E18F7">
            <w:delText>.</w:delText>
          </w:r>
        </w:del>
      </w:ins>
      <w:ins w:id="4737" w:author="Orion" w:date="2011-05-28T20:05:00Z">
        <w:del w:id="4738" w:author="IO" w:date="2011-07-21T16:16:00Z">
          <w:r w:rsidR="00BF6B9D" w:rsidRPr="00686F69" w:rsidDel="005E18F7">
            <w:delText xml:space="preserve"> </w:delText>
          </w:r>
        </w:del>
      </w:ins>
      <w:ins w:id="4739" w:author="Orion" w:date="2011-06-02T18:49:00Z">
        <w:del w:id="4740" w:author="IO" w:date="2011-07-21T16:16:00Z">
          <w:r w:rsidR="00C95C87" w:rsidRPr="00686F69" w:rsidDel="005E18F7">
            <w:delText>S</w:delText>
          </w:r>
        </w:del>
      </w:ins>
      <w:ins w:id="4741" w:author="Orion" w:date="2011-05-28T19:55:00Z">
        <w:del w:id="4742" w:author="IO" w:date="2011-07-21T16:16:00Z">
          <w:r w:rsidR="002C72A1" w:rsidRPr="00686F69" w:rsidDel="005E18F7">
            <w:delText>i</w:delText>
          </w:r>
        </w:del>
      </w:ins>
      <w:ins w:id="4743" w:author="Orion" w:date="2011-06-02T18:49:00Z">
        <w:del w:id="4744" w:author="IO" w:date="2011-07-21T16:16:00Z">
          <w:r w:rsidR="00C95C87" w:rsidRPr="00686F69" w:rsidDel="005E18F7">
            <w:delText xml:space="preserve"> la posible colisión ya fue gestionad</w:delText>
          </w:r>
        </w:del>
      </w:ins>
      <w:ins w:id="4745" w:author="Orion" w:date="2011-06-02T18:50:00Z">
        <w:del w:id="4746" w:author="IO" w:date="2011-07-21T16:16:00Z">
          <w:r w:rsidR="00C95C87" w:rsidRPr="00686F69" w:rsidDel="005E18F7">
            <w:delText>a</w:delText>
          </w:r>
        </w:del>
      </w:ins>
      <w:ins w:id="4747" w:author="Orion" w:date="2011-06-02T18:53:00Z">
        <w:del w:id="4748" w:author="IO" w:date="2011-07-21T16:16:00Z">
          <w:r w:rsidR="00C95C87" w:rsidRPr="00686F69" w:rsidDel="005E18F7">
            <w:delText xml:space="preserve"> entonces el controlador seguir</w:delText>
          </w:r>
        </w:del>
      </w:ins>
      <w:ins w:id="4749" w:author="Orion" w:date="2011-06-02T18:54:00Z">
        <w:del w:id="4750" w:author="IO" w:date="2011-07-21T16:16:00Z">
          <w:r w:rsidR="00C95C87" w:rsidRPr="00686F69" w:rsidDel="005E18F7">
            <w:delText>á monitorizando los vuelos como estaba haciendo antes</w:delText>
          </w:r>
        </w:del>
      </w:ins>
      <w:ins w:id="4751" w:author="Orion" w:date="2011-06-02T18:50:00Z">
        <w:del w:id="4752" w:author="IO" w:date="2011-07-21T16:16:00Z">
          <w:r w:rsidR="00C95C87" w:rsidRPr="00686F69" w:rsidDel="005E18F7">
            <w:delText xml:space="preserve">. Mientras que, si </w:delText>
          </w:r>
        </w:del>
      </w:ins>
      <w:ins w:id="4753" w:author="Orion" w:date="2011-05-28T19:55:00Z">
        <w:del w:id="4754" w:author="IO" w:date="2011-07-21T16:16:00Z">
          <w:r w:rsidR="002C72A1" w:rsidRPr="00686F69" w:rsidDel="005E18F7">
            <w:delText>por el contrario</w:delText>
          </w:r>
        </w:del>
      </w:ins>
      <w:ins w:id="4755" w:author="Orion" w:date="2011-05-28T20:07:00Z">
        <w:del w:id="4756" w:author="IO" w:date="2011-07-21T16:16:00Z">
          <w:r w:rsidR="00684A17" w:rsidRPr="00686F69" w:rsidDel="005E18F7">
            <w:delText>,</w:delText>
          </w:r>
        </w:del>
      </w:ins>
      <w:ins w:id="4757" w:author="Orion" w:date="2011-05-28T19:55:00Z">
        <w:del w:id="4758" w:author="IO" w:date="2011-07-21T16:16:00Z">
          <w:r w:rsidR="002C72A1" w:rsidRPr="00686F69" w:rsidDel="005E18F7">
            <w:delText xml:space="preserve"> </w:delText>
          </w:r>
        </w:del>
      </w:ins>
      <w:ins w:id="4759" w:author="Orion" w:date="2011-06-02T18:55:00Z">
        <w:del w:id="4760" w:author="IO" w:date="2011-07-21T16:16:00Z">
          <w:r w:rsidR="00877091" w:rsidRPr="00686F69" w:rsidDel="005E18F7">
            <w:delText>es</w:delText>
          </w:r>
        </w:del>
      </w:ins>
      <w:ins w:id="4761" w:author="Orion" w:date="2011-06-02T18:54:00Z">
        <w:del w:id="4762" w:author="IO" w:date="2011-07-21T16:16:00Z">
          <w:r w:rsidR="00877091" w:rsidRPr="00686F69" w:rsidDel="005E18F7">
            <w:delText xml:space="preserve"> un nuevo conflicto que </w:delText>
          </w:r>
        </w:del>
      </w:ins>
      <w:ins w:id="4763" w:author="Orion" w:date="2011-05-28T19:55:00Z">
        <w:del w:id="4764" w:author="IO" w:date="2011-07-21T16:16:00Z">
          <w:r w:rsidR="002C72A1" w:rsidRPr="00686F69" w:rsidDel="005E18F7">
            <w:delText>tiene que empezar a gestionar</w:delText>
          </w:r>
        </w:del>
      </w:ins>
      <w:ins w:id="4765" w:author="Orion" w:date="2011-06-02T18:56:00Z">
        <w:del w:id="4766" w:author="IO" w:date="2011-07-21T16:16:00Z">
          <w:r w:rsidR="00877091" w:rsidRPr="00686F69" w:rsidDel="005E18F7">
            <w:delText>,</w:delText>
          </w:r>
        </w:del>
      </w:ins>
      <w:ins w:id="4767" w:author="Orion" w:date="2011-06-02T18:54:00Z">
        <w:del w:id="4768" w:author="IO" w:date="2011-07-21T16:16:00Z">
          <w:r w:rsidR="00877091" w:rsidRPr="00686F69" w:rsidDel="005E18F7">
            <w:delText xml:space="preserve"> en primer lugar creará</w:delText>
          </w:r>
        </w:del>
      </w:ins>
      <w:ins w:id="4769" w:author="Orion" w:date="2011-06-02T18:55:00Z">
        <w:del w:id="4770" w:author="IO" w:date="2011-07-21T16:16:00Z">
          <w:r w:rsidR="00877091" w:rsidRPr="00686F69" w:rsidDel="005E18F7">
            <w:delText xml:space="preserve"> </w:delText>
          </w:r>
        </w:del>
      </w:ins>
      <w:ins w:id="4771" w:author="Orion" w:date="2011-05-28T19:55:00Z">
        <w:del w:id="4772" w:author="IO" w:date="2011-07-21T16:16:00Z">
          <w:r w:rsidR="009A63AE" w:rsidRPr="00686F69" w:rsidDel="005E18F7">
            <w:delText xml:space="preserve">la lista de </w:delText>
          </w:r>
        </w:del>
      </w:ins>
      <w:ins w:id="4773" w:author="Orion" w:date="2011-06-20T18:52:00Z">
        <w:del w:id="4774" w:author="IO" w:date="2011-07-21T16:16:00Z">
          <w:r w:rsidR="00581DB9" w:rsidRPr="00686F69" w:rsidDel="005E18F7">
            <w:delText>órdenes</w:delText>
          </w:r>
        </w:del>
      </w:ins>
      <w:ins w:id="4775" w:author="Orion" w:date="2011-06-02T19:02:00Z">
        <w:del w:id="4776" w:author="IO" w:date="2011-07-21T16:16:00Z">
          <w:r w:rsidR="009A63AE" w:rsidRPr="00686F69" w:rsidDel="005E18F7">
            <w:delText xml:space="preserve"> </w:delText>
          </w:r>
        </w:del>
      </w:ins>
      <w:ins w:id="4777" w:author="Orion" w:date="2011-06-02T19:03:00Z">
        <w:del w:id="4778" w:author="IO" w:date="2011-07-21T16:16:00Z">
          <w:r w:rsidR="009A63AE" w:rsidRPr="00686F69" w:rsidDel="005E18F7">
            <w:delText xml:space="preserve">correspondientes para cada uno de los pilotos </w:delText>
          </w:r>
        </w:del>
      </w:ins>
      <w:ins w:id="4779" w:author="Orion" w:date="2011-06-02T19:02:00Z">
        <w:del w:id="4780" w:author="IO" w:date="2011-07-21T16:16:00Z">
          <w:r w:rsidR="009A63AE" w:rsidRPr="00686F69" w:rsidDel="005E18F7">
            <w:delText>(“CreateNewOrders</w:delText>
          </w:r>
        </w:del>
      </w:ins>
      <w:ins w:id="4781" w:author="Orion" w:date="2011-06-02T19:03:00Z">
        <w:del w:id="4782" w:author="IO" w:date="2011-07-21T16:16:00Z">
          <w:r w:rsidR="009A63AE" w:rsidRPr="00686F69" w:rsidDel="005E18F7">
            <w:delText xml:space="preserve">”) y seguidamente se iniciará una comunicación </w:delText>
          </w:r>
        </w:del>
      </w:ins>
      <w:ins w:id="4783" w:author="Orion" w:date="2011-06-21T14:09:00Z">
        <w:del w:id="4784" w:author="IO" w:date="2011-07-21T16:16:00Z">
          <w:r w:rsidR="0099738E" w:rsidRPr="00686F69" w:rsidDel="005E18F7">
            <w:delText xml:space="preserve">con </w:delText>
          </w:r>
        </w:del>
      </w:ins>
      <w:ins w:id="4785" w:author="Orion" w:date="2011-06-02T19:03:00Z">
        <w:del w:id="4786" w:author="IO" w:date="2011-07-21T16:16:00Z">
          <w:r w:rsidR="009A63AE" w:rsidRPr="00686F69" w:rsidDel="005E18F7">
            <w:delText>estos pilotos para pasarles las ordenes que tienen que llevar a cabo (</w:delText>
          </w:r>
        </w:del>
      </w:ins>
      <w:ins w:id="4787" w:author="Orion" w:date="2011-06-02T19:04:00Z">
        <w:del w:id="4788" w:author="IO" w:date="2011-07-21T16:16:00Z">
          <w:r w:rsidR="009A63AE" w:rsidRPr="00686F69" w:rsidDel="005E18F7">
            <w:delText>“Start Interaction Controller-Pilot”)</w:delText>
          </w:r>
          <w:r w:rsidR="00AF60AF" w:rsidRPr="00686F69" w:rsidDel="005E18F7">
            <w:delText>.</w:delText>
          </w:r>
        </w:del>
      </w:ins>
      <w:ins w:id="4789" w:author="Orion" w:date="2011-05-28T19:55:00Z">
        <w:del w:id="4790" w:author="IO" w:date="2011-07-21T16:16:00Z">
          <w:r w:rsidR="002C72A1" w:rsidRPr="00686F69" w:rsidDel="005E18F7">
            <w:delText xml:space="preserve"> </w:delText>
          </w:r>
        </w:del>
      </w:ins>
      <w:ins w:id="4791" w:author="Orion" w:date="2011-05-28T20:02:00Z">
        <w:del w:id="4792" w:author="IO" w:date="2011-07-21T16:16:00Z">
          <w:r w:rsidR="00CB678B" w:rsidRPr="00686F69" w:rsidDel="005E18F7">
            <w:delText xml:space="preserve">Dichas </w:delText>
          </w:r>
        </w:del>
      </w:ins>
      <w:ins w:id="4793" w:author="Orion" w:date="2011-05-28T20:07:00Z">
        <w:del w:id="4794" w:author="IO" w:date="2011-07-21T16:16:00Z">
          <w:r w:rsidR="00CB678B" w:rsidRPr="00686F69" w:rsidDel="005E18F7">
            <w:delText>ó</w:delText>
          </w:r>
        </w:del>
      </w:ins>
      <w:ins w:id="4795" w:author="Orion" w:date="2011-05-28T20:02:00Z">
        <w:del w:id="4796" w:author="IO" w:date="2011-07-21T16:16:00Z">
          <w:r w:rsidR="002C72A1" w:rsidRPr="00686F69" w:rsidDel="005E18F7">
            <w:delText>rdenes normalmente se corresponden con cambios de altitud, ir a una posición determinada y/o reducir velocidad. Seguidamente</w:delText>
          </w:r>
        </w:del>
      </w:ins>
      <w:ins w:id="4797" w:author="Orion" w:date="2011-05-28T20:04:00Z">
        <w:del w:id="4798" w:author="IO" w:date="2011-07-21T16:16:00Z">
          <w:r w:rsidR="00684A17" w:rsidRPr="00686F69" w:rsidDel="005E18F7">
            <w:delText xml:space="preserve"> el piloto</w:delText>
          </w:r>
        </w:del>
      </w:ins>
      <w:ins w:id="4799" w:author="Orion" w:date="2011-06-02T19:05:00Z">
        <w:del w:id="4800" w:author="IO" w:date="2011-07-21T16:16:00Z">
          <w:r w:rsidR="00AF60AF" w:rsidRPr="00686F69" w:rsidDel="005E18F7">
            <w:delText>,</w:delText>
          </w:r>
        </w:del>
      </w:ins>
      <w:ins w:id="4801" w:author="Orion" w:date="2011-05-28T20:04:00Z">
        <w:del w:id="4802" w:author="IO" w:date="2011-07-21T16:16:00Z">
          <w:r w:rsidR="00684A17" w:rsidRPr="00686F69" w:rsidDel="005E18F7">
            <w:delText xml:space="preserve"> </w:delText>
          </w:r>
        </w:del>
      </w:ins>
      <w:ins w:id="4803" w:author="Orion" w:date="2011-06-02T19:05:00Z">
        <w:del w:id="4804" w:author="IO" w:date="2011-07-21T16:16:00Z">
          <w:r w:rsidR="00AF60AF" w:rsidRPr="00686F69" w:rsidDel="005E18F7">
            <w:delText xml:space="preserve">tras </w:delText>
          </w:r>
        </w:del>
      </w:ins>
      <w:ins w:id="4805" w:author="Orion" w:date="2011-05-28T20:04:00Z">
        <w:del w:id="4806" w:author="IO" w:date="2011-07-21T16:16:00Z">
          <w:r w:rsidR="00684A17" w:rsidRPr="00686F69" w:rsidDel="005E18F7">
            <w:delText>recibir la orden</w:delText>
          </w:r>
        </w:del>
      </w:ins>
      <w:ins w:id="4807" w:author="Orion" w:date="2011-06-02T19:05:00Z">
        <w:del w:id="4808" w:author="IO" w:date="2011-07-21T16:16:00Z">
          <w:r w:rsidR="00AF60AF" w:rsidRPr="00686F69" w:rsidDel="005E18F7">
            <w:delText>,</w:delText>
          </w:r>
        </w:del>
      </w:ins>
      <w:ins w:id="4809" w:author="Orion" w:date="2011-05-28T20:11:00Z">
        <w:del w:id="4810" w:author="IO" w:date="2011-07-21T16:16:00Z">
          <w:r w:rsidR="00AF60AF" w:rsidRPr="00686F69" w:rsidDel="005E18F7">
            <w:delText xml:space="preserve"> </w:delText>
          </w:r>
        </w:del>
      </w:ins>
      <w:ins w:id="4811" w:author="Orion" w:date="2011-05-28T20:04:00Z">
        <w:del w:id="4812" w:author="IO" w:date="2011-07-21T16:16:00Z">
          <w:r w:rsidR="00684A17" w:rsidRPr="00686F69" w:rsidDel="005E18F7">
            <w:delText xml:space="preserve">y, con el objetivo de </w:delText>
          </w:r>
          <w:r w:rsidR="00CB678B" w:rsidRPr="00686F69" w:rsidDel="005E18F7">
            <w:delText>reapro</w:delText>
          </w:r>
        </w:del>
      </w:ins>
      <w:ins w:id="4813" w:author="Orion" w:date="2011-05-28T20:08:00Z">
        <w:del w:id="4814" w:author="IO" w:date="2011-07-21T16:16:00Z">
          <w:r w:rsidR="00CB678B" w:rsidRPr="00686F69" w:rsidDel="005E18F7">
            <w:delText>v</w:delText>
          </w:r>
        </w:del>
      </w:ins>
      <w:ins w:id="4815" w:author="Orion" w:date="2011-05-28T20:04:00Z">
        <w:del w:id="4816" w:author="IO" w:date="2011-07-21T16:16:00Z">
          <w:r w:rsidR="00684A17" w:rsidRPr="00686F69" w:rsidDel="005E18F7">
            <w:delText>echar</w:delText>
          </w:r>
        </w:del>
      </w:ins>
      <w:ins w:id="4817" w:author="Orion" w:date="2011-05-28T20:08:00Z">
        <w:del w:id="4818" w:author="IO" w:date="2011-07-21T16:16:00Z">
          <w:r w:rsidR="00CB678B" w:rsidRPr="00686F69" w:rsidDel="005E18F7">
            <w:delText xml:space="preserve"> parte</w:delText>
          </w:r>
        </w:del>
      </w:ins>
      <w:ins w:id="4819" w:author="Orion" w:date="2011-05-28T20:04:00Z">
        <w:del w:id="4820" w:author="IO" w:date="2011-07-21T16:16:00Z">
          <w:r w:rsidR="00684A17" w:rsidRPr="00686F69" w:rsidDel="005E18F7">
            <w:delText xml:space="preserve"> </w:delText>
          </w:r>
        </w:del>
      </w:ins>
      <w:ins w:id="4821" w:author="Orion" w:date="2011-05-28T20:08:00Z">
        <w:del w:id="4822" w:author="IO" w:date="2011-07-21T16:16:00Z">
          <w:r w:rsidR="00CB678B" w:rsidRPr="00686F69" w:rsidDel="005E18F7">
            <w:delText>del desarrollo existente a la hora de pilotar los aviones</w:delText>
          </w:r>
        </w:del>
      </w:ins>
      <w:ins w:id="4823" w:author="Orion" w:date="2011-05-28T20:04:00Z">
        <w:del w:id="4824" w:author="IO" w:date="2011-07-21T16:16:00Z">
          <w:r w:rsidR="00684A17" w:rsidRPr="00686F69" w:rsidDel="005E18F7">
            <w:delText>, crear</w:delText>
          </w:r>
        </w:del>
      </w:ins>
      <w:ins w:id="4825" w:author="Orion" w:date="2011-05-28T20:05:00Z">
        <w:del w:id="4826" w:author="IO" w:date="2011-07-21T16:16:00Z">
          <w:r w:rsidR="00684A17" w:rsidRPr="00686F69" w:rsidDel="005E18F7">
            <w:delText>á un nuevo tramo “ficticio” con los datos de la posición, velocidad y altura que el controlador le haya indicado.</w:delText>
          </w:r>
        </w:del>
      </w:ins>
      <w:ins w:id="4827" w:author="Orion" w:date="2011-05-28T20:09:00Z">
        <w:del w:id="4828" w:author="IO" w:date="2011-07-21T16:16:00Z">
          <w:r w:rsidR="00CB678B" w:rsidRPr="00686F69" w:rsidDel="005E18F7">
            <w:delText xml:space="preserve"> Posteriormente, y parecido a como se indicó en la</w:delText>
          </w:r>
        </w:del>
      </w:ins>
      <w:ins w:id="4829" w:author="Orion" w:date="2011-06-20T18:57:00Z">
        <w:del w:id="4830"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4831" w:author="IO" w:date="2011-07-21T16:16:00Z">
        <w:r w:rsidR="00686F69" w:rsidDel="005E18F7">
          <w:delInstrText xml:space="preserve"> \* MERGEFORMAT </w:delInstrText>
        </w:r>
        <w:r w:rsidR="0000476B" w:rsidRPr="00686F69" w:rsidDel="005E18F7">
          <w:fldChar w:fldCharType="end"/>
        </w:r>
      </w:del>
      <w:ins w:id="4832" w:author="Orion" w:date="2011-05-28T20:09:00Z">
        <w:del w:id="4833" w:author="IO" w:date="2011-07-21T16:16:00Z">
          <w:r w:rsidR="00CB678B" w:rsidRPr="00686F69" w:rsidDel="005E18F7">
            <w:delText xml:space="preserve">, los </w:delText>
          </w:r>
        </w:del>
      </w:ins>
      <w:ins w:id="4834" w:author="Orion" w:date="2011-05-28T20:12:00Z">
        <w:del w:id="4835" w:author="IO" w:date="2011-07-21T16:16:00Z">
          <w:r w:rsidR="00A04527" w:rsidRPr="00686F69" w:rsidDel="005E18F7">
            <w:delText>pilotos</w:delText>
          </w:r>
        </w:del>
      </w:ins>
      <w:ins w:id="4836" w:author="Orion" w:date="2011-05-28T20:09:00Z">
        <w:del w:id="4837" w:author="IO" w:date="2011-07-21T16:16:00Z">
          <w:r w:rsidR="00CB678B" w:rsidRPr="00686F69" w:rsidDel="005E18F7">
            <w:delText xml:space="preserve"> irán tomando diferentes decisiones</w:delText>
          </w:r>
        </w:del>
      </w:ins>
      <w:ins w:id="4838" w:author="Orion" w:date="2011-05-28T20:12:00Z">
        <w:del w:id="4839" w:author="IO" w:date="2011-07-21T16:16:00Z">
          <w:r w:rsidR="00A04527" w:rsidRPr="00686F69" w:rsidDel="005E18F7">
            <w:delText xml:space="preserve"> (“Make Decisions”)</w:delText>
          </w:r>
        </w:del>
      </w:ins>
      <w:ins w:id="4840" w:author="Orion" w:date="2011-05-28T20:09:00Z">
        <w:del w:id="4841" w:author="IO" w:date="2011-07-21T16:16:00Z">
          <w:r w:rsidR="00CB678B" w:rsidRPr="00686F69" w:rsidDel="005E18F7">
            <w:delText xml:space="preserve"> hasta que este</w:delText>
          </w:r>
          <w:r w:rsidR="00A04527" w:rsidRPr="00686F69" w:rsidDel="005E18F7">
            <w:delText xml:space="preserve"> </w:delText>
          </w:r>
        </w:del>
      </w:ins>
      <w:ins w:id="4842" w:author="Orion" w:date="2011-07-05T21:05:00Z">
        <w:del w:id="4843" w:author="IO" w:date="2011-07-21T16:16:00Z">
          <w:r w:rsidR="006C274D" w:rsidRPr="00686F69" w:rsidDel="005E18F7">
            <w:delText xml:space="preserve">riesgo de conflicto </w:delText>
          </w:r>
        </w:del>
      </w:ins>
      <w:ins w:id="4844" w:author="Orion" w:date="2011-05-28T20:09:00Z">
        <w:del w:id="4845" w:author="IO" w:date="2011-07-21T16:16:00Z">
          <w:r w:rsidR="00A04527" w:rsidRPr="00686F69" w:rsidDel="005E18F7">
            <w:delText xml:space="preserve">haya </w:delText>
          </w:r>
        </w:del>
      </w:ins>
      <w:ins w:id="4846" w:author="Orion" w:date="2011-07-05T21:06:00Z">
        <w:del w:id="4847" w:author="IO" w:date="2011-07-21T16:16:00Z">
          <w:r w:rsidR="006C274D" w:rsidRPr="00686F69" w:rsidDel="005E18F7">
            <w:delText>desaparecido</w:delText>
          </w:r>
        </w:del>
      </w:ins>
      <w:ins w:id="4848" w:author="Orion" w:date="2011-05-28T20:09:00Z">
        <w:del w:id="4849" w:author="IO" w:date="2011-07-21T16:16:00Z">
          <w:r w:rsidR="00A04527" w:rsidRPr="00686F69" w:rsidDel="005E18F7">
            <w:delText xml:space="preserve"> p</w:delText>
          </w:r>
        </w:del>
      </w:ins>
      <w:ins w:id="4850" w:author="Orion" w:date="2011-05-28T20:12:00Z">
        <w:del w:id="4851" w:author="IO" w:date="2011-07-21T16:16:00Z">
          <w:r w:rsidR="00A04527" w:rsidRPr="00686F69" w:rsidDel="005E18F7">
            <w:delText>or</w:delText>
          </w:r>
        </w:del>
      </w:ins>
      <w:ins w:id="4852" w:author="Orion" w:date="2011-05-28T20:09:00Z">
        <w:del w:id="4853" w:author="IO" w:date="2011-07-21T16:16:00Z">
          <w:r w:rsidR="00CB678B" w:rsidRPr="00686F69" w:rsidDel="005E18F7">
            <w:delText xml:space="preserve"> completo</w:delText>
          </w:r>
        </w:del>
      </w:ins>
      <w:ins w:id="4854" w:author="Orion" w:date="2011-07-05T21:05:00Z">
        <w:del w:id="4855" w:author="IO" w:date="2011-07-21T16:16:00Z">
          <w:r w:rsidR="006C274D" w:rsidRPr="00686F69" w:rsidDel="005E18F7">
            <w:delText>. Esta última tarea la realizará la aplicación</w:delText>
          </w:r>
        </w:del>
      </w:ins>
      <w:ins w:id="4856" w:author="Orion" w:date="2011-05-28T20:12:00Z">
        <w:del w:id="4857" w:author="IO" w:date="2011-07-21T16:16:00Z">
          <w:r w:rsidR="006C274D" w:rsidRPr="00686F69" w:rsidDel="005E18F7">
            <w:delText xml:space="preserve"> </w:delText>
          </w:r>
        </w:del>
      </w:ins>
      <w:ins w:id="4858" w:author="Orion" w:date="2011-05-28T20:13:00Z">
        <w:del w:id="4859" w:author="IO" w:date="2011-07-21T16:16:00Z">
          <w:r w:rsidR="00A04527" w:rsidRPr="00686F69" w:rsidDel="005E18F7">
            <w:delText>“</w:delText>
          </w:r>
        </w:del>
      </w:ins>
      <w:ins w:id="4860" w:author="Orion" w:date="2011-05-28T20:12:00Z">
        <w:del w:id="4861" w:author="IO" w:date="2011-07-21T16:16:00Z">
          <w:r w:rsidR="00A04527" w:rsidRPr="00686F69" w:rsidDel="005E18F7">
            <w:delText>Check</w:delText>
          </w:r>
        </w:del>
      </w:ins>
      <w:ins w:id="4862" w:author="Orion" w:date="2011-07-05T21:05:00Z">
        <w:del w:id="4863" w:author="IO" w:date="2011-07-21T16:16:00Z">
          <w:r w:rsidR="006C274D" w:rsidRPr="00686F69" w:rsidDel="005E18F7">
            <w:delText>DistanceBeetweenPlanesInConflict</w:delText>
          </w:r>
        </w:del>
      </w:ins>
      <w:ins w:id="4864" w:author="Orion" w:date="2011-05-28T20:13:00Z">
        <w:del w:id="4865" w:author="IO" w:date="2011-07-21T16:16:00Z">
          <w:r w:rsidR="00A04527" w:rsidRPr="00686F69" w:rsidDel="005E18F7">
            <w:delText>”)</w:delText>
          </w:r>
        </w:del>
      </w:ins>
      <w:ins w:id="4866" w:author="Orion" w:date="2011-05-28T20:09:00Z">
        <w:del w:id="4867" w:author="IO" w:date="2011-07-21T16:16:00Z">
          <w:r w:rsidR="00CB678B" w:rsidRPr="00686F69" w:rsidDel="005E18F7">
            <w:delText xml:space="preserve">. </w:delText>
          </w:r>
        </w:del>
      </w:ins>
      <w:ins w:id="4868" w:author="Orion" w:date="2011-05-29T00:11:00Z">
        <w:del w:id="4869" w:author="IO" w:date="2011-07-21T16:16:00Z">
          <w:r w:rsidR="007D4BE4" w:rsidRPr="00686F69" w:rsidDel="005E18F7">
            <w:delText xml:space="preserve">Cuando </w:delText>
          </w:r>
        </w:del>
      </w:ins>
      <w:ins w:id="4870" w:author="Orion" w:date="2011-07-05T21:06:00Z">
        <w:del w:id="4871" w:author="IO" w:date="2011-07-21T16:16:00Z">
          <w:r w:rsidR="006C274D" w:rsidRPr="00686F69" w:rsidDel="005E18F7">
            <w:delText>este riesgo haya desaparecido</w:delText>
          </w:r>
        </w:del>
      </w:ins>
      <w:ins w:id="4872" w:author="Orion" w:date="2011-05-29T00:12:00Z">
        <w:del w:id="4873" w:author="IO" w:date="2011-07-21T16:16:00Z">
          <w:r w:rsidR="007D4BE4" w:rsidRPr="00686F69" w:rsidDel="005E18F7">
            <w:delText>, el piloto</w:delText>
          </w:r>
        </w:del>
      </w:ins>
      <w:ins w:id="4874" w:author="Orion" w:date="2011-07-05T21:07:00Z">
        <w:del w:id="4875" w:author="IO" w:date="2011-07-21T16:16:00Z">
          <w:r w:rsidR="00EA5D02" w:rsidRPr="00686F69" w:rsidDel="005E18F7">
            <w:delText xml:space="preserve"> suplantará el tramo con la orden que el controlador le envió con </w:delText>
          </w:r>
        </w:del>
      </w:ins>
      <w:ins w:id="4876" w:author="Orion" w:date="2011-05-29T00:13:00Z">
        <w:del w:id="4877" w:author="IO" w:date="2011-07-21T16:16:00Z">
          <w:r w:rsidR="00BF6B9D" w:rsidRPr="00686F69" w:rsidDel="005E18F7">
            <w:delText xml:space="preserve">el tramo que </w:delText>
          </w:r>
        </w:del>
      </w:ins>
      <w:ins w:id="4878" w:author="Orion" w:date="2011-05-29T00:19:00Z">
        <w:del w:id="4879" w:author="IO" w:date="2011-07-21T16:16:00Z">
          <w:r w:rsidR="00BF6B9D" w:rsidRPr="00686F69" w:rsidDel="005E18F7">
            <w:delText>se estaba</w:delText>
          </w:r>
        </w:del>
      </w:ins>
      <w:ins w:id="4880" w:author="Orion" w:date="2011-05-29T00:13:00Z">
        <w:del w:id="4881" w:author="IO" w:date="2011-07-21T16:16:00Z">
          <w:r w:rsidR="007D4BE4" w:rsidRPr="00686F69" w:rsidDel="005E18F7">
            <w:delText xml:space="preserve"> realizando antes de detectarse el conflicto.</w:delText>
          </w:r>
        </w:del>
      </w:ins>
      <w:ins w:id="4882" w:author="Orion" w:date="2011-05-29T00:14:00Z">
        <w:del w:id="4883" w:author="IO" w:date="2011-07-21T16:16:00Z">
          <w:r w:rsidR="007D4BE4" w:rsidRPr="00686F69" w:rsidDel="005E18F7">
            <w:delText xml:space="preserve"> Una vez se ha</w:delText>
          </w:r>
        </w:del>
      </w:ins>
      <w:ins w:id="4884" w:author="Orion" w:date="2011-05-29T00:16:00Z">
        <w:del w:id="4885" w:author="IO" w:date="2011-07-21T16:16:00Z">
          <w:r w:rsidR="007D4BE4" w:rsidRPr="00686F69" w:rsidDel="005E18F7">
            <w:delText>ya</w:delText>
          </w:r>
        </w:del>
      </w:ins>
      <w:ins w:id="4886" w:author="Orion" w:date="2011-05-29T00:14:00Z">
        <w:del w:id="4887" w:author="IO" w:date="2011-07-21T16:16:00Z">
          <w:r w:rsidR="007D4BE4" w:rsidRPr="00686F69" w:rsidDel="005E18F7">
            <w:delText xml:space="preserve"> </w:delText>
          </w:r>
        </w:del>
      </w:ins>
      <w:ins w:id="4888" w:author="Orion" w:date="2011-05-29T00:15:00Z">
        <w:del w:id="4889" w:author="IO" w:date="2011-07-21T16:16:00Z">
          <w:r w:rsidR="007D4BE4" w:rsidRPr="00686F69" w:rsidDel="005E18F7">
            <w:delText>restablecido</w:delText>
          </w:r>
        </w:del>
      </w:ins>
      <w:ins w:id="4890" w:author="Orion" w:date="2011-05-29T00:14:00Z">
        <w:del w:id="4891" w:author="IO" w:date="2011-07-21T16:16:00Z">
          <w:r w:rsidR="007D4BE4" w:rsidRPr="00686F69" w:rsidDel="005E18F7">
            <w:delText xml:space="preserve"> </w:delText>
          </w:r>
        </w:del>
      </w:ins>
      <w:ins w:id="4892" w:author="Orion" w:date="2011-05-29T00:19:00Z">
        <w:del w:id="4893" w:author="IO" w:date="2011-07-21T16:16:00Z">
          <w:r w:rsidR="00BF6B9D" w:rsidRPr="00686F69" w:rsidDel="005E18F7">
            <w:delText>este</w:delText>
          </w:r>
        </w:del>
      </w:ins>
      <w:ins w:id="4894" w:author="Orion" w:date="2011-05-29T00:14:00Z">
        <w:del w:id="4895" w:author="IO" w:date="2011-07-21T16:16:00Z">
          <w:r w:rsidR="007D4BE4" w:rsidRPr="00686F69" w:rsidDel="005E18F7">
            <w:delText xml:space="preserve"> tramo</w:delText>
          </w:r>
        </w:del>
      </w:ins>
      <w:ins w:id="4896" w:author="Orion" w:date="2011-05-29T00:19:00Z">
        <w:del w:id="4897" w:author="IO" w:date="2011-07-21T16:16:00Z">
          <w:r w:rsidR="00BF6B9D" w:rsidRPr="00686F69" w:rsidDel="005E18F7">
            <w:delText xml:space="preserve"> </w:delText>
          </w:r>
        </w:del>
      </w:ins>
      <w:ins w:id="4898" w:author="Orion" w:date="2011-05-29T00:15:00Z">
        <w:del w:id="4899" w:author="IO" w:date="2011-07-21T16:16:00Z">
          <w:r w:rsidR="007D4BE4" w:rsidRPr="00686F69" w:rsidDel="005E18F7">
            <w:delText>como el actual</w:delText>
          </w:r>
        </w:del>
      </w:ins>
      <w:ins w:id="4900" w:author="Orion" w:date="2011-06-02T19:07:00Z">
        <w:del w:id="4901" w:author="IO" w:date="2011-07-21T16:16:00Z">
          <w:r w:rsidR="00AF60AF" w:rsidRPr="00686F69" w:rsidDel="005E18F7">
            <w:delText>,</w:delText>
          </w:r>
        </w:del>
      </w:ins>
      <w:ins w:id="4902" w:author="Orion" w:date="2011-05-29T00:15:00Z">
        <w:del w:id="4903" w:author="IO" w:date="2011-07-21T16:16:00Z">
          <w:r w:rsidR="007D4BE4" w:rsidRPr="00686F69" w:rsidDel="005E18F7">
            <w:delText xml:space="preserve"> </w:delText>
          </w:r>
        </w:del>
      </w:ins>
      <w:ins w:id="4904" w:author="Orion" w:date="2011-05-29T00:19:00Z">
        <w:del w:id="4905" w:author="IO" w:date="2011-07-21T16:16:00Z">
          <w:r w:rsidR="00BF6B9D" w:rsidRPr="00686F69" w:rsidDel="005E18F7">
            <w:delText>el piloto comunicará al controlador que la orden que este le mand</w:delText>
          </w:r>
        </w:del>
      </w:ins>
      <w:ins w:id="4906" w:author="Orion" w:date="2011-05-29T00:20:00Z">
        <w:del w:id="4907" w:author="IO" w:date="2011-07-21T16:16:00Z">
          <w:r w:rsidR="00BF6B9D" w:rsidRPr="00686F69" w:rsidDel="005E18F7">
            <w:delText>ó se ha llevado a cabo con éxito. Por último</w:delText>
          </w:r>
        </w:del>
      </w:ins>
      <w:ins w:id="4908" w:author="Orion" w:date="2011-05-29T00:23:00Z">
        <w:del w:id="4909" w:author="IO" w:date="2011-07-21T16:16:00Z">
          <w:r w:rsidR="00562B75" w:rsidRPr="00686F69" w:rsidDel="005E18F7">
            <w:delText>,</w:delText>
          </w:r>
        </w:del>
      </w:ins>
      <w:ins w:id="4910" w:author="Orion" w:date="2011-05-29T00:20:00Z">
        <w:del w:id="4911" w:author="IO" w:date="2011-07-21T16:16:00Z">
          <w:r w:rsidR="00BF6B9D" w:rsidRPr="00686F69" w:rsidDel="005E18F7">
            <w:delText xml:space="preserve"> el controla</w:delText>
          </w:r>
          <w:r w:rsidR="00562B75" w:rsidRPr="00686F69" w:rsidDel="005E18F7">
            <w:delText xml:space="preserve">dor marcará </w:delText>
          </w:r>
        </w:del>
      </w:ins>
      <w:ins w:id="4912" w:author="Orion" w:date="2011-05-29T00:25:00Z">
        <w:del w:id="4913" w:author="IO" w:date="2011-07-21T16:16:00Z">
          <w:r w:rsidR="00DF497A" w:rsidRPr="00686F69" w:rsidDel="005E18F7">
            <w:delText>que</w:delText>
          </w:r>
        </w:del>
      </w:ins>
      <w:ins w:id="4914" w:author="Orion" w:date="2011-07-05T21:08:00Z">
        <w:del w:id="4915" w:author="IO" w:date="2011-07-21T16:16:00Z">
          <w:r w:rsidR="00EA5D02" w:rsidRPr="00686F69" w:rsidDel="005E18F7">
            <w:delText xml:space="preserve"> el</w:delText>
          </w:r>
        </w:del>
      </w:ins>
      <w:ins w:id="4916" w:author="Orion" w:date="2011-05-29T00:21:00Z">
        <w:del w:id="4917" w:author="IO" w:date="2011-07-21T16:16:00Z">
          <w:r w:rsidR="00562B75" w:rsidRPr="00686F69" w:rsidDel="005E18F7">
            <w:delText xml:space="preserve"> </w:delText>
          </w:r>
        </w:del>
      </w:ins>
      <w:ins w:id="4918" w:author="Orion" w:date="2011-05-29T00:22:00Z">
        <w:del w:id="4919" w:author="IO" w:date="2011-07-21T16:16:00Z">
          <w:r w:rsidR="00562B75" w:rsidRPr="00686F69" w:rsidDel="005E18F7">
            <w:delText>acatamiento</w:delText>
          </w:r>
        </w:del>
      </w:ins>
      <w:ins w:id="4920" w:author="Orion" w:date="2011-05-29T00:21:00Z">
        <w:del w:id="4921" w:author="IO" w:date="2011-07-21T16:16:00Z">
          <w:r w:rsidR="00562B75" w:rsidRPr="00686F69" w:rsidDel="005E18F7">
            <w:delText xml:space="preserve"> de las </w:delText>
          </w:r>
        </w:del>
      </w:ins>
      <w:ins w:id="4922" w:author="Orion" w:date="2011-05-29T00:22:00Z">
        <w:del w:id="4923" w:author="IO" w:date="2011-07-21T16:16:00Z">
          <w:r w:rsidR="00562B75" w:rsidRPr="00686F69" w:rsidDel="005E18F7">
            <w:delText xml:space="preserve">órdenes </w:delText>
          </w:r>
        </w:del>
      </w:ins>
      <w:ins w:id="4924" w:author="Orion" w:date="2011-05-29T00:25:00Z">
        <w:del w:id="4925" w:author="IO" w:date="2011-07-21T16:16:00Z">
          <w:r w:rsidR="00DF497A" w:rsidRPr="00686F69" w:rsidDel="005E18F7">
            <w:delText>se ha llevado a cabo</w:delText>
          </w:r>
        </w:del>
      </w:ins>
      <w:ins w:id="4926" w:author="Orion" w:date="2011-05-29T00:22:00Z">
        <w:del w:id="4927" w:author="IO" w:date="2011-07-21T16:16:00Z">
          <w:r w:rsidR="00562B75" w:rsidRPr="00686F69" w:rsidDel="005E18F7">
            <w:delText xml:space="preserve"> y </w:delText>
          </w:r>
        </w:del>
      </w:ins>
      <w:ins w:id="4928" w:author="Orion" w:date="2011-05-29T00:25:00Z">
        <w:del w:id="4929" w:author="IO" w:date="2011-07-21T16:16:00Z">
          <w:r w:rsidR="00DF497A" w:rsidRPr="00686F69" w:rsidDel="005E18F7">
            <w:delText xml:space="preserve">que </w:delText>
          </w:r>
        </w:del>
      </w:ins>
      <w:ins w:id="4930" w:author="Orion" w:date="2011-05-29T00:22:00Z">
        <w:del w:id="4931" w:author="IO" w:date="2011-07-21T16:16:00Z">
          <w:r w:rsidR="00562B75" w:rsidRPr="00686F69" w:rsidDel="005E18F7">
            <w:delText>la gesti</w:delText>
          </w:r>
        </w:del>
      </w:ins>
      <w:ins w:id="4932" w:author="Orion" w:date="2011-05-29T00:23:00Z">
        <w:del w:id="4933" w:author="IO" w:date="2011-07-21T16:16:00Z">
          <w:r w:rsidR="00562B75" w:rsidRPr="00686F69" w:rsidDel="005E18F7">
            <w:delText>ón</w:delText>
          </w:r>
        </w:del>
      </w:ins>
      <w:ins w:id="4934" w:author="Orion" w:date="2011-05-29T00:21:00Z">
        <w:del w:id="4935" w:author="IO" w:date="2011-07-21T16:16:00Z">
          <w:r w:rsidR="00562B75" w:rsidRPr="00686F69" w:rsidDel="005E18F7">
            <w:delText xml:space="preserve"> para evitar que este conflicto</w:delText>
          </w:r>
        </w:del>
      </w:ins>
      <w:ins w:id="4936" w:author="Orion" w:date="2011-05-29T00:23:00Z">
        <w:del w:id="4937" w:author="IO" w:date="2011-07-21T16:16:00Z">
          <w:r w:rsidR="00562B75" w:rsidRPr="00686F69" w:rsidDel="005E18F7">
            <w:delText xml:space="preserve"> ha concluido</w:delText>
          </w:r>
        </w:del>
      </w:ins>
      <w:ins w:id="4938" w:author="Orion" w:date="2011-05-29T00:25:00Z">
        <w:del w:id="4939" w:author="IO" w:date="2011-07-21T16:16:00Z">
          <w:r w:rsidR="00DF497A" w:rsidRPr="00686F69" w:rsidDel="005E18F7">
            <w:delText xml:space="preserve"> </w:delText>
          </w:r>
        </w:del>
      </w:ins>
      <w:ins w:id="4940" w:author="Orion" w:date="2011-06-02T19:07:00Z">
        <w:del w:id="4941"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4942" w:author="Orion" w:date="2011-05-27T18:48:00Z"/>
          <w:del w:id="4943" w:author="IO" w:date="2011-07-21T16:16:00Z"/>
        </w:rPr>
        <w:pPrChange w:id="4944" w:author="IO" w:date="2011-07-21T16:16:00Z">
          <w:pPr/>
        </w:pPrChange>
      </w:pPr>
    </w:p>
    <w:p w14:paraId="5C91F2D5" w14:textId="2ADEDEA8" w:rsidR="00B612F3" w:rsidRDefault="00AD7847">
      <w:pPr>
        <w:pStyle w:val="Caption"/>
        <w:rPr>
          <w:ins w:id="4945" w:author="Orion" w:date="2011-05-27T18:59:00Z"/>
          <w:rFonts w:cs="Times New Roman"/>
        </w:rPr>
        <w:pPrChange w:id="4946" w:author="Orion" w:date="2011-05-29T23:50:00Z">
          <w:pPr/>
        </w:pPrChange>
      </w:pPr>
      <w:bookmarkStart w:id="4947" w:name="_Ref294392293"/>
      <w:bookmarkStart w:id="4948" w:name="_Toc295124207"/>
      <w:bookmarkStart w:id="4949" w:name="_Toc299483444"/>
      <w:ins w:id="4950" w:author="Orion" w:date="2011-07-05T20:56:00Z">
        <w:r w:rsidRPr="00282451">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951" w:author="Orion" w:date="2011-05-29T00:28:00Z">
        <w:r w:rsidR="00A874D0">
          <w:t xml:space="preserve">Figura </w:t>
        </w:r>
        <w:r w:rsidR="00A874D0">
          <w:fldChar w:fldCharType="begin"/>
        </w:r>
        <w:r w:rsidR="00A874D0">
          <w:instrText xml:space="preserve"> SEQ Figura \* ARABIC </w:instrText>
        </w:r>
      </w:ins>
      <w:r w:rsidR="00A874D0">
        <w:fldChar w:fldCharType="separate"/>
      </w:r>
      <w:ins w:id="4952" w:author="Orion" w:date="2011-07-26T22:41:00Z">
        <w:r w:rsidR="000A487B">
          <w:rPr>
            <w:noProof/>
          </w:rPr>
          <w:t>18</w:t>
        </w:r>
      </w:ins>
      <w:ins w:id="4953" w:author="IO" w:date="2011-07-22T13:16:00Z">
        <w:del w:id="4954" w:author="Orion" w:date="2011-07-24T21:36:00Z">
          <w:r w:rsidR="00416FF6" w:rsidDel="00587D28">
            <w:rPr>
              <w:noProof/>
            </w:rPr>
            <w:delText>17</w:delText>
          </w:r>
        </w:del>
      </w:ins>
      <w:del w:id="4955" w:author="Orion" w:date="2011-07-24T21:36:00Z">
        <w:r w:rsidR="003037BE" w:rsidDel="00587D28">
          <w:rPr>
            <w:noProof/>
          </w:rPr>
          <w:delText>14</w:delText>
        </w:r>
      </w:del>
      <w:ins w:id="4956" w:author="Orion" w:date="2011-05-29T00:28:00Z">
        <w:r w:rsidR="00A874D0">
          <w:fldChar w:fldCharType="end"/>
        </w:r>
        <w:bookmarkEnd w:id="4947"/>
        <w:r w:rsidR="00A874D0">
          <w:t>: Diagrama de Actividad Evitar Conflicto</w:t>
        </w:r>
      </w:ins>
      <w:bookmarkEnd w:id="4948"/>
      <w:bookmarkEnd w:id="4949"/>
    </w:p>
    <w:p w14:paraId="40B8BD29" w14:textId="77777777" w:rsidR="00BF7E23" w:rsidRDefault="005E18F7">
      <w:pPr>
        <w:spacing w:before="240" w:after="120"/>
        <w:ind w:firstLine="284"/>
        <w:jc w:val="both"/>
        <w:rPr>
          <w:ins w:id="4957" w:author="IO" w:date="2011-07-21T16:38:00Z"/>
        </w:rPr>
        <w:pPrChange w:id="4958" w:author="IO" w:date="2011-07-21T14:52:00Z">
          <w:pPr/>
        </w:pPrChange>
      </w:pPr>
      <w:ins w:id="4959" w:author="IO" w:date="2011-07-21T16:17:00Z">
        <w:r>
          <w:t xml:space="preserve">Estas actividades comienzan </w:t>
        </w:r>
      </w:ins>
      <w:ins w:id="4960" w:author="IO" w:date="2011-07-21T16:18:00Z">
        <w:r w:rsidR="000753FB">
          <w:t>con los controladores iniciando la monitorización de los vuelos.</w:t>
        </w:r>
      </w:ins>
      <w:ins w:id="4961" w:author="IO" w:date="2011-07-21T16:22:00Z">
        <w:r w:rsidR="000753FB">
          <w:t xml:space="preserve"> Se trata de la actividad </w:t>
        </w:r>
        <w:r w:rsidR="000753FB" w:rsidRPr="00686F69">
          <w:t>“</w:t>
        </w:r>
        <w:commentRangeStart w:id="4962"/>
        <w:r w:rsidR="000753FB" w:rsidRPr="00686F69">
          <w:t>StartMonitorizeFlights</w:t>
        </w:r>
        <w:commentRangeEnd w:id="4962"/>
        <w:r w:rsidR="000753FB">
          <w:rPr>
            <w:rStyle w:val="CommentReference"/>
          </w:rPr>
          <w:commentReference w:id="4962"/>
        </w:r>
        <w:r w:rsidR="000753FB" w:rsidRPr="00686F69">
          <w:t>”</w:t>
        </w:r>
        <w:r w:rsidR="000753FB">
          <w:t>.</w:t>
        </w:r>
      </w:ins>
      <w:ins w:id="4963" w:author="IO" w:date="2011-07-21T16:18:00Z">
        <w:r w:rsidR="000753FB">
          <w:t xml:space="preserve"> </w:t>
        </w:r>
      </w:ins>
      <w:ins w:id="4964" w:author="IO" w:date="2011-07-21T16:19:00Z">
        <w:r w:rsidR="000753FB">
          <w:t xml:space="preserve">Para esta </w:t>
        </w:r>
      </w:ins>
      <w:ins w:id="4965" w:author="IO" w:date="2011-07-21T16:22:00Z">
        <w:r w:rsidR="000753FB">
          <w:t>labor, los controladores</w:t>
        </w:r>
      </w:ins>
      <w:ins w:id="4966" w:author="IO" w:date="2011-07-21T16:19:00Z">
        <w:r w:rsidR="000753FB">
          <w:t xml:space="preserve"> cuentan con sistemas de ap</w:t>
        </w:r>
      </w:ins>
      <w:ins w:id="4967" w:author="IO" w:date="2011-07-21T16:20:00Z">
        <w:r w:rsidR="000753FB">
          <w:t>o</w:t>
        </w:r>
      </w:ins>
      <w:ins w:id="4968" w:author="IO" w:date="2011-07-21T16:19:00Z">
        <w:r w:rsidR="000753FB">
          <w:t xml:space="preserve">yo </w:t>
        </w:r>
      </w:ins>
      <w:ins w:id="4969" w:author="IO" w:date="2011-07-21T16:20:00Z">
        <w:r w:rsidR="000753FB">
          <w:t xml:space="preserve">que comprueban las distancias </w:t>
        </w:r>
      </w:ins>
      <w:ins w:id="4970" w:author="IO" w:date="2011-07-21T16:23:00Z">
        <w:r w:rsidR="000753FB">
          <w:t>entre</w:t>
        </w:r>
      </w:ins>
      <w:ins w:id="4971" w:author="IO" w:date="2011-07-21T16:20:00Z">
        <w:r w:rsidR="000753FB">
          <w:t xml:space="preserve"> los vuelos en su </w:t>
        </w:r>
      </w:ins>
      <w:ins w:id="4972" w:author="IO" w:date="2011-07-21T16:21:00Z">
        <w:r w:rsidR="000753FB">
          <w:t xml:space="preserve">área de control. </w:t>
        </w:r>
      </w:ins>
      <w:ins w:id="4973" w:author="IO" w:date="2011-07-21T16:23:00Z">
        <w:r w:rsidR="000753FB">
          <w:t>E</w:t>
        </w:r>
      </w:ins>
      <w:ins w:id="4974" w:author="IO" w:date="2011-07-21T16:21:00Z">
        <w:r w:rsidR="000753FB">
          <w:t>stos sistemas con aplicaciones del entorno</w:t>
        </w:r>
      </w:ins>
      <w:ins w:id="4975" w:author="IO" w:date="2011-07-21T16:16:00Z">
        <w:r w:rsidR="000753FB">
          <w:t>. Cuando la aplicación detect</w:t>
        </w:r>
      </w:ins>
      <w:ins w:id="4976" w:author="IO" w:date="2011-07-21T16:23:00Z">
        <w:r w:rsidR="000753FB">
          <w:t>a</w:t>
        </w:r>
      </w:ins>
      <w:ins w:id="4977" w:author="IO" w:date="2011-07-21T16:16:00Z">
        <w:r w:rsidRPr="00686F69">
          <w:t xml:space="preserve"> un</w:t>
        </w:r>
      </w:ins>
      <w:ins w:id="4978" w:author="IO" w:date="2011-07-21T16:23:00Z">
        <w:r w:rsidR="000753FB">
          <w:t xml:space="preserve"> conflicto</w:t>
        </w:r>
      </w:ins>
      <w:ins w:id="4979" w:author="IO" w:date="2011-07-21T16:16:00Z">
        <w:r w:rsidRPr="00686F69">
          <w:t xml:space="preserve"> informa al controlador</w:t>
        </w:r>
      </w:ins>
      <w:ins w:id="4980" w:author="IO" w:date="2011-07-21T16:23:00Z">
        <w:r w:rsidR="000753FB">
          <w:t xml:space="preserve"> con un evento</w:t>
        </w:r>
      </w:ins>
      <w:ins w:id="4981" w:author="IO" w:date="2011-07-21T16:16:00Z">
        <w:r w:rsidRPr="00686F69">
          <w:t xml:space="preserve">. Dichos conflictos </w:t>
        </w:r>
      </w:ins>
      <w:ins w:id="4982" w:author="IO" w:date="2011-07-21T16:34:00Z">
        <w:r w:rsidR="00BF7E23">
          <w:t>se producen</w:t>
        </w:r>
      </w:ins>
      <w:ins w:id="4983" w:author="IO" w:date="2011-07-21T16:16:00Z">
        <w:r w:rsidRPr="00686F69">
          <w:t xml:space="preserve"> cuando no se </w:t>
        </w:r>
      </w:ins>
      <w:ins w:id="4984" w:author="IO" w:date="2011-07-21T16:26:00Z">
        <w:r w:rsidR="000753FB">
          <w:t>r</w:t>
        </w:r>
        <w:r w:rsidR="00BF7E23">
          <w:t>espet</w:t>
        </w:r>
      </w:ins>
      <w:ins w:id="4985" w:author="IO" w:date="2011-07-21T16:34:00Z">
        <w:r w:rsidR="00BF7E23">
          <w:t>a</w:t>
        </w:r>
      </w:ins>
      <w:ins w:id="4986" w:author="IO" w:date="2011-07-21T16:16:00Z">
        <w:r w:rsidRPr="00686F69">
          <w:t xml:space="preserve"> la separación mínima </w:t>
        </w:r>
      </w:ins>
      <w:ins w:id="4987" w:author="IO" w:date="2011-07-21T16:26:00Z">
        <w:r w:rsidR="000753FB">
          <w:t xml:space="preserve">de seguridad </w:t>
        </w:r>
      </w:ins>
      <w:ins w:id="4988" w:author="IO" w:date="2011-07-21T16:16:00Z">
        <w:r w:rsidRPr="00686F69">
          <w:t xml:space="preserve">entre aviones. </w:t>
        </w:r>
      </w:ins>
      <w:ins w:id="4989" w:author="IO" w:date="2011-07-21T16:27:00Z">
        <w:r w:rsidR="000753FB">
          <w:t>Tras ser avisado de</w:t>
        </w:r>
      </w:ins>
      <w:ins w:id="4990" w:author="IO" w:date="2011-07-21T16:35:00Z">
        <w:r w:rsidR="00BF7E23">
          <w:t xml:space="preserve"> un</w:t>
        </w:r>
      </w:ins>
      <w:ins w:id="4991" w:author="IO" w:date="2011-07-21T16:27:00Z">
        <w:r w:rsidR="000753FB">
          <w:t xml:space="preserve"> conflicto, </w:t>
        </w:r>
      </w:ins>
      <w:ins w:id="4992" w:author="IO" w:date="2011-07-21T16:16:00Z">
        <w:r w:rsidRPr="00686F69">
          <w:t>el controlador compr</w:t>
        </w:r>
      </w:ins>
      <w:ins w:id="4993" w:author="IO" w:date="2011-07-21T16:35:00Z">
        <w:r w:rsidR="00BF7E23">
          <w:t>ueba</w:t>
        </w:r>
      </w:ins>
      <w:ins w:id="4994" w:author="IO" w:date="2011-07-21T16:16:00Z">
        <w:r w:rsidRPr="00686F69">
          <w:t xml:space="preserve"> que </w:t>
        </w:r>
      </w:ins>
      <w:ins w:id="4995" w:author="IO" w:date="2011-07-21T16:35:00Z">
        <w:r w:rsidR="00BF7E23">
          <w:t xml:space="preserve">si </w:t>
        </w:r>
      </w:ins>
      <w:ins w:id="4996" w:author="IO" w:date="2011-07-21T16:16:00Z">
        <w:r w:rsidRPr="00686F69">
          <w:t>está</w:t>
        </w:r>
      </w:ins>
      <w:ins w:id="4997" w:author="IO" w:date="2011-07-21T16:27:00Z">
        <w:r w:rsidR="000753FB">
          <w:t xml:space="preserve"> o no</w:t>
        </w:r>
      </w:ins>
      <w:ins w:id="4998" w:author="IO" w:date="2011-07-21T16:16:00Z">
        <w:r w:rsidRPr="00686F69">
          <w:t xml:space="preserve"> siendo gestionado actualmente (“IsANewConflictDetected”). Si </w:t>
        </w:r>
      </w:ins>
      <w:ins w:id="4999" w:author="IO" w:date="2011-07-21T16:35:00Z">
        <w:r w:rsidR="00BF7E23">
          <w:t>el conflicto</w:t>
        </w:r>
      </w:ins>
      <w:ins w:id="5000" w:author="IO" w:date="2011-07-21T16:16:00Z">
        <w:r w:rsidRPr="00686F69">
          <w:t xml:space="preserve"> ya fue gestionad</w:t>
        </w:r>
      </w:ins>
      <w:ins w:id="5001" w:author="IO" w:date="2011-07-21T16:35:00Z">
        <w:r w:rsidR="00BF7E23">
          <w:t>o</w:t>
        </w:r>
      </w:ins>
      <w:ins w:id="5002" w:author="IO" w:date="2011-07-21T16:27:00Z">
        <w:r w:rsidR="000753FB">
          <w:t>,</w:t>
        </w:r>
      </w:ins>
      <w:ins w:id="5003" w:author="IO" w:date="2011-07-21T16:16:00Z">
        <w:r w:rsidRPr="00686F69">
          <w:t xml:space="preserve"> entonces el controlador </w:t>
        </w:r>
      </w:ins>
      <w:ins w:id="5004" w:author="IO" w:date="2011-07-21T16:27:00Z">
        <w:r w:rsidR="000753FB">
          <w:t xml:space="preserve">cursó a los pilotos las órdenes </w:t>
        </w:r>
      </w:ins>
      <w:ins w:id="5005" w:author="IO" w:date="2011-07-21T16:28:00Z">
        <w:r w:rsidR="000753FB">
          <w:t xml:space="preserve">para resolverlo y </w:t>
        </w:r>
      </w:ins>
      <w:ins w:id="5006" w:author="IO" w:date="2011-07-21T16:16:00Z">
        <w:r w:rsidRPr="00686F69">
          <w:t xml:space="preserve">seguirá monitorizando los vuelos </w:t>
        </w:r>
      </w:ins>
      <w:ins w:id="5007" w:author="IO" w:date="2011-07-21T16:28:00Z">
        <w:r w:rsidR="00BF7E23">
          <w:t>para comprobar la situación</w:t>
        </w:r>
      </w:ins>
      <w:ins w:id="5008" w:author="IO" w:date="2011-07-21T16:16:00Z">
        <w:r w:rsidRPr="00686F69">
          <w:t xml:space="preserve">. </w:t>
        </w:r>
      </w:ins>
      <w:ins w:id="5009" w:author="IO" w:date="2011-07-21T16:28:00Z">
        <w:r w:rsidR="00BF7E23">
          <w:t>S</w:t>
        </w:r>
      </w:ins>
      <w:ins w:id="5010" w:author="IO" w:date="2011-07-21T16:16:00Z">
        <w:r w:rsidRPr="00686F69">
          <w:t>i por el contrario es un nuevo conflicto</w:t>
        </w:r>
      </w:ins>
      <w:ins w:id="5011" w:author="IO" w:date="2011-07-21T16:28:00Z">
        <w:r w:rsidR="00BF7E23">
          <w:t xml:space="preserve">, será necesario </w:t>
        </w:r>
      </w:ins>
      <w:ins w:id="5012" w:author="IO" w:date="2011-07-21T16:29:00Z">
        <w:r w:rsidR="00BF7E23">
          <w:t>iniciar su resolución</w:t>
        </w:r>
      </w:ins>
      <w:ins w:id="5013" w:author="IO" w:date="2011-07-21T16:28:00Z">
        <w:r w:rsidR="00BF7E23">
          <w:t>.</w:t>
        </w:r>
      </w:ins>
    </w:p>
    <w:p w14:paraId="7EC9E8BA" w14:textId="763F252D" w:rsidR="00BF7E23" w:rsidRDefault="00BF7E23">
      <w:pPr>
        <w:spacing w:before="240" w:after="120"/>
        <w:ind w:firstLine="284"/>
        <w:jc w:val="both"/>
        <w:rPr>
          <w:ins w:id="5014" w:author="IO" w:date="2011-07-21T16:37:00Z"/>
        </w:rPr>
        <w:pPrChange w:id="5015" w:author="IO" w:date="2011-07-21T14:52:00Z">
          <w:pPr/>
        </w:pPrChange>
      </w:pPr>
      <w:ins w:id="5016" w:author="IO" w:date="2011-07-21T16:29:00Z">
        <w:r>
          <w:t xml:space="preserve">Para </w:t>
        </w:r>
      </w:ins>
      <w:ins w:id="5017" w:author="IO" w:date="2011-07-21T16:39:00Z">
        <w:r>
          <w:t>resolver el conflicto</w:t>
        </w:r>
      </w:ins>
      <w:ins w:id="5018" w:author="IO" w:date="2011-07-21T16:29:00Z">
        <w:r>
          <w:t xml:space="preserve"> el controlador</w:t>
        </w:r>
      </w:ins>
      <w:ins w:id="5019" w:author="IO" w:date="2011-07-21T16:16:00Z">
        <w:r w:rsidR="005E18F7" w:rsidRPr="00686F69">
          <w:t xml:space="preserve"> crea la lista de órdenes correspondientes para cada uno de los pilotos </w:t>
        </w:r>
      </w:ins>
      <w:ins w:id="5020" w:author="IO" w:date="2011-07-21T16:29:00Z">
        <w:r>
          <w:t xml:space="preserve">involucrados </w:t>
        </w:r>
      </w:ins>
      <w:ins w:id="5021" w:author="IO" w:date="2011-07-21T16:16:00Z">
        <w:r w:rsidR="005E18F7" w:rsidRPr="00686F69">
          <w:t>(“CreateNewOrders”)</w:t>
        </w:r>
      </w:ins>
      <w:ins w:id="5022" w:author="IO" w:date="2011-07-21T16:29:00Z">
        <w:r>
          <w:t>,</w:t>
        </w:r>
      </w:ins>
      <w:ins w:id="5023" w:author="IO" w:date="2011-07-21T16:16:00Z">
        <w:r w:rsidR="005E18F7" w:rsidRPr="00686F69">
          <w:t xml:space="preserve"> y seguidamente se </w:t>
        </w:r>
      </w:ins>
      <w:ins w:id="5024" w:author="IO" w:date="2011-07-21T16:30:00Z">
        <w:r>
          <w:t>las comunica mediante interacciones</w:t>
        </w:r>
      </w:ins>
      <w:ins w:id="5025" w:author="IO" w:date="2011-07-21T16:16:00Z">
        <w:r w:rsidR="005E18F7" w:rsidRPr="00686F69">
          <w:t xml:space="preserve"> (“Start Interaction Controller-Pilot”). </w:t>
        </w:r>
      </w:ins>
      <w:ins w:id="5026" w:author="IO" w:date="2011-07-21T16:30:00Z">
        <w:r>
          <w:t>L</w:t>
        </w:r>
      </w:ins>
      <w:ins w:id="5027" w:author="IO" w:date="2011-07-21T16:16:00Z">
        <w:r w:rsidR="005E18F7" w:rsidRPr="00686F69">
          <w:t xml:space="preserve">as órdenes normalmente se corresponden con cambios de altitud, </w:t>
        </w:r>
      </w:ins>
      <w:ins w:id="5028" w:author="IO" w:date="2011-07-21T16:30:00Z">
        <w:r>
          <w:t>cambios en el rumbo,</w:t>
        </w:r>
      </w:ins>
      <w:ins w:id="5029" w:author="IO" w:date="2011-07-21T16:16:00Z">
        <w:r w:rsidR="005E18F7" w:rsidRPr="00686F69">
          <w:t xml:space="preserve"> reducir velocidad</w:t>
        </w:r>
      </w:ins>
      <w:ins w:id="5030" w:author="IO" w:date="2011-07-21T16:30:00Z">
        <w:r>
          <w:t xml:space="preserve"> o combinaciones de las </w:t>
        </w:r>
      </w:ins>
      <w:ins w:id="5031" w:author="IO" w:date="2011-07-21T16:31:00Z">
        <w:r>
          <w:t>anteriores</w:t>
        </w:r>
      </w:ins>
      <w:ins w:id="5032" w:author="IO" w:date="2011-07-21T16:16:00Z">
        <w:r w:rsidR="005E18F7" w:rsidRPr="00686F69">
          <w:t>.</w:t>
        </w:r>
      </w:ins>
      <w:ins w:id="5033" w:author="IO" w:date="2011-07-21T16:39:00Z">
        <w:r w:rsidR="00D0624F">
          <w:t xml:space="preserve"> </w:t>
        </w:r>
      </w:ins>
      <w:ins w:id="5034" w:author="IO" w:date="2011-07-21T16:31:00Z">
        <w:r>
          <w:t>T</w:t>
        </w:r>
      </w:ins>
      <w:ins w:id="5035" w:author="IO" w:date="2011-07-21T16:16:00Z">
        <w:r w:rsidR="005E18F7" w:rsidRPr="00686F69">
          <w:t>ras recibir la</w:t>
        </w:r>
      </w:ins>
      <w:ins w:id="5036" w:author="IO" w:date="2011-07-21T16:31:00Z">
        <w:r>
          <w:t>s</w:t>
        </w:r>
      </w:ins>
      <w:ins w:id="5037" w:author="IO" w:date="2011-07-21T16:16:00Z">
        <w:r w:rsidR="005E18F7" w:rsidRPr="00686F69">
          <w:t xml:space="preserve"> </w:t>
        </w:r>
      </w:ins>
      <w:ins w:id="5038" w:author="IO" w:date="2011-07-21T16:31:00Z">
        <w:r>
          <w:t>ó</w:t>
        </w:r>
      </w:ins>
      <w:ins w:id="5039" w:author="IO" w:date="2011-07-21T16:16:00Z">
        <w:r w:rsidR="005E18F7" w:rsidRPr="00686F69">
          <w:t>rden</w:t>
        </w:r>
      </w:ins>
      <w:ins w:id="5040" w:author="IO" w:date="2011-07-21T16:31:00Z">
        <w:r>
          <w:t>es</w:t>
        </w:r>
      </w:ins>
      <w:ins w:id="5041" w:author="IO" w:date="2011-07-21T16:16:00Z">
        <w:r w:rsidR="005E18F7" w:rsidRPr="00686F69">
          <w:t xml:space="preserve">, </w:t>
        </w:r>
      </w:ins>
      <w:ins w:id="5042" w:author="IO" w:date="2011-07-21T16:31:00Z">
        <w:r>
          <w:t>el piloto las procesa como un nuevo tramo ad hoc de su plan de vuelo. Esta elección pretende reaprovechar las tareas ya desa</w:t>
        </w:r>
      </w:ins>
      <w:ins w:id="5043" w:author="IO" w:date="2011-07-21T16:32:00Z">
        <w:r>
          <w:t xml:space="preserve">rrolladas para la gestión de tramos que se vieron en las secciones anteriores. </w:t>
        </w:r>
      </w:ins>
      <w:ins w:id="5044" w:author="IO" w:date="2011-07-21T16:36:00Z">
        <w:r>
          <w:t xml:space="preserve">Mientras, el controlador sigue monitorizando las distancias </w:t>
        </w:r>
      </w:ins>
      <w:ins w:id="5045" w:author="IO" w:date="2011-07-21T16:37:00Z">
        <w:r>
          <w:t xml:space="preserve">con la aplicación </w:t>
        </w:r>
      </w:ins>
      <w:ins w:id="5046" w:author="IO" w:date="2011-07-21T16:16:00Z">
        <w:r w:rsidR="005E18F7" w:rsidRPr="00686F69">
          <w:t>“CheckDistanceBeetweenPlanesInConflict”</w:t>
        </w:r>
      </w:ins>
      <w:ins w:id="5047" w:author="IO" w:date="2011-07-21T16:37:00Z">
        <w:r>
          <w:t>, que mide la separación de las aeronaves</w:t>
        </w:r>
      </w:ins>
      <w:ins w:id="5048" w:author="IO" w:date="2011-07-21T16:16:00Z">
        <w:r w:rsidR="005E18F7" w:rsidRPr="00686F69">
          <w:t>.</w:t>
        </w:r>
      </w:ins>
    </w:p>
    <w:p w14:paraId="661DAC38" w14:textId="0E07FF99" w:rsidR="009744F0" w:rsidRDefault="005E18F7">
      <w:pPr>
        <w:spacing w:before="240" w:after="120"/>
        <w:ind w:firstLine="284"/>
        <w:jc w:val="both"/>
        <w:rPr>
          <w:ins w:id="5049" w:author="IO" w:date="2011-07-21T16:46:00Z"/>
        </w:rPr>
        <w:pPrChange w:id="5050" w:author="IO" w:date="2011-07-21T14:52:00Z">
          <w:pPr/>
        </w:pPrChange>
      </w:pPr>
      <w:ins w:id="5051" w:author="IO" w:date="2011-07-21T16:16:00Z">
        <w:r w:rsidRPr="00686F69">
          <w:lastRenderedPageBreak/>
          <w:t>Cuando e</w:t>
        </w:r>
      </w:ins>
      <w:ins w:id="5052" w:author="IO" w:date="2011-07-21T16:39:00Z">
        <w:r w:rsidR="00D0624F">
          <w:t>l</w:t>
        </w:r>
      </w:ins>
      <w:ins w:id="5053" w:author="IO" w:date="2011-07-21T16:16:00Z">
        <w:r w:rsidRPr="00686F69">
          <w:t xml:space="preserve"> piloto </w:t>
        </w:r>
      </w:ins>
      <w:ins w:id="5054" w:author="IO" w:date="2011-07-21T16:41:00Z">
        <w:r w:rsidR="00D0624F">
          <w:t>termina</w:t>
        </w:r>
      </w:ins>
      <w:ins w:id="5055" w:author="IO" w:date="2011-07-21T16:16:00Z">
        <w:r w:rsidRPr="00686F69">
          <w:t xml:space="preserve"> el tramo con la orden </w:t>
        </w:r>
      </w:ins>
      <w:ins w:id="5056" w:author="IO" w:date="2011-07-21T16:41:00Z">
        <w:r w:rsidR="00D0624F">
          <w:t>d</w:t>
        </w:r>
      </w:ins>
      <w:ins w:id="5057" w:author="IO" w:date="2011-07-21T16:16:00Z">
        <w:r w:rsidRPr="00686F69">
          <w:t>el controlador</w:t>
        </w:r>
      </w:ins>
      <w:ins w:id="5058" w:author="IO" w:date="2011-07-21T16:43:00Z">
        <w:r w:rsidR="00D0624F">
          <w:t>, comunica a éste</w:t>
        </w:r>
      </w:ins>
      <w:ins w:id="5059" w:author="IO" w:date="2011-07-21T16:44:00Z">
        <w:r w:rsidR="00D0624F">
          <w:t xml:space="preserve"> que ha finalizado</w:t>
        </w:r>
      </w:ins>
      <w:ins w:id="5060" w:author="IO" w:date="2011-07-21T16:16:00Z">
        <w:r w:rsidRPr="00686F69">
          <w:t xml:space="preserve"> con éxito</w:t>
        </w:r>
      </w:ins>
      <w:ins w:id="5061" w:author="IO" w:date="2011-07-21T16:44:00Z">
        <w:r w:rsidR="00D0624F">
          <w:t xml:space="preserve"> sus órdenes y retoma su plan de vuelo</w:t>
        </w:r>
      </w:ins>
      <w:ins w:id="5062" w:author="IO" w:date="2011-07-21T16:16:00Z">
        <w:r w:rsidRPr="00686F69">
          <w:t xml:space="preserve">. </w:t>
        </w:r>
      </w:ins>
      <w:ins w:id="5063" w:author="IO" w:date="2011-07-21T16:44:00Z">
        <w:r w:rsidR="00D0624F">
          <w:t xml:space="preserve">Tras la notificación </w:t>
        </w:r>
      </w:ins>
      <w:ins w:id="5064" w:author="IO" w:date="2011-07-21T16:16:00Z">
        <w:r w:rsidR="00D0624F">
          <w:t>el controlador marca</w:t>
        </w:r>
        <w:r w:rsidRPr="00686F69">
          <w:t xml:space="preserve"> que las órdenes se ha</w:t>
        </w:r>
      </w:ins>
      <w:ins w:id="5065" w:author="IO" w:date="2011-07-21T16:45:00Z">
        <w:r w:rsidR="00D0624F">
          <w:t>n realizado</w:t>
        </w:r>
      </w:ins>
      <w:ins w:id="5066" w:author="IO" w:date="2011-07-21T16:16:00Z">
        <w:r w:rsidRPr="00686F69">
          <w:t xml:space="preserve"> y que la gestión </w:t>
        </w:r>
      </w:ins>
      <w:ins w:id="5067" w:author="IO" w:date="2011-07-21T16:45:00Z">
        <w:r w:rsidR="00D0624F">
          <w:t>del</w:t>
        </w:r>
      </w:ins>
      <w:ins w:id="5068" w:author="IO" w:date="2011-07-21T16:16:00Z">
        <w:r w:rsidRPr="00686F69">
          <w:t xml:space="preserve"> conflicto ha concluido (“End Interaction Controller-Pilot”).</w:t>
        </w:r>
      </w:ins>
      <w:ins w:id="5069" w:author="IO" w:date="2011-07-21T16:45:00Z">
        <w:r w:rsidR="00D0624F">
          <w:t xml:space="preserve"> En caso de que prosiga el conflicto, la aplicación “</w:t>
        </w:r>
        <w:commentRangeStart w:id="5070"/>
        <w:r w:rsidR="00D0624F" w:rsidRPr="00686F69">
          <w:t>StartMonitorizeFlights</w:t>
        </w:r>
        <w:commentRangeEnd w:id="5070"/>
        <w:r w:rsidR="00D0624F">
          <w:rPr>
            <w:rStyle w:val="CommentReference"/>
          </w:rPr>
          <w:commentReference w:id="5070"/>
        </w:r>
        <w:r w:rsidR="00D0624F" w:rsidRPr="00686F69">
          <w:t>”</w:t>
        </w:r>
        <w:r w:rsidR="00D0624F">
          <w:t xml:space="preserve"> disparará una nueva alarma</w:t>
        </w:r>
      </w:ins>
      <w:ins w:id="5071" w:author="IO" w:date="2011-07-21T16:46:00Z">
        <w:r w:rsidR="00D0624F">
          <w:t>.</w:t>
        </w:r>
      </w:ins>
    </w:p>
    <w:p w14:paraId="63E550CB" w14:textId="2F6900FA" w:rsidR="00D0624F" w:rsidRPr="00686F69" w:rsidRDefault="00D0624F">
      <w:pPr>
        <w:spacing w:before="240" w:after="120"/>
        <w:ind w:firstLine="284"/>
        <w:jc w:val="both"/>
        <w:rPr>
          <w:ins w:id="5072" w:author="Orion" w:date="2011-06-21T17:17:00Z"/>
        </w:rPr>
        <w:pPrChange w:id="5073" w:author="IO" w:date="2011-07-21T14:52:00Z">
          <w:pPr/>
        </w:pPrChange>
      </w:pPr>
      <w:ins w:id="5074" w:author="IO" w:date="2011-07-21T16:47:00Z">
        <w:r>
          <w:t>Las siguientes secciones</w:t>
        </w:r>
      </w:ins>
      <w:ins w:id="5075" w:author="IO" w:date="2011-07-21T16:46:00Z">
        <w:r>
          <w:t xml:space="preserve"> explican con mayor detalle algunas de las actividades involucradas en la gestión de conflictos.</w:t>
        </w:r>
      </w:ins>
      <w:ins w:id="5076" w:author="IO" w:date="2011-07-21T16:47:00Z">
        <w:r>
          <w:t xml:space="preserve"> </w:t>
        </w:r>
        <w:commentRangeStart w:id="5077"/>
        <w:r>
          <w:t xml:space="preserve">En concreto </w:t>
        </w:r>
        <w:commentRangeEnd w:id="5077"/>
        <w:r>
          <w:rPr>
            <w:rStyle w:val="CommentReference"/>
          </w:rPr>
          <w:commentReference w:id="5077"/>
        </w:r>
      </w:ins>
    </w:p>
    <w:p w14:paraId="6620CA06" w14:textId="12AB7401" w:rsidR="00D0624F" w:rsidRPr="00B0777E" w:rsidRDefault="00D0624F" w:rsidP="00D0624F">
      <w:pPr>
        <w:pStyle w:val="Heading1"/>
        <w:numPr>
          <w:ilvl w:val="3"/>
          <w:numId w:val="40"/>
        </w:numPr>
        <w:rPr>
          <w:ins w:id="5078" w:author="IO" w:date="2011-07-21T16:47:00Z"/>
          <w:b w:val="0"/>
          <w:sz w:val="28"/>
          <w:szCs w:val="52"/>
        </w:rPr>
      </w:pPr>
      <w:bookmarkStart w:id="5079" w:name="_Toc299463891"/>
      <w:ins w:id="5080" w:author="IO" w:date="2011-07-21T16:48:00Z">
        <w:r>
          <w:rPr>
            <w:b w:val="0"/>
            <w:sz w:val="28"/>
            <w:szCs w:val="52"/>
          </w:rPr>
          <w:t>Detección de conflictos</w:t>
        </w:r>
      </w:ins>
      <w:bookmarkEnd w:id="5079"/>
    </w:p>
    <w:p w14:paraId="61B1E9FC" w14:textId="3594CA1D" w:rsidR="00DC4615" w:rsidRPr="00686F69" w:rsidDel="00D0624F" w:rsidRDefault="00D0624F">
      <w:pPr>
        <w:spacing w:after="120"/>
        <w:jc w:val="both"/>
        <w:rPr>
          <w:ins w:id="5081" w:author="Orion" w:date="2011-06-21T17:15:00Z"/>
          <w:del w:id="5082" w:author="IO" w:date="2011-07-21T16:48:00Z"/>
        </w:rPr>
        <w:pPrChange w:id="5083" w:author="IO" w:date="2011-07-21T16:48:00Z">
          <w:pPr/>
        </w:pPrChange>
      </w:pPr>
      <w:ins w:id="5084" w:author="IO" w:date="2011-07-21T16:48:00Z">
        <w:r>
          <w:t>Cuando la aplicación “</w:t>
        </w:r>
        <w:commentRangeStart w:id="5085"/>
        <w:r w:rsidRPr="00686F69">
          <w:t>StartMonitorizeFlights</w:t>
        </w:r>
        <w:commentRangeEnd w:id="5085"/>
        <w:r>
          <w:t>” lanza una alarma de conflicto</w:t>
        </w:r>
      </w:ins>
      <w:ins w:id="5086" w:author="IO" w:date="2011-07-21T16:50:00Z">
        <w:r w:rsidR="006F5FC4">
          <w:t xml:space="preserve"> </w:t>
        </w:r>
        <w:r w:rsidR="006F5FC4" w:rsidRPr="00686F69">
          <w:t>(evento “PlanesInConflict”)</w:t>
        </w:r>
      </w:ins>
      <w:ins w:id="5087" w:author="IO" w:date="2011-07-21T16:48:00Z">
        <w:r>
          <w:t>, el controlador comprueba con</w:t>
        </w:r>
        <w:r>
          <w:rPr>
            <w:rStyle w:val="CommentReference"/>
          </w:rPr>
          <w:commentReference w:id="5085"/>
        </w:r>
      </w:ins>
      <w:ins w:id="5088" w:author="Orion" w:date="2011-06-21T17:19:00Z">
        <w:del w:id="5089" w:author="IO" w:date="2011-07-21T16:49:00Z">
          <w:r w:rsidR="003C15F1" w:rsidRPr="00686F69" w:rsidDel="00D0624F">
            <w:delText>Como se comentó previamente</w:delText>
          </w:r>
        </w:del>
        <w:r w:rsidR="003C15F1" w:rsidRPr="00686F69">
          <w:t xml:space="preserve"> la tarea “IsANewConflic</w:t>
        </w:r>
      </w:ins>
      <w:ins w:id="5090" w:author="Orion" w:date="2011-06-21T17:20:00Z">
        <w:r w:rsidR="003C15F1" w:rsidRPr="00686F69">
          <w:t>t</w:t>
        </w:r>
      </w:ins>
      <w:ins w:id="5091" w:author="Orion" w:date="2011-06-21T17:19:00Z">
        <w:r w:rsidR="003C15F1" w:rsidRPr="00686F69">
          <w:t xml:space="preserve">Detected” </w:t>
        </w:r>
      </w:ins>
      <w:ins w:id="5092" w:author="IO" w:date="2011-07-21T16:49:00Z">
        <w:r w:rsidR="006F5FC4">
          <w:t xml:space="preserve">si se trata realmente de un nuevo conflicto o es uno que ya se está abordando. </w:t>
        </w:r>
      </w:ins>
      <w:ins w:id="5093" w:author="Orion" w:date="2011-06-21T17:19:00Z">
        <w:del w:id="5094" w:author="IO" w:date="2011-07-21T16:50:00Z">
          <w:r w:rsidR="003C15F1" w:rsidRPr="00686F69" w:rsidDel="0065518F">
            <w:delText xml:space="preserve">comprobará que </w:delText>
          </w:r>
        </w:del>
      </w:ins>
      <w:ins w:id="5095" w:author="Orion" w:date="2011-06-21T17:20:00Z">
        <w:del w:id="5096" w:author="IO" w:date="2011-07-21T16:50:00Z">
          <w:r w:rsidR="00D62F55" w:rsidRPr="00686F69" w:rsidDel="0065518F">
            <w:delText xml:space="preserve">el nuevo conflicto detectado </w:delText>
          </w:r>
          <w:r w:rsidR="00D62F55" w:rsidRPr="00686F69" w:rsidDel="006F5FC4">
            <w:delText>(evento “PlanesInConflict”)</w:delText>
          </w:r>
        </w:del>
      </w:ins>
      <w:ins w:id="5097" w:author="Orion" w:date="2011-06-21T17:19:00Z">
        <w:del w:id="5098" w:author="IO" w:date="2011-07-21T16:50:00Z">
          <w:r w:rsidR="003C15F1" w:rsidRPr="00686F69" w:rsidDel="0065518F">
            <w:delText xml:space="preserve"> </w:delText>
          </w:r>
        </w:del>
      </w:ins>
      <w:ins w:id="5099" w:author="Orion" w:date="2011-06-21T17:21:00Z">
        <w:del w:id="5100" w:author="IO" w:date="2011-07-21T16:50:00Z">
          <w:r w:rsidR="00A3163B" w:rsidRPr="00686F69" w:rsidDel="0065518F">
            <w:delText>no ha sido gestionado anteriormente</w:delText>
          </w:r>
        </w:del>
      </w:ins>
      <w:ins w:id="5101" w:author="Orion" w:date="2011-06-21T17:34:00Z">
        <w:del w:id="5102" w:author="IO" w:date="2011-07-21T16:50:00Z">
          <w:r w:rsidR="00286F25" w:rsidRPr="00686F69" w:rsidDel="0065518F">
            <w:delText xml:space="preserve"> (</w:delText>
          </w:r>
        </w:del>
      </w:ins>
      <w:ins w:id="5103" w:author="IO" w:date="2011-07-21T16:50:00Z">
        <w:r w:rsidR="0065518F">
          <w:t xml:space="preserve">La </w:t>
        </w:r>
      </w:ins>
      <w:ins w:id="5104"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5105" w:author="Orion" w:date="2011-07-26T22:30:00Z">
        <w:r w:rsidR="00503590">
          <w:t>Figura 19</w:t>
        </w:r>
      </w:ins>
      <w:ins w:id="5106" w:author="IO" w:date="2011-07-22T13:16:00Z">
        <w:del w:id="5107" w:author="Orion" w:date="2011-07-26T22:30:00Z">
          <w:r w:rsidR="00416FF6" w:rsidDel="00503590">
            <w:delText>Figura 18</w:delText>
          </w:r>
        </w:del>
      </w:ins>
      <w:ins w:id="5108" w:author="Orion" w:date="2011-06-21T17:36:00Z">
        <w:r w:rsidR="001A69E9" w:rsidRPr="00686F69">
          <w:fldChar w:fldCharType="end"/>
        </w:r>
      </w:ins>
      <w:ins w:id="5109" w:author="IO" w:date="2011-07-21T16:50:00Z">
        <w:r w:rsidR="0065518F">
          <w:t xml:space="preserve"> muestra esta tarea. </w:t>
        </w:r>
      </w:ins>
      <w:ins w:id="5110" w:author="Orion" w:date="2011-06-21T17:34:00Z">
        <w:del w:id="5111" w:author="IO" w:date="2011-07-21T16:50:00Z">
          <w:r w:rsidR="00286F25" w:rsidRPr="00686F69" w:rsidDel="0065518F">
            <w:delText>)</w:delText>
          </w:r>
        </w:del>
      </w:ins>
      <w:ins w:id="5112" w:author="Orion" w:date="2011-06-21T17:32:00Z">
        <w:del w:id="5113" w:author="IO" w:date="2011-07-21T16:50:00Z">
          <w:r w:rsidR="002C0495" w:rsidRPr="00686F69" w:rsidDel="0065518F">
            <w:delText>. P</w:delText>
          </w:r>
        </w:del>
      </w:ins>
      <w:ins w:id="5114" w:author="Orion" w:date="2011-06-21T17:21:00Z">
        <w:del w:id="5115" w:author="IO" w:date="2011-07-21T16:50:00Z">
          <w:r w:rsidR="00A3163B" w:rsidRPr="00686F69" w:rsidDel="0065518F">
            <w:delText>ara ello accederá</w:delText>
          </w:r>
        </w:del>
      </w:ins>
      <w:ins w:id="5116" w:author="IO" w:date="2011-07-21T16:50:00Z">
        <w:r w:rsidR="0065518F">
          <w:t>El controlador accede</w:t>
        </w:r>
      </w:ins>
      <w:ins w:id="5117" w:author="Orion" w:date="2011-06-21T17:21:00Z">
        <w:r w:rsidR="00A3163B" w:rsidRPr="00686F69">
          <w:t xml:space="preserve"> a su estado mental “ControllerMind”</w:t>
        </w:r>
      </w:ins>
      <w:ins w:id="5118" w:author="IO" w:date="2011-07-21T16:50:00Z">
        <w:r w:rsidR="0065518F">
          <w:t xml:space="preserve"> para consultar</w:t>
        </w:r>
      </w:ins>
      <w:ins w:id="5119" w:author="Orion" w:date="2011-06-21T17:21:00Z">
        <w:del w:id="5120" w:author="IO" w:date="2011-07-21T16:50:00Z">
          <w:r w:rsidR="00A3163B" w:rsidRPr="00686F69" w:rsidDel="0065518F">
            <w:delText xml:space="preserve">, donde se </w:delText>
          </w:r>
        </w:del>
      </w:ins>
      <w:ins w:id="5121" w:author="Orion" w:date="2011-06-21T17:33:00Z">
        <w:del w:id="5122" w:author="IO" w:date="2011-07-21T16:50:00Z">
          <w:r w:rsidR="00CE22CE" w:rsidRPr="00686F69" w:rsidDel="0065518F">
            <w:delText>encuentra</w:delText>
          </w:r>
        </w:del>
      </w:ins>
      <w:ins w:id="5123" w:author="Orion" w:date="2011-06-21T17:21:00Z">
        <w:r w:rsidR="00A3163B" w:rsidRPr="00686F69">
          <w:t xml:space="preserve"> la lista de todos los conflictos gestionados hasta la fecha.</w:t>
        </w:r>
      </w:ins>
      <w:ins w:id="5124" w:author="Orion" w:date="2011-06-21T17:23:00Z">
        <w:r w:rsidR="00AB391E" w:rsidRPr="00686F69">
          <w:t xml:space="preserve"> </w:t>
        </w:r>
      </w:ins>
      <w:ins w:id="5125" w:author="IO" w:date="2011-07-21T16:52:00Z">
        <w:r w:rsidR="00894CAC">
          <w:t xml:space="preserve">Si se trata de un nuevo conflicto, la tarea genera </w:t>
        </w:r>
      </w:ins>
      <w:ins w:id="5126" w:author="Orion" w:date="2011-06-21T17:23:00Z">
        <w:del w:id="5127" w:author="IO" w:date="2011-07-21T16:52:00Z">
          <w:r w:rsidR="00AB391E" w:rsidRPr="00686F69" w:rsidDel="00894CAC">
            <w:delText xml:space="preserve">A parte de producir </w:delText>
          </w:r>
        </w:del>
        <w:r w:rsidR="00AB391E" w:rsidRPr="00686F69">
          <w:t xml:space="preserve">el hecho </w:t>
        </w:r>
      </w:ins>
      <w:ins w:id="5128" w:author="IO" w:date="2011-07-21T16:53:00Z">
        <w:r w:rsidR="00894CAC">
          <w:t xml:space="preserve">“CanStartSendOrder” </w:t>
        </w:r>
      </w:ins>
      <w:ins w:id="5129" w:author="Orion" w:date="2011-06-21T17:23:00Z">
        <w:r w:rsidR="00AB391E" w:rsidRPr="00686F69">
          <w:t xml:space="preserve">que </w:t>
        </w:r>
        <w:del w:id="5130" w:author="IO" w:date="2011-07-21T16:53:00Z">
          <w:r w:rsidR="00AB391E" w:rsidRPr="00686F69" w:rsidDel="00894CAC">
            <w:delText>transmite que se pued</w:delText>
          </w:r>
        </w:del>
      </w:ins>
      <w:ins w:id="5131" w:author="Orion" w:date="2011-06-21T17:24:00Z">
        <w:del w:id="5132" w:author="IO" w:date="2011-07-21T16:53:00Z">
          <w:r w:rsidR="00AB391E" w:rsidRPr="00686F69" w:rsidDel="00894CAC">
            <w:delText>e</w:delText>
          </w:r>
        </w:del>
      </w:ins>
      <w:ins w:id="5133" w:author="IO" w:date="2011-07-21T16:53:00Z">
        <w:r w:rsidR="00894CAC">
          <w:t>indica que hay que</w:t>
        </w:r>
      </w:ins>
      <w:ins w:id="5134" w:author="Orion" w:date="2011-06-21T17:23:00Z">
        <w:r w:rsidR="00AB391E" w:rsidRPr="00686F69">
          <w:t xml:space="preserve"> iniciar la </w:t>
        </w:r>
      </w:ins>
      <w:ins w:id="5135" w:author="Orion" w:date="2011-06-21T17:24:00Z">
        <w:r w:rsidR="00AB391E" w:rsidRPr="00686F69">
          <w:t>creación</w:t>
        </w:r>
      </w:ins>
      <w:ins w:id="5136" w:author="Orion" w:date="2011-06-21T17:23:00Z">
        <w:r w:rsidR="00AB391E" w:rsidRPr="00686F69">
          <w:t xml:space="preserve"> </w:t>
        </w:r>
      </w:ins>
      <w:ins w:id="5137" w:author="Orion" w:date="2011-06-21T17:24:00Z">
        <w:r w:rsidR="00AB391E" w:rsidRPr="00686F69">
          <w:t>de las órdenes</w:t>
        </w:r>
      </w:ins>
      <w:ins w:id="5138" w:author="IO" w:date="2011-07-21T16:53:00Z">
        <w:r w:rsidR="00894CAC">
          <w:t xml:space="preserve"> de resolución. Estas serán las órdenes </w:t>
        </w:r>
      </w:ins>
      <w:ins w:id="5139" w:author="Orion" w:date="2011-06-21T17:24:00Z">
        <w:del w:id="5140" w:author="IO" w:date="2011-07-21T16:53:00Z">
          <w:r w:rsidR="00AB391E" w:rsidRPr="00686F69" w:rsidDel="00894CAC">
            <w:delText xml:space="preserve">, donde se </w:delText>
          </w:r>
        </w:del>
      </w:ins>
      <w:ins w:id="5141" w:author="Orion" w:date="2011-06-21T17:25:00Z">
        <w:del w:id="5142" w:author="IO" w:date="2011-07-21T16:53:00Z">
          <w:r w:rsidR="00AB391E" w:rsidRPr="00686F69" w:rsidDel="00894CAC">
            <w:delText>traspasan a su vez</w:delText>
          </w:r>
        </w:del>
      </w:ins>
      <w:ins w:id="5143" w:author="IO" w:date="2011-07-21T16:53:00Z">
        <w:r w:rsidR="00894CAC">
          <w:t xml:space="preserve">que se </w:t>
        </w:r>
      </w:ins>
      <w:ins w:id="5144" w:author="IO" w:date="2011-07-21T16:54:00Z">
        <w:r w:rsidR="00894CAC">
          <w:t>envíen</w:t>
        </w:r>
      </w:ins>
      <w:ins w:id="5145" w:author="IO" w:date="2011-07-21T16:53:00Z">
        <w:r w:rsidR="00894CAC">
          <w:t xml:space="preserve"> </w:t>
        </w:r>
      </w:ins>
      <w:ins w:id="5146" w:author="IO" w:date="2011-07-21T16:54:00Z">
        <w:r w:rsidR="00894CAC">
          <w:t>a</w:t>
        </w:r>
      </w:ins>
      <w:ins w:id="5147" w:author="Orion" w:date="2011-06-21T17:24:00Z">
        <w:r w:rsidR="00AB391E" w:rsidRPr="00686F69">
          <w:t xml:space="preserve"> los a</w:t>
        </w:r>
      </w:ins>
      <w:ins w:id="5148" w:author="Orion" w:date="2011-06-21T17:25:00Z">
        <w:r w:rsidR="00AB391E" w:rsidRPr="00686F69">
          <w:t>viones</w:t>
        </w:r>
      </w:ins>
      <w:ins w:id="5149" w:author="Orion" w:date="2011-06-21T17:24:00Z">
        <w:r w:rsidR="00AB391E" w:rsidRPr="00686F69">
          <w:t xml:space="preserve"> en conflicto</w:t>
        </w:r>
      </w:ins>
      <w:ins w:id="5150" w:author="IO" w:date="2011-07-21T16:54:00Z">
        <w:r w:rsidR="00894CAC">
          <w:t xml:space="preserve">. Esta </w:t>
        </w:r>
      </w:ins>
      <w:ins w:id="5151" w:author="Orion" w:date="2011-06-21T17:25:00Z">
        <w:del w:id="5152"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5153" w:author="Orion" w:date="2011-06-21T17:26:00Z">
        <w:r w:rsidR="00EA6361" w:rsidRPr="00686F69">
          <w:t xml:space="preserve">ón de iniciar </w:t>
        </w:r>
      </w:ins>
      <w:ins w:id="5154" w:author="Orion" w:date="2011-06-21T17:31:00Z">
        <w:r w:rsidR="00C47587" w:rsidRPr="00686F69">
          <w:t>una</w:t>
        </w:r>
      </w:ins>
      <w:ins w:id="5155" w:author="Orion" w:date="2011-06-21T17:26:00Z">
        <w:r w:rsidR="00EA6361" w:rsidRPr="00686F69">
          <w:t xml:space="preserve"> aplicación interna</w:t>
        </w:r>
      </w:ins>
      <w:ins w:id="5156" w:author="Orion" w:date="2011-06-21T17:31:00Z">
        <w:r w:rsidR="00C47587" w:rsidRPr="00686F69">
          <w:t xml:space="preserve"> de comprobación de distancias entre aviones en conflicto</w:t>
        </w:r>
      </w:ins>
      <w:ins w:id="5157" w:author="Orion" w:date="2011-06-23T12:21:00Z">
        <w:r w:rsidR="00B351E6" w:rsidRPr="00686F69">
          <w:t xml:space="preserve"> “CheckDistanceBetweenPlanesInConflict”</w:t>
        </w:r>
      </w:ins>
      <w:ins w:id="5158" w:author="Orion" w:date="2011-06-21T17:31:00Z">
        <w:r w:rsidR="00C47587" w:rsidRPr="00686F69">
          <w:t>. Esta aplicación</w:t>
        </w:r>
      </w:ins>
      <w:ins w:id="5159" w:author="Orion" w:date="2011-06-21T17:26:00Z">
        <w:r w:rsidR="00EA6361" w:rsidRPr="00686F69">
          <w:t xml:space="preserve"> </w:t>
        </w:r>
      </w:ins>
      <w:ins w:id="5160" w:author="Orion" w:date="2011-06-21T17:27:00Z">
        <w:r w:rsidR="007A314F" w:rsidRPr="00686F69">
          <w:t xml:space="preserve">tendrá por objeto determinar si el </w:t>
        </w:r>
      </w:ins>
      <w:ins w:id="5161" w:author="Orion" w:date="2011-06-21T17:30:00Z">
        <w:r w:rsidR="00C47587" w:rsidRPr="00686F69">
          <w:t xml:space="preserve">riesgo de posibilidad de </w:t>
        </w:r>
      </w:ins>
      <w:ins w:id="5162" w:author="Orion" w:date="2011-06-21T17:27:00Z">
        <w:r w:rsidR="007A314F" w:rsidRPr="00686F69">
          <w:t>conflicto</w:t>
        </w:r>
      </w:ins>
      <w:ins w:id="5163" w:author="Orion" w:date="2011-06-21T17:31:00Z">
        <w:r w:rsidR="00C47587" w:rsidRPr="00686F69">
          <w:t xml:space="preserve"> entre los aviones</w:t>
        </w:r>
      </w:ins>
      <w:ins w:id="5164" w:author="Orion" w:date="2011-06-21T17:27:00Z">
        <w:r w:rsidR="007A314F" w:rsidRPr="00686F69">
          <w:t xml:space="preserve"> </w:t>
        </w:r>
      </w:ins>
      <w:ins w:id="5165" w:author="Orion" w:date="2011-06-21T17:30:00Z">
        <w:r w:rsidR="00C47587" w:rsidRPr="00686F69">
          <w:t>ha desaparecido antes de que estos cumplan o completen la orden transmitida por el controlador.</w:t>
        </w:r>
      </w:ins>
      <w:ins w:id="5166" w:author="Orion" w:date="2011-06-21T17:33:00Z">
        <w:r w:rsidR="00286F25" w:rsidRPr="00686F69">
          <w:t xml:space="preserve"> En tal caso </w:t>
        </w:r>
      </w:ins>
      <w:ins w:id="5167" w:author="Orion" w:date="2011-06-21T17:35:00Z">
        <w:r w:rsidR="00286F25" w:rsidRPr="00686F69">
          <w:t>se procederá como en el diagrama de la</w:t>
        </w:r>
      </w:ins>
      <w:ins w:id="5168"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5169" w:author="Orion" w:date="2011-07-26T22:30:00Z">
        <w:r w:rsidR="00503590">
          <w:t>Figura 23</w:t>
        </w:r>
      </w:ins>
      <w:ins w:id="5170" w:author="IO" w:date="2011-07-22T13:16:00Z">
        <w:del w:id="5171" w:author="Orion" w:date="2011-07-26T22:30:00Z">
          <w:r w:rsidR="00416FF6" w:rsidDel="00503590">
            <w:delText>Figura 22</w:delText>
          </w:r>
        </w:del>
      </w:ins>
      <w:ins w:id="5172" w:author="Orion" w:date="2011-06-21T17:48:00Z">
        <w:r w:rsidR="00245BA7" w:rsidRPr="00686F69">
          <w:fldChar w:fldCharType="end"/>
        </w:r>
      </w:ins>
      <w:ins w:id="5173" w:author="Orion" w:date="2011-06-21T17:49:00Z">
        <w:r w:rsidR="00725F63" w:rsidRPr="00686F69">
          <w:t xml:space="preserve"> y se marcará la orden como finalizada</w:t>
        </w:r>
      </w:ins>
      <w:ins w:id="5174" w:author="Orion" w:date="2011-06-21T17:35:00Z">
        <w:r w:rsidR="00286F25" w:rsidRPr="00686F69">
          <w:t>.</w:t>
        </w:r>
      </w:ins>
    </w:p>
    <w:p w14:paraId="487E2FCA" w14:textId="3122B0C7" w:rsidR="00DD02EE" w:rsidRPr="00686F69" w:rsidRDefault="00DD02EE">
      <w:pPr>
        <w:spacing w:after="120"/>
        <w:jc w:val="both"/>
        <w:rPr>
          <w:ins w:id="5175" w:author="Orion" w:date="2011-06-21T17:15:00Z"/>
        </w:rPr>
        <w:pPrChange w:id="5176" w:author="IO" w:date="2011-07-21T16:48:00Z">
          <w:pPr/>
        </w:pPrChange>
      </w:pPr>
    </w:p>
    <w:p w14:paraId="179D4871" w14:textId="5278F0E1" w:rsidR="00F721A6" w:rsidRDefault="009F675E">
      <w:pPr>
        <w:pStyle w:val="Caption"/>
        <w:rPr>
          <w:ins w:id="5177" w:author="Orion" w:date="2011-06-21T17:23:00Z"/>
          <w:rFonts w:cs="Times New Roman"/>
        </w:rPr>
        <w:pPrChange w:id="5178" w:author="Orion" w:date="2011-06-22T20:01:00Z">
          <w:pPr/>
        </w:pPrChange>
      </w:pPr>
      <w:bookmarkStart w:id="5179" w:name="_Ref296441117"/>
      <w:bookmarkStart w:id="5180" w:name="_Toc299483445"/>
      <w:ins w:id="5181" w:author="Orion" w:date="2011-06-21T17:16:00Z">
        <w:r w:rsidRPr="00282451">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5182" w:author="Orion" w:date="2011-06-21T17:35:00Z">
        <w:r w:rsidR="00C84177">
          <w:t xml:space="preserve">Figura </w:t>
        </w:r>
        <w:r w:rsidR="00C84177">
          <w:fldChar w:fldCharType="begin"/>
        </w:r>
        <w:r w:rsidR="00C84177">
          <w:instrText xml:space="preserve"> SEQ Figura \* ARABIC </w:instrText>
        </w:r>
      </w:ins>
      <w:r w:rsidR="00C84177">
        <w:fldChar w:fldCharType="separate"/>
      </w:r>
      <w:ins w:id="5183" w:author="Orion" w:date="2011-07-26T22:41:00Z">
        <w:r w:rsidR="000A487B">
          <w:rPr>
            <w:noProof/>
          </w:rPr>
          <w:t>19</w:t>
        </w:r>
      </w:ins>
      <w:ins w:id="5184" w:author="Orion" w:date="2011-06-21T17:35:00Z">
        <w:r w:rsidR="00C84177">
          <w:fldChar w:fldCharType="end"/>
        </w:r>
        <w:bookmarkEnd w:id="5179"/>
        <w:r w:rsidR="00C84177">
          <w:t>: Comprobación de Nuevo Conflicto</w:t>
        </w:r>
      </w:ins>
      <w:ins w:id="5185" w:author="IO" w:date="2011-07-21T16:56:00Z">
        <w:r w:rsidR="00894CAC">
          <w:t>.</w:t>
        </w:r>
      </w:ins>
      <w:bookmarkEnd w:id="5180"/>
    </w:p>
    <w:p w14:paraId="25B90027" w14:textId="036B152C" w:rsidR="00894CAC" w:rsidRPr="00B0777E" w:rsidRDefault="00894CAC">
      <w:pPr>
        <w:pStyle w:val="Heading1"/>
        <w:numPr>
          <w:ilvl w:val="3"/>
          <w:numId w:val="40"/>
        </w:numPr>
        <w:rPr>
          <w:ins w:id="5186" w:author="IO" w:date="2011-07-21T16:57:00Z"/>
          <w:b w:val="0"/>
          <w:sz w:val="28"/>
          <w:szCs w:val="52"/>
        </w:rPr>
        <w:pPrChange w:id="5187" w:author="IO" w:date="2011-07-21T16:57:00Z">
          <w:pPr>
            <w:pStyle w:val="Heading1"/>
            <w:numPr>
              <w:ilvl w:val="3"/>
              <w:numId w:val="53"/>
            </w:numPr>
            <w:tabs>
              <w:tab w:val="clear" w:pos="0"/>
            </w:tabs>
            <w:ind w:left="1728" w:hanging="648"/>
          </w:pPr>
        </w:pPrChange>
      </w:pPr>
      <w:bookmarkStart w:id="5188" w:name="_Toc299463892"/>
      <w:ins w:id="5189" w:author="IO" w:date="2011-07-21T16:57:00Z">
        <w:r>
          <w:rPr>
            <w:b w:val="0"/>
            <w:sz w:val="28"/>
            <w:szCs w:val="52"/>
          </w:rPr>
          <w:t>Generación y comunicación de órdenes</w:t>
        </w:r>
        <w:bookmarkEnd w:id="5188"/>
      </w:ins>
    </w:p>
    <w:p w14:paraId="3BF968B2" w14:textId="689FDA85" w:rsidR="00A3163B" w:rsidRPr="00686F69" w:rsidDel="00894CAC" w:rsidRDefault="00A3163B">
      <w:pPr>
        <w:spacing w:after="120"/>
        <w:jc w:val="both"/>
        <w:rPr>
          <w:ins w:id="5190" w:author="Orion" w:date="2011-06-21T16:30:00Z"/>
          <w:del w:id="5191" w:author="IO" w:date="2011-07-21T16:57:00Z"/>
        </w:rPr>
        <w:pPrChange w:id="5192" w:author="IO" w:date="2011-07-21T16:57:00Z">
          <w:pPr/>
        </w:pPrChange>
      </w:pPr>
    </w:p>
    <w:p w14:paraId="123AFBF6" w14:textId="77777777" w:rsidR="006A53B9" w:rsidRDefault="005C0686">
      <w:pPr>
        <w:spacing w:after="120"/>
        <w:jc w:val="both"/>
        <w:rPr>
          <w:ins w:id="5193" w:author="IO" w:date="2011-07-21T17:01:00Z"/>
        </w:rPr>
        <w:pPrChange w:id="5194" w:author="IO" w:date="2011-07-21T16:57:00Z">
          <w:pPr/>
        </w:pPrChange>
      </w:pPr>
      <w:ins w:id="5195" w:author="Orion" w:date="2011-06-21T16:48:00Z">
        <w:r w:rsidRPr="00686F69">
          <w:t xml:space="preserve">Una vez </w:t>
        </w:r>
      </w:ins>
      <w:ins w:id="5196" w:author="Orion" w:date="2011-06-21T16:49:00Z">
        <w:r w:rsidRPr="00686F69">
          <w:t>el conflicto se ha detectado y confirmado</w:t>
        </w:r>
      </w:ins>
      <w:ins w:id="5197" w:author="IO" w:date="2011-07-21T16:57:00Z">
        <w:r w:rsidR="00894CAC">
          <w:t>,</w:t>
        </w:r>
      </w:ins>
      <w:ins w:id="5198" w:author="Orion" w:date="2011-06-21T16:50:00Z">
        <w:del w:id="5199" w:author="IO" w:date="2011-07-21T16:57:00Z">
          <w:r w:rsidRPr="00686F69" w:rsidDel="00894CAC">
            <w:delText xml:space="preserve"> como no existente anteriormente</w:delText>
          </w:r>
        </w:del>
        <w:r w:rsidRPr="00686F69">
          <w:t xml:space="preserve"> se procede a crear </w:t>
        </w:r>
      </w:ins>
      <w:ins w:id="5200" w:author="Orion" w:date="2011-06-21T16:53:00Z">
        <w:del w:id="5201" w:author="IO" w:date="2011-07-21T16:57:00Z">
          <w:r w:rsidRPr="00686F69" w:rsidDel="00894CAC">
            <w:delText xml:space="preserve">cada una de </w:delText>
          </w:r>
        </w:del>
        <w:r w:rsidRPr="00686F69">
          <w:t>las</w:t>
        </w:r>
      </w:ins>
      <w:ins w:id="5202" w:author="Orion" w:date="2011-06-21T16:50:00Z">
        <w:r w:rsidRPr="00686F69">
          <w:t xml:space="preserve"> </w:t>
        </w:r>
      </w:ins>
      <w:ins w:id="5203" w:author="Orion" w:date="2011-06-21T16:53:00Z">
        <w:r w:rsidRPr="00686F69">
          <w:t>órdenes</w:t>
        </w:r>
      </w:ins>
      <w:ins w:id="5204" w:author="Orion" w:date="2011-06-21T16:50:00Z">
        <w:r w:rsidRPr="00686F69">
          <w:t xml:space="preserve"> que se </w:t>
        </w:r>
      </w:ins>
      <w:ins w:id="5205" w:author="Orion" w:date="2011-06-21T16:52:00Z">
        <w:r w:rsidRPr="00686F69">
          <w:t>transmitirán</w:t>
        </w:r>
      </w:ins>
      <w:ins w:id="5206" w:author="Orion" w:date="2011-06-21T16:50:00Z">
        <w:r w:rsidRPr="00686F69">
          <w:t xml:space="preserve"> </w:t>
        </w:r>
      </w:ins>
      <w:ins w:id="5207" w:author="Orion" w:date="2011-06-21T16:52:00Z">
        <w:r w:rsidRPr="00686F69">
          <w:t xml:space="preserve">a </w:t>
        </w:r>
        <w:del w:id="5208" w:author="IO" w:date="2011-07-21T16:58:00Z">
          <w:r w:rsidRPr="00686F69" w:rsidDel="00894CAC">
            <w:delText xml:space="preserve">cada uno de </w:delText>
          </w:r>
        </w:del>
        <w:r w:rsidRPr="00686F69">
          <w:t xml:space="preserve">los pilotos de </w:t>
        </w:r>
        <w:del w:id="5209" w:author="IO" w:date="2011-07-21T16:58:00Z">
          <w:r w:rsidRPr="00686F69" w:rsidDel="00894CAC">
            <w:delText>est</w:delText>
          </w:r>
        </w:del>
      </w:ins>
      <w:ins w:id="5210" w:author="IO" w:date="2011-07-21T16:58:00Z">
        <w:r w:rsidR="00894CAC">
          <w:t>l</w:t>
        </w:r>
      </w:ins>
      <w:ins w:id="5211" w:author="Orion" w:date="2011-06-21T16:52:00Z">
        <w:r w:rsidRPr="00686F69">
          <w:t xml:space="preserve">os aviones </w:t>
        </w:r>
      </w:ins>
      <w:ins w:id="5212" w:author="Orion" w:date="2011-06-21T17:44:00Z">
        <w:r w:rsidR="00E11899" w:rsidRPr="00686F69">
          <w:t>en c</w:t>
        </w:r>
      </w:ins>
      <w:ins w:id="5213" w:author="Orion" w:date="2011-06-21T16:52:00Z">
        <w:r w:rsidRPr="00686F69">
          <w:t xml:space="preserve">onflicto. </w:t>
        </w:r>
      </w:ins>
      <w:ins w:id="5214" w:author="Orion" w:date="2011-06-21T16:53:00Z">
        <w:r w:rsidRPr="00686F69">
          <w:t xml:space="preserve">Esto </w:t>
        </w:r>
        <w:del w:id="5215" w:author="IO" w:date="2011-07-21T16:58:00Z">
          <w:r w:rsidRPr="00686F69" w:rsidDel="00894CAC">
            <w:delText xml:space="preserve">se </w:delText>
          </w:r>
        </w:del>
      </w:ins>
      <w:ins w:id="5216" w:author="Orion" w:date="2011-06-21T17:45:00Z">
        <w:del w:id="5217" w:author="IO" w:date="2011-07-21T16:58:00Z">
          <w:r w:rsidR="0020494C" w:rsidRPr="00686F69" w:rsidDel="00894CAC">
            <w:delText>realizará</w:delText>
          </w:r>
        </w:del>
      </w:ins>
      <w:ins w:id="5218" w:author="Orion" w:date="2011-06-21T16:53:00Z">
        <w:del w:id="5219" w:author="IO" w:date="2011-07-21T16:58:00Z">
          <w:r w:rsidRPr="00686F69" w:rsidDel="00894CAC">
            <w:delText xml:space="preserve"> con la tarea “CreateNewOrders”</w:delText>
          </w:r>
        </w:del>
      </w:ins>
      <w:ins w:id="5220" w:author="Orion" w:date="2011-06-21T17:17:00Z">
        <w:del w:id="5221" w:author="IO" w:date="2011-07-21T16:58:00Z">
          <w:r w:rsidR="00DC4615" w:rsidRPr="00686F69" w:rsidDel="00894CAC">
            <w:delText xml:space="preserve"> </w:delText>
          </w:r>
        </w:del>
      </w:ins>
      <w:ins w:id="5222" w:author="IO" w:date="2011-07-21T16:58:00Z">
        <w:r w:rsidR="00894CAC">
          <w:t xml:space="preserve">actividad se muestra en la </w:t>
        </w:r>
      </w:ins>
      <w:ins w:id="5223" w:author="Orion" w:date="2011-06-21T17:17:00Z">
        <w:del w:id="5224" w:author="IO" w:date="2011-07-21T16:58:00Z">
          <w:r w:rsidR="00DC4615" w:rsidRPr="00686F69" w:rsidDel="00894CAC">
            <w:delText>(</w:delText>
          </w:r>
        </w:del>
      </w:ins>
      <w:ins w:id="5225"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5226" w:author="Orion" w:date="2011-07-26T22:30:00Z">
        <w:r w:rsidR="00503590">
          <w:t>Figura 20</w:t>
        </w:r>
      </w:ins>
      <w:ins w:id="5227" w:author="IO" w:date="2011-07-22T13:16:00Z">
        <w:del w:id="5228" w:author="Orion" w:date="2011-07-26T22:30:00Z">
          <w:r w:rsidR="00416FF6" w:rsidDel="00503590">
            <w:delText>Figura 19</w:delText>
          </w:r>
        </w:del>
      </w:ins>
      <w:ins w:id="5229" w:author="Orion" w:date="2011-06-21T17:45:00Z">
        <w:r w:rsidR="00FF04F8" w:rsidRPr="00686F69">
          <w:fldChar w:fldCharType="end"/>
        </w:r>
      </w:ins>
      <w:ins w:id="5230" w:author="IO" w:date="2011-07-21T16:58:00Z">
        <w:r w:rsidR="00894CAC">
          <w:t xml:space="preserve">. La </w:t>
        </w:r>
        <w:r w:rsidR="00894CAC" w:rsidRPr="00686F69">
          <w:t>tarea “CreateNewOrders”</w:t>
        </w:r>
      </w:ins>
      <w:ins w:id="5231" w:author="Orion" w:date="2011-06-21T17:17:00Z">
        <w:del w:id="5232" w:author="IO" w:date="2011-07-21T16:58:00Z">
          <w:r w:rsidR="00DC4615" w:rsidRPr="00686F69" w:rsidDel="00894CAC">
            <w:delText>)</w:delText>
          </w:r>
        </w:del>
      </w:ins>
      <w:ins w:id="5233" w:author="Orion" w:date="2011-06-21T16:57:00Z">
        <w:del w:id="5234" w:author="IO" w:date="2011-07-21T16:58:00Z">
          <w:r w:rsidR="009C4D15" w:rsidRPr="00686F69" w:rsidDel="00894CAC">
            <w:delText>, que</w:delText>
          </w:r>
        </w:del>
        <w:r w:rsidR="009C4D15" w:rsidRPr="00686F69">
          <w:t xml:space="preserve"> encapsula</w:t>
        </w:r>
        <w:del w:id="5235" w:author="IO" w:date="2011-07-21T16:58:00Z">
          <w:r w:rsidR="009C4D15" w:rsidRPr="00686F69" w:rsidDel="00894CAC">
            <w:delText>rá</w:delText>
          </w:r>
        </w:del>
        <w:r w:rsidR="009C4D15" w:rsidRPr="00686F69">
          <w:t xml:space="preserve"> en </w:t>
        </w:r>
      </w:ins>
      <w:ins w:id="5236" w:author="Orion" w:date="2011-06-21T17:56:00Z">
        <w:r w:rsidR="00F36065" w:rsidRPr="00686F69">
          <w:t>los</w:t>
        </w:r>
      </w:ins>
      <w:ins w:id="5237" w:author="Orion" w:date="2011-06-21T16:57:00Z">
        <w:r w:rsidR="009C4D15" w:rsidRPr="00686F69">
          <w:t xml:space="preserve"> hecho</w:t>
        </w:r>
      </w:ins>
      <w:ins w:id="5238" w:author="Orion" w:date="2011-06-21T17:56:00Z">
        <w:r w:rsidR="00F36065" w:rsidRPr="00686F69">
          <w:t>s</w:t>
        </w:r>
      </w:ins>
      <w:ins w:id="5239" w:author="Orion" w:date="2011-06-21T16:57:00Z">
        <w:r w:rsidR="009C4D15" w:rsidRPr="00686F69">
          <w:t xml:space="preserve"> “StartAvoidCollision</w:t>
        </w:r>
      </w:ins>
      <w:ins w:id="5240" w:author="Orion" w:date="2011-06-21T16:58:00Z">
        <w:r w:rsidR="009C4D15" w:rsidRPr="00686F69">
          <w:t xml:space="preserve">” </w:t>
        </w:r>
        <w:del w:id="5241" w:author="IO" w:date="2011-07-21T16:59:00Z">
          <w:r w:rsidR="009C4D15" w:rsidRPr="00686F69" w:rsidDel="00894CAC">
            <w:delText>por un lado el id</w:delText>
          </w:r>
        </w:del>
      </w:ins>
      <w:ins w:id="5242" w:author="IO" w:date="2011-07-21T16:59:00Z">
        <w:r w:rsidR="00894CAC">
          <w:t>la identificación</w:t>
        </w:r>
      </w:ins>
      <w:ins w:id="5243" w:author="Orion" w:date="2011-06-21T16:58:00Z">
        <w:r w:rsidR="009C4D15" w:rsidRPr="00686F69">
          <w:t xml:space="preserve"> del piloto</w:t>
        </w:r>
      </w:ins>
      <w:ins w:id="5244" w:author="Orion" w:date="2011-06-21T17:57:00Z">
        <w:r w:rsidR="00F36065" w:rsidRPr="00686F69">
          <w:t xml:space="preserve"> al que va destinada la orden</w:t>
        </w:r>
      </w:ins>
      <w:ins w:id="5245" w:author="IO" w:date="2011-07-21T16:59:00Z">
        <w:r w:rsidR="00894CAC">
          <w:t xml:space="preserve"> y un nuevo tramo que recoge las órdenes a</w:t>
        </w:r>
      </w:ins>
      <w:ins w:id="5246" w:author="Orion" w:date="2011-06-21T17:56:00Z">
        <w:r w:rsidR="00F36065" w:rsidRPr="00686F69">
          <w:t xml:space="preserve"> </w:t>
        </w:r>
      </w:ins>
      <w:ins w:id="5247" w:author="IO" w:date="2011-07-21T16:59:00Z">
        <w:r w:rsidR="00894CAC">
          <w:t xml:space="preserve">realizar. Por tanto, </w:t>
        </w:r>
      </w:ins>
      <w:ins w:id="5248" w:author="Orion" w:date="2011-06-21T17:57:00Z">
        <w:del w:id="5249" w:author="IO" w:date="2011-07-21T16:59:00Z">
          <w:r w:rsidR="00F36065" w:rsidRPr="00686F69" w:rsidDel="00894CAC">
            <w:delText>(</w:delText>
          </w:r>
        </w:del>
      </w:ins>
      <w:ins w:id="5250" w:author="Orion" w:date="2011-06-21T17:56:00Z">
        <w:r w:rsidR="00F36065" w:rsidRPr="00686F69">
          <w:t>se generará un hecho de este tipo por cada avión en conflicto</w:t>
        </w:r>
      </w:ins>
      <w:ins w:id="5251" w:author="Orion" w:date="2011-06-21T17:57:00Z">
        <w:del w:id="5252" w:author="IO" w:date="2011-07-21T16:59:00Z">
          <w:r w:rsidR="00F36065" w:rsidRPr="00686F69" w:rsidDel="00894CAC">
            <w:delText>)</w:delText>
          </w:r>
        </w:del>
      </w:ins>
      <w:ins w:id="5253" w:author="Orion" w:date="2011-06-21T16:58:00Z">
        <w:del w:id="5254" w:author="IO" w:date="2011-07-21T16:59:00Z">
          <w:r w:rsidR="009C4D15" w:rsidRPr="00686F69" w:rsidDel="00894CAC">
            <w:delText xml:space="preserve"> y por otro lado, el nuevo tramo</w:delText>
          </w:r>
        </w:del>
      </w:ins>
      <w:ins w:id="5255" w:author="Orion" w:date="2011-06-21T17:57:00Z">
        <w:r w:rsidR="00F36065" w:rsidRPr="00686F69">
          <w:t>. Este tramo</w:t>
        </w:r>
      </w:ins>
      <w:ins w:id="5256" w:author="Orion" w:date="2011-06-21T16:59:00Z">
        <w:r w:rsidR="009C4D15" w:rsidRPr="00686F69">
          <w:t>,</w:t>
        </w:r>
      </w:ins>
      <w:ins w:id="5257" w:author="Orion" w:date="2011-06-21T16:58:00Z">
        <w:r w:rsidR="009C4D15" w:rsidRPr="00686F69">
          <w:t xml:space="preserve"> como se ha comentad</w:t>
        </w:r>
      </w:ins>
      <w:ins w:id="5258" w:author="Orion" w:date="2011-06-21T16:59:00Z">
        <w:r w:rsidR="009C4D15" w:rsidRPr="00686F69">
          <w:t>o</w:t>
        </w:r>
      </w:ins>
      <w:ins w:id="5259" w:author="Orion" w:date="2011-06-21T16:58:00Z">
        <w:r w:rsidR="009C4D15" w:rsidRPr="00686F69">
          <w:t xml:space="preserve"> </w:t>
        </w:r>
      </w:ins>
      <w:ins w:id="5260" w:author="Orion" w:date="2011-06-21T16:59:00Z">
        <w:r w:rsidR="009C4D15" w:rsidRPr="00686F69">
          <w:t xml:space="preserve">anteriormente, será un </w:t>
        </w:r>
        <w:r w:rsidR="009C4D15" w:rsidRPr="00686F69">
          <w:lastRenderedPageBreak/>
          <w:t>tramo adicional “ficticio” que los aviones deberán completar</w:t>
        </w:r>
      </w:ins>
      <w:ins w:id="5261" w:author="Orion" w:date="2011-06-21T17:58:00Z">
        <w:r w:rsidR="009350CD" w:rsidRPr="00686F69">
          <w:t xml:space="preserve"> antes de seguir con el procedimiento normal del plan de vuelo</w:t>
        </w:r>
      </w:ins>
      <w:ins w:id="5262" w:author="Orion" w:date="2011-06-21T17:01:00Z">
        <w:r w:rsidR="009C4D15" w:rsidRPr="00686F69">
          <w:t xml:space="preserve">. </w:t>
        </w:r>
        <w:del w:id="5263" w:author="IO" w:date="2011-07-21T17:01:00Z">
          <w:r w:rsidR="009C4D15" w:rsidRPr="00686F69" w:rsidDel="006A53B9">
            <w:delText>Se ha</w:delText>
          </w:r>
        </w:del>
      </w:ins>
      <w:ins w:id="5264" w:author="Orion" w:date="2011-06-21T17:58:00Z">
        <w:del w:id="5265" w:author="IO" w:date="2011-07-21T17:01:00Z">
          <w:r w:rsidR="003357FA" w:rsidRPr="00686F69" w:rsidDel="006A53B9">
            <w:delText>n</w:delText>
          </w:r>
        </w:del>
      </w:ins>
      <w:ins w:id="5266" w:author="Orion" w:date="2011-06-21T17:01:00Z">
        <w:del w:id="5267" w:author="IO" w:date="2011-07-21T17:01:00Z">
          <w:r w:rsidR="009C4D15" w:rsidRPr="00686F69" w:rsidDel="006A53B9">
            <w:delText xml:space="preserve"> traducido l</w:delText>
          </w:r>
        </w:del>
      </w:ins>
      <w:ins w:id="5268" w:author="IO" w:date="2011-07-21T17:01:00Z">
        <w:r w:rsidR="006A53B9">
          <w:t>L</w:t>
        </w:r>
      </w:ins>
      <w:ins w:id="5269" w:author="Orion" w:date="2011-06-21T17:01:00Z">
        <w:r w:rsidR="009C4D15" w:rsidRPr="00686F69">
          <w:t xml:space="preserve">as </w:t>
        </w:r>
      </w:ins>
      <w:ins w:id="5270" w:author="Orion" w:date="2011-06-21T17:06:00Z">
        <w:r w:rsidR="00415F96" w:rsidRPr="00686F69">
          <w:t>órdenes</w:t>
        </w:r>
      </w:ins>
      <w:ins w:id="5271" w:author="Orion" w:date="2011-06-21T17:01:00Z">
        <w:r w:rsidR="009C4D15" w:rsidRPr="00686F69">
          <w:t xml:space="preserve"> </w:t>
        </w:r>
      </w:ins>
      <w:ins w:id="5272" w:author="IO" w:date="2011-07-21T17:01:00Z">
        <w:r w:rsidR="006A53B9">
          <w:t xml:space="preserve">se han traducido </w:t>
        </w:r>
      </w:ins>
      <w:ins w:id="5273" w:author="Orion" w:date="2011-06-21T17:01:00Z">
        <w:r w:rsidR="009C4D15" w:rsidRPr="00686F69">
          <w:t>a nuevos tramos para</w:t>
        </w:r>
      </w:ins>
      <w:ins w:id="5274" w:author="Orion" w:date="2011-06-21T17:07:00Z">
        <w:r w:rsidR="00526298" w:rsidRPr="00686F69">
          <w:t xml:space="preserve"> que los pilotos puedan</w:t>
        </w:r>
      </w:ins>
      <w:ins w:id="5275" w:author="Orion" w:date="2011-06-21T17:02:00Z">
        <w:r w:rsidR="009C4D15" w:rsidRPr="00686F69">
          <w:t xml:space="preserve"> así seguir</w:t>
        </w:r>
      </w:ins>
      <w:ins w:id="5276" w:author="Orion" w:date="2011-06-21T17:04:00Z">
        <w:r w:rsidR="00586820" w:rsidRPr="00686F69">
          <w:t>, en cierto modo,</w:t>
        </w:r>
      </w:ins>
      <w:ins w:id="5277" w:author="Orion" w:date="2011-06-21T17:02:00Z">
        <w:r w:rsidR="009C4D15" w:rsidRPr="00686F69">
          <w:t xml:space="preserve"> la estructura de </w:t>
        </w:r>
      </w:ins>
      <w:ins w:id="5278" w:author="Orion" w:date="2011-06-21T17:05:00Z">
        <w:r w:rsidR="00415F96" w:rsidRPr="00686F69">
          <w:t xml:space="preserve">generación de decisiones e instrucciones que </w:t>
        </w:r>
      </w:ins>
      <w:ins w:id="5279" w:author="Orion" w:date="2011-06-21T17:59:00Z">
        <w:del w:id="5280" w:author="IO" w:date="2011-07-21T17:01:00Z">
          <w:r w:rsidR="00D366D5" w:rsidRPr="00686F69" w:rsidDel="006A53B9">
            <w:delText xml:space="preserve">los pilotos </w:delText>
          </w:r>
        </w:del>
      </w:ins>
      <w:ins w:id="5281" w:author="Orion" w:date="2011-06-21T17:05:00Z">
        <w:r w:rsidR="00415F96" w:rsidRPr="00686F69">
          <w:t xml:space="preserve">llevan a cabo </w:t>
        </w:r>
        <w:del w:id="5282" w:author="IO" w:date="2011-07-21T17:01:00Z">
          <w:r w:rsidR="00415F96" w:rsidRPr="00686F69" w:rsidDel="006A53B9">
            <w:delText xml:space="preserve">en </w:delText>
          </w:r>
        </w:del>
      </w:ins>
      <w:ins w:id="5283" w:author="Orion" w:date="2011-06-21T17:07:00Z">
        <w:del w:id="5284" w:author="IO" w:date="2011-07-21T17:01:00Z">
          <w:r w:rsidR="009F10B9" w:rsidRPr="00686F69" w:rsidDel="006A53B9">
            <w:delText xml:space="preserve">el cuerpo central </w:delText>
          </w:r>
        </w:del>
      </w:ins>
      <w:ins w:id="5285" w:author="Orion" w:date="2011-06-21T17:05:00Z">
        <w:del w:id="5286" w:author="IO" w:date="2011-07-21T17:01:00Z">
          <w:r w:rsidR="00415F96" w:rsidRPr="00686F69" w:rsidDel="006A53B9">
            <w:delText>del sistema</w:delText>
          </w:r>
        </w:del>
      </w:ins>
      <w:ins w:id="5287" w:author="IO" w:date="2011-07-21T17:01:00Z">
        <w:r w:rsidR="006A53B9">
          <w:t>para seguir el plan de vuelo</w:t>
        </w:r>
      </w:ins>
      <w:ins w:id="5288" w:author="Orion" w:date="2011-06-21T17:05:00Z">
        <w:r w:rsidR="00415F96" w:rsidRPr="00686F69">
          <w:t>.</w:t>
        </w:r>
      </w:ins>
      <w:ins w:id="5289" w:author="Orion" w:date="2011-06-21T17:08:00Z">
        <w:del w:id="5290"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5291" w:author="Orion" w:date="2011-05-27T18:59:00Z"/>
          <w:del w:id="5292" w:author="IO" w:date="2011-07-21T17:05:00Z"/>
        </w:rPr>
        <w:pPrChange w:id="5293" w:author="IO" w:date="2011-07-21T17:01:00Z">
          <w:pPr/>
        </w:pPrChange>
      </w:pPr>
      <w:ins w:id="5294" w:author="IO" w:date="2011-07-21T17:01:00Z">
        <w:r>
          <w:t>Para generar las órdenes que resu</w:t>
        </w:r>
      </w:ins>
      <w:ins w:id="5295" w:author="IO" w:date="2011-07-21T17:02:00Z">
        <w:r>
          <w:t>e</w:t>
        </w:r>
      </w:ins>
      <w:ins w:id="5296" w:author="IO" w:date="2011-07-21T17:01:00Z">
        <w:r>
          <w:t>lven el con</w:t>
        </w:r>
      </w:ins>
      <w:ins w:id="5297" w:author="IO" w:date="2011-07-21T17:02:00Z">
        <w:r>
          <w:t>flicto, los controladores recurren a cambios de altitud, velocidad y rumbo de</w:t>
        </w:r>
      </w:ins>
      <w:ins w:id="5298" w:author="IO" w:date="2011-07-21T17:03:00Z">
        <w:r>
          <w:t xml:space="preserve"> </w:t>
        </w:r>
      </w:ins>
      <w:ins w:id="5299" w:author="IO" w:date="2011-07-21T17:02:00Z">
        <w:r>
          <w:t xml:space="preserve">las aeronaves. </w:t>
        </w:r>
      </w:ins>
      <w:ins w:id="5300" w:author="IO" w:date="2011-07-21T17:04:00Z">
        <w:r>
          <w:t>La heurística para generar estas órdenes es muy simple en este momento: generar</w:t>
        </w:r>
      </w:ins>
      <w:ins w:id="5301" w:author="IO" w:date="2011-07-21T17:03:00Z">
        <w:r>
          <w:t xml:space="preserve"> cambios aleatorios </w:t>
        </w:r>
      </w:ins>
      <w:ins w:id="5302" w:author="IO" w:date="2011-07-21T17:04:00Z">
        <w:r>
          <w:t xml:space="preserve">de estos parámetros </w:t>
        </w:r>
      </w:ins>
      <w:ins w:id="5303" w:author="IO" w:date="2011-07-21T17:03:00Z">
        <w:r>
          <w:t>dentro de los valores permitidos</w:t>
        </w:r>
      </w:ins>
      <w:ins w:id="5304" w:author="IO" w:date="2011-07-21T17:05:00Z">
        <w:r>
          <w:t xml:space="preserve"> por l</w:t>
        </w:r>
      </w:ins>
      <w:ins w:id="5305" w:author="IO" w:date="2011-07-21T17:06:00Z">
        <w:r>
          <w:t>o</w:t>
        </w:r>
      </w:ins>
      <w:ins w:id="5306" w:author="IO" w:date="2011-07-21T17:05:00Z">
        <w:r>
          <w:t xml:space="preserve">s </w:t>
        </w:r>
      </w:ins>
      <w:ins w:id="5307" w:author="IO" w:date="2011-07-21T17:06:00Z">
        <w:r>
          <w:t xml:space="preserve">tipos de </w:t>
        </w:r>
      </w:ins>
      <w:ins w:id="5308" w:author="IO" w:date="2011-07-21T17:05:00Z">
        <w:r>
          <w:t>aeronaves</w:t>
        </w:r>
      </w:ins>
      <w:ins w:id="5309" w:author="IO" w:date="2011-07-21T17:06:00Z">
        <w:r>
          <w:t xml:space="preserve"> (ver Sección </w:t>
        </w:r>
        <w:r>
          <w:fldChar w:fldCharType="begin"/>
        </w:r>
        <w:r>
          <w:instrText xml:space="preserve"> REF _Ref299031320 \r \h </w:instrText>
        </w:r>
      </w:ins>
      <w:r>
        <w:fldChar w:fldCharType="separate"/>
      </w:r>
      <w:ins w:id="5310" w:author="Orion" w:date="2011-07-26T22:30:00Z">
        <w:r w:rsidR="00503590">
          <w:t>4.1.2</w:t>
        </w:r>
      </w:ins>
      <w:ins w:id="5311" w:author="IO" w:date="2011-07-21T17:06:00Z">
        <w:r>
          <w:fldChar w:fldCharType="end"/>
        </w:r>
        <w:r>
          <w:t xml:space="preserve">) y las normas de vuelo (ver Sección </w:t>
        </w:r>
        <w:r>
          <w:fldChar w:fldCharType="begin"/>
        </w:r>
        <w:r>
          <w:instrText xml:space="preserve"> REF _Ref299031333 \r \h </w:instrText>
        </w:r>
      </w:ins>
      <w:r>
        <w:fldChar w:fldCharType="separate"/>
      </w:r>
      <w:ins w:id="5312" w:author="Orion" w:date="2011-07-26T22:30:00Z">
        <w:r w:rsidR="00503590">
          <w:t>4.1.4</w:t>
        </w:r>
      </w:ins>
      <w:ins w:id="5313" w:author="IO" w:date="2011-07-21T17:06:00Z">
        <w:r>
          <w:fldChar w:fldCharType="end"/>
        </w:r>
        <w:r>
          <w:t>)</w:t>
        </w:r>
      </w:ins>
      <w:ins w:id="5314" w:author="IO" w:date="2011-07-21T17:04:00Z">
        <w:r>
          <w:t>. Con estas modificaciones se</w:t>
        </w:r>
      </w:ins>
      <w:ins w:id="5315" w:author="IO" w:date="2011-07-21T17:03:00Z">
        <w:r>
          <w:t xml:space="preserve"> trata de recuperar las distancias de seguridad</w:t>
        </w:r>
      </w:ins>
      <w:ins w:id="5316" w:author="IO" w:date="2011-07-21T17:02:00Z">
        <w:r>
          <w:t xml:space="preserve"> </w:t>
        </w:r>
      </w:ins>
      <w:ins w:id="5317" w:author="IO" w:date="2011-07-21T17:05:00Z">
        <w:r>
          <w:t xml:space="preserve">y </w:t>
        </w:r>
      </w:ins>
      <w:ins w:id="5318" w:author="Orion" w:date="2011-06-21T17:08:00Z">
        <w:del w:id="5319" w:author="IO" w:date="2011-07-21T17:01:00Z">
          <w:r w:rsidR="003B5356" w:rsidRPr="00686F69" w:rsidDel="006A53B9">
            <w:delText>l</w:delText>
          </w:r>
        </w:del>
      </w:ins>
      <w:ins w:id="5320" w:author="IO" w:date="2011-07-21T17:05:00Z">
        <w:r>
          <w:t>alejar la posibilidad de</w:t>
        </w:r>
      </w:ins>
      <w:ins w:id="5321" w:author="Orion" w:date="2011-06-21T17:08:00Z">
        <w:del w:id="5322" w:author="IO" w:date="2011-07-21T17:05:00Z">
          <w:r w:rsidR="003B5356" w:rsidRPr="00686F69" w:rsidDel="006A53B9">
            <w:delText xml:space="preserve">a generación de estas nuevas órdenes </w:delText>
          </w:r>
        </w:del>
      </w:ins>
      <w:ins w:id="5323" w:author="Orion" w:date="2011-06-21T17:51:00Z">
        <w:del w:id="5324"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5325" w:author="Orion" w:date="2011-06-21T18:00:00Z">
        <w:del w:id="5326" w:author="IO" w:date="2011-07-21T17:05:00Z">
          <w:r w:rsidR="00F80E57" w:rsidRPr="00686F69" w:rsidDel="006A53B9">
            <w:delText>Estas órdenes se l</w:delText>
          </w:r>
        </w:del>
      </w:ins>
      <w:ins w:id="5327" w:author="Orion" w:date="2011-06-21T17:52:00Z">
        <w:del w:id="5328" w:author="IO" w:date="2011-07-21T17:05:00Z">
          <w:r w:rsidR="00F80E57" w:rsidRPr="00686F69" w:rsidDel="006A53B9">
            <w:delText>imit</w:delText>
          </w:r>
        </w:del>
      </w:ins>
      <w:ins w:id="5329" w:author="Orion" w:date="2011-06-21T18:00:00Z">
        <w:del w:id="5330" w:author="IO" w:date="2011-07-21T17:05:00Z">
          <w:r w:rsidR="00F80E57" w:rsidRPr="00686F69" w:rsidDel="006A53B9">
            <w:delText>arán</w:delText>
          </w:r>
        </w:del>
      </w:ins>
      <w:ins w:id="5331" w:author="Orion" w:date="2011-06-21T17:52:00Z">
        <w:del w:id="5332" w:author="IO" w:date="2011-07-21T17:05:00Z">
          <w:r w:rsidR="00EB0885" w:rsidRPr="00686F69" w:rsidDel="006A53B9">
            <w:delText>, en un principio,</w:delText>
          </w:r>
        </w:del>
      </w:ins>
      <w:ins w:id="5333" w:author="Orion" w:date="2011-06-21T17:53:00Z">
        <w:del w:id="5334" w:author="IO" w:date="2011-07-21T17:05:00Z">
          <w:r w:rsidR="00EB0885" w:rsidRPr="00686F69" w:rsidDel="006A53B9">
            <w:delText xml:space="preserve"> a transmitir cambios de altura y velocidad aleatorias dentro de los valores permitido</w:delText>
          </w:r>
        </w:del>
      </w:ins>
      <w:ins w:id="5335" w:author="Orion" w:date="2011-06-21T17:54:00Z">
        <w:del w:id="5336" w:author="IO" w:date="2011-07-21T17:05:00Z">
          <w:r w:rsidR="00EB0885" w:rsidRPr="00686F69" w:rsidDel="006A53B9">
            <w:delText>s</w:delText>
          </w:r>
        </w:del>
      </w:ins>
      <w:ins w:id="5337" w:author="Orion" w:date="2011-06-21T17:53:00Z">
        <w:del w:id="5338" w:author="IO" w:date="2011-07-21T17:05:00Z">
          <w:r w:rsidR="00EB0885" w:rsidRPr="00686F69" w:rsidDel="006A53B9">
            <w:delText xml:space="preserve"> y que eviten la</w:delText>
          </w:r>
        </w:del>
        <w:r w:rsidR="00EB0885" w:rsidRPr="00686F69">
          <w:t xml:space="preserve"> colisión</w:t>
        </w:r>
        <w:del w:id="5339"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5340" w:author="Orion" w:date="2011-05-27T18:18:00Z"/>
        </w:rPr>
        <w:pPrChange w:id="5341" w:author="IO" w:date="2011-07-21T14:52:00Z">
          <w:pPr/>
        </w:pPrChange>
      </w:pPr>
    </w:p>
    <w:p w14:paraId="394058FF" w14:textId="08D84F13" w:rsidR="0053403E" w:rsidRDefault="009F675E">
      <w:pPr>
        <w:pStyle w:val="Caption"/>
        <w:rPr>
          <w:ins w:id="5342" w:author="Orion" w:date="2011-07-05T21:00:00Z"/>
          <w:rFonts w:cs="Times New Roman"/>
        </w:rPr>
        <w:pPrChange w:id="5343" w:author="Orion" w:date="2011-07-05T21:01:00Z">
          <w:pPr/>
        </w:pPrChange>
      </w:pPr>
      <w:bookmarkStart w:id="5344" w:name="_Ref296441630"/>
      <w:bookmarkStart w:id="5345" w:name="_Toc299483446"/>
      <w:ins w:id="5346" w:author="Orion" w:date="2011-06-21T16:57:00Z">
        <w:r w:rsidRPr="00282451">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5347" w:author="Orion" w:date="2011-06-21T16:47:00Z">
        <w:r w:rsidR="00001A1C">
          <w:t xml:space="preserve">Figura </w:t>
        </w:r>
        <w:r w:rsidR="00001A1C">
          <w:fldChar w:fldCharType="begin"/>
        </w:r>
        <w:r w:rsidR="00001A1C">
          <w:instrText xml:space="preserve"> SEQ Figura \* ARABIC </w:instrText>
        </w:r>
      </w:ins>
      <w:r w:rsidR="00001A1C">
        <w:fldChar w:fldCharType="separate"/>
      </w:r>
      <w:ins w:id="5348" w:author="Orion" w:date="2011-07-26T22:41:00Z">
        <w:r w:rsidR="000A487B">
          <w:rPr>
            <w:noProof/>
          </w:rPr>
          <w:t>20</w:t>
        </w:r>
      </w:ins>
      <w:ins w:id="5349" w:author="Orion" w:date="2011-06-21T16:47:00Z">
        <w:r w:rsidR="00001A1C">
          <w:fldChar w:fldCharType="end"/>
        </w:r>
        <w:bookmarkEnd w:id="5344"/>
        <w:r w:rsidR="00001A1C">
          <w:t>: Creación de las Ordenes</w:t>
        </w:r>
      </w:ins>
      <w:ins w:id="5350" w:author="IO" w:date="2011-07-21T17:06:00Z">
        <w:r w:rsidR="006A53B9">
          <w:t>.</w:t>
        </w:r>
      </w:ins>
      <w:bookmarkEnd w:id="5345"/>
    </w:p>
    <w:p w14:paraId="5DBCED8A" w14:textId="61A425DA" w:rsidR="00A7471E" w:rsidRPr="00686F69" w:rsidDel="006A53B9" w:rsidRDefault="006A53B9">
      <w:pPr>
        <w:spacing w:before="240" w:after="120"/>
        <w:ind w:firstLine="284"/>
        <w:jc w:val="both"/>
        <w:rPr>
          <w:ins w:id="5351" w:author="Orion" w:date="2011-06-21T17:39:00Z"/>
          <w:del w:id="5352" w:author="IO" w:date="2011-07-21T17:08:00Z"/>
        </w:rPr>
        <w:pPrChange w:id="5353" w:author="IO" w:date="2011-07-21T17:08:00Z">
          <w:pPr/>
        </w:pPrChange>
      </w:pPr>
      <w:ins w:id="5354" w:author="IO" w:date="2011-07-21T17:08:00Z">
        <w:r>
          <w:t xml:space="preserve">Una vez generadas las órdenes, los </w:t>
        </w:r>
      </w:ins>
      <w:ins w:id="5355" w:author="IO" w:date="2011-07-21T20:49:00Z">
        <w:r w:rsidR="004C462F">
          <w:t>controladores</w:t>
        </w:r>
      </w:ins>
      <w:ins w:id="5356"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5357" w:author="IO" w:date="2011-07-21T20:50:00Z"/>
        </w:rPr>
        <w:pPrChange w:id="5358" w:author="IO" w:date="2011-07-21T20:50:00Z">
          <w:pPr/>
        </w:pPrChange>
      </w:pPr>
      <w:ins w:id="5359" w:author="Orion" w:date="2011-06-21T17:54:00Z">
        <w:del w:id="5360" w:author="IO" w:date="2011-07-21T17:08:00Z">
          <w:r w:rsidDel="006A53B9">
            <w:delText xml:space="preserve">A continuación se </w:delText>
          </w:r>
        </w:del>
      </w:ins>
      <w:ins w:id="5361" w:author="Orion" w:date="2011-06-21T17:55:00Z">
        <w:del w:id="5362" w:author="IO" w:date="2011-07-21T17:08:00Z">
          <w:r w:rsidDel="006A53B9">
            <w:delText>procede</w:delText>
          </w:r>
        </w:del>
      </w:ins>
      <w:ins w:id="5363" w:author="Orion" w:date="2011-06-21T17:54:00Z">
        <w:del w:id="5364" w:author="IO" w:date="2011-07-21T17:08:00Z">
          <w:r w:rsidDel="006A53B9">
            <w:delText xml:space="preserve"> a </w:delText>
          </w:r>
        </w:del>
      </w:ins>
      <w:ins w:id="5365" w:author="Orion" w:date="2011-06-21T17:55:00Z">
        <w:del w:id="5366" w:author="IO" w:date="2011-07-21T17:08:00Z">
          <w:r w:rsidDel="006A53B9">
            <w:delText>explicar</w:delText>
          </w:r>
        </w:del>
      </w:ins>
      <w:ins w:id="5367" w:author="Orion" w:date="2011-06-21T17:54:00Z">
        <w:del w:id="5368" w:author="IO" w:date="2011-07-21T17:08:00Z">
          <w:r w:rsidDel="006A53B9">
            <w:delText xml:space="preserve"> </w:delText>
          </w:r>
        </w:del>
      </w:ins>
      <w:ins w:id="5369" w:author="Orion" w:date="2011-06-21T17:55:00Z">
        <w:del w:id="5370" w:author="IO" w:date="2011-07-21T17:08:00Z">
          <w:r w:rsidDel="006A53B9">
            <w:delText>cómo</w:delText>
          </w:r>
        </w:del>
      </w:ins>
      <w:ins w:id="5371" w:author="Orion" w:date="2011-06-21T17:54:00Z">
        <w:del w:id="5372" w:author="IO" w:date="2011-07-21T17:08:00Z">
          <w:r w:rsidDel="006A53B9">
            <w:delText xml:space="preserve"> los controladores </w:delText>
          </w:r>
        </w:del>
      </w:ins>
      <w:ins w:id="5373" w:author="Orion" w:date="2011-06-21T17:55:00Z">
        <w:del w:id="5374" w:author="IO" w:date="2011-07-21T17:08:00Z">
          <w:r w:rsidDel="006A53B9">
            <w:delText>transmitirán</w:delText>
          </w:r>
        </w:del>
      </w:ins>
      <w:ins w:id="5375" w:author="Orion" w:date="2011-06-21T17:54:00Z">
        <w:del w:id="5376" w:author="IO" w:date="2011-07-21T17:08:00Z">
          <w:r w:rsidDel="006A53B9">
            <w:delText xml:space="preserve"> estas </w:delText>
          </w:r>
        </w:del>
      </w:ins>
      <w:ins w:id="5377" w:author="Orion" w:date="2011-06-21T17:55:00Z">
        <w:del w:id="5378" w:author="IO" w:date="2011-07-21T17:08:00Z">
          <w:r w:rsidDel="006A53B9">
            <w:delText>órdenes</w:delText>
          </w:r>
        </w:del>
      </w:ins>
      <w:ins w:id="5379" w:author="Orion" w:date="2011-06-21T17:54:00Z">
        <w:del w:id="5380" w:author="IO" w:date="2011-07-21T17:08:00Z">
          <w:r w:rsidDel="006A53B9">
            <w:delText xml:space="preserve"> a los pilotos.</w:delText>
          </w:r>
        </w:del>
      </w:ins>
      <w:ins w:id="5381" w:author="Orion" w:date="2011-06-21T17:55:00Z">
        <w:del w:id="5382" w:author="IO" w:date="2011-07-21T17:08:00Z">
          <w:r w:rsidDel="006A53B9">
            <w:delText xml:space="preserve"> Par ello primeramente, como podemos ver </w:delText>
          </w:r>
        </w:del>
        <w:r>
          <w:t xml:space="preserve">en </w:t>
        </w:r>
      </w:ins>
      <w:ins w:id="5383" w:author="IO" w:date="2011-07-21T17:08:00Z">
        <w:r w:rsidR="006A53B9">
          <w:t xml:space="preserve">la </w:t>
        </w:r>
      </w:ins>
      <w:ins w:id="5384" w:author="Orion" w:date="2011-06-21T17:55:00Z">
        <w:r>
          <w:fldChar w:fldCharType="begin"/>
        </w:r>
        <w:r>
          <w:instrText xml:space="preserve"> REF _Ref296442261 \h </w:instrText>
        </w:r>
      </w:ins>
      <w:r w:rsidR="00A7471E">
        <w:instrText xml:space="preserve"> \* MERGEFORMAT </w:instrText>
      </w:r>
      <w:r>
        <w:fldChar w:fldCharType="separate"/>
      </w:r>
      <w:ins w:id="5385" w:author="Orion" w:date="2011-07-26T22:30:00Z">
        <w:r w:rsidR="00503590">
          <w:t>Figura 21</w:t>
        </w:r>
      </w:ins>
      <w:ins w:id="5386" w:author="IO" w:date="2011-07-22T13:16:00Z">
        <w:del w:id="5387" w:author="Orion" w:date="2011-07-26T22:30:00Z">
          <w:r w:rsidR="00416FF6" w:rsidDel="00503590">
            <w:delText>Figura 20</w:delText>
          </w:r>
        </w:del>
      </w:ins>
      <w:ins w:id="5388" w:author="Orion" w:date="2011-06-21T17:55:00Z">
        <w:r>
          <w:fldChar w:fldCharType="end"/>
        </w:r>
      </w:ins>
      <w:ins w:id="5389" w:author="IO" w:date="2011-07-21T17:09:00Z">
        <w:r w:rsidR="006A53B9">
          <w:t xml:space="preserve">. </w:t>
        </w:r>
      </w:ins>
      <w:ins w:id="5390" w:author="IO" w:date="2011-07-21T17:11:00Z">
        <w:r w:rsidR="00421237">
          <w:t>El</w:t>
        </w:r>
      </w:ins>
      <w:ins w:id="5391" w:author="Orion" w:date="2011-06-21T17:55:00Z">
        <w:del w:id="5392" w:author="IO" w:date="2011-07-21T17:09:00Z">
          <w:r w:rsidDel="006A53B9">
            <w:delText>, l</w:delText>
          </w:r>
        </w:del>
        <w:del w:id="5393" w:author="IO" w:date="2011-07-21T17:11:00Z">
          <w:r w:rsidDel="00421237">
            <w:delText>os</w:delText>
          </w:r>
        </w:del>
        <w:r>
          <w:t xml:space="preserve"> controlador</w:t>
        </w:r>
        <w:del w:id="5394" w:author="IO" w:date="2011-07-21T17:11:00Z">
          <w:r w:rsidDel="00421237">
            <w:delText>es</w:delText>
          </w:r>
        </w:del>
        <w:r>
          <w:t xml:space="preserve"> crea</w:t>
        </w:r>
        <w:del w:id="5395" w:author="IO" w:date="2011-07-21T17:09:00Z">
          <w:r w:rsidDel="006A53B9">
            <w:delText>rá</w:delText>
          </w:r>
        </w:del>
        <w:del w:id="5396" w:author="IO" w:date="2011-07-21T17:11:00Z">
          <w:r w:rsidDel="00421237">
            <w:delText>n</w:delText>
          </w:r>
        </w:del>
        <w:r>
          <w:t xml:space="preserve"> </w:t>
        </w:r>
      </w:ins>
      <w:ins w:id="5397" w:author="Orion" w:date="2011-06-21T18:00:00Z">
        <w:r w:rsidR="00CF38F1">
          <w:t>una</w:t>
        </w:r>
      </w:ins>
      <w:ins w:id="5398" w:author="Orion" w:date="2011-06-21T17:55:00Z">
        <w:r>
          <w:t xml:space="preserve"> nueva interacción</w:t>
        </w:r>
      </w:ins>
      <w:ins w:id="5399" w:author="Orion" w:date="2011-06-21T18:00:00Z">
        <w:r w:rsidR="00CF38F1">
          <w:t xml:space="preserve"> cuyo colaborador </w:t>
        </w:r>
        <w:del w:id="5400" w:author="IO" w:date="2011-07-21T17:09:00Z">
          <w:r w:rsidR="00CF38F1" w:rsidDel="006A53B9">
            <w:delText>ser</w:delText>
          </w:r>
        </w:del>
      </w:ins>
      <w:ins w:id="5401" w:author="Orion" w:date="2011-06-21T18:01:00Z">
        <w:del w:id="5402" w:author="IO" w:date="2011-07-21T17:09:00Z">
          <w:r w:rsidR="00CF38F1" w:rsidDel="006A53B9">
            <w:delText>á</w:delText>
          </w:r>
        </w:del>
      </w:ins>
      <w:ins w:id="5403" w:author="IO" w:date="2011-07-21T17:09:00Z">
        <w:r w:rsidR="006A53B9">
          <w:t>es</w:t>
        </w:r>
      </w:ins>
      <w:ins w:id="5404" w:author="Orion" w:date="2011-06-21T18:01:00Z">
        <w:r w:rsidR="00CF38F1">
          <w:t xml:space="preserve"> el piloto identificado </w:t>
        </w:r>
      </w:ins>
      <w:ins w:id="5405" w:author="Orion" w:date="2011-06-22T19:21:00Z">
        <w:r w:rsidR="009D4F68">
          <w:t>dentro d</w:t>
        </w:r>
      </w:ins>
      <w:ins w:id="5406" w:author="Orion" w:date="2011-06-21T18:01:00Z">
        <w:r w:rsidR="00CF38F1">
          <w:t xml:space="preserve">el hecho “StartAvoidCollision”. </w:t>
        </w:r>
      </w:ins>
      <w:ins w:id="5407" w:author="IO" w:date="2011-07-21T17:12:00Z">
        <w:r w:rsidR="00421237">
          <w:t xml:space="preserve">El controlador </w:t>
        </w:r>
      </w:ins>
      <w:ins w:id="5408" w:author="Orion" w:date="2011-06-21T18:01:00Z">
        <w:del w:id="5409" w:author="IO" w:date="2011-07-21T17:12:00Z">
          <w:r w:rsidR="00CF38F1" w:rsidDel="00421237">
            <w:delText xml:space="preserve">Por otro lado se </w:delText>
          </w:r>
        </w:del>
        <w:r w:rsidR="00CF38F1">
          <w:t>genera</w:t>
        </w:r>
        <w:del w:id="5410" w:author="IO" w:date="2011-07-21T17:10:00Z">
          <w:r w:rsidR="00CF38F1" w:rsidDel="006A53B9">
            <w:delText>rá</w:delText>
          </w:r>
        </w:del>
        <w:r w:rsidR="00CF38F1">
          <w:t xml:space="preserve"> un hecho que </w:t>
        </w:r>
        <w:del w:id="5411" w:author="IO" w:date="2011-07-21T17:10:00Z">
          <w:r w:rsidR="00CF38F1" w:rsidDel="006A53B9">
            <w:delText>representamos como</w:delText>
          </w:r>
        </w:del>
      </w:ins>
      <w:ins w:id="5412" w:author="IO" w:date="2011-07-21T17:10:00Z">
        <w:r w:rsidR="006A53B9">
          <w:t>contiene</w:t>
        </w:r>
      </w:ins>
      <w:ins w:id="5413" w:author="Orion" w:date="2011-06-21T18:01:00Z">
        <w:r w:rsidR="00CF38F1">
          <w:t xml:space="preserve"> la orden </w:t>
        </w:r>
        <w:del w:id="5414" w:author="IO" w:date="2011-07-21T17:12:00Z">
          <w:r w:rsidR="00CF38F1" w:rsidDel="00421237">
            <w:delText>que se</w:delText>
          </w:r>
        </w:del>
        <w:del w:id="5415" w:author="IO" w:date="2011-07-21T17:10:00Z">
          <w:r w:rsidR="00CF38F1" w:rsidDel="006A53B9">
            <w:delText xml:space="preserve"> le</w:delText>
          </w:r>
        </w:del>
        <w:del w:id="5416" w:author="IO" w:date="2011-07-21T17:12:00Z">
          <w:r w:rsidR="00CF38F1" w:rsidDel="00421237">
            <w:delText xml:space="preserve"> va a </w:delText>
          </w:r>
        </w:del>
      </w:ins>
      <w:ins w:id="5417" w:author="Orion" w:date="2011-06-21T18:02:00Z">
        <w:del w:id="5418" w:author="IO" w:date="2011-07-21T17:12:00Z">
          <w:r w:rsidR="00CF38F1" w:rsidDel="00421237">
            <w:delText>trasmitir al</w:delText>
          </w:r>
        </w:del>
      </w:ins>
      <w:ins w:id="5419" w:author="IO" w:date="2011-07-21T17:12:00Z">
        <w:r w:rsidR="00421237">
          <w:t>para el</w:t>
        </w:r>
      </w:ins>
      <w:ins w:id="5420" w:author="Orion" w:date="2011-06-21T18:02:00Z">
        <w:r w:rsidR="00CF38F1">
          <w:t xml:space="preserve"> piloto</w:t>
        </w:r>
        <w:del w:id="5421" w:author="IO" w:date="2011-07-21T17:12:00Z">
          <w:r w:rsidR="00CF38F1" w:rsidDel="00421237">
            <w:delText xml:space="preserve"> y</w:delText>
          </w:r>
        </w:del>
        <w:r w:rsidR="00CF38F1">
          <w:t xml:space="preserve"> que </w:t>
        </w:r>
        <w:del w:id="5422" w:author="IO" w:date="2011-07-21T17:11:00Z">
          <w:r w:rsidR="00CF38F1" w:rsidDel="00421237">
            <w:delText>contendrá el nuevo tramo ge</w:delText>
          </w:r>
        </w:del>
      </w:ins>
      <w:ins w:id="5423" w:author="Orion" w:date="2011-06-21T18:03:00Z">
        <w:del w:id="5424" w:author="IO" w:date="2011-07-21T17:11:00Z">
          <w:r w:rsidR="00CF38F1" w:rsidDel="00421237">
            <w:delText>n</w:delText>
          </w:r>
        </w:del>
      </w:ins>
      <w:ins w:id="5425" w:author="Orion" w:date="2011-06-21T18:02:00Z">
        <w:del w:id="5426" w:author="IO" w:date="2011-07-21T17:11:00Z">
          <w:r w:rsidR="00CF38F1" w:rsidDel="00421237">
            <w:delText xml:space="preserve">erado en la </w:delText>
          </w:r>
        </w:del>
      </w:ins>
      <w:ins w:id="5427" w:author="Orion" w:date="2011-06-21T18:03:00Z">
        <w:del w:id="5428" w:author="IO" w:date="2011-07-21T17:11:00Z">
          <w:r w:rsidR="00CF38F1" w:rsidDel="00421237">
            <w:delText>tarea anterior</w:delText>
          </w:r>
        </w:del>
      </w:ins>
      <w:ins w:id="5429" w:author="IO" w:date="2011-07-21T17:11:00Z">
        <w:r w:rsidR="00421237">
          <w:t>fue producida en</w:t>
        </w:r>
      </w:ins>
      <w:ins w:id="5430" w:author="Orion" w:date="2011-06-21T18:03:00Z">
        <w:r w:rsidR="00CF38F1">
          <w:t xml:space="preserve"> “CreateNewsOrders”.</w:t>
        </w:r>
      </w:ins>
      <w:ins w:id="5431" w:author="Orion" w:date="2011-06-22T19:21:00Z">
        <w:r w:rsidR="00BF232A">
          <w:t xml:space="preserve"> </w:t>
        </w:r>
        <w:del w:id="5432" w:author="IO" w:date="2011-07-21T17:12:00Z">
          <w:r w:rsidR="00BF232A" w:rsidDel="00421237">
            <w:delText>De e</w:delText>
          </w:r>
        </w:del>
      </w:ins>
      <w:ins w:id="5433" w:author="IO" w:date="2011-07-21T17:12:00Z">
        <w:r w:rsidR="00421237">
          <w:t>E</w:t>
        </w:r>
      </w:ins>
      <w:ins w:id="5434" w:author="Orion" w:date="2011-06-22T19:21:00Z">
        <w:del w:id="5435" w:author="IO" w:date="2011-07-21T17:12:00Z">
          <w:r w:rsidR="00BF232A" w:rsidDel="00421237">
            <w:delText xml:space="preserve">sta forma </w:delText>
          </w:r>
        </w:del>
      </w:ins>
      <w:ins w:id="5436" w:author="Orion" w:date="2011-06-22T19:22:00Z">
        <w:del w:id="5437" w:author="IO" w:date="2011-07-21T17:12:00Z">
          <w:r w:rsidR="00BF232A" w:rsidDel="00421237">
            <w:delText>e</w:delText>
          </w:r>
        </w:del>
        <w:r w:rsidR="00BF232A">
          <w:t>l piloto</w:t>
        </w:r>
      </w:ins>
      <w:ins w:id="5438" w:author="IO" w:date="2011-07-21T17:12:00Z">
        <w:r w:rsidR="00421237">
          <w:t xml:space="preserve"> accede a ese hecho en la interacción </w:t>
        </w:r>
      </w:ins>
      <w:ins w:id="5439" w:author="Orion" w:date="2011-06-22T19:22:00Z">
        <w:del w:id="5440" w:author="IO" w:date="2011-07-21T17:12:00Z">
          <w:r w:rsidR="00BF232A" w:rsidDel="00421237">
            <w:delText>, en el rol de colaborador, accederá a la interacción y a la información relacionada con ella, como puede ser la orden</w:delText>
          </w:r>
        </w:del>
      </w:ins>
      <w:ins w:id="5441" w:author="Orion" w:date="2011-06-22T19:25:00Z">
        <w:del w:id="5442" w:author="IO" w:date="2011-07-21T17:12:00Z">
          <w:r w:rsidR="00A06D1A" w:rsidDel="00421237">
            <w:delText xml:space="preserve"> del controlador</w:delText>
          </w:r>
        </w:del>
      </w:ins>
      <w:ins w:id="5443" w:author="Orion" w:date="2011-06-22T19:22:00Z">
        <w:del w:id="5444" w:author="IO" w:date="2011-07-21T17:12:00Z">
          <w:r w:rsidR="00BF232A" w:rsidDel="00421237">
            <w:delText>.</w:delText>
          </w:r>
        </w:del>
      </w:ins>
      <w:ins w:id="5445" w:author="Orion" w:date="2011-06-22T19:23:00Z">
        <w:del w:id="5446" w:author="IO" w:date="2011-07-21T17:12:00Z">
          <w:r w:rsidR="00BF232A" w:rsidDel="00421237">
            <w:delText xml:space="preserve"> </w:delText>
          </w:r>
        </w:del>
      </w:ins>
      <w:ins w:id="5447" w:author="Orion" w:date="2011-06-22T19:25:00Z">
        <w:del w:id="5448" w:author="IO" w:date="2011-07-21T17:12:00Z">
          <w:r w:rsidR="00BF232A" w:rsidDel="00421237">
            <w:delText>En esta</w:delText>
          </w:r>
        </w:del>
      </w:ins>
      <w:ins w:id="5449" w:author="IO" w:date="2011-07-21T17:12:00Z">
        <w:r w:rsidR="00421237">
          <w:t>con la</w:t>
        </w:r>
      </w:ins>
      <w:ins w:id="5450" w:author="Orion" w:date="2011-06-22T19:25:00Z">
        <w:r w:rsidR="00BF232A">
          <w:t xml:space="preserve"> tarea</w:t>
        </w:r>
        <w:del w:id="5451" w:author="IO" w:date="2011-07-21T17:12:00Z">
          <w:r w:rsidR="00BF232A" w:rsidDel="00421237">
            <w:delText>,</w:delText>
          </w:r>
        </w:del>
        <w:r w:rsidR="00BF232A">
          <w:t xml:space="preserve"> “TakeOrder”</w:t>
        </w:r>
      </w:ins>
      <w:ins w:id="5452" w:author="IO" w:date="2011-07-21T17:13:00Z">
        <w:r w:rsidR="00421237">
          <w:t>. De ese hecho</w:t>
        </w:r>
      </w:ins>
      <w:ins w:id="5453" w:author="Orion" w:date="2011-06-22T19:25:00Z">
        <w:del w:id="5454" w:author="IO" w:date="2011-07-21T17:12:00Z">
          <w:r w:rsidR="00BF232A" w:rsidDel="00421237">
            <w:delText>, e</w:delText>
          </w:r>
        </w:del>
      </w:ins>
      <w:ins w:id="5455" w:author="Orion" w:date="2011-06-22T19:23:00Z">
        <w:del w:id="5456" w:author="IO" w:date="2011-07-21T17:12:00Z">
          <w:r w:rsidR="00BF232A" w:rsidDel="00421237">
            <w:delText>l piloto coge</w:delText>
          </w:r>
        </w:del>
      </w:ins>
      <w:ins w:id="5457" w:author="Orion" w:date="2011-06-22T19:24:00Z">
        <w:del w:id="5458" w:author="IO" w:date="2011-07-21T17:12:00Z">
          <w:r w:rsidR="00BF232A" w:rsidDel="00421237">
            <w:delText>rá</w:delText>
          </w:r>
        </w:del>
      </w:ins>
      <w:ins w:id="5459" w:author="Orion" w:date="2011-06-22T19:23:00Z">
        <w:del w:id="5460" w:author="IO" w:date="2011-07-21T17:12:00Z">
          <w:r w:rsidR="00BF232A" w:rsidDel="00421237">
            <w:delText xml:space="preserve"> esta orden</w:delText>
          </w:r>
        </w:del>
        <w:del w:id="5461" w:author="IO" w:date="2011-07-21T17:13:00Z">
          <w:r w:rsidR="00BF232A" w:rsidDel="00421237">
            <w:delText xml:space="preserve"> y</w:delText>
          </w:r>
        </w:del>
        <w:r w:rsidR="00BF232A">
          <w:t xml:space="preserve"> </w:t>
        </w:r>
      </w:ins>
      <w:ins w:id="5462" w:author="IO" w:date="2011-07-21T17:13:00Z">
        <w:r w:rsidR="00421237">
          <w:t xml:space="preserve">el piloto </w:t>
        </w:r>
      </w:ins>
      <w:ins w:id="5463" w:author="Orion" w:date="2011-06-22T19:23:00Z">
        <w:r w:rsidR="00BF232A">
          <w:t>extr</w:t>
        </w:r>
      </w:ins>
      <w:ins w:id="5464" w:author="Orion" w:date="2011-06-22T19:24:00Z">
        <w:r w:rsidR="00BF232A">
          <w:t>ae</w:t>
        </w:r>
        <w:del w:id="5465" w:author="IO" w:date="2011-07-21T17:13:00Z">
          <w:r w:rsidR="00BF232A" w:rsidDel="00421237">
            <w:delText>rá</w:delText>
          </w:r>
        </w:del>
        <w:r w:rsidR="00BF232A">
          <w:t xml:space="preserve"> el tramo </w:t>
        </w:r>
        <w:del w:id="5466" w:author="IO" w:date="2011-07-21T17:13:00Z">
          <w:r w:rsidR="00BF232A" w:rsidDel="00421237">
            <w:delText>que le manda</w:delText>
          </w:r>
        </w:del>
      </w:ins>
      <w:ins w:id="5467" w:author="IO" w:date="2011-07-21T17:13:00Z">
        <w:r w:rsidR="00421237">
          <w:t>ordenado por</w:t>
        </w:r>
      </w:ins>
      <w:ins w:id="5468" w:author="Orion" w:date="2011-06-22T19:24:00Z">
        <w:r w:rsidR="00BF232A">
          <w:t xml:space="preserve"> e</w:t>
        </w:r>
        <w:r w:rsidR="004D7BB7">
          <w:t>l controlador</w:t>
        </w:r>
      </w:ins>
      <w:ins w:id="5469" w:author="IO" w:date="2011-07-21T17:14:00Z">
        <w:r w:rsidR="00421237">
          <w:t xml:space="preserve"> y</w:t>
        </w:r>
      </w:ins>
      <w:ins w:id="5470" w:author="Orion" w:date="2011-06-22T19:24:00Z">
        <w:del w:id="5471" w:author="IO" w:date="2011-07-21T17:13:00Z">
          <w:r w:rsidR="004D7BB7" w:rsidDel="00421237">
            <w:delText xml:space="preserve"> para</w:delText>
          </w:r>
        </w:del>
      </w:ins>
      <w:ins w:id="5472" w:author="IO" w:date="2011-07-21T17:13:00Z">
        <w:r w:rsidR="00421237">
          <w:t xml:space="preserve"> lo</w:t>
        </w:r>
      </w:ins>
      <w:ins w:id="5473" w:author="Orion" w:date="2011-06-22T19:24:00Z">
        <w:r w:rsidR="004D7BB7">
          <w:t xml:space="preserve"> encapsula</w:t>
        </w:r>
        <w:del w:id="5474" w:author="IO" w:date="2011-07-21T17:13:00Z">
          <w:r w:rsidR="004D7BB7" w:rsidDel="00421237">
            <w:delText>rlo</w:delText>
          </w:r>
        </w:del>
      </w:ins>
      <w:ins w:id="5475" w:author="Orion" w:date="2011-06-22T19:25:00Z">
        <w:r w:rsidR="004D7BB7">
          <w:t xml:space="preserve"> en </w:t>
        </w:r>
        <w:del w:id="5476" w:author="IO" w:date="2011-07-21T17:14:00Z">
          <w:r w:rsidR="004D7BB7" w:rsidDel="00421237">
            <w:delText>un nuevo</w:delText>
          </w:r>
        </w:del>
      </w:ins>
      <w:ins w:id="5477" w:author="IO" w:date="2011-07-21T17:14:00Z">
        <w:r w:rsidR="00421237">
          <w:t>el</w:t>
        </w:r>
      </w:ins>
      <w:ins w:id="5478" w:author="Orion" w:date="2011-06-22T19:25:00Z">
        <w:r w:rsidR="004D7BB7">
          <w:t xml:space="preserve"> hecho</w:t>
        </w:r>
      </w:ins>
      <w:ins w:id="5479" w:author="Orion" w:date="2011-06-22T19:27:00Z">
        <w:r w:rsidR="00733F52">
          <w:t xml:space="preserve"> “OrderNewLeg”</w:t>
        </w:r>
      </w:ins>
      <w:ins w:id="5480" w:author="IO" w:date="2011-07-21T17:14:00Z">
        <w:r w:rsidR="00421237">
          <w:t xml:space="preserve">. Este hecho es la base del tramo ad-hoc </w:t>
        </w:r>
      </w:ins>
      <w:ins w:id="5481" w:author="Orion" w:date="2011-06-22T19:25:00Z">
        <w:del w:id="5482"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5483" w:author="Orion" w:date="2011-06-22T19:26:00Z">
        <w:del w:id="5484" w:author="IO" w:date="2011-07-21T17:14:00Z">
          <w:r w:rsidR="004D7BB7" w:rsidDel="00421237">
            <w:delText xml:space="preserve"> de otro diagrama (</w:delText>
          </w:r>
        </w:del>
      </w:ins>
      <w:ins w:id="5485" w:author="IO" w:date="2011-07-21T17:14:00Z">
        <w:r w:rsidR="00421237">
          <w:t>que ejecutará el piloto para resolver el conflicto.</w:t>
        </w:r>
      </w:ins>
      <w:ins w:id="5486" w:author="Orion" w:date="2011-06-22T19:26:00Z">
        <w:del w:id="5487" w:author="IO" w:date="2011-07-21T20:50:00Z">
          <w:r w:rsidR="004D7BB7" w:rsidDel="004C462F">
            <w:fldChar w:fldCharType="begin"/>
          </w:r>
          <w:r w:rsidR="004D7BB7" w:rsidDel="004C462F">
            <w:delInstrText xml:space="preserve"> REF _Ref296534126 \h </w:delInstrText>
          </w:r>
        </w:del>
      </w:ins>
      <w:del w:id="5488" w:author="IO" w:date="2011-07-21T20:50:00Z">
        <w:r w:rsidR="00A7471E" w:rsidDel="004C462F">
          <w:delInstrText xml:space="preserve"> \* MERGEFORMAT </w:delInstrText>
        </w:r>
        <w:r w:rsidR="004D7BB7" w:rsidDel="004C462F">
          <w:fldChar w:fldCharType="separate"/>
        </w:r>
      </w:del>
      <w:ins w:id="5489" w:author="Orion" w:date="2011-07-05T20:58:00Z">
        <w:del w:id="5490" w:author="IO" w:date="2011-07-12T12:37:00Z">
          <w:r w:rsidR="00760DD2" w:rsidDel="00545B0D">
            <w:delText>Figura 21</w:delText>
          </w:r>
        </w:del>
      </w:ins>
      <w:ins w:id="5491" w:author="Orion" w:date="2011-06-22T19:26:00Z">
        <w:del w:id="5492"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5493" w:author="IO" w:date="2011-07-21T20:50:00Z"/>
          <w:b w:val="0"/>
          <w:sz w:val="28"/>
          <w:szCs w:val="52"/>
        </w:rPr>
        <w:pPrChange w:id="5494" w:author="IO" w:date="2011-07-21T20:50:00Z">
          <w:pPr>
            <w:pStyle w:val="Heading1"/>
            <w:numPr>
              <w:ilvl w:val="3"/>
              <w:numId w:val="54"/>
            </w:numPr>
            <w:tabs>
              <w:tab w:val="clear" w:pos="0"/>
            </w:tabs>
            <w:ind w:left="1728" w:hanging="648"/>
          </w:pPr>
        </w:pPrChange>
      </w:pPr>
      <w:bookmarkStart w:id="5495" w:name="_Toc299463893"/>
      <w:ins w:id="5496" w:author="IO" w:date="2011-07-21T20:50:00Z">
        <w:r>
          <w:rPr>
            <w:b w:val="0"/>
            <w:sz w:val="28"/>
            <w:szCs w:val="52"/>
          </w:rPr>
          <w:t>Ejecución de órdenes</w:t>
        </w:r>
        <w:bookmarkEnd w:id="5495"/>
      </w:ins>
    </w:p>
    <w:p w14:paraId="76F1C13F" w14:textId="1C8EA491" w:rsidR="000251CD" w:rsidRPr="00686F69" w:rsidRDefault="004C462F">
      <w:pPr>
        <w:spacing w:after="120"/>
        <w:jc w:val="both"/>
        <w:rPr>
          <w:ins w:id="5497" w:author="IO" w:date="2011-07-21T21:21:00Z"/>
        </w:rPr>
        <w:pPrChange w:id="5498" w:author="IO" w:date="2011-07-21T21:23:00Z">
          <w:pPr>
            <w:spacing w:before="240" w:after="120"/>
            <w:ind w:firstLine="284"/>
            <w:jc w:val="both"/>
          </w:pPr>
        </w:pPrChange>
      </w:pPr>
      <w:ins w:id="5499" w:author="IO" w:date="2011-07-21T20:51:00Z">
        <w:r>
          <w:t>Cuando el piloto recibe la orden del controlador suspende la ejecuci</w:t>
        </w:r>
      </w:ins>
      <w:ins w:id="5500" w:author="IO" w:date="2011-07-21T20:52:00Z">
        <w:r>
          <w:t>ón del tramo actual</w:t>
        </w:r>
      </w:ins>
      <w:ins w:id="5501" w:author="Orion" w:date="2011-06-22T19:26:00Z">
        <w:del w:id="5502" w:author="IO" w:date="2011-07-21T20:52:00Z">
          <w:r w:rsidR="004D7BB7" w:rsidDel="004C462F">
            <w:delText>)</w:delText>
          </w:r>
        </w:del>
      </w:ins>
      <w:ins w:id="5503" w:author="Orion" w:date="2011-06-22T19:33:00Z">
        <w:del w:id="5504" w:author="IO" w:date="2011-07-21T20:52:00Z">
          <w:r w:rsidR="00EB0845" w:rsidDel="004C462F">
            <w:delText>,</w:delText>
          </w:r>
        </w:del>
      </w:ins>
      <w:ins w:id="5505" w:author="Orion" w:date="2011-06-22T19:26:00Z">
        <w:del w:id="5506" w:author="IO" w:date="2011-07-21T20:52:00Z">
          <w:r w:rsidR="0068438C" w:rsidDel="004C462F">
            <w:delText xml:space="preserve"> que se pasará a explicar m</w:delText>
          </w:r>
        </w:del>
      </w:ins>
      <w:ins w:id="5507" w:author="Orion" w:date="2011-06-22T19:27:00Z">
        <w:del w:id="5508" w:author="IO" w:date="2011-07-21T20:52:00Z">
          <w:r w:rsidR="0068438C" w:rsidDel="004C462F">
            <w:delText>ás adelante</w:delText>
          </w:r>
        </w:del>
      </w:ins>
      <w:ins w:id="5509" w:author="Orion" w:date="2011-06-22T19:26:00Z">
        <w:del w:id="5510" w:author="IO" w:date="2011-07-21T20:52:00Z">
          <w:r w:rsidR="0068438C" w:rsidDel="004C462F">
            <w:delText>.</w:delText>
          </w:r>
        </w:del>
      </w:ins>
      <w:ins w:id="5511" w:author="Orion" w:date="2011-06-22T19:27:00Z">
        <w:del w:id="5512" w:author="IO" w:date="2011-07-21T20:52:00Z">
          <w:r w:rsidR="007E68F3" w:rsidDel="004C462F">
            <w:delText xml:space="preserve"> E</w:delText>
          </w:r>
        </w:del>
      </w:ins>
      <w:ins w:id="5513" w:author="Orion" w:date="2011-06-22T19:28:00Z">
        <w:del w:id="5514" w:author="IO" w:date="2011-07-21T20:52:00Z">
          <w:r w:rsidR="007E68F3" w:rsidDel="004C462F">
            <w:delText xml:space="preserve">l piloto también </w:delText>
          </w:r>
          <w:r w:rsidR="00BB78C3" w:rsidDel="004C462F">
            <w:delText>s</w:delText>
          </w:r>
        </w:del>
        <w:del w:id="5515" w:author="IO" w:date="2011-07-21T20:53:00Z">
          <w:r w:rsidR="00BB78C3" w:rsidDel="004C462F">
            <w:delText>e encargar</w:delText>
          </w:r>
        </w:del>
      </w:ins>
      <w:ins w:id="5516" w:author="Orion" w:date="2011-06-22T19:31:00Z">
        <w:del w:id="5517" w:author="IO" w:date="2011-07-21T20:53:00Z">
          <w:r w:rsidR="00BB78C3" w:rsidDel="004C462F">
            <w:delText>á</w:delText>
          </w:r>
        </w:del>
      </w:ins>
      <w:ins w:id="5518" w:author="Orion" w:date="2011-06-22T19:28:00Z">
        <w:del w:id="5519" w:author="IO" w:date="2011-07-21T20:53:00Z">
          <w:r w:rsidR="007E68F3" w:rsidDel="004C462F">
            <w:delText xml:space="preserve"> de consumir el tramo</w:delText>
          </w:r>
        </w:del>
        <w:r w:rsidR="007E68F3">
          <w:t xml:space="preserve"> </w:t>
        </w:r>
      </w:ins>
      <w:ins w:id="5520" w:author="Orion" w:date="2011-06-22T19:29:00Z">
        <w:r w:rsidR="007E68F3">
          <w:t>“Flight Leg”</w:t>
        </w:r>
      </w:ins>
      <w:ins w:id="5521" w:author="IO" w:date="2011-07-21T20:53:00Z">
        <w:r>
          <w:t xml:space="preserve">. Éste se preserva </w:t>
        </w:r>
      </w:ins>
      <w:ins w:id="5522" w:author="Orion" w:date="2011-06-22T19:29:00Z">
        <w:del w:id="5523" w:author="IO" w:date="2011-07-21T20:53:00Z">
          <w:r w:rsidR="007E68F3" w:rsidDel="004C462F">
            <w:delText xml:space="preserve"> </w:delText>
          </w:r>
        </w:del>
      </w:ins>
      <w:ins w:id="5524" w:author="Orion" w:date="2011-06-22T19:28:00Z">
        <w:del w:id="5525" w:author="IO" w:date="2011-07-21T20:53:00Z">
          <w:r w:rsidR="007E68F3" w:rsidDel="004C462F">
            <w:delText>que estaba realizando</w:delText>
          </w:r>
        </w:del>
      </w:ins>
      <w:ins w:id="5526" w:author="Orion" w:date="2011-06-22T19:31:00Z">
        <w:del w:id="5527" w:author="IO" w:date="2011-07-21T20:53:00Z">
          <w:r w:rsidR="00BB78C3" w:rsidDel="004C462F">
            <w:delText xml:space="preserve"> y almacenarlo </w:delText>
          </w:r>
        </w:del>
        <w:r w:rsidR="00BB78C3">
          <w:t xml:space="preserve">en el hecho “OrderOldLeg” para así poder retomarlo cuando </w:t>
        </w:r>
        <w:del w:id="5528" w:author="IO" w:date="2011-07-21T20:53:00Z">
          <w:r w:rsidR="00BB78C3" w:rsidDel="004C462F">
            <w:delText>finalice</w:delText>
          </w:r>
        </w:del>
      </w:ins>
      <w:ins w:id="5529" w:author="IO" w:date="2011-07-21T20:53:00Z">
        <w:r>
          <w:t>se termine</w:t>
        </w:r>
      </w:ins>
      <w:ins w:id="5530" w:author="Orion" w:date="2011-06-22T19:31:00Z">
        <w:r w:rsidR="00BB78C3">
          <w:t xml:space="preserve"> de comple</w:t>
        </w:r>
        <w:r w:rsidR="00750D72">
          <w:t>tar la orde</w:t>
        </w:r>
      </w:ins>
      <w:ins w:id="5531" w:author="Orion" w:date="2011-06-22T19:32:00Z">
        <w:r w:rsidR="00750D72">
          <w:t>n</w:t>
        </w:r>
      </w:ins>
      <w:ins w:id="5532" w:author="IO" w:date="2011-07-21T20:54:00Z">
        <w:r>
          <w:t xml:space="preserve"> del controlador</w:t>
        </w:r>
      </w:ins>
      <w:ins w:id="5533" w:author="Orion" w:date="2011-06-22T19:31:00Z">
        <w:r w:rsidR="00BB78C3">
          <w:t>.</w:t>
        </w:r>
      </w:ins>
      <w:ins w:id="5534" w:author="Orion" w:date="2011-06-22T19:32:00Z">
        <w:r w:rsidR="00EB0845">
          <w:t xml:space="preserve"> </w:t>
        </w:r>
      </w:ins>
      <w:ins w:id="5535" w:author="IO" w:date="2011-07-21T20:58:00Z">
        <w:r>
          <w:t xml:space="preserve">Además, genera un nuevo tramo “OrderNewLeg” con la orden del controlador. </w:t>
        </w:r>
      </w:ins>
      <w:ins w:id="5536" w:author="IO" w:date="2011-07-21T21:21:00Z">
        <w:r w:rsidR="000251CD">
          <w:t>Para ello, el piloto ejecuta la tarea</w:t>
        </w:r>
        <w:r w:rsidR="000251CD" w:rsidRPr="00686F69">
          <w:t xml:space="preserve"> “CreateNewLegForOrder” </w:t>
        </w:r>
      </w:ins>
      <w:ins w:id="5537" w:author="IO" w:date="2011-07-21T21:22:00Z">
        <w:r w:rsidR="000251CD">
          <w:t xml:space="preserve">donde </w:t>
        </w:r>
      </w:ins>
      <w:ins w:id="5538" w:author="IO" w:date="2011-07-21T21:21:00Z">
        <w:r w:rsidR="000251CD" w:rsidRPr="00686F69">
          <w:t>crea como tramo actual el que el controlador le mando en el hecho “OrderNewLeg” (</w:t>
        </w:r>
      </w:ins>
      <w:ins w:id="5539" w:author="IO" w:date="2011-07-21T21:22:00Z">
        <w:r w:rsidR="000251CD">
          <w:t xml:space="preserve">ver </w:t>
        </w:r>
      </w:ins>
      <w:ins w:id="5540"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5541" w:author="IO" w:date="2011-07-21T21:21:00Z">
        <w:r w:rsidR="000251CD" w:rsidRPr="00686F69">
          <w:fldChar w:fldCharType="separate"/>
        </w:r>
      </w:ins>
      <w:ins w:id="5542" w:author="Orion" w:date="2011-07-26T22:30:00Z">
        <w:r w:rsidR="00503590">
          <w:t>Figura 22</w:t>
        </w:r>
      </w:ins>
      <w:ins w:id="5543" w:author="IO" w:date="2011-07-22T13:16:00Z">
        <w:del w:id="5544" w:author="Orion" w:date="2011-07-26T22:30:00Z">
          <w:r w:rsidR="00416FF6" w:rsidDel="00503590">
            <w:delText>Figura 21</w:delText>
          </w:r>
        </w:del>
      </w:ins>
      <w:ins w:id="5545" w:author="IO" w:date="2011-07-21T21:21:00Z">
        <w:r w:rsidR="000251CD" w:rsidRPr="00686F69">
          <w:fldChar w:fldCharType="end"/>
        </w:r>
        <w:r w:rsidR="000251CD" w:rsidRPr="00686F69">
          <w:t>). A</w:t>
        </w:r>
      </w:ins>
      <w:ins w:id="5546" w:author="IO" w:date="2011-07-21T21:22:00Z">
        <w:r w:rsidR="000251CD">
          <w:t>demás,</w:t>
        </w:r>
      </w:ins>
      <w:ins w:id="5547" w:author="IO" w:date="2011-07-21T21:21:00Z">
        <w:r w:rsidR="000251CD" w:rsidRPr="00686F69">
          <w:t xml:space="preserve"> el piloto tendrá que iniciar también la aplicación </w:t>
        </w:r>
      </w:ins>
      <w:ins w:id="5548" w:author="IO" w:date="2011-07-21T21:22:00Z">
        <w:r w:rsidR="000251CD">
          <w:t>que comprueba la</w:t>
        </w:r>
      </w:ins>
      <w:ins w:id="5549" w:author="IO" w:date="2011-07-21T21:21:00Z">
        <w:r w:rsidR="000251CD" w:rsidRPr="00686F69">
          <w:t xml:space="preserve"> finalización de </w:t>
        </w:r>
      </w:ins>
      <w:ins w:id="5550" w:author="IO" w:date="2011-07-21T21:22:00Z">
        <w:r w:rsidR="000251CD">
          <w:t xml:space="preserve">los </w:t>
        </w:r>
      </w:ins>
      <w:ins w:id="5551" w:author="IO" w:date="2011-07-21T21:21:00Z">
        <w:r w:rsidR="000251CD" w:rsidRPr="00686F69">
          <w:t>tramo</w:t>
        </w:r>
      </w:ins>
      <w:ins w:id="5552" w:author="IO" w:date="2011-07-21T21:22:00Z">
        <w:r w:rsidR="000251CD">
          <w:t>s</w:t>
        </w:r>
      </w:ins>
      <w:ins w:id="5553" w:author="IO" w:date="2011-07-21T21:21:00Z">
        <w:r w:rsidR="000251CD" w:rsidRPr="00686F69">
          <w:t xml:space="preserve"> </w:t>
        </w:r>
      </w:ins>
      <w:ins w:id="5554" w:author="IO" w:date="2011-07-21T21:22:00Z">
        <w:r w:rsidR="000251CD">
          <w:t>mediante</w:t>
        </w:r>
      </w:ins>
      <w:ins w:id="5555" w:author="IO" w:date="2011-07-21T21:21:00Z">
        <w:r w:rsidR="000251CD" w:rsidRPr="00686F69">
          <w:t xml:space="preserve"> el hecho “StartLegChecker”. A </w:t>
        </w:r>
        <w:r w:rsidR="000251CD" w:rsidRPr="00686F69">
          <w:lastRenderedPageBreak/>
          <w:t>partir de ent</w:t>
        </w:r>
        <w:r w:rsidR="000251CD">
          <w:t>onces</w:t>
        </w:r>
      </w:ins>
      <w:ins w:id="5556" w:author="IO" w:date="2011-07-21T21:23:00Z">
        <w:r w:rsidR="000251CD">
          <w:t>,</w:t>
        </w:r>
      </w:ins>
      <w:ins w:id="5557" w:author="IO" w:date="2011-07-21T21:21:00Z">
        <w:r w:rsidR="000251CD">
          <w:t xml:space="preserve"> este nuevo tramo se </w:t>
        </w:r>
      </w:ins>
      <w:ins w:id="5558" w:author="IO" w:date="2011-07-21T21:23:00Z">
        <w:r w:rsidR="000251CD">
          <w:t>procesa</w:t>
        </w:r>
      </w:ins>
      <w:ins w:id="5559"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5560" w:author="Orion" w:date="2011-06-22T19:39:00Z"/>
        </w:rPr>
        <w:pPrChange w:id="5561" w:author="IO" w:date="2011-07-21T20:59:00Z">
          <w:pPr/>
        </w:pPrChange>
      </w:pPr>
      <w:ins w:id="5562" w:author="IO" w:date="2011-07-21T21:06:00Z">
        <w:r>
          <w:t>Aunque el nuevo tramo se ejecuta como otro cualquiera, las acciones a realizar cuando se termina no son las mismas: el piloto ha de notific</w:t>
        </w:r>
      </w:ins>
      <w:ins w:id="5563" w:author="IO" w:date="2011-07-21T21:07:00Z">
        <w:r>
          <w:t xml:space="preserve">árselo al controlador. A fin de comprobar que este tramo ad hoc ha terminado se emplea la tarea </w:t>
        </w:r>
      </w:ins>
      <w:ins w:id="5564" w:author="Orion" w:date="2011-06-22T19:33:00Z">
        <w:del w:id="5565" w:author="IO" w:date="2011-07-21T21:07:00Z">
          <w:r w:rsidR="0095784C" w:rsidDel="00601BC9">
            <w:delText xml:space="preserve">La siguiente tarea que se explicará, y que se encuentra en el mismo diagrama de la interacción, es </w:delText>
          </w:r>
        </w:del>
        <w:r w:rsidR="0095784C">
          <w:t>“ObeyOrderCheck</w:t>
        </w:r>
      </w:ins>
      <w:ins w:id="5566" w:author="Orion" w:date="2011-06-22T19:34:00Z">
        <w:r w:rsidR="0095784C">
          <w:t>”.</w:t>
        </w:r>
      </w:ins>
      <w:ins w:id="5567" w:author="Orion" w:date="2011-06-22T19:37:00Z">
        <w:r w:rsidR="00E24358">
          <w:t xml:space="preserve"> </w:t>
        </w:r>
        <w:del w:id="5568" w:author="IO" w:date="2011-07-21T21:08:00Z">
          <w:r w:rsidR="00E24358" w:rsidDel="00601BC9">
            <w:delText>Dicha</w:delText>
          </w:r>
        </w:del>
      </w:ins>
      <w:ins w:id="5569" w:author="IO" w:date="2011-07-21T21:08:00Z">
        <w:r>
          <w:t>Esta</w:t>
        </w:r>
      </w:ins>
      <w:ins w:id="5570" w:author="Orion" w:date="2011-06-22T19:37:00Z">
        <w:r w:rsidR="00E24358">
          <w:t xml:space="preserve"> tarea se </w:t>
        </w:r>
        <w:del w:id="5571" w:author="IO" w:date="2011-07-21T21:08:00Z">
          <w:r w:rsidR="00E24358" w:rsidDel="00601BC9">
            <w:delText>ejecutará</w:delText>
          </w:r>
        </w:del>
      </w:ins>
      <w:ins w:id="5572" w:author="IO" w:date="2011-07-21T21:08:00Z">
        <w:r>
          <w:t>completa</w:t>
        </w:r>
      </w:ins>
      <w:ins w:id="5573" w:author="Orion" w:date="2011-06-22T19:37:00Z">
        <w:r w:rsidR="00E24358">
          <w:t xml:space="preserve"> cuando se </w:t>
        </w:r>
        <w:del w:id="5574" w:author="IO" w:date="2011-07-21T21:09:00Z">
          <w:r w:rsidR="00E24358" w:rsidDel="00601BC9">
            <w:delText>entienda</w:delText>
          </w:r>
        </w:del>
      </w:ins>
      <w:ins w:id="5575" w:author="IO" w:date="2011-07-21T21:09:00Z">
        <w:r>
          <w:t>considera</w:t>
        </w:r>
      </w:ins>
      <w:ins w:id="5576" w:author="Orion" w:date="2011-06-22T19:37:00Z">
        <w:r w:rsidR="00E24358">
          <w:t xml:space="preserve"> que </w:t>
        </w:r>
      </w:ins>
      <w:ins w:id="5577" w:author="Orion" w:date="2011-06-22T19:40:00Z">
        <w:r w:rsidR="00B83D06">
          <w:t>el cumplimiento de la</w:t>
        </w:r>
      </w:ins>
      <w:ins w:id="5578" w:author="Orion" w:date="2011-06-22T19:37:00Z">
        <w:r w:rsidR="00E24358">
          <w:t xml:space="preserve"> orden </w:t>
        </w:r>
      </w:ins>
      <w:ins w:id="5579" w:author="Orion" w:date="2011-06-22T19:40:00Z">
        <w:r w:rsidR="00B83D06">
          <w:t>ha finalizado</w:t>
        </w:r>
      </w:ins>
      <w:ins w:id="5580" w:author="IO" w:date="2011-07-21T21:10:00Z">
        <w:r w:rsidR="00B35374">
          <w:t xml:space="preserve">, </w:t>
        </w:r>
      </w:ins>
      <w:ins w:id="5581" w:author="Orion" w:date="2011-06-22T19:37:00Z">
        <w:del w:id="5582" w:author="IO" w:date="2011-07-21T21:10:00Z">
          <w:r w:rsidR="00E24358" w:rsidDel="00B35374">
            <w:delText xml:space="preserve"> y por tanto se ha </w:delText>
          </w:r>
        </w:del>
        <w:r w:rsidR="00E24358">
          <w:t>genera</w:t>
        </w:r>
      </w:ins>
      <w:ins w:id="5583" w:author="IO" w:date="2011-07-21T21:10:00Z">
        <w:r w:rsidR="00B35374">
          <w:t>n</w:t>
        </w:r>
      </w:ins>
      <w:ins w:id="5584" w:author="Orion" w:date="2011-06-22T19:37:00Z">
        <w:r w:rsidR="00E24358">
          <w:t>do</w:t>
        </w:r>
      </w:ins>
      <w:ins w:id="5585" w:author="IO" w:date="2011-07-21T21:10:00Z">
        <w:r w:rsidR="00B35374">
          <w:t xml:space="preserve"> entonces</w:t>
        </w:r>
      </w:ins>
      <w:ins w:id="5586" w:author="Orion" w:date="2011-06-22T19:37:00Z">
        <w:r w:rsidR="00E24358">
          <w:t xml:space="preserve"> </w:t>
        </w:r>
      </w:ins>
      <w:ins w:id="5587" w:author="Orion" w:date="2011-06-22T19:38:00Z">
        <w:r w:rsidR="00E24358">
          <w:t>el hecho “OrderFinished”.</w:t>
        </w:r>
      </w:ins>
      <w:ins w:id="5588" w:author="Orion" w:date="2011-06-22T19:39:00Z">
        <w:r w:rsidR="00B83D06">
          <w:t xml:space="preserve"> </w:t>
        </w:r>
      </w:ins>
      <w:ins w:id="5589"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5590" w:author="Orion" w:date="2011-06-22T19:39:00Z">
        <w:del w:id="5591" w:author="IO" w:date="2011-07-21T21:10:00Z">
          <w:r w:rsidR="00B83D06" w:rsidDel="00B35374">
            <w:delText>Esto puede</w:delText>
          </w:r>
        </w:del>
      </w:ins>
      <w:ins w:id="5592" w:author="IO" w:date="2011-07-21T21:10:00Z">
        <w:r w:rsidR="00B35374">
          <w:t xml:space="preserve">El cumplimiento de la orden se puede </w:t>
        </w:r>
      </w:ins>
      <w:ins w:id="5593" w:author="IO" w:date="2011-07-21T21:15:00Z">
        <w:r w:rsidR="00B35374">
          <w:t>considerar</w:t>
        </w:r>
      </w:ins>
      <w:ins w:id="5594" w:author="IO" w:date="2011-07-21T21:11:00Z">
        <w:r w:rsidR="00B35374">
          <w:t xml:space="preserve"> completado por alguno de los siguientes</w:t>
        </w:r>
      </w:ins>
      <w:ins w:id="5595" w:author="Orion" w:date="2011-06-22T19:39:00Z">
        <w:del w:id="5596" w:author="IO" w:date="2011-07-21T21:11:00Z">
          <w:r w:rsidR="00B83D06" w:rsidDel="00B35374">
            <w:delText xml:space="preserve"> suceder por</w:delText>
          </w:r>
        </w:del>
        <w:r w:rsidR="00B83D06">
          <w:t xml:space="preserve"> </w:t>
        </w:r>
      </w:ins>
      <w:ins w:id="5597" w:author="Orion" w:date="2011-06-23T12:24:00Z">
        <w:r w:rsidR="007B2F50">
          <w:t>tres</w:t>
        </w:r>
      </w:ins>
      <w:ins w:id="5598"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5599" w:author="Orion" w:date="2011-06-23T12:25:00Z"/>
        </w:rPr>
        <w:pPrChange w:id="5600" w:author="IO" w:date="2011-07-21T14:53:00Z">
          <w:pPr/>
        </w:pPrChange>
      </w:pPr>
      <w:ins w:id="5601" w:author="Orion" w:date="2011-06-22T19:39:00Z">
        <w:del w:id="5602" w:author="IO" w:date="2011-07-21T21:11:00Z">
          <w:r w:rsidRPr="00B35374" w:rsidDel="00B35374">
            <w:rPr>
              <w:i/>
              <w:rPrChange w:id="5603" w:author="IO" w:date="2011-07-21T21:11:00Z">
                <w:rPr/>
              </w:rPrChange>
            </w:rPr>
            <w:delText xml:space="preserve">Que </w:delText>
          </w:r>
        </w:del>
      </w:ins>
      <w:ins w:id="5604" w:author="Orion" w:date="2011-06-22T19:40:00Z">
        <w:del w:id="5605" w:author="IO" w:date="2011-07-21T21:11:00Z">
          <w:r w:rsidRPr="00B35374" w:rsidDel="00B35374">
            <w:rPr>
              <w:i/>
              <w:rPrChange w:id="5606" w:author="IO" w:date="2011-07-21T21:11:00Z">
                <w:rPr/>
              </w:rPrChange>
            </w:rPr>
            <w:delText>e</w:delText>
          </w:r>
        </w:del>
      </w:ins>
      <w:ins w:id="5607" w:author="IO" w:date="2011-07-21T21:11:00Z">
        <w:r w:rsidR="00B35374" w:rsidRPr="00B35374">
          <w:rPr>
            <w:i/>
            <w:rPrChange w:id="5608" w:author="IO" w:date="2011-07-21T21:11:00Z">
              <w:rPr/>
            </w:rPrChange>
          </w:rPr>
          <w:t>E</w:t>
        </w:r>
      </w:ins>
      <w:ins w:id="5609" w:author="Orion" w:date="2011-06-22T19:40:00Z">
        <w:r w:rsidRPr="00B35374">
          <w:rPr>
            <w:i/>
            <w:rPrChange w:id="5610" w:author="IO" w:date="2011-07-21T21:11:00Z">
              <w:rPr/>
            </w:rPrChange>
          </w:rPr>
          <w:t>l piloto ha</w:t>
        </w:r>
        <w:del w:id="5611" w:author="IO" w:date="2011-07-21T21:11:00Z">
          <w:r w:rsidRPr="00B35374" w:rsidDel="00B35374">
            <w:rPr>
              <w:i/>
              <w:rPrChange w:id="5612" w:author="IO" w:date="2011-07-21T21:11:00Z">
                <w:rPr/>
              </w:rPrChange>
            </w:rPr>
            <w:delText>ya</w:delText>
          </w:r>
        </w:del>
        <w:r w:rsidRPr="00B35374">
          <w:rPr>
            <w:i/>
            <w:rPrChange w:id="5613" w:author="IO" w:date="2011-07-21T21:11:00Z">
              <w:rPr/>
            </w:rPrChange>
          </w:rPr>
          <w:t xml:space="preserve"> completado entero el tramo solicitado por el controlador</w:t>
        </w:r>
        <w:r w:rsidRPr="00686F69">
          <w:t xml:space="preserve">. </w:t>
        </w:r>
      </w:ins>
      <w:ins w:id="5614" w:author="Orion" w:date="2011-06-22T19:41:00Z">
        <w:r w:rsidRPr="00686F69">
          <w:t>En este caso se proceder</w:t>
        </w:r>
      </w:ins>
      <w:ins w:id="5615" w:author="Orion" w:date="2011-06-22T19:42:00Z">
        <w:r w:rsidR="00BF39F4" w:rsidRPr="00686F69">
          <w:t>á</w:t>
        </w:r>
      </w:ins>
      <w:ins w:id="5616" w:author="Orion" w:date="2011-06-22T19:41:00Z">
        <w:r w:rsidRPr="00686F69">
          <w:t xml:space="preserve"> a establecer como siguiente tramo</w:t>
        </w:r>
      </w:ins>
      <w:ins w:id="5617" w:author="Orion" w:date="2011-06-22T19:42:00Z">
        <w:r w:rsidR="00517C4B" w:rsidRPr="00686F69">
          <w:t>, “Fl</w:t>
        </w:r>
      </w:ins>
      <w:ins w:id="5618" w:author="Orion" w:date="2011-06-22T19:43:00Z">
        <w:r w:rsidR="00534D79" w:rsidRPr="00686F69">
          <w:t>i</w:t>
        </w:r>
      </w:ins>
      <w:ins w:id="5619" w:author="Orion" w:date="2011-06-22T19:42:00Z">
        <w:r w:rsidR="00517C4B" w:rsidRPr="00686F69">
          <w:t>ght Leg”,</w:t>
        </w:r>
      </w:ins>
      <w:ins w:id="5620" w:author="Orion" w:date="2011-06-22T19:41:00Z">
        <w:r w:rsidRPr="00686F69">
          <w:t xml:space="preserve"> el que se estaba llevando a cabo antes de que se detectara el conflicto</w:t>
        </w:r>
      </w:ins>
      <w:ins w:id="5621" w:author="IO" w:date="2011-07-21T21:12:00Z">
        <w:r w:rsidR="00B35374">
          <w:t>. Éste fue almacenado en el hecho</w:t>
        </w:r>
      </w:ins>
      <w:ins w:id="5622" w:author="Orion" w:date="2011-06-22T19:42:00Z">
        <w:r w:rsidR="00517C4B" w:rsidRPr="00686F69">
          <w:t xml:space="preserve"> “OrderOldLeg”</w:t>
        </w:r>
      </w:ins>
      <w:ins w:id="5623" w:author="Orion" w:date="2011-06-22T19:41:00Z">
        <w:r w:rsidRPr="00686F69">
          <w:t>.</w:t>
        </w:r>
      </w:ins>
      <w:ins w:id="5624" w:author="Orion" w:date="2011-06-22T19:46:00Z">
        <w:r w:rsidR="00656399" w:rsidRPr="00686F69">
          <w:t xml:space="preserve"> </w:t>
        </w:r>
      </w:ins>
      <w:ins w:id="5625" w:author="IO" w:date="2011-07-21T21:12:00Z">
        <w:r w:rsidR="00B35374">
          <w:t>El piloto tambi</w:t>
        </w:r>
      </w:ins>
      <w:ins w:id="5626" w:author="IO" w:date="2011-07-21T21:13:00Z">
        <w:r w:rsidR="00B35374">
          <w:t xml:space="preserve">én </w:t>
        </w:r>
      </w:ins>
      <w:ins w:id="5627" w:author="Orion" w:date="2011-06-22T19:46:00Z">
        <w:del w:id="5628" w:author="IO" w:date="2011-07-21T21:13:00Z">
          <w:r w:rsidR="00656399" w:rsidRPr="00686F69" w:rsidDel="00B35374">
            <w:delText>A su vez el piloto se encargará de</w:delText>
          </w:r>
        </w:del>
      </w:ins>
      <w:ins w:id="5629" w:author="IO" w:date="2011-07-21T21:13:00Z">
        <w:r w:rsidR="00B35374">
          <w:t xml:space="preserve">genera la indicación </w:t>
        </w:r>
        <w:r w:rsidR="00B35374" w:rsidRPr="00686F69">
          <w:t>“StartLegChecker”</w:t>
        </w:r>
      </w:ins>
      <w:ins w:id="5630" w:author="IO" w:date="2011-07-21T21:23:00Z">
        <w:r w:rsidR="000251CD">
          <w:t xml:space="preserve"> para que se reinicie</w:t>
        </w:r>
      </w:ins>
      <w:ins w:id="5631" w:author="Orion" w:date="2011-06-22T19:46:00Z">
        <w:del w:id="5632" w:author="IO" w:date="2011-07-21T21:24:00Z">
          <w:r w:rsidR="00656399" w:rsidRPr="00686F69" w:rsidDel="000251CD">
            <w:delText xml:space="preserve"> iniciar</w:delText>
          </w:r>
        </w:del>
        <w:r w:rsidR="00656399" w:rsidRPr="00686F69">
          <w:t xml:space="preserve"> la aplicación </w:t>
        </w:r>
      </w:ins>
      <w:ins w:id="5633" w:author="IO" w:date="2011-07-21T21:24:00Z">
        <w:r w:rsidR="000251CD">
          <w:t>de</w:t>
        </w:r>
      </w:ins>
      <w:ins w:id="5634" w:author="Orion" w:date="2011-06-22T19:46:00Z">
        <w:del w:id="5635" w:author="IO" w:date="2011-07-21T21:13:00Z">
          <w:r w:rsidR="00656399" w:rsidRPr="00686F69" w:rsidDel="00B35374">
            <w:delText xml:space="preserve">para </w:delText>
          </w:r>
        </w:del>
        <w:del w:id="5636" w:author="IO" w:date="2011-07-21T21:24:00Z">
          <w:r w:rsidR="00656399" w:rsidRPr="00686F69" w:rsidDel="000251CD">
            <w:delText>que</w:delText>
          </w:r>
        </w:del>
        <w:r w:rsidR="00656399" w:rsidRPr="00686F69">
          <w:t xml:space="preserve"> </w:t>
        </w:r>
        <w:del w:id="5637" w:author="IO" w:date="2011-07-21T21:13:00Z">
          <w:r w:rsidR="00656399" w:rsidRPr="00686F69" w:rsidDel="00B35374">
            <w:delText xml:space="preserve">se vaya </w:delText>
          </w:r>
        </w:del>
        <w:r w:rsidR="00656399" w:rsidRPr="00686F69">
          <w:t>compr</w:t>
        </w:r>
      </w:ins>
      <w:ins w:id="5638" w:author="IO" w:date="2011-07-21T21:24:00Z">
        <w:r w:rsidR="000251CD">
          <w:t>o</w:t>
        </w:r>
      </w:ins>
      <w:ins w:id="5639" w:author="Orion" w:date="2011-06-22T19:46:00Z">
        <w:del w:id="5640" w:author="IO" w:date="2011-07-21T21:13:00Z">
          <w:r w:rsidR="00656399" w:rsidRPr="00686F69" w:rsidDel="00B35374">
            <w:delText>o</w:delText>
          </w:r>
        </w:del>
        <w:r w:rsidR="00656399" w:rsidRPr="00686F69">
          <w:t>ba</w:t>
        </w:r>
      </w:ins>
      <w:ins w:id="5641" w:author="IO" w:date="2011-07-21T21:24:00Z">
        <w:r w:rsidR="000251CD">
          <w:t xml:space="preserve">ción de tramos </w:t>
        </w:r>
      </w:ins>
      <w:ins w:id="5642" w:author="Orion" w:date="2011-06-22T19:46:00Z">
        <w:del w:id="5643" w:author="IO" w:date="2011-07-21T21:13:00Z">
          <w:r w:rsidR="00656399" w:rsidRPr="00686F69" w:rsidDel="00B35374">
            <w:delText>ndo</w:delText>
          </w:r>
        </w:del>
        <w:del w:id="5644" w:author="IO" w:date="2011-07-21T21:24:00Z">
          <w:r w:rsidR="00656399" w:rsidRPr="00686F69" w:rsidDel="000251CD">
            <w:delText xml:space="preserve"> cuando se ha completado</w:delText>
          </w:r>
        </w:del>
      </w:ins>
      <w:ins w:id="5645" w:author="IO" w:date="2011-07-21T21:24:00Z">
        <w:r w:rsidR="000251CD">
          <w:t>con</w:t>
        </w:r>
      </w:ins>
      <w:ins w:id="5646" w:author="Orion" w:date="2011-06-22T19:46:00Z">
        <w:r w:rsidR="00656399" w:rsidRPr="00686F69">
          <w:t xml:space="preserve"> el nuevo tramo</w:t>
        </w:r>
        <w:del w:id="5647" w:author="IO" w:date="2011-07-21T21:13:00Z">
          <w:r w:rsidR="00656399" w:rsidRPr="00686F69" w:rsidDel="00B35374">
            <w:delText xml:space="preserve"> </w:delText>
          </w:r>
        </w:del>
      </w:ins>
      <w:ins w:id="5648" w:author="Orion" w:date="2011-06-22T19:47:00Z">
        <w:del w:id="5649"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5650" w:author="Orion" w:date="2011-06-22T19:41:00Z"/>
        </w:rPr>
        <w:pPrChange w:id="5651" w:author="IO" w:date="2011-07-21T14:53:00Z">
          <w:pPr/>
        </w:pPrChange>
      </w:pPr>
      <w:ins w:id="5652" w:author="IO" w:date="2011-07-21T21:13:00Z">
        <w:r w:rsidRPr="00B35374">
          <w:rPr>
            <w:i/>
            <w:rPrChange w:id="5653" w:author="IO" w:date="2011-07-21T21:13:00Z">
              <w:rPr/>
            </w:rPrChange>
          </w:rPr>
          <w:t>E</w:t>
        </w:r>
      </w:ins>
      <w:ins w:id="5654" w:author="Orion" w:date="2011-06-23T12:25:00Z">
        <w:del w:id="5655" w:author="IO" w:date="2011-07-21T21:13:00Z">
          <w:r w:rsidR="007B2F50" w:rsidRPr="00B35374" w:rsidDel="00B35374">
            <w:rPr>
              <w:i/>
              <w:rPrChange w:id="5656" w:author="IO" w:date="2011-07-21T21:13:00Z">
                <w:rPr/>
              </w:rPrChange>
            </w:rPr>
            <w:delText>Que e</w:delText>
          </w:r>
        </w:del>
        <w:r w:rsidR="007B2F50" w:rsidRPr="00B35374">
          <w:rPr>
            <w:i/>
            <w:rPrChange w:id="5657" w:author="IO" w:date="2011-07-21T21:13:00Z">
              <w:rPr/>
            </w:rPrChange>
          </w:rPr>
          <w:t>l conflicto ha</w:t>
        </w:r>
        <w:del w:id="5658" w:author="IO" w:date="2011-07-21T21:13:00Z">
          <w:r w:rsidR="007B2F50" w:rsidRPr="00B35374" w:rsidDel="00B35374">
            <w:rPr>
              <w:i/>
              <w:rPrChange w:id="5659" w:author="IO" w:date="2011-07-21T21:13:00Z">
                <w:rPr/>
              </w:rPrChange>
            </w:rPr>
            <w:delText>ya</w:delText>
          </w:r>
        </w:del>
        <w:r w:rsidR="007B2F50" w:rsidRPr="00B35374">
          <w:rPr>
            <w:i/>
            <w:rPrChange w:id="5660" w:author="IO" w:date="2011-07-21T21:13:00Z">
              <w:rPr/>
            </w:rPrChange>
          </w:rPr>
          <w:t xml:space="preserve"> desaparecido</w:t>
        </w:r>
      </w:ins>
      <w:ins w:id="5661" w:author="IO" w:date="2011-07-21T21:13:00Z">
        <w:r>
          <w:t>.</w:t>
        </w:r>
      </w:ins>
      <w:ins w:id="5662" w:author="IO" w:date="2011-07-21T21:14:00Z">
        <w:r>
          <w:t xml:space="preserve"> Es</w:t>
        </w:r>
      </w:ins>
      <w:ins w:id="5663" w:author="IO" w:date="2011-07-21T21:18:00Z">
        <w:r>
          <w:t xml:space="preserve"> </w:t>
        </w:r>
      </w:ins>
      <w:ins w:id="5664" w:author="IO" w:date="2011-07-21T21:14:00Z">
        <w:r>
          <w:t>posible que el avión deje de estar en peligro antes de completar la maniobra que se le ha solicitado</w:t>
        </w:r>
      </w:ins>
      <w:ins w:id="5665" w:author="Orion" w:date="2011-06-23T12:25:00Z">
        <w:del w:id="5666" w:author="IO" w:date="2011-07-21T21:14:00Z">
          <w:r w:rsidR="007B2F50" w:rsidRPr="00686F69" w:rsidDel="00B35374">
            <w:delText>, es decir, que el avión ya no esté en riesgo con ningún otro avión</w:delText>
          </w:r>
        </w:del>
        <w:r w:rsidR="007B2F50" w:rsidRPr="00686F69">
          <w:t>. E</w:t>
        </w:r>
        <w:del w:id="5667" w:author="IO" w:date="2011-07-21T21:14:00Z">
          <w:r w:rsidR="007B2F50" w:rsidRPr="00686F69" w:rsidDel="00B35374">
            <w:delText xml:space="preserve">l trato de </w:delText>
          </w:r>
        </w:del>
      </w:ins>
      <w:ins w:id="5668" w:author="Orion" w:date="2011-06-23T12:27:00Z">
        <w:del w:id="5669" w:author="IO" w:date="2011-07-21T21:14:00Z">
          <w:r w:rsidR="00E9193E" w:rsidRPr="00686F69" w:rsidDel="00B35374">
            <w:delText>e</w:delText>
          </w:r>
        </w:del>
        <w:r w:rsidR="00E9193E" w:rsidRPr="00686F69">
          <w:t>ste</w:t>
        </w:r>
      </w:ins>
      <w:ins w:id="5670" w:author="Orion" w:date="2011-06-23T12:25:00Z">
        <w:r w:rsidR="007B2F50" w:rsidRPr="00686F69">
          <w:t xml:space="preserve"> caso </w:t>
        </w:r>
      </w:ins>
      <w:ins w:id="5671" w:author="IO" w:date="2011-07-21T21:14:00Z">
        <w:r>
          <w:t>se trata</w:t>
        </w:r>
      </w:ins>
      <w:ins w:id="5672" w:author="Orion" w:date="2011-06-23T12:25:00Z">
        <w:del w:id="5673" w:author="IO" w:date="2011-07-21T21:14:00Z">
          <w:r w:rsidR="007B2F50" w:rsidRPr="00686F69" w:rsidDel="00B35374">
            <w:delText>ser</w:delText>
          </w:r>
        </w:del>
      </w:ins>
      <w:ins w:id="5674" w:author="Orion" w:date="2011-06-23T12:26:00Z">
        <w:del w:id="5675" w:author="IO" w:date="2011-07-21T21:14:00Z">
          <w:r w:rsidR="007B2F50" w:rsidRPr="00686F69" w:rsidDel="00B35374">
            <w:delText>á</w:delText>
          </w:r>
        </w:del>
        <w:r w:rsidR="007B2F50" w:rsidRPr="00686F69">
          <w:t xml:space="preserve"> como </w:t>
        </w:r>
        <w:del w:id="5676" w:author="IO" w:date="2011-07-21T21:14:00Z">
          <w:r w:rsidR="007B2F50" w:rsidRPr="00686F69" w:rsidDel="00B35374">
            <w:delText xml:space="preserve">en </w:delText>
          </w:r>
        </w:del>
        <w:r w:rsidR="007B2F50" w:rsidRPr="00686F69">
          <w:t>el</w:t>
        </w:r>
        <w:del w:id="5677" w:author="IO" w:date="2011-07-21T21:14:00Z">
          <w:r w:rsidR="007B2F50" w:rsidRPr="00686F69" w:rsidDel="00B35374">
            <w:delText xml:space="preserve"> caso</w:delText>
          </w:r>
        </w:del>
        <w:r w:rsidR="007B2F50" w:rsidRPr="00686F69">
          <w:t xml:space="preserve"> anterior, </w:t>
        </w:r>
        <w:del w:id="5678" w:author="IO" w:date="2011-07-21T21:14:00Z">
          <w:r w:rsidR="007B2F50" w:rsidRPr="00686F69" w:rsidDel="00B35374">
            <w:delText>donde se restablecerá</w:delText>
          </w:r>
        </w:del>
      </w:ins>
      <w:ins w:id="5679" w:author="IO" w:date="2011-07-21T21:14:00Z">
        <w:r>
          <w:t>restableciendo</w:t>
        </w:r>
      </w:ins>
      <w:ins w:id="5680" w:author="Orion" w:date="2011-06-23T12:26:00Z">
        <w:r w:rsidR="007B2F50" w:rsidRPr="00686F69">
          <w:t xml:space="preserve"> el tramo que </w:t>
        </w:r>
        <w:del w:id="5681" w:author="IO" w:date="2011-07-21T21:14:00Z">
          <w:r w:rsidR="007B2F50" w:rsidRPr="00686F69" w:rsidDel="00B35374">
            <w:delText>llevado a cabo</w:delText>
          </w:r>
        </w:del>
      </w:ins>
      <w:ins w:id="5682" w:author="IO" w:date="2011-07-21T21:14:00Z">
        <w:r>
          <w:t>se estaba ejecutando</w:t>
        </w:r>
      </w:ins>
      <w:ins w:id="5683"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5684" w:author="Orion" w:date="2011-06-21T17:39:00Z"/>
        </w:rPr>
        <w:pPrChange w:id="5685" w:author="IO" w:date="2011-07-21T14:53:00Z">
          <w:pPr/>
        </w:pPrChange>
      </w:pPr>
      <w:ins w:id="5686" w:author="Orion" w:date="2011-06-22T19:42:00Z">
        <w:del w:id="5687" w:author="IO" w:date="2011-07-21T21:15:00Z">
          <w:r w:rsidRPr="00B35374" w:rsidDel="00B35374">
            <w:rPr>
              <w:i/>
              <w:rPrChange w:id="5688" w:author="IO" w:date="2011-07-21T21:15:00Z">
                <w:rPr/>
              </w:rPrChange>
            </w:rPr>
            <w:delText>Que</w:delText>
          </w:r>
        </w:del>
      </w:ins>
      <w:ins w:id="5689" w:author="IO" w:date="2011-07-21T21:15:00Z">
        <w:r w:rsidR="00B35374" w:rsidRPr="00B35374">
          <w:rPr>
            <w:i/>
            <w:rPrChange w:id="5690" w:author="IO" w:date="2011-07-21T21:15:00Z">
              <w:rPr/>
            </w:rPrChange>
          </w:rPr>
          <w:t>Se</w:t>
        </w:r>
      </w:ins>
      <w:ins w:id="5691" w:author="Orion" w:date="2011-06-22T19:42:00Z">
        <w:del w:id="5692" w:author="IO" w:date="2011-07-21T21:15:00Z">
          <w:r w:rsidRPr="00B35374" w:rsidDel="00B35374">
            <w:rPr>
              <w:i/>
              <w:rPrChange w:id="5693" w:author="IO" w:date="2011-07-21T21:15:00Z">
                <w:rPr/>
              </w:rPrChange>
            </w:rPr>
            <w:delText xml:space="preserve"> se</w:delText>
          </w:r>
        </w:del>
        <w:r w:rsidRPr="00B35374">
          <w:rPr>
            <w:i/>
            <w:rPrChange w:id="5694" w:author="IO" w:date="2011-07-21T21:15:00Z">
              <w:rPr/>
            </w:rPrChange>
          </w:rPr>
          <w:t xml:space="preserve"> ha</w:t>
        </w:r>
        <w:del w:id="5695" w:author="IO" w:date="2011-07-21T21:15:00Z">
          <w:r w:rsidRPr="00B35374" w:rsidDel="00B35374">
            <w:rPr>
              <w:i/>
              <w:rPrChange w:id="5696" w:author="IO" w:date="2011-07-21T21:15:00Z">
                <w:rPr/>
              </w:rPrChange>
            </w:rPr>
            <w:delText>ya</w:delText>
          </w:r>
        </w:del>
        <w:r w:rsidRPr="00B35374">
          <w:rPr>
            <w:i/>
            <w:rPrChange w:id="5697" w:author="IO" w:date="2011-07-21T21:15:00Z">
              <w:rPr/>
            </w:rPrChange>
          </w:rPr>
          <w:t xml:space="preserve"> detectado un nuevo conflicto</w:t>
        </w:r>
        <w:r w:rsidRPr="00686F69">
          <w:t xml:space="preserve">. </w:t>
        </w:r>
      </w:ins>
      <w:ins w:id="5698" w:author="Orion" w:date="2011-06-22T19:43:00Z">
        <w:r w:rsidRPr="00686F69">
          <w:t>En este caso no se genera</w:t>
        </w:r>
        <w:del w:id="5699" w:author="IO" w:date="2011-07-21T21:15:00Z">
          <w:r w:rsidRPr="00686F69" w:rsidDel="00B35374">
            <w:delText>rá</w:delText>
          </w:r>
        </w:del>
        <w:r w:rsidRPr="00686F69">
          <w:t xml:space="preserve"> el siguiente tramo</w:t>
        </w:r>
        <w:del w:id="5700" w:author="IO" w:date="2011-07-21T21:15:00Z">
          <w:r w:rsidRPr="00686F69" w:rsidDel="00B35374">
            <w:delText>,</w:delText>
          </w:r>
        </w:del>
        <w:r w:rsidRPr="00686F69">
          <w:t xml:space="preserve"> “Flight Leg”</w:t>
        </w:r>
        <w:del w:id="5701" w:author="IO" w:date="2011-07-21T21:15:00Z">
          <w:r w:rsidRPr="00686F69" w:rsidDel="00B35374">
            <w:delText>,</w:delText>
          </w:r>
        </w:del>
        <w:r w:rsidRPr="00686F69">
          <w:t xml:space="preserve"> puesto que </w:t>
        </w:r>
      </w:ins>
      <w:ins w:id="5702" w:author="IO" w:date="2011-07-21T21:15:00Z">
        <w:r w:rsidR="00B35374">
          <w:t>é</w:t>
        </w:r>
      </w:ins>
      <w:ins w:id="5703" w:author="Orion" w:date="2011-06-22T19:43:00Z">
        <w:del w:id="5704" w:author="IO" w:date="2011-07-21T21:15:00Z">
          <w:r w:rsidRPr="00686F69" w:rsidDel="00B35374">
            <w:delText>e</w:delText>
          </w:r>
        </w:del>
        <w:r w:rsidRPr="00686F69">
          <w:t>ste habr</w:t>
        </w:r>
        <w:del w:id="5705" w:author="IO" w:date="2011-07-21T21:15:00Z">
          <w:r w:rsidRPr="00686F69" w:rsidDel="00B35374">
            <w:delText>ía</w:delText>
          </w:r>
        </w:del>
      </w:ins>
      <w:ins w:id="5706" w:author="IO" w:date="2011-07-21T21:15:00Z">
        <w:r w:rsidR="00B35374">
          <w:t>á</w:t>
        </w:r>
      </w:ins>
      <w:ins w:id="5707" w:author="Orion" w:date="2011-06-22T19:43:00Z">
        <w:r w:rsidRPr="00686F69">
          <w:t xml:space="preserve"> sido </w:t>
        </w:r>
      </w:ins>
      <w:ins w:id="5708" w:author="Orion" w:date="2011-06-22T19:44:00Z">
        <w:r w:rsidRPr="00686F69">
          <w:t>establecido</w:t>
        </w:r>
      </w:ins>
      <w:ins w:id="5709"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5710" w:author="Orion" w:date="2011-06-21T17:39:00Z"/>
          <w:del w:id="5711" w:author="IO" w:date="2011-07-21T21:17:00Z"/>
        </w:rPr>
        <w:pPrChange w:id="5712" w:author="IO" w:date="2011-07-21T14:52:00Z">
          <w:pPr/>
        </w:pPrChange>
      </w:pPr>
      <w:ins w:id="5713" w:author="Orion" w:date="2011-06-22T19:44:00Z">
        <w:del w:id="5714" w:author="IO" w:date="2011-07-21T21:16:00Z">
          <w:r w:rsidRPr="00686F69" w:rsidDel="00B35374">
            <w:delText>Seguidamente e</w:delText>
          </w:r>
        </w:del>
        <w:del w:id="5715" w:author="IO" w:date="2011-07-21T21:17:00Z">
          <w:r w:rsidRPr="00686F69" w:rsidDel="00B35374">
            <w:delText>sta tarea se encargará de comunicar al controlador que las tareas</w:delText>
          </w:r>
        </w:del>
      </w:ins>
      <w:ins w:id="5716" w:author="Orion" w:date="2011-06-22T19:45:00Z">
        <w:del w:id="5717" w:author="IO" w:date="2011-07-21T21:17:00Z">
          <w:r w:rsidR="004E01F8" w:rsidRPr="00686F69" w:rsidDel="00B35374">
            <w:delText xml:space="preserve"> que tenía que realizar </w:delText>
          </w:r>
        </w:del>
      </w:ins>
      <w:ins w:id="5718" w:author="Orion" w:date="2011-06-22T19:44:00Z">
        <w:del w:id="5719" w:author="IO" w:date="2011-07-21T21:17:00Z">
          <w:r w:rsidR="004E01F8" w:rsidRPr="00686F69" w:rsidDel="00B35374">
            <w:delText xml:space="preserve">el piloto </w:delText>
          </w:r>
        </w:del>
      </w:ins>
      <w:ins w:id="5720" w:author="Orion" w:date="2011-06-22T19:45:00Z">
        <w:del w:id="5721" w:author="IO" w:date="2011-07-21T21:17:00Z">
          <w:r w:rsidR="004E01F8" w:rsidRPr="00686F69" w:rsidDel="00B35374">
            <w:delText xml:space="preserve">para </w:delText>
          </w:r>
        </w:del>
      </w:ins>
      <w:ins w:id="5722" w:author="Orion" w:date="2011-06-22T19:44:00Z">
        <w:del w:id="5723" w:author="IO" w:date="2011-07-21T21:17:00Z">
          <w:r w:rsidRPr="00686F69" w:rsidDel="00B35374">
            <w:delText>acatar la orden han finalizado (</w:delText>
          </w:r>
        </w:del>
      </w:ins>
      <w:ins w:id="5724" w:author="Orion" w:date="2011-06-22T19:45:00Z">
        <w:del w:id="5725"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5726" w:author="Orion" w:date="2011-06-21T17:38:00Z"/>
          <w:del w:id="5727" w:author="IO" w:date="2011-07-21T21:19:00Z"/>
        </w:rPr>
        <w:pPrChange w:id="5728" w:author="IO" w:date="2011-07-21T14:52:00Z">
          <w:pPr/>
        </w:pPrChange>
      </w:pPr>
      <w:ins w:id="5729" w:author="Orion" w:date="2011-06-22T19:48:00Z">
        <w:del w:id="5730" w:author="IO" w:date="2011-07-21T21:25:00Z">
          <w:r w:rsidRPr="00686F69" w:rsidDel="000251CD">
            <w:delText>Co</w:delText>
          </w:r>
        </w:del>
        <w:del w:id="5731" w:author="IO" w:date="2011-07-21T21:18:00Z">
          <w:r w:rsidRPr="00686F69" w:rsidDel="00B35374">
            <w:delText>mo</w:delText>
          </w:r>
        </w:del>
        <w:del w:id="5732" w:author="IO" w:date="2011-07-21T21:25:00Z">
          <w:r w:rsidRPr="00686F69" w:rsidDel="000251CD">
            <w:delText xml:space="preserve"> última tarea de la interacción “ObeyOrderCompleted”</w:delText>
          </w:r>
        </w:del>
      </w:ins>
      <w:ins w:id="5733" w:author="Orion" w:date="2011-06-22T19:49:00Z">
        <w:del w:id="5734" w:author="IO" w:date="2011-07-21T21:25:00Z">
          <w:r w:rsidR="009101E6" w:rsidRPr="00686F69" w:rsidDel="000251CD">
            <w:delText xml:space="preserve">, el controlador </w:delText>
          </w:r>
        </w:del>
        <w:del w:id="5735" w:author="IO" w:date="2011-07-21T21:18:00Z">
          <w:r w:rsidR="009101E6" w:rsidRPr="00686F69" w:rsidDel="00B35374">
            <w:delText>se encargar</w:delText>
          </w:r>
        </w:del>
      </w:ins>
      <w:ins w:id="5736" w:author="Orion" w:date="2011-06-22T19:50:00Z">
        <w:del w:id="5737" w:author="IO" w:date="2011-07-21T21:18:00Z">
          <w:r w:rsidR="009101E6" w:rsidRPr="00686F69" w:rsidDel="00B35374">
            <w:delText xml:space="preserve">á de </w:delText>
          </w:r>
        </w:del>
        <w:del w:id="5738" w:author="IO" w:date="2011-07-21T21:25:00Z">
          <w:r w:rsidR="009101E6" w:rsidRPr="00686F69" w:rsidDel="000251CD">
            <w:delText>elimina</w:delText>
          </w:r>
        </w:del>
        <w:del w:id="5739" w:author="IO" w:date="2011-07-21T21:18:00Z">
          <w:r w:rsidR="009101E6" w:rsidRPr="00686F69" w:rsidDel="00B35374">
            <w:delText>r</w:delText>
          </w:r>
        </w:del>
        <w:del w:id="5740" w:author="IO" w:date="2011-07-21T21:25:00Z">
          <w:r w:rsidR="009101E6" w:rsidRPr="00686F69" w:rsidDel="000251CD">
            <w:delText xml:space="preserve"> </w:delText>
          </w:r>
        </w:del>
        <w:del w:id="5741" w:author="IO" w:date="2011-07-21T21:18:00Z">
          <w:r w:rsidR="009101E6" w:rsidRPr="00686F69" w:rsidDel="00B35374">
            <w:delText>este</w:delText>
          </w:r>
        </w:del>
        <w:del w:id="5742" w:author="IO" w:date="2011-07-21T21:25:00Z">
          <w:r w:rsidR="009101E6" w:rsidRPr="00686F69" w:rsidDel="000251CD">
            <w:delText xml:space="preserve"> conflicto del listado</w:delText>
          </w:r>
        </w:del>
      </w:ins>
      <w:ins w:id="5743" w:author="Orion" w:date="2011-06-22T19:52:00Z">
        <w:del w:id="5744" w:author="IO" w:date="2011-07-21T21:25:00Z">
          <w:r w:rsidR="002415A2" w:rsidRPr="00686F69" w:rsidDel="000251CD">
            <w:delText xml:space="preserve"> de conflictos actuales que gestiona</w:delText>
          </w:r>
        </w:del>
      </w:ins>
      <w:ins w:id="5745" w:author="Orion" w:date="2011-06-22T19:50:00Z">
        <w:del w:id="5746" w:author="IO" w:date="2011-07-21T21:25:00Z">
          <w:r w:rsidR="009101E6" w:rsidRPr="00686F69" w:rsidDel="000251CD">
            <w:delText xml:space="preserve"> dentro de su</w:delText>
          </w:r>
          <w:r w:rsidR="002415A2" w:rsidRPr="00686F69" w:rsidDel="000251CD">
            <w:delText xml:space="preserve"> estado menta</w:delText>
          </w:r>
        </w:del>
      </w:ins>
      <w:ins w:id="5747" w:author="Orion" w:date="2011-06-22T19:52:00Z">
        <w:del w:id="5748" w:author="IO" w:date="2011-07-21T21:25:00Z">
          <w:r w:rsidR="002415A2" w:rsidRPr="00686F69" w:rsidDel="000251CD">
            <w:delText>l</w:delText>
          </w:r>
          <w:r w:rsidR="009101E6" w:rsidRPr="00686F69" w:rsidDel="000251CD">
            <w:delText>.</w:delText>
          </w:r>
        </w:del>
      </w:ins>
      <w:ins w:id="5749" w:author="Orion" w:date="2011-06-22T19:50:00Z">
        <w:del w:id="5750"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5751" w:author="Orion" w:date="2011-06-21T17:39:00Z"/>
          <w:del w:id="5752" w:author="IO" w:date="2011-07-21T21:21:00Z"/>
        </w:rPr>
        <w:pPrChange w:id="5753" w:author="IO" w:date="2011-07-21T14:52:00Z">
          <w:pPr/>
        </w:pPrChange>
      </w:pPr>
    </w:p>
    <w:p w14:paraId="6D556227" w14:textId="44D1A85A" w:rsidR="00FC0552" w:rsidDel="000251CD" w:rsidRDefault="00973F4A">
      <w:pPr>
        <w:pStyle w:val="Caption"/>
        <w:rPr>
          <w:ins w:id="5754" w:author="Orion" w:date="2011-06-21T17:39:00Z"/>
          <w:del w:id="5755" w:author="IO" w:date="2011-07-21T21:19:00Z"/>
          <w:rFonts w:cs="Times New Roman"/>
        </w:rPr>
        <w:pPrChange w:id="5756" w:author="Orion" w:date="2011-06-21T17:46:00Z">
          <w:pPr/>
        </w:pPrChange>
      </w:pPr>
      <w:bookmarkStart w:id="5757" w:name="_Ref296442261"/>
      <w:bookmarkStart w:id="5758" w:name="_Ref297129914"/>
      <w:bookmarkStart w:id="5759" w:name="_Toc299483447"/>
      <w:ins w:id="5760" w:author="Orion" w:date="2011-06-21T17:39:00Z">
        <w:r w:rsidRPr="00282451">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5761" w:author="Orion" w:date="2011-06-21T17:46:00Z">
        <w:r w:rsidR="00011CB0">
          <w:t xml:space="preserve">Figura </w:t>
        </w:r>
        <w:r w:rsidR="00011CB0">
          <w:fldChar w:fldCharType="begin"/>
        </w:r>
        <w:r w:rsidR="00011CB0">
          <w:instrText xml:space="preserve"> SEQ Figura \* ARABIC </w:instrText>
        </w:r>
      </w:ins>
      <w:r w:rsidR="00011CB0">
        <w:fldChar w:fldCharType="separate"/>
      </w:r>
      <w:ins w:id="5762" w:author="Orion" w:date="2011-07-26T22:41:00Z">
        <w:r w:rsidR="000A487B">
          <w:rPr>
            <w:noProof/>
          </w:rPr>
          <w:t>21</w:t>
        </w:r>
      </w:ins>
      <w:ins w:id="5763" w:author="Orion" w:date="2011-06-21T17:46:00Z">
        <w:r w:rsidR="00011CB0">
          <w:fldChar w:fldCharType="end"/>
        </w:r>
        <w:bookmarkEnd w:id="5757"/>
        <w:r w:rsidR="00011CB0">
          <w:t>: Interacción Controlador-Piloto</w:t>
        </w:r>
      </w:ins>
      <w:ins w:id="5764" w:author="Orion" w:date="2011-06-21T17:47:00Z">
        <w:r w:rsidR="00EC5D9F">
          <w:t xml:space="preserve"> traspaso de Ordenes</w:t>
        </w:r>
      </w:ins>
      <w:bookmarkEnd w:id="5758"/>
      <w:ins w:id="5765" w:author="IO" w:date="2011-07-21T21:19:00Z">
        <w:r w:rsidR="000251CD">
          <w:t>.</w:t>
        </w:r>
      </w:ins>
      <w:bookmarkEnd w:id="5759"/>
    </w:p>
    <w:p w14:paraId="7FA3640E" w14:textId="3A346547" w:rsidR="00FC0552" w:rsidRPr="00686F69" w:rsidRDefault="00FC0552">
      <w:pPr>
        <w:pStyle w:val="Caption"/>
        <w:rPr>
          <w:ins w:id="5766" w:author="Orion" w:date="2011-06-21T17:40:00Z"/>
        </w:rPr>
        <w:pPrChange w:id="5767" w:author="IO" w:date="2011-07-21T21:19:00Z">
          <w:pPr/>
        </w:pPrChange>
      </w:pPr>
    </w:p>
    <w:p w14:paraId="51DDFA35" w14:textId="17A18666" w:rsidR="00A7256D" w:rsidRPr="00686F69" w:rsidDel="000251CD" w:rsidRDefault="00163557">
      <w:pPr>
        <w:spacing w:before="240" w:after="120"/>
        <w:ind w:firstLine="284"/>
        <w:jc w:val="both"/>
        <w:rPr>
          <w:ins w:id="5768" w:author="Orion" w:date="2011-07-05T21:04:00Z"/>
          <w:del w:id="5769" w:author="IO" w:date="2011-07-21T21:19:00Z"/>
        </w:rPr>
        <w:pPrChange w:id="5770" w:author="IO" w:date="2011-07-21T14:53:00Z">
          <w:pPr/>
        </w:pPrChange>
      </w:pPr>
      <w:ins w:id="5771" w:author="Orion" w:date="2011-06-22T19:53:00Z">
        <w:del w:id="5772"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5773" w:author="Orion" w:date="2011-06-22T19:57:00Z">
        <w:del w:id="5774" w:author="IO" w:date="2011-07-21T21:19:00Z">
          <w:r w:rsidR="00974AB5" w:rsidRPr="00686F69" w:rsidDel="000251CD">
            <w:delText>Lo que</w:delText>
          </w:r>
        </w:del>
      </w:ins>
      <w:ins w:id="5775" w:author="Orion" w:date="2011-06-22T19:58:00Z">
        <w:del w:id="5776" w:author="IO" w:date="2011-07-21T21:19:00Z">
          <w:r w:rsidR="00974AB5" w:rsidRPr="00686F69" w:rsidDel="000251CD">
            <w:delText xml:space="preserve"> el piloto</w:delText>
          </w:r>
        </w:del>
      </w:ins>
      <w:ins w:id="5777" w:author="Orion" w:date="2011-06-22T19:57:00Z">
        <w:del w:id="5778" w:author="IO" w:date="2011-07-21T21:19:00Z">
          <w:r w:rsidR="00974AB5" w:rsidRPr="00686F69" w:rsidDel="000251CD">
            <w:delText xml:space="preserve"> </w:delText>
          </w:r>
        </w:del>
      </w:ins>
      <w:ins w:id="5779" w:author="Orion" w:date="2011-06-23T12:16:00Z">
        <w:del w:id="5780" w:author="IO" w:date="2011-07-21T21:19:00Z">
          <w:r w:rsidR="00082449" w:rsidRPr="00686F69" w:rsidDel="000251CD">
            <w:delText>har</w:delText>
          </w:r>
        </w:del>
      </w:ins>
      <w:ins w:id="5781" w:author="Orion" w:date="2011-06-23T12:17:00Z">
        <w:del w:id="5782" w:author="IO" w:date="2011-07-21T21:19:00Z">
          <w:r w:rsidR="00082449" w:rsidRPr="00686F69" w:rsidDel="000251CD">
            <w:delText>á</w:delText>
          </w:r>
        </w:del>
      </w:ins>
      <w:ins w:id="5783" w:author="Orion" w:date="2011-06-22T19:57:00Z">
        <w:del w:id="5784" w:author="IO" w:date="2011-07-21T21:19:00Z">
          <w:r w:rsidR="00974AB5" w:rsidRPr="00686F69" w:rsidDel="000251CD">
            <w:delText xml:space="preserve"> en</w:delText>
          </w:r>
        </w:del>
      </w:ins>
      <w:ins w:id="5785" w:author="Orion" w:date="2011-06-22T19:58:00Z">
        <w:del w:id="5786" w:author="IO" w:date="2011-07-21T21:19:00Z">
          <w:r w:rsidR="00974AB5" w:rsidRPr="00686F69" w:rsidDel="000251CD">
            <w:delText xml:space="preserve"> </w:delText>
          </w:r>
        </w:del>
      </w:ins>
      <w:ins w:id="5787" w:author="Orion" w:date="2011-06-22T19:57:00Z">
        <w:del w:id="5788" w:author="IO" w:date="2011-07-21T21:19:00Z">
          <w:r w:rsidR="00974AB5" w:rsidRPr="00686F69" w:rsidDel="000251CD">
            <w:delText>esta</w:delText>
          </w:r>
        </w:del>
      </w:ins>
      <w:ins w:id="5789" w:author="Orion" w:date="2011-06-22T19:56:00Z">
        <w:del w:id="5790" w:author="IO" w:date="2011-07-21T21:19:00Z">
          <w:r w:rsidR="00974AB5" w:rsidRPr="00686F69" w:rsidDel="000251CD">
            <w:delText xml:space="preserve"> tarea (“CreateNewLegForOrder</w:delText>
          </w:r>
        </w:del>
      </w:ins>
      <w:ins w:id="5791" w:author="Orion" w:date="2011-06-22T19:57:00Z">
        <w:del w:id="5792" w:author="IO" w:date="2011-07-21T21:19:00Z">
          <w:r w:rsidR="00974AB5" w:rsidRPr="00686F69" w:rsidDel="000251CD">
            <w:delText>”) es tan simple</w:delText>
          </w:r>
        </w:del>
      </w:ins>
      <w:ins w:id="5793" w:author="Orion" w:date="2011-06-22T19:58:00Z">
        <w:del w:id="5794" w:author="IO" w:date="2011-07-21T21:19:00Z">
          <w:r w:rsidR="00974AB5" w:rsidRPr="00686F69" w:rsidDel="000251CD">
            <w:delText xml:space="preserve"> como crear</w:delText>
          </w:r>
        </w:del>
      </w:ins>
      <w:ins w:id="5795" w:author="Orion" w:date="2011-06-22T19:57:00Z">
        <w:del w:id="5796" w:author="IO" w:date="2011-07-21T21:19:00Z">
          <w:r w:rsidR="00974AB5" w:rsidRPr="00686F69" w:rsidDel="000251CD">
            <w:delText xml:space="preserve"> </w:delText>
          </w:r>
        </w:del>
      </w:ins>
      <w:ins w:id="5797" w:author="Orion" w:date="2011-06-22T19:54:00Z">
        <w:del w:id="5798" w:author="IO" w:date="2011-07-21T21:19:00Z">
          <w:r w:rsidR="00082449" w:rsidRPr="00686F69" w:rsidDel="000251CD">
            <w:delText>como tramo</w:delText>
          </w:r>
          <w:r w:rsidRPr="00686F69" w:rsidDel="000251CD">
            <w:delText xml:space="preserve"> actual el que </w:delText>
          </w:r>
        </w:del>
      </w:ins>
      <w:ins w:id="5799" w:author="Orion" w:date="2011-06-22T19:58:00Z">
        <w:del w:id="5800" w:author="IO" w:date="2011-07-21T21:19:00Z">
          <w:r w:rsidR="00974AB5" w:rsidRPr="00686F69" w:rsidDel="000251CD">
            <w:delText>el controlador le mando en el hecho “OrderNewLeg”</w:delText>
          </w:r>
        </w:del>
      </w:ins>
      <w:ins w:id="5801" w:author="Orion" w:date="2011-06-22T19:59:00Z">
        <w:del w:id="5802"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5803" w:author="IO" w:date="2011-07-21T21:19:00Z">
        <w:r w:rsidR="00686F69" w:rsidDel="000251CD">
          <w:delInstrText xml:space="preserve"> \* MERGEFORMAT </w:delInstrText>
        </w:r>
        <w:r w:rsidR="00974AB5" w:rsidRPr="00686F69" w:rsidDel="000251CD">
          <w:fldChar w:fldCharType="end"/>
        </w:r>
      </w:del>
      <w:ins w:id="5804" w:author="Orion" w:date="2011-06-22T19:59:00Z">
        <w:del w:id="5805" w:author="IO" w:date="2011-07-21T21:19:00Z">
          <w:r w:rsidR="00974AB5" w:rsidRPr="00686F69" w:rsidDel="000251CD">
            <w:delText>)</w:delText>
          </w:r>
        </w:del>
      </w:ins>
      <w:ins w:id="5806" w:author="Orion" w:date="2011-06-22T19:58:00Z">
        <w:del w:id="5807" w:author="IO" w:date="2011-07-21T21:19:00Z">
          <w:r w:rsidR="00974AB5" w:rsidRPr="00686F69" w:rsidDel="000251CD">
            <w:delText>.</w:delText>
          </w:r>
        </w:del>
      </w:ins>
      <w:ins w:id="5808" w:author="Orion" w:date="2011-06-22T19:59:00Z">
        <w:del w:id="5809" w:author="IO" w:date="2011-07-21T21:19:00Z">
          <w:r w:rsidR="00DE6965" w:rsidRPr="00686F69" w:rsidDel="000251CD">
            <w:delText xml:space="preserve"> A su vez el piloto tendrá que iniciar también la aplicación </w:delText>
          </w:r>
        </w:del>
      </w:ins>
      <w:ins w:id="5810" w:author="Orion" w:date="2011-06-22T20:00:00Z">
        <w:del w:id="5811" w:author="IO" w:date="2011-07-21T21:19:00Z">
          <w:r w:rsidR="00DE6965" w:rsidRPr="00686F69" w:rsidDel="000251CD">
            <w:delText>de finalización de tramo con el hecho “StartLegChecker”.</w:delText>
          </w:r>
        </w:del>
      </w:ins>
      <w:ins w:id="5812" w:author="Orion" w:date="2011-06-23T12:17:00Z">
        <w:del w:id="5813"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5814" w:name="_Ref296534126"/>
    </w:p>
    <w:p w14:paraId="1320C8F1" w14:textId="62CD4E86" w:rsidR="00A7256D" w:rsidRPr="00686F69" w:rsidDel="000251CD" w:rsidRDefault="00A7256D">
      <w:pPr>
        <w:spacing w:before="240" w:after="120"/>
        <w:ind w:firstLine="284"/>
        <w:jc w:val="both"/>
        <w:rPr>
          <w:ins w:id="5815" w:author="Orion" w:date="2011-07-05T21:04:00Z"/>
          <w:del w:id="5816" w:author="IO" w:date="2011-07-21T21:19:00Z"/>
          <w:rPrChange w:id="5817" w:author="IO" w:date="2011-07-21T14:53:00Z">
            <w:rPr>
              <w:ins w:id="5818" w:author="Orion" w:date="2011-07-05T21:04:00Z"/>
              <w:del w:id="5819" w:author="IO" w:date="2011-07-21T21:19:00Z"/>
              <w:rFonts w:cs="Times New Roman"/>
              <w:i/>
              <w:iCs/>
            </w:rPr>
          </w:rPrChange>
        </w:rPr>
        <w:pPrChange w:id="5820" w:author="IO" w:date="2011-07-21T14:53:00Z">
          <w:pPr/>
        </w:pPrChange>
      </w:pPr>
    </w:p>
    <w:p w14:paraId="7D91C005" w14:textId="33559B6B" w:rsidR="00163557" w:rsidDel="000251CD" w:rsidRDefault="00163557">
      <w:pPr>
        <w:pStyle w:val="Caption"/>
        <w:rPr>
          <w:ins w:id="5821" w:author="Orion" w:date="2011-06-22T19:56:00Z"/>
          <w:del w:id="5822" w:author="IO" w:date="2011-07-21T21:20:00Z"/>
        </w:rPr>
        <w:pPrChange w:id="5823" w:author="Orion" w:date="2011-06-21T17:46:00Z">
          <w:pPr/>
        </w:pPrChange>
      </w:pPr>
      <w:ins w:id="5824" w:author="Orion" w:date="2011-06-22T19:56:00Z">
        <w:del w:id="5825" w:author="IO" w:date="2011-07-21T21:19:00Z">
          <w:r w:rsidRPr="00163557" w:rsidDel="000251CD">
            <w:delText xml:space="preserve"> </w:delText>
          </w:r>
        </w:del>
      </w:ins>
    </w:p>
    <w:p w14:paraId="5ED11A0A" w14:textId="626B00B9" w:rsidR="00FC0552" w:rsidRDefault="00A7256D">
      <w:pPr>
        <w:pStyle w:val="Caption"/>
        <w:rPr>
          <w:ins w:id="5826" w:author="Orion" w:date="2011-06-21T17:40:00Z"/>
          <w:rFonts w:cs="Times New Roman"/>
        </w:rPr>
        <w:pPrChange w:id="5827" w:author="Orion" w:date="2011-06-21T17:46:00Z">
          <w:pPr/>
        </w:pPrChange>
      </w:pPr>
      <w:bookmarkStart w:id="5828" w:name="_Ref296536077"/>
      <w:bookmarkStart w:id="5829" w:name="_Toc299483448"/>
      <w:ins w:id="5830" w:author="Orion" w:date="2011-06-22T19:56:00Z">
        <w:r w:rsidRPr="00282451">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5831" w:author="Orion" w:date="2011-06-21T17:46:00Z">
        <w:r w:rsidR="00011CB0">
          <w:t xml:space="preserve">Figura </w:t>
        </w:r>
        <w:r w:rsidR="00011CB0">
          <w:fldChar w:fldCharType="begin"/>
        </w:r>
        <w:r w:rsidR="00011CB0">
          <w:instrText xml:space="preserve"> SEQ Figura \* ARABIC </w:instrText>
        </w:r>
      </w:ins>
      <w:r w:rsidR="00011CB0">
        <w:fldChar w:fldCharType="separate"/>
      </w:r>
      <w:ins w:id="5832" w:author="Orion" w:date="2011-07-26T22:41:00Z">
        <w:r w:rsidR="000A487B">
          <w:rPr>
            <w:noProof/>
          </w:rPr>
          <w:t>22</w:t>
        </w:r>
      </w:ins>
      <w:ins w:id="5833" w:author="Orion" w:date="2011-06-21T17:46:00Z">
        <w:r w:rsidR="00011CB0">
          <w:fldChar w:fldCharType="end"/>
        </w:r>
        <w:bookmarkEnd w:id="5814"/>
        <w:bookmarkEnd w:id="5828"/>
        <w:r w:rsidR="00011CB0">
          <w:t>: Piloto Obedeciendo una Orden</w:t>
        </w:r>
      </w:ins>
      <w:ins w:id="5834" w:author="IO" w:date="2011-07-21T21:20:00Z">
        <w:r w:rsidR="000251CD">
          <w:t>.</w:t>
        </w:r>
      </w:ins>
      <w:bookmarkEnd w:id="5829"/>
    </w:p>
    <w:p w14:paraId="16E0E33A" w14:textId="15643BEF" w:rsidR="00FC0552" w:rsidRPr="00686F69" w:rsidDel="000251CD" w:rsidRDefault="00FC0552">
      <w:pPr>
        <w:spacing w:before="240" w:after="120"/>
        <w:ind w:firstLine="284"/>
        <w:jc w:val="both"/>
        <w:rPr>
          <w:ins w:id="5835" w:author="Orion" w:date="2011-06-21T17:39:00Z"/>
          <w:del w:id="5836" w:author="IO" w:date="2011-07-21T21:20:00Z"/>
        </w:rPr>
        <w:pPrChange w:id="5837" w:author="IO" w:date="2011-07-21T14:53:00Z">
          <w:pPr/>
        </w:pPrChange>
      </w:pPr>
    </w:p>
    <w:p w14:paraId="394F3292" w14:textId="7001D900" w:rsidR="007B2F50" w:rsidRPr="00686F69" w:rsidDel="000251CD" w:rsidRDefault="004D2204">
      <w:pPr>
        <w:spacing w:before="240" w:after="120"/>
        <w:ind w:firstLine="284"/>
        <w:jc w:val="both"/>
        <w:rPr>
          <w:ins w:id="5838" w:author="Orion" w:date="2011-06-23T12:22:00Z"/>
          <w:del w:id="5839" w:author="IO" w:date="2011-07-21T21:29:00Z"/>
        </w:rPr>
        <w:pPrChange w:id="5840" w:author="IO" w:date="2011-07-21T14:53:00Z">
          <w:pPr/>
        </w:pPrChange>
      </w:pPr>
      <w:ins w:id="5841" w:author="Orion" w:date="2011-06-23T12:17:00Z">
        <w:del w:id="5842" w:author="IO" w:date="2011-07-21T21:29:00Z">
          <w:r w:rsidRPr="00686F69" w:rsidDel="000251CD">
            <w:delText>Tambi</w:delText>
          </w:r>
        </w:del>
      </w:ins>
      <w:ins w:id="5843" w:author="Orion" w:date="2011-06-23T12:18:00Z">
        <w:del w:id="5844" w:author="IO" w:date="2011-07-21T21:29:00Z">
          <w:r w:rsidRPr="00686F69" w:rsidDel="000251CD">
            <w:delText>én es posible que el conflicto desaparezca antes de que se complete la orden que el controlador mando al piloto cuando este se detectó</w:delText>
          </w:r>
        </w:del>
      </w:ins>
      <w:ins w:id="5845" w:author="Orion" w:date="2011-06-23T12:33:00Z">
        <w:del w:id="5846"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5847" w:author="IO" w:date="2011-07-21T21:29:00Z">
        <w:r w:rsidR="00686F69" w:rsidDel="000251CD">
          <w:delInstrText xml:space="preserve"> \* MERGEFORMAT </w:delInstrText>
        </w:r>
        <w:r w:rsidR="007B1C6E" w:rsidRPr="00686F69" w:rsidDel="000251CD">
          <w:fldChar w:fldCharType="end"/>
        </w:r>
      </w:del>
      <w:ins w:id="5848" w:author="Orion" w:date="2011-06-23T12:33:00Z">
        <w:del w:id="5849" w:author="IO" w:date="2011-07-21T21:29:00Z">
          <w:r w:rsidR="007B1C6E" w:rsidRPr="00686F69" w:rsidDel="000251CD">
            <w:delText>)</w:delText>
          </w:r>
        </w:del>
      </w:ins>
      <w:ins w:id="5850" w:author="Orion" w:date="2011-06-23T12:18:00Z">
        <w:del w:id="5851" w:author="IO" w:date="2011-07-21T21:29:00Z">
          <w:r w:rsidRPr="00686F69" w:rsidDel="000251CD">
            <w:delText>.</w:delText>
          </w:r>
        </w:del>
      </w:ins>
      <w:ins w:id="5852" w:author="Orion" w:date="2011-06-23T12:19:00Z">
        <w:del w:id="5853" w:author="IO" w:date="2011-07-21T21:29:00Z">
          <w:r w:rsidR="00B351E6" w:rsidRPr="00686F69" w:rsidDel="000251CD">
            <w:delText xml:space="preserve"> </w:delText>
          </w:r>
        </w:del>
      </w:ins>
      <w:ins w:id="5854" w:author="Orion" w:date="2011-06-23T12:20:00Z">
        <w:del w:id="5855" w:author="IO" w:date="2011-07-21T21:29:00Z">
          <w:r w:rsidR="00B351E6" w:rsidRPr="00686F69" w:rsidDel="000251CD">
            <w:delText xml:space="preserve">Para detectar estos casos se inició la aplicación </w:delText>
          </w:r>
        </w:del>
      </w:ins>
      <w:ins w:id="5856" w:author="Orion" w:date="2011-06-23T12:21:00Z">
        <w:del w:id="5857" w:author="IO" w:date="2011-07-21T21:29:00Z">
          <w:r w:rsidR="00B351E6" w:rsidRPr="00686F69" w:rsidDel="000251CD">
            <w:delText xml:space="preserve">“CheckDistanceBetweenPlanesInConflict” de la </w:delText>
          </w:r>
        </w:del>
      </w:ins>
      <w:ins w:id="5858" w:author="Orion" w:date="2011-06-23T12:22:00Z">
        <w:del w:id="5859" w:author="IO" w:date="2011-07-21T21:29:00Z">
          <w:r w:rsidR="00B351E6" w:rsidRPr="00686F69" w:rsidDel="000251CD">
            <w:fldChar w:fldCharType="begin"/>
          </w:r>
          <w:r w:rsidR="00B351E6" w:rsidRPr="00686F69" w:rsidDel="000251CD">
            <w:delInstrText xml:space="preserve"> REF _Ref296441117 \h </w:delInstrText>
          </w:r>
        </w:del>
      </w:ins>
      <w:del w:id="5860" w:author="IO" w:date="2011-07-21T21:29:00Z">
        <w:r w:rsidR="00686F69" w:rsidDel="000251CD">
          <w:delInstrText xml:space="preserve"> \* MERGEFORMAT </w:delInstrText>
        </w:r>
        <w:r w:rsidR="00B351E6" w:rsidRPr="00686F69" w:rsidDel="000251CD">
          <w:fldChar w:fldCharType="end"/>
        </w:r>
      </w:del>
      <w:ins w:id="5861" w:author="Orion" w:date="2011-06-23T12:22:00Z">
        <w:del w:id="5862" w:author="IO" w:date="2011-07-21T21:29:00Z">
          <w:r w:rsidR="00B351E6" w:rsidRPr="00686F69" w:rsidDel="000251CD">
            <w:delText>.</w:delText>
          </w:r>
          <w:r w:rsidR="007B2F50" w:rsidRPr="00686F69" w:rsidDel="000251CD">
            <w:delText xml:space="preserve"> Esta </w:delText>
          </w:r>
        </w:del>
      </w:ins>
      <w:ins w:id="5863" w:author="Orion" w:date="2011-06-23T12:23:00Z">
        <w:del w:id="5864" w:author="IO" w:date="2011-07-21T21:29:00Z">
          <w:r w:rsidR="007B2F50" w:rsidRPr="00686F69" w:rsidDel="000251CD">
            <w:delText xml:space="preserve">aplicación lanzará un evento cuando detecte que para un determinado avión ya no hay riesgo de conflicto. </w:delText>
          </w:r>
        </w:del>
      </w:ins>
      <w:ins w:id="5865" w:author="Orion" w:date="2011-06-23T12:24:00Z">
        <w:del w:id="5866" w:author="IO" w:date="2011-07-21T21:29:00Z">
          <w:r w:rsidR="007B2F50" w:rsidRPr="00686F69" w:rsidDel="000251CD">
            <w:delText>D</w:delText>
          </w:r>
        </w:del>
      </w:ins>
      <w:ins w:id="5867" w:author="Orion" w:date="2011-06-23T12:27:00Z">
        <w:del w:id="5868" w:author="IO" w:date="2011-07-21T21:29:00Z">
          <w:r w:rsidR="00A41695" w:rsidRPr="00686F69" w:rsidDel="000251CD">
            <w:delText xml:space="preserve">icho evento producirá que el controlador inicie una interacción con el piloto del avión para comunicarle el suceso </w:delText>
          </w:r>
        </w:del>
      </w:ins>
      <w:ins w:id="5869" w:author="Orion" w:date="2011-06-23T12:28:00Z">
        <w:del w:id="5870" w:author="IO" w:date="2011-07-21T21:29:00Z">
          <w:r w:rsidR="00A41695" w:rsidRPr="00686F69" w:rsidDel="000251CD">
            <w:delText xml:space="preserve">“ConflictFinished”. </w:delText>
          </w:r>
        </w:del>
      </w:ins>
      <w:ins w:id="5871" w:author="Orion" w:date="2011-06-23T12:29:00Z">
        <w:del w:id="5872" w:author="IO" w:date="2011-07-21T21:29:00Z">
          <w:r w:rsidR="00A41695" w:rsidRPr="00686F69" w:rsidDel="000251CD">
            <w:delText xml:space="preserve">Será entonces cuando el piloto creará un hecho interno para interpretar que </w:delText>
          </w:r>
        </w:del>
      </w:ins>
      <w:ins w:id="5873" w:author="Orion" w:date="2011-06-23T12:31:00Z">
        <w:del w:id="5874" w:author="IO" w:date="2011-07-21T21:29:00Z">
          <w:r w:rsidR="00A41695" w:rsidRPr="00686F69" w:rsidDel="000251CD">
            <w:delText>esta situación equivale a haber finalizado la orden “OrderFinished”</w:delText>
          </w:r>
        </w:del>
      </w:ins>
      <w:ins w:id="5875" w:author="Orion" w:date="2011-06-25T18:11:00Z">
        <w:del w:id="5876" w:author="IO" w:date="2011-07-21T21:29:00Z">
          <w:r w:rsidR="00DE2930" w:rsidRPr="00686F69" w:rsidDel="000251CD">
            <w:delText xml:space="preserve"> y consumirá el tramo que correspond</w:delText>
          </w:r>
        </w:del>
      </w:ins>
      <w:ins w:id="5877" w:author="Orion" w:date="2011-06-25T18:12:00Z">
        <w:del w:id="5878" w:author="IO" w:date="2011-07-21T21:29:00Z">
          <w:r w:rsidR="00DE2930" w:rsidRPr="00686F69" w:rsidDel="000251CD">
            <w:delText>ía a la orden mandada por el controlador “Flight Leg”</w:delText>
          </w:r>
        </w:del>
      </w:ins>
      <w:ins w:id="5879" w:author="Orion" w:date="2011-06-23T12:31:00Z">
        <w:del w:id="5880" w:author="IO" w:date="2011-07-21T21:29:00Z">
          <w:r w:rsidR="00A41695" w:rsidRPr="00686F69" w:rsidDel="000251CD">
            <w:delText>. A partir de este momento se procederá como en la</w:delText>
          </w:r>
        </w:del>
      </w:ins>
      <w:ins w:id="5881" w:author="Orion" w:date="2011-06-23T12:32:00Z">
        <w:del w:id="5882"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5883" w:author="IO" w:date="2011-07-21T21:29:00Z">
        <w:r w:rsidR="00686F69" w:rsidDel="000251CD">
          <w:delInstrText xml:space="preserve"> \* MERGEFORMAT </w:delInstrText>
        </w:r>
        <w:r w:rsidR="00A41695" w:rsidRPr="00686F69" w:rsidDel="000251CD">
          <w:fldChar w:fldCharType="end"/>
        </w:r>
      </w:del>
      <w:ins w:id="5884" w:author="Orion" w:date="2011-06-23T12:31:00Z">
        <w:del w:id="5885" w:author="IO" w:date="2011-07-21T21:29:00Z">
          <w:r w:rsidR="00A41695" w:rsidRPr="00686F69" w:rsidDel="000251CD">
            <w:delText xml:space="preserve"> donde se </w:delText>
          </w:r>
        </w:del>
      </w:ins>
      <w:ins w:id="5886" w:author="Orion" w:date="2011-06-23T12:32:00Z">
        <w:del w:id="5887" w:author="IO" w:date="2011-07-21T21:29:00Z">
          <w:r w:rsidR="00A41695" w:rsidRPr="00686F69" w:rsidDel="000251CD">
            <w:delText>realizarán</w:delText>
          </w:r>
        </w:del>
      </w:ins>
      <w:ins w:id="5888" w:author="Orion" w:date="2011-06-23T12:31:00Z">
        <w:del w:id="5889" w:author="IO" w:date="2011-07-21T21:29:00Z">
          <w:r w:rsidR="00A41695" w:rsidRPr="00686F69" w:rsidDel="000251CD">
            <w:delText xml:space="preserve"> todas las tareas para la confirmaci</w:delText>
          </w:r>
        </w:del>
      </w:ins>
      <w:ins w:id="5890" w:author="Orion" w:date="2011-06-23T12:32:00Z">
        <w:del w:id="5891"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5892" w:author="Orion" w:date="2011-06-21T17:39:00Z"/>
          <w:del w:id="5893" w:author="IO" w:date="2011-07-21T21:26:00Z"/>
        </w:rPr>
        <w:pPrChange w:id="5894" w:author="IO" w:date="2011-07-21T14:53:00Z">
          <w:pPr/>
        </w:pPrChange>
      </w:pPr>
    </w:p>
    <w:p w14:paraId="7322EE47" w14:textId="7E73BAE0" w:rsidR="00001A1C" w:rsidRDefault="00B57D77">
      <w:pPr>
        <w:pStyle w:val="Caption"/>
        <w:rPr>
          <w:ins w:id="5895" w:author="Orion" w:date="2011-06-21T17:47:00Z"/>
          <w:rFonts w:cs="Times New Roman"/>
        </w:rPr>
        <w:pPrChange w:id="5896" w:author="Orion" w:date="2011-06-21T17:47:00Z">
          <w:pPr/>
        </w:pPrChange>
      </w:pPr>
      <w:bookmarkStart w:id="5897" w:name="_Ref296441855"/>
      <w:ins w:id="5898" w:author="Orion" w:date="2011-06-24T01:51:00Z">
        <w:r w:rsidRPr="00282451">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5899" w:author="Orion" w:date="2011-06-21T17:47:00Z">
        <w:r w:rsidR="009D224A">
          <w:t xml:space="preserve">Figura </w:t>
        </w:r>
        <w:r w:rsidR="009D224A">
          <w:fldChar w:fldCharType="begin"/>
        </w:r>
        <w:r w:rsidR="009D224A">
          <w:instrText xml:space="preserve"> SEQ Figura \* ARABIC </w:instrText>
        </w:r>
      </w:ins>
      <w:r w:rsidR="009D224A">
        <w:fldChar w:fldCharType="separate"/>
      </w:r>
      <w:ins w:id="5900" w:author="Orion" w:date="2011-07-26T22:41:00Z">
        <w:r w:rsidR="000A487B">
          <w:rPr>
            <w:noProof/>
          </w:rPr>
          <w:t>23</w:t>
        </w:r>
      </w:ins>
      <w:ins w:id="5901" w:author="Orion" w:date="2011-06-21T17:47:00Z">
        <w:r w:rsidR="009D224A">
          <w:fldChar w:fldCharType="end"/>
        </w:r>
        <w:bookmarkEnd w:id="5897"/>
        <w:r w:rsidR="009D224A">
          <w:t>: Conflicto Finalizado por Lejanía entre Aviones</w:t>
        </w:r>
      </w:ins>
      <w:ins w:id="5902" w:author="IO" w:date="2011-07-22T13:09:00Z">
        <w:r w:rsidR="006B1111">
          <w:t>.</w:t>
        </w:r>
      </w:ins>
    </w:p>
    <w:p w14:paraId="11EECF83" w14:textId="3D4D6382" w:rsidR="000251CD" w:rsidRPr="00686F69" w:rsidRDefault="000251CD" w:rsidP="000251CD">
      <w:pPr>
        <w:spacing w:before="240" w:after="120"/>
        <w:ind w:firstLine="284"/>
        <w:jc w:val="both"/>
        <w:rPr>
          <w:ins w:id="5903" w:author="IO" w:date="2011-07-21T21:29:00Z"/>
        </w:rPr>
      </w:pPr>
      <w:ins w:id="5904"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5905" w:author="IO" w:date="2011-07-21T21:29:00Z">
        <w:r w:rsidRPr="00686F69">
          <w:fldChar w:fldCharType="separate"/>
        </w:r>
      </w:ins>
      <w:ins w:id="5906" w:author="Orion" w:date="2011-07-26T22:30:00Z">
        <w:r w:rsidR="00503590">
          <w:t>Figura 23</w:t>
        </w:r>
      </w:ins>
      <w:ins w:id="5907" w:author="IO" w:date="2011-07-22T13:16:00Z">
        <w:del w:id="5908" w:author="Orion" w:date="2011-07-26T22:30:00Z">
          <w:r w:rsidR="00416FF6" w:rsidDel="00503590">
            <w:delText>Figura 22</w:delText>
          </w:r>
        </w:del>
      </w:ins>
      <w:ins w:id="5909"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5910" w:author="IO" w:date="2011-07-21T21:29:00Z">
        <w:r w:rsidRPr="00686F69">
          <w:fldChar w:fldCharType="separate"/>
        </w:r>
      </w:ins>
      <w:ins w:id="5911" w:author="Orion" w:date="2011-07-26T22:30:00Z">
        <w:r w:rsidR="00503590">
          <w:t>Figura 19</w:t>
        </w:r>
      </w:ins>
      <w:ins w:id="5912" w:author="IO" w:date="2011-07-22T13:16:00Z">
        <w:del w:id="5913" w:author="Orion" w:date="2011-07-26T22:30:00Z">
          <w:r w:rsidR="00416FF6" w:rsidDel="00503590">
            <w:delText>Figura 18</w:delText>
          </w:r>
        </w:del>
      </w:ins>
      <w:ins w:id="5914" w:author="IO" w:date="2011-07-21T21:29:00Z">
        <w:r w:rsidRPr="00686F69">
          <w:fldChar w:fldCharType="end"/>
        </w:r>
        <w:r w:rsidRPr="00686F69">
          <w:t>. Esta aplicación lanza</w:t>
        </w:r>
        <w:r>
          <w:t xml:space="preserve"> un evento cuando detect</w:t>
        </w:r>
      </w:ins>
      <w:ins w:id="5915" w:author="IO" w:date="2011-07-21T21:30:00Z">
        <w:r>
          <w:t>a</w:t>
        </w:r>
      </w:ins>
      <w:ins w:id="5916" w:author="IO" w:date="2011-07-21T21:29:00Z">
        <w:r w:rsidRPr="00686F69">
          <w:t xml:space="preserve"> que para un determinado avión ya no hay riesgo. </w:t>
        </w:r>
      </w:ins>
      <w:ins w:id="5917" w:author="IO" w:date="2011-07-21T21:30:00Z">
        <w:r>
          <w:t>Este</w:t>
        </w:r>
      </w:ins>
      <w:ins w:id="5918" w:author="IO" w:date="2011-07-21T21:29:00Z">
        <w:r w:rsidRPr="00686F69">
          <w:t xml:space="preserve"> evento </w:t>
        </w:r>
      </w:ins>
      <w:ins w:id="5919" w:author="IO" w:date="2011-07-21T21:30:00Z">
        <w:r>
          <w:t>hace</w:t>
        </w:r>
      </w:ins>
      <w:ins w:id="5920" w:author="IO" w:date="2011-07-21T21:29:00Z">
        <w:r w:rsidRPr="00686F69">
          <w:t xml:space="preserve"> que el controlador inicie una </w:t>
        </w:r>
      </w:ins>
      <w:ins w:id="5921" w:author="IO" w:date="2011-07-21T21:30:00Z">
        <w:r w:rsidR="00AF591B">
          <w:t xml:space="preserve">nueva </w:t>
        </w:r>
      </w:ins>
      <w:ins w:id="5922" w:author="IO" w:date="2011-07-21T21:29:00Z">
        <w:r w:rsidRPr="00686F69">
          <w:t xml:space="preserve">interacción con el piloto del avión para comunicarle el suceso </w:t>
        </w:r>
      </w:ins>
      <w:ins w:id="5923" w:author="IO" w:date="2011-07-21T21:30:00Z">
        <w:r w:rsidR="00AF591B">
          <w:t xml:space="preserve">con el hecho </w:t>
        </w:r>
      </w:ins>
      <w:ins w:id="5924" w:author="IO" w:date="2011-07-21T21:29:00Z">
        <w:r w:rsidRPr="00686F69">
          <w:t xml:space="preserve">“ConflictFinished”. </w:t>
        </w:r>
      </w:ins>
      <w:ins w:id="5925" w:author="IO" w:date="2011-07-21T21:31:00Z">
        <w:r w:rsidR="00AF591B">
          <w:t>Al recibir esta comunicación e</w:t>
        </w:r>
      </w:ins>
      <w:ins w:id="5926" w:author="IO" w:date="2011-07-21T21:30:00Z">
        <w:r w:rsidR="00AF591B">
          <w:t>l pilo</w:t>
        </w:r>
      </w:ins>
      <w:ins w:id="5927" w:author="IO" w:date="2011-07-21T21:29:00Z">
        <w:r w:rsidRPr="00686F69">
          <w:t xml:space="preserve">to crea un hecho interno </w:t>
        </w:r>
      </w:ins>
      <w:ins w:id="5928" w:author="IO" w:date="2011-07-21T21:31:00Z">
        <w:r w:rsidR="00AF591B" w:rsidRPr="00686F69">
          <w:t>“OrderFinished”</w:t>
        </w:r>
        <w:r w:rsidR="00AF591B">
          <w:t xml:space="preserve"> que se interpreta como que </w:t>
        </w:r>
      </w:ins>
      <w:ins w:id="5929" w:author="IO" w:date="2011-07-21T21:29:00Z">
        <w:r w:rsidRPr="00686F69">
          <w:t xml:space="preserve">esta situación equivale a haber finalizado la orden </w:t>
        </w:r>
      </w:ins>
      <w:ins w:id="5930" w:author="IO" w:date="2011-07-21T21:31:00Z">
        <w:r w:rsidR="00AF591B">
          <w:t>del controlador.</w:t>
        </w:r>
      </w:ins>
      <w:ins w:id="5931" w:author="IO" w:date="2011-07-21T21:32:00Z">
        <w:r w:rsidR="00AF591B">
          <w:t xml:space="preserve"> Como resultado, se consume (elimina)</w:t>
        </w:r>
      </w:ins>
      <w:ins w:id="5932" w:author="IO" w:date="2011-07-21T21:29:00Z">
        <w:r w:rsidRPr="00686F69">
          <w:t xml:space="preserve"> el tramo </w:t>
        </w:r>
      </w:ins>
      <w:ins w:id="5933" w:author="IO" w:date="2011-07-21T21:32:00Z">
        <w:r w:rsidR="00AF591B" w:rsidRPr="00686F69">
          <w:t>“Flight Leg”</w:t>
        </w:r>
      </w:ins>
      <w:ins w:id="5934" w:author="IO" w:date="2011-07-21T21:29:00Z">
        <w:r w:rsidRPr="00686F69">
          <w:t>que correspond</w:t>
        </w:r>
      </w:ins>
      <w:ins w:id="5935" w:author="IO" w:date="2011-07-21T21:32:00Z">
        <w:r w:rsidR="00AF591B">
          <w:t>e</w:t>
        </w:r>
      </w:ins>
      <w:ins w:id="5936"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5937" w:author="IO" w:date="2011-07-21T21:29:00Z">
        <w:r w:rsidRPr="00686F69">
          <w:fldChar w:fldCharType="separate"/>
        </w:r>
      </w:ins>
      <w:ins w:id="5938" w:author="Orion" w:date="2011-07-26T22:30:00Z">
        <w:r w:rsidR="00503590">
          <w:t>Figura 21</w:t>
        </w:r>
      </w:ins>
      <w:ins w:id="5939" w:author="IO" w:date="2011-07-22T13:16:00Z">
        <w:del w:id="5940" w:author="Orion" w:date="2011-07-26T22:30:00Z">
          <w:r w:rsidR="00416FF6" w:rsidDel="00503590">
            <w:delText>Figura 20</w:delText>
          </w:r>
        </w:del>
      </w:ins>
      <w:ins w:id="5941" w:author="IO" w:date="2011-07-21T21:29:00Z">
        <w:r w:rsidRPr="00686F69">
          <w:fldChar w:fldCharType="end"/>
        </w:r>
      </w:ins>
      <w:ins w:id="5942" w:author="IO" w:date="2011-07-21T21:32:00Z">
        <w:r w:rsidR="00ED143B">
          <w:t>, realizando</w:t>
        </w:r>
      </w:ins>
      <w:ins w:id="5943" w:author="IO" w:date="2011-07-21T21:29:00Z">
        <w:r w:rsidRPr="00686F69">
          <w:t xml:space="preserve"> todas las tareas para la confirmación de la </w:t>
        </w:r>
        <w:r w:rsidR="00ED143B">
          <w:t>finalización de la</w:t>
        </w:r>
      </w:ins>
      <w:ins w:id="5944" w:author="IO" w:date="2011-07-21T21:32:00Z">
        <w:r w:rsidR="00ED143B">
          <w:t>s órdenes</w:t>
        </w:r>
      </w:ins>
      <w:ins w:id="5945" w:author="IO" w:date="2011-07-21T21:29:00Z">
        <w:r w:rsidRPr="00686F69">
          <w:t>.</w:t>
        </w:r>
      </w:ins>
    </w:p>
    <w:p w14:paraId="49DAE65E" w14:textId="1EF196CA" w:rsidR="00140686" w:rsidRPr="00686F69" w:rsidDel="000251CD" w:rsidRDefault="00140686">
      <w:pPr>
        <w:spacing w:before="240" w:after="120"/>
        <w:ind w:firstLine="284"/>
        <w:jc w:val="both"/>
        <w:rPr>
          <w:ins w:id="5946" w:author="Orion" w:date="2011-07-05T21:08:00Z"/>
          <w:del w:id="5947" w:author="IO" w:date="2011-07-21T21:26:00Z"/>
        </w:rPr>
        <w:pPrChange w:id="5948" w:author="IO" w:date="2011-07-21T14:53:00Z">
          <w:pPr>
            <w:jc w:val="both"/>
          </w:pPr>
        </w:pPrChange>
      </w:pPr>
    </w:p>
    <w:p w14:paraId="2DCDFE0A" w14:textId="12417A27" w:rsidR="009F5DBF" w:rsidRPr="00686F69" w:rsidDel="000251CD" w:rsidRDefault="00A919B7">
      <w:pPr>
        <w:spacing w:before="240" w:after="120"/>
        <w:ind w:firstLine="284"/>
        <w:jc w:val="both"/>
        <w:rPr>
          <w:ins w:id="5949" w:author="Orion" w:date="2011-07-05T21:17:00Z"/>
          <w:del w:id="5950" w:author="IO" w:date="2011-07-21T21:26:00Z"/>
        </w:rPr>
        <w:pPrChange w:id="5951" w:author="IO" w:date="2011-07-21T14:53:00Z">
          <w:pPr>
            <w:jc w:val="both"/>
          </w:pPr>
        </w:pPrChange>
      </w:pPr>
      <w:ins w:id="5952" w:author="Orion" w:date="2011-07-05T21:08:00Z">
        <w:r w:rsidRPr="00686F69">
          <w:t xml:space="preserve">Como se </w:t>
        </w:r>
      </w:ins>
      <w:ins w:id="5953" w:author="Orion" w:date="2011-07-05T21:09:00Z">
        <w:r w:rsidRPr="00686F69">
          <w:t>c</w:t>
        </w:r>
      </w:ins>
      <w:ins w:id="5954" w:author="Orion" w:date="2011-07-05T21:08:00Z">
        <w:r w:rsidRPr="00686F69">
          <w:t>oment</w:t>
        </w:r>
      </w:ins>
      <w:ins w:id="5955" w:author="Orion" w:date="2011-07-05T21:09:00Z">
        <w:r w:rsidRPr="00686F69">
          <w:t>ó en la parte de la gestión del plan de vuelo,</w:t>
        </w:r>
      </w:ins>
      <w:ins w:id="5956" w:author="Orion" w:date="2011-07-05T21:10:00Z">
        <w:r w:rsidR="00C8349D" w:rsidRPr="00686F69">
          <w:t xml:space="preserve"> cuando la aeronave completa un tramo es posible que lo haga a la vez que </w:t>
        </w:r>
      </w:ins>
      <w:ins w:id="5957" w:author="Orion" w:date="2011-07-05T21:11:00Z">
        <w:r w:rsidR="00C8349D" w:rsidRPr="00686F69">
          <w:t>su piloto</w:t>
        </w:r>
      </w:ins>
      <w:ins w:id="5958" w:author="Orion" w:date="2011-07-05T21:10:00Z">
        <w:r w:rsidR="00C8349D" w:rsidRPr="00686F69">
          <w:t xml:space="preserve"> está gestionando un </w:t>
        </w:r>
      </w:ins>
      <w:ins w:id="5959" w:author="Orion" w:date="2011-07-05T21:11:00Z">
        <w:r w:rsidR="00C8349D" w:rsidRPr="00686F69">
          <w:t>conflicto con otro avión</w:t>
        </w:r>
      </w:ins>
      <w:ins w:id="5960"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5961" w:author="Orion" w:date="2011-07-26T22:30:00Z">
        <w:r w:rsidR="00503590">
          <w:t>Figura 17</w:t>
        </w:r>
      </w:ins>
      <w:ins w:id="5962" w:author="IO" w:date="2011-07-22T13:16:00Z">
        <w:del w:id="5963" w:author="Orion" w:date="2011-07-26T22:30:00Z">
          <w:r w:rsidR="00416FF6" w:rsidDel="00503590">
            <w:delText>Figura 16</w:delText>
          </w:r>
        </w:del>
      </w:ins>
      <w:ins w:id="5964" w:author="Orion" w:date="2011-07-05T21:13:00Z">
        <w:r w:rsidR="00C8349D" w:rsidRPr="00686F69">
          <w:fldChar w:fldCharType="end"/>
        </w:r>
        <w:r w:rsidR="00C8349D" w:rsidRPr="00686F69">
          <w:t>)</w:t>
        </w:r>
      </w:ins>
      <w:ins w:id="5965" w:author="Orion" w:date="2011-07-05T21:11:00Z">
        <w:r w:rsidR="00C8349D" w:rsidRPr="00686F69">
          <w:t>.</w:t>
        </w:r>
      </w:ins>
      <w:ins w:id="5966" w:author="Orion" w:date="2011-07-05T21:13:00Z">
        <w:r w:rsidR="00C8349D" w:rsidRPr="00686F69">
          <w:t xml:space="preserve"> </w:t>
        </w:r>
        <w:r w:rsidR="009F5DBF" w:rsidRPr="00686F69">
          <w:t xml:space="preserve">En este caso se producía un hecho </w:t>
        </w:r>
      </w:ins>
      <w:ins w:id="5967" w:author="Orion" w:date="2011-07-05T21:14:00Z">
        <w:r w:rsidR="009F5DBF" w:rsidRPr="00686F69">
          <w:t xml:space="preserve">“GoNextLegWithConflict” en el cual se encuentra el tramo </w:t>
        </w:r>
        <w:del w:id="5968" w:author="IO" w:date="2011-07-21T21:45:00Z">
          <w:r w:rsidR="009F5DBF" w:rsidRPr="00686F69" w:rsidDel="00160F45">
            <w:delText>“ficticio”</w:delText>
          </w:r>
        </w:del>
      </w:ins>
      <w:ins w:id="5969" w:author="IO" w:date="2011-07-21T21:45:00Z">
        <w:r w:rsidR="00160F45">
          <w:t>ad hoc</w:t>
        </w:r>
      </w:ins>
      <w:ins w:id="5970" w:author="Orion" w:date="2011-07-05T21:14:00Z">
        <w:r w:rsidR="009F5DBF" w:rsidRPr="00686F69">
          <w:t xml:space="preserve"> que el controlador le orden</w:t>
        </w:r>
      </w:ins>
      <w:ins w:id="5971" w:author="Orion" w:date="2011-07-05T21:15:00Z">
        <w:r w:rsidR="009F5DBF" w:rsidRPr="00686F69">
          <w:t>ó hacer</w:t>
        </w:r>
      </w:ins>
      <w:ins w:id="5972" w:author="Orion" w:date="2011-07-05T21:27:00Z">
        <w:r w:rsidR="009D009C" w:rsidRPr="00686F69">
          <w:t xml:space="preserve"> y que contiene las condiciones de vuelo</w:t>
        </w:r>
      </w:ins>
      <w:ins w:id="5973" w:author="Orion" w:date="2011-07-05T21:28:00Z">
        <w:r w:rsidR="009D009C" w:rsidRPr="00686F69">
          <w:t xml:space="preserve"> durante el conflicto</w:t>
        </w:r>
      </w:ins>
      <w:ins w:id="5974" w:author="Orion" w:date="2011-07-05T21:15:00Z">
        <w:r w:rsidR="009F5DBF" w:rsidRPr="00686F69">
          <w:t xml:space="preserve">. </w:t>
        </w:r>
        <w:commentRangeStart w:id="5975"/>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5976" w:author="Orion" w:date="2011-07-26T22:30:00Z">
        <w:r w:rsidR="00503590">
          <w:t>Figura 24</w:t>
        </w:r>
      </w:ins>
      <w:ins w:id="5977" w:author="IO" w:date="2011-07-22T13:16:00Z">
        <w:del w:id="5978" w:author="Orion" w:date="2011-07-26T22:30:00Z">
          <w:r w:rsidR="00416FF6" w:rsidDel="00503590">
            <w:delText>Figura 23</w:delText>
          </w:r>
        </w:del>
      </w:ins>
      <w:ins w:id="5979" w:author="Orion" w:date="2011-07-05T21:15:00Z">
        <w:r w:rsidR="009F5DBF" w:rsidRPr="00686F69">
          <w:fldChar w:fldCharType="end"/>
        </w:r>
        <w:r w:rsidR="009F5DBF" w:rsidRPr="00686F69">
          <w:t xml:space="preserve"> nos muestra cómo se gestionará este caso</w:t>
        </w:r>
      </w:ins>
      <w:ins w:id="5980" w:author="IO" w:date="2011-07-21T21:45:00Z">
        <w:r w:rsidR="00160F45">
          <w:t xml:space="preserve"> tratando de evitar el conflicto al tiempo que se intenta seguir el plan de vuelo</w:t>
        </w:r>
      </w:ins>
      <w:ins w:id="5981" w:author="Orion" w:date="2011-07-05T21:15:00Z">
        <w:r w:rsidR="009F5DBF" w:rsidRPr="00686F69">
          <w:t>.</w:t>
        </w:r>
      </w:ins>
      <w:commentRangeEnd w:id="5975"/>
      <w:r w:rsidR="00160F45">
        <w:rPr>
          <w:rStyle w:val="CommentReference"/>
        </w:rPr>
        <w:commentReference w:id="5975"/>
      </w:r>
      <w:ins w:id="5982" w:author="Orion" w:date="2011-07-05T21:15:00Z">
        <w:r w:rsidR="009F5DBF" w:rsidRPr="00686F69">
          <w:t xml:space="preserve"> </w:t>
        </w:r>
      </w:ins>
      <w:ins w:id="5983" w:author="Orion" w:date="2011-07-05T21:16:00Z">
        <w:r w:rsidR="009F5DBF" w:rsidRPr="00686F69">
          <w:t>E</w:t>
        </w:r>
        <w:del w:id="5984" w:author="IO" w:date="2011-07-21T21:45:00Z">
          <w:r w:rsidR="009F5DBF" w:rsidRPr="00686F69" w:rsidDel="00160F45">
            <w:delText xml:space="preserve">n realidad </w:delText>
          </w:r>
        </w:del>
        <w:del w:id="5985"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5986" w:author="Orion" w:date="2011-07-26T22:30:00Z">
        <w:r w:rsidR="00503590">
          <w:t>Figura 11</w:t>
        </w:r>
      </w:ins>
      <w:ins w:id="5987" w:author="IO" w:date="2011-07-22T13:16:00Z">
        <w:del w:id="5988" w:author="Orion" w:date="2011-07-26T22:30:00Z">
          <w:r w:rsidR="00416FF6" w:rsidDel="00503590">
            <w:delText>Figura 10</w:delText>
          </w:r>
        </w:del>
      </w:ins>
      <w:ins w:id="5989" w:author="Orion" w:date="2011-07-05T21:16:00Z">
        <w:r w:rsidR="009F5DBF" w:rsidRPr="00686F69">
          <w:fldChar w:fldCharType="end"/>
        </w:r>
      </w:ins>
      <w:ins w:id="5990" w:author="Orion" w:date="2011-07-05T21:17:00Z">
        <w:r w:rsidR="009F5DBF" w:rsidRPr="00686F69">
          <w:t>.</w:t>
        </w:r>
      </w:ins>
      <w:ins w:id="5991" w:author="Orion" w:date="2011-07-05T21:18:00Z">
        <w:r w:rsidR="009F5DBF" w:rsidRPr="00686F69">
          <w:t xml:space="preserve"> El proceso es como sigue</w:t>
        </w:r>
      </w:ins>
      <w:ins w:id="5992" w:author="IO" w:date="2011-07-21T21:33:00Z">
        <w:r w:rsidR="00ED143B">
          <w:t>. D</w:t>
        </w:r>
      </w:ins>
      <w:ins w:id="5993" w:author="Orion" w:date="2011-07-05T21:18:00Z">
        <w:del w:id="5994" w:author="IO" w:date="2011-07-21T21:33:00Z">
          <w:r w:rsidR="009F5DBF" w:rsidRPr="00686F69" w:rsidDel="00ED143B">
            <w:delText xml:space="preserve">, </w:delText>
          </w:r>
        </w:del>
      </w:ins>
      <w:ins w:id="5995" w:author="Orion" w:date="2011-07-05T21:35:00Z">
        <w:del w:id="5996"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5997" w:author="Orion" w:date="2011-07-05T21:18:00Z">
        <w:r w:rsidR="009F5DBF" w:rsidRPr="00686F69">
          <w:t xml:space="preserve">el piloto </w:t>
        </w:r>
      </w:ins>
      <w:ins w:id="5998" w:author="Orion" w:date="2011-07-05T21:17:00Z">
        <w:r w:rsidR="009F5DBF" w:rsidRPr="00686F69">
          <w:t>accede</w:t>
        </w:r>
        <w:del w:id="5999" w:author="IO" w:date="2011-07-21T21:33:00Z">
          <w:r w:rsidR="009F5DBF" w:rsidRPr="00686F69" w:rsidDel="00ED143B">
            <w:delText>rá</w:delText>
          </w:r>
        </w:del>
        <w:r w:rsidR="009F5DBF" w:rsidRPr="00686F69">
          <w:t xml:space="preserve"> a su estado mental para obtener el plan de vuelo y saber cuál </w:t>
        </w:r>
      </w:ins>
      <w:ins w:id="6000" w:author="Orion" w:date="2011-07-05T21:22:00Z">
        <w:del w:id="6001" w:author="IO" w:date="2011-07-21T21:42:00Z">
          <w:r w:rsidR="008C3B19" w:rsidRPr="00686F69" w:rsidDel="00160F45">
            <w:delText>debería ser</w:delText>
          </w:r>
        </w:del>
      </w:ins>
      <w:ins w:id="6002" w:author="IO" w:date="2011-07-21T21:42:00Z">
        <w:r w:rsidR="00160F45">
          <w:t>habría sido</w:t>
        </w:r>
      </w:ins>
      <w:ins w:id="6003" w:author="Orion" w:date="2011-07-05T21:22:00Z">
        <w:r w:rsidR="008C3B19" w:rsidRPr="00686F69">
          <w:t xml:space="preserve"> su siguiente tramo a cubrir</w:t>
        </w:r>
      </w:ins>
      <w:ins w:id="6004" w:author="Orion" w:date="2011-07-05T21:28:00Z">
        <w:r w:rsidR="006157FD" w:rsidRPr="00686F69">
          <w:t xml:space="preserve"> si no se hubiera detectado un riesgo de conflicto</w:t>
        </w:r>
      </w:ins>
      <w:ins w:id="6005" w:author="Orion" w:date="2011-07-05T21:23:00Z">
        <w:r w:rsidR="008C3B19" w:rsidRPr="00686F69">
          <w:t>.</w:t>
        </w:r>
      </w:ins>
      <w:ins w:id="6006" w:author="Orion" w:date="2011-07-05T21:29:00Z">
        <w:r w:rsidR="006157FD" w:rsidRPr="00686F69">
          <w:t xml:space="preserve"> </w:t>
        </w:r>
      </w:ins>
      <w:ins w:id="6007" w:author="IO" w:date="2011-07-21T21:42:00Z">
        <w:r w:rsidR="00160F45">
          <w:t xml:space="preserve">Sin embargo, no puede usar este tramoa directamente, porque el conflicto ha alterado su ruta. </w:t>
        </w:r>
      </w:ins>
      <w:ins w:id="6008"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6009" w:author="IO" w:date="2011-07-21T21:44:00Z">
        <w:r w:rsidR="00160F45">
          <w:t xml:space="preserve"> usadas para evitar el conflicto. </w:t>
        </w:r>
      </w:ins>
      <w:ins w:id="6010" w:author="Orion" w:date="2011-07-05T21:33:00Z">
        <w:del w:id="6011" w:author="IO" w:date="2011-07-21T21:44:00Z">
          <w:r w:rsidR="00C26EB8" w:rsidRPr="00686F69" w:rsidDel="00160F45">
            <w:delText>Dicho</w:delText>
          </w:r>
        </w:del>
      </w:ins>
      <w:ins w:id="6012" w:author="Orion" w:date="2011-07-05T21:29:00Z">
        <w:del w:id="6013" w:author="IO" w:date="2011-07-21T21:44:00Z">
          <w:r w:rsidR="006157FD" w:rsidRPr="00686F69" w:rsidDel="00160F45">
            <w:delText xml:space="preserve"> tramo </w:delText>
          </w:r>
        </w:del>
      </w:ins>
      <w:ins w:id="6014" w:author="Orion" w:date="2011-07-05T21:33:00Z">
        <w:del w:id="6015" w:author="IO" w:date="2011-07-21T21:44:00Z">
          <w:r w:rsidR="00C26EB8" w:rsidRPr="00686F69" w:rsidDel="00160F45">
            <w:delText>será usado</w:delText>
          </w:r>
        </w:del>
      </w:ins>
      <w:ins w:id="6016" w:author="Orion" w:date="2011-07-05T21:29:00Z">
        <w:del w:id="6017" w:author="IO" w:date="2011-07-21T21:44:00Z">
          <w:r w:rsidR="006157FD" w:rsidRPr="00686F69" w:rsidDel="00160F45">
            <w:delText xml:space="preserve"> para</w:delText>
          </w:r>
        </w:del>
      </w:ins>
      <w:ins w:id="6018" w:author="Orion" w:date="2011-07-05T21:24:00Z">
        <w:del w:id="6019" w:author="IO" w:date="2011-07-21T21:44:00Z">
          <w:r w:rsidR="008C3B19" w:rsidRPr="00686F69" w:rsidDel="00160F45">
            <w:delText xml:space="preserve"> construir el</w:delText>
          </w:r>
        </w:del>
      </w:ins>
      <w:ins w:id="6020" w:author="Orion" w:date="2011-07-05T21:25:00Z">
        <w:del w:id="6021" w:author="IO" w:date="2011-07-21T21:44:00Z">
          <w:r w:rsidR="008C3B19" w:rsidRPr="00686F69" w:rsidDel="00160F45">
            <w:delText xml:space="preserve"> nuevo</w:delText>
          </w:r>
        </w:del>
      </w:ins>
      <w:ins w:id="6022" w:author="Orion" w:date="2011-07-05T21:24:00Z">
        <w:del w:id="6023" w:author="IO" w:date="2011-07-21T21:44:00Z">
          <w:r w:rsidR="008C3B19" w:rsidRPr="00686F69" w:rsidDel="00160F45">
            <w:delText xml:space="preserve"> tramo</w:delText>
          </w:r>
        </w:del>
        <w:del w:id="6024" w:author="IO" w:date="2011-07-21T21:41:00Z">
          <w:r w:rsidR="008C3B19" w:rsidRPr="00686F69" w:rsidDel="00160F45">
            <w:delText xml:space="preserve"> </w:delText>
          </w:r>
        </w:del>
        <w:del w:id="6025" w:author="IO" w:date="2011-07-21T21:34:00Z">
          <w:r w:rsidR="008C3B19" w:rsidRPr="00686F69" w:rsidDel="00ED143B">
            <w:delText>“ficticio”</w:delText>
          </w:r>
        </w:del>
      </w:ins>
      <w:ins w:id="6026" w:author="Orion" w:date="2011-07-05T21:33:00Z">
        <w:del w:id="6027" w:author="IO" w:date="2011-07-21T21:41:00Z">
          <w:r w:rsidR="00982289" w:rsidRPr="00686F69" w:rsidDel="00160F45">
            <w:delText xml:space="preserve"> (“Fligh</w:delText>
          </w:r>
        </w:del>
        <w:del w:id="6028" w:author="IO" w:date="2011-07-21T21:42:00Z">
          <w:r w:rsidR="00982289" w:rsidRPr="00686F69" w:rsidDel="00160F45">
            <w:delText>_Leg”)</w:delText>
          </w:r>
        </w:del>
      </w:ins>
      <w:ins w:id="6029" w:author="Orion" w:date="2011-07-05T21:30:00Z">
        <w:del w:id="6030" w:author="IO" w:date="2011-07-21T21:44:00Z">
          <w:r w:rsidR="006157FD" w:rsidRPr="00686F69" w:rsidDel="00160F45">
            <w:delText>, que tendrá</w:delText>
          </w:r>
        </w:del>
      </w:ins>
      <w:ins w:id="6031" w:author="Orion" w:date="2011-07-05T21:24:00Z">
        <w:del w:id="6032" w:author="IO" w:date="2011-07-21T21:44:00Z">
          <w:r w:rsidR="008C3B19" w:rsidRPr="00686F69" w:rsidDel="00160F45">
            <w:delText xml:space="preserve"> las </w:delText>
          </w:r>
        </w:del>
      </w:ins>
      <w:ins w:id="6033" w:author="Orion" w:date="2011-07-05T21:25:00Z">
        <w:del w:id="6034" w:author="IO" w:date="2011-07-21T21:44:00Z">
          <w:r w:rsidR="008C3B19" w:rsidRPr="00686F69" w:rsidDel="00160F45">
            <w:delText>condiciones de vuelo en las que se estaba volando durante el conflicto</w:delText>
          </w:r>
        </w:del>
      </w:ins>
      <w:ins w:id="6035" w:author="Orion" w:date="2011-07-05T21:34:00Z">
        <w:del w:id="6036" w:author="IO" w:date="2011-07-21T21:44:00Z">
          <w:r w:rsidR="003B77C2" w:rsidRPr="00686F69" w:rsidDel="00160F45">
            <w:delText>. Dichas condiciones venían establecidas en el tramo que contiene el hecho “GoNextLegWithConflict”</w:delText>
          </w:r>
        </w:del>
      </w:ins>
      <w:ins w:id="6037" w:author="Orion" w:date="2011-07-05T21:36:00Z">
        <w:del w:id="6038" w:author="IO" w:date="2011-07-21T21:44:00Z">
          <w:r w:rsidR="00780C5D" w:rsidRPr="00686F69" w:rsidDel="00160F45">
            <w:delText>. P</w:delText>
          </w:r>
          <w:r w:rsidR="00C857EE" w:rsidRPr="00686F69" w:rsidDel="00160F45">
            <w:delText>o</w:delText>
          </w:r>
        </w:del>
      </w:ins>
      <w:ins w:id="6039" w:author="Orion" w:date="2011-07-05T21:40:00Z">
        <w:del w:id="6040" w:author="IO" w:date="2011-07-21T21:44:00Z">
          <w:r w:rsidR="00C857EE" w:rsidRPr="00686F69" w:rsidDel="00160F45">
            <w:delText>r</w:delText>
          </w:r>
        </w:del>
      </w:ins>
      <w:ins w:id="6041" w:author="Orion" w:date="2011-07-05T21:36:00Z">
        <w:del w:id="6042" w:author="IO" w:date="2011-07-21T21:44:00Z">
          <w:r w:rsidR="00780C5D" w:rsidRPr="00686F69" w:rsidDel="00160F45">
            <w:delText xml:space="preserve"> lo tanto</w:delText>
          </w:r>
        </w:del>
      </w:ins>
      <w:ins w:id="6043" w:author="Orion" w:date="2011-07-05T21:37:00Z">
        <w:del w:id="6044" w:author="IO" w:date="2011-07-21T21:44:00Z">
          <w:r w:rsidR="00780C5D" w:rsidRPr="00686F69" w:rsidDel="00160F45">
            <w:delText xml:space="preserve"> podríamos decir que</w:delText>
          </w:r>
        </w:del>
      </w:ins>
      <w:ins w:id="6045" w:author="Orion" w:date="2011-07-05T21:36:00Z">
        <w:del w:id="6046" w:author="IO" w:date="2011-07-21T21:44:00Z">
          <w:r w:rsidR="00780C5D" w:rsidRPr="00686F69" w:rsidDel="00160F45">
            <w:delText xml:space="preserve"> este nuevo tramo “ficticio” es una mezcla</w:delText>
          </w:r>
        </w:del>
      </w:ins>
      <w:ins w:id="6047" w:author="Orion" w:date="2011-07-05T21:37:00Z">
        <w:del w:id="6048" w:author="IO" w:date="2011-07-21T21:44:00Z">
          <w:r w:rsidR="00780C5D" w:rsidRPr="00686F69" w:rsidDel="00160F45">
            <w:delText xml:space="preserve"> del tramo</w:delText>
          </w:r>
        </w:del>
      </w:ins>
      <w:ins w:id="6049" w:author="Orion" w:date="2011-07-05T21:38:00Z">
        <w:del w:id="6050" w:author="IO" w:date="2011-07-21T21:44:00Z">
          <w:r w:rsidR="00780C5D" w:rsidRPr="00686F69" w:rsidDel="00160F45">
            <w:delText xml:space="preserve"> que debería ser </w:delText>
          </w:r>
        </w:del>
      </w:ins>
      <w:ins w:id="6051" w:author="Orion" w:date="2011-07-05T21:40:00Z">
        <w:del w:id="6052" w:author="IO" w:date="2011-07-21T21:44:00Z">
          <w:r w:rsidR="00485059" w:rsidRPr="00686F69" w:rsidDel="00160F45">
            <w:delText>el</w:delText>
          </w:r>
        </w:del>
      </w:ins>
      <w:ins w:id="6053" w:author="Orion" w:date="2011-07-05T21:38:00Z">
        <w:del w:id="6054" w:author="IO" w:date="2011-07-21T21:44:00Z">
          <w:r w:rsidR="00780C5D" w:rsidRPr="00686F69" w:rsidDel="00160F45">
            <w:delText xml:space="preserve"> siguiente </w:delText>
          </w:r>
        </w:del>
      </w:ins>
      <w:ins w:id="6055" w:author="Orion" w:date="2011-07-05T21:41:00Z">
        <w:del w:id="6056" w:author="IO" w:date="2011-07-21T21:44:00Z">
          <w:r w:rsidR="00485059" w:rsidRPr="00686F69" w:rsidDel="00160F45">
            <w:delText>en condiciones normales</w:delText>
          </w:r>
        </w:del>
      </w:ins>
      <w:ins w:id="6057" w:author="Orion" w:date="2011-07-05T21:38:00Z">
        <w:del w:id="6058" w:author="IO" w:date="2011-07-21T21:44:00Z">
          <w:r w:rsidR="00780C5D" w:rsidRPr="00686F69" w:rsidDel="00160F45">
            <w:delText xml:space="preserve">, del que se obtienen el origen </w:delText>
          </w:r>
        </w:del>
      </w:ins>
      <w:ins w:id="6059" w:author="Orion" w:date="2011-07-05T21:39:00Z">
        <w:del w:id="6060" w:author="IO" w:date="2011-07-21T21:44:00Z">
          <w:r w:rsidR="00780C5D" w:rsidRPr="00686F69" w:rsidDel="00160F45">
            <w:delText>y</w:delText>
          </w:r>
        </w:del>
      </w:ins>
      <w:ins w:id="6061" w:author="Orion" w:date="2011-07-05T21:38:00Z">
        <w:del w:id="6062" w:author="IO" w:date="2011-07-21T21:44:00Z">
          <w:r w:rsidR="00780C5D" w:rsidRPr="00686F69" w:rsidDel="00160F45">
            <w:delText xml:space="preserve"> el destino, y el tramo</w:delText>
          </w:r>
        </w:del>
      </w:ins>
      <w:ins w:id="6063" w:author="Orion" w:date="2011-07-05T21:37:00Z">
        <w:del w:id="6064" w:author="IO" w:date="2011-07-21T21:44:00Z">
          <w:r w:rsidR="00780C5D" w:rsidRPr="00686F69" w:rsidDel="00160F45">
            <w:delText xml:space="preserve"> consumido </w:delText>
          </w:r>
        </w:del>
      </w:ins>
      <w:ins w:id="6065" w:author="Orion" w:date="2011-07-05T21:39:00Z">
        <w:del w:id="6066" w:author="IO" w:date="2011-07-21T21:44:00Z">
          <w:r w:rsidR="00780C5D" w:rsidRPr="00686F69" w:rsidDel="00160F45">
            <w:delText>dentro del</w:delText>
          </w:r>
        </w:del>
      </w:ins>
      <w:ins w:id="6067" w:author="Orion" w:date="2011-07-05T21:37:00Z">
        <w:del w:id="6068" w:author="IO" w:date="2011-07-21T21:44:00Z">
          <w:r w:rsidR="00780C5D" w:rsidRPr="00686F69" w:rsidDel="00160F45">
            <w:delText xml:space="preserve"> hecho “GoNextLegWithConflict”, del que se </w:delText>
          </w:r>
        </w:del>
      </w:ins>
      <w:ins w:id="6069" w:author="Orion" w:date="2011-07-05T21:38:00Z">
        <w:del w:id="6070" w:author="IO" w:date="2011-07-21T21:44:00Z">
          <w:r w:rsidR="00780C5D" w:rsidRPr="00686F69" w:rsidDel="00160F45">
            <w:delText>obtienen la altura y velocidad</w:delText>
          </w:r>
        </w:del>
      </w:ins>
      <w:ins w:id="6071" w:author="Orion" w:date="2011-07-05T21:30:00Z">
        <w:del w:id="6072" w:author="IO" w:date="2011-07-21T21:44:00Z">
          <w:r w:rsidR="006157FD" w:rsidRPr="00686F69" w:rsidDel="00160F45">
            <w:delText xml:space="preserve">. </w:delText>
          </w:r>
        </w:del>
      </w:ins>
      <w:ins w:id="6073" w:author="Orion" w:date="2011-07-05T21:31:00Z">
        <w:del w:id="6074" w:author="IO" w:date="2011-07-21T21:46:00Z">
          <w:r w:rsidR="006157FD" w:rsidRPr="00686F69" w:rsidDel="00160F45">
            <w:delText>P</w:delText>
          </w:r>
        </w:del>
      </w:ins>
      <w:ins w:id="6075" w:author="Orion" w:date="2011-07-05T21:26:00Z">
        <w:del w:id="6076" w:author="IO" w:date="2011-07-21T21:46:00Z">
          <w:r w:rsidR="008C3B19" w:rsidRPr="00686F69" w:rsidDel="00160F45">
            <w:delText>or otro lado</w:delText>
          </w:r>
        </w:del>
      </w:ins>
      <w:ins w:id="6077" w:author="Orion" w:date="2011-07-05T21:31:00Z">
        <w:del w:id="6078" w:author="IO" w:date="2011-07-21T21:46:00Z">
          <w:r w:rsidR="006157FD" w:rsidRPr="00686F69" w:rsidDel="00160F45">
            <w:delText xml:space="preserve">, </w:delText>
          </w:r>
        </w:del>
      </w:ins>
      <w:ins w:id="6079" w:author="Orion" w:date="2011-07-05T21:41:00Z">
        <w:del w:id="6080" w:author="IO" w:date="2011-07-21T21:46:00Z">
          <w:r w:rsidR="00E11ABF" w:rsidRPr="00686F69" w:rsidDel="00160F45">
            <w:delText>e</w:delText>
          </w:r>
        </w:del>
      </w:ins>
      <w:ins w:id="6081" w:author="IO" w:date="2011-07-21T21:46:00Z">
        <w:r w:rsidR="00160F45">
          <w:t>E</w:t>
        </w:r>
      </w:ins>
      <w:ins w:id="6082" w:author="Orion" w:date="2011-07-05T21:41:00Z">
        <w:r w:rsidR="00E11ABF" w:rsidRPr="00686F69">
          <w:t>l</w:t>
        </w:r>
      </w:ins>
      <w:ins w:id="6083" w:author="Orion" w:date="2011-07-05T21:32:00Z">
        <w:r w:rsidR="005166BB" w:rsidRPr="00686F69">
          <w:t xml:space="preserve"> tramo que debería ser </w:t>
        </w:r>
        <w:del w:id="6084" w:author="IO" w:date="2011-07-21T21:46:00Z">
          <w:r w:rsidR="005166BB" w:rsidRPr="00686F69" w:rsidDel="00160F45">
            <w:delText>su</w:delText>
          </w:r>
        </w:del>
      </w:ins>
      <w:ins w:id="6085" w:author="IO" w:date="2011-07-21T21:46:00Z">
        <w:r w:rsidR="00160F45">
          <w:t>el</w:t>
        </w:r>
      </w:ins>
      <w:ins w:id="6086" w:author="Orion" w:date="2011-07-05T21:32:00Z">
        <w:r w:rsidR="005166BB" w:rsidRPr="00686F69">
          <w:t xml:space="preserve"> siguiente</w:t>
        </w:r>
        <w:del w:id="6087" w:author="IO" w:date="2011-07-21T21:46:00Z">
          <w:r w:rsidR="005166BB" w:rsidRPr="00686F69" w:rsidDel="00160F45">
            <w:delText xml:space="preserve"> tramo </w:delText>
          </w:r>
        </w:del>
        <w:r w:rsidR="005166BB" w:rsidRPr="00686F69">
          <w:t>a cubrir</w:t>
        </w:r>
      </w:ins>
      <w:ins w:id="6088" w:author="IO" w:date="2011-07-21T21:44:00Z">
        <w:r w:rsidR="00160F45">
          <w:t xml:space="preserve"> según el plan de vuelo</w:t>
        </w:r>
      </w:ins>
      <w:ins w:id="6089" w:author="IO" w:date="2011-07-21T21:46:00Z">
        <w:r w:rsidR="00160F45">
          <w:t xml:space="preserve"> </w:t>
        </w:r>
      </w:ins>
      <w:ins w:id="6090" w:author="Orion" w:date="2011-07-05T21:32:00Z">
        <w:del w:id="6091" w:author="IO" w:date="2011-07-21T21:47:00Z">
          <w:r w:rsidR="005166BB" w:rsidRPr="00686F69" w:rsidDel="00160F45">
            <w:delText xml:space="preserve">, </w:delText>
          </w:r>
        </w:del>
      </w:ins>
      <w:ins w:id="6092" w:author="Orion" w:date="2011-07-05T21:31:00Z">
        <w:del w:id="6093" w:author="IO" w:date="2011-07-21T21:47:00Z">
          <w:r w:rsidR="006157FD" w:rsidRPr="00686F69" w:rsidDel="00160F45">
            <w:delText>será</w:delText>
          </w:r>
        </w:del>
      </w:ins>
      <w:ins w:id="6094" w:author="Orion" w:date="2011-07-05T21:23:00Z">
        <w:del w:id="6095" w:author="IO" w:date="2011-07-21T21:47:00Z">
          <w:r w:rsidR="008C3B19" w:rsidRPr="00686F69" w:rsidDel="00160F45">
            <w:delText xml:space="preserve"> </w:delText>
          </w:r>
        </w:del>
      </w:ins>
      <w:ins w:id="6096" w:author="Orion" w:date="2011-07-05T21:41:00Z">
        <w:del w:id="6097" w:author="IO" w:date="2011-07-21T21:47:00Z">
          <w:r w:rsidR="00E11ABF" w:rsidRPr="00686F69" w:rsidDel="00160F45">
            <w:delText xml:space="preserve">a su vez </w:delText>
          </w:r>
        </w:del>
      </w:ins>
      <w:ins w:id="6098" w:author="Orion" w:date="2011-07-05T21:23:00Z">
        <w:del w:id="6099" w:author="IO" w:date="2011-07-21T21:47:00Z">
          <w:r w:rsidR="008C3B19" w:rsidRPr="00686F69" w:rsidDel="00160F45">
            <w:delText>introducido</w:delText>
          </w:r>
        </w:del>
      </w:ins>
      <w:ins w:id="6100" w:author="IO" w:date="2011-07-21T21:47:00Z">
        <w:r w:rsidR="00160F45">
          <w:t>se almacena</w:t>
        </w:r>
      </w:ins>
      <w:ins w:id="6101" w:author="Orion" w:date="2011-07-05T21:23:00Z">
        <w:r w:rsidR="008C3B19" w:rsidRPr="00686F69">
          <w:t xml:space="preserve"> en el hecho “OrderOldLeg”</w:t>
        </w:r>
      </w:ins>
      <w:ins w:id="6102" w:author="IO" w:date="2011-07-21T21:47:00Z">
        <w:r w:rsidR="00160F45">
          <w:t>. Si el conflicto desaparece se podrá retomar este tramo con todas sus condiciones</w:t>
        </w:r>
      </w:ins>
      <w:ins w:id="6103" w:author="Orion" w:date="2011-07-05T21:23:00Z">
        <w:del w:id="6104" w:author="IO" w:date="2011-07-21T21:47:00Z">
          <w:r w:rsidR="008C3B19" w:rsidRPr="00686F69" w:rsidDel="00160F45">
            <w:delText xml:space="preserve"> para </w:delText>
          </w:r>
        </w:del>
      </w:ins>
      <w:ins w:id="6105" w:author="Orion" w:date="2011-07-05T21:26:00Z">
        <w:del w:id="6106" w:author="IO" w:date="2011-07-21T21:47:00Z">
          <w:r w:rsidR="008C3B19" w:rsidRPr="00686F69" w:rsidDel="00160F45">
            <w:delText xml:space="preserve">que pueda ser </w:delText>
          </w:r>
        </w:del>
      </w:ins>
      <w:ins w:id="6107" w:author="Orion" w:date="2011-07-05T21:24:00Z">
        <w:del w:id="6108" w:author="IO" w:date="2011-07-21T21:47:00Z">
          <w:r w:rsidR="008C3B19" w:rsidRPr="00686F69" w:rsidDel="00160F45">
            <w:delText>restablec</w:delText>
          </w:r>
        </w:del>
      </w:ins>
      <w:ins w:id="6109" w:author="Orion" w:date="2011-07-05T21:26:00Z">
        <w:del w:id="6110" w:author="IO" w:date="2011-07-21T21:47:00Z">
          <w:r w:rsidR="008C3B19" w:rsidRPr="00686F69" w:rsidDel="00160F45">
            <w:delText>ido</w:delText>
          </w:r>
        </w:del>
      </w:ins>
      <w:ins w:id="6111" w:author="Orion" w:date="2011-07-05T21:23:00Z">
        <w:del w:id="6112" w:author="IO" w:date="2011-07-21T21:47:00Z">
          <w:r w:rsidR="008C3B19" w:rsidRPr="00686F69" w:rsidDel="00160F45">
            <w:delText xml:space="preserve"> como actual cuando el </w:delText>
          </w:r>
        </w:del>
      </w:ins>
      <w:ins w:id="6113" w:author="Orion" w:date="2011-07-05T21:42:00Z">
        <w:del w:id="6114" w:author="IO" w:date="2011-07-21T21:47:00Z">
          <w:r w:rsidR="00C06E11" w:rsidRPr="00686F69" w:rsidDel="00160F45">
            <w:delText xml:space="preserve">riesgo de </w:delText>
          </w:r>
        </w:del>
      </w:ins>
      <w:ins w:id="6115" w:author="Orion" w:date="2011-07-05T21:23:00Z">
        <w:del w:id="6116" w:author="IO" w:date="2011-07-21T21:47:00Z">
          <w:r w:rsidR="008C3B19" w:rsidRPr="00686F69" w:rsidDel="00160F45">
            <w:delText xml:space="preserve">conflicto </w:delText>
          </w:r>
        </w:del>
      </w:ins>
      <w:ins w:id="6117" w:author="Orion" w:date="2011-07-05T21:42:00Z">
        <w:del w:id="6118" w:author="IO" w:date="2011-07-21T21:47:00Z">
          <w:r w:rsidR="00C06E11" w:rsidRPr="00686F69" w:rsidDel="00160F45">
            <w:delText>desaparezca</w:delText>
          </w:r>
        </w:del>
      </w:ins>
      <w:ins w:id="6119" w:author="Orion" w:date="2011-07-05T21:20:00Z">
        <w:r w:rsidR="009F5DBF" w:rsidRPr="00686F69">
          <w:t>. Por último</w:t>
        </w:r>
      </w:ins>
      <w:ins w:id="6120" w:author="Orion" w:date="2011-07-05T21:42:00Z">
        <w:r w:rsidR="00570B50" w:rsidRPr="00686F69">
          <w:t>,</w:t>
        </w:r>
      </w:ins>
      <w:ins w:id="6121" w:author="Orion" w:date="2011-07-05T21:20:00Z">
        <w:r w:rsidR="009F5DBF" w:rsidRPr="00686F69">
          <w:t xml:space="preserve"> el piloto </w:t>
        </w:r>
      </w:ins>
      <w:ins w:id="6122" w:author="Orion" w:date="2011-07-05T21:17:00Z">
        <w:r w:rsidR="009F5DBF" w:rsidRPr="00686F69">
          <w:t xml:space="preserve">producirá un hecho </w:t>
        </w:r>
      </w:ins>
      <w:ins w:id="6123" w:author="IO" w:date="2011-07-21T21:47:00Z">
        <w:r w:rsidR="00160F45" w:rsidRPr="00686F69">
          <w:t>“StartLegCheck”</w:t>
        </w:r>
      </w:ins>
      <w:ins w:id="6124" w:author="IO" w:date="2011-07-21T21:48:00Z">
        <w:r w:rsidR="00160F45">
          <w:t xml:space="preserve"> </w:t>
        </w:r>
      </w:ins>
      <w:ins w:id="6125" w:author="Orion" w:date="2011-07-05T21:17:00Z">
        <w:r w:rsidR="009F5DBF" w:rsidRPr="00686F69">
          <w:t>que inicia</w:t>
        </w:r>
        <w:del w:id="6126" w:author="IO" w:date="2011-07-21T21:48:00Z">
          <w:r w:rsidR="009F5DBF" w:rsidRPr="00686F69" w:rsidDel="00160F45">
            <w:delText>rá</w:delText>
          </w:r>
        </w:del>
        <w:r w:rsidR="009F5DBF" w:rsidRPr="00686F69">
          <w:t xml:space="preserve"> el proceso que</w:t>
        </w:r>
      </w:ins>
      <w:ins w:id="6127" w:author="Orion" w:date="2011-07-05T21:20:00Z">
        <w:r w:rsidR="009F5DBF" w:rsidRPr="00686F69">
          <w:t xml:space="preserve"> alerta</w:t>
        </w:r>
      </w:ins>
      <w:ins w:id="6128" w:author="Orion" w:date="2011-07-05T21:21:00Z">
        <w:r w:rsidR="00731C64" w:rsidRPr="00686F69">
          <w:t>rá</w:t>
        </w:r>
      </w:ins>
      <w:ins w:id="6129" w:author="Orion" w:date="2011-07-05T21:20:00Z">
        <w:r w:rsidR="009F5DBF" w:rsidRPr="00686F69">
          <w:t xml:space="preserve"> cuando el</w:t>
        </w:r>
      </w:ins>
      <w:ins w:id="6130" w:author="Orion" w:date="2011-07-05T21:17:00Z">
        <w:r w:rsidR="009F5DBF" w:rsidRPr="00686F69">
          <w:t xml:space="preserve"> tramo se ha</w:t>
        </w:r>
      </w:ins>
      <w:ins w:id="6131" w:author="IO" w:date="2011-07-21T21:48:00Z">
        <w:r w:rsidR="00160F45">
          <w:t>ya</w:t>
        </w:r>
      </w:ins>
      <w:ins w:id="6132" w:author="Orion" w:date="2011-07-05T21:17:00Z">
        <w:r w:rsidR="009F5DBF" w:rsidRPr="00686F69">
          <w:t xml:space="preserve"> completado con éxito</w:t>
        </w:r>
        <w:del w:id="6133"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6134" w:author="Orion" w:date="2011-07-05T21:17:00Z"/>
          <w:del w:id="6135" w:author="IO" w:date="2011-07-21T21:26:00Z"/>
        </w:rPr>
        <w:pPrChange w:id="6136" w:author="IO" w:date="2011-07-21T14:53:00Z">
          <w:pPr>
            <w:jc w:val="both"/>
          </w:pPr>
        </w:pPrChange>
      </w:pPr>
    </w:p>
    <w:p w14:paraId="42875F57" w14:textId="77777777" w:rsidR="009F5DBF" w:rsidRPr="00686F69" w:rsidRDefault="009F5DBF">
      <w:pPr>
        <w:spacing w:before="240" w:after="120"/>
        <w:ind w:firstLine="284"/>
        <w:jc w:val="both"/>
        <w:rPr>
          <w:ins w:id="6137" w:author="Orion" w:date="2011-07-05T20:38:00Z"/>
        </w:rPr>
        <w:pPrChange w:id="6138" w:author="IO" w:date="2011-07-21T14:53:00Z">
          <w:pPr>
            <w:jc w:val="both"/>
          </w:pPr>
        </w:pPrChange>
      </w:pPr>
    </w:p>
    <w:p w14:paraId="50177783" w14:textId="77777777" w:rsidR="003574A0" w:rsidRDefault="003574A0" w:rsidP="003574A0">
      <w:pPr>
        <w:jc w:val="both"/>
        <w:rPr>
          <w:ins w:id="6139" w:author="Orion" w:date="2011-07-05T20:38:00Z"/>
          <w:rFonts w:cs="Times New Roman"/>
        </w:rPr>
      </w:pPr>
      <w:ins w:id="6140" w:author="Orion" w:date="2011-07-05T20:38:00Z">
        <w:r w:rsidRPr="00282451">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6141" w:author="Orion" w:date="2011-07-05T20:38:00Z"/>
          <w:rFonts w:cs="Times New Roman"/>
        </w:rPr>
      </w:pPr>
      <w:bookmarkStart w:id="6142" w:name="_Ref297663867"/>
      <w:bookmarkStart w:id="6143" w:name="_Ref297727267"/>
      <w:bookmarkStart w:id="6144" w:name="_Ref297733137"/>
      <w:bookmarkStart w:id="6145" w:name="_Toc299483449"/>
      <w:ins w:id="6146" w:author="Orion" w:date="2011-07-05T20:38:00Z">
        <w:r>
          <w:t xml:space="preserve">Figura </w:t>
        </w:r>
        <w:r>
          <w:fldChar w:fldCharType="begin"/>
        </w:r>
        <w:r>
          <w:instrText xml:space="preserve"> SEQ Figura \* ARABIC </w:instrText>
        </w:r>
        <w:r>
          <w:fldChar w:fldCharType="separate"/>
        </w:r>
      </w:ins>
      <w:ins w:id="6147" w:author="Orion" w:date="2011-07-26T22:41:00Z">
        <w:r w:rsidR="000A487B">
          <w:rPr>
            <w:noProof/>
          </w:rPr>
          <w:t>24</w:t>
        </w:r>
      </w:ins>
      <w:ins w:id="6148" w:author="Orion" w:date="2011-07-05T20:38:00Z">
        <w:r>
          <w:fldChar w:fldCharType="end"/>
        </w:r>
        <w:bookmarkEnd w:id="6142"/>
        <w:r>
          <w:t>: Ir al Siguiente Tramo Con Conflicto</w:t>
        </w:r>
      </w:ins>
      <w:bookmarkEnd w:id="6143"/>
      <w:bookmarkEnd w:id="6144"/>
      <w:ins w:id="6149" w:author="IO" w:date="2011-07-22T13:11:00Z">
        <w:r w:rsidR="006B1111">
          <w:t>.</w:t>
        </w:r>
      </w:ins>
      <w:bookmarkEnd w:id="6145"/>
    </w:p>
    <w:p w14:paraId="5F336213" w14:textId="52C1460A" w:rsidR="003574A0" w:rsidRPr="00686F69" w:rsidDel="000251CD" w:rsidRDefault="000251CD">
      <w:pPr>
        <w:spacing w:before="240" w:after="120"/>
        <w:ind w:firstLine="284"/>
        <w:jc w:val="both"/>
        <w:rPr>
          <w:ins w:id="6150" w:author="Orion" w:date="2011-07-05T20:38:00Z"/>
          <w:del w:id="6151" w:author="IO" w:date="2011-07-21T21:26:00Z"/>
        </w:rPr>
        <w:pPrChange w:id="6152" w:author="IO" w:date="2011-07-21T14:53:00Z">
          <w:pPr>
            <w:jc w:val="both"/>
          </w:pPr>
        </w:pPrChange>
      </w:pPr>
      <w:ins w:id="6153" w:author="IO" w:date="2011-07-21T21:26:00Z">
        <w:r w:rsidRPr="00686F69">
          <w:t>C</w:t>
        </w:r>
      </w:ins>
      <w:ins w:id="6154" w:author="IO" w:date="2011-07-21T21:48:00Z">
        <w:r w:rsidR="00160F45">
          <w:t xml:space="preserve">uando se termina la ejecución de las órdenes </w:t>
        </w:r>
      </w:ins>
      <w:ins w:id="6155" w:author="IO" w:date="2011-07-21T21:49:00Z">
        <w:r w:rsidR="00160F45">
          <w:t>del</w:t>
        </w:r>
      </w:ins>
      <w:ins w:id="6156" w:author="IO" w:date="2011-07-21T21:48:00Z">
        <w:r w:rsidR="00160F45">
          <w:t xml:space="preserve"> controlador, </w:t>
        </w:r>
      </w:ins>
      <w:ins w:id="6157" w:author="IO" w:date="2011-07-21T21:49:00Z">
        <w:r w:rsidR="00160F45">
          <w:t>independientemente</w:t>
        </w:r>
      </w:ins>
      <w:ins w:id="6158" w:author="IO" w:date="2011-07-21T21:48:00Z">
        <w:r w:rsidR="00160F45">
          <w:t xml:space="preserve"> de</w:t>
        </w:r>
      </w:ins>
      <w:ins w:id="6159" w:author="IO" w:date="2011-07-21T21:49:00Z">
        <w:r w:rsidR="00160F45">
          <w:t xml:space="preserve"> </w:t>
        </w:r>
      </w:ins>
      <w:ins w:id="6160" w:author="IO" w:date="2011-07-21T21:48:00Z">
        <w:r w:rsidR="00160F45">
          <w:t xml:space="preserve">la causa, </w:t>
        </w:r>
      </w:ins>
      <w:ins w:id="6161" w:author="IO" w:date="2011-07-21T21:49:00Z">
        <w:r w:rsidR="00160F45">
          <w:t xml:space="preserve">el controlador ejecuta </w:t>
        </w:r>
      </w:ins>
      <w:ins w:id="6162" w:author="IO" w:date="2011-07-21T21:26:00Z">
        <w:r>
          <w:t xml:space="preserve">la </w:t>
        </w:r>
        <w:r w:rsidRPr="00686F69">
          <w:t>última tarea de la interacción</w:t>
        </w:r>
        <w:r>
          <w:t>,</w:t>
        </w:r>
        <w:r w:rsidRPr="00686F69">
          <w:t xml:space="preserve"> “ObeyOrderCompleted”</w:t>
        </w:r>
      </w:ins>
      <w:ins w:id="6163" w:author="IO" w:date="2011-07-21T21:50:00Z">
        <w:r w:rsidR="00160F45">
          <w:t>. Ésta</w:t>
        </w:r>
      </w:ins>
      <w:ins w:id="6164" w:author="IO" w:date="2011-07-21T21:26:00Z">
        <w:r w:rsidRPr="00686F69">
          <w:t xml:space="preserve"> elimina </w:t>
        </w:r>
        <w:r>
          <w:t>el</w:t>
        </w:r>
        <w:r w:rsidRPr="00686F69">
          <w:t xml:space="preserve"> conflicto del listado de conflictos actuales que gestiona dentro de su estado mental</w:t>
        </w:r>
      </w:ins>
      <w:ins w:id="6165" w:author="IO" w:date="2011-07-21T21:50:00Z">
        <w:r w:rsidR="00160F45">
          <w:t>.</w:t>
        </w:r>
      </w:ins>
    </w:p>
    <w:p w14:paraId="4327EC6D" w14:textId="77777777" w:rsidR="00D2330D" w:rsidRPr="00D2330D" w:rsidRDefault="00D2330D" w:rsidP="00D2330D">
      <w:pPr>
        <w:spacing w:before="240" w:after="120"/>
        <w:ind w:firstLine="284"/>
        <w:jc w:val="both"/>
        <w:rPr>
          <w:ins w:id="6166" w:author="IO" w:date="2011-07-20T19:27:00Z"/>
        </w:rPr>
      </w:pPr>
    </w:p>
    <w:p w14:paraId="6DA5E1B2" w14:textId="40F8721B" w:rsidR="00D2330D" w:rsidRPr="001C3D91" w:rsidRDefault="00D2330D">
      <w:pPr>
        <w:pStyle w:val="Heading1"/>
        <w:numPr>
          <w:ilvl w:val="1"/>
          <w:numId w:val="40"/>
        </w:numPr>
        <w:rPr>
          <w:ins w:id="6167" w:author="IO" w:date="2011-07-20T19:27:00Z"/>
          <w:b w:val="0"/>
          <w:sz w:val="44"/>
          <w:szCs w:val="52"/>
        </w:rPr>
        <w:pPrChange w:id="6168" w:author="IO" w:date="2011-07-21T21:51:00Z">
          <w:pPr>
            <w:pStyle w:val="Heading1"/>
            <w:numPr>
              <w:ilvl w:val="1"/>
              <w:numId w:val="47"/>
            </w:numPr>
            <w:tabs>
              <w:tab w:val="clear" w:pos="0"/>
            </w:tabs>
            <w:ind w:left="792"/>
          </w:pPr>
        </w:pPrChange>
      </w:pPr>
      <w:bookmarkStart w:id="6169" w:name="_Ref298953739"/>
      <w:bookmarkStart w:id="6170" w:name="_Toc299463894"/>
      <w:ins w:id="6171" w:author="IO" w:date="2011-07-20T19:27:00Z">
        <w:r>
          <w:rPr>
            <w:b w:val="0"/>
            <w:sz w:val="44"/>
            <w:szCs w:val="52"/>
          </w:rPr>
          <w:t>Simul</w:t>
        </w:r>
        <w:r w:rsidRPr="001C3D91">
          <w:rPr>
            <w:b w:val="0"/>
            <w:sz w:val="44"/>
            <w:szCs w:val="52"/>
          </w:rPr>
          <w:t>ación</w:t>
        </w:r>
        <w:bookmarkEnd w:id="6169"/>
        <w:bookmarkEnd w:id="6170"/>
      </w:ins>
    </w:p>
    <w:p w14:paraId="51465D13" w14:textId="7EB6A402" w:rsidR="003574A0" w:rsidRPr="00160F45" w:rsidRDefault="008A1F38">
      <w:pPr>
        <w:spacing w:after="120"/>
        <w:jc w:val="both"/>
        <w:rPr>
          <w:ins w:id="6172" w:author="Orion" w:date="2011-06-23T12:34:00Z"/>
        </w:rPr>
        <w:pPrChange w:id="6173" w:author="IO" w:date="2011-07-22T11:50:00Z">
          <w:pPr>
            <w:jc w:val="both"/>
          </w:pPr>
        </w:pPrChange>
      </w:pPr>
      <w:ins w:id="6174"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6175" w:author="Orion" w:date="2011-07-26T22:30:00Z">
        <w:r w:rsidR="00503590">
          <w:t>5.1</w:t>
        </w:r>
      </w:ins>
      <w:ins w:id="6176" w:author="IO" w:date="2011-07-22T11:45:00Z">
        <w:r>
          <w:fldChar w:fldCharType="end"/>
        </w:r>
        <w:r>
          <w:t xml:space="preserve">, este trabajo ha generado </w:t>
        </w:r>
      </w:ins>
      <w:ins w:id="6177"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6178" w:author="Orion" w:date="2011-07-26T22:30:00Z">
        <w:r w:rsidR="00503590">
          <w:t>4.2</w:t>
        </w:r>
      </w:ins>
      <w:ins w:id="6179" w:author="IO" w:date="2011-07-22T11:46:00Z">
        <w:r>
          <w:fldChar w:fldCharType="end"/>
        </w:r>
        <w:r>
          <w:t>, esta aproximación MDE se basa en el uso de la metodología INGENIAS y su herramienta el IDK.</w:t>
        </w:r>
      </w:ins>
      <w:ins w:id="6180" w:author="IO" w:date="2011-07-22T11:47:00Z">
        <w:r>
          <w:t xml:space="preserve"> </w:t>
        </w:r>
      </w:ins>
      <w:ins w:id="6181" w:author="IO" w:date="2011-07-22T11:50:00Z">
        <w:r>
          <w:t>El resultado es una simulación desarrollada según un patrón de capas</w:t>
        </w:r>
      </w:ins>
      <w:ins w:id="6182" w:author="IO" w:date="2011-07-22T11:51:00Z">
        <w:r>
          <w:t>,</w:t>
        </w:r>
      </w:ins>
      <w:ins w:id="6183" w:author="IO" w:date="2011-07-22T11:50:00Z">
        <w:r>
          <w:t xml:space="preserve"> con una capa de l</w:t>
        </w:r>
      </w:ins>
      <w:ins w:id="6184"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6185" w:author="Orion" w:date="2011-07-26T22:30:00Z">
        <w:r w:rsidR="00503590">
          <w:t>5.2.1</w:t>
        </w:r>
      </w:ins>
      <w:ins w:id="6186" w:author="IO" w:date="2011-07-22T11:51:00Z">
        <w:r>
          <w:fldChar w:fldCharType="end"/>
        </w:r>
        <w:r>
          <w:t xml:space="preserve">), una de visualización (ver Sección </w:t>
        </w:r>
      </w:ins>
      <w:ins w:id="6187"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6188" w:author="Orion" w:date="2011-07-26T22:30:00Z">
        <w:r w:rsidR="00503590">
          <w:t>5.2.2</w:t>
        </w:r>
      </w:ins>
      <w:ins w:id="6189" w:author="IO" w:date="2011-07-22T11:58:00Z">
        <w:r w:rsidR="001564F8">
          <w:fldChar w:fldCharType="end"/>
        </w:r>
      </w:ins>
      <w:ins w:id="6190" w:author="IO" w:date="2011-07-22T11:51:00Z">
        <w:r>
          <w:t>)</w:t>
        </w:r>
      </w:ins>
      <w:ins w:id="6191"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6192" w:author="Orion" w:date="2011-07-26T22:30:00Z">
        <w:r w:rsidR="00503590">
          <w:t>5.2.3</w:t>
        </w:r>
      </w:ins>
      <w:ins w:id="6193"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6194" w:author="Orion" w:date="2011-06-23T12:42:00Z"/>
          <w:sz w:val="36"/>
          <w:szCs w:val="52"/>
          <w:rPrChange w:id="6195" w:author="IO" w:date="2011-07-21T21:51:00Z">
            <w:rPr>
              <w:ins w:id="6196" w:author="Orion" w:date="2011-06-23T12:42:00Z"/>
              <w:rFonts w:cs="Times New Roman"/>
            </w:rPr>
          </w:rPrChange>
        </w:rPr>
        <w:pPrChange w:id="6197" w:author="IO" w:date="2011-07-21T21:51:00Z">
          <w:pPr>
            <w:pStyle w:val="ListParagraph"/>
            <w:numPr>
              <w:numId w:val="17"/>
            </w:numPr>
            <w:spacing w:before="120"/>
            <w:ind w:hanging="360"/>
            <w:jc w:val="both"/>
          </w:pPr>
        </w:pPrChange>
      </w:pPr>
      <w:bookmarkStart w:id="6198" w:name="_Ref299098818"/>
      <w:bookmarkStart w:id="6199" w:name="_Toc299463895"/>
      <w:ins w:id="6200" w:author="Orion" w:date="2011-05-05T17:39:00Z">
        <w:r w:rsidRPr="00D2330D">
          <w:rPr>
            <w:b w:val="0"/>
            <w:sz w:val="36"/>
            <w:szCs w:val="52"/>
            <w:rPrChange w:id="6201" w:author="IO" w:date="2011-07-20T19:28:00Z">
              <w:rPr>
                <w:rFonts w:cs="Times New Roman"/>
                <w:b/>
                <w:bCs/>
              </w:rPr>
            </w:rPrChange>
          </w:rPr>
          <w:t>Módulo de lógica</w:t>
        </w:r>
      </w:ins>
      <w:bookmarkEnd w:id="6198"/>
      <w:bookmarkEnd w:id="6199"/>
    </w:p>
    <w:p w14:paraId="1CC5EDF0" w14:textId="1E13CA15" w:rsidR="001564F8" w:rsidRDefault="002809A4">
      <w:pPr>
        <w:spacing w:after="120"/>
        <w:jc w:val="both"/>
        <w:rPr>
          <w:ins w:id="6202" w:author="IO" w:date="2011-07-22T12:02:00Z"/>
        </w:rPr>
        <w:pPrChange w:id="6203" w:author="IO" w:date="2011-07-22T11:59:00Z">
          <w:pPr>
            <w:pStyle w:val="ListParagraph"/>
            <w:numPr>
              <w:numId w:val="17"/>
            </w:numPr>
            <w:spacing w:before="120"/>
            <w:ind w:hanging="360"/>
            <w:jc w:val="both"/>
          </w:pPr>
        </w:pPrChange>
      </w:pPr>
      <w:ins w:id="6204" w:author="Orion" w:date="2011-06-10T12:19:00Z">
        <w:r w:rsidRPr="001564F8">
          <w:t xml:space="preserve">Es la capa </w:t>
        </w:r>
        <w:r>
          <w:t>formada por todas las clases generadas a partir del modelo desarrollado en el IDK</w:t>
        </w:r>
      </w:ins>
      <w:ins w:id="6205" w:author="IO" w:date="2011-07-22T11:58:00Z">
        <w:r w:rsidR="001564F8">
          <w:t xml:space="preserve"> </w:t>
        </w:r>
      </w:ins>
      <w:ins w:id="6206"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6207" w:author="IO" w:date="2011-07-22T11:59:00Z">
        <w:r w:rsidR="001564F8">
          <w:fldChar w:fldCharType="separate"/>
        </w:r>
      </w:ins>
      <w:ins w:id="6208" w:author="Orion" w:date="2011-07-26T22:30:00Z">
        <w:r w:rsidR="00503590">
          <w:t>5.1</w:t>
        </w:r>
      </w:ins>
      <w:ins w:id="6209" w:author="IO" w:date="2011-07-22T11:59:00Z">
        <w:r w:rsidR="001564F8">
          <w:fldChar w:fldCharType="end"/>
        </w:r>
        <w:r w:rsidR="001564F8">
          <w:t>)</w:t>
        </w:r>
      </w:ins>
      <w:ins w:id="6210" w:author="Orion" w:date="2011-06-10T12:19:00Z">
        <w:r>
          <w:t xml:space="preserve">. </w:t>
        </w:r>
        <w:del w:id="6211" w:author="IO" w:date="2011-07-22T11:59:00Z">
          <w:r w:rsidDel="001564F8">
            <w:delText>Aquí se incluirá</w:delText>
          </w:r>
        </w:del>
      </w:ins>
      <w:ins w:id="6212" w:author="IO" w:date="2011-07-22T11:59:00Z">
        <w:r w:rsidR="001564F8">
          <w:t>Incluye</w:t>
        </w:r>
      </w:ins>
      <w:ins w:id="6213" w:author="Orion" w:date="2011-06-10T12:19:00Z">
        <w:r>
          <w:t xml:space="preserve"> </w:t>
        </w:r>
      </w:ins>
      <w:ins w:id="6214" w:author="IO" w:date="2011-07-22T12:00:00Z">
        <w:r w:rsidR="001564F8">
          <w:t xml:space="preserve">por tanto una serie de clases </w:t>
        </w:r>
      </w:ins>
      <w:ins w:id="6215" w:author="IO" w:date="2011-07-22T12:01:00Z">
        <w:r w:rsidR="001564F8">
          <w:t xml:space="preserve">que corresponden al soporte genérico del IDK para las primitivas de INGENIAS, tales como objetivos, agentes y tareas, y las clases que corresponden estrictamente a las </w:t>
        </w:r>
      </w:ins>
      <w:ins w:id="6216" w:author="IO" w:date="2011-07-22T12:02:00Z">
        <w:r w:rsidR="001564F8">
          <w:t xml:space="preserve">especificaciones anteriores, que serán normalmente subclases de las genéricas. El </w:t>
        </w:r>
      </w:ins>
      <w:ins w:id="6217" w:author="IO" w:date="2011-07-22T12:03:00Z">
        <w:r w:rsidR="001564F8">
          <w:t xml:space="preserve">módulo de generación de código del </w:t>
        </w:r>
      </w:ins>
      <w:ins w:id="6218" w:author="IO" w:date="2011-07-22T12:02:00Z">
        <w:r w:rsidR="001564F8">
          <w:t xml:space="preserve">IDK </w:t>
        </w:r>
      </w:ins>
      <w:ins w:id="6219" w:author="IO" w:date="2011-07-22T12:03:00Z">
        <w:r w:rsidR="001564F8">
          <w:t xml:space="preserve">no está ligado a una plataforma objetivo concreta, sino que emplea plantillas específicas de cada plataforma para </w:t>
        </w:r>
      </w:ins>
      <w:ins w:id="6220" w:author="IO" w:date="2011-07-22T12:13:00Z">
        <w:r w:rsidR="003D3753">
          <w:t xml:space="preserve">adaptarse. </w:t>
        </w:r>
      </w:ins>
      <w:ins w:id="6221"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6222" w:author="IO" w:date="2011-07-22T12:13:00Z">
        <w:r w:rsidR="003D3753">
          <w:t>s</w:t>
        </w:r>
      </w:ins>
      <w:ins w:id="6223" w:author="IO" w:date="2011-07-22T12:02:00Z">
        <w:r w:rsidR="001564F8">
          <w:t xml:space="preserve"> agentes INGENIAS</w:t>
        </w:r>
      </w:ins>
      <w:ins w:id="6224" w:author="IO" w:date="2011-07-22T12:14:00Z">
        <w:r w:rsidR="003D3753">
          <w:t xml:space="preserve"> construida sobre </w:t>
        </w:r>
        <w:commentRangeStart w:id="6225"/>
        <w:r w:rsidR="003D3753">
          <w:t>Jade</w:t>
        </w:r>
        <w:commentRangeEnd w:id="6225"/>
        <w:r w:rsidR="003D3753">
          <w:rPr>
            <w:rStyle w:val="CommentReference"/>
          </w:rPr>
          <w:commentReference w:id="6225"/>
        </w:r>
      </w:ins>
      <w:ins w:id="6226" w:author="IO" w:date="2011-07-22T12:13:00Z">
        <w:r w:rsidR="003D3753">
          <w:t>. Este trabajo ha empleado dicha plataforma como soporte para su capa de lógica. Por tanto, la capa de l</w:t>
        </w:r>
      </w:ins>
      <w:ins w:id="6227"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6228" w:author="IO" w:date="2011-07-22T12:17:00Z"/>
        </w:rPr>
        <w:pPrChange w:id="6229" w:author="IO" w:date="2011-07-22T12:15:00Z">
          <w:pPr>
            <w:pStyle w:val="ListParagraph"/>
            <w:numPr>
              <w:numId w:val="17"/>
            </w:numPr>
            <w:spacing w:before="120"/>
            <w:ind w:hanging="360"/>
            <w:jc w:val="both"/>
          </w:pPr>
        </w:pPrChange>
      </w:pPr>
      <w:ins w:id="6230" w:author="IO" w:date="2011-07-22T12:15:00Z">
        <w:r>
          <w:t xml:space="preserve">Es preciso señalar que dentro del código específico </w:t>
        </w:r>
      </w:ins>
      <w:ins w:id="6231" w:author="IO" w:date="2011-07-22T12:16:00Z">
        <w:r>
          <w:t xml:space="preserve">para la especificación conviven varios tipos de código. En primer lugar hay código generado directamente a partir de los elementos gráficos de los modelos. </w:t>
        </w:r>
      </w:ins>
      <w:ins w:id="6232" w:author="IO" w:date="2011-07-22T12:17:00Z">
        <w:r>
          <w:t>Por ejemplo, el IDK genera clases para pilotos y controladores como extensión de la clase “Agent” del IAF.</w:t>
        </w:r>
      </w:ins>
      <w:ins w:id="6233" w:author="IO" w:date="2011-07-22T12:15:00Z">
        <w:r>
          <w:t xml:space="preserve"> </w:t>
        </w:r>
      </w:ins>
      <w:ins w:id="6234" w:author="IO" w:date="2011-07-22T12:17:00Z">
        <w:r>
          <w:t>En segundo lugar, hay código incrustado desde las especificaciones. El lenguaje gr</w:t>
        </w:r>
      </w:ins>
      <w:ins w:id="6235" w:author="IO" w:date="2011-07-22T12:18:00Z">
        <w:r>
          <w:t>áfico tiene que buscar un compromiso entre capacidad de abstracci</w:t>
        </w:r>
      </w:ins>
      <w:ins w:id="6236" w:author="IO" w:date="2011-07-22T12:19:00Z">
        <w:r>
          <w:t>ón y poder expresivo. Para expresar aquella información que no se puede especificar con primitivas gráficas, el lenguaje de INGENIAS recurre a extractos de có</w:t>
        </w:r>
      </w:ins>
      <w:ins w:id="6237" w:author="IO" w:date="2011-07-22T12:20:00Z">
        <w:r>
          <w:t>d</w:t>
        </w:r>
      </w:ins>
      <w:ins w:id="6238" w:author="IO" w:date="2011-07-22T12:19:00Z">
        <w:r>
          <w:t>igo</w:t>
        </w:r>
      </w:ins>
      <w:ins w:id="6239" w:author="IO" w:date="2011-07-22T12:25:00Z">
        <w:r w:rsidR="00441066">
          <w:t xml:space="preserve"> (ver Sección </w:t>
        </w:r>
        <w:r w:rsidR="00441066">
          <w:fldChar w:fldCharType="begin"/>
        </w:r>
        <w:r w:rsidR="00441066">
          <w:instrText xml:space="preserve"> REF _Ref299011114 \r \h </w:instrText>
        </w:r>
      </w:ins>
      <w:ins w:id="6240" w:author="IO" w:date="2011-07-22T12:25:00Z">
        <w:r w:rsidR="00441066">
          <w:fldChar w:fldCharType="separate"/>
        </w:r>
      </w:ins>
      <w:ins w:id="6241" w:author="Orion" w:date="2011-07-26T22:30:00Z">
        <w:r w:rsidR="00503590">
          <w:t>4.2</w:t>
        </w:r>
      </w:ins>
      <w:ins w:id="6242" w:author="IO" w:date="2011-07-22T12:25:00Z">
        <w:r w:rsidR="00441066">
          <w:fldChar w:fldCharType="end"/>
        </w:r>
        <w:r w:rsidR="00441066">
          <w:t>)</w:t>
        </w:r>
      </w:ins>
      <w:ins w:id="6243" w:author="IO" w:date="2011-07-22T12:20:00Z">
        <w:r>
          <w:t>. Las especificaciones gráficas incluyen la primitiva “Code component”</w:t>
        </w:r>
      </w:ins>
      <w:ins w:id="6244" w:author="IO" w:date="2011-07-22T12:21:00Z">
        <w:r>
          <w:t>,</w:t>
        </w:r>
      </w:ins>
      <w:ins w:id="6245" w:author="IO" w:date="2011-07-22T12:20:00Z">
        <w:r>
          <w:t xml:space="preserve"> que </w:t>
        </w:r>
      </w:ins>
      <w:ins w:id="6246" w:author="IO" w:date="2011-07-22T12:21:00Z">
        <w:r>
          <w:t>contien</w:t>
        </w:r>
      </w:ins>
      <w:ins w:id="6247" w:author="IO" w:date="2011-07-22T12:20:00Z">
        <w:r>
          <w:t>e extractos de código y se asocia a otros elementos gr</w:t>
        </w:r>
      </w:ins>
      <w:ins w:id="6248" w:author="IO" w:date="2011-07-22T12:21:00Z">
        <w:r>
          <w:t xml:space="preserve">áficos. Durante la generación de código, el contenido de los “Code </w:t>
        </w:r>
        <w:r>
          <w:lastRenderedPageBreak/>
          <w:t xml:space="preserve">component” es incrustado en </w:t>
        </w:r>
      </w:ins>
      <w:ins w:id="6249" w:author="IO" w:date="2011-07-22T12:22:00Z">
        <w:r>
          <w:t xml:space="preserve">el código </w:t>
        </w:r>
      </w:ins>
      <w:ins w:id="6250" w:author="IO" w:date="2011-07-22T12:21:00Z">
        <w:r>
          <w:t xml:space="preserve">los elementos </w:t>
        </w:r>
      </w:ins>
      <w:ins w:id="6251" w:author="IO" w:date="2011-07-22T12:20:00Z">
        <w:r>
          <w:t>asocia</w:t>
        </w:r>
      </w:ins>
      <w:ins w:id="6252" w:author="IO" w:date="2011-07-22T12:25:00Z">
        <w:r w:rsidR="00441066">
          <w:t>dos en las especificaciones</w:t>
        </w:r>
      </w:ins>
      <w:ins w:id="6253" w:author="IO" w:date="2011-07-22T12:26:00Z">
        <w:r w:rsidR="00441066">
          <w:t>. Este es por ejemplo el caso de las tareas, cuyos algoritmos se especifican con código. Finalmente, es posible crear código manualmente que se enlazar</w:t>
        </w:r>
      </w:ins>
      <w:ins w:id="6254"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6255" w:author="Orion" w:date="2011-06-26T18:06:00Z"/>
          <w:del w:id="6256" w:author="IO" w:date="2011-07-22T12:15:00Z"/>
        </w:rPr>
        <w:pPrChange w:id="6257" w:author="IO" w:date="2011-07-22T12:28:00Z">
          <w:pPr>
            <w:pStyle w:val="ListParagraph"/>
            <w:numPr>
              <w:numId w:val="17"/>
            </w:numPr>
            <w:spacing w:before="120"/>
            <w:ind w:hanging="360"/>
            <w:jc w:val="both"/>
          </w:pPr>
        </w:pPrChange>
      </w:pPr>
      <w:commentRangeStart w:id="6258"/>
      <w:ins w:id="6259" w:author="Orion" w:date="2011-06-10T12:19:00Z">
        <w:del w:id="6260"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6261" w:author="Orion" w:date="2011-06-23T12:37:00Z">
        <w:del w:id="6262" w:author="IO" w:date="2011-07-22T12:15:00Z">
          <w:r w:rsidR="00B56A1D" w:rsidDel="003D3753">
            <w:delText xml:space="preserve"> Aunque </w:delText>
          </w:r>
        </w:del>
      </w:ins>
      <w:ins w:id="6263" w:author="Orion" w:date="2011-06-23T12:43:00Z">
        <w:del w:id="6264" w:author="IO" w:date="2011-07-22T12:15:00Z">
          <w:r w:rsidR="00417FC8" w:rsidDel="003D3753">
            <w:delText xml:space="preserve">es cierto que </w:delText>
          </w:r>
        </w:del>
      </w:ins>
      <w:ins w:id="6265" w:author="Orion" w:date="2011-06-23T12:37:00Z">
        <w:del w:id="6266" w:author="IO" w:date="2011-07-22T12:15:00Z">
          <w:r w:rsidR="00B56A1D" w:rsidDel="003D3753">
            <w:delText>realmente la lógica del programa está en cada una de las tareas que pueden ejecutar los agentes. La herramienta IDK permite que se pueda añadir</w:delText>
          </w:r>
        </w:del>
      </w:ins>
      <w:ins w:id="6267" w:author="Orion" w:date="2011-06-23T12:41:00Z">
        <w:del w:id="6268" w:author="IO" w:date="2011-07-22T12:15:00Z">
          <w:r w:rsidR="00B56A1D" w:rsidDel="003D3753">
            <w:delText xml:space="preserve"> código propio</w:delText>
          </w:r>
        </w:del>
      </w:ins>
      <w:ins w:id="6269" w:author="Orion" w:date="2011-06-23T12:37:00Z">
        <w:del w:id="6270" w:author="IO" w:date="2011-07-22T12:15:00Z">
          <w:r w:rsidR="00B56A1D" w:rsidDel="003D3753">
            <w:delText xml:space="preserve"> </w:delText>
          </w:r>
        </w:del>
      </w:ins>
      <w:ins w:id="6271" w:author="Orion" w:date="2011-06-23T12:38:00Z">
        <w:del w:id="6272" w:author="IO" w:date="2011-07-22T12:15:00Z">
          <w:r w:rsidR="00B56A1D" w:rsidDel="003D3753">
            <w:delText>para moldear estas tareas</w:delText>
          </w:r>
        </w:del>
      </w:ins>
      <w:ins w:id="6273" w:author="Orion" w:date="2011-06-23T12:43:00Z">
        <w:del w:id="6274" w:author="IO" w:date="2011-07-22T12:15:00Z">
          <w:r w:rsidR="00417FC8" w:rsidDel="003D3753">
            <w:delText xml:space="preserve"> a</w:delText>
          </w:r>
        </w:del>
      </w:ins>
      <w:ins w:id="6275" w:author="Orion" w:date="2011-06-23T12:38:00Z">
        <w:del w:id="6276" w:author="IO" w:date="2011-07-22T12:15:00Z">
          <w:r w:rsidR="00B56A1D" w:rsidDel="003D3753">
            <w:delText xml:space="preserve"> </w:delText>
          </w:r>
        </w:del>
      </w:ins>
      <w:ins w:id="6277" w:author="Orion" w:date="2011-06-23T12:41:00Z">
        <w:del w:id="6278" w:author="IO" w:date="2011-07-22T12:15:00Z">
          <w:r w:rsidR="00B56A1D" w:rsidDel="003D3753">
            <w:delText xml:space="preserve">las </w:delText>
          </w:r>
        </w:del>
      </w:ins>
      <w:ins w:id="6279" w:author="Orion" w:date="2011-06-23T12:38:00Z">
        <w:del w:id="6280" w:author="IO" w:date="2011-07-22T12:15:00Z">
          <w:r w:rsidR="00B56A1D" w:rsidDel="003D3753">
            <w:delText>necesidades</w:delText>
          </w:r>
        </w:del>
      </w:ins>
      <w:ins w:id="6281" w:author="Orion" w:date="2011-06-23T12:41:00Z">
        <w:del w:id="6282"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6283" w:author="Orion" w:date="2011-06-10T12:19:00Z"/>
          <w:del w:id="6284" w:author="IO" w:date="2011-07-22T12:02:00Z"/>
        </w:rPr>
        <w:pPrChange w:id="6285" w:author="IO" w:date="2011-07-22T12:28:00Z">
          <w:pPr>
            <w:pStyle w:val="ListParagraph"/>
            <w:numPr>
              <w:numId w:val="17"/>
            </w:numPr>
            <w:spacing w:before="120"/>
            <w:ind w:hanging="360"/>
            <w:jc w:val="both"/>
          </w:pPr>
        </w:pPrChange>
      </w:pPr>
      <w:ins w:id="6286" w:author="Orion" w:date="2011-06-26T18:06:00Z">
        <w:r>
          <w:t>De</w:t>
        </w:r>
      </w:ins>
      <w:ins w:id="6287" w:author="Orion" w:date="2011-06-26T18:08:00Z">
        <w:r w:rsidR="00D21EAF">
          <w:t>n</w:t>
        </w:r>
      </w:ins>
      <w:ins w:id="6288" w:author="Orion" w:date="2011-06-26T18:06:00Z">
        <w:r>
          <w:t>tro</w:t>
        </w:r>
        <w:r w:rsidR="00237F99">
          <w:t xml:space="preserve"> de esta capa </w:t>
        </w:r>
        <w:r>
          <w:t xml:space="preserve">también se incluyen </w:t>
        </w:r>
      </w:ins>
      <w:ins w:id="6289" w:author="Orion" w:date="2011-06-26T18:10:00Z">
        <w:r w:rsidR="0004193A">
          <w:t>otros</w:t>
        </w:r>
      </w:ins>
      <w:ins w:id="6290" w:author="Orion" w:date="2011-06-26T18:06:00Z">
        <w:r>
          <w:t xml:space="preserve"> procesos</w:t>
        </w:r>
      </w:ins>
      <w:ins w:id="6291" w:author="Orion" w:date="2011-06-26T18:10:00Z">
        <w:r w:rsidR="0004193A">
          <w:t xml:space="preserve"> como por ejemplo los</w:t>
        </w:r>
      </w:ins>
      <w:ins w:id="6292" w:author="Orion" w:date="2011-06-26T18:06:00Z">
        <w:r>
          <w:t xml:space="preserve"> encargados de monitorizar aviones o actualizar el estado de estos en todo momento. </w:t>
        </w:r>
      </w:ins>
      <w:ins w:id="6293" w:author="Orion" w:date="2011-06-26T18:07:00Z">
        <w:r>
          <w:t xml:space="preserve">Dichos procesos son iniciados por agentes a </w:t>
        </w:r>
      </w:ins>
      <w:ins w:id="6294" w:author="Orion" w:date="2011-06-26T18:08:00Z">
        <w:r>
          <w:t>través</w:t>
        </w:r>
      </w:ins>
      <w:ins w:id="6295" w:author="Orion" w:date="2011-06-26T18:07:00Z">
        <w:r>
          <w:t xml:space="preserve"> </w:t>
        </w:r>
      </w:ins>
      <w:ins w:id="6296" w:author="Orion" w:date="2011-06-26T18:08:00Z">
        <w:r>
          <w:t>de una aplicación pero</w:t>
        </w:r>
      </w:ins>
      <w:ins w:id="6297" w:author="Orion" w:date="2011-06-26T18:10:00Z">
        <w:r w:rsidR="00923C11">
          <w:t>, al tratarse de procesos iterativos muy largos,</w:t>
        </w:r>
      </w:ins>
      <w:ins w:id="6298" w:author="Orion" w:date="2011-06-26T18:08:00Z">
        <w:r>
          <w:t xml:space="preserve"> serán ejecutados en nuevos hilos</w:t>
        </w:r>
      </w:ins>
      <w:ins w:id="6299" w:author="Orion" w:date="2011-06-26T18:11:00Z">
        <w:r w:rsidR="00923C11">
          <w:t xml:space="preserve"> del sistema</w:t>
        </w:r>
      </w:ins>
      <w:ins w:id="6300" w:author="Orion" w:date="2011-06-26T18:08:00Z">
        <w:r>
          <w:t xml:space="preserve"> para no </w:t>
        </w:r>
        <w:r w:rsidR="00922620">
          <w:t xml:space="preserve">interferir a la hora de los posibles objetivos que </w:t>
        </w:r>
      </w:ins>
      <w:ins w:id="6301" w:author="Orion" w:date="2011-06-26T18:11:00Z">
        <w:r w:rsidR="00400128">
          <w:t>dichos</w:t>
        </w:r>
      </w:ins>
      <w:ins w:id="6302" w:author="Orion" w:date="2011-06-26T18:08:00Z">
        <w:r w:rsidR="00922620">
          <w:t xml:space="preserve"> agentes puedan satisfacer </w:t>
        </w:r>
      </w:ins>
      <w:ins w:id="6303" w:author="Orion" w:date="2011-06-26T18:09:00Z">
        <w:r w:rsidR="00922620">
          <w:t>simultáneamente</w:t>
        </w:r>
      </w:ins>
      <w:ins w:id="6304" w:author="Orion" w:date="2011-06-26T18:08:00Z">
        <w:r w:rsidR="00922620">
          <w:t>.</w:t>
        </w:r>
      </w:ins>
      <w:commentRangeEnd w:id="6258"/>
      <w:r w:rsidR="00441066" w:rsidRPr="00441066">
        <w:rPr>
          <w:rPrChange w:id="6305" w:author="IO" w:date="2011-07-22T12:28:00Z">
            <w:rPr>
              <w:rStyle w:val="CommentReference"/>
            </w:rPr>
          </w:rPrChange>
        </w:rPr>
        <w:commentReference w:id="6258"/>
      </w:r>
    </w:p>
    <w:p w14:paraId="3D2419D4" w14:textId="77777777" w:rsidR="00B937FD" w:rsidRPr="00441066" w:rsidRDefault="00B937FD">
      <w:pPr>
        <w:spacing w:before="240" w:after="120"/>
        <w:ind w:firstLine="284"/>
        <w:jc w:val="both"/>
        <w:rPr>
          <w:ins w:id="6306" w:author="Orion" w:date="2011-05-05T17:40:00Z"/>
        </w:rPr>
        <w:pPrChange w:id="6307" w:author="IO" w:date="2011-07-22T12:28:00Z">
          <w:pPr/>
        </w:pPrChange>
      </w:pPr>
    </w:p>
    <w:p w14:paraId="2CFFB8BA" w14:textId="77777777" w:rsidR="00B937FD" w:rsidRPr="008A1F38" w:rsidRDefault="00B937FD">
      <w:pPr>
        <w:pStyle w:val="Heading1"/>
        <w:numPr>
          <w:ilvl w:val="2"/>
          <w:numId w:val="40"/>
        </w:numPr>
        <w:rPr>
          <w:ins w:id="6308" w:author="Orion" w:date="2011-05-05T17:40:00Z"/>
          <w:sz w:val="36"/>
          <w:szCs w:val="52"/>
          <w:rPrChange w:id="6309" w:author="IO" w:date="2011-07-22T11:52:00Z">
            <w:rPr>
              <w:ins w:id="6310" w:author="Orion" w:date="2011-05-05T17:40:00Z"/>
              <w:rFonts w:cs="Times New Roman"/>
            </w:rPr>
          </w:rPrChange>
        </w:rPr>
        <w:pPrChange w:id="6311" w:author="IO" w:date="2011-07-22T11:52:00Z">
          <w:pPr>
            <w:outlineLvl w:val="1"/>
          </w:pPr>
        </w:pPrChange>
      </w:pPr>
      <w:bookmarkStart w:id="6312" w:name="_Ref299099227"/>
      <w:bookmarkStart w:id="6313" w:name="_Toc299463896"/>
      <w:ins w:id="6314" w:author="Orion" w:date="2011-05-05T17:40:00Z">
        <w:r w:rsidRPr="00D2330D">
          <w:rPr>
            <w:b w:val="0"/>
            <w:sz w:val="36"/>
            <w:szCs w:val="52"/>
            <w:rPrChange w:id="6315" w:author="IO" w:date="2011-07-20T19:28:00Z">
              <w:rPr>
                <w:rFonts w:cs="Times New Roman"/>
                <w:b/>
                <w:bCs/>
              </w:rPr>
            </w:rPrChange>
          </w:rPr>
          <w:t>Visualización</w:t>
        </w:r>
        <w:bookmarkEnd w:id="6312"/>
        <w:bookmarkEnd w:id="6313"/>
      </w:ins>
    </w:p>
    <w:p w14:paraId="15CE6876" w14:textId="77777777" w:rsidR="00BF438C" w:rsidRDefault="00441066">
      <w:pPr>
        <w:spacing w:after="120"/>
        <w:jc w:val="both"/>
        <w:rPr>
          <w:ins w:id="6316" w:author="IO" w:date="2011-07-22T12:38:00Z"/>
        </w:rPr>
        <w:pPrChange w:id="6317" w:author="IO" w:date="2011-07-22T12:28:00Z">
          <w:pPr/>
        </w:pPrChange>
      </w:pPr>
      <w:ins w:id="6318"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6319" w:author="IO" w:date="2011-07-22T12:33:00Z">
        <w:r>
          <w:t xml:space="preserve">ón, tanto desde el punto de vista de los expertos, centrados en los modelos, como de los desarrolladores, centrados en el código. </w:t>
        </w:r>
      </w:ins>
      <w:ins w:id="6320" w:author="Orion" w:date="2011-06-20T19:17:00Z">
        <w:del w:id="6321" w:author="IO" w:date="2011-07-22T12:34:00Z">
          <w:r w:rsidR="009361EC" w:rsidDel="00441066">
            <w:delText xml:space="preserve">Para poder tener una representación realista de lo que se </w:delText>
          </w:r>
        </w:del>
      </w:ins>
      <w:ins w:id="6322" w:author="Orion" w:date="2011-06-21T11:39:00Z">
        <w:del w:id="6323" w:author="IO" w:date="2011-07-22T12:34:00Z">
          <w:r w:rsidR="004C625E" w:rsidDel="00441066">
            <w:delText>va</w:delText>
          </w:r>
        </w:del>
      </w:ins>
      <w:ins w:id="6324" w:author="Orion" w:date="2011-06-20T19:17:00Z">
        <w:del w:id="6325" w:author="IO" w:date="2011-07-22T12:34:00Z">
          <w:r w:rsidR="009361EC" w:rsidDel="00441066">
            <w:delText xml:space="preserve"> a simular y con el objetivo de poder detectar posible errores o defectos del sistema, se han </w:delText>
          </w:r>
        </w:del>
      </w:ins>
      <w:ins w:id="6326" w:author="Orion" w:date="2011-06-20T19:19:00Z">
        <w:del w:id="6327" w:author="IO" w:date="2011-07-22T12:34:00Z">
          <w:r w:rsidR="009361EC" w:rsidDel="00441066">
            <w:delText>representado</w:delText>
          </w:r>
        </w:del>
      </w:ins>
      <w:ins w:id="6328" w:author="Orion" w:date="2011-06-20T19:17:00Z">
        <w:del w:id="6329" w:author="IO" w:date="2011-07-22T12:34:00Z">
          <w:r w:rsidR="009361EC" w:rsidDel="00441066">
            <w:delText xml:space="preserve"> los datos producidos por el sistema </w:delText>
          </w:r>
        </w:del>
      </w:ins>
      <w:ins w:id="6330" w:author="Orion" w:date="2011-06-20T19:19:00Z">
        <w:del w:id="6331" w:author="IO" w:date="2011-07-22T12:34:00Z">
          <w:r w:rsidR="009361EC" w:rsidDel="00441066">
            <w:delText>en una serie de visualizaciones.</w:delText>
          </w:r>
        </w:del>
      </w:ins>
      <w:ins w:id="6332" w:author="Orion" w:date="2011-06-20T19:20:00Z">
        <w:del w:id="6333" w:author="IO" w:date="2011-07-22T12:34:00Z">
          <w:r w:rsidR="009361EC" w:rsidDel="00441066">
            <w:delText xml:space="preserve"> </w:delText>
          </w:r>
        </w:del>
        <w:r w:rsidR="009361EC">
          <w:t>E</w:t>
        </w:r>
        <w:del w:id="6334" w:author="IO" w:date="2011-07-22T12:34:00Z">
          <w:r w:rsidR="009361EC" w:rsidDel="00441066">
            <w:delText>l</w:delText>
          </w:r>
        </w:del>
      </w:ins>
      <w:ins w:id="6335" w:author="IO" w:date="2011-07-22T12:34:00Z">
        <w:r>
          <w:t>ste</w:t>
        </w:r>
      </w:ins>
      <w:ins w:id="6336" w:author="Orion" w:date="2011-06-20T19:20:00Z">
        <w:r w:rsidR="009361EC">
          <w:t xml:space="preserve"> </w:t>
        </w:r>
        <w:del w:id="6337" w:author="IO" w:date="2011-07-22T12:34:00Z">
          <w:r w:rsidR="009361EC" w:rsidDel="00441066">
            <w:delText>sistema dispone de</w:delText>
          </w:r>
        </w:del>
      </w:ins>
      <w:ins w:id="6338" w:author="IO" w:date="2011-07-22T12:34:00Z">
        <w:r>
          <w:t>trabajo cuenta con</w:t>
        </w:r>
      </w:ins>
      <w:ins w:id="6339" w:author="Orion" w:date="2011-06-20T19:20:00Z">
        <w:r w:rsidR="009361EC">
          <w:t xml:space="preserve"> d</w:t>
        </w:r>
      </w:ins>
      <w:ins w:id="6340" w:author="Orion" w:date="2011-06-10T12:20:00Z">
        <w:r w:rsidR="002809A4" w:rsidRPr="00A74327">
          <w:t>os posibles tipos de visualización</w:t>
        </w:r>
      </w:ins>
      <w:ins w:id="6341" w:author="IO" w:date="2011-07-22T12:38:00Z">
        <w:r w:rsidR="00BF438C">
          <w:t>: una centrada en la lógica de los agentes y otra en el tráfico aéreo</w:t>
        </w:r>
      </w:ins>
      <w:ins w:id="6342" w:author="Orion" w:date="2011-06-10T12:20:00Z">
        <w:r w:rsidR="002809A4" w:rsidRPr="00A74327">
          <w:t>.</w:t>
        </w:r>
      </w:ins>
    </w:p>
    <w:p w14:paraId="391BBAAB" w14:textId="00361C48" w:rsidR="00557A40" w:rsidRDefault="00BF438C">
      <w:pPr>
        <w:spacing w:before="240" w:after="120"/>
        <w:ind w:firstLine="284"/>
        <w:jc w:val="both"/>
        <w:rPr>
          <w:ins w:id="6343" w:author="Orion" w:date="2011-06-20T19:20:00Z"/>
        </w:rPr>
        <w:pPrChange w:id="6344" w:author="IO" w:date="2011-07-22T12:38:00Z">
          <w:pPr/>
        </w:pPrChange>
      </w:pPr>
      <w:ins w:id="6345" w:author="IO" w:date="2011-07-22T12:38:00Z">
        <w:r>
          <w:t xml:space="preserve">La </w:t>
        </w:r>
      </w:ins>
      <w:ins w:id="6346" w:author="Orion" w:date="2011-06-10T12:20:00Z">
        <w:del w:id="6347"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6348" w:author="IO" w:date="2011-07-22T12:38:00Z">
        <w:r>
          <w:t>centrada en los agentes es la proporcionada por</w:t>
        </w:r>
      </w:ins>
      <w:ins w:id="6349" w:author="Orion" w:date="2011-06-10T12:20:00Z">
        <w:del w:id="6350" w:author="IO" w:date="2011-07-22T12:34:00Z">
          <w:r w:rsidR="002809A4" w:rsidDel="00441066">
            <w:delText xml:space="preserve">que nos aporta </w:delText>
          </w:r>
        </w:del>
      </w:ins>
      <w:ins w:id="6351" w:author="IO" w:date="2011-07-22T12:34:00Z">
        <w:r w:rsidR="00441066">
          <w:t xml:space="preserve"> </w:t>
        </w:r>
      </w:ins>
      <w:ins w:id="6352" w:author="Orion" w:date="2011-06-10T12:20:00Z">
        <w:r w:rsidR="002809A4">
          <w:t>el IAF</w:t>
        </w:r>
        <w:del w:id="6353" w:author="IO" w:date="2011-07-22T12:34:00Z">
          <w:r w:rsidR="002809A4" w:rsidDel="00441066">
            <w:delText xml:space="preserve"> (INGENIAS Agent Framework)</w:delText>
          </w:r>
        </w:del>
        <w:del w:id="6354" w:author="IO" w:date="2011-07-22T12:39:00Z">
          <w:r w:rsidR="002809A4" w:rsidDel="00BF438C">
            <w:delText xml:space="preserve">, que es la que por defecto </w:delText>
          </w:r>
        </w:del>
        <w:del w:id="6355" w:author="IO" w:date="2011-07-22T12:34:00Z">
          <w:r w:rsidR="002809A4" w:rsidDel="00441066">
            <w:delText xml:space="preserve">nos </w:delText>
          </w:r>
        </w:del>
        <w:del w:id="6356" w:author="IO" w:date="2011-07-22T12:39:00Z">
          <w:r w:rsidR="002809A4" w:rsidDel="00BF438C">
            <w:delText>aporta el código autogenerado</w:delText>
          </w:r>
        </w:del>
        <w:r w:rsidR="002809A4">
          <w:t xml:space="preserve">. En este tipo de visualización </w:t>
        </w:r>
        <w:del w:id="6357" w:author="IO" w:date="2011-07-22T12:34:00Z">
          <w:r w:rsidR="002809A4" w:rsidDel="00441066">
            <w:delText>podremos</w:delText>
          </w:r>
        </w:del>
      </w:ins>
      <w:ins w:id="6358" w:author="IO" w:date="2011-07-22T12:34:00Z">
        <w:r w:rsidR="00441066">
          <w:t>se puede</w:t>
        </w:r>
      </w:ins>
      <w:ins w:id="6359" w:author="Orion" w:date="2011-06-10T12:20:00Z">
        <w:r w:rsidR="002809A4">
          <w:t xml:space="preserve"> ver </w:t>
        </w:r>
      </w:ins>
      <w:ins w:id="6360" w:author="IO" w:date="2011-07-22T12:40:00Z">
        <w:r>
          <w:t xml:space="preserve">para los distintos agentes </w:t>
        </w:r>
      </w:ins>
      <w:ins w:id="6361" w:author="Orion" w:date="2011-06-10T12:20:00Z">
        <w:del w:id="6362" w:author="IO" w:date="2011-07-22T12:40:00Z">
          <w:r w:rsidR="002809A4" w:rsidDel="00BF438C">
            <w:delText>los</w:delText>
          </w:r>
        </w:del>
      </w:ins>
      <w:ins w:id="6363" w:author="IO" w:date="2011-07-22T12:40:00Z">
        <w:r>
          <w:t>sus</w:t>
        </w:r>
      </w:ins>
      <w:ins w:id="6364" w:author="Orion" w:date="2011-06-10T12:20:00Z">
        <w:r w:rsidR="002809A4">
          <w:t xml:space="preserve"> estados mentales</w:t>
        </w:r>
        <w:del w:id="6365" w:author="IO" w:date="2011-07-22T12:40:00Z">
          <w:r w:rsidR="002809A4" w:rsidDel="00BF438C">
            <w:delText xml:space="preserve"> de cada uno de los agentes</w:delText>
          </w:r>
        </w:del>
        <w:r w:rsidR="002809A4">
          <w:t>, así como las interacciones y las tareas que van ejecutando en cada momento</w:t>
        </w:r>
        <w:del w:id="6366" w:author="IO" w:date="2011-07-22T12:40:00Z">
          <w:r w:rsidR="002809A4" w:rsidDel="00BF438C">
            <w:delText xml:space="preserve"> dichos agentes</w:delText>
          </w:r>
        </w:del>
      </w:ins>
      <w:ins w:id="6367" w:author="Orion" w:date="2011-06-20T19:10:00Z">
        <w:r w:rsidR="00557A40">
          <w:t xml:space="preserve">. Esta visualización también aporta una serie de </w:t>
        </w:r>
        <w:r w:rsidR="00557A40" w:rsidRPr="00441066">
          <w:t>logs</w:t>
        </w:r>
        <w:r w:rsidR="00557A40">
          <w:t xml:space="preserve"> que </w:t>
        </w:r>
        <w:del w:id="6368" w:author="IO" w:date="2011-07-22T12:40:00Z">
          <w:r w:rsidR="00557A40" w:rsidDel="00BF438C">
            <w:delText>mostrar</w:delText>
          </w:r>
        </w:del>
      </w:ins>
      <w:ins w:id="6369" w:author="Orion" w:date="2011-06-20T19:13:00Z">
        <w:del w:id="6370" w:author="IO" w:date="2011-07-22T12:40:00Z">
          <w:r w:rsidR="00557A40" w:rsidDel="00BF438C">
            <w:delText>á</w:delText>
          </w:r>
        </w:del>
      </w:ins>
      <w:ins w:id="6371" w:author="Orion" w:date="2011-06-20T19:20:00Z">
        <w:del w:id="6372" w:author="IO" w:date="2011-07-22T12:40:00Z">
          <w:r w:rsidR="00256F58" w:rsidDel="00BF438C">
            <w:delText>n</w:delText>
          </w:r>
        </w:del>
      </w:ins>
      <w:ins w:id="6373" w:author="IO" w:date="2011-07-22T12:40:00Z">
        <w:r>
          <w:t>recogen</w:t>
        </w:r>
      </w:ins>
      <w:ins w:id="6374" w:author="Orion" w:date="2011-06-20T19:13:00Z">
        <w:r w:rsidR="00557A40">
          <w:t xml:space="preserve"> </w:t>
        </w:r>
      </w:ins>
      <w:ins w:id="6375" w:author="IO" w:date="2011-07-22T12:40:00Z">
        <w:r>
          <w:t xml:space="preserve">información </w:t>
        </w:r>
      </w:ins>
      <w:ins w:id="6376" w:author="Orion" w:date="2011-06-20T19:13:00Z">
        <w:del w:id="6377" w:author="IO" w:date="2011-07-22T12:40:00Z">
          <w:r w:rsidR="00557A40" w:rsidDel="00BF438C">
            <w:delText xml:space="preserve">un histórico </w:delText>
          </w:r>
        </w:del>
      </w:ins>
      <w:ins w:id="6378" w:author="Orion" w:date="2011-06-20T19:14:00Z">
        <w:del w:id="6379" w:author="IO" w:date="2011-07-22T12:40:00Z">
          <w:r w:rsidR="00557A40" w:rsidDel="00BF438C">
            <w:delText>d</w:delText>
          </w:r>
        </w:del>
      </w:ins>
      <w:ins w:id="6380" w:author="Orion" w:date="2011-06-21T11:48:00Z">
        <w:del w:id="6381" w:author="IO" w:date="2011-07-22T12:40:00Z">
          <w:r w:rsidR="000375FF" w:rsidDel="00BF438C">
            <w:delText>e</w:delText>
          </w:r>
        </w:del>
      </w:ins>
      <w:ins w:id="6382" w:author="Orion" w:date="2011-06-20T19:14:00Z">
        <w:del w:id="6383" w:author="IO" w:date="2011-07-22T12:40:00Z">
          <w:r w:rsidR="00557A40" w:rsidDel="00BF438C">
            <w:delText xml:space="preserve"> cada una de estas</w:delText>
          </w:r>
        </w:del>
      </w:ins>
      <w:ins w:id="6384" w:author="IO" w:date="2011-07-22T12:40:00Z">
        <w:r>
          <w:t>sobre las</w:t>
        </w:r>
      </w:ins>
      <w:ins w:id="6385" w:author="Orion" w:date="2011-06-20T19:14:00Z">
        <w:r w:rsidR="00557A40">
          <w:t xml:space="preserve"> interacciones y tareas </w:t>
        </w:r>
        <w:del w:id="6386" w:author="IO" w:date="2011-07-22T12:41:00Z">
          <w:r w:rsidR="00557A40" w:rsidDel="00BF438C">
            <w:delText xml:space="preserve">que se han </w:delText>
          </w:r>
        </w:del>
        <w:r w:rsidR="00557A40">
          <w:t>ejecutad</w:t>
        </w:r>
        <w:del w:id="6387" w:author="IO" w:date="2011-07-22T12:41:00Z">
          <w:r w:rsidR="00557A40" w:rsidDel="00BF438C">
            <w:delText>o</w:delText>
          </w:r>
        </w:del>
      </w:ins>
      <w:ins w:id="6388" w:author="IO" w:date="2011-07-22T12:41:00Z">
        <w:r>
          <w:t>as</w:t>
        </w:r>
      </w:ins>
      <w:ins w:id="6389" w:author="Orion" w:date="2011-06-10T12:20:00Z">
        <w:r w:rsidR="002809A4">
          <w:t>.</w:t>
        </w:r>
        <w:del w:id="6390" w:author="IO" w:date="2011-07-22T12:41:00Z">
          <w:r w:rsidR="002809A4" w:rsidDel="00BF438C">
            <w:delText xml:space="preserve"> </w:delText>
          </w:r>
        </w:del>
      </w:ins>
    </w:p>
    <w:p w14:paraId="2EDCF166" w14:textId="70025C83" w:rsidR="0069523A" w:rsidRDefault="0069523A">
      <w:pPr>
        <w:spacing w:before="240" w:after="120"/>
        <w:ind w:firstLine="284"/>
        <w:jc w:val="both"/>
        <w:rPr>
          <w:ins w:id="6391" w:author="Orion" w:date="2011-06-20T19:14:00Z"/>
        </w:rPr>
        <w:pPrChange w:id="6392" w:author="IO" w:date="2011-07-22T12:38:00Z">
          <w:pPr/>
        </w:pPrChange>
      </w:pPr>
      <w:commentRangeStart w:id="6393"/>
      <w:ins w:id="6394" w:author="Orion" w:date="2011-06-20T19:20:00Z">
        <w:r>
          <w:t>(</w:t>
        </w:r>
      </w:ins>
      <w:ins w:id="6395" w:author="Orion" w:date="2011-06-23T12:35:00Z">
        <w:r w:rsidR="00D44163">
          <w:t>Imágenes</w:t>
        </w:r>
      </w:ins>
      <w:ins w:id="6396" w:author="Orion" w:date="2011-06-20T19:20:00Z">
        <w:r>
          <w:t xml:space="preserve">,: interacciones, </w:t>
        </w:r>
      </w:ins>
      <w:ins w:id="6397" w:author="Orion" w:date="2011-06-20T19:21:00Z">
        <w:r>
          <w:t>agente…)</w:t>
        </w:r>
      </w:ins>
      <w:commentRangeEnd w:id="6393"/>
      <w:r w:rsidR="00BF438C">
        <w:rPr>
          <w:rStyle w:val="CommentReference"/>
        </w:rPr>
        <w:commentReference w:id="6393"/>
      </w:r>
    </w:p>
    <w:p w14:paraId="0C9B4936" w14:textId="2C8D6CDF" w:rsidR="00B13F9D" w:rsidRDefault="002809A4">
      <w:pPr>
        <w:spacing w:before="240" w:after="120"/>
        <w:ind w:firstLine="284"/>
        <w:jc w:val="both"/>
        <w:rPr>
          <w:ins w:id="6398" w:author="IO" w:date="2011-07-22T13:01:00Z"/>
        </w:rPr>
        <w:pPrChange w:id="6399" w:author="IO" w:date="2011-07-22T12:59:00Z">
          <w:pPr/>
        </w:pPrChange>
      </w:pPr>
      <w:ins w:id="6400" w:author="Orion" w:date="2011-06-10T12:20:00Z">
        <w:r w:rsidRPr="005E4FAC">
          <w:t>Por otro lado</w:t>
        </w:r>
      </w:ins>
      <w:ins w:id="6401" w:author="Orion" w:date="2011-06-10T12:25:00Z">
        <w:r w:rsidR="006A0746">
          <w:t xml:space="preserve"> se ha implementado </w:t>
        </w:r>
      </w:ins>
      <w:ins w:id="6402" w:author="Orion" w:date="2011-06-10T12:20:00Z">
        <w:r w:rsidRPr="00A74327">
          <w:t xml:space="preserve">una visualización gráfica </w:t>
        </w:r>
        <w:del w:id="6403" w:author="IO" w:date="2011-07-22T12:41:00Z">
          <w:r w:rsidRPr="00A74327" w:rsidDel="003B5896">
            <w:delText xml:space="preserve">más </w:delText>
          </w:r>
          <w:r w:rsidRPr="00441066" w:rsidDel="003B5896">
            <w:delText>realista</w:delText>
          </w:r>
        </w:del>
      </w:ins>
      <w:ins w:id="6404" w:author="IO" w:date="2011-07-22T12:41:00Z">
        <w:r w:rsidR="003B5896">
          <w:t xml:space="preserve">centrada en el tráfico aéreo. </w:t>
        </w:r>
      </w:ins>
      <w:ins w:id="6405" w:author="Orion" w:date="2011-06-10T12:20:00Z">
        <w:del w:id="6406" w:author="IO" w:date="2011-07-22T12:41:00Z">
          <w:r w:rsidRPr="00441066" w:rsidDel="003B5896">
            <w:delText xml:space="preserve"> donde se hace uso de</w:delText>
          </w:r>
        </w:del>
      </w:ins>
      <w:ins w:id="6407" w:author="IO" w:date="2011-07-22T12:41:00Z">
        <w:r w:rsidR="003B5896">
          <w:t>Se basa en la</w:t>
        </w:r>
      </w:ins>
      <w:ins w:id="6408" w:author="Orion" w:date="2011-06-10T12:20:00Z">
        <w:del w:id="6409" w:author="IO" w:date="2011-07-22T12:41:00Z">
          <w:r w:rsidRPr="00441066" w:rsidDel="003B5896">
            <w:delText xml:space="preserve"> una</w:delText>
          </w:r>
        </w:del>
        <w:r w:rsidRPr="00441066">
          <w:t xml:space="preserve"> herramienta </w:t>
        </w:r>
        <w:del w:id="6410" w:author="IO" w:date="2011-07-22T12:41:00Z">
          <w:r w:rsidRPr="00441066" w:rsidDel="003B5896">
            <w:delText>llamada</w:delText>
          </w:r>
        </w:del>
        <w:del w:id="6411" w:author="IO" w:date="2011-07-22T12:42:00Z">
          <w:r w:rsidRPr="00441066" w:rsidDel="003B5896">
            <w:delText xml:space="preserve"> </w:delText>
          </w:r>
        </w:del>
        <w:r w:rsidRPr="003B5896">
          <w:rPr>
            <w:i/>
            <w:rPrChange w:id="6412" w:author="IO" w:date="2011-07-22T12:42:00Z">
              <w:rPr/>
            </w:rPrChange>
          </w:rPr>
          <w:t>World Wind</w:t>
        </w:r>
        <w:r w:rsidRPr="00441066">
          <w:t xml:space="preserve"> de la NASA</w:t>
        </w:r>
      </w:ins>
      <w:customXmlInsRangeStart w:id="6413" w:author="Orion" w:date="2011-06-10T12:20:00Z"/>
      <w:sdt>
        <w:sdtPr>
          <w:id w:val="-304163868"/>
          <w:citation/>
        </w:sdtPr>
        <w:sdtEndPr/>
        <w:sdtContent>
          <w:customXmlInsRangeEnd w:id="6413"/>
          <w:ins w:id="6414" w:author="Orion" w:date="2011-06-10T12:20:00Z">
            <w:r w:rsidRPr="00441066">
              <w:fldChar w:fldCharType="begin"/>
            </w:r>
          </w:ins>
          <w:ins w:id="6415" w:author="Orion" w:date="2011-07-26T16:46:00Z">
            <w:r w:rsidR="003C556D">
              <w:instrText xml:space="preserve">CITATION Wor \l 3082 </w:instrText>
            </w:r>
          </w:ins>
          <w:ins w:id="6416" w:author="Orion" w:date="2011-06-10T12:20:00Z">
            <w:r w:rsidRPr="00441066">
              <w:fldChar w:fldCharType="separate"/>
            </w:r>
          </w:ins>
          <w:r w:rsidR="00282451">
            <w:rPr>
              <w:noProof/>
            </w:rPr>
            <w:t xml:space="preserve"> (71)</w:t>
          </w:r>
          <w:ins w:id="6417" w:author="Orion" w:date="2011-06-10T12:20:00Z">
            <w:r w:rsidRPr="00441066">
              <w:fldChar w:fldCharType="end"/>
            </w:r>
          </w:ins>
          <w:customXmlInsRangeStart w:id="6418" w:author="Orion" w:date="2011-06-10T12:20:00Z"/>
        </w:sdtContent>
      </w:sdt>
      <w:customXmlInsRangeEnd w:id="6418"/>
      <w:ins w:id="6419" w:author="IO" w:date="2011-07-22T13:01:00Z">
        <w:r w:rsidR="00B13F9D">
          <w:t xml:space="preserve"> para mostrar un mapa del terreno sobre el cual vuelan los aviones</w:t>
        </w:r>
      </w:ins>
      <w:ins w:id="6420" w:author="Orion" w:date="2011-06-20T19:15:00Z">
        <w:r w:rsidR="00577C77" w:rsidRPr="00441066">
          <w:t>.</w:t>
        </w:r>
        <w:del w:id="6421"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6422" w:author="Orion" w:date="2011-06-21T12:49:00Z"/>
          <w:del w:id="6423" w:author="IO" w:date="2011-07-22T12:59:00Z"/>
        </w:rPr>
        <w:pPrChange w:id="6424" w:author="IO" w:date="2011-07-22T12:59:00Z">
          <w:pPr/>
        </w:pPrChange>
      </w:pPr>
      <w:ins w:id="6425" w:author="Orion" w:date="2011-06-21T12:48:00Z">
        <w:r w:rsidRPr="003B5896">
          <w:rPr>
            <w:i/>
            <w:rPrChange w:id="6426" w:author="IO" w:date="2011-07-22T12:42:00Z">
              <w:rPr/>
            </w:rPrChange>
          </w:rPr>
          <w:t>World Wind</w:t>
        </w:r>
        <w:del w:id="6427" w:author="IO" w:date="2011-07-22T12:42:00Z">
          <w:r w:rsidRPr="00441066" w:rsidDel="003B5896">
            <w:rPr>
              <w:rPrChange w:id="6428" w:author="IO" w:date="2011-07-22T12:28:00Z">
                <w:rPr>
                  <w:rStyle w:val="apple-converted-space"/>
                  <w:rFonts w:cs="Times New Roman"/>
                  <w:color w:val="000000"/>
                </w:rPr>
              </w:rPrChange>
            </w:rPr>
            <w:delText> </w:delText>
          </w:r>
        </w:del>
      </w:ins>
      <w:ins w:id="6429" w:author="IO" w:date="2011-07-22T12:42:00Z">
        <w:r w:rsidR="003B5896">
          <w:t xml:space="preserve"> </w:t>
        </w:r>
      </w:ins>
      <w:ins w:id="6430" w:author="Orion" w:date="2011-06-21T12:48:00Z">
        <w:r w:rsidRPr="00ED027D">
          <w:t>es un</w:t>
        </w:r>
        <w:del w:id="6431" w:author="IO" w:date="2011-07-22T12:42:00Z">
          <w:r w:rsidRPr="00441066" w:rsidDel="003B5896">
            <w:rPr>
              <w:rPrChange w:id="6432" w:author="IO" w:date="2011-07-22T12:28:00Z">
                <w:rPr>
                  <w:rStyle w:val="apple-converted-space"/>
                  <w:rFonts w:cs="Times New Roman"/>
                  <w:color w:val="000000"/>
                </w:rPr>
              </w:rPrChange>
            </w:rPr>
            <w:delText> </w:delText>
          </w:r>
        </w:del>
      </w:ins>
      <w:ins w:id="6433" w:author="IO" w:date="2011-07-22T12:42:00Z">
        <w:r w:rsidR="003B5896">
          <w:t xml:space="preserve"> </w:t>
        </w:r>
      </w:ins>
      <w:ins w:id="6434" w:author="Orion" w:date="2011-06-21T12:48:00Z">
        <w:r w:rsidRPr="00ED027D">
          <w:t>programa</w:t>
        </w:r>
        <w:r>
          <w:t xml:space="preserve"> de código abierto</w:t>
        </w:r>
        <w:del w:id="6435"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6436" w:author="IO" w:date="2011-07-22T12:28:00Z">
                <w:rPr>
                  <w:rStyle w:val="apple-converted-space"/>
                  <w:rFonts w:cs="Times New Roman"/>
                  <w:color w:val="000000"/>
                </w:rPr>
              </w:rPrChange>
            </w:rPr>
            <w:delText> </w:delText>
          </w:r>
        </w:del>
      </w:ins>
      <w:ins w:id="6437" w:author="IO" w:date="2011-07-22T12:42:00Z">
        <w:r w:rsidR="003B5896">
          <w:t xml:space="preserve"> </w:t>
        </w:r>
      </w:ins>
      <w:ins w:id="6438" w:author="Orion" w:date="2011-06-21T12:48:00Z">
        <w:r w:rsidRPr="00ED027D">
          <w:t xml:space="preserve">que </w:t>
        </w:r>
        <w:del w:id="6439" w:author="IO" w:date="2011-07-22T12:42:00Z">
          <w:r w:rsidRPr="00ED027D" w:rsidDel="003B5896">
            <w:delText>actúa como</w:delText>
          </w:r>
        </w:del>
      </w:ins>
      <w:ins w:id="6440" w:author="IO" w:date="2011-07-22T12:42:00Z">
        <w:r w:rsidR="003B5896">
          <w:t>proporciona</w:t>
        </w:r>
      </w:ins>
      <w:ins w:id="6441" w:author="Orion" w:date="2011-06-21T12:48:00Z">
        <w:r w:rsidRPr="00ED027D">
          <w:t xml:space="preserve"> un</w:t>
        </w:r>
        <w:del w:id="6442" w:author="IO" w:date="2011-07-22T12:42:00Z">
          <w:r w:rsidRPr="00441066" w:rsidDel="003B5896">
            <w:rPr>
              <w:rPrChange w:id="6443" w:author="IO" w:date="2011-07-22T12:28:00Z">
                <w:rPr>
                  <w:rStyle w:val="apple-converted-space"/>
                  <w:rFonts w:cs="Times New Roman"/>
                  <w:color w:val="000000"/>
                </w:rPr>
              </w:rPrChange>
            </w:rPr>
            <w:delText> </w:delText>
          </w:r>
        </w:del>
      </w:ins>
      <w:ins w:id="6444" w:author="IO" w:date="2011-07-22T12:42:00Z">
        <w:r w:rsidR="003B5896">
          <w:t xml:space="preserve"> </w:t>
        </w:r>
      </w:ins>
      <w:ins w:id="6445" w:author="Orion" w:date="2011-06-21T12:48:00Z">
        <w:r w:rsidRPr="00ED027D">
          <w:t>globo terráqueo</w:t>
        </w:r>
        <w:del w:id="6446" w:author="IO" w:date="2011-07-22T12:42:00Z">
          <w:r w:rsidRPr="00441066" w:rsidDel="003B5896">
            <w:rPr>
              <w:rPrChange w:id="6447" w:author="IO" w:date="2011-07-22T12:28:00Z">
                <w:rPr>
                  <w:rStyle w:val="apple-converted-space"/>
                  <w:rFonts w:cs="Times New Roman"/>
                  <w:color w:val="000000"/>
                </w:rPr>
              </w:rPrChange>
            </w:rPr>
            <w:delText> </w:delText>
          </w:r>
        </w:del>
      </w:ins>
      <w:ins w:id="6448" w:author="IO" w:date="2011-07-22T12:42:00Z">
        <w:r w:rsidR="003B5896">
          <w:t xml:space="preserve"> </w:t>
        </w:r>
      </w:ins>
      <w:ins w:id="6449" w:author="Orion" w:date="2011-06-21T12:48:00Z">
        <w:r>
          <w:t>virtual</w:t>
        </w:r>
        <w:r w:rsidRPr="00ED027D">
          <w:t>. Superpone imágenes de</w:t>
        </w:r>
        <w:del w:id="6450" w:author="IO" w:date="2011-07-22T12:42:00Z">
          <w:r w:rsidRPr="00441066" w:rsidDel="003B5896">
            <w:rPr>
              <w:rPrChange w:id="6451" w:author="IO" w:date="2011-07-22T12:28:00Z">
                <w:rPr>
                  <w:rStyle w:val="apple-converted-space"/>
                  <w:rFonts w:cs="Times New Roman"/>
                  <w:color w:val="000000"/>
                </w:rPr>
              </w:rPrChange>
            </w:rPr>
            <w:delText> </w:delText>
          </w:r>
        </w:del>
      </w:ins>
      <w:ins w:id="6452" w:author="IO" w:date="2011-07-22T12:42:00Z">
        <w:r w:rsidR="003B5896">
          <w:t xml:space="preserve"> </w:t>
        </w:r>
      </w:ins>
      <w:ins w:id="6453" w:author="Orion" w:date="2011-06-21T12:48:00Z">
        <w:r w:rsidRPr="00ED027D">
          <w:t>satélites</w:t>
        </w:r>
        <w:del w:id="6454" w:author="IO" w:date="2011-07-22T12:42:00Z">
          <w:r w:rsidRPr="00441066" w:rsidDel="003B5896">
            <w:rPr>
              <w:rPrChange w:id="6455" w:author="IO" w:date="2011-07-22T12:28:00Z">
                <w:rPr>
                  <w:rStyle w:val="apple-converted-space"/>
                  <w:rFonts w:cs="Times New Roman"/>
                  <w:color w:val="000000"/>
                </w:rPr>
              </w:rPrChange>
            </w:rPr>
            <w:delText> </w:delText>
          </w:r>
        </w:del>
      </w:ins>
      <w:ins w:id="6456" w:author="IO" w:date="2011-07-22T12:42:00Z">
        <w:r w:rsidR="003B5896">
          <w:t xml:space="preserve"> </w:t>
        </w:r>
      </w:ins>
      <w:ins w:id="6457" w:author="Orion" w:date="2011-06-21T12:48:00Z">
        <w:r w:rsidRPr="00ED027D">
          <w:t>de la NASA</w:t>
        </w:r>
        <w:r>
          <w:t xml:space="preserve"> y </w:t>
        </w:r>
        <w:r w:rsidRPr="00ED027D">
          <w:t>fotografías</w:t>
        </w:r>
        <w:del w:id="6458" w:author="IO" w:date="2011-07-22T12:42:00Z">
          <w:r w:rsidRPr="00441066" w:rsidDel="003B5896">
            <w:rPr>
              <w:rPrChange w:id="6459" w:author="IO" w:date="2011-07-22T12:28:00Z">
                <w:rPr>
                  <w:rStyle w:val="apple-converted-space"/>
                  <w:rFonts w:cs="Times New Roman"/>
                  <w:color w:val="000000"/>
                </w:rPr>
              </w:rPrChange>
            </w:rPr>
            <w:delText> </w:delText>
          </w:r>
        </w:del>
      </w:ins>
      <w:ins w:id="6460" w:author="IO" w:date="2011-07-22T12:43:00Z">
        <w:r w:rsidR="003B5896">
          <w:t xml:space="preserve"> </w:t>
        </w:r>
      </w:ins>
      <w:ins w:id="6461" w:author="Orion" w:date="2011-06-21T12:48:00Z">
        <w:r>
          <w:t xml:space="preserve">aéreas del </w:t>
        </w:r>
      </w:ins>
      <w:ins w:id="6462" w:author="IO" w:date="2011-07-22T12:43:00Z">
        <w:r w:rsidR="003B5896">
          <w:t>Estudio Geológico de los EEUU</w:t>
        </w:r>
      </w:ins>
      <w:ins w:id="6463" w:author="Orion" w:date="2011-06-21T12:48:00Z">
        <w:del w:id="6464" w:author="IO" w:date="2011-07-22T12:44:00Z">
          <w:r w:rsidRPr="00ED027D" w:rsidDel="003B5896">
            <w:delText>United States Geological Survey</w:delText>
          </w:r>
          <w:r w:rsidRPr="00441066" w:rsidDel="003B5896">
            <w:rPr>
              <w:rPrChange w:id="6465" w:author="IO" w:date="2011-07-22T12:28:00Z">
                <w:rPr>
                  <w:rStyle w:val="apple-converted-space"/>
                  <w:rFonts w:cs="Times New Roman"/>
                  <w:color w:val="000000"/>
                </w:rPr>
              </w:rPrChange>
            </w:rPr>
            <w:delText> </w:delText>
          </w:r>
        </w:del>
      </w:ins>
      <w:ins w:id="6466" w:author="IO" w:date="2011-07-22T12:44:00Z">
        <w:r w:rsidR="003B5896">
          <w:t xml:space="preserve"> </w:t>
        </w:r>
      </w:ins>
      <w:ins w:id="6467" w:author="Orion" w:date="2011-06-21T12:48:00Z">
        <w:r w:rsidRPr="00ED027D">
          <w:t>(USGS</w:t>
        </w:r>
      </w:ins>
      <w:ins w:id="6468" w:author="IO" w:date="2011-07-22T12:44:00Z">
        <w:r w:rsidR="003B5896">
          <w:t xml:space="preserve">, </w:t>
        </w:r>
        <w:r w:rsidR="003B5896" w:rsidRPr="003B5896">
          <w:rPr>
            <w:i/>
            <w:rPrChange w:id="6469" w:author="IO" w:date="2011-07-22T12:44:00Z">
              <w:rPr/>
            </w:rPrChange>
          </w:rPr>
          <w:t>United States Geological Survey</w:t>
        </w:r>
      </w:ins>
      <w:ins w:id="6470" w:author="Orion" w:date="2011-06-21T12:48:00Z">
        <w:r w:rsidRPr="00ED027D">
          <w:t>) sobre modelos</w:t>
        </w:r>
        <w:r>
          <w:t xml:space="preserve"> </w:t>
        </w:r>
        <w:r w:rsidRPr="00ED027D">
          <w:t>tridimensionales</w:t>
        </w:r>
        <w:del w:id="6471" w:author="IO" w:date="2011-07-22T12:45:00Z">
          <w:r w:rsidRPr="00441066" w:rsidDel="003B5896">
            <w:rPr>
              <w:rPrChange w:id="6472" w:author="IO" w:date="2011-07-22T12:28:00Z">
                <w:rPr>
                  <w:rStyle w:val="apple-converted-space"/>
                  <w:rFonts w:cs="Times New Roman"/>
                  <w:color w:val="000000"/>
                </w:rPr>
              </w:rPrChange>
            </w:rPr>
            <w:delText> </w:delText>
          </w:r>
        </w:del>
      </w:ins>
      <w:ins w:id="6473" w:author="IO" w:date="2011-07-22T12:45:00Z">
        <w:r w:rsidR="003B5896">
          <w:t xml:space="preserve"> </w:t>
        </w:r>
      </w:ins>
      <w:ins w:id="6474" w:author="Orion" w:date="2011-06-21T12:48:00Z">
        <w:r w:rsidRPr="00ED027D">
          <w:t>de la</w:t>
        </w:r>
        <w:del w:id="6475" w:author="IO" w:date="2011-07-22T12:45:00Z">
          <w:r w:rsidRPr="00441066" w:rsidDel="003B5896">
            <w:rPr>
              <w:rPrChange w:id="6476" w:author="IO" w:date="2011-07-22T12:28:00Z">
                <w:rPr>
                  <w:rStyle w:val="apple-converted-space"/>
                  <w:rFonts w:cs="Times New Roman"/>
                  <w:color w:val="000000"/>
                </w:rPr>
              </w:rPrChange>
            </w:rPr>
            <w:delText> </w:delText>
          </w:r>
        </w:del>
      </w:ins>
      <w:ins w:id="6477" w:author="IO" w:date="2011-07-22T12:45:00Z">
        <w:r w:rsidR="003B5896">
          <w:t xml:space="preserve"> </w:t>
        </w:r>
      </w:ins>
      <w:ins w:id="6478" w:author="Orion" w:date="2011-06-21T12:48:00Z">
        <w:r w:rsidRPr="00ED027D">
          <w:t>Tierra, y en las últimas versiones</w:t>
        </w:r>
      </w:ins>
      <w:ins w:id="6479" w:author="IO" w:date="2011-07-22T12:46:00Z">
        <w:r w:rsidR="003B5896">
          <w:t xml:space="preserve"> también de</w:t>
        </w:r>
      </w:ins>
      <w:ins w:id="6480" w:author="Orion" w:date="2011-06-21T12:48:00Z">
        <w:del w:id="6481" w:author="IO" w:date="2011-07-22T12:46:00Z">
          <w:r w:rsidRPr="00ED027D" w:rsidDel="003B5896">
            <w:delText>,</w:delText>
          </w:r>
          <w:r w:rsidRPr="00441066" w:rsidDel="003B5896">
            <w:rPr>
              <w:rPrChange w:id="6482" w:author="IO" w:date="2011-07-22T12:28:00Z">
                <w:rPr>
                  <w:rStyle w:val="apple-converted-space"/>
                  <w:rFonts w:cs="Times New Roman"/>
                  <w:color w:val="000000"/>
                </w:rPr>
              </w:rPrChange>
            </w:rPr>
            <w:delText> </w:delText>
          </w:r>
        </w:del>
      </w:ins>
      <w:ins w:id="6483" w:author="IO" w:date="2011-07-22T12:46:00Z">
        <w:r w:rsidR="003B5896">
          <w:t xml:space="preserve"> </w:t>
        </w:r>
      </w:ins>
      <w:ins w:id="6484" w:author="Orion" w:date="2011-06-21T12:48:00Z">
        <w:r w:rsidRPr="00ED027D">
          <w:t>Marte</w:t>
        </w:r>
        <w:del w:id="6485" w:author="IO" w:date="2011-07-22T12:46:00Z">
          <w:r w:rsidRPr="00441066" w:rsidDel="003B5896">
            <w:rPr>
              <w:rPrChange w:id="6486" w:author="IO" w:date="2011-07-22T12:28:00Z">
                <w:rPr>
                  <w:rStyle w:val="apple-converted-space"/>
                  <w:rFonts w:cs="Times New Roman"/>
                  <w:color w:val="000000"/>
                </w:rPr>
              </w:rPrChange>
            </w:rPr>
            <w:delText> </w:delText>
          </w:r>
        </w:del>
        <w:r w:rsidRPr="00ED027D">
          <w:t>y la</w:t>
        </w:r>
        <w:del w:id="6487" w:author="IO" w:date="2011-07-22T12:46:00Z">
          <w:r w:rsidRPr="00441066" w:rsidDel="003B5896">
            <w:rPr>
              <w:rPrChange w:id="6488" w:author="IO" w:date="2011-07-22T12:28:00Z">
                <w:rPr>
                  <w:rStyle w:val="apple-converted-space"/>
                  <w:rFonts w:cs="Times New Roman"/>
                  <w:color w:val="000000"/>
                </w:rPr>
              </w:rPrChange>
            </w:rPr>
            <w:delText> </w:delText>
          </w:r>
        </w:del>
      </w:ins>
      <w:ins w:id="6489" w:author="IO" w:date="2011-07-22T12:46:00Z">
        <w:r w:rsidR="003B5896">
          <w:t xml:space="preserve"> </w:t>
        </w:r>
      </w:ins>
      <w:ins w:id="6490" w:author="Orion" w:date="2011-06-21T12:48:00Z">
        <w:r w:rsidRPr="00ED027D">
          <w:t>Luna.</w:t>
        </w:r>
        <w:r>
          <w:t xml:space="preserve"> </w:t>
        </w:r>
      </w:ins>
      <w:ins w:id="6491" w:author="IO" w:date="2011-07-22T12:49:00Z">
        <w:r w:rsidR="00771056">
          <w:t xml:space="preserve">La aplicación permite </w:t>
        </w:r>
      </w:ins>
      <w:ins w:id="6492" w:author="Orion" w:date="2011-06-21T12:48:00Z">
        <w:del w:id="6493"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6494" w:author="Orion" w:date="2011-06-21T13:33:00Z">
        <w:del w:id="6495" w:author="IO" w:date="2011-07-22T12:49:00Z">
          <w:r w:rsidR="005F027C" w:rsidDel="00771056">
            <w:delText>,</w:delText>
          </w:r>
        </w:del>
      </w:ins>
      <w:ins w:id="6496" w:author="Orion" w:date="2011-06-21T12:48:00Z">
        <w:del w:id="6497" w:author="IO" w:date="2011-07-22T12:49:00Z">
          <w:r w:rsidRPr="00ED027D" w:rsidDel="00771056">
            <w:delText xml:space="preserve"> rotándolo y ampliando zonas. Además se pueden </w:delText>
          </w:r>
        </w:del>
        <w:r w:rsidRPr="00ED027D">
          <w:t>superponer</w:t>
        </w:r>
      </w:ins>
      <w:ins w:id="6498" w:author="IO" w:date="2011-07-22T12:49:00Z">
        <w:r w:rsidR="00771056">
          <w:t xml:space="preserve"> información adicional</w:t>
        </w:r>
      </w:ins>
      <w:ins w:id="6499" w:author="IO" w:date="2011-07-22T12:57:00Z">
        <w:r w:rsidR="00771056">
          <w:t>,</w:t>
        </w:r>
      </w:ins>
      <w:ins w:id="6500" w:author="IO" w:date="2011-07-22T12:56:00Z">
        <w:r w:rsidR="00771056">
          <w:t xml:space="preserve"> como</w:t>
        </w:r>
      </w:ins>
      <w:ins w:id="6501" w:author="IO" w:date="2011-07-22T12:49:00Z">
        <w:r w:rsidR="00771056">
          <w:t xml:space="preserve"> </w:t>
        </w:r>
      </w:ins>
      <w:ins w:id="6502" w:author="Orion" w:date="2011-06-21T12:48:00Z">
        <w:del w:id="6503" w:author="IO" w:date="2011-07-22T12:56:00Z">
          <w:r w:rsidRPr="00441066" w:rsidDel="00771056">
            <w:rPr>
              <w:rPrChange w:id="6504" w:author="IO" w:date="2011-07-22T12:28:00Z">
                <w:rPr>
                  <w:rStyle w:val="apple-converted-space"/>
                  <w:rFonts w:cs="Times New Roman"/>
                  <w:color w:val="000000"/>
                </w:rPr>
              </w:rPrChange>
            </w:rPr>
            <w:delText> </w:delText>
          </w:r>
        </w:del>
        <w:r w:rsidRPr="00ED027D">
          <w:t>topónimos</w:t>
        </w:r>
        <w:del w:id="6505" w:author="IO" w:date="2011-07-22T12:56:00Z">
          <w:r w:rsidRPr="00441066" w:rsidDel="00771056">
            <w:rPr>
              <w:rPrChange w:id="6506" w:author="IO" w:date="2011-07-22T12:28:00Z">
                <w:rPr>
                  <w:rStyle w:val="apple-converted-space"/>
                  <w:rFonts w:cs="Times New Roman"/>
                  <w:color w:val="000000"/>
                </w:rPr>
              </w:rPrChange>
            </w:rPr>
            <w:delText> </w:delText>
          </w:r>
        </w:del>
      </w:ins>
      <w:ins w:id="6507" w:author="IO" w:date="2011-07-22T12:56:00Z">
        <w:r w:rsidR="00771056">
          <w:t xml:space="preserve"> </w:t>
        </w:r>
      </w:ins>
      <w:ins w:id="6508" w:author="Orion" w:date="2011-06-21T12:48:00Z">
        <w:r w:rsidRPr="00ED027D">
          <w:t>y fronteras</w:t>
        </w:r>
      </w:ins>
      <w:ins w:id="6509" w:author="IO" w:date="2011-07-22T12:57:00Z">
        <w:r w:rsidR="00771056">
          <w:t xml:space="preserve">, y visualizar </w:t>
        </w:r>
      </w:ins>
      <w:ins w:id="6510" w:author="Orion" w:date="2011-06-21T12:48:00Z">
        <w:del w:id="6511"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6512" w:author="IO" w:date="2011-07-22T12:58:00Z">
          <w:r w:rsidRPr="00ED027D" w:rsidDel="00771056">
            <w:delText xml:space="preserve">en Internet que </w:delText>
          </w:r>
        </w:del>
        <w:r w:rsidRPr="00ED027D">
          <w:t>us</w:t>
        </w:r>
        <w:del w:id="6513" w:author="IO" w:date="2011-07-22T12:58:00Z">
          <w:r w:rsidRPr="00ED027D" w:rsidDel="00771056">
            <w:delText>e</w:delText>
          </w:r>
        </w:del>
      </w:ins>
      <w:ins w:id="6514" w:author="IO" w:date="2011-07-22T12:58:00Z">
        <w:r w:rsidR="00771056">
          <w:t>a</w:t>
        </w:r>
      </w:ins>
      <w:ins w:id="6515" w:author="Orion" w:date="2011-06-21T12:48:00Z">
        <w:r w:rsidRPr="00ED027D">
          <w:t>n</w:t>
        </w:r>
      </w:ins>
      <w:ins w:id="6516" w:author="IO" w:date="2011-07-22T12:58:00Z">
        <w:r w:rsidR="00771056">
          <w:t>do</w:t>
        </w:r>
      </w:ins>
      <w:ins w:id="6517" w:author="Orion" w:date="2011-06-21T12:48:00Z">
        <w:r w:rsidRPr="00ED027D">
          <w:t xml:space="preserve"> el protocolo </w:t>
        </w:r>
      </w:ins>
      <w:ins w:id="6518" w:author="IO" w:date="2011-07-22T12:59:00Z">
        <w:r w:rsidR="00771056">
          <w:t>WMS (</w:t>
        </w:r>
      </w:ins>
      <w:ins w:id="6519" w:author="Orion" w:date="2011-06-21T12:48:00Z">
        <w:del w:id="6520" w:author="IO" w:date="2011-07-22T12:59:00Z">
          <w:r w:rsidRPr="00B13F9D" w:rsidDel="00771056">
            <w:rPr>
              <w:i/>
              <w:rPrChange w:id="6521" w:author="IO" w:date="2011-07-22T13:00:00Z">
                <w:rPr/>
              </w:rPrChange>
            </w:rPr>
            <w:delText xml:space="preserve">del </w:delText>
          </w:r>
        </w:del>
        <w:r w:rsidRPr="00B13F9D">
          <w:rPr>
            <w:i/>
            <w:rPrChange w:id="6522" w:author="IO" w:date="2011-07-22T13:00:00Z">
              <w:rPr/>
            </w:rPrChange>
          </w:rPr>
          <w:t>Open Ge</w:t>
        </w:r>
        <w:del w:id="6523" w:author="IO" w:date="2011-07-22T12:58:00Z">
          <w:r w:rsidRPr="00B13F9D" w:rsidDel="00771056">
            <w:rPr>
              <w:i/>
              <w:rPrChange w:id="6524" w:author="IO" w:date="2011-07-22T13:00:00Z">
                <w:rPr/>
              </w:rPrChange>
            </w:rPr>
            <w:delText>a</w:delText>
          </w:r>
        </w:del>
        <w:r w:rsidRPr="00B13F9D">
          <w:rPr>
            <w:i/>
            <w:rPrChange w:id="6525" w:author="IO" w:date="2011-07-22T13:00:00Z">
              <w:rPr/>
            </w:rPrChange>
          </w:rPr>
          <w:t>ospatial Consortium</w:t>
        </w:r>
      </w:ins>
      <w:ins w:id="6526" w:author="IO" w:date="2011-07-22T12:58:00Z">
        <w:r w:rsidR="00771056" w:rsidRPr="00B13F9D">
          <w:rPr>
            <w:i/>
            <w:rPrChange w:id="6527" w:author="IO" w:date="2011-07-22T13:00:00Z">
              <w:rPr/>
            </w:rPrChange>
          </w:rPr>
          <w:t>’s</w:t>
        </w:r>
      </w:ins>
      <w:ins w:id="6528" w:author="Orion" w:date="2011-06-21T12:48:00Z">
        <w:r w:rsidRPr="00B13F9D">
          <w:rPr>
            <w:i/>
            <w:rPrChange w:id="6529" w:author="IO" w:date="2011-07-22T13:00:00Z">
              <w:rPr/>
            </w:rPrChange>
          </w:rPr>
          <w:t xml:space="preserve"> Web Map Service</w:t>
        </w:r>
      </w:ins>
      <w:ins w:id="6530" w:author="IO" w:date="2011-07-22T12:59:00Z">
        <w:r w:rsidR="00771056">
          <w:t>)</w:t>
        </w:r>
      </w:ins>
      <w:ins w:id="6531" w:author="Orion" w:date="2011-06-21T12:48:00Z">
        <w:r w:rsidRPr="00ED027D">
          <w:t xml:space="preserve">. </w:t>
        </w:r>
      </w:ins>
      <w:ins w:id="6532" w:author="IO" w:date="2011-07-22T12:59:00Z">
        <w:r w:rsidR="00B13F9D">
          <w:t xml:space="preserve">Existen módulos y aplicaciones adicionales </w:t>
        </w:r>
      </w:ins>
      <w:ins w:id="6533" w:author="Orion" w:date="2011-06-21T12:48:00Z">
        <w:del w:id="6534" w:author="IO" w:date="2011-07-22T12:59:00Z">
          <w:r w:rsidRPr="00ED027D" w:rsidDel="00B13F9D">
            <w:delText>Adicionalmente existen multitudes de ampliaciones para World Wind que aumentan su funcionalidad, como</w:delText>
          </w:r>
        </w:del>
      </w:ins>
      <w:ins w:id="6535" w:author="IO" w:date="2011-07-22T12:59:00Z">
        <w:r w:rsidR="00B13F9D">
          <w:t>para,</w:t>
        </w:r>
      </w:ins>
      <w:ins w:id="6536" w:author="Orion" w:date="2011-06-21T12:48:00Z">
        <w:r w:rsidRPr="00ED027D">
          <w:t xml:space="preserve"> por ejemplo, </w:t>
        </w:r>
        <w:del w:id="6537" w:author="IO" w:date="2011-07-22T12:59:00Z">
          <w:r w:rsidRPr="00ED027D" w:rsidDel="00B13F9D">
            <w:delText xml:space="preserve">poder </w:delText>
          </w:r>
        </w:del>
        <w:r w:rsidRPr="00ED027D">
          <w:t>medir distancias u obtener datos de posición desde un</w:t>
        </w:r>
        <w:del w:id="6538" w:author="IO" w:date="2011-07-22T12:59:00Z">
          <w:r w:rsidRPr="00441066" w:rsidDel="00B13F9D">
            <w:rPr>
              <w:rPrChange w:id="6539" w:author="IO" w:date="2011-07-22T12:28:00Z">
                <w:rPr>
                  <w:rStyle w:val="apple-converted-space"/>
                  <w:rFonts w:cs="Times New Roman"/>
                  <w:color w:val="000000"/>
                </w:rPr>
              </w:rPrChange>
            </w:rPr>
            <w:delText> </w:delText>
          </w:r>
        </w:del>
      </w:ins>
      <w:ins w:id="6540" w:author="IO" w:date="2011-07-22T12:59:00Z">
        <w:r w:rsidR="00B13F9D">
          <w:t xml:space="preserve"> </w:t>
        </w:r>
      </w:ins>
      <w:ins w:id="6541" w:author="Orion" w:date="2011-06-21T12:48:00Z">
        <w:r w:rsidRPr="00ED027D">
          <w:t>GPS.</w:t>
        </w:r>
      </w:ins>
      <w:ins w:id="6542" w:author="Orion" w:date="2011-06-21T12:49:00Z">
        <w:del w:id="6543"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6544" w:author="Orion" w:date="2011-06-21T13:16:00Z"/>
          <w:del w:id="6545" w:author="IO" w:date="2011-07-22T12:59:00Z"/>
          <w:i/>
          <w:rPrChange w:id="6546" w:author="IO" w:date="2011-07-22T12:29:00Z">
            <w:rPr>
              <w:ins w:id="6547" w:author="Orion" w:date="2011-06-21T13:16:00Z"/>
              <w:del w:id="6548" w:author="IO" w:date="2011-07-22T12:59:00Z"/>
              <w:rFonts w:cs="Times New Roman"/>
            </w:rPr>
          </w:rPrChange>
        </w:rPr>
        <w:pPrChange w:id="6549" w:author="IO" w:date="2011-07-22T12:59:00Z">
          <w:pPr>
            <w:jc w:val="both"/>
          </w:pPr>
        </w:pPrChange>
      </w:pPr>
      <w:ins w:id="6550" w:author="Orion" w:date="2011-06-21T13:05:00Z">
        <w:del w:id="6551" w:author="IO" w:date="2011-07-22T12:59:00Z">
          <w:r w:rsidRPr="00441066" w:rsidDel="00B13F9D">
            <w:rPr>
              <w:i/>
              <w:rPrChange w:id="6552" w:author="IO" w:date="2011-07-22T12:29:00Z">
                <w:rPr>
                  <w:rFonts w:cs="Times New Roman"/>
                </w:rPr>
              </w:rPrChange>
            </w:rPr>
            <w:delText>Terrain Profiler</w:delText>
          </w:r>
        </w:del>
      </w:ins>
      <w:ins w:id="6553" w:author="Orion" w:date="2011-06-21T13:03:00Z">
        <w:del w:id="6554" w:author="IO" w:date="2011-07-22T12:59:00Z">
          <w:r w:rsidR="000B08F3" w:rsidRPr="00441066" w:rsidDel="00B13F9D">
            <w:rPr>
              <w:i/>
              <w:rPrChange w:id="6555" w:author="IO" w:date="2011-07-22T12:29:00Z">
                <w:rPr>
                  <w:rFonts w:cs="Times New Roman"/>
                </w:rPr>
              </w:rPrChange>
            </w:rPr>
            <w:delText xml:space="preserve">: </w:delText>
          </w:r>
        </w:del>
      </w:ins>
      <w:ins w:id="6556" w:author="Orion" w:date="2011-06-21T13:06:00Z">
        <w:del w:id="6557" w:author="IO" w:date="2011-07-22T12:59:00Z">
          <w:r w:rsidRPr="00441066" w:rsidDel="00B13F9D">
            <w:rPr>
              <w:i/>
              <w:rPrChange w:id="6558" w:author="IO" w:date="2011-07-22T12:29:00Z">
                <w:rPr>
                  <w:rFonts w:cs="Times New Roman"/>
                </w:rPr>
              </w:rPrChange>
            </w:rPr>
            <w:delText xml:space="preserve">Aplicación que muestra la capa de perfil del terreno </w:delText>
          </w:r>
        </w:del>
      </w:ins>
      <w:ins w:id="6559" w:author="Orion" w:date="2011-06-21T13:07:00Z">
        <w:del w:id="6560" w:author="IO" w:date="2011-07-22T12:59:00Z">
          <w:r w:rsidRPr="00441066" w:rsidDel="00B13F9D">
            <w:rPr>
              <w:i/>
              <w:rPrChange w:id="6561"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6562" w:author="Orion" w:date="2011-06-21T13:09:00Z">
        <w:del w:id="6563" w:author="IO" w:date="2011-07-22T12:59:00Z">
          <w:r w:rsidRPr="00441066" w:rsidDel="00B13F9D">
            <w:rPr>
              <w:i/>
              <w:rPrChange w:id="6564"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6565" w:author="Orion" w:date="2011-06-21T13:16:00Z"/>
          <w:del w:id="6566" w:author="IO" w:date="2011-07-22T12:59:00Z"/>
          <w:i/>
          <w:rPrChange w:id="6567" w:author="IO" w:date="2011-07-22T12:29:00Z">
            <w:rPr>
              <w:ins w:id="6568" w:author="Orion" w:date="2011-06-21T13:16:00Z"/>
              <w:del w:id="6569" w:author="IO" w:date="2011-07-22T12:59:00Z"/>
              <w:rFonts w:cs="Times New Roman"/>
            </w:rPr>
          </w:rPrChange>
        </w:rPr>
        <w:pPrChange w:id="6570" w:author="IO" w:date="2011-07-22T12:59:00Z">
          <w:pPr>
            <w:jc w:val="both"/>
          </w:pPr>
        </w:pPrChange>
      </w:pPr>
      <w:ins w:id="6571" w:author="Orion" w:date="2011-06-21T13:16:00Z">
        <w:del w:id="6572" w:author="IO" w:date="2011-07-22T12:59:00Z">
          <w:r w:rsidRPr="00441066" w:rsidDel="00B13F9D">
            <w:rPr>
              <w:i/>
              <w:rPrChange w:id="6573" w:author="IO" w:date="2011-07-22T12:29:00Z">
                <w:rPr>
                  <w:rFonts w:cs="Times New Roman"/>
                </w:rPr>
              </w:rPrChange>
            </w:rPr>
            <w:delText>Air Search And Rescue: Es una aplicaci</w:delText>
          </w:r>
        </w:del>
      </w:ins>
      <w:ins w:id="6574" w:author="Orion" w:date="2011-06-21T13:17:00Z">
        <w:del w:id="6575" w:author="IO" w:date="2011-07-22T12:59:00Z">
          <w:r w:rsidRPr="00441066" w:rsidDel="00B13F9D">
            <w:rPr>
              <w:i/>
              <w:rPrChange w:id="6576" w:author="IO" w:date="2011-07-22T12:29:00Z">
                <w:rPr>
                  <w:rFonts w:cs="Times New Roman"/>
                </w:rPr>
              </w:rPrChange>
            </w:rPr>
            <w:delText>ón que ayuda</w:delText>
          </w:r>
          <w:r w:rsidR="0062559F" w:rsidRPr="00441066" w:rsidDel="00B13F9D">
            <w:rPr>
              <w:i/>
              <w:rPrChange w:id="6577" w:author="IO" w:date="2011-07-22T12:29:00Z">
                <w:rPr>
                  <w:rFonts w:cs="Times New Roman"/>
                </w:rPr>
              </w:rPrChange>
            </w:rPr>
            <w:delText xml:space="preserve"> a los planificadores de</w:delText>
          </w:r>
          <w:r w:rsidRPr="00441066" w:rsidDel="00B13F9D">
            <w:rPr>
              <w:i/>
              <w:rPrChange w:id="6578" w:author="IO" w:date="2011-07-22T12:29:00Z">
                <w:rPr>
                  <w:rFonts w:cs="Times New Roman"/>
                </w:rPr>
              </w:rPrChange>
            </w:rPr>
            <w:delText xml:space="preserve"> búsqueda y rescate</w:delText>
          </w:r>
          <w:r w:rsidR="0062559F" w:rsidRPr="00441066" w:rsidDel="00B13F9D">
            <w:rPr>
              <w:i/>
              <w:rPrChange w:id="6579" w:author="IO" w:date="2011-07-22T12:29:00Z">
                <w:rPr>
                  <w:rFonts w:cs="Times New Roman"/>
                </w:rPr>
              </w:rPrChange>
            </w:rPr>
            <w:delText xml:space="preserve"> a determinar</w:delText>
          </w:r>
        </w:del>
      </w:ins>
      <w:ins w:id="6580" w:author="Orion" w:date="2011-06-21T13:18:00Z">
        <w:del w:id="6581" w:author="IO" w:date="2011-07-22T12:59:00Z">
          <w:r w:rsidR="0062559F" w:rsidRPr="00441066" w:rsidDel="00B13F9D">
            <w:rPr>
              <w:i/>
              <w:rPrChange w:id="6582" w:author="IO" w:date="2011-07-22T12:29:00Z">
                <w:rPr>
                  <w:rFonts w:cs="Times New Roman"/>
                </w:rPr>
              </w:rPrChange>
            </w:rPr>
            <w:delText xml:space="preserve"> cuáles son los mejores lugares</w:delText>
          </w:r>
        </w:del>
      </w:ins>
      <w:ins w:id="6583" w:author="Orion" w:date="2011-06-21T13:34:00Z">
        <w:del w:id="6584" w:author="IO" w:date="2011-07-22T12:59:00Z">
          <w:r w:rsidR="00142D9A" w:rsidRPr="00441066" w:rsidDel="00B13F9D">
            <w:rPr>
              <w:i/>
              <w:rPrChange w:id="6585" w:author="IO" w:date="2011-07-22T12:29:00Z">
                <w:rPr>
                  <w:rFonts w:cs="Times New Roman"/>
                </w:rPr>
              </w:rPrChange>
            </w:rPr>
            <w:delText xml:space="preserve"> por donde</w:delText>
          </w:r>
        </w:del>
      </w:ins>
      <w:ins w:id="6586" w:author="Orion" w:date="2011-06-21T13:18:00Z">
        <w:del w:id="6587" w:author="IO" w:date="2011-07-22T12:59:00Z">
          <w:r w:rsidR="0062559F" w:rsidRPr="00441066" w:rsidDel="00B13F9D">
            <w:rPr>
              <w:i/>
              <w:rPrChange w:id="6588" w:author="IO" w:date="2011-07-22T12:29:00Z">
                <w:rPr>
                  <w:rFonts w:cs="Times New Roman"/>
                </w:rPr>
              </w:rPrChange>
            </w:rPr>
            <w:delText xml:space="preserve"> buscar después de la pérdida de un avión.</w:delText>
          </w:r>
        </w:del>
      </w:ins>
      <w:ins w:id="6589" w:author="Orion" w:date="2011-06-21T13:19:00Z">
        <w:del w:id="6590" w:author="IO" w:date="2011-07-22T12:59:00Z">
          <w:r w:rsidR="00882B8F" w:rsidRPr="00441066" w:rsidDel="00B13F9D">
            <w:rPr>
              <w:i/>
              <w:rPrChange w:id="6591" w:author="IO" w:date="2011-07-22T12:29:00Z">
                <w:rPr>
                  <w:rFonts w:cs="Times New Roman"/>
                </w:rPr>
              </w:rPrChange>
            </w:rPr>
            <w:delText xml:space="preserve"> Usando la última posición conocida desde un radar terrestre y otros recursos, los planificadores pueden reconstruir la ruta del avi</w:delText>
          </w:r>
        </w:del>
      </w:ins>
      <w:ins w:id="6592" w:author="Orion" w:date="2011-06-21T13:20:00Z">
        <w:del w:id="6593" w:author="IO" w:date="2011-07-22T12:59:00Z">
          <w:r w:rsidR="00882B8F" w:rsidRPr="00441066" w:rsidDel="00B13F9D">
            <w:rPr>
              <w:i/>
              <w:rPrChange w:id="6594"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6595" w:author="Orion" w:date="2011-07-08T11:52:00Z"/>
        </w:rPr>
        <w:pPrChange w:id="6596" w:author="IO" w:date="2011-07-22T12:59:00Z">
          <w:pPr/>
        </w:pPrChange>
      </w:pPr>
    </w:p>
    <w:p w14:paraId="6AEF706B" w14:textId="18D059D0" w:rsidR="00085242" w:rsidRPr="00B46E08" w:rsidRDefault="00085242" w:rsidP="00085242">
      <w:pPr>
        <w:spacing w:before="240" w:after="120"/>
        <w:ind w:firstLine="284"/>
        <w:jc w:val="both"/>
      </w:pPr>
      <w:moveToRangeStart w:id="6597" w:author="IO" w:date="2011-07-22T13:39:00Z" w:name="move299105291"/>
      <w:moveTo w:id="6598" w:author="IO" w:date="2011-07-22T13:39:00Z">
        <w:r w:rsidRPr="00BF438C">
          <w:t xml:space="preserve">Para poder visualizar </w:t>
        </w:r>
      </w:moveTo>
      <w:ins w:id="6599" w:author="IO" w:date="2011-07-22T13:39:00Z">
        <w:r>
          <w:t xml:space="preserve">las distintas clases </w:t>
        </w:r>
      </w:ins>
      <w:moveTo w:id="6600" w:author="IO" w:date="2011-07-22T13:39:00Z">
        <w:del w:id="6601" w:author="IO" w:date="2011-07-22T13:39:00Z">
          <w:r w:rsidRPr="00BF438C" w:rsidDel="00085242">
            <w:delText xml:space="preserve">cada una de las clases </w:delText>
          </w:r>
        </w:del>
        <w:r w:rsidRPr="00BF438C">
          <w:t xml:space="preserve">de la capa de la lógica </w:t>
        </w:r>
      </w:moveTo>
      <w:ins w:id="6602" w:author="IO" w:date="2011-07-22T13:39:00Z">
        <w:r>
          <w:t xml:space="preserve">con </w:t>
        </w:r>
        <w:r w:rsidRPr="00085242">
          <w:rPr>
            <w:i/>
            <w:rPrChange w:id="6603" w:author="IO" w:date="2011-07-22T13:39:00Z">
              <w:rPr/>
            </w:rPrChange>
          </w:rPr>
          <w:t>World Wind</w:t>
        </w:r>
        <w:r>
          <w:t xml:space="preserve">, </w:t>
        </w:r>
      </w:ins>
      <w:moveTo w:id="6604" w:author="IO" w:date="2011-07-22T13:39:00Z">
        <w:r w:rsidRPr="00BF438C">
          <w:t>se ha</w:t>
        </w:r>
      </w:moveTo>
      <w:ins w:id="6605" w:author="IO" w:date="2011-07-22T13:40:00Z">
        <w:r>
          <w:t>n</w:t>
        </w:r>
      </w:ins>
      <w:moveTo w:id="6606" w:author="IO" w:date="2011-07-22T13:39:00Z">
        <w:r w:rsidRPr="00BF438C">
          <w:t xml:space="preserve"> creado una </w:t>
        </w:r>
      </w:moveTo>
      <w:ins w:id="6607" w:author="IO" w:date="2011-07-22T13:40:00Z">
        <w:r>
          <w:t xml:space="preserve">seroe de clases </w:t>
        </w:r>
      </w:ins>
      <w:moveTo w:id="6608" w:author="IO" w:date="2011-07-22T13:39:00Z">
        <w:del w:id="6609" w:author="IO" w:date="2011-07-22T13:40:00Z">
          <w:r w:rsidRPr="00BF438C" w:rsidDel="00085242">
            <w:delText xml:space="preserve">capa de visualización, </w:delText>
          </w:r>
        </w:del>
        <w:r w:rsidRPr="00BF438C">
          <w:t>que adapta</w:t>
        </w:r>
      </w:moveTo>
      <w:ins w:id="6610" w:author="IO" w:date="2011-07-22T13:40:00Z">
        <w:r>
          <w:t>n</w:t>
        </w:r>
      </w:ins>
      <w:moveTo w:id="6611" w:author="IO" w:date="2011-07-22T13:39:00Z">
        <w:r w:rsidRPr="00BF438C">
          <w:t xml:space="preserve"> las entidades del sistema (</w:t>
        </w:r>
      </w:moveTo>
      <w:ins w:id="6612" w:author="IO" w:date="2011-07-22T13:40:00Z">
        <w:r>
          <w:t xml:space="preserve">ej. </w:t>
        </w:r>
      </w:ins>
      <w:moveTo w:id="6613" w:author="IO" w:date="2011-07-22T13:39:00Z">
        <w:r w:rsidRPr="00BF438C">
          <w:t>aviones, rutas</w:t>
        </w:r>
      </w:moveTo>
      <w:ins w:id="6614" w:author="IO" w:date="2011-07-22T13:40:00Z">
        <w:r>
          <w:t xml:space="preserve"> o</w:t>
        </w:r>
      </w:ins>
      <w:moveTo w:id="6615" w:author="IO" w:date="2011-07-22T13:39:00Z">
        <w:del w:id="6616" w:author="IO" w:date="2011-07-22T13:40:00Z">
          <w:r w:rsidRPr="00BF438C" w:rsidDel="00085242">
            <w:delText>,</w:delText>
          </w:r>
        </w:del>
        <w:r w:rsidRPr="00BF438C">
          <w:t xml:space="preserve"> aeropuertos</w:t>
        </w:r>
        <w:del w:id="6617" w:author="IO" w:date="2011-07-22T13:40:00Z">
          <w:r w:rsidRPr="00BF438C" w:rsidDel="00085242">
            <w:delText>, etc</w:delText>
          </w:r>
        </w:del>
        <w:r w:rsidRPr="00BF438C">
          <w:t>)</w:t>
        </w:r>
        <w:del w:id="6618" w:author="IO" w:date="2011-07-22T13:40:00Z">
          <w:r w:rsidRPr="00BF438C" w:rsidDel="00085242">
            <w:delText xml:space="preserve"> </w:delText>
          </w:r>
        </w:del>
        <w:r w:rsidRPr="00BF438C">
          <w:t xml:space="preserve"> a clases de la herramienta Wor</w:t>
        </w:r>
        <w:r w:rsidRPr="003B5896">
          <w:t>ld Wind</w:t>
        </w:r>
      </w:moveTo>
      <w:ins w:id="6619" w:author="IO" w:date="2011-07-22T13:40:00Z">
        <w:r>
          <w:t xml:space="preserve">. Estas clases </w:t>
        </w:r>
      </w:ins>
      <w:ins w:id="6620" w:author="IO" w:date="2011-07-22T13:41:00Z">
        <w:r>
          <w:t>adaptadoras</w:t>
        </w:r>
      </w:ins>
      <w:moveTo w:id="6621" w:author="IO" w:date="2011-07-22T13:39:00Z">
        <w:del w:id="6622" w:author="IO" w:date="2011-07-22T13:41:00Z">
          <w:r w:rsidRPr="003B5896" w:rsidDel="00085242">
            <w:delText xml:space="preserve"> para que estas</w:delText>
          </w:r>
        </w:del>
        <w:r w:rsidRPr="003B5896">
          <w:t xml:space="preserve"> pued</w:t>
        </w:r>
        <w:del w:id="6623" w:author="IO" w:date="2011-07-22T13:41:00Z">
          <w:r w:rsidRPr="003B5896" w:rsidDel="00085242">
            <w:delText>a</w:delText>
          </w:r>
        </w:del>
      </w:moveTo>
      <w:ins w:id="6624" w:author="IO" w:date="2011-07-22T13:41:00Z">
        <w:r>
          <w:t>e</w:t>
        </w:r>
      </w:ins>
      <w:moveTo w:id="6625" w:author="IO" w:date="2011-07-22T13:39:00Z">
        <w:r w:rsidRPr="003B5896">
          <w:t xml:space="preserve">n ser </w:t>
        </w:r>
      </w:moveTo>
      <w:ins w:id="6626" w:author="IO" w:date="2011-07-22T13:41:00Z">
        <w:r w:rsidRPr="003B5896">
          <w:t xml:space="preserve">mostradas </w:t>
        </w:r>
      </w:ins>
      <w:moveTo w:id="6627" w:author="IO" w:date="2011-07-22T13:39:00Z">
        <w:r w:rsidRPr="003B5896">
          <w:t xml:space="preserve">gráficamente </w:t>
        </w:r>
        <w:del w:id="6628" w:author="IO" w:date="2011-07-22T13:41:00Z">
          <w:r w:rsidRPr="003B5896" w:rsidDel="00085242">
            <w:delText xml:space="preserve">mostradas </w:delText>
          </w:r>
        </w:del>
        <w:r w:rsidRPr="003B5896">
          <w:t>en los distintos mapas.</w:t>
        </w:r>
      </w:moveTo>
    </w:p>
    <w:moveToRangeEnd w:id="6597"/>
    <w:p w14:paraId="4586458A" w14:textId="13458D90" w:rsidR="00416FF6" w:rsidRPr="003B5896" w:rsidRDefault="00212C75" w:rsidP="00416FF6">
      <w:pPr>
        <w:spacing w:before="240" w:after="120"/>
        <w:ind w:firstLine="284"/>
        <w:jc w:val="both"/>
        <w:rPr>
          <w:ins w:id="6629" w:author="IO" w:date="2011-07-22T13:16:00Z"/>
        </w:rPr>
      </w:pPr>
      <w:ins w:id="6630" w:author="Orion" w:date="2011-07-08T11:55:00Z">
        <w:r w:rsidRPr="00441066">
          <w:t>La</w:t>
        </w:r>
      </w:ins>
      <w:ins w:id="6631" w:author="Orion" w:date="2011-07-08T11:52:00Z">
        <w:r w:rsidR="00A570A7" w:rsidRPr="00441066">
          <w:t xml:space="preserve"> aplicación</w:t>
        </w:r>
      </w:ins>
      <w:ins w:id="6632" w:author="Orion" w:date="2011-07-08T11:55:00Z">
        <w:r w:rsidRPr="00441066">
          <w:t xml:space="preserve"> </w:t>
        </w:r>
      </w:ins>
      <w:ins w:id="6633" w:author="IO" w:date="2011-07-22T13:08:00Z">
        <w:r w:rsidR="006B1111">
          <w:t xml:space="preserve">de visualización </w:t>
        </w:r>
      </w:ins>
      <w:ins w:id="6634" w:author="Orion" w:date="2011-07-08T11:55:00Z">
        <w:r w:rsidRPr="00441066">
          <w:t>desarrollada para este trabajo</w:t>
        </w:r>
      </w:ins>
      <w:ins w:id="6635" w:author="Orion" w:date="2011-07-08T11:52:00Z">
        <w:r w:rsidR="00A570A7" w:rsidRPr="00441066">
          <w:t xml:space="preserve"> </w:t>
        </w:r>
      </w:ins>
      <w:ins w:id="6636" w:author="IO" w:date="2011-07-22T13:08:00Z">
        <w:r w:rsidR="006B1111">
          <w:t xml:space="preserve">se puede ver en la </w:t>
        </w:r>
      </w:ins>
      <w:ins w:id="6637" w:author="IO" w:date="2011-07-22T13:17:00Z">
        <w:r w:rsidR="00416FF6">
          <w:fldChar w:fldCharType="begin"/>
        </w:r>
        <w:r w:rsidR="00416FF6">
          <w:instrText xml:space="preserve"> REF _Ref299104038 \h </w:instrText>
        </w:r>
      </w:ins>
      <w:r w:rsidR="00416FF6">
        <w:fldChar w:fldCharType="separate"/>
      </w:r>
      <w:ins w:id="6638" w:author="Orion" w:date="2011-07-26T22:30:00Z">
        <w:r w:rsidR="00503590">
          <w:t xml:space="preserve">Figura </w:t>
        </w:r>
        <w:r w:rsidR="00503590">
          <w:rPr>
            <w:noProof/>
          </w:rPr>
          <w:t>25</w:t>
        </w:r>
      </w:ins>
      <w:ins w:id="6639" w:author="IO" w:date="2011-07-22T13:17:00Z">
        <w:del w:id="6640" w:author="Orion" w:date="2011-07-26T22:30:00Z">
          <w:r w:rsidR="00416FF6" w:rsidDel="00503590">
            <w:delText xml:space="preserve">Figura </w:delText>
          </w:r>
          <w:r w:rsidR="00416FF6" w:rsidDel="00503590">
            <w:rPr>
              <w:noProof/>
            </w:rPr>
            <w:delText>24</w:delText>
          </w:r>
        </w:del>
        <w:r w:rsidR="00416FF6">
          <w:fldChar w:fldCharType="end"/>
        </w:r>
      </w:ins>
      <w:ins w:id="6641" w:author="IO" w:date="2011-07-22T13:09:00Z">
        <w:r w:rsidR="006B1111">
          <w:t xml:space="preserve">. </w:t>
        </w:r>
      </w:ins>
      <w:ins w:id="6642" w:author="IO" w:date="2011-07-22T13:12:00Z">
        <w:r w:rsidR="0015604D">
          <w:t>Incluye</w:t>
        </w:r>
      </w:ins>
      <w:ins w:id="6643" w:author="Orion" w:date="2011-07-08T11:56:00Z">
        <w:del w:id="6644" w:author="IO" w:date="2011-07-22T13:12:00Z">
          <w:r w:rsidRPr="00441066" w:rsidDel="0015604D">
            <w:delText>muestra</w:delText>
          </w:r>
        </w:del>
        <w:r w:rsidRPr="00441066">
          <w:t xml:space="preserve"> una ventana</w:t>
        </w:r>
        <w:del w:id="6645" w:author="IO" w:date="2011-07-22T13:01:00Z">
          <w:r w:rsidRPr="00441066" w:rsidDel="00B13F9D">
            <w:delText xml:space="preserve"> </w:delText>
          </w:r>
        </w:del>
      </w:ins>
      <w:ins w:id="6646" w:author="Orion" w:date="2011-07-08T12:00:00Z">
        <w:r w:rsidRPr="00441066">
          <w:t xml:space="preserve"> que contiene</w:t>
        </w:r>
      </w:ins>
      <w:ins w:id="6647" w:author="Orion" w:date="2011-07-08T11:56:00Z">
        <w:r w:rsidRPr="00441066">
          <w:t xml:space="preserve"> </w:t>
        </w:r>
        <w:del w:id="6648" w:author="IO" w:date="2011-07-22T13:13:00Z">
          <w:r w:rsidRPr="00441066" w:rsidDel="0015604D">
            <w:delText xml:space="preserve">un panel </w:delText>
          </w:r>
        </w:del>
        <w:r w:rsidRPr="00441066">
          <w:t>en la parte de la izquierda</w:t>
        </w:r>
      </w:ins>
      <w:ins w:id="6649" w:author="Orion" w:date="2011-07-08T12:00:00Z">
        <w:r w:rsidRPr="00BF438C">
          <w:t xml:space="preserve"> </w:t>
        </w:r>
      </w:ins>
      <w:ins w:id="6650" w:author="IO" w:date="2011-07-22T13:13:00Z">
        <w:r w:rsidR="0015604D">
          <w:t xml:space="preserve">una serie de paneles </w:t>
        </w:r>
      </w:ins>
      <w:ins w:id="6651" w:author="Orion" w:date="2011-07-08T12:00:00Z">
        <w:r w:rsidRPr="00BF438C">
          <w:t>para configurar las diferentes opciones</w:t>
        </w:r>
      </w:ins>
      <w:ins w:id="6652" w:author="IO" w:date="2011-07-22T13:13:00Z">
        <w:r w:rsidR="0015604D">
          <w:t xml:space="preserve"> de simulación y controlarla, y en la derecha un mapa que </w:t>
        </w:r>
      </w:ins>
      <w:ins w:id="6653" w:author="IO" w:date="2011-07-22T13:14:00Z">
        <w:r w:rsidR="00416FF6">
          <w:t>visualiza</w:t>
        </w:r>
      </w:ins>
      <w:ins w:id="6654" w:author="IO" w:date="2011-07-22T13:13:00Z">
        <w:r w:rsidR="0015604D">
          <w:t xml:space="preserve"> la simulaci</w:t>
        </w:r>
      </w:ins>
      <w:ins w:id="6655" w:author="IO" w:date="2011-07-22T13:14:00Z">
        <w:r w:rsidR="0015604D">
          <w:t>ón.</w:t>
        </w:r>
      </w:ins>
    </w:p>
    <w:p w14:paraId="4B26A64F" w14:textId="77777777" w:rsidR="00416FF6" w:rsidRPr="007B2DFF" w:rsidRDefault="00416FF6" w:rsidP="00416FF6">
      <w:pPr>
        <w:jc w:val="both"/>
        <w:rPr>
          <w:ins w:id="6656" w:author="IO" w:date="2011-07-22T13:16:00Z"/>
          <w:rFonts w:cs="Times New Roman"/>
        </w:rPr>
      </w:pPr>
      <w:ins w:id="6657" w:author="IO" w:date="2011-07-22T13:16:00Z">
        <w:r w:rsidRPr="00282451">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6658" w:author="IO" w:date="2011-07-22T13:16:00Z"/>
        </w:rPr>
      </w:pPr>
      <w:bookmarkStart w:id="6659" w:name="_Ref299104038"/>
      <w:bookmarkStart w:id="6660" w:name="_Toc299483450"/>
      <w:ins w:id="6661" w:author="IO" w:date="2011-07-22T13:16:00Z">
        <w:r>
          <w:lastRenderedPageBreak/>
          <w:t xml:space="preserve">Figura </w:t>
        </w:r>
        <w:r>
          <w:fldChar w:fldCharType="begin"/>
        </w:r>
        <w:r>
          <w:instrText xml:space="preserve"> SEQ Figura \* ARABIC </w:instrText>
        </w:r>
        <w:r>
          <w:fldChar w:fldCharType="separate"/>
        </w:r>
      </w:ins>
      <w:ins w:id="6662" w:author="Orion" w:date="2011-07-26T22:41:00Z">
        <w:r w:rsidR="000A487B">
          <w:rPr>
            <w:noProof/>
          </w:rPr>
          <w:t>25</w:t>
        </w:r>
      </w:ins>
      <w:ins w:id="6663" w:author="IO" w:date="2011-07-22T13:16:00Z">
        <w:r>
          <w:fldChar w:fldCharType="end"/>
        </w:r>
        <w:bookmarkEnd w:id="6659"/>
        <w:r>
          <w:t>. Aplicación de visualización.</w:t>
        </w:r>
        <w:bookmarkEnd w:id="6660"/>
      </w:ins>
    </w:p>
    <w:p w14:paraId="5129A9E5" w14:textId="0FEEB876" w:rsidR="001262AB" w:rsidRPr="003B5896" w:rsidRDefault="00416FF6">
      <w:pPr>
        <w:spacing w:before="240" w:after="120"/>
        <w:ind w:firstLine="284"/>
        <w:jc w:val="both"/>
        <w:rPr>
          <w:ins w:id="6664" w:author="Orion" w:date="2011-07-08T12:14:00Z"/>
        </w:rPr>
        <w:pPrChange w:id="6665" w:author="IO" w:date="2011-07-22T12:31:00Z">
          <w:pPr/>
        </w:pPrChange>
      </w:pPr>
      <w:ins w:id="6666" w:author="IO" w:date="2011-07-22T13:18:00Z">
        <w:r>
          <w:t xml:space="preserve">La visualización se organiza en una serie de capas con distinta información. </w:t>
        </w:r>
      </w:ins>
      <w:ins w:id="6667" w:author="Orion" w:date="2011-07-08T12:13:00Z">
        <w:del w:id="6668" w:author="IO" w:date="2011-07-22T13:14:00Z">
          <w:r w:rsidR="00940CEB" w:rsidRPr="00BF438C" w:rsidDel="0015604D">
            <w:delText xml:space="preserve">. </w:delText>
          </w:r>
        </w:del>
        <w:r w:rsidR="00940CEB" w:rsidRPr="00BF438C">
          <w:t>E</w:t>
        </w:r>
      </w:ins>
      <w:ins w:id="6669" w:author="IO" w:date="2011-07-22T13:15:00Z">
        <w:r>
          <w:t xml:space="preserve">l panel </w:t>
        </w:r>
      </w:ins>
      <w:ins w:id="6670" w:author="IO" w:date="2011-07-22T13:16:00Z">
        <w:r>
          <w:t xml:space="preserve">superior </w:t>
        </w:r>
      </w:ins>
      <w:ins w:id="6671" w:author="IO" w:date="2011-07-22T13:15:00Z">
        <w:r>
          <w:t>izquierd</w:t>
        </w:r>
      </w:ins>
      <w:ins w:id="6672" w:author="IO" w:date="2011-07-22T13:16:00Z">
        <w:r>
          <w:t xml:space="preserve">o </w:t>
        </w:r>
      </w:ins>
      <w:ins w:id="6673" w:author="IO" w:date="2011-07-22T13:17:00Z">
        <w:r>
          <w:t xml:space="preserve">permite </w:t>
        </w:r>
      </w:ins>
      <w:ins w:id="6674" w:author="Orion" w:date="2011-07-08T12:13:00Z">
        <w:del w:id="6675" w:author="IO" w:date="2011-07-22T13:18:00Z">
          <w:r w:rsidR="00940CEB" w:rsidRPr="00BF438C" w:rsidDel="00416FF6">
            <w:delText>n primer lugar se puede ver un panel con las diferentes</w:delText>
          </w:r>
        </w:del>
      </w:ins>
      <w:ins w:id="6676" w:author="IO" w:date="2011-07-22T13:18:00Z">
        <w:r>
          <w:t>seleccionar cuáles de estas</w:t>
        </w:r>
      </w:ins>
      <w:ins w:id="6677" w:author="Orion" w:date="2011-07-08T12:13:00Z">
        <w:r w:rsidR="00940CEB" w:rsidRPr="00BF438C">
          <w:t xml:space="preserve"> capas </w:t>
        </w:r>
        <w:del w:id="6678" w:author="IO" w:date="2011-07-22T13:18:00Z">
          <w:r w:rsidR="00940CEB" w:rsidRPr="00BF438C" w:rsidDel="00416FF6">
            <w:delText xml:space="preserve">que se </w:delText>
          </w:r>
        </w:del>
      </w:ins>
      <w:ins w:id="6679" w:author="Orion" w:date="2011-07-08T12:18:00Z">
        <w:del w:id="6680" w:author="IO" w:date="2011-07-22T13:18:00Z">
          <w:r w:rsidR="00940CEB" w:rsidRPr="003B5896" w:rsidDel="00416FF6">
            <w:delText>pueden</w:delText>
          </w:r>
        </w:del>
      </w:ins>
      <w:ins w:id="6681" w:author="Orion" w:date="2011-07-08T12:13:00Z">
        <w:del w:id="6682" w:author="IO" w:date="2011-07-22T13:18:00Z">
          <w:r w:rsidR="00940CEB" w:rsidRPr="003B5896" w:rsidDel="00416FF6">
            <w:delText xml:space="preserve"> mostrar</w:delText>
          </w:r>
        </w:del>
      </w:ins>
      <w:ins w:id="6683" w:author="Orion" w:date="2011-07-08T12:18:00Z">
        <w:del w:id="6684" w:author="IO" w:date="2011-07-22T13:18:00Z">
          <w:r w:rsidR="00940CEB" w:rsidRPr="003B5896" w:rsidDel="00416FF6">
            <w:delText xml:space="preserve"> u ocultar según queramos</w:delText>
          </w:r>
        </w:del>
      </w:ins>
      <w:ins w:id="6685" w:author="IO" w:date="2011-07-22T13:18:00Z">
        <w:r>
          <w:t>se quieren visualizar</w:t>
        </w:r>
      </w:ins>
      <w:ins w:id="6686" w:author="Orion" w:date="2011-07-08T12:13:00Z">
        <w:del w:id="6687" w:author="IO" w:date="2011-07-22T13:19:00Z">
          <w:r w:rsidR="00940CEB" w:rsidRPr="003B5896" w:rsidDel="00416FF6">
            <w:delText xml:space="preserve">. Como se puede ver hay </w:delText>
          </w:r>
        </w:del>
      </w:ins>
      <w:ins w:id="6688" w:author="Orion" w:date="2011-07-08T12:14:00Z">
        <w:del w:id="6689"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6690" w:author="Orion" w:date="2011-07-08T12:17:00Z"/>
        </w:rPr>
        <w:pPrChange w:id="6691" w:author="IO" w:date="2011-07-22T12:29:00Z">
          <w:pPr/>
        </w:pPrChange>
      </w:pPr>
      <w:ins w:id="6692" w:author="Orion" w:date="2011-07-08T12:14:00Z">
        <w:r w:rsidRPr="00441066">
          <w:rPr>
            <w:i/>
            <w:rPrChange w:id="6693" w:author="IO" w:date="2011-07-22T12:29:00Z">
              <w:rPr>
                <w:rFonts w:cs="Times New Roman"/>
              </w:rPr>
            </w:rPrChange>
          </w:rPr>
          <w:t>View Control</w:t>
        </w:r>
      </w:ins>
      <w:ins w:id="6694" w:author="IO" w:date="2011-07-22T13:19:00Z">
        <w:r w:rsidR="00416FF6" w:rsidRPr="00416FF6">
          <w:rPr>
            <w:rPrChange w:id="6695" w:author="IO" w:date="2011-07-22T13:19:00Z">
              <w:rPr>
                <w:i/>
              </w:rPr>
            </w:rPrChange>
          </w:rPr>
          <w:t xml:space="preserve">. </w:t>
        </w:r>
        <w:r w:rsidR="00416FF6">
          <w:t xml:space="preserve">Esta capa corresponde a </w:t>
        </w:r>
      </w:ins>
      <w:ins w:id="6696" w:author="Orion" w:date="2011-07-08T12:14:00Z">
        <w:del w:id="6697" w:author="IO" w:date="2011-07-22T13:19:00Z">
          <w:r w:rsidRPr="00416FF6" w:rsidDel="00416FF6">
            <w:delText xml:space="preserve">: son </w:delText>
          </w:r>
        </w:del>
        <w:r w:rsidRPr="00416FF6">
          <w:t xml:space="preserve">los controles </w:t>
        </w:r>
      </w:ins>
      <w:ins w:id="6698" w:author="IO" w:date="2011-07-22T13:20:00Z">
        <w:r w:rsidR="00416FF6">
          <w:t xml:space="preserve">de navegación </w:t>
        </w:r>
      </w:ins>
      <w:ins w:id="6699" w:author="Orion" w:date="2011-07-08T12:14:00Z">
        <w:r w:rsidRPr="00416FF6">
          <w:t xml:space="preserve">mostrados dentro del mapa </w:t>
        </w:r>
      </w:ins>
      <w:ins w:id="6700" w:author="IO" w:date="2011-07-22T13:20:00Z">
        <w:r w:rsidR="00416FF6">
          <w:t xml:space="preserve">en la esquina inferior </w:t>
        </w:r>
      </w:ins>
      <w:ins w:id="6701" w:author="Orion" w:date="2011-07-08T12:14:00Z">
        <w:del w:id="6702" w:author="IO" w:date="2011-07-22T13:20:00Z">
          <w:r w:rsidRPr="00416FF6" w:rsidDel="00416FF6">
            <w:delText xml:space="preserve">abajo a la </w:delText>
          </w:r>
        </w:del>
        <w:r w:rsidRPr="00416FF6">
          <w:t xml:space="preserve">izquierda. Dichos controles </w:t>
        </w:r>
        <w:del w:id="6703" w:author="IO" w:date="2011-07-22T13:20:00Z">
          <w:r w:rsidRPr="00416FF6" w:rsidDel="00416FF6">
            <w:delText xml:space="preserve">nos </w:delText>
          </w:r>
        </w:del>
        <w:r w:rsidRPr="00416FF6">
          <w:t>permiten</w:t>
        </w:r>
      </w:ins>
      <w:ins w:id="6704" w:author="IO" w:date="2011-07-22T13:20:00Z">
        <w:r w:rsidR="00416FF6">
          <w:t>, entre otras acciones,</w:t>
        </w:r>
      </w:ins>
      <w:ins w:id="6705" w:author="Orion" w:date="2011-07-08T12:14:00Z">
        <w:r w:rsidRPr="00416FF6">
          <w:t xml:space="preserve"> </w:t>
        </w:r>
      </w:ins>
      <w:ins w:id="6706" w:author="Orion" w:date="2011-07-08T12:15:00Z">
        <w:r w:rsidRPr="00416FF6">
          <w:t>hacer</w:t>
        </w:r>
      </w:ins>
      <w:ins w:id="6707" w:author="Orion" w:date="2011-07-08T12:14:00Z">
        <w:r w:rsidRPr="00416FF6">
          <w:t xml:space="preserve"> zoom, rota</w:t>
        </w:r>
      </w:ins>
      <w:ins w:id="6708" w:author="Orion" w:date="2011-07-08T12:15:00Z">
        <w:r w:rsidRPr="00416FF6">
          <w:t xml:space="preserve">r el mapa y </w:t>
        </w:r>
        <w:del w:id="6709" w:author="IO" w:date="2011-07-22T13:20:00Z">
          <w:r w:rsidRPr="00416FF6" w:rsidDel="00416FF6">
            <w:delText>demás opciones</w:delText>
          </w:r>
        </w:del>
      </w:ins>
      <w:ins w:id="6710" w:author="IO" w:date="2011-07-22T13:20:00Z">
        <w:r w:rsidR="00416FF6">
          <w:t>moverse por él</w:t>
        </w:r>
      </w:ins>
      <w:ins w:id="6711" w:author="Orion" w:date="2011-07-08T12:15:00Z">
        <w:r w:rsidRPr="00416FF6">
          <w:t xml:space="preserve">. </w:t>
        </w:r>
      </w:ins>
      <w:ins w:id="6712" w:author="Orion" w:date="2011-07-08T12:16:00Z">
        <w:r w:rsidRPr="00416FF6">
          <w:t>A</w:t>
        </w:r>
      </w:ins>
      <w:ins w:id="6713" w:author="Orion" w:date="2011-07-08T12:17:00Z">
        <w:r w:rsidRPr="00416FF6">
          <w:t xml:space="preserve">lgunas de estas </w:t>
        </w:r>
        <w:del w:id="6714" w:author="IO" w:date="2011-07-22T13:20:00Z">
          <w:r w:rsidRPr="00416FF6" w:rsidDel="00416FF6">
            <w:delText>opciones</w:delText>
          </w:r>
        </w:del>
      </w:ins>
      <w:ins w:id="6715" w:author="IO" w:date="2011-07-22T13:20:00Z">
        <w:r w:rsidR="00416FF6">
          <w:t>acciones</w:t>
        </w:r>
      </w:ins>
      <w:ins w:id="6716" w:author="Orion" w:date="2011-07-08T12:17:00Z">
        <w:r w:rsidRPr="00416FF6">
          <w:t xml:space="preserve"> también se pueden llevar a cabo </w:t>
        </w:r>
      </w:ins>
      <w:ins w:id="6717" w:author="IO" w:date="2011-07-22T13:20:00Z">
        <w:r w:rsidR="00416FF6" w:rsidRPr="00416FF6">
          <w:t xml:space="preserve">directamente </w:t>
        </w:r>
      </w:ins>
      <w:ins w:id="6718" w:author="Orion" w:date="2011-07-08T12:17:00Z">
        <w:r w:rsidRPr="00416FF6">
          <w:t xml:space="preserve">con el </w:t>
        </w:r>
        <w:del w:id="6719" w:author="IO" w:date="2011-07-22T13:20:00Z">
          <w:r w:rsidRPr="00416FF6" w:rsidDel="00416FF6">
            <w:delText xml:space="preserve">mismo </w:delText>
          </w:r>
        </w:del>
        <w:r w:rsidRPr="00416FF6">
          <w:t>ratón</w:t>
        </w:r>
      </w:ins>
      <w:ins w:id="6720" w:author="IO" w:date="2011-07-22T13:21:00Z">
        <w:r w:rsidR="00416FF6">
          <w:t xml:space="preserve"> sobre el mapa</w:t>
        </w:r>
      </w:ins>
      <w:ins w:id="6721" w:author="Orion" w:date="2011-07-08T12:17:00Z">
        <w:del w:id="6722"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6723" w:author="Orion" w:date="2011-07-08T12:18:00Z"/>
          <w:i/>
          <w:rPrChange w:id="6724" w:author="IO" w:date="2011-07-22T12:29:00Z">
            <w:rPr>
              <w:ins w:id="6725" w:author="Orion" w:date="2011-07-08T12:18:00Z"/>
              <w:rFonts w:cs="Times New Roman"/>
            </w:rPr>
          </w:rPrChange>
        </w:rPr>
        <w:pPrChange w:id="6726" w:author="IO" w:date="2011-07-22T12:29:00Z">
          <w:pPr/>
        </w:pPrChange>
      </w:pPr>
      <w:ins w:id="6727" w:author="Orion" w:date="2011-07-08T12:17:00Z">
        <w:r w:rsidRPr="00441066">
          <w:rPr>
            <w:i/>
            <w:rPrChange w:id="6728" w:author="IO" w:date="2011-07-22T12:29:00Z">
              <w:rPr>
                <w:rFonts w:cs="Times New Roman"/>
              </w:rPr>
            </w:rPrChange>
          </w:rPr>
          <w:t>Blue Marbel</w:t>
        </w:r>
      </w:ins>
      <w:ins w:id="6729" w:author="IO" w:date="2011-07-22T13:21:00Z">
        <w:r w:rsidR="00416FF6" w:rsidRPr="00416FF6">
          <w:rPr>
            <w:rPrChange w:id="6730" w:author="IO" w:date="2011-07-22T13:21:00Z">
              <w:rPr>
                <w:i/>
              </w:rPr>
            </w:rPrChange>
          </w:rPr>
          <w:t>.</w:t>
        </w:r>
        <w:r w:rsidR="00416FF6">
          <w:t xml:space="preserve"> </w:t>
        </w:r>
      </w:ins>
      <w:ins w:id="6731" w:author="Orion" w:date="2011-07-08T12:17:00Z">
        <w:del w:id="6732" w:author="IO" w:date="2011-07-22T13:21:00Z">
          <w:r w:rsidRPr="00416FF6" w:rsidDel="00416FF6">
            <w:delText xml:space="preserve">: </w:delText>
          </w:r>
        </w:del>
      </w:ins>
      <w:ins w:id="6733" w:author="IO" w:date="2011-07-22T13:21:00Z">
        <w:r w:rsidR="00416FF6">
          <w:t>E</w:t>
        </w:r>
      </w:ins>
      <w:ins w:id="6734" w:author="Orion" w:date="2011-07-08T12:17:00Z">
        <w:del w:id="6735" w:author="IO" w:date="2011-07-22T13:21:00Z">
          <w:r w:rsidRPr="00416FF6" w:rsidDel="00416FF6">
            <w:delText>e</w:delText>
          </w:r>
        </w:del>
        <w:r w:rsidRPr="00416FF6">
          <w:t xml:space="preserve">s la capa </w:t>
        </w:r>
      </w:ins>
      <w:ins w:id="6736" w:author="IO" w:date="2011-07-22T13:21:00Z">
        <w:r w:rsidR="00416FF6">
          <w:t>con</w:t>
        </w:r>
      </w:ins>
      <w:ins w:id="6737" w:author="Orion" w:date="2011-07-08T12:17:00Z">
        <w:del w:id="6738" w:author="IO" w:date="2011-07-22T13:21:00Z">
          <w:r w:rsidRPr="00416FF6" w:rsidDel="00416FF6">
            <w:delText>que nos facilita</w:delText>
          </w:r>
        </w:del>
        <w:r w:rsidRPr="00416FF6">
          <w:t xml:space="preserve"> el mapa sobre el que </w:t>
        </w:r>
        <w:del w:id="6739" w:author="IO" w:date="2011-07-22T13:21:00Z">
          <w:r w:rsidRPr="00416FF6" w:rsidDel="00416FF6">
            <w:delText>vamos a</w:delText>
          </w:r>
        </w:del>
      </w:ins>
      <w:ins w:id="6740" w:author="IO" w:date="2011-07-22T13:21:00Z">
        <w:r w:rsidR="00416FF6">
          <w:t>se</w:t>
        </w:r>
      </w:ins>
      <w:ins w:id="6741" w:author="Orion" w:date="2011-07-08T12:17:00Z">
        <w:r w:rsidRPr="00416FF6">
          <w:t xml:space="preserve"> hace</w:t>
        </w:r>
        <w:del w:id="6742" w:author="IO" w:date="2011-07-22T13:21:00Z">
          <w:r w:rsidRPr="00416FF6" w:rsidDel="00416FF6">
            <w:delText>r</w:delText>
          </w:r>
        </w:del>
        <w:r w:rsidRPr="00416FF6">
          <w:t xml:space="preserve"> la simulaci</w:t>
        </w:r>
      </w:ins>
      <w:ins w:id="6743"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6744" w:author="Orion" w:date="2011-07-08T12:19:00Z"/>
        </w:rPr>
        <w:pPrChange w:id="6745" w:author="IO" w:date="2011-07-22T12:29:00Z">
          <w:pPr/>
        </w:pPrChange>
      </w:pPr>
      <w:ins w:id="6746" w:author="Orion" w:date="2011-07-08T12:18:00Z">
        <w:r w:rsidRPr="00441066">
          <w:rPr>
            <w:i/>
            <w:rPrChange w:id="6747" w:author="IO" w:date="2011-07-22T12:29:00Z">
              <w:rPr>
                <w:rFonts w:cs="Times New Roman"/>
              </w:rPr>
            </w:rPrChange>
          </w:rPr>
          <w:t>Show Planes</w:t>
        </w:r>
        <w:del w:id="6748" w:author="IO" w:date="2011-07-22T13:21:00Z">
          <w:r w:rsidRPr="00416FF6" w:rsidDel="00416FF6">
            <w:delText>:</w:delText>
          </w:r>
        </w:del>
      </w:ins>
      <w:ins w:id="6749" w:author="IO" w:date="2011-07-22T13:21:00Z">
        <w:r w:rsidR="00416FF6">
          <w:t>.</w:t>
        </w:r>
      </w:ins>
      <w:ins w:id="6750" w:author="Orion" w:date="2011-07-08T12:18:00Z">
        <w:r w:rsidRPr="00416FF6">
          <w:t xml:space="preserve"> </w:t>
        </w:r>
        <w:del w:id="6751" w:author="IO" w:date="2011-07-22T13:21:00Z">
          <w:r w:rsidRPr="00416FF6" w:rsidDel="00416FF6">
            <w:delText>mostrar</w:delText>
          </w:r>
        </w:del>
      </w:ins>
      <w:ins w:id="6752" w:author="Orion" w:date="2011-07-08T12:19:00Z">
        <w:del w:id="6753" w:author="IO" w:date="2011-07-22T13:21:00Z">
          <w:r w:rsidRPr="00416FF6" w:rsidDel="00416FF6">
            <w:delText>ía</w:delText>
          </w:r>
        </w:del>
      </w:ins>
      <w:ins w:id="6754" w:author="IO" w:date="2011-07-22T13:21:00Z">
        <w:r w:rsidR="00416FF6">
          <w:t>Muestra</w:t>
        </w:r>
      </w:ins>
      <w:ins w:id="6755" w:author="Orion" w:date="2011-07-08T12:19:00Z">
        <w:r w:rsidRPr="00416FF6">
          <w:t xml:space="preserve"> todos los elementos que son objeto de esta simulación. </w:t>
        </w:r>
      </w:ins>
      <w:ins w:id="6756" w:author="IO" w:date="2011-07-22T13:21:00Z">
        <w:r w:rsidR="00416FF6">
          <w:t>Incluye</w:t>
        </w:r>
      </w:ins>
      <w:ins w:id="6757" w:author="Orion" w:date="2011-07-08T12:19:00Z">
        <w:del w:id="6758" w:author="IO" w:date="2011-07-22T13:21:00Z">
          <w:r w:rsidRPr="00416FF6" w:rsidDel="00416FF6">
            <w:delText>Aquí estarían incluid</w:delText>
          </w:r>
        </w:del>
        <w:del w:id="6759" w:author="IO" w:date="2011-07-22T13:22:00Z">
          <w:r w:rsidRPr="00416FF6" w:rsidDel="00416FF6">
            <w:delText>os</w:delText>
          </w:r>
        </w:del>
      </w:ins>
      <w:ins w:id="6760" w:author="IO" w:date="2011-07-22T13:22:00Z">
        <w:r w:rsidR="00416FF6">
          <w:t xml:space="preserve"> los</w:t>
        </w:r>
      </w:ins>
      <w:ins w:id="6761" w:author="Orion" w:date="2011-07-08T12:19:00Z">
        <w:r w:rsidRPr="00416FF6">
          <w:t xml:space="preserve"> aeropuertos, </w:t>
        </w:r>
        <w:del w:id="6762" w:author="IO" w:date="2011-07-22T13:22:00Z">
          <w:r w:rsidRPr="00416FF6" w:rsidDel="00416FF6">
            <w:delText>waypoints</w:delText>
          </w:r>
        </w:del>
      </w:ins>
      <w:ins w:id="6763" w:author="IO" w:date="2011-07-22T13:22:00Z">
        <w:r w:rsidR="00416FF6">
          <w:t>puntos de paso</w:t>
        </w:r>
      </w:ins>
      <w:ins w:id="6764" w:author="Orion" w:date="2011-07-08T12:19:00Z">
        <w:r w:rsidRPr="00416FF6">
          <w:t>, aviones</w:t>
        </w:r>
      </w:ins>
      <w:ins w:id="6765" w:author="IO" w:date="2011-07-22T13:22:00Z">
        <w:r w:rsidR="00416FF6">
          <w:t xml:space="preserve"> y</w:t>
        </w:r>
      </w:ins>
      <w:ins w:id="6766" w:author="Orion" w:date="2011-07-08T12:19:00Z">
        <w:del w:id="6767" w:author="IO" w:date="2011-07-22T13:22:00Z">
          <w:r w:rsidRPr="00416FF6" w:rsidDel="00416FF6">
            <w:delText>,</w:delText>
          </w:r>
        </w:del>
        <w:r w:rsidRPr="00416FF6">
          <w:t xml:space="preserve"> rutas</w:t>
        </w:r>
        <w:del w:id="6768"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6769" w:author="Orion" w:date="2011-07-08T12:27:00Z"/>
          <w:del w:id="6770" w:author="IO" w:date="2011-07-22T13:22:00Z"/>
        </w:rPr>
        <w:pPrChange w:id="6771" w:author="IO" w:date="2011-07-22T12:31:00Z">
          <w:pPr/>
        </w:pPrChange>
      </w:pPr>
    </w:p>
    <w:p w14:paraId="4BA07FC5" w14:textId="4E529FE5" w:rsidR="001B61AA" w:rsidRPr="003B5896" w:rsidRDefault="00CB3426">
      <w:pPr>
        <w:spacing w:before="240" w:after="120"/>
        <w:ind w:firstLine="284"/>
        <w:jc w:val="both"/>
        <w:rPr>
          <w:ins w:id="6772" w:author="Orion" w:date="2011-07-08T12:33:00Z"/>
        </w:rPr>
        <w:pPrChange w:id="6773" w:author="IO" w:date="2011-07-22T12:31:00Z">
          <w:pPr/>
        </w:pPrChange>
      </w:pPr>
      <w:ins w:id="6774" w:author="Orion" w:date="2011-07-08T12:19:00Z">
        <w:r w:rsidRPr="00BF438C">
          <w:t xml:space="preserve">El </w:t>
        </w:r>
        <w:del w:id="6775" w:author="IO" w:date="2011-07-22T13:22:00Z">
          <w:r w:rsidRPr="00BF438C" w:rsidDel="00416FF6">
            <w:delText>siguiente</w:delText>
          </w:r>
        </w:del>
      </w:ins>
      <w:ins w:id="6776" w:author="IO" w:date="2011-07-22T13:22:00Z">
        <w:r w:rsidR="00416FF6">
          <w:t>segundo</w:t>
        </w:r>
      </w:ins>
      <w:ins w:id="6777" w:author="Orion" w:date="2011-07-08T12:19:00Z">
        <w:r w:rsidRPr="00BF438C">
          <w:t xml:space="preserve"> panel </w:t>
        </w:r>
      </w:ins>
      <w:ins w:id="6778" w:author="IO" w:date="2011-07-22T13:22:00Z">
        <w:r w:rsidR="00416FF6">
          <w:t xml:space="preserve">de la izquierda permite </w:t>
        </w:r>
      </w:ins>
      <w:ins w:id="6779" w:author="Orion" w:date="2011-07-08T12:27:00Z">
        <w:del w:id="6780" w:author="IO" w:date="2011-07-22T13:22:00Z">
          <w:r w:rsidR="00683D22" w:rsidRPr="00BF438C" w:rsidDel="00416FF6">
            <w:delText>será donde se podrá</w:delText>
          </w:r>
        </w:del>
      </w:ins>
      <w:ins w:id="6781" w:author="Orion" w:date="2011-07-08T12:19:00Z">
        <w:del w:id="6782" w:author="IO" w:date="2011-07-22T13:22:00Z">
          <w:r w:rsidRPr="003B5896" w:rsidDel="00416FF6">
            <w:delText xml:space="preserve"> </w:delText>
          </w:r>
        </w:del>
        <w:r w:rsidRPr="003B5896">
          <w:t xml:space="preserve">seleccionar los ficheros </w:t>
        </w:r>
        <w:del w:id="6783" w:author="IO" w:date="2011-07-22T13:22:00Z">
          <w:r w:rsidRPr="003B5896" w:rsidDel="00416FF6">
            <w:delText>xml</w:delText>
          </w:r>
        </w:del>
      </w:ins>
      <w:ins w:id="6784" w:author="IO" w:date="2011-07-22T13:22:00Z">
        <w:r w:rsidR="00416FF6">
          <w:t>XML</w:t>
        </w:r>
      </w:ins>
      <w:ins w:id="6785" w:author="Orion" w:date="2011-07-08T12:19:00Z">
        <w:r w:rsidRPr="003B5896">
          <w:t xml:space="preserve"> </w:t>
        </w:r>
      </w:ins>
      <w:ins w:id="6786" w:author="IO" w:date="2011-07-22T13:22:00Z">
        <w:r w:rsidR="00416FF6">
          <w:t xml:space="preserve">usados para configurar </w:t>
        </w:r>
      </w:ins>
      <w:ins w:id="6787" w:author="Orion" w:date="2011-07-08T12:19:00Z">
        <w:del w:id="6788" w:author="IO" w:date="2011-07-22T13:22:00Z">
          <w:r w:rsidRPr="003B5896" w:rsidDel="00416FF6">
            <w:delText>que aportaran la informaci</w:delText>
          </w:r>
        </w:del>
      </w:ins>
      <w:ins w:id="6789" w:author="Orion" w:date="2011-07-08T12:20:00Z">
        <w:del w:id="6790" w:author="IO" w:date="2011-07-22T13:22:00Z">
          <w:r w:rsidRPr="003B5896" w:rsidDel="00416FF6">
            <w:delText xml:space="preserve">ón de </w:delText>
          </w:r>
        </w:del>
        <w:r w:rsidRPr="003B5896">
          <w:t>los planes de vuelo que se van a llevar a cabo</w:t>
        </w:r>
      </w:ins>
      <w:ins w:id="6791" w:author="IO" w:date="2011-07-22T13:23:00Z">
        <w:r w:rsidR="00416FF6">
          <w:t xml:space="preserve">. Como se comentó en </w:t>
        </w:r>
      </w:ins>
      <w:ins w:id="6792" w:author="IO" w:date="2011-07-22T13:25:00Z">
        <w:r w:rsidR="00B90C7A">
          <w:t>l</w:t>
        </w:r>
      </w:ins>
      <w:ins w:id="6793"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6794" w:author="Orion" w:date="2011-07-26T22:30:00Z">
        <w:r w:rsidR="00503590">
          <w:t>4.1.1</w:t>
        </w:r>
      </w:ins>
      <w:ins w:id="6795" w:author="IO" w:date="2011-07-22T13:23:00Z">
        <w:r w:rsidR="00416FF6">
          <w:fldChar w:fldCharType="end"/>
        </w:r>
        <w:r w:rsidR="00416FF6">
          <w:t>)</w:t>
        </w:r>
      </w:ins>
      <w:ins w:id="6796" w:author="IO" w:date="2011-07-22T13:25:00Z">
        <w:r w:rsidR="00B90C7A">
          <w:t xml:space="preserve">, </w:t>
        </w:r>
      </w:ins>
      <w:ins w:id="6797" w:author="IO" w:date="2011-07-22T13:26:00Z">
        <w:r w:rsidR="00B90C7A">
          <w:t>parte de los</w:t>
        </w:r>
      </w:ins>
      <w:ins w:id="6798" w:author="IO" w:date="2011-07-22T13:25:00Z">
        <w:r w:rsidR="00B90C7A">
          <w:t xml:space="preserve"> datos </w:t>
        </w:r>
      </w:ins>
      <w:ins w:id="6799" w:author="IO" w:date="2011-07-22T13:27:00Z">
        <w:r w:rsidR="00B90C7A">
          <w:t>de la simulación</w:t>
        </w:r>
      </w:ins>
      <w:ins w:id="6800" w:author="IO" w:date="2011-07-22T13:25:00Z">
        <w:r w:rsidR="00B90C7A">
          <w:t xml:space="preserve"> son </w:t>
        </w:r>
      </w:ins>
      <w:ins w:id="6801" w:author="IO" w:date="2011-07-22T13:27:00Z">
        <w:r w:rsidR="00B90C7A">
          <w:t xml:space="preserve">asignados </w:t>
        </w:r>
      </w:ins>
      <w:ins w:id="6802" w:author="IO" w:date="2011-07-22T13:25:00Z">
        <w:r w:rsidR="00B90C7A">
          <w:t>directamente por el usuario a través de ficheros</w:t>
        </w:r>
      </w:ins>
      <w:ins w:id="6803" w:author="Orion" w:date="2011-07-08T12:20:00Z">
        <w:del w:id="6804" w:author="IO" w:date="2011-07-22T13:27:00Z">
          <w:r w:rsidRPr="003B5896" w:rsidDel="00B90C7A">
            <w:delText xml:space="preserve">, </w:delText>
          </w:r>
        </w:del>
      </w:ins>
      <w:ins w:id="6805" w:author="Orion" w:date="2011-07-08T12:28:00Z">
        <w:del w:id="6806" w:author="IO" w:date="2011-07-22T13:27:00Z">
          <w:r w:rsidR="00635CE1" w:rsidRPr="003B5896" w:rsidDel="00B90C7A">
            <w:delText xml:space="preserve"> y los ficheros xml que contendrán</w:delText>
          </w:r>
        </w:del>
      </w:ins>
      <w:ins w:id="6807" w:author="Orion" w:date="2011-07-08T12:21:00Z">
        <w:del w:id="6808" w:author="IO" w:date="2011-07-22T13:27:00Z">
          <w:r w:rsidRPr="003B5896" w:rsidDel="00B90C7A">
            <w:delText xml:space="preserve"> información relativa a las características de los pilotos que van a llevar a cabo los vuelos</w:delText>
          </w:r>
        </w:del>
        <w:r w:rsidRPr="003B5896">
          <w:t>. Por un lado</w:t>
        </w:r>
      </w:ins>
      <w:ins w:id="6809" w:author="IO" w:date="2011-07-22T13:27:00Z">
        <w:r w:rsidR="00B90C7A">
          <w:t xml:space="preserve">, se suministra </w:t>
        </w:r>
      </w:ins>
      <w:ins w:id="6810" w:author="Orion" w:date="2011-07-08T12:21:00Z">
        <w:del w:id="6811" w:author="IO" w:date="2011-07-22T13:28:00Z">
          <w:r w:rsidRPr="003B5896" w:rsidDel="00B90C7A">
            <w:delText xml:space="preserve"> el xml correspondiente a la configuraci</w:delText>
          </w:r>
        </w:del>
      </w:ins>
      <w:ins w:id="6812" w:author="Orion" w:date="2011-07-08T12:22:00Z">
        <w:del w:id="6813" w:author="IO" w:date="2011-07-22T13:28:00Z">
          <w:r w:rsidRPr="003B5896" w:rsidDel="00B90C7A">
            <w:delText>ón de</w:delText>
          </w:r>
        </w:del>
      </w:ins>
      <w:ins w:id="6814" w:author="IO" w:date="2011-07-22T13:28:00Z">
        <w:r w:rsidR="00B90C7A">
          <w:t xml:space="preserve">información sobre </w:t>
        </w:r>
      </w:ins>
      <w:ins w:id="6815" w:author="Orion" w:date="2011-07-08T12:22:00Z">
        <w:del w:id="6816" w:author="IO" w:date="2011-07-22T13:28:00Z">
          <w:r w:rsidRPr="003B5896" w:rsidDel="00B90C7A">
            <w:delText xml:space="preserve"> </w:delText>
          </w:r>
        </w:del>
        <w:r w:rsidRPr="003B5896">
          <w:t>los planes de vuelo</w:t>
        </w:r>
      </w:ins>
      <w:ins w:id="6817" w:author="IO" w:date="2011-07-22T13:28:00Z">
        <w:r w:rsidR="00B90C7A">
          <w:t xml:space="preserve">, incluyendo </w:t>
        </w:r>
      </w:ins>
      <w:ins w:id="6818" w:author="Orion" w:date="2011-07-08T12:22:00Z">
        <w:del w:id="6819" w:author="IO" w:date="2011-07-22T13:28:00Z">
          <w:r w:rsidRPr="003B5896" w:rsidDel="00B90C7A">
            <w:delText xml:space="preserve"> contendrá información de </w:delText>
          </w:r>
        </w:del>
        <w:r w:rsidRPr="003B5896">
          <w:t xml:space="preserve">los aeropuertos de origen y de destino, </w:t>
        </w:r>
        <w:del w:id="6820" w:author="IO" w:date="2011-07-22T13:28:00Z">
          <w:r w:rsidRPr="003B5896" w:rsidDel="00B90C7A">
            <w:delText xml:space="preserve">de </w:delText>
          </w:r>
        </w:del>
        <w:r w:rsidRPr="003B5896">
          <w:t xml:space="preserve">los </w:t>
        </w:r>
        <w:del w:id="6821" w:author="IO" w:date="2011-07-22T13:28:00Z">
          <w:r w:rsidRPr="003B5896" w:rsidDel="00B90C7A">
            <w:delText>waypoints</w:delText>
          </w:r>
        </w:del>
      </w:ins>
      <w:ins w:id="6822" w:author="IO" w:date="2011-07-22T13:28:00Z">
        <w:r w:rsidR="00B90C7A">
          <w:t>puntos de paso</w:t>
        </w:r>
      </w:ins>
      <w:ins w:id="6823" w:author="Orion" w:date="2011-07-08T12:22:00Z">
        <w:r w:rsidRPr="003B5896">
          <w:t xml:space="preserve"> por los que se </w:t>
        </w:r>
        <w:del w:id="6824" w:author="IO" w:date="2011-07-22T13:28:00Z">
          <w:r w:rsidRPr="003B5896" w:rsidDel="00B90C7A">
            <w:delText>tiene</w:delText>
          </w:r>
        </w:del>
      </w:ins>
      <w:ins w:id="6825" w:author="IO" w:date="2011-07-22T13:28:00Z">
        <w:r w:rsidR="00B90C7A">
          <w:t>ha de</w:t>
        </w:r>
      </w:ins>
      <w:ins w:id="6826" w:author="Orion" w:date="2011-07-08T12:22:00Z">
        <w:del w:id="6827" w:author="IO" w:date="2011-07-22T13:28:00Z">
          <w:r w:rsidRPr="003B5896" w:rsidDel="00B90C7A">
            <w:delText xml:space="preserve"> que</w:delText>
          </w:r>
        </w:del>
        <w:r w:rsidRPr="003B5896">
          <w:t xml:space="preserve"> pasar</w:t>
        </w:r>
      </w:ins>
      <w:ins w:id="6828" w:author="Orion" w:date="2011-07-08T12:26:00Z">
        <w:r w:rsidR="0099334F" w:rsidRPr="003B5896">
          <w:t>,</w:t>
        </w:r>
      </w:ins>
      <w:ins w:id="6829" w:author="Orion" w:date="2011-07-08T12:22:00Z">
        <w:r w:rsidRPr="003B5896">
          <w:t xml:space="preserve"> </w:t>
        </w:r>
      </w:ins>
      <w:ins w:id="6830" w:author="Orion" w:date="2011-07-08T12:26:00Z">
        <w:r w:rsidR="0099334F" w:rsidRPr="003B5896">
          <w:t>e</w:t>
        </w:r>
      </w:ins>
      <w:ins w:id="6831" w:author="Orion" w:date="2011-07-08T12:22:00Z">
        <w:r w:rsidRPr="003B5896">
          <w:t xml:space="preserve"> </w:t>
        </w:r>
      </w:ins>
      <w:ins w:id="6832" w:author="Orion" w:date="2011-07-08T12:23:00Z">
        <w:r w:rsidR="0099334F" w:rsidRPr="003B5896">
          <w:t>informaci</w:t>
        </w:r>
      </w:ins>
      <w:ins w:id="6833" w:author="Orion" w:date="2011-07-08T12:24:00Z">
        <w:r w:rsidR="0099334F" w:rsidRPr="003B5896">
          <w:t>ón relativa a cu</w:t>
        </w:r>
        <w:del w:id="6834" w:author="IO" w:date="2011-07-22T13:28:00Z">
          <w:r w:rsidR="0099334F" w:rsidRPr="003B5896" w:rsidDel="00B90C7A">
            <w:delText>a</w:delText>
          </w:r>
        </w:del>
      </w:ins>
      <w:ins w:id="6835" w:author="IO" w:date="2011-07-22T13:28:00Z">
        <w:r w:rsidR="00B90C7A">
          <w:t>á</w:t>
        </w:r>
      </w:ins>
      <w:ins w:id="6836" w:author="Orion" w:date="2011-07-08T12:24:00Z">
        <w:r w:rsidR="0099334F" w:rsidRPr="003B5896">
          <w:t xml:space="preserve">ndo tiene que </w:t>
        </w:r>
      </w:ins>
      <w:ins w:id="6837" w:author="Orion" w:date="2011-07-08T12:26:00Z">
        <w:r w:rsidR="0099334F" w:rsidRPr="003B5896">
          <w:t>partir</w:t>
        </w:r>
      </w:ins>
      <w:ins w:id="6838" w:author="Orion" w:date="2011-07-08T12:24:00Z">
        <w:r w:rsidR="0099334F" w:rsidRPr="003B5896">
          <w:t xml:space="preserve"> el vuelo</w:t>
        </w:r>
      </w:ins>
      <w:ins w:id="6839" w:author="IO" w:date="2011-07-22T13:28:00Z">
        <w:r w:rsidR="00B90C7A">
          <w:t xml:space="preserve"> (indicada </w:t>
        </w:r>
      </w:ins>
      <w:ins w:id="6840" w:author="Orion" w:date="2011-07-08T12:24:00Z">
        <w:del w:id="6841" w:author="IO" w:date="2011-07-22T13:28:00Z">
          <w:r w:rsidR="0099334F" w:rsidRPr="003B5896" w:rsidDel="00B90C7A">
            <w:delText>, informaci</w:delText>
          </w:r>
        </w:del>
      </w:ins>
      <w:ins w:id="6842" w:author="Orion" w:date="2011-07-08T12:25:00Z">
        <w:del w:id="6843" w:author="IO" w:date="2011-07-22T13:28:00Z">
          <w:r w:rsidR="0099334F" w:rsidRPr="003B5896" w:rsidDel="00B90C7A">
            <w:delText>ón</w:delText>
          </w:r>
        </w:del>
      </w:ins>
      <w:ins w:id="6844" w:author="Orion" w:date="2011-07-08T12:26:00Z">
        <w:del w:id="6845" w:author="IO" w:date="2011-07-22T13:28:00Z">
          <w:r w:rsidR="0099334F" w:rsidRPr="003B5896" w:rsidDel="00B90C7A">
            <w:delText xml:space="preserve"> que</w:delText>
          </w:r>
        </w:del>
      </w:ins>
      <w:ins w:id="6846" w:author="Orion" w:date="2011-07-08T12:25:00Z">
        <w:del w:id="6847" w:author="IO" w:date="2011-07-22T13:28:00Z">
          <w:r w:rsidR="0099334F" w:rsidRPr="003B5896" w:rsidDel="00B90C7A">
            <w:delText xml:space="preserve"> vendrá en el xml </w:delText>
          </w:r>
        </w:del>
      </w:ins>
      <w:ins w:id="6848" w:author="Orion" w:date="2011-07-08T12:26:00Z">
        <w:r w:rsidR="0099334F" w:rsidRPr="003B5896">
          <w:t>como</w:t>
        </w:r>
      </w:ins>
      <w:ins w:id="6849" w:author="Orion" w:date="2011-07-08T12:25:00Z">
        <w:r w:rsidR="0099334F" w:rsidRPr="003B5896">
          <w:t xml:space="preserve"> minutos </w:t>
        </w:r>
      </w:ins>
      <w:ins w:id="6850" w:author="Orion" w:date="2011-07-08T12:26:00Z">
        <w:del w:id="6851" w:author="IO" w:date="2011-07-22T13:29:00Z">
          <w:r w:rsidR="0099334F" w:rsidRPr="003B5896" w:rsidDel="00B90C7A">
            <w:delText>que han de pasar después de iniciarse</w:delText>
          </w:r>
        </w:del>
      </w:ins>
      <w:ins w:id="6852" w:author="IO" w:date="2011-07-22T13:29:00Z">
        <w:r w:rsidR="00B90C7A">
          <w:t>desde que se inició</w:t>
        </w:r>
      </w:ins>
      <w:ins w:id="6853" w:author="Orion" w:date="2011-07-08T12:26:00Z">
        <w:r w:rsidR="0099334F" w:rsidRPr="003B5896">
          <w:t xml:space="preserve"> la simulación</w:t>
        </w:r>
      </w:ins>
      <w:ins w:id="6854" w:author="IO" w:date="2011-07-22T13:29:00Z">
        <w:r w:rsidR="00B90C7A">
          <w:t>)</w:t>
        </w:r>
      </w:ins>
      <w:ins w:id="6855" w:author="Orion" w:date="2011-07-08T12:26:00Z">
        <w:r w:rsidR="0099334F" w:rsidRPr="003B5896">
          <w:t>.</w:t>
        </w:r>
      </w:ins>
      <w:ins w:id="6856" w:author="Orion" w:date="2011-07-08T12:28:00Z">
        <w:r w:rsidR="00635CE1" w:rsidRPr="003B5896">
          <w:t xml:space="preserve"> Por otro lado, </w:t>
        </w:r>
      </w:ins>
      <w:ins w:id="6857" w:author="IO" w:date="2011-07-22T13:29:00Z">
        <w:r w:rsidR="00B90C7A">
          <w:t xml:space="preserve">para cada uno de los pilotos disponibles se especifican </w:t>
        </w:r>
      </w:ins>
      <w:ins w:id="6858" w:author="Orion" w:date="2011-07-08T12:28:00Z">
        <w:del w:id="6859" w:author="IO" w:date="2011-07-22T13:30:00Z">
          <w:r w:rsidR="00635CE1" w:rsidRPr="003B5896" w:rsidDel="00B90C7A">
            <w:delText>el xml con la informaci</w:delText>
          </w:r>
        </w:del>
      </w:ins>
      <w:ins w:id="6860" w:author="Orion" w:date="2011-07-08T12:29:00Z">
        <w:del w:id="6861" w:author="IO" w:date="2011-07-22T13:30:00Z">
          <w:r w:rsidR="00635CE1" w:rsidRPr="003B5896" w:rsidDel="00B90C7A">
            <w:delText xml:space="preserve">ón de los pilotos contendrán para cada piloto los valores, en porcentaje entre 0 y 1, </w:delText>
          </w:r>
        </w:del>
      </w:ins>
      <w:ins w:id="6862" w:author="Orion" w:date="2011-07-08T12:30:00Z">
        <w:del w:id="6863" w:author="IO" w:date="2011-07-22T13:30:00Z">
          <w:r w:rsidR="00635CE1" w:rsidRPr="003B5896" w:rsidDel="00B90C7A">
            <w:delText xml:space="preserve">de cada una de </w:delText>
          </w:r>
        </w:del>
        <w:r w:rsidR="00635CE1" w:rsidRPr="003B5896">
          <w:t xml:space="preserve">sus </w:t>
        </w:r>
        <w:del w:id="6864" w:author="IO" w:date="2011-07-22T13:30:00Z">
          <w:r w:rsidR="00635CE1" w:rsidRPr="003B5896" w:rsidDel="00B90C7A">
            <w:delText>características</w:delText>
          </w:r>
        </w:del>
      </w:ins>
      <w:ins w:id="6865" w:author="IO" w:date="2011-07-22T13:30:00Z">
        <w:r w:rsidR="00B90C7A">
          <w:t>valores de</w:t>
        </w:r>
      </w:ins>
      <w:ins w:id="6866" w:author="Orion" w:date="2011-07-08T12:30:00Z">
        <w:r w:rsidR="00635CE1" w:rsidRPr="003B5896">
          <w:t xml:space="preserve"> estrés, fatiga y experiencia</w:t>
        </w:r>
      </w:ins>
      <w:ins w:id="6867" w:author="IO" w:date="2011-07-22T13:30:00Z">
        <w:r w:rsidR="00B90C7A">
          <w:t xml:space="preserve"> como un real entre 0 y 1</w:t>
        </w:r>
      </w:ins>
      <w:ins w:id="6868" w:author="Orion" w:date="2011-07-08T12:30:00Z">
        <w:del w:id="6869" w:author="IO" w:date="2011-07-22T13:30:00Z">
          <w:r w:rsidR="00635CE1" w:rsidRPr="003B5896" w:rsidDel="00B90C7A">
            <w:delText xml:space="preserve"> respectivamente</w:delText>
          </w:r>
        </w:del>
        <w:r w:rsidR="00635CE1" w:rsidRPr="003B5896">
          <w:t>.</w:t>
        </w:r>
      </w:ins>
      <w:ins w:id="6870" w:author="IO" w:date="2011-07-22T13:31:00Z">
        <w:r w:rsidR="00B90C7A">
          <w:t xml:space="preserve"> Una vez iniciada la simulación no será posible alterar estos datos de configuración.</w:t>
        </w:r>
      </w:ins>
      <w:ins w:id="6871" w:author="Orion" w:date="2011-07-08T12:33:00Z">
        <w:del w:id="6872"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6873" w:author="Orion" w:date="2011-07-08T11:52:00Z"/>
          <w:del w:id="6874" w:author="IO" w:date="2011-07-22T13:31:00Z"/>
        </w:rPr>
        <w:pPrChange w:id="6875" w:author="IO" w:date="2011-07-22T13:31:00Z">
          <w:pPr/>
        </w:pPrChange>
      </w:pPr>
      <w:ins w:id="6876" w:author="IO" w:date="2011-07-22T13:30:00Z">
        <w:r>
          <w:t xml:space="preserve">El tercer panel de la izquierda contiene botones para arrancar y parar la simulación. </w:t>
        </w:r>
      </w:ins>
      <w:ins w:id="6877" w:author="Orion" w:date="2011-07-08T12:31:00Z">
        <w:del w:id="6878" w:author="IO" w:date="2011-07-22T13:31:00Z">
          <w:r w:rsidR="00ED0A17" w:rsidRPr="003B5896" w:rsidDel="00B90C7A">
            <w:delText>Ambos</w:delText>
          </w:r>
        </w:del>
      </w:ins>
      <w:ins w:id="6879" w:author="Orion" w:date="2011-07-08T12:30:00Z">
        <w:del w:id="6880" w:author="IO" w:date="2011-07-22T13:31:00Z">
          <w:r w:rsidR="00ED0A17" w:rsidRPr="003B5896" w:rsidDel="00B90C7A">
            <w:delText xml:space="preserve"> botones de este pane</w:delText>
          </w:r>
        </w:del>
      </w:ins>
      <w:ins w:id="6881" w:author="Orion" w:date="2011-07-08T12:31:00Z">
        <w:del w:id="6882" w:author="IO" w:date="2011-07-22T13:31:00Z">
          <w:r w:rsidR="00ED0A17" w:rsidRPr="003B5896" w:rsidDel="00B90C7A">
            <w:delText>l</w:delText>
          </w:r>
        </w:del>
      </w:ins>
      <w:ins w:id="6883" w:author="Orion" w:date="2011-07-08T12:20:00Z">
        <w:del w:id="6884" w:author="IO" w:date="2011-07-22T13:31:00Z">
          <w:r w:rsidR="00CB3426" w:rsidRPr="003B5896" w:rsidDel="00B90C7A">
            <w:delText xml:space="preserve"> </w:delText>
          </w:r>
        </w:del>
      </w:ins>
      <w:ins w:id="6885" w:author="Orion" w:date="2011-07-08T12:31:00Z">
        <w:del w:id="6886" w:author="IO" w:date="2011-07-22T13:31:00Z">
          <w:r w:rsidR="00ED0A17" w:rsidRPr="003B5896" w:rsidDel="00B90C7A">
            <w:delText>quedarán</w:delText>
          </w:r>
        </w:del>
      </w:ins>
      <w:ins w:id="6887" w:author="Orion" w:date="2011-07-08T12:20:00Z">
        <w:del w:id="6888" w:author="IO" w:date="2011-07-22T13:31:00Z">
          <w:r w:rsidR="00CB3426" w:rsidRPr="003B5896" w:rsidDel="00B90C7A">
            <w:delText xml:space="preserve"> </w:delText>
          </w:r>
        </w:del>
      </w:ins>
      <w:ins w:id="6889" w:author="Orion" w:date="2011-07-08T12:31:00Z">
        <w:del w:id="6890" w:author="IO" w:date="2011-07-22T13:31:00Z">
          <w:r w:rsidR="00ED0A17" w:rsidRPr="003B5896" w:rsidDel="00B90C7A">
            <w:delText>deshabilitados</w:delText>
          </w:r>
        </w:del>
      </w:ins>
      <w:ins w:id="6891" w:author="Orion" w:date="2011-07-08T12:20:00Z">
        <w:del w:id="6892" w:author="IO" w:date="2011-07-22T13:31:00Z">
          <w:r w:rsidR="00CB3426" w:rsidRPr="003B5896" w:rsidDel="00B90C7A">
            <w:delText xml:space="preserve"> una vez </w:delText>
          </w:r>
        </w:del>
      </w:ins>
      <w:ins w:id="6893" w:author="Orion" w:date="2011-07-08T12:31:00Z">
        <w:del w:id="6894" w:author="IO" w:date="2011-07-22T13:31:00Z">
          <w:r w:rsidR="00ED0A17" w:rsidRPr="003B5896" w:rsidDel="00B90C7A">
            <w:delText>iniciada</w:delText>
          </w:r>
        </w:del>
      </w:ins>
      <w:ins w:id="6895" w:author="Orion" w:date="2011-07-08T12:20:00Z">
        <w:del w:id="6896" w:author="IO" w:date="2011-07-22T13:31:00Z">
          <w:r w:rsidR="00CB3426" w:rsidRPr="003B5896" w:rsidDel="00B90C7A">
            <w:delText xml:space="preserve"> la </w:delText>
          </w:r>
        </w:del>
      </w:ins>
      <w:ins w:id="6897" w:author="Orion" w:date="2011-07-08T12:31:00Z">
        <w:del w:id="6898" w:author="IO" w:date="2011-07-22T13:31:00Z">
          <w:r w:rsidR="00ED0A17" w:rsidRPr="003B5896" w:rsidDel="00B90C7A">
            <w:delText>simulación, es decir, una vez iniciada esta no es posible modificar la configuración</w:delText>
          </w:r>
        </w:del>
      </w:ins>
      <w:ins w:id="6899" w:author="Orion" w:date="2011-07-08T12:32:00Z">
        <w:del w:id="6900"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6901" w:author="Orion" w:date="2011-07-08T12:34:00Z"/>
        </w:rPr>
        <w:pPrChange w:id="6902" w:author="IO" w:date="2011-07-22T13:31:00Z">
          <w:pPr/>
        </w:pPrChange>
      </w:pPr>
      <w:ins w:id="6903" w:author="Orion" w:date="2011-07-08T12:33:00Z">
        <w:del w:id="6904" w:author="IO" w:date="2011-07-22T13:31:00Z">
          <w:r w:rsidRPr="003B5896" w:rsidDel="00B90C7A">
            <w:delText xml:space="preserve">En último lugar se </w:delText>
          </w:r>
        </w:del>
      </w:ins>
      <w:ins w:id="6905" w:author="Orion" w:date="2011-07-08T12:35:00Z">
        <w:del w:id="6906" w:author="IO" w:date="2011-07-22T13:31:00Z">
          <w:r w:rsidRPr="003B5896" w:rsidDel="00B90C7A">
            <w:delText>dispone</w:delText>
          </w:r>
        </w:del>
      </w:ins>
      <w:ins w:id="6907" w:author="Orion" w:date="2011-07-08T12:33:00Z">
        <w:del w:id="6908" w:author="IO" w:date="2011-07-22T13:31:00Z">
          <w:r w:rsidRPr="003B5896" w:rsidDel="00B90C7A">
            <w:delText xml:space="preserve"> de un panel </w:delText>
          </w:r>
        </w:del>
      </w:ins>
      <w:ins w:id="6909" w:author="Orion" w:date="2011-07-08T12:35:00Z">
        <w:del w:id="6910" w:author="IO" w:date="2011-07-22T13:31:00Z">
          <w:r w:rsidRPr="003B5896" w:rsidDel="00B90C7A">
            <w:delText>donde se podrá hacer uso de botones</w:delText>
          </w:r>
        </w:del>
      </w:ins>
      <w:ins w:id="6911" w:author="Orion" w:date="2011-07-08T12:33:00Z">
        <w:del w:id="6912" w:author="IO" w:date="2011-07-22T13:31:00Z">
          <w:r w:rsidRPr="003B5896" w:rsidDel="00B90C7A">
            <w:delText xml:space="preserve"> </w:delText>
          </w:r>
        </w:del>
      </w:ins>
      <w:ins w:id="6913" w:author="Orion" w:date="2011-07-08T12:35:00Z">
        <w:del w:id="6914" w:author="IO" w:date="2011-07-22T13:31:00Z">
          <w:r w:rsidRPr="003B5896" w:rsidDel="00B90C7A">
            <w:delText xml:space="preserve">tanto </w:delText>
          </w:r>
        </w:del>
      </w:ins>
      <w:ins w:id="6915" w:author="Orion" w:date="2011-07-08T12:36:00Z">
        <w:del w:id="6916" w:author="IO" w:date="2011-07-22T13:31:00Z">
          <w:r w:rsidRPr="003B5896" w:rsidDel="00B90C7A">
            <w:delText xml:space="preserve">para </w:delText>
          </w:r>
        </w:del>
      </w:ins>
      <w:ins w:id="6917" w:author="Orion" w:date="2011-07-08T12:33:00Z">
        <w:del w:id="6918" w:author="IO" w:date="2011-07-22T13:31:00Z">
          <w:r w:rsidRPr="003B5896" w:rsidDel="00B90C7A">
            <w:delText>iniciar</w:delText>
          </w:r>
        </w:del>
      </w:ins>
      <w:ins w:id="6919" w:author="Orion" w:date="2011-07-08T12:37:00Z">
        <w:del w:id="6920" w:author="IO" w:date="2011-07-22T13:31:00Z">
          <w:r w:rsidRPr="003B5896" w:rsidDel="00B90C7A">
            <w:delText xml:space="preserve"> o reanudar </w:delText>
          </w:r>
        </w:del>
      </w:ins>
      <w:ins w:id="6921" w:author="Orion" w:date="2011-07-08T12:33:00Z">
        <w:del w:id="6922" w:author="IO" w:date="2011-07-22T13:31:00Z">
          <w:r w:rsidRPr="003B5896" w:rsidDel="00B90C7A">
            <w:delText xml:space="preserve">la simulación (una vez </w:delText>
          </w:r>
        </w:del>
      </w:ins>
      <w:ins w:id="6923" w:author="Orion" w:date="2011-07-08T12:36:00Z">
        <w:del w:id="6924" w:author="IO" w:date="2011-07-22T13:31:00Z">
          <w:r w:rsidRPr="003B5896" w:rsidDel="00B90C7A">
            <w:delText>se haya</w:delText>
          </w:r>
        </w:del>
      </w:ins>
      <w:ins w:id="6925" w:author="Orion" w:date="2011-07-08T12:33:00Z">
        <w:del w:id="6926" w:author="IO" w:date="2011-07-22T13:31:00Z">
          <w:r w:rsidRPr="003B5896" w:rsidDel="00B90C7A">
            <w:delText xml:space="preserve"> seleccionad</w:delText>
          </w:r>
        </w:del>
      </w:ins>
      <w:ins w:id="6927" w:author="Orion" w:date="2011-07-08T12:36:00Z">
        <w:del w:id="6928" w:author="IO" w:date="2011-07-22T13:31:00Z">
          <w:r w:rsidRPr="003B5896" w:rsidDel="00B90C7A">
            <w:delText>o</w:delText>
          </w:r>
        </w:del>
      </w:ins>
      <w:ins w:id="6929" w:author="Orion" w:date="2011-07-08T12:33:00Z">
        <w:del w:id="6930" w:author="IO" w:date="2011-07-22T13:31:00Z">
          <w:r w:rsidRPr="003B5896" w:rsidDel="00B90C7A">
            <w:delText xml:space="preserve"> la</w:delText>
          </w:r>
        </w:del>
      </w:ins>
      <w:ins w:id="6931" w:author="Orion" w:date="2011-07-08T12:34:00Z">
        <w:del w:id="6932" w:author="IO" w:date="2011-07-22T13:31:00Z">
          <w:r w:rsidRPr="003B5896" w:rsidDel="00B90C7A">
            <w:delText xml:space="preserve"> </w:delText>
          </w:r>
        </w:del>
      </w:ins>
      <w:ins w:id="6933" w:author="Orion" w:date="2011-07-08T12:33:00Z">
        <w:del w:id="6934" w:author="IO" w:date="2011-07-22T13:31:00Z">
          <w:r w:rsidRPr="003B5896" w:rsidDel="00B90C7A">
            <w:delText>configuraci</w:delText>
          </w:r>
        </w:del>
      </w:ins>
      <w:ins w:id="6935" w:author="Orion" w:date="2011-07-08T12:34:00Z">
        <w:del w:id="6936" w:author="IO" w:date="2011-07-22T13:31:00Z">
          <w:r w:rsidRPr="003B5896" w:rsidDel="00B90C7A">
            <w:delText xml:space="preserve">ón que </w:delText>
          </w:r>
        </w:del>
      </w:ins>
      <w:ins w:id="6937" w:author="Orion" w:date="2011-07-08T12:36:00Z">
        <w:del w:id="6938" w:author="IO" w:date="2011-07-22T13:31:00Z">
          <w:r w:rsidRPr="003B5896" w:rsidDel="00B90C7A">
            <w:delText>se quiere</w:delText>
          </w:r>
        </w:del>
      </w:ins>
      <w:ins w:id="6939" w:author="Orion" w:date="2011-07-08T12:34:00Z">
        <w:del w:id="6940" w:author="IO" w:date="2011-07-22T13:31:00Z">
          <w:r w:rsidRPr="003B5896" w:rsidDel="00B90C7A">
            <w:delText xml:space="preserve">), </w:delText>
          </w:r>
        </w:del>
      </w:ins>
      <w:ins w:id="6941" w:author="Orion" w:date="2011-07-08T12:35:00Z">
        <w:del w:id="6942" w:author="IO" w:date="2011-07-22T13:31:00Z">
          <w:r w:rsidRPr="003B5896" w:rsidDel="00B90C7A">
            <w:delText>como para</w:delText>
          </w:r>
        </w:del>
      </w:ins>
      <w:ins w:id="6943" w:author="Orion" w:date="2011-07-08T12:34:00Z">
        <w:del w:id="6944" w:author="IO" w:date="2011-07-22T13:31:00Z">
          <w:r w:rsidRPr="003B5896" w:rsidDel="00B90C7A">
            <w:delText xml:space="preserve"> pararla</w:delText>
          </w:r>
        </w:del>
      </w:ins>
      <w:ins w:id="6945" w:author="IO" w:date="2011-07-22T13:31:00Z">
        <w:r w:rsidR="00B90C7A">
          <w:t>Estas acciones se pueden realizar cuantas veces se desee en una simulaci</w:t>
        </w:r>
      </w:ins>
      <w:ins w:id="6946" w:author="IO" w:date="2011-07-22T13:32:00Z">
        <w:r w:rsidR="00B90C7A">
          <w:t>ón.</w:t>
        </w:r>
      </w:ins>
      <w:ins w:id="6947" w:author="Orion" w:date="2011-07-08T12:37:00Z">
        <w:del w:id="6948"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6949" w:author="Orion" w:date="2011-07-08T11:53:00Z"/>
          <w:del w:id="6950" w:author="IO" w:date="2011-07-22T13:16:00Z"/>
        </w:rPr>
        <w:pPrChange w:id="6951" w:author="IO" w:date="2011-07-22T12:31:00Z">
          <w:pPr/>
        </w:pPrChange>
      </w:pPr>
      <w:ins w:id="6952" w:author="IO" w:date="2011-07-22T13:32:00Z">
        <w:r>
          <w:t xml:space="preserve">En cuanto al panel de la derecha, </w:t>
        </w:r>
      </w:ins>
    </w:p>
    <w:p w14:paraId="3511A7CF" w14:textId="1D6E31B1" w:rsidR="00A570A7" w:rsidRPr="007B2DFF" w:rsidDel="00416FF6" w:rsidRDefault="00A570A7" w:rsidP="00A570A7">
      <w:pPr>
        <w:jc w:val="both"/>
        <w:rPr>
          <w:ins w:id="6953" w:author="Orion" w:date="2011-07-08T11:53:00Z"/>
          <w:del w:id="6954" w:author="IO" w:date="2011-07-22T13:16:00Z"/>
          <w:rFonts w:cs="Times New Roman"/>
        </w:rPr>
      </w:pPr>
      <w:ins w:id="6955" w:author="Orion" w:date="2011-07-08T11:53:00Z">
        <w:del w:id="6956" w:author="IO" w:date="2011-07-22T13:16:00Z">
          <w:r w:rsidRPr="00282451"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6957" w:name="_Ref296597038"/>
        </w:del>
      </w:ins>
    </w:p>
    <w:p w14:paraId="015F7E0E" w14:textId="2EC4B10C" w:rsidR="00A570A7" w:rsidRPr="006B1111" w:rsidDel="00416FF6" w:rsidRDefault="006B1111" w:rsidP="006B1111">
      <w:pPr>
        <w:pStyle w:val="Caption"/>
        <w:rPr>
          <w:ins w:id="6958" w:author="Orion" w:date="2011-07-08T11:53:00Z"/>
          <w:del w:id="6959" w:author="IO" w:date="2011-07-22T13:16:00Z"/>
        </w:rPr>
      </w:pPr>
      <w:bookmarkStart w:id="6960" w:name="_Ref297886837"/>
      <w:del w:id="6961" w:author="IO" w:date="2011-07-22T13:09:00Z">
        <w:r w:rsidDel="006B1111">
          <w:delText>Figura</w:delText>
        </w:r>
      </w:del>
      <w:ins w:id="6962" w:author="Orion" w:date="2011-07-08T11:53:00Z">
        <w:del w:id="6963"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6957"/>
        <w:bookmarkEnd w:id="6960"/>
      </w:ins>
    </w:p>
    <w:p w14:paraId="7A0536BB" w14:textId="54F80AFD" w:rsidR="00A570A7" w:rsidRPr="00441066" w:rsidDel="00B90C7A" w:rsidRDefault="00B90C7A">
      <w:pPr>
        <w:spacing w:before="240" w:after="120"/>
        <w:ind w:firstLine="284"/>
        <w:jc w:val="both"/>
        <w:rPr>
          <w:ins w:id="6964" w:author="Orion" w:date="2011-06-21T13:21:00Z"/>
          <w:del w:id="6965" w:author="IO" w:date="2011-07-22T13:33:00Z"/>
        </w:rPr>
        <w:pPrChange w:id="6966" w:author="IO" w:date="2011-07-22T13:33:00Z">
          <w:pPr/>
        </w:pPrChange>
      </w:pPr>
      <w:ins w:id="6967" w:author="IO" w:date="2011-07-22T13:33:00Z">
        <w:r>
          <w:t>usa</w:t>
        </w:r>
      </w:ins>
    </w:p>
    <w:p w14:paraId="20279B7D" w14:textId="10DC065E" w:rsidR="00235EE7" w:rsidRDefault="00A570A7">
      <w:pPr>
        <w:spacing w:before="240" w:after="120"/>
        <w:ind w:firstLine="284"/>
        <w:jc w:val="both"/>
        <w:rPr>
          <w:ins w:id="6968" w:author="Orion" w:date="2011-06-23T12:52:00Z"/>
        </w:rPr>
        <w:pPrChange w:id="6969" w:author="IO" w:date="2011-07-22T13:33:00Z">
          <w:pPr/>
        </w:pPrChange>
      </w:pPr>
      <w:ins w:id="6970" w:author="Orion" w:date="2011-07-08T11:53:00Z">
        <w:del w:id="6971" w:author="IO" w:date="2011-07-22T13:33:00Z">
          <w:r w:rsidDel="00B90C7A">
            <w:delText>Por otro lado, h</w:delText>
          </w:r>
        </w:del>
      </w:ins>
      <w:ins w:id="6972" w:author="Orion" w:date="2011-06-21T13:32:00Z">
        <w:del w:id="6973" w:author="IO" w:date="2011-07-22T13:33:00Z">
          <w:r w:rsidR="006C0C1A" w:rsidDel="00B90C7A">
            <w:delText>aciendo uso de</w:delText>
          </w:r>
        </w:del>
      </w:ins>
      <w:ins w:id="6974" w:author="Orion" w:date="2011-06-21T13:33:00Z">
        <w:del w:id="6975" w:author="IO" w:date="2011-07-22T13:33:00Z">
          <w:r w:rsidR="00F53952" w:rsidDel="00B90C7A">
            <w:delText xml:space="preserve"> </w:delText>
          </w:r>
        </w:del>
      </w:ins>
      <w:ins w:id="6976" w:author="Orion" w:date="2011-07-08T11:53:00Z">
        <w:del w:id="6977" w:author="IO" w:date="2011-07-22T13:33:00Z">
          <w:r w:rsidDel="00B90C7A">
            <w:delText>la</w:delText>
          </w:r>
        </w:del>
      </w:ins>
      <w:ins w:id="6978" w:author="Orion" w:date="2011-06-21T13:32:00Z">
        <w:del w:id="6979" w:author="IO" w:date="2011-07-22T13:33:00Z">
          <w:r w:rsidR="00F53952" w:rsidDel="00B90C7A">
            <w:delText xml:space="preserve"> herramienta,</w:delText>
          </w:r>
        </w:del>
      </w:ins>
      <w:ins w:id="6980" w:author="Orion" w:date="2011-06-20T19:15:00Z">
        <w:r w:rsidR="00577C77">
          <w:t xml:space="preserve"> </w:t>
        </w:r>
      </w:ins>
      <w:ins w:id="6981" w:author="Orion" w:date="2011-06-21T12:48:00Z">
        <w:r w:rsidR="00535278" w:rsidRPr="00B90C7A">
          <w:rPr>
            <w:i/>
            <w:rPrChange w:id="6982" w:author="IO" w:date="2011-07-22T13:33:00Z">
              <w:rPr/>
            </w:rPrChange>
          </w:rPr>
          <w:t>World Wind</w:t>
        </w:r>
      </w:ins>
      <w:ins w:id="6983" w:author="IO" w:date="2011-07-22T13:33:00Z">
        <w:r w:rsidR="00B90C7A">
          <w:t xml:space="preserve"> para mostrar el desarrollo de la simulación. </w:t>
        </w:r>
      </w:ins>
      <w:ins w:id="6984" w:author="IO" w:date="2011-07-22T13:34:00Z">
        <w:r w:rsidR="00B90C7A">
          <w:t xml:space="preserve">En la </w:t>
        </w:r>
        <w:r w:rsidR="00B90C7A">
          <w:fldChar w:fldCharType="begin"/>
        </w:r>
        <w:r w:rsidR="00B90C7A">
          <w:instrText xml:space="preserve"> REF _Ref299104038 \h </w:instrText>
        </w:r>
      </w:ins>
      <w:ins w:id="6985" w:author="IO" w:date="2011-07-22T13:34:00Z">
        <w:r w:rsidR="00B90C7A">
          <w:fldChar w:fldCharType="separate"/>
        </w:r>
      </w:ins>
      <w:ins w:id="6986" w:author="Orion" w:date="2011-07-26T22:30:00Z">
        <w:r w:rsidR="00503590">
          <w:t xml:space="preserve">Figura </w:t>
        </w:r>
        <w:r w:rsidR="00503590">
          <w:rPr>
            <w:noProof/>
          </w:rPr>
          <w:t>25</w:t>
        </w:r>
      </w:ins>
      <w:ins w:id="6987" w:author="IO" w:date="2011-07-22T13:34:00Z">
        <w:del w:id="6988"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6989" w:author="Orion" w:date="2011-07-08T11:53:00Z">
        <w:del w:id="6990" w:author="IO" w:date="2011-07-22T13:34:00Z">
          <w:r w:rsidRPr="00BF438C" w:rsidDel="00B90C7A">
            <w:delText>,</w:delText>
          </w:r>
        </w:del>
      </w:ins>
      <w:ins w:id="6991" w:author="Orion" w:date="2011-06-20T19:15:00Z">
        <w:del w:id="6992" w:author="IO" w:date="2011-07-22T13:34:00Z">
          <w:r w:rsidR="00577C77" w:rsidDel="00B90C7A">
            <w:delText xml:space="preserve"> </w:delText>
          </w:r>
        </w:del>
      </w:ins>
      <w:ins w:id="6993" w:author="Orion" w:date="2011-06-10T12:20:00Z">
        <w:del w:id="6994" w:author="IO" w:date="2011-07-22T13:34:00Z">
          <w:r w:rsidR="003E04E6" w:rsidDel="00B90C7A">
            <w:delText>se mostrará</w:delText>
          </w:r>
        </w:del>
      </w:ins>
      <w:ins w:id="6995" w:author="Orion" w:date="2011-07-08T12:37:00Z">
        <w:del w:id="6996" w:author="IO" w:date="2011-07-22T13:34:00Z">
          <w:r w:rsidR="003E04E6" w:rsidDel="00B90C7A">
            <w:delText>,</w:delText>
          </w:r>
        </w:del>
      </w:ins>
      <w:ins w:id="6997" w:author="Orion" w:date="2011-06-10T12:20:00Z">
        <w:del w:id="6998" w:author="IO" w:date="2011-07-22T13:34:00Z">
          <w:r w:rsidR="002809A4" w:rsidDel="00B90C7A">
            <w:delText xml:space="preserve"> </w:delText>
          </w:r>
        </w:del>
      </w:ins>
      <w:ins w:id="6999" w:author="Orion" w:date="2011-07-08T11:53:00Z">
        <w:del w:id="7000" w:author="IO" w:date="2011-07-22T13:34:00Z">
          <w:r w:rsidR="00B004B8" w:rsidDel="00B90C7A">
            <w:delText>en la parte derecha de la ventana</w:delText>
          </w:r>
        </w:del>
      </w:ins>
      <w:ins w:id="7001" w:author="Orion" w:date="2011-07-08T12:37:00Z">
        <w:del w:id="7002" w:author="IO" w:date="2011-07-22T13:34:00Z">
          <w:r w:rsidR="003E04E6" w:rsidDel="00B90C7A">
            <w:delText>,</w:delText>
          </w:r>
        </w:del>
      </w:ins>
      <w:ins w:id="7003" w:author="Orion" w:date="2011-07-08T11:53:00Z">
        <w:del w:id="7004" w:author="IO" w:date="2011-07-22T13:34:00Z">
          <w:r w:rsidR="00B004B8" w:rsidDel="00B90C7A">
            <w:delText xml:space="preserve"> </w:delText>
          </w:r>
        </w:del>
      </w:ins>
      <w:ins w:id="7005" w:author="Orion" w:date="2011-07-08T12:38:00Z">
        <w:del w:id="7006" w:author="IO" w:date="2011-07-22T13:34:00Z">
          <w:r w:rsidR="003E04E6" w:rsidDel="00B90C7A">
            <w:delText>el</w:delText>
          </w:r>
        </w:del>
      </w:ins>
      <w:ins w:id="7007" w:author="IO" w:date="2011-07-22T13:34:00Z">
        <w:r w:rsidR="00B90C7A">
          <w:t>un</w:t>
        </w:r>
      </w:ins>
      <w:ins w:id="7008" w:author="Orion" w:date="2011-06-10T12:20:00Z">
        <w:r w:rsidR="003E04E6">
          <w:t xml:space="preserve"> mapa</w:t>
        </w:r>
      </w:ins>
      <w:ins w:id="7009" w:author="Orion" w:date="2011-07-08T11:54:00Z">
        <w:r w:rsidR="003E04E6">
          <w:t xml:space="preserve"> </w:t>
        </w:r>
      </w:ins>
      <w:ins w:id="7010" w:author="IO" w:date="2011-07-22T13:34:00Z">
        <w:r w:rsidR="00B90C7A">
          <w:t>con los aeropuertos y puntos de paso</w:t>
        </w:r>
      </w:ins>
      <w:ins w:id="7011" w:author="Orion" w:date="2011-07-08T11:54:00Z">
        <w:del w:id="7012" w:author="IO" w:date="2011-07-22T13:34:00Z">
          <w:r w:rsidR="003E04E6" w:rsidDel="00B90C7A">
            <w:delText xml:space="preserve">donde se </w:delText>
          </w:r>
        </w:del>
      </w:ins>
      <w:ins w:id="7013" w:author="Orion" w:date="2011-07-08T12:38:00Z">
        <w:del w:id="7014" w:author="IO" w:date="2011-07-22T13:34:00Z">
          <w:r w:rsidR="003E04E6" w:rsidDel="00B90C7A">
            <w:delText>podrá ver</w:delText>
          </w:r>
        </w:del>
      </w:ins>
      <w:ins w:id="7015" w:author="Orion" w:date="2011-07-08T11:54:00Z">
        <w:del w:id="7016" w:author="IO" w:date="2011-07-22T13:34:00Z">
          <w:r w:rsidR="00B004B8" w:rsidDel="00B90C7A">
            <w:delText xml:space="preserve"> los</w:delText>
          </w:r>
        </w:del>
      </w:ins>
      <w:ins w:id="7017" w:author="Orion" w:date="2011-06-10T12:20:00Z">
        <w:del w:id="7018" w:author="IO" w:date="2011-07-22T13:34:00Z">
          <w:r w:rsidR="002809A4" w:rsidDel="00B90C7A">
            <w:delText xml:space="preserve"> waypoints y aeropuertos</w:delText>
          </w:r>
        </w:del>
        <w:r w:rsidR="002809A4">
          <w:t xml:space="preserve">, </w:t>
        </w:r>
      </w:ins>
      <w:ins w:id="7019" w:author="IO" w:date="2011-07-22T13:34:00Z">
        <w:r w:rsidR="00085242">
          <w:t xml:space="preserve">así como los aviones </w:t>
        </w:r>
      </w:ins>
      <w:ins w:id="7020" w:author="Orion" w:date="2011-06-10T12:20:00Z">
        <w:del w:id="7021" w:author="IO" w:date="2011-07-22T13:35:00Z">
          <w:r w:rsidR="002809A4" w:rsidDel="00085242">
            <w:delText>y como se van desplazando los aviones para llegar a su destino</w:delText>
          </w:r>
        </w:del>
      </w:ins>
      <w:ins w:id="7022" w:author="Orion" w:date="2011-06-21T11:40:00Z">
        <w:del w:id="7023" w:author="IO" w:date="2011-07-22T13:35:00Z">
          <w:r w:rsidR="004C625E" w:rsidDel="00085242">
            <w:delText xml:space="preserve"> junto con</w:delText>
          </w:r>
        </w:del>
      </w:ins>
      <w:ins w:id="7024" w:author="IO" w:date="2011-07-22T13:35:00Z">
        <w:r w:rsidR="00085242">
          <w:t>y</w:t>
        </w:r>
      </w:ins>
      <w:ins w:id="7025" w:author="Orion" w:date="2011-06-21T11:40:00Z">
        <w:r w:rsidR="004C625E">
          <w:t xml:space="preserve"> la ruta</w:t>
        </w:r>
      </w:ins>
      <w:ins w:id="7026" w:author="Orion" w:date="2011-06-20T19:53:00Z">
        <w:r w:rsidR="00F9311E">
          <w:t xml:space="preserve"> que va</w:t>
        </w:r>
      </w:ins>
      <w:ins w:id="7027" w:author="Orion" w:date="2011-06-21T11:53:00Z">
        <w:r w:rsidR="0035314F">
          <w:t>n</w:t>
        </w:r>
      </w:ins>
      <w:ins w:id="7028" w:author="Orion" w:date="2011-06-20T19:53:00Z">
        <w:r w:rsidR="00F9311E">
          <w:t xml:space="preserve"> recorriendo</w:t>
        </w:r>
        <w:del w:id="7029" w:author="IO" w:date="2011-07-22T13:35:00Z">
          <w:r w:rsidR="00F9311E" w:rsidDel="00085242">
            <w:delText xml:space="preserve"> </w:delText>
          </w:r>
        </w:del>
      </w:ins>
      <w:ins w:id="7030" w:author="Orion" w:date="2011-06-21T11:53:00Z">
        <w:del w:id="7031" w:author="IO" w:date="2011-07-22T13:35:00Z">
          <w:r w:rsidR="0035314F" w:rsidDel="00085242">
            <w:delText>estos</w:delText>
          </w:r>
        </w:del>
      </w:ins>
      <w:ins w:id="7032" w:author="Orion" w:date="2011-06-20T19:55:00Z">
        <w:r w:rsidR="00F9311E">
          <w:t>.</w:t>
        </w:r>
      </w:ins>
      <w:ins w:id="7033" w:author="Orion" w:date="2011-06-21T11:47:00Z">
        <w:r w:rsidR="00251CCB">
          <w:t xml:space="preserve"> </w:t>
        </w:r>
      </w:ins>
      <w:ins w:id="7034" w:author="Orion" w:date="2011-06-21T11:53:00Z">
        <w:del w:id="7035" w:author="IO" w:date="2011-07-22T13:35:00Z">
          <w:r w:rsidR="00152A89" w:rsidDel="00085242">
            <w:delText xml:space="preserve">Como podemos ver en la </w:delText>
          </w:r>
        </w:del>
      </w:ins>
      <w:ins w:id="7036" w:author="Orion" w:date="2011-07-08T11:12:00Z">
        <w:del w:id="7037" w:author="IO" w:date="2011-07-22T13:35:00Z">
          <w:r w:rsidR="00FF0C4F" w:rsidDel="00085242">
            <w:fldChar w:fldCharType="begin"/>
          </w:r>
          <w:r w:rsidR="00FF0C4F" w:rsidDel="00085242">
            <w:delInstrText xml:space="preserve"> REF _Ref297886837 \h </w:delInstrText>
          </w:r>
        </w:del>
      </w:ins>
      <w:del w:id="7038" w:author="IO" w:date="2011-07-22T13:35:00Z">
        <w:r w:rsidR="00441066" w:rsidDel="00085242">
          <w:delInstrText xml:space="preserve"> \* MERGEFORMAT </w:delInstrText>
        </w:r>
      </w:del>
      <w:ins w:id="7039" w:author="Orion" w:date="2011-07-08T11:12:00Z">
        <w:del w:id="7040" w:author="IO" w:date="2011-07-22T13:10:00Z">
          <w:r w:rsidR="00FF0C4F" w:rsidDel="00085242">
            <w:fldChar w:fldCharType="end"/>
          </w:r>
        </w:del>
      </w:ins>
      <w:ins w:id="7041" w:author="Orion" w:date="2011-06-23T12:58:00Z">
        <w:del w:id="7042" w:author="IO" w:date="2011-07-22T13:35:00Z">
          <w:r w:rsidR="00175493" w:rsidDel="00085242">
            <w:delText xml:space="preserve"> </w:delText>
          </w:r>
        </w:del>
      </w:ins>
      <w:ins w:id="7043" w:author="Orion" w:date="2011-06-21T11:53:00Z">
        <w:del w:id="7044" w:author="IO" w:date="2011-07-22T13:35:00Z">
          <w:r w:rsidR="00152A89" w:rsidDel="00085242">
            <w:delText>l</w:delText>
          </w:r>
        </w:del>
      </w:ins>
      <w:ins w:id="7045" w:author="IO" w:date="2011-07-22T13:35:00Z">
        <w:r w:rsidR="00085242">
          <w:t>L</w:t>
        </w:r>
      </w:ins>
      <w:ins w:id="7046" w:author="Orion" w:date="2011-06-21T11:53:00Z">
        <w:r w:rsidR="00152A89">
          <w:t xml:space="preserve">os aeropuertos </w:t>
        </w:r>
      </w:ins>
      <w:ins w:id="7047" w:author="IO" w:date="2011-07-22T13:35:00Z">
        <w:r w:rsidR="00085242">
          <w:t>se marcan</w:t>
        </w:r>
      </w:ins>
      <w:ins w:id="7048" w:author="Orion" w:date="2011-06-21T11:53:00Z">
        <w:del w:id="7049" w:author="IO" w:date="2011-07-22T13:35:00Z">
          <w:r w:rsidR="00152A89" w:rsidDel="00085242">
            <w:delText>vienen marcados</w:delText>
          </w:r>
        </w:del>
        <w:r w:rsidR="00152A89">
          <w:t xml:space="preserve"> </w:t>
        </w:r>
        <w:del w:id="7050" w:author="IO" w:date="2011-07-22T13:35:00Z">
          <w:r w:rsidR="00152A89" w:rsidDel="00085242">
            <w:delText>por</w:delText>
          </w:r>
        </w:del>
      </w:ins>
      <w:ins w:id="7051" w:author="IO" w:date="2011-07-22T13:35:00Z">
        <w:r w:rsidR="00085242">
          <w:t>con</w:t>
        </w:r>
      </w:ins>
      <w:ins w:id="7052" w:author="Orion" w:date="2011-06-21T11:53:00Z">
        <w:r w:rsidR="00152A89">
          <w:t xml:space="preserve"> puntos de color azul, los </w:t>
        </w:r>
        <w:del w:id="7053" w:author="IO" w:date="2011-07-22T13:35:00Z">
          <w:r w:rsidR="00152A89" w:rsidDel="00085242">
            <w:delText>waypoints</w:delText>
          </w:r>
        </w:del>
      </w:ins>
      <w:ins w:id="7054" w:author="IO" w:date="2011-07-22T13:35:00Z">
        <w:r w:rsidR="00085242">
          <w:t>puntos de paso</w:t>
        </w:r>
      </w:ins>
      <w:ins w:id="7055" w:author="Orion" w:date="2011-06-21T11:53:00Z">
        <w:r w:rsidR="00152A89">
          <w:t xml:space="preserve"> </w:t>
        </w:r>
      </w:ins>
      <w:ins w:id="7056" w:author="Orion" w:date="2011-06-21T11:55:00Z">
        <w:del w:id="7057" w:author="IO" w:date="2011-07-22T13:36:00Z">
          <w:r w:rsidR="00152A89" w:rsidDel="00085242">
            <w:delText>vendrán</w:delText>
          </w:r>
        </w:del>
      </w:ins>
      <w:ins w:id="7058" w:author="Orion" w:date="2011-06-21T11:53:00Z">
        <w:del w:id="7059" w:author="IO" w:date="2011-07-22T13:36:00Z">
          <w:r w:rsidR="00152A89" w:rsidDel="00085242">
            <w:delText xml:space="preserve"> </w:delText>
          </w:r>
        </w:del>
      </w:ins>
      <w:ins w:id="7060" w:author="Orion" w:date="2011-06-21T11:55:00Z">
        <w:del w:id="7061" w:author="IO" w:date="2011-07-22T13:36:00Z">
          <w:r w:rsidR="00152A89" w:rsidDel="00085242">
            <w:delText xml:space="preserve">determinados por puntos </w:delText>
          </w:r>
        </w:del>
        <w:r w:rsidR="00152A89">
          <w:t xml:space="preserve">en color magenta, </w:t>
        </w:r>
        <w:del w:id="7062" w:author="IO" w:date="2011-07-22T13:36:00Z">
          <w:r w:rsidR="00152A89" w:rsidDel="00085242">
            <w:delText>mientras que</w:delText>
          </w:r>
        </w:del>
      </w:ins>
      <w:ins w:id="7063" w:author="IO" w:date="2011-07-22T13:36:00Z">
        <w:r w:rsidR="00085242">
          <w:t>y</w:t>
        </w:r>
      </w:ins>
      <w:ins w:id="7064" w:author="Orion" w:date="2011-06-21T11:55:00Z">
        <w:r w:rsidR="00152A89">
          <w:t xml:space="preserve"> los aviones en principio serán de color verde</w:t>
        </w:r>
      </w:ins>
      <w:ins w:id="7065" w:author="IO" w:date="2011-07-22T13:37:00Z">
        <w:r w:rsidR="00085242">
          <w:t>,</w:t>
        </w:r>
      </w:ins>
      <w:ins w:id="7066" w:author="IO" w:date="2011-07-22T13:36:00Z">
        <w:r w:rsidR="00085242">
          <w:t xml:space="preserve"> amarillo</w:t>
        </w:r>
      </w:ins>
      <w:ins w:id="7067" w:author="IO" w:date="2011-07-22T13:37:00Z">
        <w:r w:rsidR="00085242">
          <w:t xml:space="preserve"> o rojo</w:t>
        </w:r>
      </w:ins>
      <w:ins w:id="7068" w:author="Orion" w:date="2011-06-21T11:55:00Z">
        <w:r w:rsidR="00152A89">
          <w:t xml:space="preserve">. </w:t>
        </w:r>
      </w:ins>
      <w:ins w:id="7069" w:author="IO" w:date="2011-07-22T13:36:00Z">
        <w:r w:rsidR="00085242">
          <w:t>Los aviones se muestran de color verde cuando no están en situación de conflicto y en amarillo si lo están</w:t>
        </w:r>
      </w:ins>
      <w:ins w:id="7070" w:author="Orion" w:date="2011-06-21T12:00:00Z">
        <w:del w:id="7071" w:author="IO" w:date="2011-07-22T13:37:00Z">
          <w:r w:rsidR="00F52E1D" w:rsidDel="00085242">
            <w:delText xml:space="preserve">Sin embargo </w:delText>
          </w:r>
        </w:del>
      </w:ins>
      <w:ins w:id="7072" w:author="Orion" w:date="2011-06-21T12:01:00Z">
        <w:del w:id="7073" w:author="IO" w:date="2011-07-22T13:37:00Z">
          <w:r w:rsidR="00F52E1D" w:rsidDel="00085242">
            <w:delText>e</w:delText>
          </w:r>
        </w:del>
      </w:ins>
      <w:ins w:id="7074" w:author="Orion" w:date="2011-06-21T11:55:00Z">
        <w:del w:id="7075" w:author="IO" w:date="2011-07-22T13:37:00Z">
          <w:r w:rsidR="00152A89" w:rsidDel="00085242">
            <w:delText xml:space="preserve">l color de los aviones puede cambiar </w:delText>
          </w:r>
        </w:del>
      </w:ins>
      <w:ins w:id="7076" w:author="Orion" w:date="2011-06-21T11:56:00Z">
        <w:del w:id="7077" w:author="IO" w:date="2011-07-22T13:37:00Z">
          <w:r w:rsidR="00152A89" w:rsidDel="00085242">
            <w:delText>a</w:delText>
          </w:r>
        </w:del>
      </w:ins>
      <w:ins w:id="7078" w:author="Orion" w:date="2011-06-21T12:01:00Z">
        <w:del w:id="7079" w:author="IO" w:date="2011-07-22T13:37:00Z">
          <w:r w:rsidR="00F52E1D" w:rsidDel="00085242">
            <w:delText xml:space="preserve"> ser</w:delText>
          </w:r>
        </w:del>
      </w:ins>
      <w:ins w:id="7080" w:author="Orion" w:date="2011-06-21T11:56:00Z">
        <w:del w:id="7081" w:author="IO" w:date="2011-07-22T13:37:00Z">
          <w:r w:rsidR="00152A89" w:rsidDel="00085242">
            <w:delText xml:space="preserve"> amarillo en el caso de que los controladores establezcan que han entrado en una zona de conflicto</w:delText>
          </w:r>
        </w:del>
      </w:ins>
      <w:ins w:id="7082" w:author="Orion" w:date="2011-07-08T11:11:00Z">
        <w:del w:id="7083"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7084" w:author="IO" w:date="2011-07-22T13:37:00Z">
        <w:r w:rsidR="00441066" w:rsidDel="00085242">
          <w:delInstrText xml:space="preserve"> \* MERGEFORMAT </w:delInstrText>
        </w:r>
      </w:del>
      <w:del w:id="7085" w:author="IO" w:date="2011-07-22T13:10:00Z">
        <w:r w:rsidR="004E0A0B" w:rsidDel="00085242">
          <w:fldChar w:fldCharType="end"/>
        </w:r>
      </w:del>
      <w:ins w:id="7086" w:author="Orion" w:date="2011-06-23T12:58:00Z">
        <w:del w:id="7087" w:author="IO" w:date="2011-07-22T13:37:00Z">
          <w:r w:rsidR="00175493" w:rsidRPr="00441066" w:rsidDel="00085242">
            <w:rPr>
              <w:rPrChange w:id="7088" w:author="IO" w:date="2011-07-22T12:31:00Z">
                <w:rPr>
                  <w:i/>
                  <w:iCs/>
                </w:rPr>
              </w:rPrChange>
            </w:rPr>
            <w:fldChar w:fldCharType="begin"/>
          </w:r>
          <w:r w:rsidR="00175493" w:rsidDel="00085242">
            <w:delInstrText xml:space="preserve"> REF _Ref296597038 \h </w:delInstrText>
          </w:r>
        </w:del>
      </w:ins>
      <w:del w:id="7089" w:author="IO" w:date="2011-07-22T13:37:00Z">
        <w:r w:rsidR="00547764" w:rsidDel="00085242">
          <w:delInstrText xml:space="preserve"> \* MERGEFORMAT </w:delInstrText>
        </w:r>
        <w:r w:rsidR="00175493" w:rsidRPr="00441066" w:rsidDel="00085242">
          <w:rPr>
            <w:rPrChange w:id="7090" w:author="IO" w:date="2011-07-22T12:31:00Z">
              <w:rPr/>
            </w:rPrChange>
          </w:rPr>
        </w:r>
      </w:del>
      <w:del w:id="7091" w:author="IO" w:date="2011-07-22T13:16:00Z">
        <w:r w:rsidR="00175493" w:rsidRPr="00441066" w:rsidDel="00085242">
          <w:rPr>
            <w:rPrChange w:id="7092" w:author="IO" w:date="2011-07-22T12:31:00Z">
              <w:rPr>
                <w:i/>
                <w:iCs/>
              </w:rPr>
            </w:rPrChange>
          </w:rPr>
          <w:fldChar w:fldCharType="end"/>
        </w:r>
      </w:del>
      <w:ins w:id="7093" w:author="Orion" w:date="2011-06-23T12:58:00Z">
        <w:del w:id="7094" w:author="IO" w:date="2011-07-22T13:37:00Z">
          <w:r w:rsidR="00175493" w:rsidDel="00085242">
            <w:delText>)</w:delText>
          </w:r>
        </w:del>
      </w:ins>
      <w:ins w:id="7095" w:author="Orion" w:date="2011-06-21T11:56:00Z">
        <w:r w:rsidR="00F52E1D">
          <w:t xml:space="preserve">. </w:t>
        </w:r>
      </w:ins>
      <w:ins w:id="7096" w:author="IO" w:date="2011-07-22T13:37:00Z">
        <w:r w:rsidR="00085242">
          <w:t>El color rojo se reserva para indicar que el avión no se está desplazando</w:t>
        </w:r>
      </w:ins>
      <w:ins w:id="7097" w:author="Orion" w:date="2011-06-21T12:02:00Z">
        <w:del w:id="7098" w:author="IO" w:date="2011-07-22T13:37:00Z">
          <w:r w:rsidR="00981208" w:rsidDel="00085242">
            <w:delText>También es posible que</w:delText>
          </w:r>
        </w:del>
      </w:ins>
      <w:ins w:id="7099" w:author="Orion" w:date="2011-06-21T12:01:00Z">
        <w:del w:id="7100" w:author="IO" w:date="2011-07-22T13:37:00Z">
          <w:r w:rsidR="00F52E1D" w:rsidDel="00085242">
            <w:delText xml:space="preserve"> este</w:delText>
          </w:r>
        </w:del>
      </w:ins>
      <w:ins w:id="7101" w:author="Orion" w:date="2011-06-21T11:57:00Z">
        <w:del w:id="7102" w:author="IO" w:date="2011-07-22T13:37:00Z">
          <w:r w:rsidR="00F52E1D" w:rsidDel="00085242">
            <w:delText xml:space="preserve"> color </w:delText>
          </w:r>
        </w:del>
      </w:ins>
      <w:ins w:id="7103" w:author="Orion" w:date="2011-06-21T12:02:00Z">
        <w:del w:id="7104" w:author="IO" w:date="2011-07-22T13:37:00Z">
          <w:r w:rsidR="007A50A6" w:rsidDel="00085242">
            <w:delText>pas</w:delText>
          </w:r>
          <w:r w:rsidR="00981208" w:rsidDel="00085242">
            <w:delText>e a ser</w:delText>
          </w:r>
        </w:del>
      </w:ins>
      <w:ins w:id="7105" w:author="Orion" w:date="2011-06-21T12:03:00Z">
        <w:del w:id="7106" w:author="IO" w:date="2011-07-22T13:37:00Z">
          <w:r w:rsidR="00981208" w:rsidDel="00085242">
            <w:delText xml:space="preserve"> </w:delText>
          </w:r>
        </w:del>
      </w:ins>
      <w:ins w:id="7107" w:author="Orion" w:date="2011-06-21T11:57:00Z">
        <w:del w:id="7108" w:author="IO" w:date="2011-07-22T13:37:00Z">
          <w:r w:rsidR="00F52E1D" w:rsidDel="00085242">
            <w:delText>rojo</w:delText>
          </w:r>
        </w:del>
      </w:ins>
      <w:ins w:id="7109" w:author="Orion" w:date="2011-06-21T12:03:00Z">
        <w:del w:id="7110" w:author="IO" w:date="2011-07-22T13:37:00Z">
          <w:r w:rsidR="00981208" w:rsidDel="00085242">
            <w:delText>, esto sucederá</w:delText>
          </w:r>
        </w:del>
      </w:ins>
      <w:ins w:id="7111" w:author="Orion" w:date="2011-06-21T11:57:00Z">
        <w:del w:id="7112" w:author="IO" w:date="2011-07-22T13:37:00Z">
          <w:r w:rsidR="00F52E1D" w:rsidDel="00085242">
            <w:delText xml:space="preserve"> cuando el avión </w:delText>
          </w:r>
        </w:del>
      </w:ins>
      <w:ins w:id="7113" w:author="Orion" w:date="2011-06-21T12:03:00Z">
        <w:del w:id="7114" w:author="IO" w:date="2011-07-22T13:37:00Z">
          <w:r w:rsidR="00E975C2" w:rsidDel="00085242">
            <w:delText>deje</w:delText>
          </w:r>
        </w:del>
      </w:ins>
      <w:ins w:id="7115" w:author="Orion" w:date="2011-06-21T11:57:00Z">
        <w:del w:id="7116" w:author="IO" w:date="2011-07-22T13:37:00Z">
          <w:r w:rsidR="00F52E1D" w:rsidDel="00085242">
            <w:delText xml:space="preserve"> de desplazarse</w:delText>
          </w:r>
        </w:del>
        <w:r w:rsidR="00F52E1D">
          <w:t xml:space="preserve">. Esto puede </w:t>
        </w:r>
      </w:ins>
      <w:ins w:id="7117" w:author="Orion" w:date="2011-06-21T12:03:00Z">
        <w:r w:rsidR="006D7266">
          <w:t>ocurrir</w:t>
        </w:r>
      </w:ins>
      <w:ins w:id="7118" w:author="Orion" w:date="2011-06-21T11:57:00Z">
        <w:r w:rsidR="00F52E1D">
          <w:t xml:space="preserve"> </w:t>
        </w:r>
        <w:del w:id="7119" w:author="IO" w:date="2011-07-22T13:37:00Z">
          <w:r w:rsidR="00F52E1D" w:rsidDel="00085242">
            <w:delText xml:space="preserve">o bien </w:delText>
          </w:r>
        </w:del>
        <w:r w:rsidR="00F52E1D">
          <w:t xml:space="preserve">porque la aeronave </w:t>
        </w:r>
      </w:ins>
      <w:ins w:id="7120" w:author="Orion" w:date="2011-06-21T11:58:00Z">
        <w:r w:rsidR="00F52E1D">
          <w:t>h</w:t>
        </w:r>
      </w:ins>
      <w:ins w:id="7121" w:author="Orion" w:date="2011-06-21T11:57:00Z">
        <w:r w:rsidR="00F52E1D">
          <w:t>a llegado a su destino o bien</w:t>
        </w:r>
      </w:ins>
      <w:ins w:id="7122" w:author="Orion" w:date="2011-06-21T11:58:00Z">
        <w:r w:rsidR="00F52E1D">
          <w:t xml:space="preserve"> porque ha colisionado con otro avión. </w:t>
        </w:r>
      </w:ins>
      <w:ins w:id="7123" w:author="IO" w:date="2011-07-22T13:38:00Z">
        <w:r w:rsidR="00085242">
          <w:t>A</w:t>
        </w:r>
      </w:ins>
      <w:ins w:id="7124" w:author="Orion" w:date="2011-06-21T12:02:00Z">
        <w:del w:id="7125" w:author="IO" w:date="2011-07-22T13:38:00Z">
          <w:r w:rsidR="00981208" w:rsidDel="00085242">
            <w:delText>Por otro lado, a</w:delText>
          </w:r>
        </w:del>
      </w:ins>
      <w:ins w:id="7126" w:author="Orion" w:date="2011-06-21T11:58:00Z">
        <w:r w:rsidR="00F52E1D">
          <w:t xml:space="preserve">lgo similar </w:t>
        </w:r>
        <w:del w:id="7127" w:author="IO" w:date="2011-07-22T13:38:00Z">
          <w:r w:rsidR="00F52E1D" w:rsidDel="00085242">
            <w:delText>pasará</w:delText>
          </w:r>
        </w:del>
      </w:ins>
      <w:ins w:id="7128" w:author="IO" w:date="2011-07-22T13:38:00Z">
        <w:r w:rsidR="00085242">
          <w:t>sucede</w:t>
        </w:r>
      </w:ins>
      <w:ins w:id="7129" w:author="Orion" w:date="2011-06-21T11:58:00Z">
        <w:r w:rsidR="00F52E1D">
          <w:t xml:space="preserve"> con la ruta</w:t>
        </w:r>
      </w:ins>
      <w:ins w:id="7130" w:author="IO" w:date="2011-07-22T13:38:00Z">
        <w:r w:rsidR="00085242">
          <w:t>. Su</w:t>
        </w:r>
      </w:ins>
      <w:ins w:id="7131" w:author="Orion" w:date="2011-06-21T11:58:00Z">
        <w:del w:id="7132" w:author="IO" w:date="2011-07-22T13:38:00Z">
          <w:r w:rsidR="00F52E1D" w:rsidDel="00085242">
            <w:delText>, cuyo</w:delText>
          </w:r>
        </w:del>
        <w:r w:rsidR="00F52E1D">
          <w:t xml:space="preserve"> color inicial será blanco</w:t>
        </w:r>
      </w:ins>
      <w:ins w:id="7133" w:author="Orion" w:date="2011-06-21T12:03:00Z">
        <w:r w:rsidR="00531435">
          <w:t>,</w:t>
        </w:r>
      </w:ins>
      <w:ins w:id="7134" w:author="Orion" w:date="2011-06-21T11:58:00Z">
        <w:r w:rsidR="00F52E1D">
          <w:t xml:space="preserve"> lo que indicará que el avión </w:t>
        </w:r>
      </w:ins>
      <w:ins w:id="7135" w:author="IO" w:date="2011-07-22T13:38:00Z">
        <w:r w:rsidR="00085242">
          <w:t xml:space="preserve">correspondiente </w:t>
        </w:r>
      </w:ins>
      <w:ins w:id="7136" w:author="Orion" w:date="2011-06-21T11:58:00Z">
        <w:r w:rsidR="00F52E1D">
          <w:t>est</w:t>
        </w:r>
      </w:ins>
      <w:ins w:id="7137" w:author="Orion" w:date="2011-06-21T11:59:00Z">
        <w:r w:rsidR="00F52E1D">
          <w:t xml:space="preserve">á volando a la altura establecida como altura estándar de crucero para </w:t>
        </w:r>
      </w:ins>
      <w:ins w:id="7138" w:author="Orion" w:date="2011-06-21T12:04:00Z">
        <w:r w:rsidR="00531435">
          <w:t>esa</w:t>
        </w:r>
      </w:ins>
      <w:ins w:id="7139" w:author="Orion" w:date="2011-06-21T11:59:00Z">
        <w:r w:rsidR="00F52E1D">
          <w:t xml:space="preserve"> aeronave. Cuando el avi</w:t>
        </w:r>
        <w:r w:rsidR="00583AD1">
          <w:t xml:space="preserve">ón </w:t>
        </w:r>
      </w:ins>
      <w:ins w:id="7140" w:author="Orion" w:date="2011-06-21T12:04:00Z">
        <w:r w:rsidR="00842B5D">
          <w:t>empiece</w:t>
        </w:r>
      </w:ins>
      <w:ins w:id="7141" w:author="Orion" w:date="2011-06-21T11:59:00Z">
        <w:r w:rsidR="00F52E1D">
          <w:t xml:space="preserve"> a volar por encima de esta altura de cr</w:t>
        </w:r>
        <w:r w:rsidR="00583AD1">
          <w:t>ucero el color de la ruta pasar</w:t>
        </w:r>
      </w:ins>
      <w:ins w:id="7142" w:author="Orion" w:date="2011-06-21T12:04:00Z">
        <w:r w:rsidR="00583AD1">
          <w:t>á</w:t>
        </w:r>
      </w:ins>
      <w:ins w:id="7143" w:author="Orion" w:date="2011-06-21T11:59:00Z">
        <w:r w:rsidR="00F52E1D">
          <w:t xml:space="preserve"> a ser rojo, mientras que </w:t>
        </w:r>
      </w:ins>
      <w:ins w:id="7144" w:author="Orion" w:date="2011-06-21T12:04:00Z">
        <w:r w:rsidR="00754E41">
          <w:t>cuando vuele</w:t>
        </w:r>
      </w:ins>
      <w:ins w:id="7145" w:author="Orion" w:date="2011-06-21T11:59:00Z">
        <w:r w:rsidR="00F52E1D">
          <w:t xml:space="preserve"> por debajo este color ser</w:t>
        </w:r>
      </w:ins>
      <w:ins w:id="7146" w:author="Orion" w:date="2011-06-21T12:00:00Z">
        <w:r w:rsidR="00F52E1D">
          <w:t>á verde.</w:t>
        </w:r>
      </w:ins>
    </w:p>
    <w:p w14:paraId="7DDE55AF" w14:textId="43EB0AE1" w:rsidR="00A570A7" w:rsidRPr="00441066" w:rsidDel="00085242" w:rsidRDefault="00A570A7">
      <w:pPr>
        <w:spacing w:before="240" w:after="120"/>
        <w:ind w:firstLine="284"/>
        <w:jc w:val="both"/>
        <w:rPr>
          <w:ins w:id="7147" w:author="Orion" w:date="2011-06-23T12:57:00Z"/>
          <w:del w:id="7148" w:author="IO" w:date="2011-07-22T13:38:00Z"/>
        </w:rPr>
        <w:pPrChange w:id="7149" w:author="IO" w:date="2011-07-22T12:31:00Z">
          <w:pPr/>
        </w:pPrChange>
      </w:pPr>
      <w:commentRangeStart w:id="7150"/>
    </w:p>
    <w:p w14:paraId="22B68DA0" w14:textId="611D8C86" w:rsidR="003711C5" w:rsidRPr="00441066" w:rsidDel="00085242" w:rsidRDefault="003711C5">
      <w:pPr>
        <w:spacing w:before="240" w:after="120"/>
        <w:ind w:firstLine="284"/>
        <w:jc w:val="both"/>
        <w:rPr>
          <w:ins w:id="7151" w:author="Orion" w:date="2011-06-23T12:57:00Z"/>
          <w:rPrChange w:id="7152" w:author="IO" w:date="2011-07-22T12:31:00Z">
            <w:rPr>
              <w:ins w:id="7153" w:author="Orion" w:date="2011-06-23T12:57:00Z"/>
              <w:rFonts w:cs="Times New Roman"/>
              <w:color w:val="FF0000"/>
            </w:rPr>
          </w:rPrChange>
        </w:rPr>
        <w:pPrChange w:id="7154" w:author="IO" w:date="2011-07-22T12:31:00Z">
          <w:pPr/>
        </w:pPrChange>
      </w:pPr>
      <w:moveFromRangeStart w:id="7155" w:author="IO" w:date="2011-07-22T13:39:00Z" w:name="move299105291"/>
      <w:moveFrom w:id="7156" w:author="IO" w:date="2011-07-22T13:39:00Z">
        <w:ins w:id="7157"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7158" w:author="Orion" w:date="2011-06-20T19:16:00Z"/>
          <w:del w:id="7159" w:author="IO" w:date="2011-07-22T13:38:00Z"/>
        </w:rPr>
        <w:pPrChange w:id="7160" w:author="IO" w:date="2011-07-22T12:31:00Z">
          <w:pPr/>
        </w:pPrChange>
      </w:pPr>
      <w:bookmarkStart w:id="7161" w:name="_Toc299463813"/>
      <w:bookmarkStart w:id="7162" w:name="_Toc299463897"/>
      <w:bookmarkEnd w:id="7161"/>
      <w:bookmarkEnd w:id="7162"/>
      <w:moveFromRangeEnd w:id="7155"/>
    </w:p>
    <w:p w14:paraId="695E81D2" w14:textId="57F30928" w:rsidR="00B937FD" w:rsidRPr="003B5896" w:rsidDel="00085242" w:rsidRDefault="00580B32">
      <w:pPr>
        <w:spacing w:before="240" w:after="120"/>
        <w:ind w:firstLine="284"/>
        <w:jc w:val="both"/>
        <w:rPr>
          <w:ins w:id="7163" w:author="Orion" w:date="2011-05-09T13:45:00Z"/>
          <w:del w:id="7164" w:author="IO" w:date="2011-07-22T13:41:00Z"/>
        </w:rPr>
        <w:pPrChange w:id="7165" w:author="IO" w:date="2011-07-22T12:31:00Z">
          <w:pPr/>
        </w:pPrChange>
      </w:pPr>
      <w:ins w:id="7166" w:author="Orion" w:date="2011-06-10T12:25:00Z">
        <w:del w:id="7167" w:author="IO" w:date="2011-07-22T13:59:00Z">
          <w:r w:rsidRPr="00BF438C" w:rsidDel="00FD4C74">
            <w:delText>En cuanto al diseño de la visualización gráf</w:delText>
          </w:r>
        </w:del>
      </w:ins>
      <w:ins w:id="7168" w:author="Orion" w:date="2011-06-10T12:26:00Z">
        <w:del w:id="7169" w:author="IO" w:date="2011-07-22T13:59:00Z">
          <w:r w:rsidRPr="003B5896" w:rsidDel="00FD4C74">
            <w:delText xml:space="preserve">ica viene determinada por un agente (Simulation </w:delText>
          </w:r>
        </w:del>
      </w:ins>
      <w:ins w:id="7170" w:author="Orion" w:date="2011-06-26T18:02:00Z">
        <w:del w:id="7171" w:author="IO" w:date="2011-07-22T13:59:00Z">
          <w:r w:rsidR="004570B0" w:rsidRPr="003B5896" w:rsidDel="00FD4C74">
            <w:lastRenderedPageBreak/>
            <w:delText>C</w:delText>
          </w:r>
        </w:del>
      </w:ins>
      <w:ins w:id="7172" w:author="Orion" w:date="2011-06-10T12:26:00Z">
        <w:del w:id="7173" w:author="IO" w:date="2011-07-22T13:59:00Z">
          <w:r w:rsidRPr="003B5896" w:rsidDel="00FD4C74">
            <w:delText xml:space="preserve">reator) </w:delText>
          </w:r>
        </w:del>
      </w:ins>
      <w:ins w:id="7174" w:author="Orion" w:date="2011-05-10T09:38:00Z">
        <w:del w:id="7175" w:author="IO" w:date="2011-07-22T13:59:00Z">
          <w:r w:rsidR="00F37264" w:rsidRPr="003B5896" w:rsidDel="00FD4C74">
            <w:delText>que se encarga de arrancar el entorno para mostrar la simulaci</w:delText>
          </w:r>
        </w:del>
      </w:ins>
      <w:ins w:id="7176" w:author="Orion" w:date="2011-05-10T09:39:00Z">
        <w:del w:id="7177" w:author="IO" w:date="2011-07-22T13:59:00Z">
          <w:r w:rsidR="00D0382C" w:rsidRPr="003B5896" w:rsidDel="00FD4C74">
            <w:delText>ón.</w:delText>
          </w:r>
        </w:del>
      </w:ins>
      <w:ins w:id="7178" w:author="Orion" w:date="2011-06-21T12:37:00Z">
        <w:del w:id="7179" w:author="IO" w:date="2011-07-22T13:59:00Z">
          <w:r w:rsidR="00D0382C" w:rsidRPr="003B5896" w:rsidDel="00FD4C74">
            <w:delText xml:space="preserve"> Este entorno esta implementado por una aplicación</w:delText>
          </w:r>
        </w:del>
      </w:ins>
      <w:ins w:id="7180" w:author="Orion" w:date="2011-06-21T12:38:00Z">
        <w:del w:id="7181" w:author="IO" w:date="2011-07-22T13:59:00Z">
          <w:r w:rsidR="00D0382C" w:rsidRPr="003B5896" w:rsidDel="00FD4C74">
            <w:delText xml:space="preserve"> de INGENIAS</w:delText>
          </w:r>
        </w:del>
      </w:ins>
      <w:ins w:id="7182" w:author="Orion" w:date="2011-06-21T12:37:00Z">
        <w:del w:id="7183" w:author="IO" w:date="2011-07-22T13:59:00Z">
          <w:r w:rsidR="00D0382C" w:rsidRPr="003B5896" w:rsidDel="00FD4C74">
            <w:delText xml:space="preserve"> que, dentro de otro hilo de ejecución, cargará las distintas capas</w:delText>
          </w:r>
        </w:del>
      </w:ins>
      <w:ins w:id="7184" w:author="Orion" w:date="2011-06-21T12:39:00Z">
        <w:del w:id="7185" w:author="IO" w:date="2011-07-22T13:59:00Z">
          <w:r w:rsidR="00D0382C" w:rsidRPr="003B5896" w:rsidDel="00FD4C74">
            <w:delText xml:space="preserve"> y paneles</w:delText>
          </w:r>
        </w:del>
      </w:ins>
      <w:ins w:id="7186" w:author="Orion" w:date="2011-06-21T12:37:00Z">
        <w:del w:id="7187" w:author="IO" w:date="2011-07-22T13:59:00Z">
          <w:r w:rsidR="00D0382C" w:rsidRPr="003B5896" w:rsidDel="00FD4C74">
            <w:delText>, donde esta</w:delText>
          </w:r>
        </w:del>
      </w:ins>
      <w:ins w:id="7188" w:author="Orion" w:date="2011-06-21T12:39:00Z">
        <w:del w:id="7189" w:author="IO" w:date="2011-07-22T13:59:00Z">
          <w:r w:rsidR="00D0382C" w:rsidRPr="003B5896" w:rsidDel="00FD4C74">
            <w:delText xml:space="preserve">rán incluidos los mapas, los puntos sobre los mapas y los controles </w:delText>
          </w:r>
        </w:del>
      </w:ins>
      <w:ins w:id="7190" w:author="Orion" w:date="2011-06-21T12:40:00Z">
        <w:del w:id="7191" w:author="IO" w:date="2011-07-22T13:59:00Z">
          <w:r w:rsidR="00D0382C" w:rsidRPr="003B5896" w:rsidDel="00FD4C74">
            <w:delText>que permiten personalizar la visualización.</w:delText>
          </w:r>
        </w:del>
      </w:ins>
      <w:bookmarkStart w:id="7192" w:name="_Toc299463814"/>
      <w:bookmarkStart w:id="7193" w:name="_Toc299463898"/>
      <w:bookmarkEnd w:id="7192"/>
      <w:bookmarkEnd w:id="7193"/>
    </w:p>
    <w:commentRangeEnd w:id="7150"/>
    <w:p w14:paraId="09FB47AC" w14:textId="367DC3FE" w:rsidR="00B937FD" w:rsidRPr="003B5896" w:rsidDel="00FD4C74" w:rsidRDefault="00E22EE6">
      <w:pPr>
        <w:spacing w:before="240" w:after="120"/>
        <w:ind w:firstLine="284"/>
        <w:jc w:val="both"/>
        <w:rPr>
          <w:ins w:id="7194" w:author="Orion" w:date="2011-05-05T17:41:00Z"/>
          <w:del w:id="7195" w:author="IO" w:date="2011-07-22T13:59:00Z"/>
        </w:rPr>
        <w:pPrChange w:id="7196" w:author="IO" w:date="2011-07-22T12:31:00Z">
          <w:pPr/>
        </w:pPrChange>
      </w:pPr>
      <w:del w:id="7197" w:author="IO" w:date="2011-07-22T13:59:00Z">
        <w:r w:rsidDel="00FD4C74">
          <w:rPr>
            <w:rStyle w:val="CommentReference"/>
          </w:rPr>
          <w:commentReference w:id="7150"/>
        </w:r>
      </w:del>
      <w:bookmarkStart w:id="7198" w:name="_Toc299463815"/>
      <w:bookmarkStart w:id="7199" w:name="_Toc299463899"/>
      <w:bookmarkEnd w:id="7198"/>
      <w:bookmarkEnd w:id="7199"/>
    </w:p>
    <w:p w14:paraId="07F952AD" w14:textId="77777777" w:rsidR="00B937FD" w:rsidRPr="008A1F38" w:rsidRDefault="00B937FD">
      <w:pPr>
        <w:pStyle w:val="Heading1"/>
        <w:numPr>
          <w:ilvl w:val="2"/>
          <w:numId w:val="40"/>
        </w:numPr>
        <w:rPr>
          <w:ins w:id="7200" w:author="Orion" w:date="2011-05-05T17:41:00Z"/>
          <w:sz w:val="36"/>
          <w:szCs w:val="52"/>
          <w:rPrChange w:id="7201" w:author="IO" w:date="2011-07-22T11:52:00Z">
            <w:rPr>
              <w:ins w:id="7202" w:author="Orion" w:date="2011-05-05T17:41:00Z"/>
              <w:rFonts w:cs="Times New Roman"/>
            </w:rPr>
          </w:rPrChange>
        </w:rPr>
        <w:pPrChange w:id="7203" w:author="IO" w:date="2011-07-22T11:52:00Z">
          <w:pPr>
            <w:outlineLvl w:val="1"/>
          </w:pPr>
        </w:pPrChange>
      </w:pPr>
      <w:bookmarkStart w:id="7204" w:name="_Ref299099252"/>
      <w:bookmarkStart w:id="7205" w:name="_Toc299463900"/>
      <w:ins w:id="7206" w:author="Orion" w:date="2011-05-05T17:41:00Z">
        <w:r w:rsidRPr="00D2330D">
          <w:rPr>
            <w:b w:val="0"/>
            <w:sz w:val="36"/>
            <w:szCs w:val="52"/>
            <w:rPrChange w:id="7207" w:author="IO" w:date="2011-07-20T19:28:00Z">
              <w:rPr>
                <w:rFonts w:cs="Times New Roman"/>
                <w:b/>
                <w:bCs/>
              </w:rPr>
            </w:rPrChange>
          </w:rPr>
          <w:t>Controlador</w:t>
        </w:r>
        <w:bookmarkEnd w:id="7204"/>
        <w:bookmarkEnd w:id="7205"/>
      </w:ins>
    </w:p>
    <w:p w14:paraId="2CF6697D" w14:textId="40472124" w:rsidR="00437154" w:rsidDel="00E22EE6" w:rsidRDefault="00437154">
      <w:pPr>
        <w:spacing w:after="120"/>
        <w:jc w:val="both"/>
        <w:rPr>
          <w:ins w:id="7208" w:author="Orion" w:date="2011-06-26T12:39:00Z"/>
          <w:del w:id="7209" w:author="IO" w:date="2011-07-22T13:46:00Z"/>
        </w:rPr>
        <w:pPrChange w:id="7210" w:author="IO" w:date="2011-07-22T13:46:00Z">
          <w:pPr/>
        </w:pPrChange>
      </w:pPr>
    </w:p>
    <w:p w14:paraId="482F8A0A" w14:textId="77777777" w:rsidR="00FD4C74" w:rsidRDefault="00437154">
      <w:pPr>
        <w:spacing w:after="120"/>
        <w:jc w:val="both"/>
        <w:rPr>
          <w:ins w:id="7211" w:author="IO" w:date="2011-07-22T13:58:00Z"/>
        </w:rPr>
        <w:pPrChange w:id="7212" w:author="IO" w:date="2011-07-22T13:58:00Z">
          <w:pPr/>
        </w:pPrChange>
      </w:pPr>
      <w:ins w:id="7213" w:author="Orion" w:date="2011-06-26T12:39:00Z">
        <w:r>
          <w:t xml:space="preserve">Esta capa </w:t>
        </w:r>
        <w:del w:id="7214" w:author="IO" w:date="2011-07-22T13:51:00Z">
          <w:r w:rsidDel="00BA2C59">
            <w:delText>estará</w:delText>
          </w:r>
        </w:del>
      </w:ins>
      <w:ins w:id="7215" w:author="IO" w:date="2011-07-22T13:51:00Z">
        <w:r w:rsidR="00BA2C59">
          <w:t>se</w:t>
        </w:r>
      </w:ins>
      <w:ins w:id="7216" w:author="Orion" w:date="2011-06-26T12:39:00Z">
        <w:r>
          <w:t xml:space="preserve"> encarga</w:t>
        </w:r>
        <w:del w:id="7217" w:author="IO" w:date="2011-07-22T13:51:00Z">
          <w:r w:rsidDel="00BA2C59">
            <w:delText>da</w:delText>
          </w:r>
        </w:del>
        <w:r>
          <w:t xml:space="preserve"> de</w:t>
        </w:r>
      </w:ins>
      <w:ins w:id="7218" w:author="Orion" w:date="2011-06-10T12:15:00Z">
        <w:r w:rsidR="002809A4">
          <w:t xml:space="preserve"> sincronizar</w:t>
        </w:r>
        <w:del w:id="7219" w:author="IO" w:date="2011-07-22T13:51:00Z">
          <w:r w:rsidR="002809A4" w:rsidDel="00BA2C59">
            <w:delText>á</w:delText>
          </w:r>
        </w:del>
        <w:r w:rsidR="002809A4">
          <w:t xml:space="preserve"> el estado de la</w:t>
        </w:r>
        <w:del w:id="7220" w:author="IO" w:date="2011-07-22T13:56:00Z">
          <w:r w:rsidR="002809A4" w:rsidDel="00FD4C74">
            <w:delText>s</w:delText>
          </w:r>
        </w:del>
        <w:r w:rsidR="002809A4">
          <w:t xml:space="preserve"> </w:t>
        </w:r>
        <w:del w:id="7221" w:author="IO" w:date="2011-07-22T13:56:00Z">
          <w:r w:rsidR="002809A4" w:rsidDel="00FD4C74">
            <w:delText xml:space="preserve">entidades de la </w:delText>
          </w:r>
        </w:del>
      </w:ins>
      <w:ins w:id="7222" w:author="IO" w:date="2011-07-22T13:51:00Z">
        <w:r w:rsidR="00BA2C59">
          <w:t xml:space="preserve">capa </w:t>
        </w:r>
      </w:ins>
      <w:ins w:id="7223" w:author="Orion" w:date="2011-06-10T12:15:00Z">
        <w:r w:rsidR="002809A4">
          <w:t>lógica con el representado por la visualización</w:t>
        </w:r>
        <w:del w:id="7224" w:author="IO" w:date="2011-07-22T13:51:00Z">
          <w:r w:rsidR="002809A4" w:rsidDel="00BA2C59">
            <w:delText>, para que en todo momento tengamos una situación actualizada de las posiciones de los aviones</w:delText>
          </w:r>
        </w:del>
        <w:r w:rsidR="002809A4">
          <w:t>.</w:t>
        </w:r>
      </w:ins>
      <w:ins w:id="7225" w:author="Orion" w:date="2011-06-26T17:58:00Z">
        <w:r w:rsidR="004570B0">
          <w:t xml:space="preserve"> </w:t>
        </w:r>
      </w:ins>
      <w:ins w:id="7226" w:author="IO" w:date="2011-07-22T13:55:00Z">
        <w:r w:rsidR="00FD4C74">
          <w:t>Esta tarea se subdivide en varias partes.</w:t>
        </w:r>
      </w:ins>
      <w:ins w:id="7227" w:author="IO" w:date="2011-07-22T13:57:00Z">
        <w:r w:rsidR="00FD4C74">
          <w:t xml:space="preserve"> </w:t>
        </w:r>
      </w:ins>
      <w:ins w:id="7228" w:author="IO" w:date="2011-07-22T13:56:00Z">
        <w:r w:rsidR="00FD4C74">
          <w:t xml:space="preserve">El controlador accede a la capa de visualización para solicitar que muestre los mapas </w:t>
        </w:r>
      </w:ins>
      <w:ins w:id="7229" w:author="IO" w:date="2011-07-22T13:57:00Z">
        <w:r w:rsidR="00FD4C74">
          <w:t>correspondientes. Ésta es la visualización básica que se muestra incluso cuando no se está simulando.</w:t>
        </w:r>
      </w:ins>
      <w:ins w:id="7230" w:author="IO" w:date="2011-07-22T13:58:00Z">
        <w:r w:rsidR="00FD4C74">
          <w:t xml:space="preserve"> </w:t>
        </w:r>
      </w:ins>
      <w:ins w:id="7231" w:author="Orion" w:date="2011-06-26T17:58:00Z">
        <w:r w:rsidR="004570B0">
          <w:t>También gestiona</w:t>
        </w:r>
        <w:del w:id="7232" w:author="IO" w:date="2011-07-22T13:52:00Z">
          <w:r w:rsidR="004570B0" w:rsidDel="00BA2C59">
            <w:delText>r</w:delText>
          </w:r>
        </w:del>
        <w:del w:id="7233" w:author="IO" w:date="2011-07-22T13:51:00Z">
          <w:r w:rsidR="004570B0" w:rsidDel="00BA2C59">
            <w:delText>á</w:delText>
          </w:r>
        </w:del>
        <w:r w:rsidR="004570B0">
          <w:t xml:space="preserve"> que al </w:t>
        </w:r>
        <w:del w:id="7234" w:author="IO" w:date="2011-07-22T13:58:00Z">
          <w:r w:rsidR="004570B0" w:rsidDel="00FD4C74">
            <w:delText>iniciar</w:delText>
          </w:r>
        </w:del>
      </w:ins>
      <w:ins w:id="7235" w:author="IO" w:date="2011-07-22T13:58:00Z">
        <w:r w:rsidR="00FD4C74">
          <w:t>configurar</w:t>
        </w:r>
      </w:ins>
      <w:ins w:id="7236" w:author="Orion" w:date="2011-06-26T17:58:00Z">
        <w:r w:rsidR="004570B0">
          <w:t xml:space="preserve"> </w:t>
        </w:r>
        <w:del w:id="7237" w:author="IO" w:date="2011-07-22T13:58:00Z">
          <w:r w:rsidR="004570B0" w:rsidDel="00FD4C74">
            <w:delText>la</w:delText>
          </w:r>
        </w:del>
      </w:ins>
      <w:ins w:id="7238" w:author="IO" w:date="2011-07-22T13:58:00Z">
        <w:r w:rsidR="00FD4C74">
          <w:t>una</w:t>
        </w:r>
      </w:ins>
      <w:ins w:id="7239" w:author="Orion" w:date="2011-06-26T17:58:00Z">
        <w:r w:rsidR="004570B0">
          <w:t xml:space="preserve"> </w:t>
        </w:r>
        <w:del w:id="7240" w:author="IO" w:date="2011-07-22T13:58:00Z">
          <w:r w:rsidR="004570B0" w:rsidDel="00FD4C74">
            <w:delText>visualización</w:delText>
          </w:r>
        </w:del>
      </w:ins>
      <w:ins w:id="7241" w:author="IO" w:date="2011-07-22T13:58:00Z">
        <w:r w:rsidR="00FD4C74">
          <w:t>simulación y mientras que dure ésta</w:t>
        </w:r>
      </w:ins>
      <w:ins w:id="7242" w:author="Orion" w:date="2011-06-26T17:58:00Z">
        <w:r w:rsidR="004570B0">
          <w:t xml:space="preserve"> se muestren los aeropuertos y </w:t>
        </w:r>
        <w:del w:id="7243" w:author="IO" w:date="2011-07-22T13:51:00Z">
          <w:r w:rsidR="004570B0" w:rsidDel="00BA2C59">
            <w:delText>waypoints</w:delText>
          </w:r>
        </w:del>
      </w:ins>
      <w:ins w:id="7244" w:author="IO" w:date="2011-07-22T13:51:00Z">
        <w:r w:rsidR="00BA2C59">
          <w:t>puntos de paso</w:t>
        </w:r>
      </w:ins>
      <w:ins w:id="7245" w:author="Orion" w:date="2011-06-26T17:58:00Z">
        <w:r w:rsidR="004570B0">
          <w:t xml:space="preserve"> por los que los aviones pasar</w:t>
        </w:r>
      </w:ins>
      <w:ins w:id="7246" w:author="Orion" w:date="2011-06-26T17:59:00Z">
        <w:r w:rsidR="004570B0">
          <w:t xml:space="preserve">án. </w:t>
        </w:r>
      </w:ins>
      <w:ins w:id="7247"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7248" w:author="IO" w:date="2011-07-22T13:45:00Z"/>
        </w:rPr>
        <w:pPrChange w:id="7249" w:author="IO" w:date="2011-07-22T13:59:00Z">
          <w:pPr/>
        </w:pPrChange>
      </w:pPr>
      <w:commentRangeStart w:id="7250"/>
      <w:ins w:id="7251" w:author="IO" w:date="2011-07-22T13:59:00Z">
        <w:r w:rsidRPr="00BF438C">
          <w:t xml:space="preserve">El diseño </w:t>
        </w:r>
      </w:ins>
      <w:ins w:id="7252" w:author="IO" w:date="2011-07-22T14:04:00Z">
        <w:r w:rsidR="002265B6">
          <w:t>de esta capa se basa en</w:t>
        </w:r>
      </w:ins>
      <w:ins w:id="7253" w:author="IO" w:date="2011-07-22T13:59:00Z">
        <w:r w:rsidRPr="003B5896">
          <w:t xml:space="preserve"> agente</w:t>
        </w:r>
      </w:ins>
      <w:ins w:id="7254" w:author="IO" w:date="2011-07-22T14:05:00Z">
        <w:r w:rsidR="007D3930">
          <w:t>s. Las facilidades del IAF arrancar los agentes de la capa lógica y un agente</w:t>
        </w:r>
      </w:ins>
      <w:ins w:id="7255" w:author="IO" w:date="2011-07-22T13:59:00Z">
        <w:r w:rsidRPr="003B5896">
          <w:t xml:space="preserve"> </w:t>
        </w:r>
      </w:ins>
      <w:ins w:id="7256" w:author="IO" w:date="2011-07-22T14:04:00Z">
        <w:r w:rsidR="002265B6">
          <w:t>“</w:t>
        </w:r>
      </w:ins>
      <w:ins w:id="7257" w:author="IO" w:date="2011-07-22T13:59:00Z">
        <w:r w:rsidRPr="003B5896">
          <w:t>Simulation Creator</w:t>
        </w:r>
      </w:ins>
      <w:ins w:id="7258" w:author="IO" w:date="2011-07-22T14:04:00Z">
        <w:r w:rsidR="002265B6">
          <w:t>”</w:t>
        </w:r>
      </w:ins>
      <w:ins w:id="7259" w:author="IO" w:date="2011-07-22T14:05:00Z">
        <w:r w:rsidR="007D3930">
          <w:t xml:space="preserve">. Este agente </w:t>
        </w:r>
      </w:ins>
      <w:ins w:id="7260" w:author="IO" w:date="2011-07-22T13:59:00Z">
        <w:r w:rsidRPr="003B5896">
          <w:t xml:space="preserve">arranca el entorno para mostrar la simulación. Este entorno esta implementado </w:t>
        </w:r>
      </w:ins>
      <w:ins w:id="7261" w:author="IO" w:date="2011-07-22T14:06:00Z">
        <w:r w:rsidR="007D3930">
          <w:t>como</w:t>
        </w:r>
      </w:ins>
      <w:ins w:id="7262" w:author="IO" w:date="2011-07-22T13:59:00Z">
        <w:r w:rsidRPr="003B5896">
          <w:t xml:space="preserve"> una aplicación de INGENIAS</w:t>
        </w:r>
      </w:ins>
      <w:ins w:id="7263" w:author="IO" w:date="2011-07-22T14:06:00Z">
        <w:r w:rsidR="007D3930">
          <w:t xml:space="preserve"> para que lo pueda manipular el agente. A través de la aplicación se cargan </w:t>
        </w:r>
      </w:ins>
      <w:ins w:id="7264" w:author="IO" w:date="2011-07-22T13:59:00Z">
        <w:r w:rsidRPr="003B5896">
          <w:t>las distintas capas y paneles, donde estarán incluidos los mapas, los puntos sobre los mapas</w:t>
        </w:r>
      </w:ins>
      <w:ins w:id="7265" w:author="IO" w:date="2011-07-22T14:07:00Z">
        <w:r w:rsidR="007D3930">
          <w:t>,</w:t>
        </w:r>
      </w:ins>
      <w:ins w:id="7266" w:author="IO" w:date="2011-07-22T13:59:00Z">
        <w:r w:rsidRPr="003B5896">
          <w:t xml:space="preserve"> y los controles que permiten personalizar la visualización.</w:t>
        </w:r>
        <w:r>
          <w:rPr>
            <w:rStyle w:val="CommentReference"/>
          </w:rPr>
          <w:commentReference w:id="7267"/>
        </w:r>
      </w:ins>
      <w:commentRangeEnd w:id="7250"/>
      <w:ins w:id="7268" w:author="IO" w:date="2011-07-22T14:07:00Z">
        <w:r w:rsidR="007D3930">
          <w:t xml:space="preserve"> Para no penalizar la ejecución del agente, la aplicación corre</w:t>
        </w:r>
        <w:r w:rsidR="007D3930" w:rsidRPr="003B5896">
          <w:t xml:space="preserve"> dentro de otro hilo de ejecución</w:t>
        </w:r>
      </w:ins>
      <w:ins w:id="7269" w:author="IO" w:date="2011-07-22T13:59:00Z">
        <w:r>
          <w:rPr>
            <w:rStyle w:val="CommentReference"/>
          </w:rPr>
          <w:commentReference w:id="7250"/>
        </w:r>
      </w:ins>
      <w:ins w:id="7270" w:author="IO" w:date="2011-07-22T14:07:00Z">
        <w:r w:rsidR="007D3930">
          <w:t>. Tras inic</w:t>
        </w:r>
      </w:ins>
      <w:ins w:id="7271" w:author="IO" w:date="2011-07-22T14:08:00Z">
        <w:r w:rsidR="007D3930">
          <w:t>i</w:t>
        </w:r>
      </w:ins>
      <w:ins w:id="7272" w:author="IO" w:date="2011-07-22T14:07:00Z">
        <w:r w:rsidR="007D3930">
          <w:t xml:space="preserve">ar estos elementos, el agente se ocupa de coordinar las capas de la simulación. </w:t>
        </w:r>
      </w:ins>
      <w:ins w:id="7273" w:author="Orion" w:date="2011-06-26T17:59:00Z">
        <w:del w:id="7274" w:author="IO" w:date="2011-07-22T13:52:00Z">
          <w:r w:rsidR="004570B0" w:rsidDel="00BA2C59">
            <w:delText xml:space="preserve">En resumen </w:delText>
          </w:r>
        </w:del>
        <w:del w:id="7275" w:author="IO" w:date="2011-07-22T13:51:00Z">
          <w:r w:rsidR="004570B0" w:rsidDel="00BA2C59">
            <w:delText>tendrán</w:delText>
          </w:r>
        </w:del>
      </w:ins>
      <w:ins w:id="7276" w:author="IO" w:date="2011-07-22T13:52:00Z">
        <w:r w:rsidR="00BA2C59">
          <w:t>Para el</w:t>
        </w:r>
      </w:ins>
      <w:ins w:id="7277" w:author="IO" w:date="2011-07-22T13:54:00Z">
        <w:r>
          <w:t>l</w:t>
        </w:r>
      </w:ins>
      <w:ins w:id="7278" w:author="IO" w:date="2011-07-22T13:52:00Z">
        <w:r w:rsidR="00BA2C59">
          <w:t xml:space="preserve">o </w:t>
        </w:r>
      </w:ins>
      <w:ins w:id="7279" w:author="IO" w:date="2011-07-22T13:54:00Z">
        <w:r>
          <w:t>cuenta</w:t>
        </w:r>
      </w:ins>
      <w:ins w:id="7280" w:author="IO" w:date="2011-07-22T13:52:00Z">
        <w:r w:rsidR="00BA2C59">
          <w:t xml:space="preserve"> con</w:t>
        </w:r>
      </w:ins>
      <w:ins w:id="7281" w:author="Orion" w:date="2011-06-26T17:59:00Z">
        <w:r w:rsidR="004570B0">
          <w:t xml:space="preserve"> una lista de los elementos </w:t>
        </w:r>
      </w:ins>
      <w:ins w:id="7282" w:author="IO" w:date="2011-07-22T13:52:00Z">
        <w:r w:rsidR="00BA2C59">
          <w:t xml:space="preserve">gráficos </w:t>
        </w:r>
      </w:ins>
      <w:ins w:id="7283" w:author="Orion" w:date="2011-06-26T17:59:00Z">
        <w:r w:rsidR="004570B0">
          <w:t>que visualizan cada un</w:t>
        </w:r>
        <w:del w:id="7284" w:author="IO" w:date="2011-07-22T13:52:00Z">
          <w:r w:rsidR="004570B0" w:rsidDel="00BA2C59">
            <w:delText>o</w:delText>
          </w:r>
        </w:del>
      </w:ins>
      <w:ins w:id="7285" w:author="IO" w:date="2011-07-22T13:52:00Z">
        <w:r w:rsidR="00BA2C59">
          <w:t>a</w:t>
        </w:r>
      </w:ins>
      <w:ins w:id="7286" w:author="Orion" w:date="2011-06-26T17:59:00Z">
        <w:r w:rsidR="004570B0">
          <w:t xml:space="preserve"> de las entidades </w:t>
        </w:r>
      </w:ins>
      <w:ins w:id="7287" w:author="IO" w:date="2011-07-22T13:52:00Z">
        <w:r w:rsidR="00BA2C59">
          <w:t xml:space="preserve">lógicas </w:t>
        </w:r>
      </w:ins>
      <w:ins w:id="7288" w:author="Orion" w:date="2011-06-26T17:59:00Z">
        <w:r w:rsidR="004570B0">
          <w:t>(</w:t>
        </w:r>
      </w:ins>
      <w:ins w:id="7289" w:author="IO" w:date="2011-07-22T13:52:00Z">
        <w:r w:rsidR="00BA2C59">
          <w:t xml:space="preserve">ej. </w:t>
        </w:r>
      </w:ins>
      <w:ins w:id="7290" w:author="Orion" w:date="2011-06-26T17:59:00Z">
        <w:r w:rsidR="004570B0">
          <w:t>aviones</w:t>
        </w:r>
      </w:ins>
      <w:ins w:id="7291" w:author="IO" w:date="2011-07-22T13:52:00Z">
        <w:r w:rsidR="00BA2C59">
          <w:t xml:space="preserve"> </w:t>
        </w:r>
      </w:ins>
      <w:ins w:id="7292" w:author="Orion" w:date="2011-06-26T17:59:00Z">
        <w:del w:id="7293" w:author="IO" w:date="2011-07-22T13:52:00Z">
          <w:r w:rsidR="004570B0" w:rsidDel="00BA2C59">
            <w:delText>,</w:delText>
          </w:r>
        </w:del>
      </w:ins>
      <w:ins w:id="7294" w:author="IO" w:date="2011-07-22T13:52:00Z">
        <w:r w:rsidR="00BA2C59">
          <w:t>y</w:t>
        </w:r>
      </w:ins>
      <w:ins w:id="7295" w:author="Orion" w:date="2011-06-26T17:59:00Z">
        <w:r w:rsidR="004570B0">
          <w:t xml:space="preserve"> rutas</w:t>
        </w:r>
        <w:del w:id="7296" w:author="IO" w:date="2011-07-22T13:52:00Z">
          <w:r w:rsidR="004570B0" w:rsidDel="00BA2C59">
            <w:delText>,</w:delText>
          </w:r>
        </w:del>
      </w:ins>
      <w:ins w:id="7297" w:author="Orion" w:date="2011-06-26T18:00:00Z">
        <w:del w:id="7298" w:author="IO" w:date="2011-07-22T13:52:00Z">
          <w:r w:rsidR="004570B0" w:rsidDel="00BA2C59">
            <w:delText>…</w:delText>
          </w:r>
        </w:del>
        <w:r w:rsidR="004570B0">
          <w:t>)</w:t>
        </w:r>
      </w:ins>
      <w:ins w:id="7299" w:author="IO" w:date="2011-07-22T13:53:00Z">
        <w:r w:rsidR="00BA2C59">
          <w:t>.</w:t>
        </w:r>
      </w:ins>
      <w:ins w:id="7300" w:author="Orion" w:date="2011-06-26T18:00:00Z">
        <w:r w:rsidR="004570B0">
          <w:t xml:space="preserve"> </w:t>
        </w:r>
      </w:ins>
      <w:ins w:id="7301" w:author="Orion" w:date="2011-06-26T18:01:00Z">
        <w:del w:id="7302" w:author="IO" w:date="2011-07-22T13:53:00Z">
          <w:r w:rsidR="004570B0" w:rsidDel="00BA2C59">
            <w:delText>y</w:delText>
          </w:r>
        </w:del>
      </w:ins>
      <w:ins w:id="7303" w:author="Orion" w:date="2011-06-26T18:00:00Z">
        <w:del w:id="7304" w:author="IO" w:date="2011-07-22T13:53:00Z">
          <w:r w:rsidR="004570B0" w:rsidDel="00BA2C59">
            <w:delText xml:space="preserve"> </w:delText>
          </w:r>
        </w:del>
      </w:ins>
      <w:ins w:id="7305" w:author="IO" w:date="2011-07-22T13:53:00Z">
        <w:r w:rsidR="00BA2C59">
          <w:t>S</w:t>
        </w:r>
      </w:ins>
      <w:ins w:id="7306" w:author="Orion" w:date="2011-06-26T18:00:00Z">
        <w:del w:id="7307" w:author="IO" w:date="2011-07-22T13:53:00Z">
          <w:r w:rsidR="004570B0" w:rsidDel="00BA2C59">
            <w:delText>s</w:delText>
          </w:r>
        </w:del>
        <w:r w:rsidR="004570B0">
          <w:t xml:space="preserve">iempre que </w:t>
        </w:r>
        <w:del w:id="7308" w:author="IO" w:date="2011-07-22T13:53:00Z">
          <w:r w:rsidR="004570B0" w:rsidDel="00BA2C59">
            <w:delText>desde</w:delText>
          </w:r>
        </w:del>
      </w:ins>
      <w:ins w:id="7309" w:author="IO" w:date="2011-07-22T13:53:00Z">
        <w:r w:rsidR="00BA2C59">
          <w:t>en</w:t>
        </w:r>
      </w:ins>
      <w:ins w:id="7310" w:author="Orion" w:date="2011-06-26T18:00:00Z">
        <w:r w:rsidR="004570B0">
          <w:t xml:space="preserve"> </w:t>
        </w:r>
        <w:del w:id="7311" w:author="IO" w:date="2011-07-22T13:53:00Z">
          <w:r w:rsidR="004570B0" w:rsidDel="00BA2C59">
            <w:delText>la</w:delText>
          </w:r>
        </w:del>
      </w:ins>
      <w:ins w:id="7312" w:author="IO" w:date="2011-07-22T13:53:00Z">
        <w:r w:rsidR="00BA2C59">
          <w:t>el</w:t>
        </w:r>
      </w:ins>
      <w:ins w:id="7313" w:author="Orion" w:date="2011-06-26T18:00:00Z">
        <w:r w:rsidR="004570B0">
          <w:t xml:space="preserve"> </w:t>
        </w:r>
        <w:del w:id="7314" w:author="IO" w:date="2011-07-22T13:53:00Z">
          <w:r w:rsidR="004570B0" w:rsidDel="00BA2C59">
            <w:delText>lógica</w:delText>
          </w:r>
        </w:del>
      </w:ins>
      <w:ins w:id="7315" w:author="Orion" w:date="2011-06-26T18:01:00Z">
        <w:del w:id="7316" w:author="IO" w:date="2011-07-22T13:53:00Z">
          <w:r w:rsidR="004570B0" w:rsidDel="00BA2C59">
            <w:delText xml:space="preserve"> o </w:delText>
          </w:r>
        </w:del>
        <w:r w:rsidR="004570B0">
          <w:t>modelo se actuali</w:t>
        </w:r>
        <w:del w:id="7317" w:author="IO" w:date="2011-07-22T13:53:00Z">
          <w:r w:rsidR="004570B0" w:rsidDel="00BA2C59">
            <w:delText>ce</w:delText>
          </w:r>
        </w:del>
      </w:ins>
      <w:ins w:id="7318" w:author="IO" w:date="2011-07-22T13:53:00Z">
        <w:r w:rsidR="00BA2C59">
          <w:t>za</w:t>
        </w:r>
      </w:ins>
      <w:ins w:id="7319" w:author="Orion" w:date="2011-06-26T18:01:00Z">
        <w:r w:rsidR="004570B0">
          <w:t xml:space="preserve"> el estado de alguno de est</w:t>
        </w:r>
        <w:del w:id="7320" w:author="IO" w:date="2011-07-22T13:53:00Z">
          <w:r w:rsidR="004570B0" w:rsidDel="00BA2C59">
            <w:delText>o</w:delText>
          </w:r>
        </w:del>
      </w:ins>
      <w:ins w:id="7321" w:author="IO" w:date="2011-07-22T13:53:00Z">
        <w:r w:rsidR="00BA2C59">
          <w:t>a</w:t>
        </w:r>
      </w:ins>
      <w:ins w:id="7322" w:author="Orion" w:date="2011-06-26T18:01:00Z">
        <w:r w:rsidR="004570B0">
          <w:t xml:space="preserve">s </w:t>
        </w:r>
        <w:del w:id="7323" w:author="IO" w:date="2011-07-22T13:53:00Z">
          <w:r w:rsidR="004570B0" w:rsidDel="00BA2C59">
            <w:delText>elementos</w:delText>
          </w:r>
        </w:del>
      </w:ins>
      <w:ins w:id="7324" w:author="IO" w:date="2011-07-22T13:53:00Z">
        <w:r w:rsidR="00BA2C59">
          <w:t>entidades, el</w:t>
        </w:r>
      </w:ins>
      <w:ins w:id="7325" w:author="Orion" w:date="2011-06-26T18:01:00Z">
        <w:del w:id="7326" w:author="IO" w:date="2011-07-22T13:53:00Z">
          <w:r w:rsidR="004570B0" w:rsidDel="00BA2C59">
            <w:delText xml:space="preserve"> </w:delText>
          </w:r>
        </w:del>
      </w:ins>
      <w:ins w:id="7327" w:author="Orion" w:date="2011-06-26T18:05:00Z">
        <w:del w:id="7328" w:author="IO" w:date="2011-07-22T13:53:00Z">
          <w:r w:rsidR="005330CF" w:rsidDel="00BA2C59">
            <w:delText>este</w:delText>
          </w:r>
        </w:del>
      </w:ins>
      <w:ins w:id="7329" w:author="Orion" w:date="2011-06-26T18:01:00Z">
        <w:r w:rsidR="005330CF">
          <w:t xml:space="preserve"> controlador </w:t>
        </w:r>
      </w:ins>
      <w:ins w:id="7330" w:author="Orion" w:date="2011-06-26T18:05:00Z">
        <w:del w:id="7331" w:author="IO" w:date="2011-07-22T13:53:00Z">
          <w:r w:rsidR="005330CF" w:rsidDel="00BA2C59">
            <w:delText xml:space="preserve">lo </w:delText>
          </w:r>
        </w:del>
        <w:r w:rsidR="005330CF">
          <w:t>transmit</w:t>
        </w:r>
      </w:ins>
      <w:ins w:id="7332" w:author="IO" w:date="2011-07-22T13:53:00Z">
        <w:r w:rsidR="00BA2C59">
          <w:t>e</w:t>
        </w:r>
      </w:ins>
      <w:ins w:id="7333" w:author="Orion" w:date="2011-06-26T18:05:00Z">
        <w:del w:id="7334" w:author="IO" w:date="2011-07-22T13:53:00Z">
          <w:r w:rsidR="005330CF" w:rsidDel="00BA2C59">
            <w:delText>irá</w:delText>
          </w:r>
        </w:del>
      </w:ins>
      <w:ins w:id="7335" w:author="IO" w:date="2011-07-22T13:53:00Z">
        <w:r w:rsidR="00BA2C59">
          <w:t xml:space="preserve"> el cambio</w:t>
        </w:r>
      </w:ins>
      <w:ins w:id="7336" w:author="Orion" w:date="2011-06-26T18:01:00Z">
        <w:r w:rsidR="004570B0">
          <w:t xml:space="preserve"> a cada uno de </w:t>
        </w:r>
        <w:del w:id="7337" w:author="IO" w:date="2011-07-22T13:53:00Z">
          <w:r w:rsidR="004570B0" w:rsidDel="00BA2C59">
            <w:delText>es</w:delText>
          </w:r>
        </w:del>
        <w:del w:id="7338" w:author="IO" w:date="2011-07-22T13:54:00Z">
          <w:r w:rsidR="004570B0" w:rsidDel="00BA2C59">
            <w:delText>t</w:delText>
          </w:r>
        </w:del>
      </w:ins>
      <w:ins w:id="7339" w:author="IO" w:date="2011-07-22T13:54:00Z">
        <w:r w:rsidR="00BA2C59">
          <w:t>l</w:t>
        </w:r>
      </w:ins>
      <w:ins w:id="7340" w:author="Orion" w:date="2011-06-26T18:01:00Z">
        <w:r w:rsidR="004570B0">
          <w:t xml:space="preserve">os elementos de </w:t>
        </w:r>
      </w:ins>
      <w:ins w:id="7341" w:author="Orion" w:date="2011-06-26T18:02:00Z">
        <w:r w:rsidR="004570B0">
          <w:t>visualización</w:t>
        </w:r>
      </w:ins>
      <w:ins w:id="7342" w:author="IO" w:date="2011-07-22T13:54:00Z">
        <w:r w:rsidR="00BA2C59">
          <w:t xml:space="preserve"> correspondientes</w:t>
        </w:r>
      </w:ins>
      <w:ins w:id="7343" w:author="Orion" w:date="2011-06-26T18:02:00Z">
        <w:del w:id="7344" w:author="IO" w:date="2011-07-22T16:38:00Z">
          <w:r w:rsidR="004570B0" w:rsidDel="00954F95">
            <w:delText>.</w:delText>
          </w:r>
        </w:del>
        <w:del w:id="7345" w:author="IO" w:date="2011-07-22T13:57:00Z">
          <w:r w:rsidR="00220451" w:rsidDel="00FD4C74">
            <w:delText xml:space="preserve"> Para que esto sea posible adem</w:delText>
          </w:r>
        </w:del>
      </w:ins>
      <w:ins w:id="7346" w:author="Orion" w:date="2011-06-26T18:03:00Z">
        <w:del w:id="7347" w:author="IO" w:date="2011-07-22T13:57:00Z">
          <w:r w:rsidR="00220451" w:rsidDel="00FD4C74">
            <w:delText>ás de estos elementos de visualización el controlador tendrá acceso a la capa con los mapas, para poder refrescar</w:delText>
          </w:r>
        </w:del>
      </w:ins>
      <w:ins w:id="7348" w:author="Orion" w:date="2011-06-27T10:26:00Z">
        <w:del w:id="7349" w:author="IO" w:date="2011-07-22T13:57:00Z">
          <w:r w:rsidR="00944C75" w:rsidDel="00FD4C74">
            <w:delText xml:space="preserve"> los gráficos de</w:delText>
          </w:r>
        </w:del>
      </w:ins>
      <w:ins w:id="7350" w:author="Orion" w:date="2011-06-26T18:03:00Z">
        <w:del w:id="7351" w:author="IO" w:date="2011-07-22T13:57:00Z">
          <w:r w:rsidR="00220451" w:rsidDel="00FD4C74">
            <w:delText xml:space="preserve"> estos</w:delText>
          </w:r>
        </w:del>
      </w:ins>
      <w:ins w:id="7352" w:author="Orion" w:date="2011-06-26T18:04:00Z">
        <w:del w:id="7353" w:author="IO" w:date="2011-07-22T13:57:00Z">
          <w:r w:rsidR="00220451" w:rsidDel="00FD4C74">
            <w:delText xml:space="preserve"> y poder </w:delText>
          </w:r>
        </w:del>
      </w:ins>
      <w:ins w:id="7354" w:author="Orion" w:date="2011-07-07T17:52:00Z">
        <w:del w:id="7355" w:author="IO" w:date="2011-07-22T13:57:00Z">
          <w:r w:rsidR="00C5435E" w:rsidDel="00FD4C74">
            <w:delText>mostrar</w:delText>
          </w:r>
        </w:del>
      </w:ins>
      <w:ins w:id="7356" w:author="Orion" w:date="2011-06-26T18:04:00Z">
        <w:del w:id="7357"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7358" w:author="Orion" w:date="2011-05-09T13:00:00Z"/>
        </w:rPr>
        <w:pPrChange w:id="7359" w:author="IO" w:date="2011-07-22T13:55:00Z">
          <w:pPr/>
        </w:pPrChange>
      </w:pPr>
    </w:p>
    <w:p w14:paraId="72B682CC" w14:textId="77777777" w:rsidR="008A1F38" w:rsidRDefault="008A1F38" w:rsidP="007A6E14">
      <w:pPr>
        <w:rPr>
          <w:ins w:id="7360"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7361" w:author="Orion" w:date="2011-05-05T17:41:00Z"/>
          <w:del w:id="7362" w:author="IO" w:date="2011-07-22T11:52:00Z"/>
          <w:sz w:val="52"/>
          <w:szCs w:val="52"/>
          <w:rPrChange w:id="7363" w:author="IO" w:date="2011-07-22T11:52:00Z">
            <w:rPr>
              <w:ins w:id="7364" w:author="Orion" w:date="2011-05-05T17:41:00Z"/>
              <w:del w:id="7365" w:author="IO" w:date="2011-07-22T11:52:00Z"/>
              <w:rFonts w:cs="Times New Roman"/>
            </w:rPr>
          </w:rPrChange>
        </w:rPr>
        <w:pPrChange w:id="7366" w:author="IO" w:date="2011-07-22T11:52:00Z">
          <w:pPr/>
        </w:pPrChange>
      </w:pPr>
      <w:bookmarkStart w:id="7367" w:name="_Toc299103616"/>
      <w:bookmarkStart w:id="7368" w:name="_Toc299103989"/>
      <w:bookmarkStart w:id="7369" w:name="_Toc299463817"/>
      <w:bookmarkStart w:id="7370" w:name="_Toc299463901"/>
      <w:bookmarkEnd w:id="7367"/>
      <w:bookmarkEnd w:id="7368"/>
      <w:bookmarkEnd w:id="7369"/>
      <w:bookmarkEnd w:id="7370"/>
    </w:p>
    <w:p w14:paraId="763B1983" w14:textId="77777777" w:rsidR="00B937FD" w:rsidRPr="00954F95" w:rsidRDefault="00B937FD">
      <w:pPr>
        <w:pStyle w:val="Heading1"/>
        <w:numPr>
          <w:ilvl w:val="0"/>
          <w:numId w:val="40"/>
        </w:numPr>
        <w:rPr>
          <w:ins w:id="7371" w:author="Orion" w:date="2011-05-05T17:41:00Z"/>
          <w:szCs w:val="52"/>
        </w:rPr>
        <w:pPrChange w:id="7372" w:author="IO" w:date="2011-07-22T11:52:00Z">
          <w:pPr>
            <w:pStyle w:val="Title"/>
            <w:outlineLvl w:val="0"/>
          </w:pPr>
        </w:pPrChange>
      </w:pPr>
      <w:bookmarkStart w:id="7373" w:name="_Toc299463902"/>
      <w:ins w:id="7374" w:author="Orion" w:date="2011-05-05T17:41:00Z">
        <w:r w:rsidRPr="009143CB">
          <w:rPr>
            <w:b w:val="0"/>
            <w:sz w:val="52"/>
            <w:szCs w:val="52"/>
            <w:rPrChange w:id="7375" w:author="IO" w:date="2011-07-13T15:18:00Z">
              <w:rPr>
                <w:rFonts w:cs="Times New Roman"/>
                <w:b/>
                <w:bCs/>
              </w:rPr>
            </w:rPrChange>
          </w:rPr>
          <w:t>Casos de estudio</w:t>
        </w:r>
        <w:bookmarkEnd w:id="7373"/>
      </w:ins>
    </w:p>
    <w:p w14:paraId="19104720" w14:textId="78B2CD8C" w:rsidR="002731E7" w:rsidRPr="007D3930" w:rsidDel="00311567" w:rsidRDefault="00173B16">
      <w:pPr>
        <w:spacing w:after="120"/>
        <w:jc w:val="both"/>
        <w:rPr>
          <w:ins w:id="7376" w:author="Orion" w:date="2011-06-28T16:22:00Z"/>
          <w:del w:id="7377" w:author="IO" w:date="2011-07-22T14:24:00Z"/>
        </w:rPr>
        <w:pPrChange w:id="7378" w:author="IO" w:date="2011-07-22T14:10:00Z">
          <w:pPr/>
        </w:pPrChange>
      </w:pPr>
      <w:ins w:id="7379" w:author="Orion" w:date="2011-06-28T16:09:00Z">
        <w:r w:rsidRPr="007D3930">
          <w:t>En esta sección se estudia</w:t>
        </w:r>
        <w:del w:id="7380" w:author="IO" w:date="2011-07-22T14:16:00Z">
          <w:r w:rsidRPr="007D3930" w:rsidDel="00311567">
            <w:delText>r</w:delText>
          </w:r>
        </w:del>
      </w:ins>
      <w:ins w:id="7381" w:author="Orion" w:date="2011-07-04T11:55:00Z">
        <w:del w:id="7382" w:author="IO" w:date="2011-07-22T14:16:00Z">
          <w:r w:rsidRPr="007D3930" w:rsidDel="00311567">
            <w:delText>á</w:delText>
          </w:r>
        </w:del>
      </w:ins>
      <w:ins w:id="7383" w:author="Orion" w:date="2011-06-28T16:09:00Z">
        <w:r w:rsidR="0027717A" w:rsidRPr="007D3930">
          <w:t xml:space="preserve">n una serie de casos de estudio </w:t>
        </w:r>
        <w:del w:id="7384" w:author="IO" w:date="2011-07-22T14:15:00Z">
          <w:r w:rsidR="0027717A" w:rsidRPr="007D3930" w:rsidDel="00311567">
            <w:delText>del</w:delText>
          </w:r>
        </w:del>
      </w:ins>
      <w:ins w:id="7385" w:author="IO" w:date="2011-07-22T14:15:00Z">
        <w:r w:rsidR="00311567">
          <w:t>sobre el</w:t>
        </w:r>
      </w:ins>
      <w:ins w:id="7386" w:author="Orion" w:date="2011-06-28T16:09:00Z">
        <w:r w:rsidR="0027717A" w:rsidRPr="007D3930">
          <w:t xml:space="preserve"> sistema </w:t>
        </w:r>
      </w:ins>
      <w:ins w:id="7387"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7388" w:author="Orion" w:date="2011-07-26T22:30:00Z">
        <w:r w:rsidR="00503590">
          <w:t>5</w:t>
        </w:r>
      </w:ins>
      <w:ins w:id="7389" w:author="IO" w:date="2011-07-22T14:16:00Z">
        <w:r w:rsidR="00311567">
          <w:fldChar w:fldCharType="end"/>
        </w:r>
        <w:r w:rsidR="00311567">
          <w:t xml:space="preserve"> con el objeto de validarlo. Para ello se </w:t>
        </w:r>
      </w:ins>
      <w:ins w:id="7390" w:author="Orion" w:date="2011-06-28T16:09:00Z">
        <w:del w:id="7391" w:author="IO" w:date="2011-07-22T14:16:00Z">
          <w:r w:rsidR="0027717A" w:rsidRPr="007D3930" w:rsidDel="00311567">
            <w:delText xml:space="preserve">para </w:delText>
          </w:r>
        </w:del>
        <w:r w:rsidR="0027717A" w:rsidRPr="007D3930">
          <w:t>analiza</w:t>
        </w:r>
        <w:del w:id="7392" w:author="IO" w:date="2011-07-22T14:16:00Z">
          <w:r w:rsidR="0027717A" w:rsidRPr="007D3930" w:rsidDel="00311567">
            <w:delText>r</w:delText>
          </w:r>
        </w:del>
        <w:r w:rsidR="0027717A" w:rsidRPr="007D3930">
          <w:t xml:space="preserve"> </w:t>
        </w:r>
      </w:ins>
      <w:ins w:id="7393" w:author="Orion" w:date="2011-06-28T16:10:00Z">
        <w:r w:rsidR="0027717A" w:rsidRPr="007D3930">
          <w:t>cómo</w:t>
        </w:r>
      </w:ins>
      <w:ins w:id="7394" w:author="Orion" w:date="2011-06-28T16:09:00Z">
        <w:r w:rsidR="0027717A" w:rsidRPr="007D3930">
          <w:t xml:space="preserve"> se comporta este</w:t>
        </w:r>
      </w:ins>
      <w:ins w:id="7395" w:author="Orion" w:date="2011-06-28T16:10:00Z">
        <w:r w:rsidR="0027717A" w:rsidRPr="007D3930">
          <w:t xml:space="preserve"> </w:t>
        </w:r>
      </w:ins>
      <w:ins w:id="7396" w:author="IO" w:date="2011-07-22T14:17:00Z">
        <w:r w:rsidR="00311567">
          <w:t xml:space="preserve">sistema </w:t>
        </w:r>
      </w:ins>
      <w:ins w:id="7397" w:author="Orion" w:date="2011-06-28T16:10:00Z">
        <w:del w:id="7398" w:author="IO" w:date="2011-07-22T14:17:00Z">
          <w:r w:rsidR="0027717A" w:rsidRPr="007D3930" w:rsidDel="00311567">
            <w:delText xml:space="preserve">con </w:delText>
          </w:r>
        </w:del>
        <w:r w:rsidR="0027717A" w:rsidRPr="007D3930">
          <w:t xml:space="preserve">respecto a </w:t>
        </w:r>
        <w:del w:id="7399" w:author="IO" w:date="2011-07-22T14:17:00Z">
          <w:r w:rsidR="0027717A" w:rsidRPr="007D3930" w:rsidDel="00311567">
            <w:delText xml:space="preserve">la </w:delText>
          </w:r>
        </w:del>
        <w:r w:rsidR="0027717A" w:rsidRPr="007D3930">
          <w:t xml:space="preserve">distintas situaciones que pueden aparecer </w:t>
        </w:r>
      </w:ins>
      <w:ins w:id="7400" w:author="IO" w:date="2011-07-22T14:17:00Z">
        <w:r w:rsidR="00311567">
          <w:t xml:space="preserve">en el tráfico aéreo </w:t>
        </w:r>
      </w:ins>
      <w:ins w:id="7401" w:author="Orion" w:date="2011-06-28T16:10:00Z">
        <w:r w:rsidR="0027717A" w:rsidRPr="007D3930">
          <w:t xml:space="preserve">y si lo hace acorde a la realidad. </w:t>
        </w:r>
      </w:ins>
      <w:ins w:id="7402" w:author="Orion" w:date="2011-07-04T11:46:00Z">
        <w:r w:rsidR="00966135" w:rsidRPr="007D3930">
          <w:t>Los casos de uso se han dividido</w:t>
        </w:r>
      </w:ins>
      <w:ins w:id="7403" w:author="Orion" w:date="2011-07-04T11:55:00Z">
        <w:r w:rsidR="002557EE" w:rsidRPr="007D3930">
          <w:t xml:space="preserve"> en</w:t>
        </w:r>
      </w:ins>
      <w:ins w:id="7404" w:author="Orion" w:date="2011-07-04T11:46:00Z">
        <w:r w:rsidR="00966135" w:rsidRPr="007D3930">
          <w:t xml:space="preserve"> un caso </w:t>
        </w:r>
        <w:del w:id="7405" w:author="IO" w:date="2011-07-22T14:17:00Z">
          <w:r w:rsidR="00966135" w:rsidRPr="007D3930" w:rsidDel="00311567">
            <w:delText>de</w:delText>
          </w:r>
        </w:del>
      </w:ins>
      <w:ins w:id="7406" w:author="IO" w:date="2011-07-22T14:17:00Z">
        <w:r w:rsidR="00311567">
          <w:t>básico con</w:t>
        </w:r>
      </w:ins>
      <w:ins w:id="7407" w:author="Orion" w:date="2011-07-04T11:46:00Z">
        <w:r w:rsidR="00966135" w:rsidRPr="007D3930">
          <w:t xml:space="preserve"> dos aviones </w:t>
        </w:r>
        <w:del w:id="7408" w:author="IO" w:date="2011-07-22T14:22:00Z">
          <w:r w:rsidR="00966135" w:rsidRPr="007D3930" w:rsidDel="00311567">
            <w:delText>para ver el comportamiento b</w:delText>
          </w:r>
        </w:del>
      </w:ins>
      <w:ins w:id="7409" w:author="Orion" w:date="2011-07-04T11:47:00Z">
        <w:del w:id="7410" w:author="IO" w:date="2011-07-22T14:22:00Z">
          <w:r w:rsidR="00966135" w:rsidRPr="007D3930" w:rsidDel="00311567">
            <w:delText xml:space="preserve">ásico del sistema, </w:delText>
          </w:r>
        </w:del>
        <w:r w:rsidR="00966135" w:rsidRPr="007D3930">
          <w:t xml:space="preserve">y </w:t>
        </w:r>
        <w:del w:id="7411" w:author="IO" w:date="2011-07-22T14:22:00Z">
          <w:r w:rsidR="00966135" w:rsidRPr="007D3930" w:rsidDel="00311567">
            <w:delText>un caso</w:delText>
          </w:r>
        </w:del>
      </w:ins>
      <w:ins w:id="7412" w:author="IO" w:date="2011-07-22T14:22:00Z">
        <w:r w:rsidR="00311567">
          <w:t>otro</w:t>
        </w:r>
      </w:ins>
      <w:ins w:id="7413" w:author="Orion" w:date="2011-07-04T11:47:00Z">
        <w:r w:rsidR="00966135" w:rsidRPr="007D3930">
          <w:t xml:space="preserve"> más complejo donde se muestra la interacción de un conjunto</w:t>
        </w:r>
      </w:ins>
      <w:ins w:id="7414" w:author="Orion" w:date="2011-07-04T11:48:00Z">
        <w:r w:rsidR="00966135" w:rsidRPr="007D3930">
          <w:t xml:space="preserve"> de</w:t>
        </w:r>
      </w:ins>
      <w:ins w:id="7415" w:author="Orion" w:date="2011-07-04T11:53:00Z">
        <w:r w:rsidR="007C08B0" w:rsidRPr="007D3930">
          <w:t xml:space="preserve"> </w:t>
        </w:r>
      </w:ins>
      <w:ins w:id="7416" w:author="Orion" w:date="2011-07-04T11:48:00Z">
        <w:del w:id="7417" w:author="IO" w:date="2011-07-22T14:23:00Z">
          <w:r w:rsidR="007C08B0" w:rsidRPr="007D3930" w:rsidDel="00311567">
            <w:delText>has</w:delText>
          </w:r>
          <w:r w:rsidR="00966135" w:rsidRPr="007D3930" w:rsidDel="00311567">
            <w:delText>ta seis</w:delText>
          </w:r>
        </w:del>
      </w:ins>
      <w:ins w:id="7418" w:author="Orion" w:date="2011-07-04T11:47:00Z">
        <w:del w:id="7419" w:author="IO" w:date="2011-07-22T14:23:00Z">
          <w:r w:rsidR="00966135" w:rsidRPr="007D3930" w:rsidDel="00311567">
            <w:delText xml:space="preserve"> </w:delText>
          </w:r>
        </w:del>
        <w:r w:rsidR="00966135" w:rsidRPr="007D3930">
          <w:t>aviones</w:t>
        </w:r>
      </w:ins>
      <w:ins w:id="7420" w:author="Orion" w:date="2011-07-04T11:53:00Z">
        <w:r w:rsidR="007C08B0" w:rsidRPr="007D3930">
          <w:t>. Ambos casos se estudia</w:t>
        </w:r>
        <w:del w:id="7421" w:author="IO" w:date="2011-07-22T14:23:00Z">
          <w:r w:rsidR="007C08B0" w:rsidRPr="007D3930" w:rsidDel="00311567">
            <w:delText>ra</w:delText>
          </w:r>
        </w:del>
        <w:r w:rsidR="007C08B0" w:rsidRPr="007D3930">
          <w:t>n</w:t>
        </w:r>
      </w:ins>
      <w:ins w:id="7422" w:author="Orion" w:date="2011-07-04T11:47:00Z">
        <w:r w:rsidR="00966135" w:rsidRPr="007D3930">
          <w:t xml:space="preserve"> con distintas </w:t>
        </w:r>
      </w:ins>
      <w:ins w:id="7423" w:author="Orion" w:date="2011-07-04T11:48:00Z">
        <w:r w:rsidR="00966135" w:rsidRPr="007D3930">
          <w:t xml:space="preserve">características </w:t>
        </w:r>
      </w:ins>
      <w:ins w:id="7424" w:author="Orion" w:date="2011-07-04T11:53:00Z">
        <w:del w:id="7425" w:author="IO" w:date="2011-07-22T14:23:00Z">
          <w:r w:rsidR="007C08B0" w:rsidRPr="007D3930" w:rsidDel="00311567">
            <w:delText>que determinarán el</w:delText>
          </w:r>
        </w:del>
      </w:ins>
      <w:ins w:id="7426" w:author="IO" w:date="2011-07-22T14:23:00Z">
        <w:r w:rsidR="00311567">
          <w:t>de</w:t>
        </w:r>
      </w:ins>
      <w:ins w:id="7427" w:author="Orion" w:date="2011-07-04T11:53:00Z">
        <w:r w:rsidR="007C08B0" w:rsidRPr="007D3930">
          <w:t xml:space="preserve"> comportamiento de los</w:t>
        </w:r>
      </w:ins>
      <w:ins w:id="7428" w:author="Orion" w:date="2011-07-04T11:48:00Z">
        <w:r w:rsidR="00966135" w:rsidRPr="007D3930">
          <w:t xml:space="preserve"> pilotos.</w:t>
        </w:r>
      </w:ins>
      <w:ins w:id="7429" w:author="Orion" w:date="2011-07-04T12:53:00Z">
        <w:r w:rsidR="00690F18" w:rsidRPr="007D3930">
          <w:t xml:space="preserve"> </w:t>
        </w:r>
        <w:commentRangeStart w:id="7430"/>
        <w:r w:rsidR="00690F18" w:rsidRPr="007D3930">
          <w:t>En estos casos vamos a acelerar la simulación en un factor de 10,</w:t>
        </w:r>
      </w:ins>
      <w:ins w:id="7431" w:author="Orion" w:date="2011-07-04T12:56:00Z">
        <w:r w:rsidR="00690F18" w:rsidRPr="007D3930">
          <w:t xml:space="preserve"> un factor que es totalmente configurable. Esto se ha hecho</w:t>
        </w:r>
      </w:ins>
      <w:ins w:id="7432" w:author="Orion" w:date="2011-07-04T12:53:00Z">
        <w:r w:rsidR="00690F18" w:rsidRPr="007D3930">
          <w:t xml:space="preserve"> para</w:t>
        </w:r>
      </w:ins>
      <w:ins w:id="7433" w:author="Orion" w:date="2011-07-04T12:55:00Z">
        <w:r w:rsidR="00690F18" w:rsidRPr="007D3930">
          <w:t xml:space="preserve"> que las simulaciones no tarden tanto como en tiempo real</w:t>
        </w:r>
      </w:ins>
      <w:ins w:id="7434" w:author="Orion" w:date="2011-07-04T12:56:00Z">
        <w:r w:rsidR="00690F18" w:rsidRPr="007D3930">
          <w:t>, donde un vuelo entre Barajas y Barcelona tardaría una hora aproximadamente. A su vez</w:t>
        </w:r>
      </w:ins>
      <w:ins w:id="7435" w:author="IO" w:date="2011-07-22T14:23:00Z">
        <w:r w:rsidR="00311567">
          <w:t>,</w:t>
        </w:r>
      </w:ins>
      <w:ins w:id="7436" w:author="Orion" w:date="2011-07-04T12:56:00Z">
        <w:r w:rsidR="00690F18" w:rsidRPr="007D3930">
          <w:t xml:space="preserve"> las distancias de riesgos de conflicto han sido ampliadas en un factor de 10 para que, como la simulaci</w:t>
        </w:r>
      </w:ins>
      <w:ins w:id="7437" w:author="Orion" w:date="2011-07-04T12:57:00Z">
        <w:r w:rsidR="00690F18" w:rsidRPr="007D3930">
          <w:t>ón est</w:t>
        </w:r>
        <w:del w:id="7438" w:author="IO" w:date="2011-07-22T14:24:00Z">
          <w:r w:rsidR="00690F18" w:rsidRPr="007D3930" w:rsidDel="00311567">
            <w:delText>a</w:delText>
          </w:r>
        </w:del>
      </w:ins>
      <w:ins w:id="7439" w:author="IO" w:date="2011-07-22T14:24:00Z">
        <w:r w:rsidR="00311567">
          <w:t>á</w:t>
        </w:r>
      </w:ins>
      <w:ins w:id="7440" w:author="Orion" w:date="2011-07-04T12:57:00Z">
        <w:r w:rsidR="00690F18" w:rsidRPr="007D3930">
          <w:t xml:space="preserve"> acelerada, a los controladores les diera </w:t>
        </w:r>
      </w:ins>
      <w:ins w:id="7441" w:author="Orion" w:date="2011-07-04T12:58:00Z">
        <w:r w:rsidR="00690F18" w:rsidRPr="007D3930">
          <w:t>tiempo</w:t>
        </w:r>
      </w:ins>
      <w:ins w:id="7442" w:author="Orion" w:date="2011-07-04T12:57:00Z">
        <w:r w:rsidR="00690F18" w:rsidRPr="007D3930">
          <w:t xml:space="preserve"> </w:t>
        </w:r>
      </w:ins>
      <w:ins w:id="7443" w:author="Orion" w:date="2011-07-04T12:58:00Z">
        <w:r w:rsidR="00690F18" w:rsidRPr="007D3930">
          <w:t>a gestionar debidamente estos conflictos.</w:t>
        </w:r>
      </w:ins>
      <w:commentRangeEnd w:id="7430"/>
      <w:r w:rsidR="00311567">
        <w:rPr>
          <w:rStyle w:val="CommentReference"/>
        </w:rPr>
        <w:commentReference w:id="7430"/>
      </w:r>
      <w:ins w:id="7444" w:author="Orion" w:date="2011-07-04T11:48:00Z">
        <w:r w:rsidR="00966135" w:rsidRPr="007D3930">
          <w:t xml:space="preserve"> </w:t>
        </w:r>
      </w:ins>
      <w:ins w:id="7445" w:author="Orion" w:date="2011-07-04T11:49:00Z">
        <w:r w:rsidR="00966135" w:rsidRPr="00966135">
          <w:rPr>
            <w:rPrChange w:id="7446" w:author="Orion" w:date="2011-07-04T11:49:00Z">
              <w:rPr>
                <w:shd w:val="clear" w:color="auto" w:fill="FFFF00"/>
              </w:rPr>
            </w:rPrChange>
          </w:rPr>
          <w:t xml:space="preserve">Los resultados </w:t>
        </w:r>
      </w:ins>
      <w:ins w:id="7447" w:author="IO" w:date="2011-07-22T14:26:00Z">
        <w:r w:rsidR="00311567">
          <w:t>concretos a</w:t>
        </w:r>
      </w:ins>
      <w:ins w:id="7448" w:author="Orion" w:date="2011-07-04T11:49:00Z">
        <w:del w:id="7449" w:author="IO" w:date="2011-07-22T14:26:00Z">
          <w:r w:rsidR="00966135" w:rsidRPr="00966135" w:rsidDel="00311567">
            <w:rPr>
              <w:rPrChange w:id="7450" w:author="Orion" w:date="2011-07-04T11:49:00Z">
                <w:rPr>
                  <w:shd w:val="clear" w:color="auto" w:fill="FFFF00"/>
                </w:rPr>
              </w:rPrChange>
            </w:rPr>
            <w:delText>que se deseaban</w:delText>
          </w:r>
        </w:del>
        <w:r w:rsidR="00966135" w:rsidRPr="00966135">
          <w:rPr>
            <w:rPrChange w:id="7451" w:author="Orion" w:date="2011-07-04T11:49:00Z">
              <w:rPr>
                <w:shd w:val="clear" w:color="auto" w:fill="FFFF00"/>
              </w:rPr>
            </w:rPrChange>
          </w:rPr>
          <w:t xml:space="preserve"> comprobar son l</w:t>
        </w:r>
        <w:del w:id="7452" w:author="IO" w:date="2011-07-22T14:26:00Z">
          <w:r w:rsidR="00966135" w:rsidRPr="00966135" w:rsidDel="00EC544F">
            <w:rPr>
              <w:rPrChange w:id="7453" w:author="Orion" w:date="2011-07-04T11:49:00Z">
                <w:rPr>
                  <w:shd w:val="clear" w:color="auto" w:fill="FFFF00"/>
                </w:rPr>
              </w:rPrChange>
            </w:rPr>
            <w:delText>os</w:delText>
          </w:r>
        </w:del>
      </w:ins>
      <w:ins w:id="7454" w:author="IO" w:date="2011-07-22T14:26:00Z">
        <w:r w:rsidR="00EC544F">
          <w:t>a aparición de</w:t>
        </w:r>
      </w:ins>
      <w:ins w:id="7455" w:author="Orion" w:date="2011-07-04T11:49:00Z">
        <w:r w:rsidR="00966135" w:rsidRPr="00966135">
          <w:rPr>
            <w:rPrChange w:id="7456" w:author="Orion" w:date="2011-07-04T11:49:00Z">
              <w:rPr>
                <w:shd w:val="clear" w:color="auto" w:fill="FFFF00"/>
              </w:rPr>
            </w:rPrChange>
          </w:rPr>
          <w:t xml:space="preserve"> posibles conflictos </w:t>
        </w:r>
        <w:del w:id="7457" w:author="IO" w:date="2011-07-22T14:28:00Z">
          <w:r w:rsidR="00966135" w:rsidRPr="00966135" w:rsidDel="00EC544F">
            <w:rPr>
              <w:rPrChange w:id="7458" w:author="Orion" w:date="2011-07-04T11:49:00Z">
                <w:rPr>
                  <w:shd w:val="clear" w:color="auto" w:fill="FFFF00"/>
                </w:rPr>
              </w:rPrChange>
            </w:rPr>
            <w:delText xml:space="preserve">o </w:delText>
          </w:r>
        </w:del>
      </w:ins>
      <w:ins w:id="7459" w:author="IO" w:date="2011-07-22T14:28:00Z">
        <w:r w:rsidR="00EC544F">
          <w:t>(</w:t>
        </w:r>
      </w:ins>
      <w:ins w:id="7460" w:author="Orion" w:date="2011-07-04T11:49:00Z">
        <w:r w:rsidR="00966135" w:rsidRPr="00966135">
          <w:rPr>
            <w:rPrChange w:id="7461" w:author="Orion" w:date="2011-07-04T11:49:00Z">
              <w:rPr>
                <w:shd w:val="clear" w:color="auto" w:fill="FFFF00"/>
              </w:rPr>
            </w:rPrChange>
          </w:rPr>
          <w:t xml:space="preserve">situaciones con </w:t>
        </w:r>
        <w:del w:id="7462" w:author="IO" w:date="2011-07-22T14:28:00Z">
          <w:r w:rsidR="00966135" w:rsidRPr="00966135" w:rsidDel="00EC544F">
            <w:rPr>
              <w:rPrChange w:id="7463" w:author="Orion" w:date="2011-07-04T11:49:00Z">
                <w:rPr>
                  <w:shd w:val="clear" w:color="auto" w:fill="FFFF00"/>
                </w:rPr>
              </w:rPrChange>
            </w:rPr>
            <w:delText xml:space="preserve">alto </w:delText>
          </w:r>
        </w:del>
        <w:r w:rsidR="00966135" w:rsidRPr="00966135">
          <w:rPr>
            <w:rPrChange w:id="7464" w:author="Orion" w:date="2011-07-04T11:49:00Z">
              <w:rPr>
                <w:shd w:val="clear" w:color="auto" w:fill="FFFF00"/>
              </w:rPr>
            </w:rPrChange>
          </w:rPr>
          <w:t>riesgo de accidente</w:t>
        </w:r>
      </w:ins>
      <w:ins w:id="7465" w:author="IO" w:date="2011-07-22T14:28:00Z">
        <w:r w:rsidR="00EC544F">
          <w:t>) y colisiones</w:t>
        </w:r>
      </w:ins>
      <w:ins w:id="7466" w:author="IO" w:date="2011-07-22T14:30:00Z">
        <w:r w:rsidR="00EC544F">
          <w:t>, y la gestión de los conflictos</w:t>
        </w:r>
      </w:ins>
      <w:ins w:id="7467" w:author="Orion" w:date="2011-07-04T11:49:00Z">
        <w:del w:id="7468" w:author="IO" w:date="2011-07-22T14:28:00Z">
          <w:r w:rsidR="00966135" w:rsidRPr="00966135" w:rsidDel="00EC544F">
            <w:rPr>
              <w:rPrChange w:id="7469" w:author="Orion" w:date="2011-07-04T11:49:00Z">
                <w:rPr>
                  <w:shd w:val="clear" w:color="auto" w:fill="FFFF00"/>
                </w:rPr>
              </w:rPrChange>
            </w:rPr>
            <w:delText xml:space="preserve">, los cuales ocurren cuando hay un riesgo elevado de colisión entre </w:delText>
          </w:r>
        </w:del>
      </w:ins>
      <w:ins w:id="7470" w:author="Orion" w:date="2011-07-04T11:56:00Z">
        <w:del w:id="7471" w:author="IO" w:date="2011-07-22T14:28:00Z">
          <w:r w:rsidR="007B73F1" w:rsidDel="00EC544F">
            <w:delText>aeronaves</w:delText>
          </w:r>
        </w:del>
      </w:ins>
      <w:ins w:id="7472" w:author="Orion" w:date="2011-07-04T11:49:00Z">
        <w:del w:id="7473" w:author="IO" w:date="2011-07-22T14:28:00Z">
          <w:r w:rsidR="00966135" w:rsidRPr="00966135" w:rsidDel="00EC544F">
            <w:rPr>
              <w:rPrChange w:id="7474" w:author="Orion" w:date="2011-07-04T11:49:00Z">
                <w:rPr>
                  <w:shd w:val="clear" w:color="auto" w:fill="FFFF00"/>
                </w:rPr>
              </w:rPrChange>
            </w:rPr>
            <w:delText xml:space="preserve"> o ya se ha producido dicha colisión</w:delText>
          </w:r>
        </w:del>
        <w:r w:rsidR="00966135" w:rsidRPr="00966135">
          <w:rPr>
            <w:rPrChange w:id="7475" w:author="Orion" w:date="2011-07-04T11:49:00Z">
              <w:rPr>
                <w:shd w:val="clear" w:color="auto" w:fill="FFFF00"/>
              </w:rPr>
            </w:rPrChange>
          </w:rPr>
          <w:t>.</w:t>
        </w:r>
      </w:ins>
    </w:p>
    <w:p w14:paraId="36898152" w14:textId="77777777" w:rsidR="002731E7" w:rsidRPr="007D3930" w:rsidRDefault="002731E7">
      <w:pPr>
        <w:spacing w:after="120"/>
        <w:jc w:val="both"/>
        <w:rPr>
          <w:ins w:id="7476" w:author="Orion" w:date="2011-06-28T16:22:00Z"/>
        </w:rPr>
        <w:pPrChange w:id="7477" w:author="IO" w:date="2011-07-22T14:10:00Z">
          <w:pPr/>
        </w:pPrChange>
      </w:pPr>
    </w:p>
    <w:p w14:paraId="5433092B" w14:textId="19F4F8D1" w:rsidR="002731E7" w:rsidRPr="008F597E" w:rsidRDefault="002731E7">
      <w:pPr>
        <w:pStyle w:val="Heading1"/>
        <w:numPr>
          <w:ilvl w:val="1"/>
          <w:numId w:val="40"/>
        </w:numPr>
        <w:rPr>
          <w:ins w:id="7478" w:author="Orion" w:date="2011-06-28T16:22:00Z"/>
          <w:rFonts w:eastAsiaTheme="majorEastAsia" w:cs="Times New Roman"/>
          <w:color w:val="1F497D" w:themeColor="text2"/>
          <w:spacing w:val="15"/>
          <w:szCs w:val="21"/>
          <w:u w:val="single"/>
          <w:rPrChange w:id="7479" w:author="Orion" w:date="2011-07-04T11:52:00Z">
            <w:rPr>
              <w:ins w:id="7480" w:author="Orion" w:date="2011-06-28T16:22:00Z"/>
            </w:rPr>
          </w:rPrChange>
        </w:rPr>
        <w:pPrChange w:id="7481" w:author="IO" w:date="2011-07-22T11:53:00Z">
          <w:pPr/>
        </w:pPrChange>
      </w:pPr>
      <w:bookmarkStart w:id="7482" w:name="_Ref299115864"/>
      <w:bookmarkStart w:id="7483" w:name="_Toc299463903"/>
      <w:ins w:id="7484" w:author="Orion" w:date="2011-06-28T16:22:00Z">
        <w:r w:rsidRPr="008A1F38">
          <w:rPr>
            <w:b w:val="0"/>
            <w:sz w:val="44"/>
            <w:szCs w:val="52"/>
            <w:rPrChange w:id="7485" w:author="IO" w:date="2011-07-22T11:53:00Z">
              <w:rPr>
                <w:b/>
                <w:bCs/>
              </w:rPr>
            </w:rPrChange>
          </w:rPr>
          <w:t>Caso básico</w:t>
        </w:r>
      </w:ins>
      <w:ins w:id="7486" w:author="IO" w:date="2011-07-22T14:49:00Z">
        <w:r w:rsidR="00EA40AF">
          <w:rPr>
            <w:b w:val="0"/>
            <w:sz w:val="44"/>
            <w:szCs w:val="52"/>
          </w:rPr>
          <w:t>:</w:t>
        </w:r>
      </w:ins>
      <w:ins w:id="7487" w:author="Orion" w:date="2011-06-28T16:22:00Z">
        <w:r w:rsidRPr="008A1F38">
          <w:rPr>
            <w:b w:val="0"/>
            <w:sz w:val="44"/>
            <w:szCs w:val="52"/>
            <w:rPrChange w:id="7488" w:author="IO" w:date="2011-07-22T11:53:00Z">
              <w:rPr>
                <w:b/>
                <w:bCs/>
              </w:rPr>
            </w:rPrChange>
          </w:rPr>
          <w:t xml:space="preserve"> dos aviones</w:t>
        </w:r>
        <w:bookmarkEnd w:id="7482"/>
        <w:bookmarkEnd w:id="7483"/>
      </w:ins>
    </w:p>
    <w:p w14:paraId="0FA377EF" w14:textId="6D1A0219" w:rsidR="00B751CA" w:rsidRPr="007D3930" w:rsidDel="00EC544F" w:rsidRDefault="00D60158">
      <w:pPr>
        <w:spacing w:after="120"/>
        <w:jc w:val="both"/>
        <w:rPr>
          <w:ins w:id="7489" w:author="Orion" w:date="2011-06-25T23:46:00Z"/>
          <w:del w:id="7490" w:author="IO" w:date="2011-07-22T14:32:00Z"/>
        </w:rPr>
        <w:pPrChange w:id="7491" w:author="IO" w:date="2011-07-22T14:11:00Z">
          <w:pPr/>
        </w:pPrChange>
      </w:pPr>
      <w:ins w:id="7492" w:author="Orion" w:date="2011-06-28T16:22:00Z">
        <w:r w:rsidRPr="007D3930">
          <w:t xml:space="preserve">En </w:t>
        </w:r>
      </w:ins>
      <w:ins w:id="7493" w:author="Orion" w:date="2011-06-28T16:10:00Z">
        <w:r w:rsidR="0027717A" w:rsidRPr="007D3930">
          <w:t xml:space="preserve">primer lugar se </w:t>
        </w:r>
        <w:del w:id="7494" w:author="IO" w:date="2011-07-22T14:31:00Z">
          <w:r w:rsidR="0027717A" w:rsidRPr="007D3930" w:rsidDel="00EC544F">
            <w:delText>evalua</w:delText>
          </w:r>
        </w:del>
      </w:ins>
      <w:ins w:id="7495" w:author="IO" w:date="2011-07-22T14:31:00Z">
        <w:r w:rsidR="00EC544F" w:rsidRPr="007D3930">
          <w:t>evalúa</w:t>
        </w:r>
      </w:ins>
      <w:ins w:id="7496" w:author="Orion" w:date="2011-06-28T16:10:00Z">
        <w:del w:id="7497" w:author="IO" w:date="2011-07-22T14:30:00Z">
          <w:r w:rsidR="0027717A" w:rsidRPr="007D3930" w:rsidDel="00EC544F">
            <w:delText>rá un</w:delText>
          </w:r>
        </w:del>
      </w:ins>
      <w:ins w:id="7498" w:author="IO" w:date="2011-07-22T14:30:00Z">
        <w:r w:rsidR="00EC544F">
          <w:t xml:space="preserve"> el</w:t>
        </w:r>
      </w:ins>
      <w:ins w:id="7499" w:author="Orion" w:date="2011-06-28T16:10:00Z">
        <w:r w:rsidR="0027717A" w:rsidRPr="007D3930">
          <w:t xml:space="preserve"> caso de estudio m</w:t>
        </w:r>
      </w:ins>
      <w:ins w:id="7500" w:author="Orion" w:date="2011-06-28T16:11:00Z">
        <w:r w:rsidR="0027717A" w:rsidRPr="007D3930">
          <w:t xml:space="preserve">ás básico. En </w:t>
        </w:r>
        <w:del w:id="7501" w:author="IO" w:date="2011-07-22T14:31:00Z">
          <w:r w:rsidR="0027717A" w:rsidRPr="007D3930" w:rsidDel="00EC544F">
            <w:delText>este</w:delText>
          </w:r>
        </w:del>
      </w:ins>
      <w:ins w:id="7502" w:author="Orion" w:date="2011-06-25T23:31:00Z">
        <w:del w:id="7503" w:author="IO" w:date="2011-07-22T14:31:00Z">
          <w:r w:rsidR="00B751CA" w:rsidRPr="007D3930" w:rsidDel="00EC544F">
            <w:delText xml:space="preserve"> primer caso de estudio</w:delText>
          </w:r>
        </w:del>
      </w:ins>
      <w:ins w:id="7504" w:author="IO" w:date="2011-07-22T14:31:00Z">
        <w:r w:rsidR="00EC544F">
          <w:t>él</w:t>
        </w:r>
      </w:ins>
      <w:ins w:id="7505" w:author="Orion" w:date="2011-06-25T23:31:00Z">
        <w:r w:rsidR="00B751CA" w:rsidRPr="007D3930">
          <w:t xml:space="preserve"> se observa</w:t>
        </w:r>
        <w:del w:id="7506" w:author="IO" w:date="2011-07-22T14:31:00Z">
          <w:r w:rsidR="00B751CA" w:rsidRPr="007D3930" w:rsidDel="00EC544F">
            <w:delText>rá</w:delText>
          </w:r>
        </w:del>
        <w:r w:rsidR="00B751CA" w:rsidRPr="007D3930">
          <w:t xml:space="preserve"> el comportamiento de dos aeronaves que se </w:t>
        </w:r>
      </w:ins>
      <w:ins w:id="7507" w:author="Orion" w:date="2011-06-28T16:11:00Z">
        <w:r w:rsidR="0027717A" w:rsidRPr="007D3930">
          <w:t>cruzan</w:t>
        </w:r>
      </w:ins>
      <w:ins w:id="7508" w:author="Orion" w:date="2011-06-25T23:31:00Z">
        <w:r w:rsidR="00B751CA" w:rsidRPr="007D3930">
          <w:t xml:space="preserve"> en un punto </w:t>
        </w:r>
      </w:ins>
      <w:ins w:id="7509" w:author="Orion" w:date="2011-06-28T16:12:00Z">
        <w:r w:rsidR="001A630E" w:rsidRPr="007D3930">
          <w:t>mientras vuelan</w:t>
        </w:r>
      </w:ins>
      <w:ins w:id="7510" w:author="Orion" w:date="2011-06-25T23:31:00Z">
        <w:r w:rsidR="00B751CA" w:rsidRPr="007D3930">
          <w:t xml:space="preserve"> en sentidos contrarios. </w:t>
        </w:r>
      </w:ins>
      <w:ins w:id="7511" w:author="Orion" w:date="2011-06-25T23:32:00Z">
        <w:r w:rsidR="00B751CA" w:rsidRPr="007D3930">
          <w:t xml:space="preserve">Dicho caso servirá para tener un ejemplo básico del comportamiento del </w:t>
        </w:r>
      </w:ins>
      <w:ins w:id="7512" w:author="Orion" w:date="2011-06-25T23:33:00Z">
        <w:r w:rsidR="00B751CA" w:rsidRPr="007D3930">
          <w:t>sistema</w:t>
        </w:r>
      </w:ins>
      <w:ins w:id="7513" w:author="Orion" w:date="2011-06-25T23:32:00Z">
        <w:r w:rsidR="00B751CA" w:rsidRPr="007D3930">
          <w:t xml:space="preserve"> </w:t>
        </w:r>
      </w:ins>
      <w:ins w:id="7514" w:author="Orion" w:date="2011-06-25T23:33:00Z">
        <w:r w:rsidR="00B751CA" w:rsidRPr="007D3930">
          <w:t>ante los conflictos.</w:t>
        </w:r>
      </w:ins>
      <w:ins w:id="7515" w:author="Orion" w:date="2011-06-25T23:35:00Z">
        <w:r w:rsidR="0029593A" w:rsidRPr="007D3930">
          <w:t xml:space="preserve"> Para ellos diseñaremos un </w:t>
        </w:r>
      </w:ins>
      <w:ins w:id="7516" w:author="Orion" w:date="2011-06-25T23:47:00Z">
        <w:r w:rsidR="00A86110" w:rsidRPr="007D3930">
          <w:t>despliegue</w:t>
        </w:r>
      </w:ins>
      <w:ins w:id="7517" w:author="IO" w:date="2011-07-22T14:31:00Z">
        <w:r w:rsidR="00EC544F">
          <w:t xml:space="preserve"> para el IDK</w:t>
        </w:r>
      </w:ins>
      <w:ins w:id="7518" w:author="Orion" w:date="2011-06-25T23:35:00Z">
        <w:r w:rsidR="0029593A" w:rsidRPr="007D3930">
          <w:t xml:space="preserve"> </w:t>
        </w:r>
      </w:ins>
      <w:ins w:id="7519" w:author="Orion" w:date="2011-06-25T23:47:00Z">
        <w:r w:rsidR="00A86110" w:rsidRPr="007D3930">
          <w:t>(</w:t>
        </w:r>
      </w:ins>
      <w:ins w:id="7520" w:author="IO" w:date="2011-07-22T14:31:00Z">
        <w:r w:rsidR="00EC544F">
          <w:t xml:space="preserve">ver </w:t>
        </w:r>
      </w:ins>
      <w:ins w:id="7521"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7522" w:author="Orion" w:date="2011-07-26T22:30:00Z">
        <w:r w:rsidR="00503590">
          <w:t>Figura 26</w:t>
        </w:r>
      </w:ins>
      <w:ins w:id="7523" w:author="IO" w:date="2011-07-22T13:16:00Z">
        <w:del w:id="7524" w:author="Orion" w:date="2011-07-26T22:30:00Z">
          <w:r w:rsidR="00416FF6" w:rsidDel="00503590">
            <w:delText>Figura 25</w:delText>
          </w:r>
        </w:del>
      </w:ins>
      <w:ins w:id="7525" w:author="Orion" w:date="2011-06-25T23:48:00Z">
        <w:r w:rsidR="00A86110" w:rsidRPr="007D3930">
          <w:fldChar w:fldCharType="end"/>
        </w:r>
      </w:ins>
      <w:ins w:id="7526" w:author="Orion" w:date="2011-06-25T23:47:00Z">
        <w:r w:rsidR="00A86110" w:rsidRPr="007D3930">
          <w:t>)</w:t>
        </w:r>
      </w:ins>
      <w:ins w:id="7527" w:author="IO" w:date="2011-07-22T14:31:00Z">
        <w:r w:rsidR="00EC544F">
          <w:t xml:space="preserve"> que recoge los agentes que participarán en la simulación. </w:t>
        </w:r>
      </w:ins>
      <w:ins w:id="7528" w:author="Orion" w:date="2011-06-25T23:48:00Z">
        <w:r w:rsidR="00A86110" w:rsidRPr="007D3930">
          <w:t xml:space="preserve"> </w:t>
        </w:r>
      </w:ins>
      <w:ins w:id="7529" w:author="Orion" w:date="2011-06-25T23:35:00Z">
        <w:del w:id="7530" w:author="IO" w:date="2011-07-22T14:32:00Z">
          <w:r w:rsidR="0029593A" w:rsidRPr="007D3930" w:rsidDel="00EC544F">
            <w:delText xml:space="preserve">en </w:delText>
          </w:r>
        </w:del>
      </w:ins>
      <w:ins w:id="7531" w:author="Orion" w:date="2011-06-25T23:48:00Z">
        <w:del w:id="7532" w:author="IO" w:date="2011-07-22T14:32:00Z">
          <w:r w:rsidR="00530C01" w:rsidRPr="007D3930" w:rsidDel="00EC544F">
            <w:delText>el habrá</w:delText>
          </w:r>
        </w:del>
      </w:ins>
      <w:ins w:id="7533" w:author="IO" w:date="2011-07-22T14:32:00Z">
        <w:r w:rsidR="00EC544F">
          <w:t>La simulación incluye</w:t>
        </w:r>
      </w:ins>
      <w:ins w:id="7534" w:author="Orion" w:date="2011-06-25T23:48:00Z">
        <w:r w:rsidR="00530C01" w:rsidRPr="007D3930">
          <w:t xml:space="preserve"> dos pilotos, dos aviones, un planificador de vuelos (que suministra </w:t>
        </w:r>
        <w:del w:id="7535" w:author="IO" w:date="2011-07-22T14:32:00Z">
          <w:r w:rsidR="00530C01" w:rsidRPr="007D3930" w:rsidDel="00EC544F">
            <w:delText>el</w:delText>
          </w:r>
        </w:del>
      </w:ins>
      <w:ins w:id="7536" w:author="IO" w:date="2011-07-22T14:32:00Z">
        <w:r w:rsidR="00EC544F">
          <w:t>los</w:t>
        </w:r>
      </w:ins>
      <w:ins w:id="7537" w:author="Orion" w:date="2011-06-25T23:48:00Z">
        <w:r w:rsidR="00530C01" w:rsidRPr="007D3930">
          <w:t xml:space="preserve"> plan</w:t>
        </w:r>
      </w:ins>
      <w:ins w:id="7538" w:author="IO" w:date="2011-07-22T14:32:00Z">
        <w:r w:rsidR="00EC544F">
          <w:t>es</w:t>
        </w:r>
      </w:ins>
      <w:ins w:id="7539" w:author="Orion" w:date="2011-06-25T23:48:00Z">
        <w:r w:rsidR="00530C01" w:rsidRPr="007D3930">
          <w:t xml:space="preserve"> de vuelo</w:t>
        </w:r>
        <w:del w:id="7540" w:author="IO" w:date="2011-07-22T14:32:00Z">
          <w:r w:rsidR="00530C01" w:rsidRPr="007D3930" w:rsidDel="00EC544F">
            <w:delText>s</w:delText>
          </w:r>
        </w:del>
        <w:r w:rsidR="00530C01" w:rsidRPr="007D3930">
          <w:t xml:space="preserve"> a los pilotos), un controlador </w:t>
        </w:r>
      </w:ins>
      <w:ins w:id="7541" w:author="Orion" w:date="2011-06-25T23:49:00Z">
        <w:r w:rsidR="00530C01" w:rsidRPr="007D3930">
          <w:t>aéreo</w:t>
        </w:r>
      </w:ins>
      <w:ins w:id="7542" w:author="Orion" w:date="2011-06-25T23:48:00Z">
        <w:r w:rsidR="00530C01" w:rsidRPr="007D3930">
          <w:t xml:space="preserve"> </w:t>
        </w:r>
      </w:ins>
      <w:ins w:id="7543" w:author="Orion" w:date="2011-06-25T23:49:00Z">
        <w:r w:rsidR="00530C01" w:rsidRPr="007D3930">
          <w:t xml:space="preserve">que gestiona los posibles conflictos, y un </w:t>
        </w:r>
      </w:ins>
      <w:ins w:id="7544" w:author="Orion" w:date="2011-06-25T23:50:00Z">
        <w:r w:rsidR="00530C01" w:rsidRPr="007D3930">
          <w:t>creador</w:t>
        </w:r>
      </w:ins>
      <w:ins w:id="7545" w:author="Orion" w:date="2011-06-25T23:49:00Z">
        <w:r w:rsidR="00530C01" w:rsidRPr="007D3930">
          <w:t xml:space="preserve"> de la simulación que </w:t>
        </w:r>
      </w:ins>
      <w:ins w:id="7546"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7547" w:author="Orion" w:date="2011-06-25T23:46:00Z"/>
        </w:rPr>
        <w:pPrChange w:id="7548" w:author="IO" w:date="2011-07-22T14:11:00Z">
          <w:pPr/>
        </w:pPrChange>
      </w:pPr>
      <w:ins w:id="7549" w:author="IO" w:date="2011-07-22T14:32:00Z">
        <w:r>
          <w:t xml:space="preserve"> Para esta configuración básica se consideran </w:t>
        </w:r>
      </w:ins>
      <w:ins w:id="7550" w:author="IO" w:date="2011-07-22T14:33:00Z">
        <w:r>
          <w:t xml:space="preserve">dos </w:t>
        </w:r>
      </w:ins>
      <w:ins w:id="7551" w:author="IO" w:date="2011-07-22T14:32:00Z">
        <w:r>
          <w:t>variantes</w:t>
        </w:r>
      </w:ins>
      <w:ins w:id="7552" w:author="IO" w:date="2011-07-22T14:33:00Z">
        <w:r>
          <w:t>,</w:t>
        </w:r>
      </w:ins>
      <w:ins w:id="7553" w:author="IO" w:date="2011-07-22T14:32:00Z">
        <w:r>
          <w:t xml:space="preserve"> </w:t>
        </w:r>
      </w:ins>
      <w:ins w:id="7554" w:author="IO" w:date="2011-07-22T14:33:00Z">
        <w:r>
          <w:t>rutas sin y con puntos de paso que se explican en las siguientes secciones.</w:t>
        </w:r>
      </w:ins>
    </w:p>
    <w:p w14:paraId="02BB1E0B" w14:textId="339D07E9" w:rsidR="00A86110" w:rsidRDefault="00A86110">
      <w:pPr>
        <w:jc w:val="both"/>
        <w:rPr>
          <w:ins w:id="7555" w:author="Orion" w:date="2011-07-26T22:41:00Z"/>
          <w:rFonts w:cs="Times New Roman"/>
        </w:rPr>
        <w:pPrChange w:id="7556" w:author="Orion" w:date="2011-06-26T12:33:00Z">
          <w:pPr/>
        </w:pPrChange>
      </w:pPr>
      <w:ins w:id="7557" w:author="Orion" w:date="2011-06-25T23:47:00Z">
        <w:r w:rsidRPr="00282451">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7558" w:author="Orion" w:date="2011-06-25T23:47:00Z"/>
          <w:rFonts w:cs="Times New Roman"/>
        </w:rPr>
        <w:pPrChange w:id="7559" w:author="Orion" w:date="2011-07-26T22:41:00Z">
          <w:pPr/>
        </w:pPrChange>
      </w:pPr>
      <w:ins w:id="7560" w:author="Orion" w:date="2011-07-26T22:41:00Z">
        <w:r>
          <w:t xml:space="preserve">Figura </w:t>
        </w:r>
        <w:r>
          <w:fldChar w:fldCharType="begin"/>
        </w:r>
        <w:r>
          <w:instrText xml:space="preserve"> SEQ Figura \* ARABIC </w:instrText>
        </w:r>
      </w:ins>
      <w:r>
        <w:fldChar w:fldCharType="separate"/>
      </w:r>
      <w:ins w:id="7561"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7562" w:author="Orion" w:date="2011-07-05T13:00:00Z"/>
          <w:del w:id="7563" w:author="IO" w:date="2011-07-22T14:33:00Z"/>
          <w:rFonts w:cs="Times New Roman"/>
        </w:rPr>
        <w:pPrChange w:id="7564" w:author="Orion" w:date="2011-06-26T12:33:00Z">
          <w:pPr/>
        </w:pPrChange>
      </w:pPr>
      <w:ins w:id="7565" w:author="IO" w:date="2011-07-22T14:33:00Z">
        <w:del w:id="7566" w:author="Orion" w:date="2011-07-26T22:41:00Z">
          <w:r w:rsidDel="000A487B">
            <w:delText>.</w:delText>
          </w:r>
        </w:del>
      </w:ins>
      <w:bookmarkStart w:id="7567" w:name="_Toc299463820"/>
      <w:bookmarkStart w:id="7568" w:name="_Toc299463904"/>
      <w:bookmarkEnd w:id="7567"/>
      <w:bookmarkEnd w:id="7568"/>
    </w:p>
    <w:p w14:paraId="7FEB0210" w14:textId="785128B0" w:rsidR="009447DD" w:rsidRPr="008A1F38" w:rsidRDefault="009447DD">
      <w:pPr>
        <w:pStyle w:val="Heading1"/>
        <w:numPr>
          <w:ilvl w:val="2"/>
          <w:numId w:val="40"/>
        </w:numPr>
        <w:rPr>
          <w:ins w:id="7569" w:author="Orion" w:date="2011-07-05T13:00:00Z"/>
          <w:sz w:val="36"/>
          <w:szCs w:val="52"/>
          <w:rPrChange w:id="7570" w:author="IO" w:date="2011-07-22T11:54:00Z">
            <w:rPr>
              <w:ins w:id="7571" w:author="Orion" w:date="2011-07-05T13:00:00Z"/>
            </w:rPr>
          </w:rPrChange>
        </w:rPr>
        <w:pPrChange w:id="7572" w:author="IO" w:date="2011-07-22T11:54:00Z">
          <w:pPr/>
        </w:pPrChange>
      </w:pPr>
      <w:ins w:id="7573" w:author="Orion" w:date="2011-07-05T13:00:00Z">
        <w:del w:id="7574" w:author="IO" w:date="2011-07-22T14:34:00Z">
          <w:r w:rsidRPr="008A1F38" w:rsidDel="00EC544F">
            <w:rPr>
              <w:b w:val="0"/>
              <w:sz w:val="36"/>
              <w:szCs w:val="52"/>
              <w:rPrChange w:id="7575" w:author="IO" w:date="2011-07-22T11:54:00Z">
                <w:rPr>
                  <w:b/>
                  <w:bCs/>
                </w:rPr>
              </w:rPrChange>
            </w:rPr>
            <w:delText xml:space="preserve">Caso básico </w:delText>
          </w:r>
        </w:del>
      </w:ins>
      <w:ins w:id="7576" w:author="Orion" w:date="2011-07-05T13:01:00Z">
        <w:del w:id="7577" w:author="IO" w:date="2011-07-22T14:34:00Z">
          <w:r w:rsidRPr="008A1F38" w:rsidDel="00EC544F">
            <w:rPr>
              <w:b w:val="0"/>
              <w:sz w:val="36"/>
              <w:szCs w:val="52"/>
              <w:rPrChange w:id="7578" w:author="IO" w:date="2011-07-22T11:54:00Z">
                <w:rPr>
                  <w:b/>
                  <w:bCs/>
                </w:rPr>
              </w:rPrChange>
            </w:rPr>
            <w:delText>d</w:delText>
          </w:r>
        </w:del>
      </w:ins>
      <w:bookmarkStart w:id="7579" w:name="_Toc299463905"/>
      <w:ins w:id="7580" w:author="IO" w:date="2011-07-22T14:34:00Z">
        <w:r w:rsidR="00EC544F">
          <w:rPr>
            <w:b w:val="0"/>
            <w:sz w:val="36"/>
            <w:szCs w:val="52"/>
          </w:rPr>
          <w:t>D</w:t>
        </w:r>
      </w:ins>
      <w:ins w:id="7581" w:author="Orion" w:date="2011-07-05T13:01:00Z">
        <w:r w:rsidRPr="008A1F38">
          <w:rPr>
            <w:b w:val="0"/>
            <w:sz w:val="36"/>
            <w:szCs w:val="52"/>
            <w:rPrChange w:id="7582" w:author="IO" w:date="2011-07-22T11:54:00Z">
              <w:rPr>
                <w:b/>
                <w:bCs/>
              </w:rPr>
            </w:rPrChange>
          </w:rPr>
          <w:t xml:space="preserve">os aviones </w:t>
        </w:r>
      </w:ins>
      <w:ins w:id="7583" w:author="Orion" w:date="2011-07-05T13:00:00Z">
        <w:r w:rsidRPr="008A1F38">
          <w:rPr>
            <w:b w:val="0"/>
            <w:sz w:val="36"/>
            <w:szCs w:val="52"/>
            <w:rPrChange w:id="7584" w:author="IO" w:date="2011-07-22T11:54:00Z">
              <w:rPr>
                <w:b/>
                <w:bCs/>
              </w:rPr>
            </w:rPrChange>
          </w:rPr>
          <w:t xml:space="preserve">sin </w:t>
        </w:r>
        <w:del w:id="7585" w:author="IO" w:date="2011-07-22T14:33:00Z">
          <w:r w:rsidRPr="008A1F38" w:rsidDel="00EC544F">
            <w:rPr>
              <w:b w:val="0"/>
              <w:sz w:val="36"/>
              <w:szCs w:val="52"/>
              <w:rPrChange w:id="7586" w:author="IO" w:date="2011-07-22T11:54:00Z">
                <w:rPr>
                  <w:b/>
                  <w:bCs/>
                </w:rPr>
              </w:rPrChange>
            </w:rPr>
            <w:delText>waypoints</w:delText>
          </w:r>
        </w:del>
      </w:ins>
      <w:ins w:id="7587" w:author="IO" w:date="2011-07-22T14:33:00Z">
        <w:r w:rsidR="00EC544F">
          <w:rPr>
            <w:b w:val="0"/>
            <w:sz w:val="36"/>
            <w:szCs w:val="52"/>
          </w:rPr>
          <w:t xml:space="preserve">puntos de </w:t>
        </w:r>
        <w:r w:rsidR="00EC544F">
          <w:rPr>
            <w:b w:val="0"/>
            <w:sz w:val="36"/>
            <w:szCs w:val="52"/>
          </w:rPr>
          <w:lastRenderedPageBreak/>
          <w:t>paso</w:t>
        </w:r>
      </w:ins>
      <w:bookmarkEnd w:id="7579"/>
    </w:p>
    <w:p w14:paraId="41E856D6" w14:textId="2A058077" w:rsidR="00A86110" w:rsidRPr="007D3930" w:rsidRDefault="00E028B5">
      <w:pPr>
        <w:spacing w:after="120"/>
        <w:jc w:val="both"/>
        <w:rPr>
          <w:ins w:id="7588" w:author="Orion" w:date="2011-06-27T23:43:00Z"/>
        </w:rPr>
        <w:pPrChange w:id="7589" w:author="IO" w:date="2011-07-22T14:11:00Z">
          <w:pPr/>
        </w:pPrChange>
      </w:pPr>
      <w:ins w:id="7590" w:author="Orion" w:date="2011-07-05T13:01:00Z">
        <w:r w:rsidRPr="007D3930">
          <w:t>E</w:t>
        </w:r>
      </w:ins>
      <w:ins w:id="7591" w:author="IO" w:date="2011-07-22T14:35:00Z">
        <w:r w:rsidR="00EC544F">
          <w:t xml:space="preserve">l caso más sencillo corresponde a que </w:t>
        </w:r>
      </w:ins>
      <w:ins w:id="7592" w:author="Orion" w:date="2011-07-05T13:01:00Z">
        <w:del w:id="7593" w:author="IO" w:date="2011-07-22T14:35:00Z">
          <w:r w:rsidRPr="007D3930" w:rsidDel="00EC544F">
            <w:delText>n primer lugar, p</w:delText>
          </w:r>
        </w:del>
      </w:ins>
      <w:ins w:id="7594" w:author="Orion" w:date="2011-06-26T00:27:00Z">
        <w:del w:id="7595" w:author="IO" w:date="2011-07-22T14:35:00Z">
          <w:r w:rsidR="009E0357" w:rsidRPr="007D3930" w:rsidDel="00EC544F">
            <w:delText>ara evitar complejidad</w:delText>
          </w:r>
        </w:del>
      </w:ins>
      <w:ins w:id="7596" w:author="Orion" w:date="2011-07-05T13:01:00Z">
        <w:del w:id="7597" w:author="IO" w:date="2011-07-22T14:35:00Z">
          <w:r w:rsidRPr="007D3930" w:rsidDel="00EC544F">
            <w:delText>,</w:delText>
          </w:r>
        </w:del>
      </w:ins>
      <w:ins w:id="7598" w:author="Orion" w:date="2011-06-26T00:27:00Z">
        <w:del w:id="7599" w:author="IO" w:date="2011-07-22T14:35:00Z">
          <w:r w:rsidR="009E0357" w:rsidRPr="007D3930" w:rsidDel="00EC544F">
            <w:delText xml:space="preserve"> </w:delText>
          </w:r>
        </w:del>
      </w:ins>
      <w:ins w:id="7600" w:author="Orion" w:date="2011-06-26T00:28:00Z">
        <w:r w:rsidR="009E0357" w:rsidRPr="007D3930">
          <w:t xml:space="preserve">los planes de vuelo no </w:t>
        </w:r>
        <w:del w:id="7601" w:author="IO" w:date="2011-07-22T14:35:00Z">
          <w:r w:rsidR="009E0357" w:rsidRPr="007D3930" w:rsidDel="00EC544F">
            <w:delText>tendrán</w:delText>
          </w:r>
        </w:del>
      </w:ins>
      <w:ins w:id="7602" w:author="IO" w:date="2011-07-22T14:35:00Z">
        <w:r w:rsidR="00EC544F">
          <w:t>tienen</w:t>
        </w:r>
      </w:ins>
      <w:ins w:id="7603" w:author="Orion" w:date="2011-06-26T00:28:00Z">
        <w:r w:rsidR="009E0357" w:rsidRPr="007D3930">
          <w:t xml:space="preserve"> planificado</w:t>
        </w:r>
        <w:del w:id="7604" w:author="IO" w:date="2011-07-22T14:35:00Z">
          <w:r w:rsidR="009E0357" w:rsidRPr="007D3930" w:rsidDel="00EC544F">
            <w:delText>s</w:delText>
          </w:r>
        </w:del>
        <w:r w:rsidR="009E0357" w:rsidRPr="007D3930">
          <w:t xml:space="preserve"> ningún </w:t>
        </w:r>
        <w:del w:id="7605" w:author="IO" w:date="2011-07-22T14:35:00Z">
          <w:r w:rsidR="009E0357" w:rsidRPr="007D3930" w:rsidDel="00EC544F">
            <w:delText>waypoint</w:delText>
          </w:r>
        </w:del>
      </w:ins>
      <w:ins w:id="7606" w:author="IO" w:date="2011-07-22T14:35:00Z">
        <w:r w:rsidR="00EC544F">
          <w:t>punto de paso</w:t>
        </w:r>
      </w:ins>
      <w:ins w:id="7607" w:author="Orion" w:date="2011-06-26T00:29:00Z">
        <w:r w:rsidR="009E0357" w:rsidRPr="007D3930">
          <w:t xml:space="preserve"> por </w:t>
        </w:r>
      </w:ins>
      <w:ins w:id="7608" w:author="IO" w:date="2011-07-22T14:36:00Z">
        <w:r w:rsidR="00EC544F">
          <w:t>el</w:t>
        </w:r>
      </w:ins>
      <w:ins w:id="7609" w:author="Orion" w:date="2011-06-26T00:29:00Z">
        <w:del w:id="7610" w:author="IO" w:date="2011-07-22T14:36:00Z">
          <w:r w:rsidR="009E0357" w:rsidRPr="007D3930" w:rsidDel="00EC544F">
            <w:delText>los</w:delText>
          </w:r>
        </w:del>
        <w:r w:rsidR="009E0357" w:rsidRPr="007D3930">
          <w:t xml:space="preserve"> que tenga</w:t>
        </w:r>
      </w:ins>
      <w:ins w:id="7611" w:author="Orion" w:date="2011-06-26T00:30:00Z">
        <w:r w:rsidR="00965560" w:rsidRPr="007D3930">
          <w:t>n</w:t>
        </w:r>
      </w:ins>
      <w:ins w:id="7612" w:author="Orion" w:date="2011-06-26T00:29:00Z">
        <w:r w:rsidR="009E0357" w:rsidRPr="007D3930">
          <w:t xml:space="preserve"> que pasar </w:t>
        </w:r>
      </w:ins>
      <w:ins w:id="7613" w:author="Orion" w:date="2011-06-26T00:30:00Z">
        <w:r w:rsidR="00965560" w:rsidRPr="007D3930">
          <w:t>los</w:t>
        </w:r>
        <w:del w:id="7614" w:author="IO" w:date="2011-07-22T14:36:00Z">
          <w:r w:rsidR="00965560" w:rsidRPr="007D3930" w:rsidDel="00EC544F">
            <w:delText xml:space="preserve"> </w:delText>
          </w:r>
        </w:del>
      </w:ins>
      <w:ins w:id="7615" w:author="Orion" w:date="2011-06-26T00:29:00Z">
        <w:r w:rsidR="009E0357" w:rsidRPr="007D3930">
          <w:t xml:space="preserve"> </w:t>
        </w:r>
        <w:r w:rsidR="00965560" w:rsidRPr="007D3930">
          <w:t>avi</w:t>
        </w:r>
      </w:ins>
      <w:ins w:id="7616" w:author="Orion" w:date="2011-06-26T00:30:00Z">
        <w:r w:rsidR="00965560" w:rsidRPr="007D3930">
          <w:t>ones</w:t>
        </w:r>
      </w:ins>
      <w:ins w:id="7617" w:author="Orion" w:date="2011-06-26T00:29:00Z">
        <w:r w:rsidR="009E0357" w:rsidRPr="007D3930">
          <w:t xml:space="preserve"> durante</w:t>
        </w:r>
      </w:ins>
      <w:ins w:id="7618" w:author="Orion" w:date="2011-06-26T00:28:00Z">
        <w:r w:rsidR="009E0357" w:rsidRPr="007D3930">
          <w:t xml:space="preserve"> </w:t>
        </w:r>
      </w:ins>
      <w:ins w:id="7619" w:author="Orion" w:date="2011-06-26T00:29:00Z">
        <w:r w:rsidR="00965560" w:rsidRPr="007D3930">
          <w:t>el</w:t>
        </w:r>
      </w:ins>
      <w:ins w:id="7620" w:author="Orion" w:date="2011-06-26T00:30:00Z">
        <w:r w:rsidR="00965560" w:rsidRPr="007D3930">
          <w:t xml:space="preserve"> trayecto</w:t>
        </w:r>
      </w:ins>
      <w:ins w:id="7621" w:author="Orion" w:date="2011-06-26T12:26:00Z">
        <w:r w:rsidR="00FD1ABF" w:rsidRPr="007D3930">
          <w:t xml:space="preserve">. </w:t>
        </w:r>
      </w:ins>
      <w:ins w:id="7622" w:author="Orion" w:date="2011-06-27T19:56:00Z">
        <w:r w:rsidR="00B83D5C" w:rsidRPr="007D3930">
          <w:t>P</w:t>
        </w:r>
      </w:ins>
      <w:ins w:id="7623" w:author="IO" w:date="2011-07-22T14:36:00Z">
        <w:r w:rsidR="00EC544F">
          <w:t>ara las dos</w:t>
        </w:r>
      </w:ins>
      <w:ins w:id="7624" w:author="Orion" w:date="2011-06-27T19:56:00Z">
        <w:del w:id="7625" w:author="IO" w:date="2011-07-22T14:36:00Z">
          <w:r w:rsidR="00B83D5C" w:rsidRPr="007D3930" w:rsidDel="00EC544F">
            <w:delText>or otro lado, c</w:delText>
          </w:r>
        </w:del>
      </w:ins>
      <w:ins w:id="7626" w:author="Orion" w:date="2011-06-27T19:54:00Z">
        <w:del w:id="7627" w:author="IO" w:date="2011-07-22T14:36:00Z">
          <w:r w:rsidR="005C6C21" w:rsidRPr="007D3930" w:rsidDel="00EC544F">
            <w:delText>ada</w:delText>
          </w:r>
        </w:del>
      </w:ins>
      <w:ins w:id="7628" w:author="Orion" w:date="2011-06-26T12:29:00Z">
        <w:r w:rsidR="00FD1ABF" w:rsidRPr="007D3930">
          <w:t xml:space="preserve"> aeronave</w:t>
        </w:r>
      </w:ins>
      <w:ins w:id="7629" w:author="IO" w:date="2011-07-22T14:36:00Z">
        <w:r w:rsidR="00EC544F">
          <w:t>s</w:t>
        </w:r>
        <w:r w:rsidR="00E31675">
          <w:t>,</w:t>
        </w:r>
      </w:ins>
      <w:ins w:id="7630" w:author="Orion" w:date="2011-06-26T12:29:00Z">
        <w:r w:rsidR="00FD1ABF" w:rsidRPr="007D3930">
          <w:t xml:space="preserve"> </w:t>
        </w:r>
      </w:ins>
      <w:ins w:id="7631" w:author="IO" w:date="2011-07-22T14:36:00Z">
        <w:r w:rsidR="00EC544F">
          <w:t>se asigna como aeropuerto de destino el origen de la otra aeronave</w:t>
        </w:r>
      </w:ins>
      <w:ins w:id="7632" w:author="IO" w:date="2011-07-22T14:37:00Z">
        <w:r w:rsidR="00E31675">
          <w:t xml:space="preserve"> y la misma hora de despegue</w:t>
        </w:r>
      </w:ins>
      <w:ins w:id="7633" w:author="Orion" w:date="2011-06-26T12:29:00Z">
        <w:del w:id="7634" w:author="IO" w:date="2011-07-22T14:37:00Z">
          <w:r w:rsidR="00FD1ABF" w:rsidRPr="007D3930" w:rsidDel="00E31675">
            <w:delText>tendrá como aeropuerto de origen y de destino el contrario al</w:delText>
          </w:r>
        </w:del>
      </w:ins>
      <w:ins w:id="7635" w:author="Orion" w:date="2011-06-26T12:30:00Z">
        <w:del w:id="7636" w:author="IO" w:date="2011-07-22T14:37:00Z">
          <w:r w:rsidR="00FD1ABF" w:rsidRPr="007D3930" w:rsidDel="00E31675">
            <w:delText xml:space="preserve"> del</w:delText>
          </w:r>
        </w:del>
      </w:ins>
      <w:ins w:id="7637" w:author="Orion" w:date="2011-06-26T12:29:00Z">
        <w:del w:id="7638" w:author="IO" w:date="2011-07-22T14:37:00Z">
          <w:r w:rsidR="00FD1ABF" w:rsidRPr="007D3930" w:rsidDel="00E31675">
            <w:delText xml:space="preserve"> otro a</w:delText>
          </w:r>
        </w:del>
      </w:ins>
      <w:ins w:id="7639" w:author="Orion" w:date="2011-06-26T12:30:00Z">
        <w:del w:id="7640" w:author="IO" w:date="2011-07-22T14:37:00Z">
          <w:r w:rsidR="005C6C21" w:rsidRPr="007D3930" w:rsidDel="00E31675">
            <w:delText>vión</w:delText>
          </w:r>
        </w:del>
      </w:ins>
      <w:ins w:id="7641" w:author="Orion" w:date="2011-06-27T19:57:00Z">
        <w:del w:id="7642" w:author="IO" w:date="2011-07-22T14:37:00Z">
          <w:r w:rsidR="00B83D5C" w:rsidRPr="007D3930" w:rsidDel="00E31675">
            <w:delText>, y despegarán de sus respectivos aeropuertos aproximadamente a la misma hora</w:delText>
          </w:r>
        </w:del>
        <w:r w:rsidR="00B83D5C" w:rsidRPr="007D3930">
          <w:t>.</w:t>
        </w:r>
      </w:ins>
      <w:ins w:id="7643" w:author="Orion" w:date="2011-06-27T19:58:00Z">
        <w:r w:rsidR="00B83D5C" w:rsidRPr="007D3930">
          <w:t xml:space="preserve"> </w:t>
        </w:r>
      </w:ins>
      <w:ins w:id="7644" w:author="IO" w:date="2011-07-22T14:38:00Z">
        <w:r w:rsidR="00E31675">
          <w:t>El resultado de esta configuración inicial es que</w:t>
        </w:r>
      </w:ins>
      <w:ins w:id="7645" w:author="IO" w:date="2011-07-22T14:39:00Z">
        <w:r w:rsidR="00E31675">
          <w:t>,</w:t>
        </w:r>
      </w:ins>
      <w:ins w:id="7646" w:author="IO" w:date="2011-07-22T14:38:00Z">
        <w:r w:rsidR="00E31675">
          <w:t xml:space="preserve"> </w:t>
        </w:r>
      </w:ins>
      <w:ins w:id="7647" w:author="IO" w:date="2011-07-22T14:39:00Z">
        <w:r w:rsidR="00E31675">
          <w:t>aproximadamente</w:t>
        </w:r>
      </w:ins>
      <w:ins w:id="7648" w:author="IO" w:date="2011-07-22T14:38:00Z">
        <w:r w:rsidR="00E31675">
          <w:t xml:space="preserve"> hacia la mitad de</w:t>
        </w:r>
      </w:ins>
      <w:ins w:id="7649" w:author="IO" w:date="2011-07-22T14:39:00Z">
        <w:r w:rsidR="00E31675">
          <w:t xml:space="preserve"> </w:t>
        </w:r>
      </w:ins>
      <w:ins w:id="7650" w:author="IO" w:date="2011-07-22T14:38:00Z">
        <w:r w:rsidR="00E31675">
          <w:t>la trayectoria de las aeronaves</w:t>
        </w:r>
      </w:ins>
      <w:ins w:id="7651" w:author="IO" w:date="2011-07-22T14:39:00Z">
        <w:r w:rsidR="00E31675">
          <w:t>,</w:t>
        </w:r>
      </w:ins>
      <w:ins w:id="7652" w:author="IO" w:date="2011-07-22T14:38:00Z">
        <w:r w:rsidR="00E31675">
          <w:t xml:space="preserve"> el controlador detectar</w:t>
        </w:r>
      </w:ins>
      <w:ins w:id="7653" w:author="IO" w:date="2011-07-22T14:39:00Z">
        <w:r w:rsidR="00E31675">
          <w:t xml:space="preserve">á un conflicto entre ellas. Entonces </w:t>
        </w:r>
      </w:ins>
      <w:ins w:id="7654" w:author="Orion" w:date="2011-06-27T19:58:00Z">
        <w:del w:id="7655" w:author="IO" w:date="2011-07-22T14:40:00Z">
          <w:r w:rsidR="00B83D5C" w:rsidRPr="007D3930" w:rsidDel="00E31675">
            <w:delText>Como resultado</w:delText>
          </w:r>
        </w:del>
      </w:ins>
      <w:ins w:id="7656" w:author="Orion" w:date="2011-06-27T19:59:00Z">
        <w:del w:id="7657" w:author="IO" w:date="2011-07-22T14:40:00Z">
          <w:r w:rsidR="00B83D5C" w:rsidRPr="007D3930" w:rsidDel="00E31675">
            <w:delText xml:space="preserve"> </w:delText>
          </w:r>
        </w:del>
        <w:del w:id="7658" w:author="IO" w:date="2011-07-22T14:38:00Z">
          <w:r w:rsidR="00B83D5C" w:rsidRPr="007D3930" w:rsidDel="00E31675">
            <w:delText>tendremos</w:delText>
          </w:r>
        </w:del>
        <w:del w:id="7659" w:author="IO" w:date="2011-07-22T14:40:00Z">
          <w:r w:rsidR="00B83D5C" w:rsidRPr="007D3930" w:rsidDel="00E31675">
            <w:delText xml:space="preserve"> que</w:delText>
          </w:r>
        </w:del>
      </w:ins>
      <w:ins w:id="7660" w:author="Orion" w:date="2011-06-26T12:31:00Z">
        <w:del w:id="7661" w:author="IO" w:date="2011-07-22T14:40:00Z">
          <w:r w:rsidR="00164843" w:rsidRPr="007D3930" w:rsidDel="00E31675">
            <w:delText>,</w:delText>
          </w:r>
        </w:del>
      </w:ins>
      <w:ins w:id="7662" w:author="Orion" w:date="2011-06-26T12:30:00Z">
        <w:del w:id="7663" w:author="IO" w:date="2011-07-22T14:40:00Z">
          <w:r w:rsidR="00164843" w:rsidRPr="007D3930" w:rsidDel="00E31675">
            <w:delText xml:space="preserve"> aproximadamente </w:delText>
          </w:r>
        </w:del>
        <w:del w:id="7664" w:author="IO" w:date="2011-07-22T14:38:00Z">
          <w:r w:rsidR="00164843" w:rsidRPr="007D3930" w:rsidDel="00E31675">
            <w:delText>en el centro</w:delText>
          </w:r>
        </w:del>
        <w:del w:id="7665" w:author="IO" w:date="2011-07-22T14:40:00Z">
          <w:r w:rsidR="00164843" w:rsidRPr="007D3930" w:rsidDel="00E31675">
            <w:delText xml:space="preserve"> de la trayectoria de </w:delText>
          </w:r>
        </w:del>
      </w:ins>
      <w:ins w:id="7666" w:author="Orion" w:date="2011-06-26T12:31:00Z">
        <w:del w:id="7667" w:author="IO" w:date="2011-07-22T14:40:00Z">
          <w:r w:rsidR="00164843" w:rsidRPr="007D3930" w:rsidDel="00E31675">
            <w:delText>amba</w:delText>
          </w:r>
          <w:r w:rsidR="00D55514" w:rsidRPr="007D3930" w:rsidDel="00E31675">
            <w:delText>s aeronaves</w:delText>
          </w:r>
        </w:del>
      </w:ins>
      <w:ins w:id="7668" w:author="Orion" w:date="2011-06-26T12:35:00Z">
        <w:del w:id="7669" w:author="IO" w:date="2011-07-22T14:40:00Z">
          <w:r w:rsidR="00D55514" w:rsidRPr="007D3930" w:rsidDel="00E31675">
            <w:delText>,</w:delText>
          </w:r>
        </w:del>
      </w:ins>
      <w:ins w:id="7670" w:author="Orion" w:date="2011-06-26T12:31:00Z">
        <w:del w:id="7671" w:author="IO" w:date="2011-07-22T14:40:00Z">
          <w:r w:rsidR="00D55514" w:rsidRPr="007D3930" w:rsidDel="00E31675">
            <w:delText xml:space="preserve"> </w:delText>
          </w:r>
        </w:del>
      </w:ins>
      <w:ins w:id="7672" w:author="Orion" w:date="2011-06-26T12:35:00Z">
        <w:r w:rsidR="00D55514" w:rsidRPr="007D3930">
          <w:t xml:space="preserve">el controlador </w:t>
        </w:r>
        <w:del w:id="7673" w:author="IO" w:date="2011-07-22T14:40:00Z">
          <w:r w:rsidR="00D55514" w:rsidRPr="007D3930" w:rsidDel="00E31675">
            <w:delText>detect</w:delText>
          </w:r>
        </w:del>
      </w:ins>
      <w:ins w:id="7674" w:author="Orion" w:date="2011-06-27T19:59:00Z">
        <w:del w:id="7675" w:author="IO" w:date="2011-07-22T14:40:00Z">
          <w:r w:rsidR="00B83D5C" w:rsidRPr="007D3930" w:rsidDel="00E31675">
            <w:delText>ará</w:delText>
          </w:r>
        </w:del>
      </w:ins>
      <w:ins w:id="7676" w:author="Orion" w:date="2011-06-26T12:35:00Z">
        <w:del w:id="7677" w:author="IO" w:date="2011-07-22T14:40:00Z">
          <w:r w:rsidR="00D55514" w:rsidRPr="007D3930" w:rsidDel="00E31675">
            <w:delText xml:space="preserve"> que los aviones</w:delText>
          </w:r>
        </w:del>
      </w:ins>
      <w:ins w:id="7678" w:author="Orion" w:date="2011-06-27T19:54:00Z">
        <w:del w:id="7679" w:author="IO" w:date="2011-07-22T14:40:00Z">
          <w:r w:rsidR="005C6C21" w:rsidRPr="007D3930" w:rsidDel="00E31675">
            <w:delText xml:space="preserve"> </w:delText>
          </w:r>
        </w:del>
      </w:ins>
      <w:ins w:id="7680" w:author="Orion" w:date="2011-06-27T19:59:00Z">
        <w:del w:id="7681" w:author="IO" w:date="2011-07-22T14:40:00Z">
          <w:r w:rsidR="00B83D5C" w:rsidRPr="007D3930" w:rsidDel="00E31675">
            <w:delText>entraron</w:delText>
          </w:r>
        </w:del>
      </w:ins>
      <w:ins w:id="7682" w:author="Orion" w:date="2011-06-26T12:35:00Z">
        <w:del w:id="7683" w:author="IO" w:date="2011-07-22T14:40:00Z">
          <w:r w:rsidR="00D55514" w:rsidRPr="007D3930" w:rsidDel="00E31675">
            <w:delText xml:space="preserve"> </w:delText>
          </w:r>
        </w:del>
      </w:ins>
      <w:ins w:id="7684" w:author="Orion" w:date="2011-06-26T12:36:00Z">
        <w:del w:id="7685" w:author="IO" w:date="2011-07-22T14:40:00Z">
          <w:r w:rsidR="00D55514" w:rsidRPr="007D3930" w:rsidDel="00E31675">
            <w:delText xml:space="preserve">en zona de riesgo de conflicto y </w:delText>
          </w:r>
        </w:del>
      </w:ins>
      <w:ins w:id="7686" w:author="Orion" w:date="2011-06-27T19:59:00Z">
        <w:r w:rsidR="00B83D5C" w:rsidRPr="007D3930">
          <w:t>mandará</w:t>
        </w:r>
        <w:del w:id="7687" w:author="IO" w:date="2011-07-22T14:40:00Z">
          <w:r w:rsidR="00B83D5C" w:rsidRPr="007D3930" w:rsidDel="00E31675">
            <w:delText>n</w:delText>
          </w:r>
        </w:del>
      </w:ins>
      <w:ins w:id="7688" w:author="Orion" w:date="2011-06-26T12:36:00Z">
        <w:r w:rsidR="00D55514" w:rsidRPr="007D3930">
          <w:t xml:space="preserve"> operaciones de cambio de altura y velocidad a ambas aeronaves.</w:t>
        </w:r>
      </w:ins>
      <w:ins w:id="7689" w:author="Orion" w:date="2011-06-26T18:12:00Z">
        <w:r w:rsidR="0031123C" w:rsidRPr="007D3930">
          <w:t xml:space="preserve"> Esto </w:t>
        </w:r>
      </w:ins>
      <w:ins w:id="7690" w:author="Orion" w:date="2011-06-27T19:55:00Z">
        <w:del w:id="7691" w:author="IO" w:date="2011-07-22T14:40:00Z">
          <w:r w:rsidR="0070702D" w:rsidRPr="007D3930" w:rsidDel="00E31675">
            <w:delText>será</w:delText>
          </w:r>
        </w:del>
      </w:ins>
      <w:ins w:id="7692" w:author="IO" w:date="2011-07-22T14:40:00Z">
        <w:r w:rsidR="00E31675">
          <w:t>es</w:t>
        </w:r>
      </w:ins>
      <w:ins w:id="7693" w:author="Orion" w:date="2011-06-27T19:55:00Z">
        <w:r w:rsidR="0070702D" w:rsidRPr="007D3930">
          <w:t xml:space="preserve"> fácil de observar </w:t>
        </w:r>
      </w:ins>
      <w:ins w:id="7694" w:author="Orion" w:date="2011-06-26T18:12:00Z">
        <w:r w:rsidR="0031123C" w:rsidRPr="007D3930">
          <w:t>porque las aeronaves pasa</w:t>
        </w:r>
        <w:del w:id="7695" w:author="IO" w:date="2011-07-22T14:40:00Z">
          <w:r w:rsidR="0031123C" w:rsidRPr="007D3930" w:rsidDel="00E31675">
            <w:delText>rá</w:delText>
          </w:r>
        </w:del>
        <w:r w:rsidR="0031123C" w:rsidRPr="007D3930">
          <w:t>n a tener un color amarillo y sus rutas toma</w:t>
        </w:r>
        <w:del w:id="7696" w:author="IO" w:date="2011-07-22T14:40:00Z">
          <w:r w:rsidR="0031123C" w:rsidRPr="007D3930" w:rsidDel="00E31675">
            <w:delText>ra</w:delText>
          </w:r>
        </w:del>
        <w:r w:rsidR="0031123C" w:rsidRPr="007D3930">
          <w:t>n el color verde o rojo dependiendo si la variaci</w:t>
        </w:r>
      </w:ins>
      <w:ins w:id="7697" w:author="Orion" w:date="2011-06-26T18:13:00Z">
        <w:r w:rsidR="0031123C" w:rsidRPr="007D3930">
          <w:t>ón de su altura supone un descenso o aumento con respecto a la altura de crucero.</w:t>
        </w:r>
      </w:ins>
      <w:ins w:id="7698" w:author="Orion" w:date="2011-06-26T12:36:00Z">
        <w:r w:rsidR="00D55514" w:rsidRPr="007D3930">
          <w:t xml:space="preserve"> Una vez </w:t>
        </w:r>
      </w:ins>
      <w:ins w:id="7699" w:author="Orion" w:date="2011-06-26T12:37:00Z">
        <w:r w:rsidR="00D55514" w:rsidRPr="007D3930">
          <w:t>pasado el riesgo de conflicto, y acorde al diseño del sistema, los aviones volverán a sus respectivas alturas y velocidades de crucero</w:t>
        </w:r>
      </w:ins>
      <w:ins w:id="7700" w:author="Orion" w:date="2011-06-27T23:43:00Z">
        <w:r w:rsidR="001B21E2" w:rsidRPr="007D3930">
          <w:t xml:space="preserve"> (</w:t>
        </w:r>
      </w:ins>
      <w:ins w:id="7701" w:author="IO" w:date="2011-07-22T14:40:00Z">
        <w:r w:rsidR="00E31675">
          <w:t xml:space="preserve">ver </w:t>
        </w:r>
      </w:ins>
      <w:ins w:id="7702"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7703" w:author="Orion" w:date="2011-07-26T22:30:00Z">
        <w:r w:rsidR="00503590">
          <w:t>Figura 27. Resolución de conflicto entre dos aviones volando rutas sin puntos de paso especificados.</w:t>
        </w:r>
      </w:ins>
      <w:ins w:id="7704" w:author="IO" w:date="2011-07-22T13:16:00Z">
        <w:del w:id="7705" w:author="Orion" w:date="2011-07-26T22:30:00Z">
          <w:r w:rsidR="00416FF6" w:rsidDel="00503590">
            <w:delText>Figura 26</w:delText>
          </w:r>
        </w:del>
      </w:ins>
      <w:ins w:id="7706" w:author="Orion" w:date="2011-06-28T00:22:00Z">
        <w:r w:rsidR="004C468C" w:rsidRPr="007D3930">
          <w:fldChar w:fldCharType="end"/>
        </w:r>
      </w:ins>
      <w:ins w:id="7707" w:author="Orion" w:date="2011-06-27T23:43:00Z">
        <w:r w:rsidR="001B21E2" w:rsidRPr="007D3930">
          <w:t>)</w:t>
        </w:r>
      </w:ins>
      <w:ins w:id="7708" w:author="Orion" w:date="2011-06-26T12:37:00Z">
        <w:r w:rsidR="00D55514" w:rsidRPr="007D3930">
          <w:t>.</w:t>
        </w:r>
      </w:ins>
    </w:p>
    <w:p w14:paraId="2CDE1DF8" w14:textId="77777777" w:rsidR="001B21E2" w:rsidRDefault="001B21E2">
      <w:pPr>
        <w:jc w:val="both"/>
        <w:rPr>
          <w:ins w:id="7709" w:author="Orion" w:date="2011-06-27T23:43:00Z"/>
          <w:rFonts w:cs="Times New Roman"/>
        </w:rPr>
        <w:pPrChange w:id="7710" w:author="Orion" w:date="2011-06-26T12:33:00Z">
          <w:pPr/>
        </w:pPrChange>
      </w:pPr>
    </w:p>
    <w:p w14:paraId="6030781A" w14:textId="306BA47B" w:rsidR="001B21E2" w:rsidRDefault="00016662">
      <w:pPr>
        <w:jc w:val="both"/>
        <w:rPr>
          <w:ins w:id="7711" w:author="Orion" w:date="2011-06-28T00:22:00Z"/>
          <w:rFonts w:cs="Times New Roman"/>
        </w:rPr>
        <w:pPrChange w:id="7712" w:author="Orion" w:date="2011-06-26T12:33:00Z">
          <w:pPr/>
        </w:pPrChange>
      </w:pPr>
      <w:ins w:id="7713" w:author="Orion" w:date="2011-06-29T15:48:00Z">
        <w:r w:rsidRPr="00282451">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7714" w:author="Orion" w:date="2011-06-26T00:27:00Z"/>
          <w:rFonts w:cs="Times New Roman"/>
        </w:rPr>
        <w:pPrChange w:id="7715" w:author="Orion" w:date="2011-06-28T00:22:00Z">
          <w:pPr/>
        </w:pPrChange>
      </w:pPr>
      <w:bookmarkStart w:id="7716" w:name="_Toc299483451"/>
      <w:bookmarkStart w:id="7717" w:name="_Ref296983878"/>
      <w:r>
        <w:t>Figura</w:t>
      </w:r>
      <w:ins w:id="7718" w:author="Orion" w:date="2011-06-28T00:22:00Z">
        <w:del w:id="7719" w:author="IO" w:date="2011-07-22T13:09:00Z">
          <w:r w:rsidR="004C468C" w:rsidDel="006B1111">
            <w:delText>Ilustración</w:delText>
          </w:r>
        </w:del>
        <w:r w:rsidR="004C468C">
          <w:t xml:space="preserve"> </w:t>
        </w:r>
      </w:ins>
      <w:ins w:id="7720" w:author="IO" w:date="2011-07-22T13:09:00Z">
        <w:r>
          <w:fldChar w:fldCharType="begin"/>
        </w:r>
        <w:r>
          <w:instrText xml:space="preserve"> SEQ Figura \* ARABIC </w:instrText>
        </w:r>
      </w:ins>
      <w:r>
        <w:fldChar w:fldCharType="separate"/>
      </w:r>
      <w:ins w:id="7721" w:author="Orion" w:date="2011-07-26T22:41:00Z">
        <w:r w:rsidR="000A487B">
          <w:rPr>
            <w:noProof/>
          </w:rPr>
          <w:t>27</w:t>
        </w:r>
      </w:ins>
      <w:ins w:id="7722" w:author="IO" w:date="2011-07-22T13:09:00Z">
        <w:r>
          <w:fldChar w:fldCharType="end"/>
        </w:r>
      </w:ins>
      <w:ins w:id="7723" w:author="IO" w:date="2011-07-22T14:41:00Z">
        <w:r w:rsidR="00E31675">
          <w:t>. Resolución de conflicto entre dos aviones volando rutas sin puntos de paso especificados.</w:t>
        </w:r>
      </w:ins>
      <w:bookmarkEnd w:id="7716"/>
      <w:ins w:id="7724" w:author="Orion" w:date="2011-06-28T00:22:00Z">
        <w:del w:id="7725" w:author="IO" w:date="2011-07-22T13:09:00Z">
          <w:r w:rsidR="004C468C" w:rsidDel="006B1111">
            <w:fldChar w:fldCharType="begin"/>
          </w:r>
          <w:r w:rsidR="004C468C" w:rsidDel="006B1111">
            <w:delInstrText xml:space="preserve"> SEQ Ilustración \* ARABIC </w:delInstrText>
          </w:r>
        </w:del>
      </w:ins>
      <w:del w:id="7726" w:author="IO" w:date="2011-07-22T13:09:00Z">
        <w:r w:rsidR="004C468C" w:rsidDel="006B1111">
          <w:fldChar w:fldCharType="end"/>
        </w:r>
      </w:del>
      <w:bookmarkEnd w:id="7717"/>
    </w:p>
    <w:p w14:paraId="4FA04E0E" w14:textId="5E5FCD17" w:rsidR="009E0357" w:rsidRPr="007D3930" w:rsidRDefault="00F41907">
      <w:pPr>
        <w:spacing w:before="240" w:after="120"/>
        <w:ind w:firstLine="284"/>
        <w:jc w:val="both"/>
        <w:rPr>
          <w:ins w:id="7727" w:author="Orion" w:date="2011-06-28T16:51:00Z"/>
        </w:rPr>
        <w:pPrChange w:id="7728" w:author="IO" w:date="2011-07-22T14:11:00Z">
          <w:pPr/>
        </w:pPrChange>
      </w:pPr>
      <w:commentRangeStart w:id="7729"/>
      <w:ins w:id="7730" w:author="Orion" w:date="2011-06-28T16:16:00Z">
        <w:r w:rsidRPr="007D3930">
          <w:t xml:space="preserve">Para analizar con más profundidad </w:t>
        </w:r>
      </w:ins>
      <w:ins w:id="7731" w:author="IO" w:date="2011-07-22T14:41:00Z">
        <w:r w:rsidR="00E31675">
          <w:t xml:space="preserve">esta situación se ha ejecutado </w:t>
        </w:r>
      </w:ins>
      <w:ins w:id="7732" w:author="Orion" w:date="2011-06-28T16:17:00Z">
        <w:del w:id="7733" w:author="IO" w:date="2011-07-22T14:41:00Z">
          <w:r w:rsidRPr="007D3930" w:rsidDel="00E31675">
            <w:delText xml:space="preserve">el sistema se ejecutará </w:delText>
          </w:r>
        </w:del>
      </w:ins>
      <w:ins w:id="7734" w:author="Orion" w:date="2011-06-28T16:16:00Z">
        <w:r w:rsidRPr="007D3930">
          <w:t xml:space="preserve">este caso de estudio </w:t>
        </w:r>
      </w:ins>
      <w:ins w:id="7735" w:author="Orion" w:date="2011-06-28T16:17:00Z">
        <w:r w:rsidRPr="007D3930">
          <w:t>con distintos comportamientos de los pilotos.</w:t>
        </w:r>
      </w:ins>
      <w:ins w:id="7736" w:author="Orion" w:date="2011-06-28T16:50:00Z">
        <w:r w:rsidR="00CC12AD" w:rsidRPr="007D3930">
          <w:t xml:space="preserve"> </w:t>
        </w:r>
      </w:ins>
      <w:ins w:id="7737" w:author="IO" w:date="2011-07-22T14:42:00Z">
        <w:r w:rsidR="00E31675">
          <w:t xml:space="preserve">Estos comportamientos están caracterizados </w:t>
        </w:r>
      </w:ins>
      <w:ins w:id="7738" w:author="Orion" w:date="2011-06-28T16:50:00Z">
        <w:del w:id="7739" w:author="IO" w:date="2011-07-22T14:42:00Z">
          <w:r w:rsidR="00CC12AD" w:rsidRPr="007D3930" w:rsidDel="00E31675">
            <w:delText>Para ello se tendr</w:delText>
          </w:r>
        </w:del>
      </w:ins>
      <w:ins w:id="7740" w:author="Orion" w:date="2011-06-28T16:51:00Z">
        <w:del w:id="7741" w:author="IO" w:date="2011-07-22T14:42:00Z">
          <w:r w:rsidR="00CC12AD" w:rsidRPr="007D3930" w:rsidDel="00E31675">
            <w:delText>án en cuenta sus</w:delText>
          </w:r>
        </w:del>
      </w:ins>
      <w:ins w:id="7742" w:author="IO" w:date="2011-07-22T14:42:00Z">
        <w:r w:rsidR="00E31675">
          <w:t xml:space="preserve">por </w:t>
        </w:r>
      </w:ins>
      <w:ins w:id="7743" w:author="Orion" w:date="2011-06-28T16:51:00Z">
        <w:del w:id="7744" w:author="IO" w:date="2011-07-22T14:43:00Z">
          <w:r w:rsidR="00CC12AD" w:rsidRPr="007D3930" w:rsidDel="00E31675">
            <w:delText xml:space="preserve"> </w:delText>
          </w:r>
        </w:del>
      </w:ins>
      <w:ins w:id="7745" w:author="IO" w:date="2011-07-22T14:43:00Z">
        <w:r w:rsidR="00E31675">
          <w:t xml:space="preserve">los </w:t>
        </w:r>
      </w:ins>
      <w:ins w:id="7746" w:author="Orion" w:date="2011-06-28T16:51:00Z">
        <w:r w:rsidR="00CC12AD" w:rsidRPr="007D3930">
          <w:t xml:space="preserve">valores </w:t>
        </w:r>
        <w:del w:id="7747" w:author="IO" w:date="2011-07-22T14:42:00Z">
          <w:r w:rsidR="00CC12AD" w:rsidRPr="007D3930" w:rsidDel="00E31675">
            <w:delText>de</w:delText>
          </w:r>
        </w:del>
      </w:ins>
      <w:ins w:id="7748" w:author="IO" w:date="2011-07-22T14:42:00Z">
        <w:r w:rsidR="00E31675">
          <w:t xml:space="preserve">en los atributos </w:t>
        </w:r>
      </w:ins>
      <w:ins w:id="7749" w:author="IO" w:date="2011-07-22T14:43:00Z">
        <w:r w:rsidR="00E31675" w:rsidRPr="007D3930">
          <w:t>(</w:t>
        </w:r>
        <w:r w:rsidR="00E31675">
          <w:t>e</w:t>
        </w:r>
        <w:r w:rsidR="00E31675" w:rsidRPr="007D3930">
          <w:t>strés, fatiga y experiencia)</w:t>
        </w:r>
        <w:r w:rsidR="00E31675">
          <w:t xml:space="preserve"> </w:t>
        </w:r>
      </w:ins>
      <w:ins w:id="7750" w:author="IO" w:date="2011-07-22T14:42:00Z">
        <w:r w:rsidR="00E31675">
          <w:t>de</w:t>
        </w:r>
      </w:ins>
      <w:ins w:id="7751" w:author="IO" w:date="2011-07-22T14:43:00Z">
        <w:r w:rsidR="00E31675">
          <w:t>l</w:t>
        </w:r>
      </w:ins>
      <w:ins w:id="7752" w:author="IO" w:date="2011-07-22T14:42:00Z">
        <w:r w:rsidR="00E31675">
          <w:t xml:space="preserve"> </w:t>
        </w:r>
      </w:ins>
      <w:ins w:id="7753" w:author="Orion" w:date="2011-06-28T16:51:00Z">
        <w:del w:id="7754" w:author="IO" w:date="2011-07-22T14:44:00Z">
          <w:r w:rsidR="00CC12AD" w:rsidRPr="007D3930" w:rsidDel="00E31675">
            <w:delText xml:space="preserve"> </w:delText>
          </w:r>
        </w:del>
        <w:r w:rsidR="00CC12AD" w:rsidRPr="007D3930">
          <w:t>estado</w:t>
        </w:r>
      </w:ins>
      <w:ins w:id="7755" w:author="IO" w:date="2011-07-22T14:43:00Z">
        <w:r w:rsidR="00E31675">
          <w:t xml:space="preserve"> de estos agentes</w:t>
        </w:r>
      </w:ins>
      <w:ins w:id="7756" w:author="Orion" w:date="2011-06-28T16:51:00Z">
        <w:del w:id="7757" w:author="IO" w:date="2011-07-22T14:43:00Z">
          <w:r w:rsidR="00CC12AD" w:rsidRPr="007D3930" w:rsidDel="00E31675">
            <w:delText xml:space="preserve"> (</w:delText>
          </w:r>
        </w:del>
        <w:del w:id="7758" w:author="IO" w:date="2011-07-22T14:42:00Z">
          <w:r w:rsidR="00CC12AD" w:rsidRPr="007D3930" w:rsidDel="00E31675">
            <w:delText>E</w:delText>
          </w:r>
        </w:del>
        <w:del w:id="7759" w:author="IO" w:date="2011-07-22T14:43:00Z">
          <w:r w:rsidR="00CC12AD" w:rsidRPr="007D3930" w:rsidDel="00E31675">
            <w:delText>strés, fatiga y experiencia)</w:delText>
          </w:r>
        </w:del>
        <w:r w:rsidR="00CC12AD" w:rsidRPr="007D3930">
          <w:t xml:space="preserve">. </w:t>
        </w:r>
      </w:ins>
      <w:ins w:id="7760" w:author="IO" w:date="2011-07-22T14:44:00Z">
        <w:r w:rsidR="001E6DD5">
          <w:t>En relación con estos experimentos se observa</w:t>
        </w:r>
      </w:ins>
      <w:ins w:id="7761" w:author="Orion" w:date="2011-06-28T16:51:00Z">
        <w:del w:id="7762" w:author="IO" w:date="2011-07-22T14:44:00Z">
          <w:r w:rsidR="00CC12AD" w:rsidRPr="007D3930" w:rsidDel="001E6DD5">
            <w:delText>Teniendo en cuenta estos valores podemos concluir</w:delText>
          </w:r>
        </w:del>
        <w:r w:rsidR="00CC12AD" w:rsidRPr="007D3930">
          <w:t>:</w:t>
        </w:r>
      </w:ins>
      <w:commentRangeEnd w:id="7729"/>
      <w:r w:rsidR="001E6DD5">
        <w:rPr>
          <w:rStyle w:val="CommentReference"/>
        </w:rPr>
        <w:commentReference w:id="7729"/>
      </w:r>
    </w:p>
    <w:p w14:paraId="60BEB55B" w14:textId="12805302" w:rsidR="009D2CAD" w:rsidRPr="001E6DD5" w:rsidRDefault="007B2250">
      <w:pPr>
        <w:pStyle w:val="ListParagraph"/>
        <w:numPr>
          <w:ilvl w:val="0"/>
          <w:numId w:val="41"/>
        </w:numPr>
        <w:spacing w:before="120" w:after="120"/>
        <w:ind w:left="641" w:hanging="357"/>
        <w:jc w:val="both"/>
        <w:rPr>
          <w:ins w:id="7763" w:author="Orion" w:date="2011-06-28T17:52:00Z"/>
        </w:rPr>
        <w:pPrChange w:id="7764" w:author="IO" w:date="2011-07-22T12:29:00Z">
          <w:pPr/>
        </w:pPrChange>
      </w:pPr>
      <w:ins w:id="7765" w:author="Orion" w:date="2011-06-28T16:55:00Z">
        <w:r w:rsidRPr="001E6DD5">
          <w:t>Los</w:t>
        </w:r>
      </w:ins>
      <w:ins w:id="7766" w:author="Orion" w:date="2011-06-28T16:52:00Z">
        <w:r w:rsidR="00CC12AD" w:rsidRPr="001E6DD5">
          <w:t xml:space="preserve"> pilotos con gran estrés y fatiga</w:t>
        </w:r>
      </w:ins>
      <w:ins w:id="7767" w:author="Orion" w:date="2011-06-28T16:55:00Z">
        <w:r w:rsidRPr="001E6DD5">
          <w:t>,</w:t>
        </w:r>
      </w:ins>
      <w:ins w:id="7768" w:author="Orion" w:date="2011-06-28T16:52:00Z">
        <w:r w:rsidR="00CC12AD" w:rsidRPr="001E6DD5">
          <w:t xml:space="preserve"> y </w:t>
        </w:r>
      </w:ins>
      <w:ins w:id="7769" w:author="Orion" w:date="2011-06-28T16:55:00Z">
        <w:r w:rsidRPr="001E6DD5">
          <w:t>con muy</w:t>
        </w:r>
      </w:ins>
      <w:ins w:id="7770" w:author="Orion" w:date="2011-06-28T16:52:00Z">
        <w:r w:rsidR="00CC12AD" w:rsidRPr="001E6DD5">
          <w:t xml:space="preserve"> poca experiencia</w:t>
        </w:r>
      </w:ins>
      <w:ins w:id="7771" w:author="Orion" w:date="2011-06-28T16:55:00Z">
        <w:r w:rsidRPr="001E6DD5">
          <w:t xml:space="preserve"> </w:t>
        </w:r>
      </w:ins>
      <w:ins w:id="7772" w:author="Orion" w:date="2011-06-28T18:01:00Z">
        <w:r w:rsidR="0064385E" w:rsidRPr="001E6DD5">
          <w:t>u</w:t>
        </w:r>
      </w:ins>
      <w:ins w:id="7773" w:author="Orion" w:date="2011-06-28T16:55:00Z">
        <w:r w:rsidRPr="001E6DD5">
          <w:t xml:space="preserve"> horas de vuelo</w:t>
        </w:r>
      </w:ins>
      <w:ins w:id="7774" w:author="Orion" w:date="2011-06-28T16:52:00Z">
        <w:r w:rsidR="00CC12AD" w:rsidRPr="001E6DD5">
          <w:t xml:space="preserve"> </w:t>
        </w:r>
      </w:ins>
      <w:ins w:id="7775" w:author="Orion" w:date="2011-06-28T16:53:00Z">
        <w:r w:rsidR="00CC12AD" w:rsidRPr="001E6DD5">
          <w:t xml:space="preserve">tardan </w:t>
        </w:r>
      </w:ins>
      <w:ins w:id="7776" w:author="Orion" w:date="2011-06-28T16:55:00Z">
        <w:r w:rsidRPr="001E6DD5">
          <w:t>bastante e</w:t>
        </w:r>
      </w:ins>
      <w:ins w:id="7777" w:author="Orion" w:date="2011-06-28T16:53:00Z">
        <w:r w:rsidR="00CC12AD" w:rsidRPr="001E6DD5">
          <w:t xml:space="preserve">n reaccionar ante situaciones críticas con lo que </w:t>
        </w:r>
      </w:ins>
      <w:ins w:id="7778" w:author="Orion" w:date="2011-06-28T16:52:00Z">
        <w:r w:rsidR="00CC12AD" w:rsidRPr="001E6DD5">
          <w:t xml:space="preserve">el riesgo de colisión entre aviones </w:t>
        </w:r>
      </w:ins>
      <w:ins w:id="7779" w:author="Orion" w:date="2011-06-28T16:53:00Z">
        <w:r w:rsidR="00CC12AD" w:rsidRPr="001E6DD5">
          <w:t>se incrementa</w:t>
        </w:r>
      </w:ins>
      <w:ins w:id="7780" w:author="Orion" w:date="2011-06-28T16:55:00Z">
        <w:r w:rsidRPr="001E6DD5">
          <w:t>.</w:t>
        </w:r>
      </w:ins>
      <w:ins w:id="7781" w:author="Orion" w:date="2011-06-28T17:51:00Z">
        <w:r w:rsidR="009D2CAD" w:rsidRPr="001E6DD5">
          <w:t xml:space="preserve"> Ejemplo de esta situación serían las siguientes </w:t>
        </w:r>
      </w:ins>
      <w:ins w:id="7782" w:author="Orion" w:date="2011-06-28T17:52:00Z">
        <w:r w:rsidR="009D2CAD" w:rsidRPr="001E6DD5">
          <w:t>imágenes</w:t>
        </w:r>
      </w:ins>
      <w:ins w:id="7783" w:author="Orion" w:date="2011-06-28T18:02:00Z">
        <w:r w:rsidR="0064385E" w:rsidRPr="001E6DD5">
          <w:t xml:space="preserve">, que se explican a </w:t>
        </w:r>
        <w:r w:rsidR="0064385E" w:rsidRPr="001E6DD5">
          <w:lastRenderedPageBreak/>
          <w:t>continuación</w:t>
        </w:r>
      </w:ins>
      <w:ins w:id="7784"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7785" w:author="Orion" w:date="2011-06-28T16:46:00Z"/>
        </w:rPr>
        <w:pPrChange w:id="7786" w:author="Orion" w:date="2011-07-26T22:34:00Z">
          <w:pPr/>
        </w:pPrChange>
      </w:pPr>
      <w:ins w:id="7787" w:author="Orion" w:date="2011-06-28T17:52:00Z">
        <w:r w:rsidRPr="00166C1A">
          <w:t>En</w:t>
        </w:r>
      </w:ins>
      <w:ins w:id="7788" w:author="Orion" w:date="2011-06-28T17:53:00Z">
        <w:r w:rsidRPr="00166C1A">
          <w:t xml:space="preserve"> </w:t>
        </w:r>
      </w:ins>
      <w:ins w:id="7789" w:author="Orion" w:date="2011-07-05T13:05:00Z">
        <w:r w:rsidR="00D326A2" w:rsidRPr="00166C1A">
          <w:t>este caso, donde los valores de estrés, fatiga y experiencia son 98%, 98%</w:t>
        </w:r>
      </w:ins>
      <w:ins w:id="7790" w:author="Orion" w:date="2011-07-05T13:06:00Z">
        <w:r w:rsidR="00D326A2" w:rsidRPr="00166C1A">
          <w:t xml:space="preserve"> y </w:t>
        </w:r>
      </w:ins>
      <w:ins w:id="7791" w:author="Orion" w:date="2011-07-05T13:05:00Z">
        <w:r w:rsidR="00D326A2" w:rsidRPr="00166C1A">
          <w:t>2%</w:t>
        </w:r>
      </w:ins>
      <w:ins w:id="7792" w:author="Orion" w:date="2011-07-05T13:06:00Z">
        <w:r w:rsidR="00D326A2" w:rsidRPr="00166C1A">
          <w:t xml:space="preserve"> respectivamente</w:t>
        </w:r>
      </w:ins>
      <w:ins w:id="7793" w:author="Orion" w:date="2011-07-05T13:05:00Z">
        <w:r w:rsidR="00D326A2" w:rsidRPr="00166C1A">
          <w:t>,</w:t>
        </w:r>
      </w:ins>
      <w:ins w:id="7794" w:author="Orion" w:date="2011-06-28T17:53:00Z">
        <w:r w:rsidRPr="00166C1A">
          <w:t xml:space="preserve"> se puede observar en</w:t>
        </w:r>
      </w:ins>
      <w:ins w:id="7795" w:author="Orion" w:date="2011-06-28T17:52:00Z">
        <w:r w:rsidRPr="00166C1A">
          <w:t xml:space="preserve"> la </w:t>
        </w:r>
      </w:ins>
      <w:ins w:id="7796" w:author="Orion" w:date="2011-06-28T17:53:00Z">
        <w:r w:rsidRPr="00166C1A">
          <w:fldChar w:fldCharType="begin"/>
        </w:r>
        <w:r w:rsidRPr="00166C1A">
          <w:instrText xml:space="preserve"> REF _Ref297046911 \h </w:instrText>
        </w:r>
      </w:ins>
      <w:r w:rsidR="00441066" w:rsidRPr="00E87CD1">
        <w:rPr>
          <w:rPrChange w:id="7797" w:author="Orion" w:date="2011-07-26T22:34:00Z">
            <w:rPr>
              <w:i/>
            </w:rPr>
          </w:rPrChange>
        </w:rPr>
        <w:instrText xml:space="preserve"> \* MERGEFORMAT </w:instrText>
      </w:r>
      <w:r w:rsidRPr="00166C1A">
        <w:fldChar w:fldCharType="separate"/>
      </w:r>
      <w:ins w:id="7798" w:author="Orion" w:date="2011-07-26T22:30:00Z">
        <w:r w:rsidR="00503590" w:rsidRPr="00166C1A">
          <w:t xml:space="preserve">Figura </w:t>
        </w:r>
        <w:r w:rsidR="00503590" w:rsidRPr="00166C1A">
          <w:rPr>
            <w:noProof/>
          </w:rPr>
          <w:t>28</w:t>
        </w:r>
      </w:ins>
      <w:ins w:id="7799" w:author="IO" w:date="2011-07-22T13:16:00Z">
        <w:del w:id="7800" w:author="Orion" w:date="2011-07-26T22:30:00Z">
          <w:r w:rsidR="00416FF6" w:rsidRPr="00166C1A" w:rsidDel="00503590">
            <w:delText>Figura 27</w:delText>
          </w:r>
        </w:del>
      </w:ins>
      <w:ins w:id="7801" w:author="Orion" w:date="2011-06-28T17:53:00Z">
        <w:r w:rsidRPr="00166C1A">
          <w:fldChar w:fldCharType="end"/>
        </w:r>
        <w:r w:rsidRPr="00166C1A">
          <w:t xml:space="preserve"> como la aeronave tarda bastante tiempo en ponerse a rumbo del destino</w:t>
        </w:r>
      </w:ins>
      <w:ins w:id="7802" w:author="Orion" w:date="2011-06-28T17:54:00Z">
        <w:r w:rsidRPr="00166C1A">
          <w:t>. Esta imagen (</w:t>
        </w:r>
        <w:r w:rsidRPr="00166C1A">
          <w:fldChar w:fldCharType="begin"/>
        </w:r>
        <w:r w:rsidRPr="00166C1A">
          <w:instrText xml:space="preserve"> REF _Ref297046911 \h </w:instrText>
        </w:r>
      </w:ins>
      <w:r w:rsidR="00441066" w:rsidRPr="00E87CD1">
        <w:rPr>
          <w:rPrChange w:id="7803" w:author="Orion" w:date="2011-07-26T22:34:00Z">
            <w:rPr>
              <w:i/>
            </w:rPr>
          </w:rPrChange>
        </w:rPr>
        <w:instrText xml:space="preserve"> \* MERGEFORMAT </w:instrText>
      </w:r>
      <w:r w:rsidRPr="00166C1A">
        <w:fldChar w:fldCharType="separate"/>
      </w:r>
      <w:ins w:id="7804" w:author="Orion" w:date="2011-07-26T22:30:00Z">
        <w:r w:rsidR="00503590" w:rsidRPr="00166C1A">
          <w:t xml:space="preserve">Figura </w:t>
        </w:r>
        <w:r w:rsidR="00503590" w:rsidRPr="00166C1A">
          <w:rPr>
            <w:noProof/>
          </w:rPr>
          <w:t>28</w:t>
        </w:r>
      </w:ins>
      <w:ins w:id="7805" w:author="IO" w:date="2011-07-22T13:16:00Z">
        <w:del w:id="7806" w:author="Orion" w:date="2011-07-26T22:30:00Z">
          <w:r w:rsidR="00416FF6" w:rsidRPr="00166C1A" w:rsidDel="00503590">
            <w:delText>Figura 27</w:delText>
          </w:r>
        </w:del>
      </w:ins>
      <w:ins w:id="7807" w:author="Orion" w:date="2011-06-28T17:54:00Z">
        <w:r w:rsidRPr="00166C1A">
          <w:fldChar w:fldCharType="end"/>
        </w:r>
        <w:r w:rsidRPr="00166C1A">
          <w:t xml:space="preserve">) corresponde al momento en el que el controlador detecta que ambas aeronaves </w:t>
        </w:r>
      </w:ins>
      <w:ins w:id="7808" w:author="Orion" w:date="2011-06-28T17:55:00Z">
        <w:r w:rsidRPr="00166C1A">
          <w:t>están</w:t>
        </w:r>
      </w:ins>
      <w:ins w:id="7809" w:author="Orion" w:date="2011-06-28T17:54:00Z">
        <w:r w:rsidRPr="00166C1A">
          <w:t xml:space="preserve"> </w:t>
        </w:r>
      </w:ins>
      <w:ins w:id="7810" w:author="Orion" w:date="2011-06-28T17:55:00Z">
        <w:r w:rsidRPr="00166C1A">
          <w:t>en el radio de conflicto</w:t>
        </w:r>
      </w:ins>
      <w:ins w:id="7811" w:author="Orion" w:date="2011-06-29T16:34:00Z">
        <w:r w:rsidR="00FB245E" w:rsidRPr="00166C1A">
          <w:t xml:space="preserve">. </w:t>
        </w:r>
      </w:ins>
      <w:ins w:id="7812" w:author="Orion" w:date="2011-06-29T16:38:00Z">
        <w:r w:rsidR="00CF2ABA" w:rsidRPr="00166C1A">
          <w:t>A partir de este momento el controlador debe mandar una orden de cambio de altitud/velocidad</w:t>
        </w:r>
      </w:ins>
      <w:ins w:id="7813"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7814"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7815" w:author="Orion" w:date="2011-07-26T22:30:00Z">
        <w:r w:rsidR="00503590" w:rsidRPr="00166C1A">
          <w:t xml:space="preserve">Figura </w:t>
        </w:r>
        <w:r w:rsidR="00503590" w:rsidRPr="00E87CD1">
          <w:rPr>
            <w:rPrChange w:id="7816" w:author="Orion" w:date="2011-07-26T22:34:00Z">
              <w:rPr>
                <w:noProof/>
              </w:rPr>
            </w:rPrChange>
          </w:rPr>
          <w:t>29</w:t>
        </w:r>
      </w:ins>
      <w:ins w:id="7817" w:author="IO" w:date="2011-07-22T13:16:00Z">
        <w:del w:id="7818" w:author="Orion" w:date="2011-07-26T22:30:00Z">
          <w:r w:rsidR="00416FF6" w:rsidRPr="00166C1A" w:rsidDel="00503590">
            <w:delText>Figura 28</w:delText>
          </w:r>
        </w:del>
      </w:ins>
      <w:ins w:id="7819" w:author="Orion" w:date="2011-06-28T17:57:00Z">
        <w:r w:rsidRPr="00166C1A">
          <w:fldChar w:fldCharType="end"/>
        </w:r>
        <w:r w:rsidRPr="00166C1A">
          <w:t>)</w:t>
        </w:r>
      </w:ins>
      <w:ins w:id="7820"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7821" w:author="Orion" w:date="2011-07-26T22:30:00Z">
        <w:r w:rsidR="00503590" w:rsidRPr="00166C1A">
          <w:t xml:space="preserve">Figura </w:t>
        </w:r>
        <w:r w:rsidR="00503590" w:rsidRPr="00E87CD1">
          <w:rPr>
            <w:rPrChange w:id="7822" w:author="Orion" w:date="2011-07-26T22:34:00Z">
              <w:rPr>
                <w:noProof/>
              </w:rPr>
            </w:rPrChange>
          </w:rPr>
          <w:t>30</w:t>
        </w:r>
      </w:ins>
      <w:ins w:id="7823" w:author="IO" w:date="2011-07-22T13:16:00Z">
        <w:del w:id="7824" w:author="Orion" w:date="2011-07-26T22:30:00Z">
          <w:r w:rsidR="00416FF6" w:rsidRPr="00166C1A" w:rsidDel="00503590">
            <w:delText>Figura 29</w:delText>
          </w:r>
        </w:del>
      </w:ins>
      <w:ins w:id="7825" w:author="Orion" w:date="2011-06-28T17:58:00Z">
        <w:r w:rsidRPr="00166C1A">
          <w:fldChar w:fldCharType="end"/>
        </w:r>
        <w:r w:rsidRPr="00166C1A">
          <w:t>.</w:t>
        </w:r>
      </w:ins>
      <w:ins w:id="7826" w:author="Orion" w:date="2011-06-28T17:59:00Z">
        <w:r w:rsidRPr="00166C1A">
          <w:t xml:space="preserve"> Una vez pasado </w:t>
        </w:r>
      </w:ins>
      <w:ins w:id="7827" w:author="Orion" w:date="2011-06-28T18:03:00Z">
        <w:r w:rsidR="008F4BD7" w:rsidRPr="00166C1A">
          <w:t xml:space="preserve">todo </w:t>
        </w:r>
      </w:ins>
      <w:ins w:id="7828" w:author="Orion" w:date="2011-06-28T17:59:00Z">
        <w:r w:rsidRPr="00166C1A">
          <w:t>el peligro los controladores ordenaran a los pilotos que vuelva</w:t>
        </w:r>
      </w:ins>
      <w:ins w:id="7829" w:author="Orion" w:date="2011-06-28T18:03:00Z">
        <w:r w:rsidR="008F4BD7" w:rsidRPr="00166C1A">
          <w:t>n</w:t>
        </w:r>
      </w:ins>
      <w:ins w:id="7830" w:author="Orion" w:date="2011-06-28T17:59:00Z">
        <w:r w:rsidRPr="00166C1A">
          <w:t xml:space="preserve"> a sus respectivas alturas/velocidades de crucero</w:t>
        </w:r>
      </w:ins>
      <w:ins w:id="7831" w:author="Orion" w:date="2011-06-28T18:00:00Z">
        <w:r w:rsidR="002A730E" w:rsidRPr="00166C1A">
          <w:t xml:space="preserve"> </w:t>
        </w:r>
      </w:ins>
      <w:ins w:id="7832" w:author="Orion" w:date="2011-06-28T18:01:00Z">
        <w:r w:rsidR="002A730E" w:rsidRPr="00166C1A">
          <w:t>(</w:t>
        </w:r>
      </w:ins>
      <w:ins w:id="7833"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7834" w:author="Orion" w:date="2011-07-26T22:30:00Z">
        <w:r w:rsidR="00503590" w:rsidRPr="00166C1A">
          <w:t xml:space="preserve">Figura </w:t>
        </w:r>
        <w:r w:rsidR="00503590" w:rsidRPr="00E87CD1">
          <w:rPr>
            <w:rPrChange w:id="7835" w:author="Orion" w:date="2011-07-26T22:34:00Z">
              <w:rPr>
                <w:noProof/>
              </w:rPr>
            </w:rPrChange>
          </w:rPr>
          <w:t>31</w:t>
        </w:r>
      </w:ins>
      <w:ins w:id="7836" w:author="IO" w:date="2011-07-22T13:16:00Z">
        <w:del w:id="7837" w:author="Orion" w:date="2011-07-26T22:30:00Z">
          <w:r w:rsidR="00416FF6" w:rsidRPr="00166C1A" w:rsidDel="00503590">
            <w:delText>Figura 30</w:delText>
          </w:r>
        </w:del>
      </w:ins>
      <w:ins w:id="7838" w:author="Orion" w:date="2011-06-28T18:00:00Z">
        <w:r w:rsidR="002A730E" w:rsidRPr="00166C1A">
          <w:fldChar w:fldCharType="end"/>
        </w:r>
        <w:r w:rsidR="002A730E" w:rsidRPr="00166C1A">
          <w:t>)</w:t>
        </w:r>
      </w:ins>
      <w:ins w:id="7839" w:author="Orion" w:date="2011-06-28T17:59:00Z">
        <w:r w:rsidRPr="00166C1A">
          <w:t>.</w:t>
        </w:r>
      </w:ins>
    </w:p>
    <w:p w14:paraId="5E9B8C06" w14:textId="77777777" w:rsidR="00D77EA3" w:rsidRDefault="00D77EA3">
      <w:pPr>
        <w:jc w:val="both"/>
        <w:rPr>
          <w:ins w:id="7840" w:author="Orion" w:date="2011-06-28T17:06:00Z"/>
          <w:rFonts w:cs="Times New Roman"/>
        </w:rPr>
        <w:pPrChange w:id="7841" w:author="Orion" w:date="2011-06-26T12:33:00Z">
          <w:pPr/>
        </w:pPrChange>
      </w:pPr>
    </w:p>
    <w:p w14:paraId="5F2516EB" w14:textId="77777777" w:rsidR="00587D28" w:rsidRDefault="007D6413">
      <w:pPr>
        <w:jc w:val="both"/>
        <w:rPr>
          <w:ins w:id="7842" w:author="Orion" w:date="2011-07-24T21:36:00Z"/>
        </w:rPr>
        <w:pPrChange w:id="7843" w:author="Orion" w:date="2011-06-29T16:44:00Z">
          <w:pPr/>
        </w:pPrChange>
      </w:pPr>
      <w:bookmarkStart w:id="7844" w:name="_Ref297129370"/>
      <w:ins w:id="7845" w:author="Orion" w:date="2011-06-29T15:48:00Z">
        <w:r w:rsidRPr="00282451">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7846" w:name="_Ref297046911"/>
    </w:p>
    <w:p w14:paraId="294FCB58" w14:textId="51C0F1D7" w:rsidR="007B14B9" w:rsidRDefault="00587D28">
      <w:pPr>
        <w:pStyle w:val="Caption"/>
        <w:rPr>
          <w:ins w:id="7847" w:author="Orion" w:date="2011-06-29T16:44:00Z"/>
        </w:rPr>
        <w:pPrChange w:id="7848" w:author="Orion" w:date="2011-07-24T21:36:00Z">
          <w:pPr/>
        </w:pPrChange>
      </w:pPr>
      <w:bookmarkStart w:id="7849" w:name="_Toc299483452"/>
      <w:ins w:id="7850" w:author="Orion" w:date="2011-07-24T21:36:00Z">
        <w:r>
          <w:t xml:space="preserve">Figura </w:t>
        </w:r>
        <w:r>
          <w:fldChar w:fldCharType="begin"/>
        </w:r>
        <w:r>
          <w:instrText xml:space="preserve"> SEQ Figura \* ARABIC </w:instrText>
        </w:r>
      </w:ins>
      <w:r>
        <w:fldChar w:fldCharType="separate"/>
      </w:r>
      <w:ins w:id="7851" w:author="Orion" w:date="2011-07-26T22:41:00Z">
        <w:r w:rsidR="000A487B">
          <w:rPr>
            <w:noProof/>
          </w:rPr>
          <w:t>28</w:t>
        </w:r>
      </w:ins>
      <w:bookmarkEnd w:id="7849"/>
      <w:ins w:id="7852" w:author="Orion" w:date="2011-07-24T21:36:00Z">
        <w:r>
          <w:fldChar w:fldCharType="end"/>
        </w:r>
      </w:ins>
      <w:del w:id="7853" w:author="Orion" w:date="2011-07-24T21:37:00Z">
        <w:r w:rsidR="006B1111" w:rsidDel="00587D28">
          <w:delText>Figura</w:delText>
        </w:r>
      </w:del>
      <w:ins w:id="7854" w:author="IO" w:date="2011-07-22T13:09:00Z">
        <w:del w:id="7855" w:author="Orion" w:date="2011-07-24T21:37:00Z">
          <w:r w:rsidR="006B1111" w:rsidDel="00587D28">
            <w:fldChar w:fldCharType="begin"/>
          </w:r>
          <w:r w:rsidR="006B1111" w:rsidDel="00587D28">
            <w:delInstrText xml:space="preserve"> SEQ Figura \* ARABIC </w:delInstrText>
          </w:r>
        </w:del>
      </w:ins>
      <w:del w:id="7856" w:author="Orion" w:date="2011-07-24T21:37:00Z">
        <w:r w:rsidR="006B1111" w:rsidDel="00587D28">
          <w:fldChar w:fldCharType="separate"/>
        </w:r>
      </w:del>
      <w:ins w:id="7857" w:author="IO" w:date="2011-07-22T13:16:00Z">
        <w:del w:id="7858" w:author="Orion" w:date="2011-07-24T21:36:00Z">
          <w:r w:rsidR="00416FF6" w:rsidDel="00587D28">
            <w:rPr>
              <w:noProof/>
            </w:rPr>
            <w:delText>27</w:delText>
          </w:r>
        </w:del>
      </w:ins>
      <w:ins w:id="7859" w:author="IO" w:date="2011-07-22T13:09:00Z">
        <w:del w:id="7860" w:author="Orion" w:date="2011-07-24T21:37:00Z">
          <w:r w:rsidR="006B1111" w:rsidDel="00587D28">
            <w:fldChar w:fldCharType="end"/>
          </w:r>
        </w:del>
      </w:ins>
      <w:ins w:id="7861" w:author="Orion" w:date="2011-06-28T17:52:00Z">
        <w:del w:id="7862" w:author="IO" w:date="2011-07-22T13:09:00Z">
          <w:r w:rsidR="009D2CAD" w:rsidDel="006B1111">
            <w:fldChar w:fldCharType="begin"/>
          </w:r>
          <w:r w:rsidR="009D2CAD" w:rsidDel="006B1111">
            <w:delInstrText xml:space="preserve"> SEQ Ilustración \* ARABIC </w:delInstrText>
          </w:r>
        </w:del>
      </w:ins>
      <w:del w:id="7863" w:author="IO" w:date="2011-07-22T13:09:00Z">
        <w:r w:rsidR="009D2CAD" w:rsidDel="006B1111">
          <w:fldChar w:fldCharType="end"/>
        </w:r>
      </w:del>
      <w:bookmarkEnd w:id="7844"/>
      <w:bookmarkEnd w:id="7846"/>
    </w:p>
    <w:p w14:paraId="6D1C35A5" w14:textId="5F8C31F4" w:rsidR="007D6413" w:rsidRDefault="007B14B9">
      <w:pPr>
        <w:jc w:val="both"/>
        <w:rPr>
          <w:ins w:id="7864" w:author="Orion" w:date="2011-06-29T16:44:00Z"/>
          <w:rFonts w:cs="Times New Roman"/>
        </w:rPr>
        <w:pPrChange w:id="7865" w:author="Orion" w:date="2011-07-26T22:34:00Z">
          <w:pPr/>
        </w:pPrChange>
      </w:pPr>
      <w:ins w:id="7866" w:author="Orion" w:date="2011-06-29T16:44:00Z">
        <w:r>
          <w:t>El tiempo que tarda</w:t>
        </w:r>
      </w:ins>
      <w:ins w:id="7867" w:author="Orion" w:date="2011-06-29T16:46:00Z">
        <w:r>
          <w:t>n</w:t>
        </w:r>
      </w:ins>
      <w:ins w:id="7868" w:author="Orion" w:date="2011-06-29T16:44:00Z">
        <w:r>
          <w:t xml:space="preserve"> en ponerse a rumbo la</w:t>
        </w:r>
      </w:ins>
      <w:ins w:id="7869" w:author="Orion" w:date="2011-06-29T16:45:00Z">
        <w:r>
          <w:t>s</w:t>
        </w:r>
      </w:ins>
      <w:ins w:id="7870" w:author="Orion" w:date="2011-06-29T16:44:00Z">
        <w:r>
          <w:t xml:space="preserve"> aeronaves </w:t>
        </w:r>
      </w:ins>
      <w:ins w:id="7871" w:author="Orion" w:date="2011-06-29T16:45:00Z">
        <w:r>
          <w:t>después</w:t>
        </w:r>
      </w:ins>
      <w:ins w:id="7872" w:author="Orion" w:date="2011-06-29T16:44:00Z">
        <w:r>
          <w:t xml:space="preserve"> </w:t>
        </w:r>
      </w:ins>
      <w:ins w:id="7873" w:author="Orion" w:date="2011-06-29T16:45:00Z">
        <w:r>
          <w:t>del despegue</w:t>
        </w:r>
      </w:ins>
      <w:ins w:id="7874" w:author="Orion" w:date="2011-06-29T16:43:00Z">
        <w:r>
          <w:rPr>
            <w:rFonts w:cs="Times New Roman"/>
          </w:rPr>
          <w:t xml:space="preserve"> estará determinado por los valores de los parámetros </w:t>
        </w:r>
      </w:ins>
      <w:ins w:id="7875" w:author="Orion" w:date="2011-06-29T16:45:00Z">
        <w:r>
          <w:rPr>
            <w:rFonts w:cs="Times New Roman"/>
          </w:rPr>
          <w:t>de estrés, fatiga y experiencia que tengan los pilotos</w:t>
        </w:r>
      </w:ins>
      <w:ins w:id="7876" w:author="Orion" w:date="2011-07-05T13:04:00Z">
        <w:r w:rsidR="005634A8">
          <w:rPr>
            <w:rFonts w:cs="Times New Roman"/>
          </w:rPr>
          <w:t xml:space="preserve"> </w:t>
        </w:r>
      </w:ins>
      <w:ins w:id="7877" w:author="Orion" w:date="2011-06-29T16:43:00Z">
        <w:r>
          <w:rPr>
            <w:rFonts w:cs="Times New Roman"/>
          </w:rPr>
          <w:t xml:space="preserve">y se consumirá en la tarea “StartThinkNewDecision” </w:t>
        </w:r>
      </w:ins>
      <w:ins w:id="7878" w:author="Orion" w:date="2011-06-29T16:46:00Z">
        <w:r>
          <w:rPr>
            <w:rFonts w:cs="Times New Roman"/>
          </w:rPr>
          <w:t>que se</w:t>
        </w:r>
      </w:ins>
      <w:ins w:id="7879"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7880" w:author="Orion" w:date="2011-06-29T16:43:00Z">
        <w:r>
          <w:rPr>
            <w:rFonts w:cs="Times New Roman"/>
          </w:rPr>
          <w:fldChar w:fldCharType="separate"/>
        </w:r>
      </w:ins>
      <w:ins w:id="7881" w:author="Orion" w:date="2011-07-26T22:30:00Z">
        <w:r w:rsidR="00503590">
          <w:t xml:space="preserve">Figura </w:t>
        </w:r>
        <w:r w:rsidR="00503590">
          <w:rPr>
            <w:noProof/>
          </w:rPr>
          <w:t>12</w:t>
        </w:r>
      </w:ins>
      <w:ins w:id="7882" w:author="Orion" w:date="2011-06-29T16:43:00Z">
        <w:r>
          <w:rPr>
            <w:rFonts w:cs="Times New Roman"/>
          </w:rPr>
          <w:fldChar w:fldCharType="end"/>
        </w:r>
      </w:ins>
      <w:ins w:id="7883"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7884" w:author="Orion" w:date="2011-06-29T16:44:00Z"/>
          <w:i/>
          <w:rPrChange w:id="7885" w:author="Orion" w:date="2011-07-26T22:34:00Z">
            <w:rPr>
              <w:ins w:id="7886" w:author="Orion" w:date="2011-06-29T16:44:00Z"/>
            </w:rPr>
          </w:rPrChange>
        </w:rPr>
        <w:pPrChange w:id="7887" w:author="Orion" w:date="2011-07-26T22:34:00Z">
          <w:pPr/>
        </w:pPrChange>
      </w:pPr>
      <w:ins w:id="7888" w:author="Orion" w:date="2011-06-29T16:46:00Z">
        <w:r>
          <w:rPr>
            <w:rFonts w:cs="Times New Roman"/>
          </w:rPr>
          <w:t>Por otro lado, en la anterior imagen (</w:t>
        </w:r>
      </w:ins>
      <w:ins w:id="7889"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7890"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7891" w:author="Orion" w:date="2011-06-29T16:46:00Z">
        <w:r w:rsidRPr="00166C1A">
          <w:rPr>
            <w:rFonts w:cs="Times New Roman"/>
          </w:rPr>
          <w:t>)</w:t>
        </w:r>
      </w:ins>
      <w:ins w:id="7892" w:author="Orion" w:date="2011-06-29T16:47:00Z">
        <w:r w:rsidRPr="00166C1A">
          <w:rPr>
            <w:rFonts w:cs="Times New Roman"/>
          </w:rPr>
          <w:t xml:space="preserve"> puede observarse que los aviones se marcan en amarillo lo que indica que entran en el radio de posible conflicto</w:t>
        </w:r>
      </w:ins>
      <w:ins w:id="7893" w:author="Orion" w:date="2011-06-29T16:49:00Z">
        <w:r w:rsidRPr="00166C1A">
          <w:rPr>
            <w:rFonts w:cs="Times New Roman"/>
          </w:rPr>
          <w:t>.</w:t>
        </w:r>
      </w:ins>
      <w:ins w:id="7894" w:author="Orion" w:date="2011-06-29T16:47:00Z">
        <w:r w:rsidRPr="00166C1A">
          <w:rPr>
            <w:rFonts w:cs="Times New Roman"/>
          </w:rPr>
          <w:t xml:space="preserve"> </w:t>
        </w:r>
      </w:ins>
      <w:ins w:id="7895" w:author="Orion" w:date="2011-06-29T16:49:00Z">
        <w:r w:rsidRPr="00166C1A">
          <w:rPr>
            <w:rFonts w:cs="Times New Roman"/>
          </w:rPr>
          <w:t>Este hecho</w:t>
        </w:r>
      </w:ins>
      <w:ins w:id="7896" w:author="Orion" w:date="2011-06-29T16:47:00Z">
        <w:r w:rsidRPr="00166C1A">
          <w:rPr>
            <w:rFonts w:cs="Times New Roman"/>
          </w:rPr>
          <w:t xml:space="preserve"> dar</w:t>
        </w:r>
      </w:ins>
      <w:ins w:id="7897" w:author="Orion" w:date="2011-06-29T16:48:00Z">
        <w:r w:rsidRPr="00166C1A">
          <w:rPr>
            <w:rFonts w:cs="Times New Roman"/>
          </w:rPr>
          <w:t>ía origen a la ejecución de la tarea “</w:t>
        </w:r>
      </w:ins>
      <w:ins w:id="7898" w:author="Orion" w:date="2011-06-29T16:49:00Z">
        <w:r w:rsidRPr="00166C1A">
          <w:rPr>
            <w:rFonts w:cs="Times New Roman"/>
          </w:rPr>
          <w:t>IsANewConflictDetected</w:t>
        </w:r>
      </w:ins>
      <w:ins w:id="7899" w:author="Orion" w:date="2011-06-29T16:48:00Z">
        <w:r w:rsidRPr="00166C1A">
          <w:rPr>
            <w:rFonts w:cs="Times New Roman"/>
          </w:rPr>
          <w:t xml:space="preserve">” que aparece en </w:t>
        </w:r>
      </w:ins>
      <w:ins w:id="7900"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7901" w:author="Orion" w:date="2011-06-29T16:44:00Z">
        <w:r w:rsidR="007B14B9" w:rsidRPr="00166C1A">
          <w:rPr>
            <w:rFonts w:cs="Times New Roman"/>
          </w:rPr>
          <w:fldChar w:fldCharType="separate"/>
        </w:r>
      </w:ins>
      <w:ins w:id="7902" w:author="Orion" w:date="2011-07-26T22:30:00Z">
        <w:r w:rsidR="00503590">
          <w:t xml:space="preserve">Figura </w:t>
        </w:r>
        <w:r w:rsidR="00503590">
          <w:rPr>
            <w:noProof/>
          </w:rPr>
          <w:t>19</w:t>
        </w:r>
      </w:ins>
      <w:ins w:id="7903"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7904" w:author="Orion" w:date="2011-06-29T16:51:00Z">
        <w:r w:rsidR="00EB325A" w:rsidRPr="00166C1A">
          <w:rPr>
            <w:rFonts w:cs="Times New Roman"/>
          </w:rPr>
          <w:t xml:space="preserve"> Ducha t</w:t>
        </w:r>
      </w:ins>
      <w:ins w:id="7905" w:author="Orion" w:date="2011-06-29T16:50:00Z">
        <w:r w:rsidR="003C27E3" w:rsidRPr="00166C1A">
          <w:rPr>
            <w:rFonts w:cs="Times New Roman"/>
          </w:rPr>
          <w:t xml:space="preserve">area que </w:t>
        </w:r>
      </w:ins>
      <w:ins w:id="7906" w:author="Orion" w:date="2011-06-29T16:51:00Z">
        <w:r w:rsidR="00EB325A" w:rsidRPr="00166C1A">
          <w:rPr>
            <w:rFonts w:cs="Times New Roman"/>
          </w:rPr>
          <w:t>producirá</w:t>
        </w:r>
      </w:ins>
      <w:ins w:id="7907" w:author="Orion" w:date="2011-06-29T16:50:00Z">
        <w:r w:rsidR="003C27E3" w:rsidRPr="00166C1A">
          <w:rPr>
            <w:rFonts w:cs="Times New Roman"/>
          </w:rPr>
          <w:t xml:space="preserve"> a su vez que se </w:t>
        </w:r>
      </w:ins>
      <w:ins w:id="7908" w:author="Orion" w:date="2011-06-29T16:51:00Z">
        <w:r w:rsidR="00EB325A" w:rsidRPr="00166C1A">
          <w:rPr>
            <w:rFonts w:cs="Times New Roman"/>
          </w:rPr>
          <w:t>inicien</w:t>
        </w:r>
      </w:ins>
      <w:ins w:id="7909"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7910" w:author="Orion" w:date="2011-06-28T17:06:00Z"/>
          <w:rFonts w:cs="Times New Roman"/>
        </w:rPr>
        <w:pPrChange w:id="7911" w:author="Orion" w:date="2011-07-26T22:34:00Z">
          <w:pPr/>
        </w:pPrChange>
      </w:pPr>
    </w:p>
    <w:p w14:paraId="09A895A5" w14:textId="1E25BE73" w:rsidR="002D48A2" w:rsidRDefault="007D6413">
      <w:pPr>
        <w:jc w:val="both"/>
        <w:rPr>
          <w:ins w:id="7912" w:author="Orion" w:date="2011-06-28T17:52:00Z"/>
          <w:rFonts w:cs="Times New Roman"/>
        </w:rPr>
        <w:pPrChange w:id="7913" w:author="Orion" w:date="2011-06-26T12:33:00Z">
          <w:pPr/>
        </w:pPrChange>
      </w:pPr>
      <w:ins w:id="7914" w:author="Orion" w:date="2011-06-29T15:47:00Z">
        <w:r w:rsidRPr="00282451">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7915" w:author="Orion" w:date="2011-06-28T17:06:00Z"/>
          <w:rFonts w:cs="Times New Roman"/>
        </w:rPr>
        <w:pPrChange w:id="7916" w:author="Orion" w:date="2011-06-28T17:52:00Z">
          <w:pPr/>
        </w:pPrChange>
      </w:pPr>
      <w:bookmarkStart w:id="7917" w:name="_Toc299483453"/>
      <w:bookmarkStart w:id="7918" w:name="_Ref297047202"/>
      <w:r>
        <w:t>Figura</w:t>
      </w:r>
      <w:ins w:id="7919" w:author="Orion" w:date="2011-06-28T17:52:00Z">
        <w:del w:id="7920" w:author="IO" w:date="2011-07-22T13:09:00Z">
          <w:r w:rsidR="009D2CAD" w:rsidDel="006B1111">
            <w:delText>Ilustración</w:delText>
          </w:r>
        </w:del>
        <w:r w:rsidR="009D2CAD">
          <w:t xml:space="preserve"> </w:t>
        </w:r>
      </w:ins>
      <w:ins w:id="7921" w:author="IO" w:date="2011-07-22T13:09:00Z">
        <w:r>
          <w:fldChar w:fldCharType="begin"/>
        </w:r>
        <w:r>
          <w:instrText xml:space="preserve"> SEQ Figura \* ARABIC </w:instrText>
        </w:r>
      </w:ins>
      <w:r>
        <w:fldChar w:fldCharType="separate"/>
      </w:r>
      <w:ins w:id="7922" w:author="Orion" w:date="2011-07-26T22:30:00Z">
        <w:r w:rsidR="00503590">
          <w:rPr>
            <w:noProof/>
          </w:rPr>
          <w:t>29</w:t>
        </w:r>
      </w:ins>
      <w:bookmarkEnd w:id="7917"/>
      <w:ins w:id="7923" w:author="IO" w:date="2011-07-22T13:16:00Z">
        <w:del w:id="7924" w:author="Orion" w:date="2011-07-24T21:36:00Z">
          <w:r w:rsidR="00416FF6" w:rsidDel="00587D28">
            <w:rPr>
              <w:noProof/>
            </w:rPr>
            <w:delText>28</w:delText>
          </w:r>
        </w:del>
      </w:ins>
      <w:ins w:id="7925" w:author="IO" w:date="2011-07-22T13:09:00Z">
        <w:r>
          <w:fldChar w:fldCharType="end"/>
        </w:r>
      </w:ins>
      <w:ins w:id="7926" w:author="Orion" w:date="2011-06-28T17:52:00Z">
        <w:del w:id="7927" w:author="IO" w:date="2011-07-22T13:09:00Z">
          <w:r w:rsidR="009D2CAD" w:rsidDel="006B1111">
            <w:fldChar w:fldCharType="begin"/>
          </w:r>
          <w:r w:rsidR="009D2CAD" w:rsidDel="006B1111">
            <w:delInstrText xml:space="preserve"> SEQ Ilustración \* ARABIC </w:delInstrText>
          </w:r>
        </w:del>
      </w:ins>
      <w:del w:id="7928" w:author="IO" w:date="2011-07-22T13:09:00Z">
        <w:r w:rsidR="009D2CAD" w:rsidDel="006B1111">
          <w:fldChar w:fldCharType="end"/>
        </w:r>
      </w:del>
      <w:bookmarkEnd w:id="7918"/>
    </w:p>
    <w:p w14:paraId="458AEC4E" w14:textId="2B2BE207" w:rsidR="00D77EA3" w:rsidRDefault="00EB325A">
      <w:pPr>
        <w:jc w:val="both"/>
        <w:rPr>
          <w:ins w:id="7929" w:author="Orion" w:date="2011-06-29T16:52:00Z"/>
          <w:rFonts w:cs="Times New Roman"/>
        </w:rPr>
        <w:pPrChange w:id="7930" w:author="Orion" w:date="2011-06-26T12:33:00Z">
          <w:pPr/>
        </w:pPrChange>
      </w:pPr>
      <w:ins w:id="7931" w:author="Orion" w:date="2011-06-29T16:52:00Z">
        <w:r>
          <w:rPr>
            <w:rFonts w:cs="Times New Roman"/>
          </w:rPr>
          <w:t>En esta imagen (</w:t>
        </w:r>
      </w:ins>
      <w:ins w:id="7932"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7933" w:author="Orion" w:date="2011-07-26T22:30:00Z">
        <w:r w:rsidR="00503590">
          <w:t xml:space="preserve">Figura </w:t>
        </w:r>
        <w:r w:rsidR="00503590">
          <w:rPr>
            <w:noProof/>
          </w:rPr>
          <w:t>29</w:t>
        </w:r>
      </w:ins>
      <w:ins w:id="7934" w:author="Orion" w:date="2011-06-29T16:53:00Z">
        <w:r>
          <w:rPr>
            <w:rFonts w:cs="Times New Roman"/>
          </w:rPr>
          <w:fldChar w:fldCharType="end"/>
        </w:r>
      </w:ins>
      <w:ins w:id="7935" w:author="Orion" w:date="2011-06-29T16:52:00Z">
        <w:r>
          <w:rPr>
            <w:rFonts w:cs="Times New Roman"/>
          </w:rPr>
          <w:t xml:space="preserve">) puede verse que como las </w:t>
        </w:r>
      </w:ins>
      <w:ins w:id="7936" w:author="Orion" w:date="2011-06-29T17:07:00Z">
        <w:r w:rsidR="00F70004">
          <w:rPr>
            <w:rFonts w:cs="Times New Roman"/>
          </w:rPr>
          <w:t>órdenes</w:t>
        </w:r>
      </w:ins>
      <w:ins w:id="7937" w:author="Orion" w:date="2011-06-29T16:52:00Z">
        <w:r>
          <w:rPr>
            <w:rFonts w:cs="Times New Roman"/>
          </w:rPr>
          <w:t xml:space="preserve"> no han sido acatadas todavía por los pilotos, debido a su alto tiempo de respuesta, los aviones </w:t>
        </w:r>
      </w:ins>
      <w:ins w:id="7938" w:author="Orion" w:date="2011-06-29T16:53:00Z">
        <w:r>
          <w:rPr>
            <w:rFonts w:cs="Times New Roman"/>
          </w:rPr>
          <w:t>continúan</w:t>
        </w:r>
      </w:ins>
      <w:ins w:id="7939" w:author="Orion" w:date="2011-06-29T16:52:00Z">
        <w:r>
          <w:rPr>
            <w:rFonts w:cs="Times New Roman"/>
          </w:rPr>
          <w:t xml:space="preserve"> </w:t>
        </w:r>
      </w:ins>
      <w:ins w:id="7940" w:author="Orion" w:date="2011-06-29T16:53:00Z">
        <w:r>
          <w:rPr>
            <w:rFonts w:cs="Times New Roman"/>
          </w:rPr>
          <w:t>con su ruta anterior entrando en una zona de alto riesgo de colisión.</w:t>
        </w:r>
      </w:ins>
    </w:p>
    <w:p w14:paraId="359273C2" w14:textId="77777777" w:rsidR="00EB325A" w:rsidRDefault="00EB325A">
      <w:pPr>
        <w:jc w:val="both"/>
        <w:rPr>
          <w:ins w:id="7941" w:author="Orion" w:date="2011-06-28T17:15:00Z"/>
          <w:rFonts w:cs="Times New Roman"/>
        </w:rPr>
        <w:pPrChange w:id="7942" w:author="Orion" w:date="2011-06-26T12:33:00Z">
          <w:pPr/>
        </w:pPrChange>
      </w:pPr>
    </w:p>
    <w:p w14:paraId="17AD5DA4" w14:textId="336662A6" w:rsidR="002D48A2" w:rsidRDefault="00B02340">
      <w:pPr>
        <w:jc w:val="both"/>
        <w:rPr>
          <w:ins w:id="7943" w:author="Orion" w:date="2011-06-28T17:16:00Z"/>
          <w:rFonts w:cs="Times New Roman"/>
        </w:rPr>
        <w:pPrChange w:id="7944" w:author="Orion" w:date="2011-06-26T12:33:00Z">
          <w:pPr/>
        </w:pPrChange>
      </w:pPr>
      <w:ins w:id="7945" w:author="Orion" w:date="2011-06-29T15:45:00Z">
        <w:r w:rsidRPr="00282451">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7946" w:author="Orion" w:date="2011-06-28T17:16:00Z"/>
          <w:rFonts w:cs="Times New Roman"/>
        </w:rPr>
        <w:pPrChange w:id="7947" w:author="Orion" w:date="2011-06-28T17:52:00Z">
          <w:pPr/>
        </w:pPrChange>
      </w:pPr>
      <w:bookmarkStart w:id="7948" w:name="_Toc299483454"/>
      <w:bookmarkStart w:id="7949" w:name="_Ref297047263"/>
      <w:r>
        <w:t>Figura</w:t>
      </w:r>
      <w:ins w:id="7950" w:author="Orion" w:date="2011-06-28T17:52:00Z">
        <w:del w:id="7951" w:author="IO" w:date="2011-07-22T13:09:00Z">
          <w:r w:rsidR="009D2CAD" w:rsidDel="006B1111">
            <w:delText>Ilustración</w:delText>
          </w:r>
        </w:del>
        <w:r w:rsidR="009D2CAD">
          <w:t xml:space="preserve"> </w:t>
        </w:r>
      </w:ins>
      <w:ins w:id="7952" w:author="IO" w:date="2011-07-22T13:09:00Z">
        <w:r>
          <w:fldChar w:fldCharType="begin"/>
        </w:r>
        <w:r>
          <w:instrText xml:space="preserve"> SEQ Figura \* ARABIC </w:instrText>
        </w:r>
      </w:ins>
      <w:r>
        <w:fldChar w:fldCharType="separate"/>
      </w:r>
      <w:ins w:id="7953" w:author="Orion" w:date="2011-07-26T22:30:00Z">
        <w:r w:rsidR="00503590">
          <w:rPr>
            <w:noProof/>
          </w:rPr>
          <w:t>30</w:t>
        </w:r>
      </w:ins>
      <w:bookmarkEnd w:id="7948"/>
      <w:ins w:id="7954" w:author="IO" w:date="2011-07-22T13:16:00Z">
        <w:del w:id="7955" w:author="Orion" w:date="2011-07-24T21:36:00Z">
          <w:r w:rsidR="00416FF6" w:rsidDel="00587D28">
            <w:rPr>
              <w:noProof/>
            </w:rPr>
            <w:delText>29</w:delText>
          </w:r>
        </w:del>
      </w:ins>
      <w:ins w:id="7956" w:author="IO" w:date="2011-07-22T13:09:00Z">
        <w:r>
          <w:fldChar w:fldCharType="end"/>
        </w:r>
      </w:ins>
      <w:ins w:id="7957" w:author="Orion" w:date="2011-06-28T17:52:00Z">
        <w:del w:id="7958" w:author="IO" w:date="2011-07-22T13:09:00Z">
          <w:r w:rsidR="009D2CAD" w:rsidDel="006B1111">
            <w:fldChar w:fldCharType="begin"/>
          </w:r>
          <w:r w:rsidR="009D2CAD" w:rsidDel="006B1111">
            <w:delInstrText xml:space="preserve"> SEQ Ilustración \* ARABIC </w:delInstrText>
          </w:r>
        </w:del>
      </w:ins>
      <w:del w:id="7959" w:author="IO" w:date="2011-07-22T13:09:00Z">
        <w:r w:rsidR="009D2CAD" w:rsidDel="006B1111">
          <w:fldChar w:fldCharType="end"/>
        </w:r>
      </w:del>
      <w:bookmarkEnd w:id="7949"/>
    </w:p>
    <w:p w14:paraId="3F5A2482" w14:textId="0500CFDC" w:rsidR="00690137" w:rsidRDefault="001D1141">
      <w:pPr>
        <w:jc w:val="both"/>
        <w:rPr>
          <w:ins w:id="7960" w:author="Orion" w:date="2011-06-29T16:54:00Z"/>
          <w:rFonts w:cs="Times New Roman"/>
        </w:rPr>
        <w:pPrChange w:id="7961" w:author="Orion" w:date="2011-06-26T12:33:00Z">
          <w:pPr/>
        </w:pPrChange>
      </w:pPr>
      <w:ins w:id="7962" w:author="Orion" w:date="2011-06-29T16:54:00Z">
        <w:r>
          <w:rPr>
            <w:rFonts w:cs="Times New Roman"/>
          </w:rPr>
          <w:t>En esta imagen (</w:t>
        </w:r>
      </w:ins>
      <w:ins w:id="7963"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7964" w:author="Orion" w:date="2011-07-26T22:30:00Z">
        <w:r w:rsidR="00503590">
          <w:t xml:space="preserve">Figura </w:t>
        </w:r>
        <w:r w:rsidR="00503590">
          <w:rPr>
            <w:noProof/>
          </w:rPr>
          <w:t>30</w:t>
        </w:r>
      </w:ins>
      <w:ins w:id="7965" w:author="Orion" w:date="2011-06-29T16:55:00Z">
        <w:r>
          <w:rPr>
            <w:rFonts w:cs="Times New Roman"/>
          </w:rPr>
          <w:fldChar w:fldCharType="end"/>
        </w:r>
      </w:ins>
      <w:ins w:id="7966" w:author="Orion" w:date="2011-06-29T16:54:00Z">
        <w:r>
          <w:rPr>
            <w:rFonts w:cs="Times New Roman"/>
          </w:rPr>
          <w:t>)</w:t>
        </w:r>
      </w:ins>
      <w:ins w:id="7967" w:author="Orion" w:date="2011-06-29T16:55:00Z">
        <w:r>
          <w:rPr>
            <w:rFonts w:cs="Times New Roman"/>
          </w:rPr>
          <w:t xml:space="preserve"> puede verse como la orden</w:t>
        </w:r>
      </w:ins>
      <w:ins w:id="7968" w:author="Orion" w:date="2011-06-29T16:58:00Z">
        <w:r>
          <w:rPr>
            <w:rFonts w:cs="Times New Roman"/>
          </w:rPr>
          <w:t>,</w:t>
        </w:r>
      </w:ins>
      <w:ins w:id="7969" w:author="Orion" w:date="2011-06-29T16:55:00Z">
        <w:r>
          <w:rPr>
            <w:rFonts w:cs="Times New Roman"/>
          </w:rPr>
          <w:t xml:space="preserve"> que inicio una interacción entre controlador y piloto (</w:t>
        </w:r>
      </w:ins>
      <w:ins w:id="7970"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7971" w:author="Orion" w:date="2011-07-26T22:30:00Z">
        <w:r w:rsidR="00503590">
          <w:t xml:space="preserve">Figura </w:t>
        </w:r>
        <w:r w:rsidR="00503590">
          <w:rPr>
            <w:noProof/>
          </w:rPr>
          <w:t>21</w:t>
        </w:r>
      </w:ins>
      <w:ins w:id="7972" w:author="Orion" w:date="2011-06-29T16:56:00Z">
        <w:r>
          <w:rPr>
            <w:rFonts w:cs="Times New Roman"/>
          </w:rPr>
          <w:fldChar w:fldCharType="end"/>
        </w:r>
      </w:ins>
      <w:ins w:id="7973" w:author="Orion" w:date="2011-06-29T16:55:00Z">
        <w:r>
          <w:rPr>
            <w:rFonts w:cs="Times New Roman"/>
          </w:rPr>
          <w:t>)</w:t>
        </w:r>
      </w:ins>
      <w:ins w:id="7974" w:author="Orion" w:date="2011-06-29T16:56:00Z">
        <w:r>
          <w:rPr>
            <w:rFonts w:cs="Times New Roman"/>
          </w:rPr>
          <w:t xml:space="preserve"> y que hizo que el piloto creara un nuevo tramo </w:t>
        </w:r>
      </w:ins>
      <w:ins w:id="7975" w:author="Orion" w:date="2011-06-29T16:57:00Z">
        <w:r>
          <w:rPr>
            <w:rFonts w:cs="Times New Roman"/>
          </w:rPr>
          <w:t>“ficticio” (</w:t>
        </w:r>
      </w:ins>
      <w:ins w:id="7976"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7977" w:author="Orion" w:date="2011-07-26T22:30:00Z">
        <w:r w:rsidR="00503590">
          <w:t xml:space="preserve">Figura </w:t>
        </w:r>
        <w:r w:rsidR="00503590">
          <w:rPr>
            <w:noProof/>
          </w:rPr>
          <w:t>22</w:t>
        </w:r>
      </w:ins>
      <w:ins w:id="7978" w:author="Orion" w:date="2011-06-29T16:58:00Z">
        <w:r>
          <w:rPr>
            <w:rFonts w:cs="Times New Roman"/>
          </w:rPr>
          <w:fldChar w:fldCharType="end"/>
        </w:r>
      </w:ins>
      <w:ins w:id="7979" w:author="Orion" w:date="2011-06-29T16:57:00Z">
        <w:r>
          <w:rPr>
            <w:rFonts w:cs="Times New Roman"/>
          </w:rPr>
          <w:t>)</w:t>
        </w:r>
      </w:ins>
      <w:ins w:id="7980" w:author="Orion" w:date="2011-06-29T16:58:00Z">
        <w:r>
          <w:rPr>
            <w:rFonts w:cs="Times New Roman"/>
          </w:rPr>
          <w:t>, ha empezado a ser procesada por el piloto y que</w:t>
        </w:r>
      </w:ins>
      <w:ins w:id="7981" w:author="Orion" w:date="2011-06-29T17:03:00Z">
        <w:r w:rsidR="003D3F86">
          <w:rPr>
            <w:rFonts w:cs="Times New Roman"/>
          </w:rPr>
          <w:t xml:space="preserve"> este</w:t>
        </w:r>
      </w:ins>
      <w:ins w:id="7982" w:author="Orion" w:date="2011-06-29T16:58:00Z">
        <w:r>
          <w:rPr>
            <w:rFonts w:cs="Times New Roman"/>
          </w:rPr>
          <w:t xml:space="preserve"> empieza a tomar </w:t>
        </w:r>
      </w:ins>
      <w:ins w:id="7983" w:author="Orion" w:date="2011-06-29T16:59:00Z">
        <w:r>
          <w:rPr>
            <w:rFonts w:cs="Times New Roman"/>
          </w:rPr>
          <w:t xml:space="preserve">algunas </w:t>
        </w:r>
      </w:ins>
      <w:ins w:id="7984" w:author="Orion" w:date="2011-06-29T16:58:00Z">
        <w:r>
          <w:rPr>
            <w:rFonts w:cs="Times New Roman"/>
          </w:rPr>
          <w:t xml:space="preserve">decisiones </w:t>
        </w:r>
      </w:ins>
      <w:ins w:id="7985"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7986" w:author="Orion" w:date="2011-06-29T17:03:00Z">
        <w:r w:rsidR="002F5FB4">
          <w:rPr>
            <w:rFonts w:cs="Times New Roman"/>
          </w:rPr>
          <w:t>l</w:t>
        </w:r>
      </w:ins>
      <w:ins w:id="7987" w:author="Orion" w:date="2011-06-29T16:59:00Z">
        <w:r>
          <w:rPr>
            <w:rFonts w:cs="Times New Roman"/>
          </w:rPr>
          <w:t xml:space="preserve"> oeste aumenta la altitud</w:t>
        </w:r>
      </w:ins>
      <w:ins w:id="7988" w:author="Orion" w:date="2011-06-29T17:00:00Z">
        <w:r w:rsidR="00796392">
          <w:rPr>
            <w:rFonts w:cs="Times New Roman"/>
          </w:rPr>
          <w:t xml:space="preserve"> (ruta en rojo)</w:t>
        </w:r>
      </w:ins>
      <w:ins w:id="7989" w:author="Orion" w:date="2011-06-29T16:59:00Z">
        <w:r>
          <w:rPr>
            <w:rFonts w:cs="Times New Roman"/>
          </w:rPr>
          <w:t xml:space="preserve"> mientras que el situado m</w:t>
        </w:r>
      </w:ins>
      <w:ins w:id="7990" w:author="Orion" w:date="2011-06-29T17:00:00Z">
        <w:r>
          <w:rPr>
            <w:rFonts w:cs="Times New Roman"/>
          </w:rPr>
          <w:t>ás al este disminuye su altitud</w:t>
        </w:r>
        <w:r w:rsidR="00796392">
          <w:rPr>
            <w:rFonts w:cs="Times New Roman"/>
          </w:rPr>
          <w:t xml:space="preserve"> (ruta en verde)</w:t>
        </w:r>
        <w:r>
          <w:rPr>
            <w:rFonts w:cs="Times New Roman"/>
          </w:rPr>
          <w:t>.</w:t>
        </w:r>
      </w:ins>
      <w:ins w:id="7991" w:author="Orion" w:date="2011-06-29T17:03:00Z">
        <w:r w:rsidR="00795AE2">
          <w:rPr>
            <w:rFonts w:cs="Times New Roman"/>
          </w:rPr>
          <w:t xml:space="preserve"> Otra consecuencia de ello es que el riesgo de col</w:t>
        </w:r>
      </w:ins>
      <w:ins w:id="7992" w:author="Orion" w:date="2011-06-29T17:04:00Z">
        <w:r w:rsidR="00795AE2">
          <w:rPr>
            <w:rFonts w:cs="Times New Roman"/>
          </w:rPr>
          <w:t>is</w:t>
        </w:r>
      </w:ins>
      <w:ins w:id="7993" w:author="Orion" w:date="2011-06-29T17:03:00Z">
        <w:r w:rsidR="00795AE2">
          <w:rPr>
            <w:rFonts w:cs="Times New Roman"/>
          </w:rPr>
          <w:t>i</w:t>
        </w:r>
      </w:ins>
      <w:ins w:id="7994"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7995" w:author="Orion" w:date="2011-06-29T15:44:00Z"/>
          <w:rFonts w:cs="Times New Roman"/>
        </w:rPr>
        <w:pPrChange w:id="7996" w:author="Orion" w:date="2011-06-26T12:33:00Z">
          <w:pPr/>
        </w:pPrChange>
      </w:pPr>
    </w:p>
    <w:p w14:paraId="300BB690" w14:textId="4A7537F8" w:rsidR="0096704B" w:rsidRDefault="0096704B">
      <w:pPr>
        <w:jc w:val="both"/>
        <w:rPr>
          <w:ins w:id="7997" w:author="Orion" w:date="2011-06-28T17:15:00Z"/>
          <w:rFonts w:cs="Times New Roman"/>
        </w:rPr>
        <w:pPrChange w:id="7998" w:author="Orion" w:date="2011-06-26T12:33:00Z">
          <w:pPr/>
        </w:pPrChange>
      </w:pPr>
      <w:ins w:id="7999" w:author="Orion" w:date="2011-06-29T15:44:00Z">
        <w:r w:rsidRPr="00282451">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8000" w:author="Orion" w:date="2011-06-28T17:25:00Z"/>
          <w:rFonts w:cs="Times New Roman"/>
        </w:rPr>
        <w:pPrChange w:id="8001" w:author="Orion" w:date="2011-06-28T17:59:00Z">
          <w:pPr/>
        </w:pPrChange>
      </w:pPr>
      <w:bookmarkStart w:id="8002" w:name="_Toc299483455"/>
      <w:bookmarkStart w:id="8003" w:name="_Ref297047382"/>
      <w:r>
        <w:t>Figura</w:t>
      </w:r>
      <w:ins w:id="8004" w:author="Orion" w:date="2011-06-28T17:59:00Z">
        <w:del w:id="8005" w:author="IO" w:date="2011-07-22T13:09:00Z">
          <w:r w:rsidR="009D2CAD" w:rsidDel="006B1111">
            <w:delText>Ilustración</w:delText>
          </w:r>
        </w:del>
        <w:r w:rsidR="009D2CAD">
          <w:t xml:space="preserve"> </w:t>
        </w:r>
      </w:ins>
      <w:ins w:id="8006" w:author="IO" w:date="2011-07-22T13:09:00Z">
        <w:r>
          <w:fldChar w:fldCharType="begin"/>
        </w:r>
        <w:r>
          <w:instrText xml:space="preserve"> SEQ Figura \* ARABIC </w:instrText>
        </w:r>
      </w:ins>
      <w:r>
        <w:fldChar w:fldCharType="separate"/>
      </w:r>
      <w:ins w:id="8007" w:author="Orion" w:date="2011-07-26T22:30:00Z">
        <w:r w:rsidR="00503590">
          <w:rPr>
            <w:noProof/>
          </w:rPr>
          <w:t>31</w:t>
        </w:r>
      </w:ins>
      <w:bookmarkEnd w:id="8002"/>
      <w:ins w:id="8008" w:author="IO" w:date="2011-07-22T13:16:00Z">
        <w:del w:id="8009" w:author="Orion" w:date="2011-07-24T21:36:00Z">
          <w:r w:rsidR="00416FF6" w:rsidDel="00587D28">
            <w:rPr>
              <w:noProof/>
            </w:rPr>
            <w:delText>30</w:delText>
          </w:r>
        </w:del>
      </w:ins>
      <w:ins w:id="8010" w:author="IO" w:date="2011-07-22T13:09:00Z">
        <w:r>
          <w:fldChar w:fldCharType="end"/>
        </w:r>
      </w:ins>
      <w:ins w:id="8011" w:author="Orion" w:date="2011-06-28T17:59:00Z">
        <w:del w:id="8012" w:author="IO" w:date="2011-07-22T13:09:00Z">
          <w:r w:rsidR="009D2CAD" w:rsidDel="006B1111">
            <w:fldChar w:fldCharType="begin"/>
          </w:r>
          <w:r w:rsidR="009D2CAD" w:rsidDel="006B1111">
            <w:delInstrText xml:space="preserve"> SEQ Ilustración \* ARABIC </w:delInstrText>
          </w:r>
        </w:del>
      </w:ins>
      <w:del w:id="8013" w:author="IO" w:date="2011-07-22T13:09:00Z">
        <w:r w:rsidR="009D2CAD" w:rsidDel="006B1111">
          <w:fldChar w:fldCharType="end"/>
        </w:r>
      </w:del>
      <w:bookmarkEnd w:id="8003"/>
    </w:p>
    <w:p w14:paraId="0CD123FD" w14:textId="643A596B" w:rsidR="00DD79DB" w:rsidRDefault="00EC4B15">
      <w:pPr>
        <w:jc w:val="both"/>
        <w:rPr>
          <w:ins w:id="8014" w:author="Orion" w:date="2011-06-29T17:10:00Z"/>
          <w:rFonts w:cs="Times New Roman"/>
        </w:rPr>
        <w:pPrChange w:id="8015" w:author="Orion" w:date="2011-06-26T12:33:00Z">
          <w:pPr/>
        </w:pPrChange>
      </w:pPr>
      <w:ins w:id="8016"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8017" w:author="Orion" w:date="2011-07-26T22:30:00Z">
        <w:r w:rsidR="00503590">
          <w:t xml:space="preserve">Figura </w:t>
        </w:r>
        <w:r w:rsidR="00503590">
          <w:rPr>
            <w:noProof/>
          </w:rPr>
          <w:t>31</w:t>
        </w:r>
      </w:ins>
      <w:ins w:id="8018" w:author="Orion" w:date="2011-06-29T17:10:00Z">
        <w:r>
          <w:rPr>
            <w:rFonts w:cs="Times New Roman"/>
          </w:rPr>
          <w:fldChar w:fldCharType="end"/>
        </w:r>
        <w:r>
          <w:rPr>
            <w:rFonts w:cs="Times New Roman"/>
          </w:rPr>
          <w:t xml:space="preserve">) es una imagen representativa del diagrama mostrado en la </w:t>
        </w:r>
      </w:ins>
      <w:ins w:id="8019"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8020" w:author="Orion" w:date="2011-07-26T22:30:00Z">
        <w:r w:rsidR="00503590">
          <w:t xml:space="preserve">Figura </w:t>
        </w:r>
        <w:r w:rsidR="00503590">
          <w:rPr>
            <w:noProof/>
          </w:rPr>
          <w:t>23</w:t>
        </w:r>
      </w:ins>
      <w:ins w:id="8021" w:author="Orion" w:date="2011-06-29T17:11:00Z">
        <w:r>
          <w:rPr>
            <w:rFonts w:cs="Times New Roman"/>
          </w:rPr>
          <w:fldChar w:fldCharType="end"/>
        </w:r>
        <w:r>
          <w:rPr>
            <w:rFonts w:cs="Times New Roman"/>
          </w:rPr>
          <w:t xml:space="preserve"> donde la posibilidad de riesgo de conflicto desaparece por completo.</w:t>
        </w:r>
      </w:ins>
      <w:ins w:id="8022" w:author="Orion" w:date="2011-06-29T17:12:00Z">
        <w:r>
          <w:rPr>
            <w:rFonts w:cs="Times New Roman"/>
          </w:rPr>
          <w:t xml:space="preserve"> Pero debido a que a los pilotos, por su condición, les lleva algo de tiempo restablecer el vuelo que llevaban antes del conflicto</w:t>
        </w:r>
      </w:ins>
      <w:ins w:id="8023" w:author="Orion" w:date="2011-06-29T17:13:00Z">
        <w:r>
          <w:rPr>
            <w:rFonts w:cs="Times New Roman"/>
          </w:rPr>
          <w:t xml:space="preserve">, no es hasta que están muy lejos cuando </w:t>
        </w:r>
      </w:ins>
      <w:ins w:id="8024" w:author="Orion" w:date="2011-06-29T17:14:00Z">
        <w:r>
          <w:rPr>
            <w:rFonts w:cs="Times New Roman"/>
          </w:rPr>
          <w:t>los aviones vuelven a sus alturas y velocidades de crucero.</w:t>
        </w:r>
      </w:ins>
    </w:p>
    <w:p w14:paraId="0094A167" w14:textId="77777777" w:rsidR="00EC4B15" w:rsidRDefault="00EC4B15">
      <w:pPr>
        <w:jc w:val="both"/>
        <w:rPr>
          <w:ins w:id="8025" w:author="Orion" w:date="2011-06-28T17:25:00Z"/>
          <w:rFonts w:cs="Times New Roman"/>
        </w:rPr>
        <w:pPrChange w:id="8026"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8027" w:author="Orion" w:date="2011-06-28T18:17:00Z"/>
          <w:i/>
          <w:rPrChange w:id="8028" w:author="IO" w:date="2011-07-22T12:29:00Z">
            <w:rPr>
              <w:ins w:id="8029" w:author="Orion" w:date="2011-06-28T18:17:00Z"/>
              <w:rFonts w:cs="Times New Roman"/>
            </w:rPr>
          </w:rPrChange>
        </w:rPr>
        <w:pPrChange w:id="8030" w:author="IO" w:date="2011-07-22T12:29:00Z">
          <w:pPr/>
        </w:pPrChange>
      </w:pPr>
      <w:ins w:id="8031" w:author="Orion" w:date="2011-06-28T18:13:00Z">
        <w:r w:rsidRPr="00441066">
          <w:rPr>
            <w:i/>
            <w:rPrChange w:id="8032" w:author="IO" w:date="2011-07-22T12:29:00Z">
              <w:rPr>
                <w:rFonts w:cs="Times New Roman"/>
              </w:rPr>
            </w:rPrChange>
          </w:rPr>
          <w:t xml:space="preserve">El en el siguiente grupo de </w:t>
        </w:r>
      </w:ins>
      <w:ins w:id="8033" w:author="Orion" w:date="2011-06-28T18:14:00Z">
        <w:r w:rsidRPr="00441066">
          <w:rPr>
            <w:i/>
            <w:rPrChange w:id="8034" w:author="IO" w:date="2011-07-22T12:29:00Z">
              <w:rPr>
                <w:rFonts w:cs="Times New Roman"/>
              </w:rPr>
            </w:rPrChange>
          </w:rPr>
          <w:t>imágenes</w:t>
        </w:r>
      </w:ins>
      <w:ins w:id="8035" w:author="Orion" w:date="2011-06-28T18:13:00Z">
        <w:r w:rsidRPr="00441066">
          <w:rPr>
            <w:i/>
            <w:rPrChange w:id="8036" w:author="IO" w:date="2011-07-22T12:29:00Z">
              <w:rPr>
                <w:rFonts w:cs="Times New Roman"/>
              </w:rPr>
            </w:rPrChange>
          </w:rPr>
          <w:t xml:space="preserve"> </w:t>
        </w:r>
      </w:ins>
      <w:ins w:id="8037" w:author="Orion" w:date="2011-06-28T18:14:00Z">
        <w:r w:rsidRPr="00441066">
          <w:rPr>
            <w:i/>
            <w:rPrChange w:id="8038" w:author="IO" w:date="2011-07-22T12:29:00Z">
              <w:rPr>
                <w:rFonts w:cs="Times New Roman"/>
              </w:rPr>
            </w:rPrChange>
          </w:rPr>
          <w:t>se verá el comportamiento de pilotos con valores de estrés y fatiga medios y una experiencia media de vuelo</w:t>
        </w:r>
      </w:ins>
      <w:ins w:id="8039" w:author="Orion" w:date="2011-07-05T13:06:00Z">
        <w:r w:rsidR="008759A0" w:rsidRPr="00441066">
          <w:rPr>
            <w:i/>
            <w:rPrChange w:id="8040" w:author="IO" w:date="2011-07-22T12:29:00Z">
              <w:rPr>
                <w:rFonts w:cs="Times New Roman"/>
              </w:rPr>
            </w:rPrChange>
          </w:rPr>
          <w:t xml:space="preserve"> (valores de estrés, fatiga y experiencia </w:t>
        </w:r>
      </w:ins>
      <w:ins w:id="8041" w:author="Orion" w:date="2011-07-05T13:07:00Z">
        <w:r w:rsidR="008759A0" w:rsidRPr="00441066">
          <w:rPr>
            <w:i/>
            <w:rPrChange w:id="8042" w:author="IO" w:date="2011-07-22T12:29:00Z">
              <w:rPr>
                <w:rFonts w:cs="Times New Roman"/>
              </w:rPr>
            </w:rPrChange>
          </w:rPr>
          <w:t>igual a 50</w:t>
        </w:r>
      </w:ins>
      <w:ins w:id="8043" w:author="Orion" w:date="2011-07-05T13:06:00Z">
        <w:r w:rsidR="008759A0" w:rsidRPr="00441066">
          <w:rPr>
            <w:i/>
            <w:rPrChange w:id="8044" w:author="IO" w:date="2011-07-22T12:29:00Z">
              <w:rPr>
                <w:rFonts w:cs="Times New Roman"/>
              </w:rPr>
            </w:rPrChange>
          </w:rPr>
          <w:t xml:space="preserve">%, </w:t>
        </w:r>
      </w:ins>
      <w:ins w:id="8045" w:author="Orion" w:date="2011-07-05T13:07:00Z">
        <w:r w:rsidR="008759A0" w:rsidRPr="00441066">
          <w:rPr>
            <w:i/>
            <w:rPrChange w:id="8046" w:author="IO" w:date="2011-07-22T12:29:00Z">
              <w:rPr>
                <w:rFonts w:cs="Times New Roman"/>
              </w:rPr>
            </w:rPrChange>
          </w:rPr>
          <w:t>50</w:t>
        </w:r>
      </w:ins>
      <w:ins w:id="8047" w:author="Orion" w:date="2011-07-05T13:06:00Z">
        <w:r w:rsidR="008759A0" w:rsidRPr="00441066">
          <w:rPr>
            <w:i/>
            <w:rPrChange w:id="8048" w:author="IO" w:date="2011-07-22T12:29:00Z">
              <w:rPr>
                <w:rFonts w:cs="Times New Roman"/>
              </w:rPr>
            </w:rPrChange>
          </w:rPr>
          <w:t>% y 2</w:t>
        </w:r>
      </w:ins>
      <w:ins w:id="8049" w:author="Orion" w:date="2011-07-05T13:07:00Z">
        <w:r w:rsidR="008759A0" w:rsidRPr="00441066">
          <w:rPr>
            <w:i/>
            <w:rPrChange w:id="8050" w:author="IO" w:date="2011-07-22T12:29:00Z">
              <w:rPr>
                <w:rFonts w:cs="Times New Roman"/>
              </w:rPr>
            </w:rPrChange>
          </w:rPr>
          <w:t>5</w:t>
        </w:r>
      </w:ins>
      <w:ins w:id="8051" w:author="Orion" w:date="2011-07-05T13:06:00Z">
        <w:r w:rsidR="008759A0" w:rsidRPr="00441066">
          <w:rPr>
            <w:i/>
            <w:rPrChange w:id="8052" w:author="IO" w:date="2011-07-22T12:29:00Z">
              <w:rPr>
                <w:rFonts w:cs="Times New Roman"/>
              </w:rPr>
            </w:rPrChange>
          </w:rPr>
          <w:t>% respectivamente)</w:t>
        </w:r>
      </w:ins>
      <w:ins w:id="8053" w:author="Orion" w:date="2011-06-28T18:14:00Z">
        <w:r w:rsidRPr="00441066">
          <w:rPr>
            <w:i/>
            <w:rPrChange w:id="8054" w:author="IO" w:date="2011-07-22T12:29:00Z">
              <w:rPr>
                <w:rFonts w:cs="Times New Roman"/>
              </w:rPr>
            </w:rPrChange>
          </w:rPr>
          <w:t>.</w:t>
        </w:r>
      </w:ins>
      <w:ins w:id="8055" w:author="Orion" w:date="2011-06-28T18:21:00Z">
        <w:r w:rsidR="004B1C04" w:rsidRPr="00441066">
          <w:rPr>
            <w:i/>
            <w:rPrChange w:id="8056" w:author="IO" w:date="2011-07-22T12:29:00Z">
              <w:rPr>
                <w:rFonts w:cs="Times New Roman"/>
              </w:rPr>
            </w:rPrChange>
          </w:rPr>
          <w:t xml:space="preserve"> Lo primero que se puede observar es que a los pilotos les lleva men</w:t>
        </w:r>
      </w:ins>
      <w:ins w:id="8057" w:author="Orion" w:date="2011-06-29T09:56:00Z">
        <w:r w:rsidR="000F6D72" w:rsidRPr="00441066">
          <w:rPr>
            <w:i/>
            <w:rPrChange w:id="8058" w:author="IO" w:date="2011-07-22T12:29:00Z">
              <w:rPr>
                <w:rFonts w:cs="Times New Roman"/>
              </w:rPr>
            </w:rPrChange>
          </w:rPr>
          <w:t>o</w:t>
        </w:r>
      </w:ins>
      <w:ins w:id="8059" w:author="Orion" w:date="2011-06-28T18:21:00Z">
        <w:r w:rsidR="004B1C04" w:rsidRPr="00441066">
          <w:rPr>
            <w:i/>
            <w:rPrChange w:id="8060" w:author="IO" w:date="2011-07-22T12:29:00Z">
              <w:rPr>
                <w:rFonts w:cs="Times New Roman"/>
              </w:rPr>
            </w:rPrChange>
          </w:rPr>
          <w:t>s tiempo ponerse a rumbo del destino. También se pu</w:t>
        </w:r>
      </w:ins>
      <w:ins w:id="8061" w:author="Orion" w:date="2011-06-29T09:56:00Z">
        <w:r w:rsidR="00C2103E" w:rsidRPr="00441066">
          <w:rPr>
            <w:i/>
            <w:rPrChange w:id="8062" w:author="IO" w:date="2011-07-22T12:29:00Z">
              <w:rPr>
                <w:rFonts w:cs="Times New Roman"/>
              </w:rPr>
            </w:rPrChange>
          </w:rPr>
          <w:t>e</w:t>
        </w:r>
      </w:ins>
      <w:ins w:id="8063" w:author="Orion" w:date="2011-06-28T18:21:00Z">
        <w:r w:rsidR="004B1C04" w:rsidRPr="00441066">
          <w:rPr>
            <w:i/>
            <w:rPrChange w:id="8064" w:author="IO" w:date="2011-07-22T12:29:00Z">
              <w:rPr>
                <w:rFonts w:cs="Times New Roman"/>
              </w:rPr>
            </w:rPrChange>
          </w:rPr>
          <w:t xml:space="preserve">de ver </w:t>
        </w:r>
      </w:ins>
      <w:ins w:id="8065" w:author="Orion" w:date="2011-06-28T18:22:00Z">
        <w:r w:rsidR="004B1C04" w:rsidRPr="00441066">
          <w:rPr>
            <w:i/>
            <w:rPrChange w:id="8066" w:author="IO" w:date="2011-07-22T12:29:00Z">
              <w:rPr>
                <w:rFonts w:cs="Times New Roman"/>
              </w:rPr>
            </w:rPrChange>
          </w:rPr>
          <w:t>poco después de detectado el conflicto (</w:t>
        </w:r>
      </w:ins>
      <w:ins w:id="8067" w:author="Orion" w:date="2011-06-28T18:23:00Z">
        <w:r w:rsidR="004B1C04" w:rsidRPr="00441066">
          <w:rPr>
            <w:i/>
            <w:rPrChange w:id="8068" w:author="IO" w:date="2011-07-22T12:29:00Z">
              <w:rPr>
                <w:rFonts w:cs="Times New Roman"/>
              </w:rPr>
            </w:rPrChange>
          </w:rPr>
          <w:fldChar w:fldCharType="begin"/>
        </w:r>
        <w:r w:rsidR="004B1C04" w:rsidRPr="00441066">
          <w:rPr>
            <w:i/>
            <w:rPrChange w:id="8069"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8070" w:author="IO" w:date="2011-07-22T12:29:00Z">
            <w:rPr>
              <w:i/>
            </w:rPr>
          </w:rPrChange>
        </w:rPr>
      </w:r>
      <w:r w:rsidR="004B1C04" w:rsidRPr="00441066">
        <w:rPr>
          <w:i/>
          <w:rPrChange w:id="8071" w:author="IO" w:date="2011-07-22T12:29:00Z">
            <w:rPr>
              <w:rFonts w:cs="Times New Roman"/>
            </w:rPr>
          </w:rPrChange>
        </w:rPr>
        <w:fldChar w:fldCharType="separate"/>
      </w:r>
      <w:ins w:id="8072" w:author="Orion" w:date="2011-07-26T22:30:00Z">
        <w:r w:rsidR="00503590" w:rsidRPr="00503590">
          <w:rPr>
            <w:i/>
            <w:rPrChange w:id="8073" w:author="Orion" w:date="2011-07-26T22:30:00Z">
              <w:rPr/>
            </w:rPrChange>
          </w:rPr>
          <w:t>Figura 32</w:t>
        </w:r>
      </w:ins>
      <w:ins w:id="8074" w:author="Orion" w:date="2011-06-28T18:23:00Z">
        <w:r w:rsidR="004B1C04" w:rsidRPr="00441066">
          <w:rPr>
            <w:i/>
            <w:rPrChange w:id="8075" w:author="IO" w:date="2011-07-22T12:29:00Z">
              <w:rPr>
                <w:rFonts w:cs="Times New Roman"/>
              </w:rPr>
            </w:rPrChange>
          </w:rPr>
          <w:fldChar w:fldCharType="end"/>
        </w:r>
      </w:ins>
      <w:ins w:id="8076" w:author="Orion" w:date="2011-06-28T18:22:00Z">
        <w:r w:rsidR="004B1C04" w:rsidRPr="00441066">
          <w:rPr>
            <w:i/>
            <w:rPrChange w:id="8077" w:author="IO" w:date="2011-07-22T12:29:00Z">
              <w:rPr>
                <w:rFonts w:cs="Times New Roman"/>
              </w:rPr>
            </w:rPrChange>
          </w:rPr>
          <w:t>) los pilotos</w:t>
        </w:r>
      </w:ins>
      <w:ins w:id="8078" w:author="Orion" w:date="2011-06-28T18:23:00Z">
        <w:r w:rsidR="004B1C04" w:rsidRPr="00441066">
          <w:rPr>
            <w:i/>
            <w:rPrChange w:id="8079" w:author="IO" w:date="2011-07-22T12:29:00Z">
              <w:rPr>
                <w:rFonts w:cs="Times New Roman"/>
              </w:rPr>
            </w:rPrChange>
          </w:rPr>
          <w:t xml:space="preserve"> acatan las ordenes de los controladores y ponen a volar a sus respectivas aeronaves a la altura/velocidad ordenada. </w:t>
        </w:r>
      </w:ins>
      <w:ins w:id="8080" w:author="Orion" w:date="2011-06-28T18:24:00Z">
        <w:r w:rsidR="004B1C04" w:rsidRPr="00441066">
          <w:rPr>
            <w:i/>
            <w:rPrChange w:id="8081" w:author="IO" w:date="2011-07-22T12:29:00Z">
              <w:rPr>
                <w:rFonts w:cs="Times New Roman"/>
              </w:rPr>
            </w:rPrChange>
          </w:rPr>
          <w:t xml:space="preserve">A su vez se puede ver en la </w:t>
        </w:r>
        <w:r w:rsidR="004B1C04" w:rsidRPr="00441066">
          <w:rPr>
            <w:i/>
            <w:rPrChange w:id="8082" w:author="IO" w:date="2011-07-22T12:29:00Z">
              <w:rPr>
                <w:rFonts w:cs="Times New Roman"/>
              </w:rPr>
            </w:rPrChange>
          </w:rPr>
          <w:fldChar w:fldCharType="begin"/>
        </w:r>
        <w:r w:rsidR="004B1C04" w:rsidRPr="00441066">
          <w:rPr>
            <w:i/>
            <w:rPrChange w:id="8083"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8084" w:author="IO" w:date="2011-07-22T12:29:00Z">
            <w:rPr>
              <w:i/>
            </w:rPr>
          </w:rPrChange>
        </w:rPr>
      </w:r>
      <w:r w:rsidR="004B1C04" w:rsidRPr="00441066">
        <w:rPr>
          <w:i/>
          <w:rPrChange w:id="8085" w:author="IO" w:date="2011-07-22T12:29:00Z">
            <w:rPr>
              <w:rFonts w:cs="Times New Roman"/>
            </w:rPr>
          </w:rPrChange>
        </w:rPr>
        <w:fldChar w:fldCharType="separate"/>
      </w:r>
      <w:ins w:id="8086" w:author="Orion" w:date="2011-07-26T22:30:00Z">
        <w:r w:rsidR="00503590" w:rsidRPr="00503590">
          <w:rPr>
            <w:i/>
            <w:rPrChange w:id="8087" w:author="Orion" w:date="2011-07-26T22:30:00Z">
              <w:rPr/>
            </w:rPrChange>
          </w:rPr>
          <w:t>Figura 33</w:t>
        </w:r>
      </w:ins>
      <w:ins w:id="8088" w:author="Orion" w:date="2011-06-28T18:24:00Z">
        <w:r w:rsidR="004B1C04" w:rsidRPr="00441066">
          <w:rPr>
            <w:i/>
            <w:rPrChange w:id="8089" w:author="IO" w:date="2011-07-22T12:29:00Z">
              <w:rPr>
                <w:rFonts w:cs="Times New Roman"/>
              </w:rPr>
            </w:rPrChange>
          </w:rPr>
          <w:fldChar w:fldCharType="end"/>
        </w:r>
        <w:r w:rsidR="004B1C04" w:rsidRPr="00441066">
          <w:rPr>
            <w:i/>
            <w:rPrChange w:id="8090" w:author="IO" w:date="2011-07-22T12:29:00Z">
              <w:rPr>
                <w:rFonts w:cs="Times New Roman"/>
              </w:rPr>
            </w:rPrChange>
          </w:rPr>
          <w:t xml:space="preserve"> que </w:t>
        </w:r>
      </w:ins>
      <w:ins w:id="8091" w:author="Orion" w:date="2011-06-28T18:26:00Z">
        <w:r w:rsidR="004B1C04" w:rsidRPr="00441066">
          <w:rPr>
            <w:i/>
            <w:rPrChange w:id="8092" w:author="IO" w:date="2011-07-22T12:29:00Z">
              <w:rPr>
                <w:rFonts w:cs="Times New Roman"/>
              </w:rPr>
            </w:rPrChange>
          </w:rPr>
          <w:t xml:space="preserve">no transcurre demasiado tiempo desde </w:t>
        </w:r>
      </w:ins>
      <w:ins w:id="8093" w:author="Orion" w:date="2011-06-28T18:24:00Z">
        <w:r w:rsidR="004B1C04" w:rsidRPr="00441066">
          <w:rPr>
            <w:i/>
            <w:rPrChange w:id="8094" w:author="IO" w:date="2011-07-22T12:29:00Z">
              <w:rPr>
                <w:rFonts w:cs="Times New Roman"/>
              </w:rPr>
            </w:rPrChange>
          </w:rPr>
          <w:t>que el controlador orden</w:t>
        </w:r>
      </w:ins>
      <w:ins w:id="8095" w:author="Orion" w:date="2011-06-28T18:27:00Z">
        <w:r w:rsidR="006958B4" w:rsidRPr="00441066">
          <w:rPr>
            <w:i/>
            <w:rPrChange w:id="8096" w:author="IO" w:date="2011-07-22T12:29:00Z">
              <w:rPr>
                <w:rFonts w:cs="Times New Roman"/>
              </w:rPr>
            </w:rPrChange>
          </w:rPr>
          <w:t>a</w:t>
        </w:r>
      </w:ins>
      <w:ins w:id="8097" w:author="Orion" w:date="2011-06-28T18:24:00Z">
        <w:r w:rsidR="004B1C04" w:rsidRPr="00441066">
          <w:rPr>
            <w:i/>
            <w:rPrChange w:id="8098" w:author="IO" w:date="2011-07-22T12:29:00Z">
              <w:rPr>
                <w:rFonts w:cs="Times New Roman"/>
              </w:rPr>
            </w:rPrChange>
          </w:rPr>
          <w:t xml:space="preserve"> a los pilotos </w:t>
        </w:r>
      </w:ins>
      <w:ins w:id="8099" w:author="Orion" w:date="2011-06-28T18:27:00Z">
        <w:r w:rsidR="006958B4" w:rsidRPr="00441066">
          <w:rPr>
            <w:i/>
            <w:rPrChange w:id="8100" w:author="IO" w:date="2011-07-22T12:29:00Z">
              <w:rPr>
                <w:rFonts w:cs="Times New Roman"/>
              </w:rPr>
            </w:rPrChange>
          </w:rPr>
          <w:t>restablecer</w:t>
        </w:r>
      </w:ins>
      <w:ins w:id="8101" w:author="Orion" w:date="2011-06-28T18:26:00Z">
        <w:r w:rsidR="004B1C04" w:rsidRPr="00441066">
          <w:rPr>
            <w:i/>
            <w:rPrChange w:id="8102" w:author="IO" w:date="2011-07-22T12:29:00Z">
              <w:rPr>
                <w:rFonts w:cs="Times New Roman"/>
              </w:rPr>
            </w:rPrChange>
          </w:rPr>
          <w:t xml:space="preserve"> los </w:t>
        </w:r>
      </w:ins>
      <w:ins w:id="8103" w:author="Orion" w:date="2011-06-28T18:24:00Z">
        <w:r w:rsidR="004B1C04" w:rsidRPr="00441066">
          <w:rPr>
            <w:i/>
            <w:rPrChange w:id="8104" w:author="IO" w:date="2011-07-22T12:29:00Z">
              <w:rPr>
                <w:rFonts w:cs="Times New Roman"/>
              </w:rPr>
            </w:rPrChange>
          </w:rPr>
          <w:t>valores de crucero</w:t>
        </w:r>
      </w:ins>
      <w:ins w:id="8105" w:author="Orion" w:date="2011-06-28T18:26:00Z">
        <w:r w:rsidR="004B1C04" w:rsidRPr="00441066">
          <w:rPr>
            <w:i/>
            <w:rPrChange w:id="8106" w:author="IO" w:date="2011-07-22T12:29:00Z">
              <w:rPr>
                <w:rFonts w:cs="Times New Roman"/>
              </w:rPr>
            </w:rPrChange>
          </w:rPr>
          <w:t xml:space="preserve"> de la aeronave</w:t>
        </w:r>
        <w:r w:rsidR="000A07B8" w:rsidRPr="00441066">
          <w:rPr>
            <w:i/>
            <w:rPrChange w:id="8107" w:author="IO" w:date="2011-07-22T12:29:00Z">
              <w:rPr>
                <w:rFonts w:cs="Times New Roman"/>
              </w:rPr>
            </w:rPrChange>
          </w:rPr>
          <w:t xml:space="preserve"> </w:t>
        </w:r>
      </w:ins>
      <w:ins w:id="8108" w:author="Orion" w:date="2011-06-28T18:27:00Z">
        <w:r w:rsidR="000A07B8" w:rsidRPr="00441066">
          <w:rPr>
            <w:i/>
            <w:rPrChange w:id="8109" w:author="IO" w:date="2011-07-22T12:29:00Z">
              <w:rPr>
                <w:rFonts w:cs="Times New Roman"/>
              </w:rPr>
            </w:rPrChange>
          </w:rPr>
          <w:t>hasta que estos pilotos</w:t>
        </w:r>
        <w:r w:rsidR="006958B4" w:rsidRPr="00441066">
          <w:rPr>
            <w:i/>
            <w:rPrChange w:id="8110" w:author="IO" w:date="2011-07-22T12:29:00Z">
              <w:rPr>
                <w:rFonts w:cs="Times New Roman"/>
              </w:rPr>
            </w:rPrChange>
          </w:rPr>
          <w:t xml:space="preserve"> </w:t>
        </w:r>
      </w:ins>
      <w:ins w:id="8111" w:author="Orion" w:date="2011-06-28T18:28:00Z">
        <w:r w:rsidR="000A07B8" w:rsidRPr="00441066">
          <w:rPr>
            <w:i/>
            <w:rPrChange w:id="8112" w:author="IO" w:date="2011-07-22T12:29:00Z">
              <w:rPr>
                <w:rFonts w:cs="Times New Roman"/>
              </w:rPr>
            </w:rPrChange>
          </w:rPr>
          <w:t>llevan realmente</w:t>
        </w:r>
      </w:ins>
      <w:ins w:id="8113" w:author="Orion" w:date="2011-06-28T18:26:00Z">
        <w:r w:rsidR="004B1C04" w:rsidRPr="00441066">
          <w:rPr>
            <w:i/>
            <w:rPrChange w:id="8114" w:author="IO" w:date="2011-07-22T12:29:00Z">
              <w:rPr>
                <w:rFonts w:cs="Times New Roman"/>
              </w:rPr>
            </w:rPrChange>
          </w:rPr>
          <w:t xml:space="preserve"> a cabo la maniobra.</w:t>
        </w:r>
      </w:ins>
    </w:p>
    <w:p w14:paraId="68E8AA44" w14:textId="77777777" w:rsidR="007A7012" w:rsidRDefault="007A7012">
      <w:pPr>
        <w:jc w:val="both"/>
        <w:rPr>
          <w:ins w:id="8115" w:author="Orion" w:date="2011-06-28T18:17:00Z"/>
          <w:rFonts w:cs="Times New Roman"/>
        </w:rPr>
        <w:pPrChange w:id="8116" w:author="Orion" w:date="2011-06-28T18:17:00Z">
          <w:pPr/>
        </w:pPrChange>
      </w:pPr>
    </w:p>
    <w:p w14:paraId="356B1991" w14:textId="285360B0" w:rsidR="007A7012" w:rsidRDefault="0055309E">
      <w:pPr>
        <w:jc w:val="both"/>
        <w:rPr>
          <w:ins w:id="8117" w:author="Orion" w:date="2011-06-28T18:17:00Z"/>
          <w:rFonts w:cs="Times New Roman"/>
        </w:rPr>
        <w:pPrChange w:id="8118" w:author="Orion" w:date="2011-06-28T18:17:00Z">
          <w:pPr/>
        </w:pPrChange>
      </w:pPr>
      <w:ins w:id="8119" w:author="Orion" w:date="2011-06-29T15:43:00Z">
        <w:r w:rsidRPr="00282451">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8120" w:author="Orion" w:date="2011-06-28T18:19:00Z"/>
          <w:rFonts w:cs="Times New Roman"/>
        </w:rPr>
        <w:pPrChange w:id="8121" w:author="Orion" w:date="2011-06-28T18:22:00Z">
          <w:pPr/>
        </w:pPrChange>
      </w:pPr>
      <w:bookmarkStart w:id="8122" w:name="_Toc299483456"/>
      <w:bookmarkStart w:id="8123" w:name="_Ref297048711"/>
      <w:r>
        <w:t>Figura</w:t>
      </w:r>
      <w:ins w:id="8124" w:author="Orion" w:date="2011-06-28T18:22:00Z">
        <w:del w:id="8125" w:author="IO" w:date="2011-07-22T13:09:00Z">
          <w:r w:rsidR="004B1C04" w:rsidDel="006B1111">
            <w:delText>Ilustración</w:delText>
          </w:r>
        </w:del>
        <w:r w:rsidR="004B1C04">
          <w:t xml:space="preserve"> </w:t>
        </w:r>
      </w:ins>
      <w:ins w:id="8126" w:author="IO" w:date="2011-07-22T13:09:00Z">
        <w:r>
          <w:fldChar w:fldCharType="begin"/>
        </w:r>
        <w:r>
          <w:instrText xml:space="preserve"> SEQ Figura \* ARABIC </w:instrText>
        </w:r>
      </w:ins>
      <w:r>
        <w:fldChar w:fldCharType="separate"/>
      </w:r>
      <w:ins w:id="8127" w:author="Orion" w:date="2011-07-26T22:30:00Z">
        <w:r w:rsidR="00503590">
          <w:rPr>
            <w:noProof/>
          </w:rPr>
          <w:t>32</w:t>
        </w:r>
      </w:ins>
      <w:bookmarkEnd w:id="8122"/>
      <w:ins w:id="8128" w:author="IO" w:date="2011-07-22T13:16:00Z">
        <w:del w:id="8129" w:author="Orion" w:date="2011-07-24T21:36:00Z">
          <w:r w:rsidR="00416FF6" w:rsidDel="00587D28">
            <w:rPr>
              <w:noProof/>
            </w:rPr>
            <w:delText>31</w:delText>
          </w:r>
        </w:del>
      </w:ins>
      <w:ins w:id="8130" w:author="IO" w:date="2011-07-22T13:09:00Z">
        <w:r>
          <w:fldChar w:fldCharType="end"/>
        </w:r>
      </w:ins>
      <w:ins w:id="8131" w:author="Orion" w:date="2011-06-28T18:22:00Z">
        <w:del w:id="8132" w:author="IO" w:date="2011-07-22T13:09:00Z">
          <w:r w:rsidR="004B1C04" w:rsidDel="006B1111">
            <w:fldChar w:fldCharType="begin"/>
          </w:r>
          <w:r w:rsidR="004B1C04" w:rsidDel="006B1111">
            <w:delInstrText xml:space="preserve"> SEQ Ilustración \* ARABIC </w:delInstrText>
          </w:r>
        </w:del>
      </w:ins>
      <w:del w:id="8133" w:author="IO" w:date="2011-07-22T13:09:00Z">
        <w:r w:rsidR="004B1C04" w:rsidDel="006B1111">
          <w:fldChar w:fldCharType="end"/>
        </w:r>
      </w:del>
      <w:bookmarkEnd w:id="8123"/>
    </w:p>
    <w:p w14:paraId="5F6DA6F6" w14:textId="77777777" w:rsidR="007A7012" w:rsidRDefault="007A7012">
      <w:pPr>
        <w:jc w:val="both"/>
        <w:rPr>
          <w:ins w:id="8134" w:author="Orion" w:date="2011-06-28T18:19:00Z"/>
          <w:rFonts w:cs="Times New Roman"/>
        </w:rPr>
        <w:pPrChange w:id="8135" w:author="Orion" w:date="2011-06-28T18:17:00Z">
          <w:pPr/>
        </w:pPrChange>
      </w:pPr>
    </w:p>
    <w:p w14:paraId="13FD1AFD" w14:textId="26E793CA" w:rsidR="004B1C04" w:rsidRDefault="002B4BCF">
      <w:pPr>
        <w:jc w:val="both"/>
        <w:rPr>
          <w:ins w:id="8136" w:author="Orion" w:date="2011-06-28T18:17:00Z"/>
          <w:rFonts w:cs="Times New Roman"/>
        </w:rPr>
        <w:pPrChange w:id="8137" w:author="Orion" w:date="2011-06-28T18:17:00Z">
          <w:pPr/>
        </w:pPrChange>
      </w:pPr>
      <w:ins w:id="8138" w:author="Orion" w:date="2011-06-29T15:42:00Z">
        <w:r w:rsidRPr="00282451">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8139" w:author="Orion" w:date="2011-06-28T18:17:00Z"/>
          <w:rFonts w:cs="Times New Roman"/>
        </w:rPr>
        <w:pPrChange w:id="8140" w:author="Orion" w:date="2011-06-28T18:24:00Z">
          <w:pPr/>
        </w:pPrChange>
      </w:pPr>
      <w:bookmarkStart w:id="8141" w:name="_Toc299483457"/>
      <w:bookmarkStart w:id="8142" w:name="_Ref297048794"/>
      <w:r>
        <w:t>Figura</w:t>
      </w:r>
      <w:ins w:id="8143" w:author="Orion" w:date="2011-06-28T18:24:00Z">
        <w:del w:id="8144" w:author="IO" w:date="2011-07-22T13:09:00Z">
          <w:r w:rsidR="004B1C04" w:rsidDel="006B1111">
            <w:delText>Ilustración</w:delText>
          </w:r>
        </w:del>
        <w:r w:rsidR="004B1C04">
          <w:t xml:space="preserve"> </w:t>
        </w:r>
      </w:ins>
      <w:ins w:id="8145" w:author="IO" w:date="2011-07-22T13:09:00Z">
        <w:r>
          <w:fldChar w:fldCharType="begin"/>
        </w:r>
        <w:r>
          <w:instrText xml:space="preserve"> SEQ Figura \* ARABIC </w:instrText>
        </w:r>
      </w:ins>
      <w:r>
        <w:fldChar w:fldCharType="separate"/>
      </w:r>
      <w:ins w:id="8146" w:author="Orion" w:date="2011-07-26T22:30:00Z">
        <w:r w:rsidR="00503590">
          <w:rPr>
            <w:noProof/>
          </w:rPr>
          <w:t>33</w:t>
        </w:r>
      </w:ins>
      <w:bookmarkEnd w:id="8141"/>
      <w:ins w:id="8147" w:author="IO" w:date="2011-07-22T13:16:00Z">
        <w:del w:id="8148" w:author="Orion" w:date="2011-07-24T21:36:00Z">
          <w:r w:rsidR="00416FF6" w:rsidDel="00587D28">
            <w:rPr>
              <w:noProof/>
            </w:rPr>
            <w:delText>32</w:delText>
          </w:r>
        </w:del>
      </w:ins>
      <w:ins w:id="8149" w:author="IO" w:date="2011-07-22T13:09:00Z">
        <w:r>
          <w:fldChar w:fldCharType="end"/>
        </w:r>
      </w:ins>
      <w:ins w:id="8150" w:author="Orion" w:date="2011-06-28T18:24:00Z">
        <w:del w:id="8151" w:author="IO" w:date="2011-07-22T13:09:00Z">
          <w:r w:rsidR="004B1C04" w:rsidDel="006B1111">
            <w:fldChar w:fldCharType="begin"/>
          </w:r>
          <w:r w:rsidR="004B1C04" w:rsidDel="006B1111">
            <w:delInstrText xml:space="preserve"> SEQ Ilustración \* ARABIC </w:delInstrText>
          </w:r>
        </w:del>
      </w:ins>
      <w:del w:id="8152" w:author="IO" w:date="2011-07-22T13:09:00Z">
        <w:r w:rsidR="004B1C04" w:rsidDel="006B1111">
          <w:fldChar w:fldCharType="end"/>
        </w:r>
      </w:del>
      <w:bookmarkEnd w:id="8142"/>
    </w:p>
    <w:p w14:paraId="68C0A0AC" w14:textId="77777777" w:rsidR="007A7012" w:rsidRDefault="007A7012">
      <w:pPr>
        <w:jc w:val="both"/>
        <w:rPr>
          <w:ins w:id="8153" w:author="Orion" w:date="2011-06-28T18:17:00Z"/>
          <w:rFonts w:cs="Times New Roman"/>
        </w:rPr>
        <w:pPrChange w:id="8154" w:author="Orion" w:date="2011-06-28T18:17:00Z">
          <w:pPr/>
        </w:pPrChange>
      </w:pPr>
    </w:p>
    <w:p w14:paraId="40E0CDE3" w14:textId="77777777" w:rsidR="007A7012" w:rsidRPr="000F6D72" w:rsidRDefault="007A7012">
      <w:pPr>
        <w:jc w:val="both"/>
        <w:rPr>
          <w:ins w:id="8155" w:author="Orion" w:date="2011-06-28T18:13:00Z"/>
          <w:rFonts w:cs="Times New Roman"/>
        </w:rPr>
        <w:pPrChange w:id="8156"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8157" w:author="Orion" w:date="2011-06-28T18:30:00Z"/>
          <w:i/>
          <w:rPrChange w:id="8158" w:author="IO" w:date="2011-07-22T12:29:00Z">
            <w:rPr>
              <w:ins w:id="8159" w:author="Orion" w:date="2011-06-28T18:30:00Z"/>
              <w:rFonts w:cs="Times New Roman"/>
            </w:rPr>
          </w:rPrChange>
        </w:rPr>
        <w:pPrChange w:id="8160" w:author="IO" w:date="2011-07-22T12:29:00Z">
          <w:pPr/>
        </w:pPrChange>
      </w:pPr>
      <w:ins w:id="8161" w:author="Orion" w:date="2011-06-28T18:03:00Z">
        <w:r w:rsidRPr="00441066">
          <w:rPr>
            <w:i/>
            <w:rPrChange w:id="8162" w:author="IO" w:date="2011-07-22T12:29:00Z">
              <w:rPr>
                <w:rFonts w:cs="Times New Roman"/>
              </w:rPr>
            </w:rPrChange>
          </w:rPr>
          <w:t xml:space="preserve">En </w:t>
        </w:r>
      </w:ins>
      <w:ins w:id="8163" w:author="Orion" w:date="2011-06-28T18:04:00Z">
        <w:r w:rsidRPr="00441066">
          <w:rPr>
            <w:i/>
            <w:rPrChange w:id="8164" w:author="IO" w:date="2011-07-22T12:29:00Z">
              <w:rPr>
                <w:rFonts w:cs="Times New Roman"/>
              </w:rPr>
            </w:rPrChange>
          </w:rPr>
          <w:t xml:space="preserve">contraposición se puede ver como se comportarían dos pilotos con valores de comportamiento </w:t>
        </w:r>
      </w:ins>
      <w:ins w:id="8165" w:author="Orion" w:date="2011-06-28T18:28:00Z">
        <w:r w:rsidR="00933C09" w:rsidRPr="00441066">
          <w:rPr>
            <w:i/>
            <w:rPrChange w:id="8166" w:author="IO" w:date="2011-07-22T12:29:00Z">
              <w:rPr>
                <w:rFonts w:cs="Times New Roman"/>
              </w:rPr>
            </w:rPrChange>
          </w:rPr>
          <w:t>distintos</w:t>
        </w:r>
      </w:ins>
      <w:ins w:id="8167" w:author="Orion" w:date="2011-06-28T18:04:00Z">
        <w:r w:rsidRPr="00441066">
          <w:rPr>
            <w:i/>
            <w:rPrChange w:id="8168" w:author="IO" w:date="2011-07-22T12:29:00Z">
              <w:rPr>
                <w:rFonts w:cs="Times New Roman"/>
              </w:rPr>
            </w:rPrChange>
          </w:rPr>
          <w:t>. Es decir, bajo nivel de estrés y fatiga, y algo grado de experiencia</w:t>
        </w:r>
      </w:ins>
      <w:ins w:id="8169" w:author="Orion" w:date="2011-07-05T13:08:00Z">
        <w:r w:rsidR="00AD689C" w:rsidRPr="00441066">
          <w:rPr>
            <w:i/>
            <w:rPrChange w:id="8170" w:author="IO" w:date="2011-07-22T12:29:00Z">
              <w:rPr>
                <w:rFonts w:cs="Times New Roman"/>
              </w:rPr>
            </w:rPrChange>
          </w:rPr>
          <w:t xml:space="preserve"> (valores de estrés, fatiga y experiencia igual a 2%, 2% y 98% respectivamente)</w:t>
        </w:r>
      </w:ins>
      <w:ins w:id="8171" w:author="Orion" w:date="2011-06-28T18:04:00Z">
        <w:r w:rsidRPr="00441066">
          <w:rPr>
            <w:i/>
            <w:rPrChange w:id="8172" w:author="IO" w:date="2011-07-22T12:29:00Z">
              <w:rPr>
                <w:rFonts w:cs="Times New Roman"/>
              </w:rPr>
            </w:rPrChange>
          </w:rPr>
          <w:t xml:space="preserve">. </w:t>
        </w:r>
      </w:ins>
      <w:ins w:id="8173" w:author="Orion" w:date="2011-06-28T18:05:00Z">
        <w:r w:rsidRPr="00441066">
          <w:rPr>
            <w:i/>
            <w:rPrChange w:id="8174" w:author="IO" w:date="2011-07-22T12:29:00Z">
              <w:rPr>
                <w:rFonts w:cs="Times New Roman"/>
              </w:rPr>
            </w:rPrChange>
          </w:rPr>
          <w:t xml:space="preserve">En primer lugar se puede observar que a los pilotos </w:t>
        </w:r>
      </w:ins>
      <w:ins w:id="8175" w:author="Orion" w:date="2011-06-29T09:56:00Z">
        <w:r w:rsidR="002C4E30" w:rsidRPr="00441066">
          <w:rPr>
            <w:i/>
            <w:rPrChange w:id="8176" w:author="IO" w:date="2011-07-22T12:29:00Z">
              <w:rPr>
                <w:rFonts w:cs="Times New Roman"/>
              </w:rPr>
            </w:rPrChange>
          </w:rPr>
          <w:t>apenas les lleva tiempo p</w:t>
        </w:r>
      </w:ins>
      <w:ins w:id="8177" w:author="Orion" w:date="2011-06-28T18:05:00Z">
        <w:r w:rsidRPr="00441066">
          <w:rPr>
            <w:i/>
            <w:rPrChange w:id="8178" w:author="IO" w:date="2011-07-22T12:29:00Z">
              <w:rPr>
                <w:rFonts w:cs="Times New Roman"/>
              </w:rPr>
            </w:rPrChange>
          </w:rPr>
          <w:t xml:space="preserve">onerse a rumbo del </w:t>
        </w:r>
        <w:r w:rsidRPr="00441066">
          <w:rPr>
            <w:i/>
            <w:rPrChange w:id="8179" w:author="IO" w:date="2011-07-22T12:29:00Z">
              <w:rPr>
                <w:rFonts w:cs="Times New Roman"/>
              </w:rPr>
            </w:rPrChange>
          </w:rPr>
          <w:lastRenderedPageBreak/>
          <w:t>destino</w:t>
        </w:r>
      </w:ins>
      <w:ins w:id="8180" w:author="Orion" w:date="2011-06-28T18:06:00Z">
        <w:r w:rsidRPr="00441066">
          <w:rPr>
            <w:i/>
            <w:rPrChange w:id="8181" w:author="IO" w:date="2011-07-22T12:29:00Z">
              <w:rPr>
                <w:rFonts w:cs="Times New Roman"/>
              </w:rPr>
            </w:rPrChange>
          </w:rPr>
          <w:t xml:space="preserve"> (</w:t>
        </w:r>
        <w:r w:rsidRPr="00441066">
          <w:rPr>
            <w:i/>
            <w:rPrChange w:id="8182" w:author="IO" w:date="2011-07-22T12:29:00Z">
              <w:rPr>
                <w:rFonts w:cs="Times New Roman"/>
              </w:rPr>
            </w:rPrChange>
          </w:rPr>
          <w:fldChar w:fldCharType="begin"/>
        </w:r>
        <w:r w:rsidRPr="00441066">
          <w:rPr>
            <w:i/>
            <w:rPrChange w:id="8183"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8184" w:author="IO" w:date="2011-07-22T12:29:00Z">
            <w:rPr>
              <w:i/>
            </w:rPr>
          </w:rPrChange>
        </w:rPr>
      </w:r>
      <w:r w:rsidRPr="00441066">
        <w:rPr>
          <w:i/>
          <w:rPrChange w:id="8185" w:author="IO" w:date="2011-07-22T12:29:00Z">
            <w:rPr>
              <w:rFonts w:cs="Times New Roman"/>
            </w:rPr>
          </w:rPrChange>
        </w:rPr>
        <w:fldChar w:fldCharType="separate"/>
      </w:r>
      <w:ins w:id="8186" w:author="Orion" w:date="2011-07-26T22:30:00Z">
        <w:r w:rsidR="00503590" w:rsidRPr="00503590">
          <w:rPr>
            <w:i/>
            <w:rPrChange w:id="8187" w:author="Orion" w:date="2011-07-26T22:30:00Z">
              <w:rPr/>
            </w:rPrChange>
          </w:rPr>
          <w:t>Figura 34</w:t>
        </w:r>
      </w:ins>
      <w:ins w:id="8188" w:author="Orion" w:date="2011-06-28T18:06:00Z">
        <w:r w:rsidRPr="00441066">
          <w:rPr>
            <w:i/>
            <w:rPrChange w:id="8189" w:author="IO" w:date="2011-07-22T12:29:00Z">
              <w:rPr>
                <w:rFonts w:cs="Times New Roman"/>
              </w:rPr>
            </w:rPrChange>
          </w:rPr>
          <w:fldChar w:fldCharType="end"/>
        </w:r>
        <w:r w:rsidRPr="00441066">
          <w:rPr>
            <w:i/>
            <w:rPrChange w:id="8190" w:author="IO" w:date="2011-07-22T12:29:00Z">
              <w:rPr>
                <w:rFonts w:cs="Times New Roman"/>
              </w:rPr>
            </w:rPrChange>
          </w:rPr>
          <w:t>)</w:t>
        </w:r>
      </w:ins>
      <w:ins w:id="8191" w:author="Orion" w:date="2011-06-28T18:29:00Z">
        <w:r w:rsidR="00C21A2E" w:rsidRPr="00441066">
          <w:rPr>
            <w:i/>
            <w:rPrChange w:id="8192" w:author="IO" w:date="2011-07-22T12:29:00Z">
              <w:rPr>
                <w:rFonts w:cs="Times New Roman"/>
              </w:rPr>
            </w:rPrChange>
          </w:rPr>
          <w:t>, es decir, prácticamente parece que despegan orientados hacia su destino</w:t>
        </w:r>
      </w:ins>
      <w:ins w:id="8193" w:author="Orion" w:date="2011-06-28T18:06:00Z">
        <w:r w:rsidRPr="00441066">
          <w:rPr>
            <w:i/>
            <w:rPrChange w:id="8194" w:author="IO" w:date="2011-07-22T12:29:00Z">
              <w:rPr>
                <w:rFonts w:cs="Times New Roman"/>
              </w:rPr>
            </w:rPrChange>
          </w:rPr>
          <w:t>.</w:t>
        </w:r>
      </w:ins>
      <w:ins w:id="8195" w:author="Orion" w:date="2011-06-28T18:08:00Z">
        <w:r w:rsidR="007A7012" w:rsidRPr="00441066">
          <w:rPr>
            <w:i/>
            <w:rPrChange w:id="8196" w:author="IO" w:date="2011-07-22T12:29:00Z">
              <w:rPr>
                <w:rFonts w:cs="Times New Roman"/>
              </w:rPr>
            </w:rPrChange>
          </w:rPr>
          <w:t xml:space="preserve"> </w:t>
        </w:r>
      </w:ins>
      <w:ins w:id="8197" w:author="Orion" w:date="2011-06-28T18:30:00Z">
        <w:r w:rsidR="00C21A2E" w:rsidRPr="00441066">
          <w:rPr>
            <w:i/>
            <w:rPrChange w:id="8198" w:author="IO" w:date="2011-07-22T12:29:00Z">
              <w:rPr>
                <w:rFonts w:cs="Times New Roman"/>
              </w:rPr>
            </w:rPrChange>
          </w:rPr>
          <w:t>Por otro lado,</w:t>
        </w:r>
      </w:ins>
      <w:ins w:id="8199" w:author="Orion" w:date="2011-06-28T18:08:00Z">
        <w:r w:rsidR="007A7012" w:rsidRPr="00441066">
          <w:rPr>
            <w:i/>
            <w:rPrChange w:id="8200" w:author="IO" w:date="2011-07-22T12:29:00Z">
              <w:rPr>
                <w:rFonts w:cs="Times New Roman"/>
              </w:rPr>
            </w:rPrChange>
          </w:rPr>
          <w:t xml:space="preserve"> si se compara la </w:t>
        </w:r>
        <w:r w:rsidR="007A7012" w:rsidRPr="00441066">
          <w:rPr>
            <w:i/>
            <w:rPrChange w:id="8201" w:author="IO" w:date="2011-07-22T12:29:00Z">
              <w:rPr>
                <w:rFonts w:cs="Times New Roman"/>
              </w:rPr>
            </w:rPrChange>
          </w:rPr>
          <w:fldChar w:fldCharType="begin"/>
        </w:r>
        <w:r w:rsidR="007A7012" w:rsidRPr="00441066">
          <w:rPr>
            <w:i/>
            <w:rPrChange w:id="8202"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8203" w:author="IO" w:date="2011-07-22T12:29:00Z">
            <w:rPr>
              <w:i/>
            </w:rPr>
          </w:rPrChange>
        </w:rPr>
      </w:r>
      <w:r w:rsidR="007A7012" w:rsidRPr="00441066">
        <w:rPr>
          <w:i/>
          <w:rPrChange w:id="8204" w:author="IO" w:date="2011-07-22T12:29:00Z">
            <w:rPr>
              <w:rFonts w:cs="Times New Roman"/>
            </w:rPr>
          </w:rPrChange>
        </w:rPr>
        <w:fldChar w:fldCharType="separate"/>
      </w:r>
      <w:ins w:id="8205" w:author="Orion" w:date="2011-07-26T22:30:00Z">
        <w:r w:rsidR="00503590" w:rsidRPr="00503590">
          <w:rPr>
            <w:i/>
            <w:rPrChange w:id="8206" w:author="Orion" w:date="2011-07-26T22:30:00Z">
              <w:rPr/>
            </w:rPrChange>
          </w:rPr>
          <w:t>Figura 34</w:t>
        </w:r>
      </w:ins>
      <w:ins w:id="8207" w:author="Orion" w:date="2011-06-28T18:08:00Z">
        <w:r w:rsidR="007A7012" w:rsidRPr="00441066">
          <w:rPr>
            <w:i/>
            <w:rPrChange w:id="8208" w:author="IO" w:date="2011-07-22T12:29:00Z">
              <w:rPr>
                <w:rFonts w:cs="Times New Roman"/>
              </w:rPr>
            </w:rPrChange>
          </w:rPr>
          <w:fldChar w:fldCharType="end"/>
        </w:r>
        <w:r w:rsidR="007A7012" w:rsidRPr="00441066">
          <w:rPr>
            <w:i/>
            <w:rPrChange w:id="8209" w:author="IO" w:date="2011-07-22T12:29:00Z">
              <w:rPr>
                <w:rFonts w:cs="Times New Roman"/>
              </w:rPr>
            </w:rPrChange>
          </w:rPr>
          <w:t xml:space="preserve"> con la </w:t>
        </w:r>
        <w:r w:rsidR="007A7012" w:rsidRPr="00441066">
          <w:rPr>
            <w:i/>
            <w:rPrChange w:id="8210" w:author="IO" w:date="2011-07-22T12:29:00Z">
              <w:rPr>
                <w:rFonts w:cs="Times New Roman"/>
              </w:rPr>
            </w:rPrChange>
          </w:rPr>
          <w:fldChar w:fldCharType="begin"/>
        </w:r>
        <w:r w:rsidR="007A7012" w:rsidRPr="00441066">
          <w:rPr>
            <w:i/>
            <w:rPrChange w:id="8211"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8212" w:author="IO" w:date="2011-07-22T12:29:00Z">
            <w:rPr>
              <w:i/>
            </w:rPr>
          </w:rPrChange>
        </w:rPr>
      </w:r>
      <w:r w:rsidR="007A7012" w:rsidRPr="00441066">
        <w:rPr>
          <w:i/>
          <w:rPrChange w:id="8213" w:author="IO" w:date="2011-07-22T12:29:00Z">
            <w:rPr>
              <w:rFonts w:cs="Times New Roman"/>
            </w:rPr>
          </w:rPrChange>
        </w:rPr>
        <w:fldChar w:fldCharType="separate"/>
      </w:r>
      <w:ins w:id="8214" w:author="Orion" w:date="2011-07-26T22:30:00Z">
        <w:r w:rsidR="00503590" w:rsidRPr="00503590">
          <w:rPr>
            <w:i/>
            <w:rPrChange w:id="8215" w:author="Orion" w:date="2011-07-26T22:30:00Z">
              <w:rPr/>
            </w:rPrChange>
          </w:rPr>
          <w:t>Figura 35</w:t>
        </w:r>
      </w:ins>
      <w:ins w:id="8216" w:author="Orion" w:date="2011-06-28T18:08:00Z">
        <w:r w:rsidR="007A7012" w:rsidRPr="00441066">
          <w:rPr>
            <w:i/>
            <w:rPrChange w:id="8217" w:author="IO" w:date="2011-07-22T12:29:00Z">
              <w:rPr>
                <w:rFonts w:cs="Times New Roman"/>
              </w:rPr>
            </w:rPrChange>
          </w:rPr>
          <w:fldChar w:fldCharType="end"/>
        </w:r>
        <w:r w:rsidR="007A7012" w:rsidRPr="00441066">
          <w:rPr>
            <w:i/>
            <w:rPrChange w:id="8218" w:author="IO" w:date="2011-07-22T12:29:00Z">
              <w:rPr>
                <w:rFonts w:cs="Times New Roman"/>
              </w:rPr>
            </w:rPrChange>
          </w:rPr>
          <w:t xml:space="preserve"> se puede ver</w:t>
        </w:r>
      </w:ins>
      <w:ins w:id="8219" w:author="Orion" w:date="2011-06-29T09:55:00Z">
        <w:r w:rsidR="000F6D72" w:rsidRPr="00441066">
          <w:rPr>
            <w:i/>
            <w:rPrChange w:id="8220" w:author="IO" w:date="2011-07-22T12:29:00Z">
              <w:rPr>
                <w:rFonts w:cs="Times New Roman"/>
              </w:rPr>
            </w:rPrChange>
          </w:rPr>
          <w:t xml:space="preserve"> </w:t>
        </w:r>
      </w:ins>
      <w:ins w:id="8221" w:author="Orion" w:date="2011-06-29T10:45:00Z">
        <w:r w:rsidR="001D74F4" w:rsidRPr="00441066">
          <w:rPr>
            <w:i/>
            <w:rPrChange w:id="8222" w:author="IO" w:date="2011-07-22T12:29:00Z">
              <w:rPr>
                <w:rFonts w:cs="Times New Roman"/>
              </w:rPr>
            </w:rPrChange>
          </w:rPr>
          <w:t xml:space="preserve">que poco después de la detección del conflicto los pilotos acatan las ordenes y ponen la aeronave a volar con los nuevos </w:t>
        </w:r>
      </w:ins>
      <w:ins w:id="8223" w:author="Orion" w:date="2011-06-29T10:46:00Z">
        <w:r w:rsidR="001D74F4" w:rsidRPr="00441066">
          <w:rPr>
            <w:i/>
            <w:rPrChange w:id="8224" w:author="IO" w:date="2011-07-22T12:29:00Z">
              <w:rPr>
                <w:rFonts w:cs="Times New Roman"/>
              </w:rPr>
            </w:rPrChange>
          </w:rPr>
          <w:t>parámetros</w:t>
        </w:r>
      </w:ins>
      <w:ins w:id="8225" w:author="Orion" w:date="2011-06-29T10:45:00Z">
        <w:r w:rsidR="001D74F4" w:rsidRPr="00441066">
          <w:rPr>
            <w:i/>
            <w:rPrChange w:id="8226" w:author="IO" w:date="2011-07-22T12:29:00Z">
              <w:rPr>
                <w:rFonts w:cs="Times New Roman"/>
              </w:rPr>
            </w:rPrChange>
          </w:rPr>
          <w:t>,</w:t>
        </w:r>
      </w:ins>
      <w:ins w:id="8227" w:author="Orion" w:date="2011-06-29T10:46:00Z">
        <w:r w:rsidR="001D74F4" w:rsidRPr="00441066">
          <w:rPr>
            <w:i/>
            <w:rPrChange w:id="8228"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8229" w:author="Orion" w:date="2011-06-28T17:25:00Z"/>
          <w:rFonts w:cs="Times New Roman"/>
        </w:rPr>
        <w:pPrChange w:id="8230" w:author="Orion" w:date="2011-06-28T18:30:00Z">
          <w:pPr/>
        </w:pPrChange>
      </w:pPr>
    </w:p>
    <w:p w14:paraId="1605D28D" w14:textId="3F12C1D1" w:rsidR="00DD79DB" w:rsidRDefault="00E31E68">
      <w:pPr>
        <w:jc w:val="both"/>
        <w:rPr>
          <w:ins w:id="8231" w:author="Orion" w:date="2011-06-28T18:05:00Z"/>
          <w:rFonts w:cs="Times New Roman"/>
        </w:rPr>
        <w:pPrChange w:id="8232" w:author="Orion" w:date="2011-06-26T12:33:00Z">
          <w:pPr/>
        </w:pPrChange>
      </w:pPr>
      <w:ins w:id="8233" w:author="Orion" w:date="2011-06-29T12:16:00Z">
        <w:r w:rsidRPr="00282451">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8234" w:author="Orion" w:date="2011-06-28T17:25:00Z"/>
          <w:rFonts w:cs="Times New Roman"/>
        </w:rPr>
        <w:pPrChange w:id="8235" w:author="Orion" w:date="2011-06-28T18:05:00Z">
          <w:pPr/>
        </w:pPrChange>
      </w:pPr>
      <w:bookmarkStart w:id="8236" w:name="_Toc299483458"/>
      <w:bookmarkStart w:id="8237" w:name="_Ref297047702"/>
      <w:r>
        <w:t>Figura</w:t>
      </w:r>
      <w:ins w:id="8238" w:author="Orion" w:date="2011-06-28T18:05:00Z">
        <w:del w:id="8239" w:author="IO" w:date="2011-07-22T13:09:00Z">
          <w:r w:rsidR="00603073" w:rsidDel="006B1111">
            <w:delText>Ilustración</w:delText>
          </w:r>
        </w:del>
        <w:r w:rsidR="00603073">
          <w:t xml:space="preserve"> </w:t>
        </w:r>
      </w:ins>
      <w:ins w:id="8240" w:author="IO" w:date="2011-07-22T13:09:00Z">
        <w:r>
          <w:fldChar w:fldCharType="begin"/>
        </w:r>
        <w:r>
          <w:instrText xml:space="preserve"> SEQ Figura \* ARABIC </w:instrText>
        </w:r>
      </w:ins>
      <w:r>
        <w:fldChar w:fldCharType="separate"/>
      </w:r>
      <w:ins w:id="8241" w:author="Orion" w:date="2011-07-26T22:30:00Z">
        <w:r w:rsidR="00503590">
          <w:rPr>
            <w:noProof/>
          </w:rPr>
          <w:t>34</w:t>
        </w:r>
      </w:ins>
      <w:bookmarkEnd w:id="8236"/>
      <w:ins w:id="8242" w:author="IO" w:date="2011-07-22T13:16:00Z">
        <w:del w:id="8243" w:author="Orion" w:date="2011-07-24T21:36:00Z">
          <w:r w:rsidR="00416FF6" w:rsidDel="00587D28">
            <w:rPr>
              <w:noProof/>
            </w:rPr>
            <w:delText>33</w:delText>
          </w:r>
        </w:del>
      </w:ins>
      <w:ins w:id="8244" w:author="IO" w:date="2011-07-22T13:09:00Z">
        <w:r>
          <w:fldChar w:fldCharType="end"/>
        </w:r>
      </w:ins>
      <w:ins w:id="8245" w:author="Orion" w:date="2011-06-28T18:05:00Z">
        <w:del w:id="8246" w:author="IO" w:date="2011-07-22T13:09:00Z">
          <w:r w:rsidR="00603073" w:rsidDel="006B1111">
            <w:fldChar w:fldCharType="begin"/>
          </w:r>
          <w:r w:rsidR="00603073" w:rsidDel="006B1111">
            <w:delInstrText xml:space="preserve"> SEQ Ilustración \* ARABIC </w:delInstrText>
          </w:r>
        </w:del>
      </w:ins>
      <w:del w:id="8247" w:author="IO" w:date="2011-07-22T13:09:00Z">
        <w:r w:rsidR="00603073" w:rsidDel="006B1111">
          <w:fldChar w:fldCharType="end"/>
        </w:r>
      </w:del>
      <w:bookmarkEnd w:id="8237"/>
    </w:p>
    <w:p w14:paraId="71F70350" w14:textId="77777777" w:rsidR="00DD79DB" w:rsidRDefault="00DD79DB">
      <w:pPr>
        <w:jc w:val="both"/>
        <w:rPr>
          <w:ins w:id="8248" w:author="Orion" w:date="2011-06-28T17:25:00Z"/>
          <w:rFonts w:cs="Times New Roman"/>
        </w:rPr>
        <w:pPrChange w:id="8249" w:author="Orion" w:date="2011-06-26T12:33:00Z">
          <w:pPr/>
        </w:pPrChange>
      </w:pPr>
    </w:p>
    <w:p w14:paraId="2C47194A" w14:textId="7AEE8A70" w:rsidR="00DD79DB" w:rsidRDefault="00E31E68">
      <w:pPr>
        <w:jc w:val="both"/>
        <w:rPr>
          <w:ins w:id="8250" w:author="Orion" w:date="2011-06-28T18:05:00Z"/>
          <w:rFonts w:cs="Times New Roman"/>
        </w:rPr>
        <w:pPrChange w:id="8251" w:author="Orion" w:date="2011-06-26T12:33:00Z">
          <w:pPr/>
        </w:pPrChange>
      </w:pPr>
      <w:ins w:id="8252" w:author="Orion" w:date="2011-06-29T12:17:00Z">
        <w:r w:rsidRPr="00282451">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8253" w:author="Orion" w:date="2011-06-28T17:25:00Z"/>
          <w:rFonts w:cs="Times New Roman"/>
        </w:rPr>
        <w:pPrChange w:id="8254" w:author="Orion" w:date="2011-06-28T18:06:00Z">
          <w:pPr/>
        </w:pPrChange>
      </w:pPr>
      <w:bookmarkStart w:id="8255" w:name="_Toc299483459"/>
      <w:bookmarkStart w:id="8256" w:name="_Ref297047837"/>
      <w:r>
        <w:t>Figura</w:t>
      </w:r>
      <w:ins w:id="8257" w:author="Orion" w:date="2011-06-28T18:06:00Z">
        <w:del w:id="8258" w:author="IO" w:date="2011-07-22T13:09:00Z">
          <w:r w:rsidR="00603073" w:rsidDel="006B1111">
            <w:delText>Ilustración</w:delText>
          </w:r>
        </w:del>
        <w:r w:rsidR="00603073">
          <w:t xml:space="preserve"> </w:t>
        </w:r>
      </w:ins>
      <w:ins w:id="8259" w:author="IO" w:date="2011-07-22T13:09:00Z">
        <w:r>
          <w:fldChar w:fldCharType="begin"/>
        </w:r>
        <w:r>
          <w:instrText xml:space="preserve"> SEQ Figura \* ARABIC </w:instrText>
        </w:r>
      </w:ins>
      <w:r>
        <w:fldChar w:fldCharType="separate"/>
      </w:r>
      <w:ins w:id="8260" w:author="Orion" w:date="2011-07-26T22:30:00Z">
        <w:r w:rsidR="00503590">
          <w:rPr>
            <w:noProof/>
          </w:rPr>
          <w:t>35</w:t>
        </w:r>
      </w:ins>
      <w:bookmarkEnd w:id="8255"/>
      <w:ins w:id="8261" w:author="IO" w:date="2011-07-22T13:16:00Z">
        <w:del w:id="8262" w:author="Orion" w:date="2011-07-24T21:36:00Z">
          <w:r w:rsidR="00416FF6" w:rsidDel="00587D28">
            <w:rPr>
              <w:noProof/>
            </w:rPr>
            <w:delText>34</w:delText>
          </w:r>
        </w:del>
      </w:ins>
      <w:ins w:id="8263" w:author="IO" w:date="2011-07-22T13:09:00Z">
        <w:r>
          <w:fldChar w:fldCharType="end"/>
        </w:r>
      </w:ins>
      <w:ins w:id="8264" w:author="Orion" w:date="2011-06-28T18:06:00Z">
        <w:del w:id="8265" w:author="IO" w:date="2011-07-22T13:09:00Z">
          <w:r w:rsidR="00603073" w:rsidDel="006B1111">
            <w:fldChar w:fldCharType="begin"/>
          </w:r>
          <w:r w:rsidR="00603073" w:rsidDel="006B1111">
            <w:delInstrText xml:space="preserve"> SEQ Ilustración \* ARABIC </w:delInstrText>
          </w:r>
        </w:del>
      </w:ins>
      <w:del w:id="8266" w:author="IO" w:date="2011-07-22T13:09:00Z">
        <w:r w:rsidR="00603073" w:rsidDel="006B1111">
          <w:fldChar w:fldCharType="end"/>
        </w:r>
      </w:del>
      <w:bookmarkEnd w:id="8256"/>
    </w:p>
    <w:p w14:paraId="3EA1F4CA" w14:textId="77777777" w:rsidR="00DD79DB" w:rsidRDefault="00DD79DB">
      <w:pPr>
        <w:jc w:val="both"/>
        <w:rPr>
          <w:ins w:id="8267" w:author="Orion" w:date="2011-07-04T19:50:00Z"/>
          <w:rFonts w:cs="Times New Roman"/>
        </w:rPr>
        <w:pPrChange w:id="8268" w:author="Orion" w:date="2011-06-26T12:33:00Z">
          <w:pPr/>
        </w:pPrChange>
      </w:pPr>
    </w:p>
    <w:p w14:paraId="576F8006" w14:textId="77777777" w:rsidR="00DB7DEA" w:rsidRDefault="00DB7DEA">
      <w:pPr>
        <w:jc w:val="both"/>
        <w:rPr>
          <w:ins w:id="8269" w:author="Orion" w:date="2011-07-05T13:02:00Z"/>
          <w:rFonts w:cs="Times New Roman"/>
        </w:rPr>
        <w:pPrChange w:id="8270" w:author="Orion" w:date="2011-06-26T12:33:00Z">
          <w:pPr/>
        </w:pPrChange>
      </w:pPr>
    </w:p>
    <w:p w14:paraId="09A1787D" w14:textId="77777777" w:rsidR="00260A98" w:rsidRDefault="00260A98">
      <w:pPr>
        <w:jc w:val="both"/>
        <w:rPr>
          <w:ins w:id="8271" w:author="Orion" w:date="2011-07-05T13:02:00Z"/>
          <w:rFonts w:cs="Times New Roman"/>
        </w:rPr>
        <w:pPrChange w:id="8272" w:author="Orion" w:date="2011-06-26T12:33:00Z">
          <w:pPr/>
        </w:pPrChange>
      </w:pPr>
    </w:p>
    <w:p w14:paraId="6DC89E93" w14:textId="24744291" w:rsidR="00260A98" w:rsidRPr="008A1F38" w:rsidRDefault="00260A98">
      <w:pPr>
        <w:pStyle w:val="Heading1"/>
        <w:numPr>
          <w:ilvl w:val="2"/>
          <w:numId w:val="40"/>
        </w:numPr>
        <w:rPr>
          <w:ins w:id="8273" w:author="Orion" w:date="2011-07-05T13:02:00Z"/>
          <w:sz w:val="36"/>
          <w:szCs w:val="52"/>
          <w:rPrChange w:id="8274" w:author="IO" w:date="2011-07-22T11:54:00Z">
            <w:rPr>
              <w:ins w:id="8275" w:author="Orion" w:date="2011-07-05T13:02:00Z"/>
            </w:rPr>
          </w:rPrChange>
        </w:rPr>
        <w:pPrChange w:id="8276" w:author="IO" w:date="2011-07-22T11:54:00Z">
          <w:pPr>
            <w:pStyle w:val="Subtitle"/>
          </w:pPr>
        </w:pPrChange>
      </w:pPr>
      <w:ins w:id="8277" w:author="Orion" w:date="2011-07-05T13:02:00Z">
        <w:del w:id="8278" w:author="IO" w:date="2011-07-22T14:34:00Z">
          <w:r w:rsidRPr="008A1F38" w:rsidDel="00EC544F">
            <w:rPr>
              <w:b w:val="0"/>
              <w:sz w:val="36"/>
              <w:szCs w:val="52"/>
              <w:rPrChange w:id="8279" w:author="IO" w:date="2011-07-22T11:54:00Z">
                <w:rPr>
                  <w:b/>
                  <w:bCs/>
                  <w:i w:val="0"/>
                  <w:iCs w:val="0"/>
                </w:rPr>
              </w:rPrChange>
            </w:rPr>
            <w:delText>Caso básico d</w:delText>
          </w:r>
        </w:del>
      </w:ins>
      <w:bookmarkStart w:id="8280" w:name="_Toc299463906"/>
      <w:ins w:id="8281" w:author="IO" w:date="2011-07-22T14:34:00Z">
        <w:r w:rsidR="00EC544F">
          <w:rPr>
            <w:b w:val="0"/>
            <w:sz w:val="36"/>
            <w:szCs w:val="52"/>
          </w:rPr>
          <w:t>D</w:t>
        </w:r>
      </w:ins>
      <w:ins w:id="8282" w:author="Orion" w:date="2011-07-05T13:02:00Z">
        <w:r w:rsidRPr="008A1F38">
          <w:rPr>
            <w:b w:val="0"/>
            <w:sz w:val="36"/>
            <w:szCs w:val="52"/>
            <w:rPrChange w:id="8283" w:author="IO" w:date="2011-07-22T11:54:00Z">
              <w:rPr>
                <w:b/>
                <w:bCs/>
                <w:i w:val="0"/>
                <w:iCs w:val="0"/>
              </w:rPr>
            </w:rPrChange>
          </w:rPr>
          <w:t xml:space="preserve">os aviones con </w:t>
        </w:r>
        <w:del w:id="8284" w:author="IO" w:date="2011-07-22T14:34:00Z">
          <w:r w:rsidRPr="008A1F38" w:rsidDel="00EC544F">
            <w:rPr>
              <w:b w:val="0"/>
              <w:sz w:val="36"/>
              <w:szCs w:val="52"/>
              <w:rPrChange w:id="8285" w:author="IO" w:date="2011-07-22T11:54:00Z">
                <w:rPr>
                  <w:b/>
                  <w:bCs/>
                  <w:i w:val="0"/>
                  <w:iCs w:val="0"/>
                </w:rPr>
              </w:rPrChange>
            </w:rPr>
            <w:delText>waypoints</w:delText>
          </w:r>
        </w:del>
      </w:ins>
      <w:ins w:id="8286" w:author="IO" w:date="2011-07-22T14:34:00Z">
        <w:r w:rsidR="00EC544F">
          <w:rPr>
            <w:b w:val="0"/>
            <w:sz w:val="36"/>
            <w:szCs w:val="52"/>
          </w:rPr>
          <w:t>puntos de paso</w:t>
        </w:r>
      </w:ins>
      <w:bookmarkEnd w:id="8280"/>
    </w:p>
    <w:p w14:paraId="4D865C00" w14:textId="77777777" w:rsidR="001F6BBC" w:rsidRDefault="001F6BBC">
      <w:pPr>
        <w:jc w:val="both"/>
        <w:rPr>
          <w:ins w:id="8287" w:author="Orion" w:date="2011-07-05T13:48:00Z"/>
          <w:rFonts w:cs="Times New Roman"/>
        </w:rPr>
        <w:pPrChange w:id="8288" w:author="Orion" w:date="2011-06-26T12:33:00Z">
          <w:pPr/>
        </w:pPrChange>
      </w:pPr>
    </w:p>
    <w:p w14:paraId="36843C66" w14:textId="4349F943" w:rsidR="001F6BBC" w:rsidRDefault="001F6BBC">
      <w:pPr>
        <w:jc w:val="both"/>
        <w:rPr>
          <w:ins w:id="8289" w:author="Orion" w:date="2011-07-05T13:48:00Z"/>
          <w:rFonts w:cs="Times New Roman"/>
        </w:rPr>
        <w:pPrChange w:id="8290" w:author="Orion" w:date="2011-06-26T12:33:00Z">
          <w:pPr/>
        </w:pPrChange>
      </w:pPr>
      <w:ins w:id="8291" w:author="Orion" w:date="2011-07-05T13:49:00Z">
        <w:r>
          <w:rPr>
            <w:rFonts w:cs="Times New Roman"/>
          </w:rPr>
          <w:t>Otro tipo de caso básico con dos aviones es aquel en el que hay waypoints</w:t>
        </w:r>
      </w:ins>
      <w:ins w:id="8292" w:author="Orion" w:date="2011-07-05T13:50:00Z">
        <w:r>
          <w:rPr>
            <w:rFonts w:cs="Times New Roman"/>
          </w:rPr>
          <w:t xml:space="preserve">. Es estos caos se podrá </w:t>
        </w:r>
      </w:ins>
      <w:ins w:id="8293" w:author="Orion" w:date="2011-07-05T13:49:00Z">
        <w:r>
          <w:rPr>
            <w:rFonts w:cs="Times New Roman"/>
          </w:rPr>
          <w:t xml:space="preserve">observar como  los pilotos </w:t>
        </w:r>
      </w:ins>
      <w:ins w:id="8294" w:author="Orion" w:date="2011-07-05T13:50:00Z">
        <w:r>
          <w:rPr>
            <w:rFonts w:cs="Times New Roman"/>
          </w:rPr>
          <w:t>gestionan el paso de estos pasos intermedios en las distintas situaciones.</w:t>
        </w:r>
      </w:ins>
      <w:ins w:id="8295" w:author="Orion" w:date="2011-07-05T13:51:00Z">
        <w:r>
          <w:rPr>
            <w:rFonts w:cs="Times New Roman"/>
          </w:rPr>
          <w:t xml:space="preserve"> Se va a proponer un ejemplo donde, parecido al anterior, ambas aeronaves salen de aeropuertos opuestos y tendr</w:t>
        </w:r>
      </w:ins>
      <w:ins w:id="8296" w:author="Orion" w:date="2011-07-05T13:52:00Z">
        <w:r>
          <w:rPr>
            <w:rFonts w:cs="Times New Roman"/>
          </w:rPr>
          <w:t>án que pasar por una serie de waypoints dispuestos de tal manera que ambos aviones se crucen relativamente cerca en alg</w:t>
        </w:r>
      </w:ins>
      <w:ins w:id="8297" w:author="Orion" w:date="2011-07-05T13:53:00Z">
        <w:r>
          <w:rPr>
            <w:rFonts w:cs="Times New Roman"/>
          </w:rPr>
          <w:t>ún punto.</w:t>
        </w:r>
      </w:ins>
      <w:ins w:id="8298"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8299" w:author="Orion" w:date="2011-07-05T13:48:00Z"/>
          <w:rFonts w:cs="Times New Roman"/>
        </w:rPr>
        <w:pPrChange w:id="8300"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8301" w:author="Orion" w:date="2011-07-05T13:56:00Z"/>
          <w:i/>
          <w:rPrChange w:id="8302" w:author="IO" w:date="2011-07-22T12:29:00Z">
            <w:rPr>
              <w:ins w:id="8303" w:author="Orion" w:date="2011-07-05T13:56:00Z"/>
              <w:rFonts w:cs="Times New Roman"/>
            </w:rPr>
          </w:rPrChange>
        </w:rPr>
        <w:pPrChange w:id="8304" w:author="IO" w:date="2011-07-22T12:29:00Z">
          <w:pPr/>
        </w:pPrChange>
      </w:pPr>
      <w:ins w:id="8305" w:author="Orion" w:date="2011-07-05T13:55:00Z">
        <w:r w:rsidRPr="00441066">
          <w:rPr>
            <w:i/>
            <w:rPrChange w:id="8306" w:author="IO" w:date="2011-07-22T12:29:00Z">
              <w:rPr>
                <w:rFonts w:cs="Times New Roman"/>
              </w:rPr>
            </w:rPrChange>
          </w:rPr>
          <w:t xml:space="preserve">En el </w:t>
        </w:r>
      </w:ins>
      <w:ins w:id="8307" w:author="Orion" w:date="2011-07-05T13:56:00Z">
        <w:r w:rsidRPr="00441066">
          <w:rPr>
            <w:i/>
            <w:rPrChange w:id="8308" w:author="IO" w:date="2011-07-22T12:29:00Z">
              <w:rPr>
                <w:rFonts w:cs="Times New Roman"/>
              </w:rPr>
            </w:rPrChange>
          </w:rPr>
          <w:t xml:space="preserve">caso de que los pilotos tengan gran estrés y fatiga, y </w:t>
        </w:r>
      </w:ins>
      <w:ins w:id="8309" w:author="Orion" w:date="2011-07-05T13:59:00Z">
        <w:r w:rsidRPr="00441066">
          <w:rPr>
            <w:i/>
            <w:rPrChange w:id="8310" w:author="IO" w:date="2011-07-22T12:29:00Z">
              <w:rPr>
                <w:rFonts w:cs="Times New Roman"/>
              </w:rPr>
            </w:rPrChange>
          </w:rPr>
          <w:t>poca</w:t>
        </w:r>
      </w:ins>
      <w:ins w:id="8311" w:author="Orion" w:date="2011-07-05T13:56:00Z">
        <w:r w:rsidRPr="00441066">
          <w:rPr>
            <w:i/>
            <w:rPrChange w:id="8312" w:author="IO" w:date="2011-07-22T12:29:00Z">
              <w:rPr>
                <w:rFonts w:cs="Times New Roman"/>
              </w:rPr>
            </w:rPrChange>
          </w:rPr>
          <w:t xml:space="preserve"> experiencia, </w:t>
        </w:r>
      </w:ins>
      <w:ins w:id="8313" w:author="Orion" w:date="2011-07-05T14:02:00Z">
        <w:r w:rsidR="0006481D" w:rsidRPr="00441066">
          <w:rPr>
            <w:i/>
            <w:rPrChange w:id="8314" w:author="IO" w:date="2011-07-22T12:29:00Z">
              <w:rPr>
                <w:rFonts w:cs="Times New Roman"/>
              </w:rPr>
            </w:rPrChange>
          </w:rPr>
          <w:t>para</w:t>
        </w:r>
      </w:ins>
      <w:ins w:id="8315" w:author="Orion" w:date="2011-07-05T13:56:00Z">
        <w:r w:rsidRPr="00441066">
          <w:rPr>
            <w:i/>
            <w:rPrChange w:id="8316" w:author="IO" w:date="2011-07-22T12:29:00Z">
              <w:rPr>
                <w:rFonts w:cs="Times New Roman"/>
              </w:rPr>
            </w:rPrChange>
          </w:rPr>
          <w:t xml:space="preserve"> este caso</w:t>
        </w:r>
      </w:ins>
      <w:ins w:id="8317" w:author="Orion" w:date="2011-07-05T14:02:00Z">
        <w:r w:rsidR="0006481D" w:rsidRPr="00441066">
          <w:rPr>
            <w:i/>
            <w:rPrChange w:id="8318" w:author="IO" w:date="2011-07-22T12:29:00Z">
              <w:rPr>
                <w:rFonts w:cs="Times New Roman"/>
              </w:rPr>
            </w:rPrChange>
          </w:rPr>
          <w:t xml:space="preserve"> </w:t>
        </w:r>
      </w:ins>
      <w:ins w:id="8319" w:author="Orion" w:date="2011-07-05T14:01:00Z">
        <w:r w:rsidR="0006481D" w:rsidRPr="00441066">
          <w:rPr>
            <w:i/>
            <w:rPrChange w:id="8320" w:author="IO" w:date="2011-07-22T12:29:00Z">
              <w:rPr>
                <w:rFonts w:cs="Times New Roman"/>
              </w:rPr>
            </w:rPrChange>
          </w:rPr>
          <w:t>se han usado</w:t>
        </w:r>
      </w:ins>
      <w:ins w:id="8321" w:author="Orion" w:date="2011-07-05T13:56:00Z">
        <w:r w:rsidRPr="00441066">
          <w:rPr>
            <w:i/>
            <w:rPrChange w:id="8322" w:author="IO" w:date="2011-07-22T12:29:00Z">
              <w:rPr>
                <w:rFonts w:cs="Times New Roman"/>
              </w:rPr>
            </w:rPrChange>
          </w:rPr>
          <w:t xml:space="preserve"> los valores </w:t>
        </w:r>
      </w:ins>
      <w:ins w:id="8323" w:author="Orion" w:date="2011-07-05T13:45:00Z">
        <w:r w:rsidR="006B5FB9" w:rsidRPr="00441066">
          <w:rPr>
            <w:i/>
            <w:rPrChange w:id="8324" w:author="IO" w:date="2011-07-22T12:29:00Z">
              <w:rPr>
                <w:rFonts w:cs="Times New Roman"/>
              </w:rPr>
            </w:rPrChange>
          </w:rPr>
          <w:t>98%, 98%, 5%</w:t>
        </w:r>
      </w:ins>
      <w:ins w:id="8325" w:author="Orion" w:date="2011-07-05T13:56:00Z">
        <w:r w:rsidRPr="00441066">
          <w:rPr>
            <w:i/>
            <w:rPrChange w:id="8326" w:author="IO" w:date="2011-07-22T12:29:00Z">
              <w:rPr>
                <w:rFonts w:cs="Times New Roman"/>
              </w:rPr>
            </w:rPrChange>
          </w:rPr>
          <w:t xml:space="preserve"> respectivamente, se p</w:t>
        </w:r>
      </w:ins>
      <w:ins w:id="8327" w:author="Orion" w:date="2011-07-05T13:57:00Z">
        <w:r w:rsidRPr="00441066">
          <w:rPr>
            <w:i/>
            <w:rPrChange w:id="8328" w:author="IO" w:date="2011-07-22T12:29:00Z">
              <w:rPr>
                <w:rFonts w:cs="Times New Roman"/>
              </w:rPr>
            </w:rPrChange>
          </w:rPr>
          <w:t>r</w:t>
        </w:r>
      </w:ins>
      <w:ins w:id="8329" w:author="Orion" w:date="2011-07-05T13:56:00Z">
        <w:r w:rsidRPr="00441066">
          <w:rPr>
            <w:i/>
            <w:rPrChange w:id="8330" w:author="IO" w:date="2011-07-22T12:29:00Z">
              <w:rPr>
                <w:rFonts w:cs="Times New Roman"/>
              </w:rPr>
            </w:rPrChange>
          </w:rPr>
          <w:t xml:space="preserve">oduce un </w:t>
        </w:r>
      </w:ins>
      <w:ins w:id="8331" w:author="Orion" w:date="2011-07-05T13:57:00Z">
        <w:r w:rsidRPr="00441066">
          <w:rPr>
            <w:i/>
            <w:rPrChange w:id="8332" w:author="IO" w:date="2011-07-22T12:29:00Z">
              <w:rPr>
                <w:rFonts w:cs="Times New Roman"/>
              </w:rPr>
            </w:rPrChange>
          </w:rPr>
          <w:t xml:space="preserve">hecho </w:t>
        </w:r>
      </w:ins>
      <w:ins w:id="8333" w:author="Orion" w:date="2011-07-05T13:59:00Z">
        <w:r w:rsidR="002B3B09" w:rsidRPr="00441066">
          <w:rPr>
            <w:i/>
            <w:rPrChange w:id="8334" w:author="IO" w:date="2011-07-22T12:29:00Z">
              <w:rPr>
                <w:rFonts w:cs="Times New Roman"/>
              </w:rPr>
            </w:rPrChange>
          </w:rPr>
          <w:t>interesante</w:t>
        </w:r>
      </w:ins>
      <w:ins w:id="8335" w:author="Orion" w:date="2011-07-05T13:57:00Z">
        <w:r w:rsidRPr="00441066">
          <w:rPr>
            <w:i/>
            <w:rPrChange w:id="8336" w:author="IO" w:date="2011-07-22T12:29:00Z">
              <w:rPr>
                <w:rFonts w:cs="Times New Roman"/>
              </w:rPr>
            </w:rPrChange>
          </w:rPr>
          <w:t xml:space="preserve"> que es que los pilotos tardan tanto en gestionar las órdenes</w:t>
        </w:r>
        <w:r w:rsidR="00080145" w:rsidRPr="00441066">
          <w:rPr>
            <w:i/>
            <w:rPrChange w:id="8337" w:author="IO" w:date="2011-07-22T12:29:00Z">
              <w:rPr>
                <w:rFonts w:cs="Times New Roman"/>
              </w:rPr>
            </w:rPrChange>
          </w:rPr>
          <w:t xml:space="preserve"> de conflicto que, en ciertas ocasiones, </w:t>
        </w:r>
        <w:r w:rsidRPr="00441066">
          <w:rPr>
            <w:i/>
            <w:rPrChange w:id="8338" w:author="IO" w:date="2011-07-22T12:29:00Z">
              <w:rPr>
                <w:rFonts w:cs="Times New Roman"/>
              </w:rPr>
            </w:rPrChange>
          </w:rPr>
          <w:t>dicha</w:t>
        </w:r>
      </w:ins>
      <w:ins w:id="8339" w:author="Orion" w:date="2011-07-05T14:02:00Z">
        <w:r w:rsidR="00080145" w:rsidRPr="00441066">
          <w:rPr>
            <w:i/>
            <w:rPrChange w:id="8340" w:author="IO" w:date="2011-07-22T12:29:00Z">
              <w:rPr>
                <w:rFonts w:cs="Times New Roman"/>
              </w:rPr>
            </w:rPrChange>
          </w:rPr>
          <w:t>s</w:t>
        </w:r>
      </w:ins>
      <w:ins w:id="8341" w:author="Orion" w:date="2011-07-05T13:57:00Z">
        <w:r w:rsidRPr="00441066">
          <w:rPr>
            <w:i/>
            <w:rPrChange w:id="8342" w:author="IO" w:date="2011-07-22T12:29:00Z">
              <w:rPr>
                <w:rFonts w:cs="Times New Roman"/>
              </w:rPr>
            </w:rPrChange>
          </w:rPr>
          <w:t xml:space="preserve"> gesti</w:t>
        </w:r>
      </w:ins>
      <w:ins w:id="8343" w:author="Orion" w:date="2011-07-05T14:02:00Z">
        <w:r w:rsidR="00080145" w:rsidRPr="00441066">
          <w:rPr>
            <w:i/>
            <w:rPrChange w:id="8344" w:author="IO" w:date="2011-07-22T12:29:00Z">
              <w:rPr>
                <w:rFonts w:cs="Times New Roman"/>
              </w:rPr>
            </w:rPrChange>
          </w:rPr>
          <w:t>o</w:t>
        </w:r>
      </w:ins>
      <w:ins w:id="8345" w:author="Orion" w:date="2011-07-05T13:57:00Z">
        <w:r w:rsidRPr="00441066">
          <w:rPr>
            <w:i/>
            <w:rPrChange w:id="8346" w:author="IO" w:date="2011-07-22T12:29:00Z">
              <w:rPr>
                <w:rFonts w:cs="Times New Roman"/>
              </w:rPr>
            </w:rPrChange>
          </w:rPr>
          <w:t>n</w:t>
        </w:r>
      </w:ins>
      <w:ins w:id="8347" w:author="Orion" w:date="2011-07-05T14:02:00Z">
        <w:r w:rsidR="00080145" w:rsidRPr="00441066">
          <w:rPr>
            <w:i/>
            <w:rPrChange w:id="8348" w:author="IO" w:date="2011-07-22T12:29:00Z">
              <w:rPr>
                <w:rFonts w:cs="Times New Roman"/>
              </w:rPr>
            </w:rPrChange>
          </w:rPr>
          <w:t>es</w:t>
        </w:r>
      </w:ins>
      <w:ins w:id="8349" w:author="Orion" w:date="2011-07-05T13:57:00Z">
        <w:r w:rsidRPr="00441066">
          <w:rPr>
            <w:i/>
            <w:rPrChange w:id="8350" w:author="IO" w:date="2011-07-22T12:29:00Z">
              <w:rPr>
                <w:rFonts w:cs="Times New Roman"/>
              </w:rPr>
            </w:rPrChange>
          </w:rPr>
          <w:t xml:space="preserve"> se solapa con la del paso de los puntos </w:t>
        </w:r>
      </w:ins>
      <w:ins w:id="8351" w:author="Orion" w:date="2011-07-05T13:58:00Z">
        <w:r w:rsidRPr="00441066">
          <w:rPr>
            <w:i/>
            <w:rPrChange w:id="8352" w:author="IO" w:date="2011-07-22T12:29:00Z">
              <w:rPr>
                <w:rFonts w:cs="Times New Roman"/>
              </w:rPr>
            </w:rPrChange>
          </w:rPr>
          <w:t>intermedios.</w:t>
        </w:r>
      </w:ins>
      <w:ins w:id="8353" w:author="Orion" w:date="2011-07-05T14:00:00Z">
        <w:r w:rsidR="0006481D" w:rsidRPr="00441066">
          <w:rPr>
            <w:i/>
            <w:rPrChange w:id="8354" w:author="IO" w:date="2011-07-22T12:29:00Z">
              <w:rPr>
                <w:rFonts w:cs="Times New Roman"/>
              </w:rPr>
            </w:rPrChange>
          </w:rPr>
          <w:t xml:space="preserve"> </w:t>
        </w:r>
      </w:ins>
      <w:ins w:id="8355" w:author="Orion" w:date="2011-07-05T14:04:00Z">
        <w:r w:rsidR="00A85B1F" w:rsidRPr="00441066">
          <w:rPr>
            <w:i/>
            <w:rPrChange w:id="8356" w:author="IO" w:date="2011-07-22T12:29:00Z">
              <w:rPr>
                <w:rFonts w:cs="Times New Roman"/>
              </w:rPr>
            </w:rPrChange>
          </w:rPr>
          <w:t xml:space="preserve">De este modo si se observan la </w:t>
        </w:r>
        <w:r w:rsidR="00A85B1F" w:rsidRPr="00441066">
          <w:rPr>
            <w:i/>
            <w:rPrChange w:id="8357" w:author="IO" w:date="2011-07-22T12:29:00Z">
              <w:rPr>
                <w:rFonts w:cs="Times New Roman"/>
              </w:rPr>
            </w:rPrChange>
          </w:rPr>
          <w:fldChar w:fldCharType="begin"/>
        </w:r>
        <w:r w:rsidR="00A85B1F" w:rsidRPr="00441066">
          <w:rPr>
            <w:i/>
            <w:rPrChange w:id="8358"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8359" w:author="IO" w:date="2011-07-22T12:29:00Z">
            <w:rPr>
              <w:i/>
            </w:rPr>
          </w:rPrChange>
        </w:rPr>
      </w:r>
      <w:r w:rsidR="00A85B1F" w:rsidRPr="00441066">
        <w:rPr>
          <w:i/>
          <w:rPrChange w:id="8360" w:author="IO" w:date="2011-07-22T12:29:00Z">
            <w:rPr>
              <w:rFonts w:cs="Times New Roman"/>
            </w:rPr>
          </w:rPrChange>
        </w:rPr>
        <w:fldChar w:fldCharType="separate"/>
      </w:r>
      <w:ins w:id="8361" w:author="Orion" w:date="2011-07-26T22:30:00Z">
        <w:r w:rsidR="00503590" w:rsidRPr="00503590">
          <w:rPr>
            <w:i/>
            <w:rPrChange w:id="8362" w:author="Orion" w:date="2011-07-26T22:30:00Z">
              <w:rPr/>
            </w:rPrChange>
          </w:rPr>
          <w:t>Figura 36</w:t>
        </w:r>
      </w:ins>
      <w:ins w:id="8363" w:author="Orion" w:date="2011-07-05T14:04:00Z">
        <w:r w:rsidR="00A85B1F" w:rsidRPr="00441066">
          <w:rPr>
            <w:i/>
            <w:rPrChange w:id="8364" w:author="IO" w:date="2011-07-22T12:29:00Z">
              <w:rPr>
                <w:rFonts w:cs="Times New Roman"/>
              </w:rPr>
            </w:rPrChange>
          </w:rPr>
          <w:fldChar w:fldCharType="end"/>
        </w:r>
      </w:ins>
      <w:ins w:id="8365" w:author="Orion" w:date="2011-07-05T14:05:00Z">
        <w:r w:rsidR="00A85B1F" w:rsidRPr="00441066">
          <w:rPr>
            <w:i/>
            <w:rPrChange w:id="8366" w:author="IO" w:date="2011-07-22T12:29:00Z">
              <w:rPr>
                <w:rFonts w:cs="Times New Roman"/>
              </w:rPr>
            </w:rPrChange>
          </w:rPr>
          <w:t xml:space="preserve"> </w:t>
        </w:r>
      </w:ins>
      <w:ins w:id="8367" w:author="Orion" w:date="2011-07-05T14:04:00Z">
        <w:r w:rsidR="00A85B1F" w:rsidRPr="00441066">
          <w:rPr>
            <w:i/>
            <w:rPrChange w:id="8368" w:author="IO" w:date="2011-07-22T12:29:00Z">
              <w:rPr>
                <w:rFonts w:cs="Times New Roman"/>
              </w:rPr>
            </w:rPrChange>
          </w:rPr>
          <w:t xml:space="preserve">y </w:t>
        </w:r>
      </w:ins>
      <w:ins w:id="8369" w:author="Orion" w:date="2011-07-05T14:05:00Z">
        <w:r w:rsidR="00A85B1F" w:rsidRPr="00441066">
          <w:rPr>
            <w:i/>
            <w:rPrChange w:id="8370" w:author="IO" w:date="2011-07-22T12:29:00Z">
              <w:rPr>
                <w:rFonts w:cs="Times New Roman"/>
              </w:rPr>
            </w:rPrChange>
          </w:rPr>
          <w:t>la</w:t>
        </w:r>
      </w:ins>
      <w:ins w:id="8371" w:author="Orion" w:date="2011-07-05T14:04:00Z">
        <w:r w:rsidR="00A85B1F" w:rsidRPr="00441066">
          <w:rPr>
            <w:i/>
            <w:rPrChange w:id="8372" w:author="IO" w:date="2011-07-22T12:29:00Z">
              <w:rPr>
                <w:rFonts w:cs="Times New Roman"/>
              </w:rPr>
            </w:rPrChange>
          </w:rPr>
          <w:t xml:space="preserve"> </w:t>
        </w:r>
      </w:ins>
      <w:ins w:id="8373" w:author="Orion" w:date="2011-07-05T14:05:00Z">
        <w:r w:rsidR="00A85B1F" w:rsidRPr="00441066">
          <w:rPr>
            <w:i/>
            <w:rPrChange w:id="8374" w:author="IO" w:date="2011-07-22T12:29:00Z">
              <w:rPr>
                <w:rFonts w:cs="Times New Roman"/>
              </w:rPr>
            </w:rPrChange>
          </w:rPr>
          <w:fldChar w:fldCharType="begin"/>
        </w:r>
        <w:r w:rsidR="00A85B1F" w:rsidRPr="00441066">
          <w:rPr>
            <w:i/>
            <w:rPrChange w:id="8375"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8376" w:author="IO" w:date="2011-07-22T12:29:00Z">
            <w:rPr>
              <w:i/>
            </w:rPr>
          </w:rPrChange>
        </w:rPr>
      </w:r>
      <w:r w:rsidR="00A85B1F" w:rsidRPr="00441066">
        <w:rPr>
          <w:i/>
          <w:rPrChange w:id="8377" w:author="IO" w:date="2011-07-22T12:29:00Z">
            <w:rPr>
              <w:rFonts w:cs="Times New Roman"/>
            </w:rPr>
          </w:rPrChange>
        </w:rPr>
        <w:fldChar w:fldCharType="separate"/>
      </w:r>
      <w:ins w:id="8378" w:author="Orion" w:date="2011-07-26T22:30:00Z">
        <w:r w:rsidR="00503590" w:rsidRPr="00503590">
          <w:rPr>
            <w:i/>
            <w:rPrChange w:id="8379" w:author="Orion" w:date="2011-07-26T22:30:00Z">
              <w:rPr/>
            </w:rPrChange>
          </w:rPr>
          <w:t>Figura 37</w:t>
        </w:r>
      </w:ins>
      <w:ins w:id="8380" w:author="Orion" w:date="2011-07-05T14:05:00Z">
        <w:r w:rsidR="00A85B1F" w:rsidRPr="00441066">
          <w:rPr>
            <w:i/>
            <w:rPrChange w:id="8381" w:author="IO" w:date="2011-07-22T12:29:00Z">
              <w:rPr>
                <w:rFonts w:cs="Times New Roman"/>
              </w:rPr>
            </w:rPrChange>
          </w:rPr>
          <w:fldChar w:fldCharType="end"/>
        </w:r>
        <w:r w:rsidR="00A85B1F" w:rsidRPr="00441066">
          <w:rPr>
            <w:i/>
            <w:rPrChange w:id="8382" w:author="IO" w:date="2011-07-22T12:29:00Z">
              <w:rPr>
                <w:rFonts w:cs="Times New Roman"/>
              </w:rPr>
            </w:rPrChange>
          </w:rPr>
          <w:t xml:space="preserve"> </w:t>
        </w:r>
        <w:r w:rsidR="000230BE" w:rsidRPr="00441066">
          <w:rPr>
            <w:i/>
            <w:rPrChange w:id="8383" w:author="IO" w:date="2011-07-22T12:29:00Z">
              <w:rPr>
                <w:rFonts w:cs="Times New Roman"/>
              </w:rPr>
            </w:rPrChange>
          </w:rPr>
          <w:t xml:space="preserve">simultáneamente puede verse que el avión </w:t>
        </w:r>
      </w:ins>
      <w:ins w:id="8384" w:author="Orion" w:date="2011-07-05T14:11:00Z">
        <w:r w:rsidR="00EF7F9C" w:rsidRPr="00441066">
          <w:rPr>
            <w:i/>
            <w:rPrChange w:id="8385" w:author="IO" w:date="2011-07-22T12:29:00Z">
              <w:rPr>
                <w:rFonts w:cs="Times New Roman"/>
              </w:rPr>
            </w:rPrChange>
          </w:rPr>
          <w:t xml:space="preserve"> </w:t>
        </w:r>
        <w:r w:rsidR="00EF7F9C" w:rsidRPr="00441066">
          <w:rPr>
            <w:i/>
          </w:rPr>
          <w:t>Plane2</w:t>
        </w:r>
      </w:ins>
      <w:ins w:id="8386" w:author="Orion" w:date="2011-07-05T14:07:00Z">
        <w:r w:rsidR="000230BE" w:rsidRPr="00441066">
          <w:rPr>
            <w:i/>
            <w:rPrChange w:id="8387" w:author="IO" w:date="2011-07-22T12:29:00Z">
              <w:rPr>
                <w:rFonts w:cs="Times New Roman"/>
              </w:rPr>
            </w:rPrChange>
          </w:rPr>
          <w:t xml:space="preserve"> </w:t>
        </w:r>
      </w:ins>
      <w:ins w:id="8388" w:author="Orion" w:date="2011-07-05T14:06:00Z">
        <w:r w:rsidR="000230BE" w:rsidRPr="00441066">
          <w:rPr>
            <w:i/>
            <w:rPrChange w:id="8389" w:author="IO" w:date="2011-07-22T12:29:00Z">
              <w:rPr>
                <w:rFonts w:cs="Times New Roman"/>
              </w:rPr>
            </w:rPrChange>
          </w:rPr>
          <w:t>deja de estar en posible riesgo de conflicto, momento en el que recibe la orden de volver a su altitud y velocidad de crucero</w:t>
        </w:r>
      </w:ins>
      <w:ins w:id="8390" w:author="Orion" w:date="2011-07-05T14:07:00Z">
        <w:r w:rsidR="000230BE" w:rsidRPr="00441066">
          <w:rPr>
            <w:i/>
            <w:rPrChange w:id="8391" w:author="IO" w:date="2011-07-22T12:29:00Z">
              <w:rPr>
                <w:rFonts w:cs="Times New Roman"/>
              </w:rPr>
            </w:rPrChange>
          </w:rPr>
          <w:t>,</w:t>
        </w:r>
      </w:ins>
      <w:ins w:id="8392" w:author="Orion" w:date="2011-07-05T14:06:00Z">
        <w:r w:rsidR="000230BE" w:rsidRPr="00441066">
          <w:rPr>
            <w:i/>
            <w:rPrChange w:id="8393" w:author="IO" w:date="2011-07-22T12:29:00Z">
              <w:rPr>
                <w:rFonts w:cs="Times New Roman"/>
              </w:rPr>
            </w:rPrChange>
          </w:rPr>
          <w:t xml:space="preserve"> antes de </w:t>
        </w:r>
      </w:ins>
      <w:ins w:id="8394" w:author="Orion" w:date="2011-07-05T14:07:00Z">
        <w:r w:rsidR="000230BE" w:rsidRPr="00441066">
          <w:rPr>
            <w:i/>
            <w:rPrChange w:id="8395" w:author="IO" w:date="2011-07-22T12:29:00Z">
              <w:rPr>
                <w:rFonts w:cs="Times New Roman"/>
              </w:rPr>
            </w:rPrChange>
          </w:rPr>
          <w:t xml:space="preserve">llegar a su segundo waypoint. Pero </w:t>
        </w:r>
      </w:ins>
      <w:ins w:id="8396" w:author="Orion" w:date="2011-07-05T14:08:00Z">
        <w:r w:rsidR="000230BE" w:rsidRPr="00441066">
          <w:rPr>
            <w:i/>
            <w:rPrChange w:id="8397" w:author="IO" w:date="2011-07-22T12:29:00Z">
              <w:rPr>
                <w:rFonts w:cs="Times New Roman"/>
              </w:rPr>
            </w:rPrChange>
          </w:rPr>
          <w:t>el piloto no es capaz de procesar esta orden hasta que ha pasado un tiempo, tiempo en el que el avi</w:t>
        </w:r>
      </w:ins>
      <w:ins w:id="8398" w:author="Orion" w:date="2011-07-05T14:09:00Z">
        <w:r w:rsidR="000230BE" w:rsidRPr="00441066">
          <w:rPr>
            <w:i/>
            <w:rPrChange w:id="8399" w:author="IO" w:date="2011-07-22T12:29:00Z">
              <w:rPr>
                <w:rFonts w:cs="Times New Roman"/>
              </w:rPr>
            </w:rPrChange>
          </w:rPr>
          <w:t>ón y</w:t>
        </w:r>
      </w:ins>
      <w:ins w:id="8400" w:author="Orion" w:date="2011-07-05T14:11:00Z">
        <w:r w:rsidR="00EF7F9C" w:rsidRPr="00441066">
          <w:rPr>
            <w:i/>
            <w:rPrChange w:id="8401" w:author="IO" w:date="2011-07-22T12:29:00Z">
              <w:rPr>
                <w:rFonts w:cs="Times New Roman"/>
              </w:rPr>
            </w:rPrChange>
          </w:rPr>
          <w:t>a</w:t>
        </w:r>
      </w:ins>
      <w:ins w:id="8402" w:author="Orion" w:date="2011-07-05T14:09:00Z">
        <w:r w:rsidR="000230BE" w:rsidRPr="00441066">
          <w:rPr>
            <w:i/>
            <w:rPrChange w:id="8403" w:author="IO" w:date="2011-07-22T12:29:00Z">
              <w:rPr>
                <w:rFonts w:cs="Times New Roman"/>
              </w:rPr>
            </w:rPrChange>
          </w:rPr>
          <w:t xml:space="preserve"> habrá rebasado su próximo</w:t>
        </w:r>
      </w:ins>
      <w:ins w:id="8404" w:author="Orion" w:date="2011-07-05T14:07:00Z">
        <w:r w:rsidR="000230BE" w:rsidRPr="00441066">
          <w:rPr>
            <w:i/>
            <w:rPrChange w:id="8405" w:author="IO" w:date="2011-07-22T12:29:00Z">
              <w:rPr>
                <w:rFonts w:cs="Times New Roman"/>
              </w:rPr>
            </w:rPrChange>
          </w:rPr>
          <w:t xml:space="preserve"> waypoint</w:t>
        </w:r>
      </w:ins>
      <w:ins w:id="8406" w:author="Orion" w:date="2011-07-05T14:09:00Z">
        <w:r w:rsidR="000230BE" w:rsidRPr="00441066">
          <w:rPr>
            <w:i/>
            <w:rPrChange w:id="8407" w:author="IO" w:date="2011-07-22T12:29:00Z">
              <w:rPr>
                <w:rFonts w:cs="Times New Roman"/>
              </w:rPr>
            </w:rPrChange>
          </w:rPr>
          <w:t>.</w:t>
        </w:r>
      </w:ins>
    </w:p>
    <w:p w14:paraId="394A66C6" w14:textId="77777777" w:rsidR="00AF49D4" w:rsidRPr="0080539F" w:rsidRDefault="00AF49D4">
      <w:pPr>
        <w:pStyle w:val="ListParagraph"/>
        <w:jc w:val="both"/>
        <w:rPr>
          <w:ins w:id="8408" w:author="Orion" w:date="2011-07-05T13:17:00Z"/>
          <w:rFonts w:cs="Times New Roman"/>
        </w:rPr>
        <w:pPrChange w:id="8409" w:author="Orion" w:date="2011-07-05T13:58:00Z">
          <w:pPr/>
        </w:pPrChange>
      </w:pPr>
    </w:p>
    <w:p w14:paraId="32D8BA7E" w14:textId="25770456" w:rsidR="00DF52F5" w:rsidRDefault="00EF7F9C">
      <w:pPr>
        <w:jc w:val="both"/>
        <w:rPr>
          <w:ins w:id="8410" w:author="Orion" w:date="2011-07-05T13:02:00Z"/>
          <w:rFonts w:cs="Times New Roman"/>
        </w:rPr>
        <w:pPrChange w:id="8411" w:author="Orion" w:date="2011-06-26T12:33:00Z">
          <w:pPr/>
        </w:pPrChange>
      </w:pPr>
      <w:ins w:id="8412" w:author="Orion" w:date="2011-07-05T14:10:00Z">
        <w:r w:rsidRPr="00282451">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8413" w:author="Orion" w:date="2011-07-05T13:29:00Z"/>
          <w:rFonts w:cs="Times New Roman"/>
        </w:rPr>
        <w:pPrChange w:id="8414" w:author="Orion" w:date="2011-07-05T14:03:00Z">
          <w:pPr/>
        </w:pPrChange>
      </w:pPr>
      <w:bookmarkStart w:id="8415" w:name="_Toc299483460"/>
      <w:bookmarkStart w:id="8416" w:name="_Ref297638017"/>
      <w:r>
        <w:t>Figura</w:t>
      </w:r>
      <w:ins w:id="8417" w:author="Orion" w:date="2011-07-05T14:03:00Z">
        <w:del w:id="8418" w:author="IO" w:date="2011-07-22T13:09:00Z">
          <w:r w:rsidR="00CD4C4B" w:rsidDel="006B1111">
            <w:delText>Ilustración</w:delText>
          </w:r>
        </w:del>
        <w:r w:rsidR="00CD4C4B">
          <w:t xml:space="preserve"> </w:t>
        </w:r>
      </w:ins>
      <w:ins w:id="8419" w:author="IO" w:date="2011-07-22T13:09:00Z">
        <w:r>
          <w:fldChar w:fldCharType="begin"/>
        </w:r>
        <w:r>
          <w:instrText xml:space="preserve"> SEQ Figura \* ARABIC </w:instrText>
        </w:r>
      </w:ins>
      <w:r>
        <w:fldChar w:fldCharType="separate"/>
      </w:r>
      <w:ins w:id="8420" w:author="Orion" w:date="2011-07-26T22:30:00Z">
        <w:r w:rsidR="00503590">
          <w:rPr>
            <w:noProof/>
          </w:rPr>
          <w:t>36</w:t>
        </w:r>
      </w:ins>
      <w:bookmarkEnd w:id="8415"/>
      <w:ins w:id="8421" w:author="IO" w:date="2011-07-22T13:16:00Z">
        <w:del w:id="8422" w:author="Orion" w:date="2011-07-24T21:36:00Z">
          <w:r w:rsidR="00416FF6" w:rsidDel="00587D28">
            <w:rPr>
              <w:noProof/>
            </w:rPr>
            <w:delText>35</w:delText>
          </w:r>
        </w:del>
      </w:ins>
      <w:ins w:id="8423" w:author="IO" w:date="2011-07-22T13:09:00Z">
        <w:r>
          <w:fldChar w:fldCharType="end"/>
        </w:r>
      </w:ins>
      <w:ins w:id="8424" w:author="Orion" w:date="2011-07-05T14:03:00Z">
        <w:del w:id="8425" w:author="IO" w:date="2011-07-22T13:09:00Z">
          <w:r w:rsidR="00CD4C4B" w:rsidDel="006B1111">
            <w:fldChar w:fldCharType="begin"/>
          </w:r>
          <w:r w:rsidR="00CD4C4B" w:rsidDel="006B1111">
            <w:delInstrText xml:space="preserve"> SEQ Ilustración \* ARABIC </w:delInstrText>
          </w:r>
        </w:del>
      </w:ins>
      <w:del w:id="8426" w:author="IO" w:date="2011-07-22T13:09:00Z">
        <w:r w:rsidR="00CD4C4B" w:rsidDel="006B1111">
          <w:fldChar w:fldCharType="end"/>
        </w:r>
      </w:del>
      <w:bookmarkEnd w:id="8416"/>
    </w:p>
    <w:p w14:paraId="36C2ABCB" w14:textId="15EA1B88" w:rsidR="001D5A64" w:rsidRPr="00441066" w:rsidRDefault="00D40ACE">
      <w:pPr>
        <w:pStyle w:val="ListParagraph"/>
        <w:numPr>
          <w:ilvl w:val="0"/>
          <w:numId w:val="41"/>
        </w:numPr>
        <w:spacing w:before="120" w:after="120"/>
        <w:ind w:left="641" w:hanging="357"/>
        <w:jc w:val="both"/>
        <w:rPr>
          <w:ins w:id="8427" w:author="Orion" w:date="2011-07-05T13:29:00Z"/>
          <w:i/>
          <w:rPrChange w:id="8428" w:author="IO" w:date="2011-07-22T12:30:00Z">
            <w:rPr>
              <w:ins w:id="8429" w:author="Orion" w:date="2011-07-05T13:29:00Z"/>
              <w:rFonts w:cs="Times New Roman"/>
            </w:rPr>
          </w:rPrChange>
        </w:rPr>
        <w:pPrChange w:id="8430" w:author="IO" w:date="2011-07-22T12:30:00Z">
          <w:pPr/>
        </w:pPrChange>
      </w:pPr>
      <w:ins w:id="8431" w:author="Orion" w:date="2011-07-05T14:11:00Z">
        <w:r w:rsidRPr="00441066">
          <w:rPr>
            <w:i/>
            <w:rPrChange w:id="8432" w:author="IO" w:date="2011-07-22T12:30:00Z">
              <w:rPr>
                <w:rFonts w:cs="Times New Roman"/>
              </w:rPr>
            </w:rPrChange>
          </w:rPr>
          <w:t>Esta imagen</w:t>
        </w:r>
      </w:ins>
      <w:ins w:id="8433" w:author="Orion" w:date="2011-07-06T14:48:00Z">
        <w:r w:rsidR="001B6ECB" w:rsidRPr="00441066">
          <w:rPr>
            <w:i/>
            <w:rPrChange w:id="8434" w:author="IO" w:date="2011-07-22T12:30:00Z">
              <w:rPr>
                <w:rFonts w:cs="Times New Roman"/>
              </w:rPr>
            </w:rPrChange>
          </w:rPr>
          <w:t xml:space="preserve"> (</w:t>
        </w:r>
        <w:r w:rsidR="001B6ECB" w:rsidRPr="00441066">
          <w:rPr>
            <w:i/>
            <w:rPrChange w:id="8435" w:author="IO" w:date="2011-07-22T12:30:00Z">
              <w:rPr>
                <w:rFonts w:cs="Times New Roman"/>
              </w:rPr>
            </w:rPrChange>
          </w:rPr>
          <w:fldChar w:fldCharType="begin"/>
        </w:r>
        <w:r w:rsidR="001B6ECB" w:rsidRPr="00441066">
          <w:rPr>
            <w:i/>
            <w:rPrChange w:id="8436"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8437" w:author="IO" w:date="2011-07-22T12:30:00Z">
            <w:rPr>
              <w:i/>
            </w:rPr>
          </w:rPrChange>
        </w:rPr>
      </w:r>
      <w:r w:rsidR="001B6ECB" w:rsidRPr="00441066">
        <w:rPr>
          <w:i/>
          <w:rPrChange w:id="8438" w:author="IO" w:date="2011-07-22T12:30:00Z">
            <w:rPr>
              <w:rFonts w:cs="Times New Roman"/>
            </w:rPr>
          </w:rPrChange>
        </w:rPr>
        <w:fldChar w:fldCharType="separate"/>
      </w:r>
      <w:ins w:id="8439" w:author="Orion" w:date="2011-07-26T22:30:00Z">
        <w:r w:rsidR="00503590" w:rsidRPr="00503590">
          <w:rPr>
            <w:i/>
            <w:rPrChange w:id="8440" w:author="Orion" w:date="2011-07-26T22:30:00Z">
              <w:rPr/>
            </w:rPrChange>
          </w:rPr>
          <w:t>Figura 36</w:t>
        </w:r>
      </w:ins>
      <w:ins w:id="8441" w:author="Orion" w:date="2011-07-06T14:48:00Z">
        <w:r w:rsidR="001B6ECB" w:rsidRPr="00441066">
          <w:rPr>
            <w:i/>
            <w:rPrChange w:id="8442" w:author="IO" w:date="2011-07-22T12:30:00Z">
              <w:rPr>
                <w:rFonts w:cs="Times New Roman"/>
              </w:rPr>
            </w:rPrChange>
          </w:rPr>
          <w:fldChar w:fldCharType="end"/>
        </w:r>
        <w:r w:rsidR="001B6ECB" w:rsidRPr="00441066">
          <w:rPr>
            <w:i/>
            <w:rPrChange w:id="8443" w:author="IO" w:date="2011-07-22T12:30:00Z">
              <w:rPr>
                <w:rFonts w:cs="Times New Roman"/>
              </w:rPr>
            </w:rPrChange>
          </w:rPr>
          <w:t>)</w:t>
        </w:r>
      </w:ins>
      <w:ins w:id="8444" w:author="Orion" w:date="2011-07-05T14:11:00Z">
        <w:r w:rsidRPr="00441066">
          <w:rPr>
            <w:i/>
            <w:rPrChange w:id="8445" w:author="IO" w:date="2011-07-22T12:30:00Z">
              <w:rPr>
                <w:rFonts w:cs="Times New Roman"/>
              </w:rPr>
            </w:rPrChange>
          </w:rPr>
          <w:t xml:space="preserve"> refleja el </w:t>
        </w:r>
      </w:ins>
      <w:ins w:id="8446" w:author="Orion" w:date="2011-07-06T14:48:00Z">
        <w:r w:rsidR="001B6ECB" w:rsidRPr="00441066">
          <w:rPr>
            <w:i/>
            <w:rPrChange w:id="8447" w:author="IO" w:date="2011-07-22T12:30:00Z">
              <w:rPr>
                <w:rFonts w:cs="Times New Roman"/>
              </w:rPr>
            </w:rPrChange>
          </w:rPr>
          <w:t>momento</w:t>
        </w:r>
      </w:ins>
      <w:ins w:id="8448" w:author="Orion" w:date="2011-07-05T14:11:00Z">
        <w:r w:rsidRPr="00441066">
          <w:rPr>
            <w:i/>
            <w:rPrChange w:id="8449" w:author="IO" w:date="2011-07-22T12:30:00Z">
              <w:rPr>
                <w:rFonts w:cs="Times New Roman"/>
              </w:rPr>
            </w:rPrChange>
          </w:rPr>
          <w:t xml:space="preserve"> </w:t>
        </w:r>
      </w:ins>
      <w:ins w:id="8450" w:author="Orion" w:date="2011-07-05T14:13:00Z">
        <w:r w:rsidRPr="00441066">
          <w:rPr>
            <w:i/>
            <w:rPrChange w:id="8451" w:author="IO" w:date="2011-07-22T12:30:00Z">
              <w:rPr>
                <w:rFonts w:cs="Times New Roman"/>
              </w:rPr>
            </w:rPrChange>
          </w:rPr>
          <w:t>exacto</w:t>
        </w:r>
      </w:ins>
      <w:ins w:id="8452" w:author="Orion" w:date="2011-07-05T14:12:00Z">
        <w:r w:rsidRPr="00441066">
          <w:rPr>
            <w:i/>
            <w:rPrChange w:id="8453" w:author="IO" w:date="2011-07-22T12:30:00Z">
              <w:rPr>
                <w:rFonts w:cs="Times New Roman"/>
              </w:rPr>
            </w:rPrChange>
          </w:rPr>
          <w:t xml:space="preserve"> en el que los aviones dejan de estar en confli</w:t>
        </w:r>
        <w:r w:rsidR="00680158" w:rsidRPr="00441066">
          <w:rPr>
            <w:i/>
            <w:rPrChange w:id="8454" w:author="IO" w:date="2011-07-22T12:30:00Z">
              <w:rPr>
                <w:rFonts w:cs="Times New Roman"/>
              </w:rPr>
            </w:rPrChange>
          </w:rPr>
          <w:t xml:space="preserve">cto y por lo tanto reciben las </w:t>
        </w:r>
      </w:ins>
      <w:ins w:id="8455" w:author="Orion" w:date="2011-07-06T14:49:00Z">
        <w:r w:rsidR="00680158" w:rsidRPr="00441066">
          <w:rPr>
            <w:i/>
            <w:rPrChange w:id="8456" w:author="IO" w:date="2011-07-22T12:30:00Z">
              <w:rPr>
                <w:rFonts w:cs="Times New Roman"/>
              </w:rPr>
            </w:rPrChange>
          </w:rPr>
          <w:t>ó</w:t>
        </w:r>
      </w:ins>
      <w:ins w:id="8457" w:author="Orion" w:date="2011-07-05T14:12:00Z">
        <w:r w:rsidRPr="00441066">
          <w:rPr>
            <w:i/>
            <w:rPrChange w:id="8458" w:author="IO" w:date="2011-07-22T12:30:00Z">
              <w:rPr>
                <w:rFonts w:cs="Times New Roman"/>
              </w:rPr>
            </w:rPrChange>
          </w:rPr>
          <w:t>rdene</w:t>
        </w:r>
      </w:ins>
      <w:ins w:id="8459" w:author="Orion" w:date="2011-07-06T14:49:00Z">
        <w:r w:rsidR="00680158" w:rsidRPr="00441066">
          <w:rPr>
            <w:i/>
            <w:rPrChange w:id="8460" w:author="IO" w:date="2011-07-22T12:30:00Z">
              <w:rPr>
                <w:rFonts w:cs="Times New Roman"/>
              </w:rPr>
            </w:rPrChange>
          </w:rPr>
          <w:t>s</w:t>
        </w:r>
      </w:ins>
      <w:ins w:id="8461" w:author="Orion" w:date="2011-07-05T14:12:00Z">
        <w:r w:rsidRPr="00441066">
          <w:rPr>
            <w:i/>
            <w:rPrChange w:id="8462" w:author="IO" w:date="2011-07-22T12:30:00Z">
              <w:rPr>
                <w:rFonts w:cs="Times New Roman"/>
              </w:rPr>
            </w:rPrChange>
          </w:rPr>
          <w:t xml:space="preserve"> del controlador de volver a sus valores de vuelo de crucero.</w:t>
        </w:r>
      </w:ins>
      <w:ins w:id="8463" w:author="Orion" w:date="2011-07-05T14:13:00Z">
        <w:r w:rsidR="00431346" w:rsidRPr="00441066">
          <w:rPr>
            <w:i/>
            <w:rPrChange w:id="8464" w:author="IO" w:date="2011-07-22T12:30:00Z">
              <w:rPr>
                <w:rFonts w:cs="Times New Roman"/>
              </w:rPr>
            </w:rPrChange>
          </w:rPr>
          <w:t xml:space="preserve"> Es importante reflejar que el avión </w:t>
        </w:r>
        <w:r w:rsidR="00431346" w:rsidRPr="00441066">
          <w:rPr>
            <w:i/>
          </w:rPr>
          <w:t>Plane1</w:t>
        </w:r>
        <w:r w:rsidR="00431346" w:rsidRPr="00441066">
          <w:rPr>
            <w:i/>
            <w:rPrChange w:id="8465" w:author="IO" w:date="2011-07-22T12:30:00Z">
              <w:rPr>
                <w:rFonts w:cs="Times New Roman"/>
              </w:rPr>
            </w:rPrChange>
          </w:rPr>
          <w:t xml:space="preserve"> entro en riesgo antes de rebasar su </w:t>
        </w:r>
        <w:r w:rsidR="00431346" w:rsidRPr="00441066">
          <w:rPr>
            <w:i/>
            <w:rPrChange w:id="8466" w:author="IO" w:date="2011-07-22T12:30:00Z">
              <w:rPr>
                <w:rFonts w:cs="Times New Roman"/>
              </w:rPr>
            </w:rPrChange>
          </w:rPr>
          <w:lastRenderedPageBreak/>
          <w:t xml:space="preserve">segundo waypoint y sale de este riego después de haberlo rebasado. </w:t>
        </w:r>
      </w:ins>
      <w:ins w:id="8467" w:author="Orion" w:date="2011-07-06T14:51:00Z">
        <w:r w:rsidR="009B4835" w:rsidRPr="00441066">
          <w:rPr>
            <w:i/>
            <w:rPrChange w:id="8468" w:author="IO" w:date="2011-07-22T12:30:00Z">
              <w:rPr>
                <w:rFonts w:cs="Times New Roman"/>
              </w:rPr>
            </w:rPrChange>
          </w:rPr>
          <w:t>En este caso e</w:t>
        </w:r>
      </w:ins>
      <w:ins w:id="8469" w:author="Orion" w:date="2011-07-05T14:14:00Z">
        <w:r w:rsidR="00431346" w:rsidRPr="00441066">
          <w:rPr>
            <w:i/>
            <w:rPrChange w:id="8470" w:author="IO" w:date="2011-07-22T12:30:00Z">
              <w:rPr>
                <w:rFonts w:cs="Times New Roman"/>
              </w:rPr>
            </w:rPrChange>
          </w:rPr>
          <w:t xml:space="preserve">l comportamiento </w:t>
        </w:r>
      </w:ins>
      <w:ins w:id="8471" w:author="Orion" w:date="2011-07-06T14:51:00Z">
        <w:r w:rsidR="009B4835" w:rsidRPr="00441066">
          <w:rPr>
            <w:i/>
            <w:rPrChange w:id="8472" w:author="IO" w:date="2011-07-22T12:30:00Z">
              <w:rPr>
                <w:rFonts w:cs="Times New Roman"/>
              </w:rPr>
            </w:rPrChange>
          </w:rPr>
          <w:t xml:space="preserve">que tiene el piloto es un claro ejemplo de lo descrito en la </w:t>
        </w:r>
      </w:ins>
      <w:ins w:id="8473" w:author="Orion" w:date="2011-07-06T14:52:00Z">
        <w:r w:rsidR="009B4835" w:rsidRPr="00441066">
          <w:rPr>
            <w:i/>
            <w:rPrChange w:id="8474" w:author="IO" w:date="2011-07-22T12:30:00Z">
              <w:rPr>
                <w:rFonts w:cs="Times New Roman"/>
              </w:rPr>
            </w:rPrChange>
          </w:rPr>
          <w:fldChar w:fldCharType="begin"/>
        </w:r>
        <w:r w:rsidR="009B4835" w:rsidRPr="00441066">
          <w:rPr>
            <w:i/>
            <w:rPrChange w:id="8475"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8476" w:author="IO" w:date="2011-07-22T12:30:00Z">
            <w:rPr>
              <w:i/>
            </w:rPr>
          </w:rPrChange>
        </w:rPr>
      </w:r>
      <w:r w:rsidR="009B4835" w:rsidRPr="00441066">
        <w:rPr>
          <w:i/>
          <w:rPrChange w:id="8477" w:author="IO" w:date="2011-07-22T12:30:00Z">
            <w:rPr>
              <w:rFonts w:cs="Times New Roman"/>
            </w:rPr>
          </w:rPrChange>
        </w:rPr>
        <w:fldChar w:fldCharType="separate"/>
      </w:r>
      <w:ins w:id="8478" w:author="Orion" w:date="2011-07-26T22:30:00Z">
        <w:r w:rsidR="00503590" w:rsidRPr="00503590">
          <w:rPr>
            <w:i/>
            <w:rPrChange w:id="8479" w:author="Orion" w:date="2011-07-26T22:30:00Z">
              <w:rPr/>
            </w:rPrChange>
          </w:rPr>
          <w:t>Figura 24: Ir al Siguiente Tramo Con Conflicto</w:t>
        </w:r>
      </w:ins>
      <w:ins w:id="8480" w:author="IO" w:date="2011-07-22T13:16:00Z">
        <w:del w:id="8481" w:author="Orion" w:date="2011-07-24T21:39:00Z">
          <w:r w:rsidR="00416FF6" w:rsidRPr="00416FF6" w:rsidDel="00BF1AE4">
            <w:rPr>
              <w:i/>
              <w:rPrChange w:id="8482" w:author="IO" w:date="2011-07-22T13:16:00Z">
                <w:rPr/>
              </w:rPrChange>
            </w:rPr>
            <w:delText>Figura 23: Ir al Siguiente Tramo Con Conflicto</w:delText>
          </w:r>
        </w:del>
      </w:ins>
      <w:ins w:id="8483" w:author="Orion" w:date="2011-07-06T14:52:00Z">
        <w:r w:rsidR="009B4835" w:rsidRPr="00441066">
          <w:rPr>
            <w:i/>
            <w:rPrChange w:id="8484" w:author="IO" w:date="2011-07-22T12:30:00Z">
              <w:rPr>
                <w:rFonts w:cs="Times New Roman"/>
              </w:rPr>
            </w:rPrChange>
          </w:rPr>
          <w:fldChar w:fldCharType="end"/>
        </w:r>
      </w:ins>
      <w:ins w:id="8485" w:author="Orion" w:date="2011-07-06T14:53:00Z">
        <w:r w:rsidR="009B4835" w:rsidRPr="00441066">
          <w:rPr>
            <w:i/>
            <w:rPrChange w:id="8486" w:author="IO" w:date="2011-07-22T12:30:00Z">
              <w:rPr>
                <w:rFonts w:cs="Times New Roman"/>
              </w:rPr>
            </w:rPrChange>
          </w:rPr>
          <w:t>, donde este tiene que gestionar el paso al siguiente tramo a la vez que su avi</w:t>
        </w:r>
      </w:ins>
      <w:ins w:id="8487" w:author="Orion" w:date="2011-07-06T14:54:00Z">
        <w:r w:rsidR="009B4835" w:rsidRPr="00441066">
          <w:rPr>
            <w:i/>
            <w:rPrChange w:id="8488" w:author="IO" w:date="2011-07-22T12:30:00Z">
              <w:rPr>
                <w:rFonts w:cs="Times New Roman"/>
              </w:rPr>
            </w:rPrChange>
          </w:rPr>
          <w:t>ón se encuentra en situación de riesgo de conflicto.</w:t>
        </w:r>
      </w:ins>
    </w:p>
    <w:p w14:paraId="755FE3E2" w14:textId="77777777" w:rsidR="00C07636" w:rsidRDefault="00C07636">
      <w:pPr>
        <w:ind w:left="709"/>
        <w:jc w:val="both"/>
        <w:rPr>
          <w:ins w:id="8489" w:author="Orion" w:date="2011-07-06T15:45:00Z"/>
          <w:rFonts w:cs="Times New Roman"/>
        </w:rPr>
        <w:pPrChange w:id="8490" w:author="Orion" w:date="2011-07-06T15:49:00Z">
          <w:pPr/>
        </w:pPrChange>
      </w:pPr>
    </w:p>
    <w:p w14:paraId="65456B07" w14:textId="1FD04CA9" w:rsidR="001D5A64" w:rsidRDefault="00C07636">
      <w:pPr>
        <w:jc w:val="both"/>
        <w:rPr>
          <w:ins w:id="8491" w:author="Orion" w:date="2011-07-05T13:02:00Z"/>
          <w:rFonts w:cs="Times New Roman"/>
        </w:rPr>
        <w:pPrChange w:id="8492" w:author="Orion" w:date="2011-06-26T12:33:00Z">
          <w:pPr/>
        </w:pPrChange>
      </w:pPr>
      <w:ins w:id="8493" w:author="Orion" w:date="2011-07-06T15:46:00Z">
        <w:r w:rsidRPr="00282451">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8494" w:author="Orion" w:date="2011-07-05T14:03:00Z"/>
          <w:rFonts w:cs="Times New Roman"/>
        </w:rPr>
        <w:pPrChange w:id="8495" w:author="Orion" w:date="2011-07-05T14:03:00Z">
          <w:pPr/>
        </w:pPrChange>
      </w:pPr>
      <w:bookmarkStart w:id="8496" w:name="_Toc299483461"/>
      <w:bookmarkStart w:id="8497" w:name="_Ref297638028"/>
      <w:r>
        <w:t>Figura</w:t>
      </w:r>
      <w:ins w:id="8498" w:author="Orion" w:date="2011-07-05T14:03:00Z">
        <w:del w:id="8499" w:author="IO" w:date="2011-07-22T13:09:00Z">
          <w:r w:rsidR="00CD4C4B" w:rsidDel="006B1111">
            <w:delText>Ilustración</w:delText>
          </w:r>
        </w:del>
        <w:r w:rsidR="00CD4C4B">
          <w:t xml:space="preserve"> </w:t>
        </w:r>
      </w:ins>
      <w:ins w:id="8500" w:author="IO" w:date="2011-07-22T13:09:00Z">
        <w:r>
          <w:fldChar w:fldCharType="begin"/>
        </w:r>
        <w:r>
          <w:instrText xml:space="preserve"> SEQ Figura \* ARABIC </w:instrText>
        </w:r>
      </w:ins>
      <w:r>
        <w:fldChar w:fldCharType="separate"/>
      </w:r>
      <w:ins w:id="8501" w:author="Orion" w:date="2011-07-26T22:30:00Z">
        <w:r w:rsidR="00503590">
          <w:rPr>
            <w:noProof/>
          </w:rPr>
          <w:t>37</w:t>
        </w:r>
      </w:ins>
      <w:bookmarkEnd w:id="8496"/>
      <w:ins w:id="8502" w:author="IO" w:date="2011-07-22T13:16:00Z">
        <w:del w:id="8503" w:author="Orion" w:date="2011-07-24T21:36:00Z">
          <w:r w:rsidR="00416FF6" w:rsidDel="00587D28">
            <w:rPr>
              <w:noProof/>
            </w:rPr>
            <w:delText>36</w:delText>
          </w:r>
        </w:del>
      </w:ins>
      <w:ins w:id="8504" w:author="IO" w:date="2011-07-22T13:09:00Z">
        <w:r>
          <w:fldChar w:fldCharType="end"/>
        </w:r>
      </w:ins>
      <w:ins w:id="8505" w:author="Orion" w:date="2011-07-05T14:03:00Z">
        <w:del w:id="8506" w:author="IO" w:date="2011-07-22T13:09:00Z">
          <w:r w:rsidR="00CD4C4B" w:rsidDel="006B1111">
            <w:fldChar w:fldCharType="begin"/>
          </w:r>
          <w:r w:rsidR="00CD4C4B" w:rsidDel="006B1111">
            <w:delInstrText xml:space="preserve"> SEQ Ilustración \* ARABIC </w:delInstrText>
          </w:r>
        </w:del>
      </w:ins>
      <w:del w:id="8507" w:author="IO" w:date="2011-07-22T13:09:00Z">
        <w:r w:rsidR="00CD4C4B" w:rsidDel="006B1111">
          <w:fldChar w:fldCharType="end"/>
        </w:r>
      </w:del>
      <w:bookmarkEnd w:id="8497"/>
    </w:p>
    <w:p w14:paraId="768C7B4E" w14:textId="166616F7" w:rsidR="00CD4C4B" w:rsidRPr="00441066" w:rsidRDefault="00C07636">
      <w:pPr>
        <w:pStyle w:val="ListParagraph"/>
        <w:numPr>
          <w:ilvl w:val="0"/>
          <w:numId w:val="41"/>
        </w:numPr>
        <w:spacing w:before="120" w:after="120"/>
        <w:ind w:left="641" w:hanging="357"/>
        <w:jc w:val="both"/>
        <w:rPr>
          <w:ins w:id="8508" w:author="Orion" w:date="2011-07-05T13:45:00Z"/>
          <w:i/>
          <w:rPrChange w:id="8509" w:author="IO" w:date="2011-07-22T12:30:00Z">
            <w:rPr>
              <w:ins w:id="8510" w:author="Orion" w:date="2011-07-05T13:45:00Z"/>
              <w:rFonts w:cs="Times New Roman"/>
            </w:rPr>
          </w:rPrChange>
        </w:rPr>
        <w:pPrChange w:id="8511" w:author="IO" w:date="2011-07-22T12:30:00Z">
          <w:pPr/>
        </w:pPrChange>
      </w:pPr>
      <w:ins w:id="8512" w:author="Orion" w:date="2011-07-06T15:41:00Z">
        <w:r w:rsidRPr="00441066">
          <w:rPr>
            <w:i/>
            <w:rPrChange w:id="8513" w:author="IO" w:date="2011-07-22T12:30:00Z">
              <w:rPr>
                <w:rFonts w:cs="Times New Roman"/>
              </w:rPr>
            </w:rPrChange>
          </w:rPr>
          <w:t xml:space="preserve">Otro hecho interesante puede verse en la </w:t>
        </w:r>
        <w:r w:rsidRPr="00441066">
          <w:rPr>
            <w:i/>
            <w:rPrChange w:id="8514" w:author="IO" w:date="2011-07-22T12:30:00Z">
              <w:rPr>
                <w:rFonts w:cs="Times New Roman"/>
              </w:rPr>
            </w:rPrChange>
          </w:rPr>
          <w:fldChar w:fldCharType="begin"/>
        </w:r>
        <w:r w:rsidRPr="00441066">
          <w:rPr>
            <w:i/>
            <w:rPrChange w:id="8515"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8516" w:author="IO" w:date="2011-07-22T12:30:00Z">
            <w:rPr>
              <w:i/>
            </w:rPr>
          </w:rPrChange>
        </w:rPr>
      </w:r>
      <w:r w:rsidRPr="00441066">
        <w:rPr>
          <w:i/>
          <w:rPrChange w:id="8517" w:author="IO" w:date="2011-07-22T12:30:00Z">
            <w:rPr>
              <w:rFonts w:cs="Times New Roman"/>
            </w:rPr>
          </w:rPrChange>
        </w:rPr>
        <w:fldChar w:fldCharType="separate"/>
      </w:r>
      <w:ins w:id="8518" w:author="Orion" w:date="2011-07-26T22:30:00Z">
        <w:r w:rsidR="00503590" w:rsidRPr="00503590">
          <w:rPr>
            <w:i/>
            <w:rPrChange w:id="8519" w:author="Orion" w:date="2011-07-26T22:30:00Z">
              <w:rPr/>
            </w:rPrChange>
          </w:rPr>
          <w:t>Figura 37</w:t>
        </w:r>
      </w:ins>
      <w:ins w:id="8520" w:author="Orion" w:date="2011-07-06T15:41:00Z">
        <w:r w:rsidRPr="00441066">
          <w:rPr>
            <w:i/>
            <w:rPrChange w:id="8521" w:author="IO" w:date="2011-07-22T12:30:00Z">
              <w:rPr>
                <w:rFonts w:cs="Times New Roman"/>
              </w:rPr>
            </w:rPrChange>
          </w:rPr>
          <w:fldChar w:fldCharType="end"/>
        </w:r>
      </w:ins>
      <w:ins w:id="8522" w:author="Orion" w:date="2011-07-06T15:46:00Z">
        <w:r w:rsidRPr="00441066">
          <w:rPr>
            <w:i/>
            <w:rPrChange w:id="8523" w:author="IO" w:date="2011-07-22T12:30:00Z">
              <w:rPr>
                <w:rFonts w:cs="Times New Roman"/>
              </w:rPr>
            </w:rPrChange>
          </w:rPr>
          <w:t xml:space="preserve"> donde el piloto de la aeronave Plane2 recibi</w:t>
        </w:r>
      </w:ins>
      <w:ins w:id="8524" w:author="Orion" w:date="2011-07-06T15:47:00Z">
        <w:r w:rsidRPr="00441066">
          <w:rPr>
            <w:i/>
            <w:rPrChange w:id="8525" w:author="IO" w:date="2011-07-22T12:30:00Z">
              <w:rPr>
                <w:rFonts w:cs="Times New Roman"/>
              </w:rPr>
            </w:rPrChange>
          </w:rPr>
          <w:t xml:space="preserve">ó la orden de volver a los parámetros de vuelo de crucero antes de que el </w:t>
        </w:r>
      </w:ins>
      <w:ins w:id="8526" w:author="Orion" w:date="2011-07-06T15:48:00Z">
        <w:r w:rsidRPr="00441066">
          <w:rPr>
            <w:i/>
            <w:rPrChange w:id="8527" w:author="IO" w:date="2011-07-22T12:30:00Z">
              <w:rPr>
                <w:rFonts w:cs="Times New Roman"/>
              </w:rPr>
            </w:rPrChange>
          </w:rPr>
          <w:t>avión</w:t>
        </w:r>
      </w:ins>
      <w:ins w:id="8528" w:author="Orion" w:date="2011-07-06T15:47:00Z">
        <w:r w:rsidRPr="00441066">
          <w:rPr>
            <w:i/>
            <w:rPrChange w:id="8529" w:author="IO" w:date="2011-07-22T12:30:00Z">
              <w:rPr>
                <w:rFonts w:cs="Times New Roman"/>
              </w:rPr>
            </w:rPrChange>
          </w:rPr>
          <w:t xml:space="preserve"> </w:t>
        </w:r>
      </w:ins>
      <w:ins w:id="8530" w:author="Orion" w:date="2011-07-06T15:48:00Z">
        <w:r w:rsidRPr="00441066">
          <w:rPr>
            <w:i/>
            <w:rPrChange w:id="8531" w:author="IO" w:date="2011-07-22T12:30:00Z">
              <w:rPr>
                <w:rFonts w:cs="Times New Roman"/>
              </w:rPr>
            </w:rPrChange>
          </w:rPr>
          <w:t>rebasara el su segundo waypoint. Pero, debido a las características de</w:t>
        </w:r>
      </w:ins>
      <w:ins w:id="8532" w:author="Orion" w:date="2011-07-06T15:49:00Z">
        <w:r w:rsidR="00CE6DF6" w:rsidRPr="00441066">
          <w:rPr>
            <w:i/>
            <w:rPrChange w:id="8533" w:author="IO" w:date="2011-07-22T12:30:00Z">
              <w:rPr>
                <w:rFonts w:cs="Times New Roman"/>
              </w:rPr>
            </w:rPrChange>
          </w:rPr>
          <w:t xml:space="preserve"> este</w:t>
        </w:r>
      </w:ins>
      <w:ins w:id="8534" w:author="Orion" w:date="2011-07-06T15:48:00Z">
        <w:r w:rsidRPr="00441066">
          <w:rPr>
            <w:i/>
            <w:rPrChange w:id="8535" w:author="IO" w:date="2011-07-22T12:30:00Z">
              <w:rPr>
                <w:rFonts w:cs="Times New Roman"/>
              </w:rPr>
            </w:rPrChange>
          </w:rPr>
          <w:t xml:space="preserve"> piloto, no es hasta que se so</w:t>
        </w:r>
        <w:r w:rsidR="00CE6DF6" w:rsidRPr="00441066">
          <w:rPr>
            <w:i/>
            <w:rPrChange w:id="8536" w:author="IO" w:date="2011-07-22T12:30:00Z">
              <w:rPr>
                <w:rFonts w:cs="Times New Roman"/>
              </w:rPr>
            </w:rPrChange>
          </w:rPr>
          <w:t>brepasa este segundo waypoint</w:t>
        </w:r>
      </w:ins>
      <w:ins w:id="8537" w:author="Orion" w:date="2011-07-06T15:50:00Z">
        <w:r w:rsidR="00CE6DF6" w:rsidRPr="00441066">
          <w:rPr>
            <w:i/>
            <w:rPrChange w:id="8538" w:author="IO" w:date="2011-07-22T12:30:00Z">
              <w:rPr>
                <w:rFonts w:cs="Times New Roman"/>
              </w:rPr>
            </w:rPrChange>
          </w:rPr>
          <w:t xml:space="preserve"> cuando </w:t>
        </w:r>
      </w:ins>
      <w:ins w:id="8539" w:author="Orion" w:date="2011-07-06T15:51:00Z">
        <w:r w:rsidR="00CE6DF6" w:rsidRPr="00441066">
          <w:rPr>
            <w:i/>
            <w:rPrChange w:id="8540" w:author="IO" w:date="2011-07-22T12:30:00Z">
              <w:rPr>
                <w:rFonts w:cs="Times New Roman"/>
              </w:rPr>
            </w:rPrChange>
          </w:rPr>
          <w:t xml:space="preserve">el </w:t>
        </w:r>
      </w:ins>
      <w:ins w:id="8541" w:author="Orion" w:date="2011-07-06T15:52:00Z">
        <w:r w:rsidR="00CE6DF6" w:rsidRPr="00441066">
          <w:rPr>
            <w:i/>
            <w:rPrChange w:id="8542" w:author="IO" w:date="2011-07-22T12:30:00Z">
              <w:rPr>
                <w:rFonts w:cs="Times New Roman"/>
              </w:rPr>
            </w:rPrChange>
          </w:rPr>
          <w:t>piloto acata esta orden. Es decir, el piloto de la aeronave Plane2 acaba gestionando el paso del su segundo waypoint de la misma manera que lo hizo el otro p</w:t>
        </w:r>
      </w:ins>
      <w:ins w:id="8543" w:author="Orion" w:date="2011-07-06T15:53:00Z">
        <w:r w:rsidR="00CE6DF6" w:rsidRPr="00441066">
          <w:rPr>
            <w:i/>
            <w:rPrChange w:id="8544" w:author="IO" w:date="2011-07-22T12:30:00Z">
              <w:rPr>
                <w:rFonts w:cs="Times New Roman"/>
              </w:rPr>
            </w:rPrChange>
          </w:rPr>
          <w:t>iloto</w:t>
        </w:r>
      </w:ins>
      <w:ins w:id="8545" w:author="Orion" w:date="2011-07-06T15:54:00Z">
        <w:r w:rsidR="00CE6DF6" w:rsidRPr="00441066">
          <w:rPr>
            <w:i/>
            <w:rPrChange w:id="8546" w:author="IO" w:date="2011-07-22T12:30:00Z">
              <w:rPr>
                <w:rFonts w:cs="Times New Roman"/>
              </w:rPr>
            </w:rPrChange>
          </w:rPr>
          <w:t xml:space="preserve">, eso es, ejecutando la tarea </w:t>
        </w:r>
        <w:commentRangeStart w:id="8547"/>
        <w:r w:rsidR="00CE6DF6" w:rsidRPr="00441066">
          <w:rPr>
            <w:i/>
            <w:rPrChange w:id="8548" w:author="IO" w:date="2011-07-22T12:30:00Z">
              <w:rPr>
                <w:rFonts w:cs="Times New Roman"/>
              </w:rPr>
            </w:rPrChange>
          </w:rPr>
          <w:t>“</w:t>
        </w:r>
      </w:ins>
      <w:ins w:id="8549" w:author="Orion" w:date="2011-07-06T15:55:00Z">
        <w:r w:rsidR="00CE6DF6" w:rsidRPr="00441066">
          <w:rPr>
            <w:i/>
            <w:rPrChange w:id="8550" w:author="IO" w:date="2011-07-22T12:30:00Z">
              <w:rPr>
                <w:rFonts w:cs="Times New Roman"/>
              </w:rPr>
            </w:rPrChange>
          </w:rPr>
          <w:t>Go</w:t>
        </w:r>
      </w:ins>
      <w:ins w:id="8551" w:author="Orion" w:date="2011-07-06T16:29:00Z">
        <w:r w:rsidR="00600A7E" w:rsidRPr="00441066">
          <w:rPr>
            <w:i/>
            <w:rPrChange w:id="8552" w:author="IO" w:date="2011-07-22T12:30:00Z">
              <w:rPr>
                <w:rFonts w:cs="Times New Roman"/>
              </w:rPr>
            </w:rPrChange>
          </w:rPr>
          <w:t>ing</w:t>
        </w:r>
      </w:ins>
      <w:ins w:id="8553" w:author="Orion" w:date="2011-07-06T15:55:00Z">
        <w:r w:rsidR="00CE6DF6" w:rsidRPr="00441066">
          <w:rPr>
            <w:i/>
            <w:rPrChange w:id="8554" w:author="IO" w:date="2011-07-22T12:30:00Z">
              <w:rPr>
                <w:rFonts w:cs="Times New Roman"/>
              </w:rPr>
            </w:rPrChange>
          </w:rPr>
          <w:t xml:space="preserve">NextLegWithConflict” </w:t>
        </w:r>
      </w:ins>
      <w:commentRangeEnd w:id="8547"/>
      <w:r w:rsidR="00954F95">
        <w:rPr>
          <w:rStyle w:val="CommentReference"/>
        </w:rPr>
        <w:commentReference w:id="8547"/>
      </w:r>
      <w:ins w:id="8555" w:author="Orion" w:date="2011-07-06T15:55:00Z">
        <w:r w:rsidR="00CE6DF6" w:rsidRPr="00441066">
          <w:rPr>
            <w:i/>
            <w:rPrChange w:id="8556" w:author="IO" w:date="2011-07-22T12:30:00Z">
              <w:rPr>
                <w:rFonts w:cs="Times New Roman"/>
              </w:rPr>
            </w:rPrChange>
          </w:rPr>
          <w:t>y realizando las acciones que se describen en la</w:t>
        </w:r>
      </w:ins>
      <w:ins w:id="8557" w:author="Orion" w:date="2011-07-06T15:54:00Z">
        <w:r w:rsidR="00CE6DF6" w:rsidRPr="00441066">
          <w:rPr>
            <w:i/>
            <w:rPrChange w:id="8558" w:author="IO" w:date="2011-07-22T12:30:00Z">
              <w:rPr>
                <w:rFonts w:cs="Times New Roman"/>
              </w:rPr>
            </w:rPrChange>
          </w:rPr>
          <w:t xml:space="preserve"> </w:t>
        </w:r>
        <w:r w:rsidR="00CE6DF6" w:rsidRPr="00441066">
          <w:rPr>
            <w:i/>
            <w:rPrChange w:id="8559" w:author="IO" w:date="2011-07-22T12:30:00Z">
              <w:rPr>
                <w:rFonts w:cs="Times New Roman"/>
              </w:rPr>
            </w:rPrChange>
          </w:rPr>
          <w:fldChar w:fldCharType="begin"/>
        </w:r>
        <w:r w:rsidR="00CE6DF6" w:rsidRPr="00441066">
          <w:rPr>
            <w:i/>
            <w:rPrChange w:id="8560"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8561" w:author="IO" w:date="2011-07-22T12:30:00Z">
            <w:rPr>
              <w:i/>
            </w:rPr>
          </w:rPrChange>
        </w:rPr>
      </w:r>
      <w:ins w:id="8562" w:author="Orion" w:date="2011-07-06T15:54:00Z">
        <w:r w:rsidR="00CE6DF6" w:rsidRPr="00441066">
          <w:rPr>
            <w:i/>
            <w:rPrChange w:id="8563" w:author="IO" w:date="2011-07-22T12:30:00Z">
              <w:rPr>
                <w:rFonts w:cs="Times New Roman"/>
              </w:rPr>
            </w:rPrChange>
          </w:rPr>
          <w:fldChar w:fldCharType="separate"/>
        </w:r>
      </w:ins>
      <w:ins w:id="8564" w:author="Orion" w:date="2011-07-26T22:30:00Z">
        <w:r w:rsidR="00503590" w:rsidRPr="00503590">
          <w:rPr>
            <w:i/>
            <w:rPrChange w:id="8565" w:author="Orion" w:date="2011-07-26T22:30:00Z">
              <w:rPr/>
            </w:rPrChange>
          </w:rPr>
          <w:t>Figura 24: Ir al Siguiente Tramo Con Conflicto</w:t>
        </w:r>
      </w:ins>
      <w:ins w:id="8566" w:author="IO" w:date="2011-07-22T13:16:00Z">
        <w:del w:id="8567" w:author="Orion" w:date="2011-07-24T21:39:00Z">
          <w:r w:rsidR="00416FF6" w:rsidRPr="00416FF6" w:rsidDel="00BF1AE4">
            <w:rPr>
              <w:i/>
              <w:rPrChange w:id="8568" w:author="IO" w:date="2011-07-22T13:16:00Z">
                <w:rPr/>
              </w:rPrChange>
            </w:rPr>
            <w:delText>Figura 23: Ir al Siguiente Tramo Con Conflicto</w:delText>
          </w:r>
        </w:del>
      </w:ins>
      <w:ins w:id="8569" w:author="Orion" w:date="2011-07-06T15:54:00Z">
        <w:r w:rsidR="00CE6DF6" w:rsidRPr="00441066">
          <w:rPr>
            <w:i/>
            <w:rPrChange w:id="8570" w:author="IO" w:date="2011-07-22T12:30:00Z">
              <w:rPr>
                <w:rFonts w:cs="Times New Roman"/>
              </w:rPr>
            </w:rPrChange>
          </w:rPr>
          <w:fldChar w:fldCharType="end"/>
        </w:r>
      </w:ins>
      <w:ins w:id="8571" w:author="Orion" w:date="2011-07-06T15:55:00Z">
        <w:r w:rsidR="00CE6DF6" w:rsidRPr="00441066">
          <w:rPr>
            <w:i/>
            <w:rPrChange w:id="8572"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8573" w:author="Orion" w:date="2011-07-06T16:09:00Z"/>
          <w:i/>
          <w:rPrChange w:id="8574" w:author="IO" w:date="2011-07-22T12:30:00Z">
            <w:rPr>
              <w:ins w:id="8575" w:author="Orion" w:date="2011-07-06T16:09:00Z"/>
              <w:rFonts w:cs="Times New Roman"/>
            </w:rPr>
          </w:rPrChange>
        </w:rPr>
        <w:pPrChange w:id="8576" w:author="IO" w:date="2011-07-22T12:30:00Z">
          <w:pPr/>
        </w:pPrChange>
      </w:pPr>
      <w:ins w:id="8577" w:author="Orion" w:date="2011-07-06T16:12:00Z">
        <w:r w:rsidRPr="00441066">
          <w:rPr>
            <w:i/>
            <w:rPrChange w:id="8578" w:author="IO" w:date="2011-07-22T12:30:00Z">
              <w:rPr>
                <w:rFonts w:cs="Times New Roman"/>
              </w:rPr>
            </w:rPrChange>
          </w:rPr>
          <w:t>Como se ha hecho anteriormente pasaremos a estudiar el mismo caso de prueba pero con</w:t>
        </w:r>
      </w:ins>
      <w:ins w:id="8579" w:author="Orion" w:date="2011-07-06T16:14:00Z">
        <w:r w:rsidRPr="00441066">
          <w:rPr>
            <w:i/>
            <w:rPrChange w:id="8580" w:author="IO" w:date="2011-07-22T12:30:00Z">
              <w:rPr>
                <w:rFonts w:cs="Times New Roman"/>
              </w:rPr>
            </w:rPrChange>
          </w:rPr>
          <w:t xml:space="preserve"> </w:t>
        </w:r>
      </w:ins>
      <w:ins w:id="8581" w:author="Orion" w:date="2011-07-06T16:13:00Z">
        <w:r w:rsidRPr="00441066">
          <w:rPr>
            <w:i/>
            <w:rPrChange w:id="8582" w:author="IO" w:date="2011-07-22T12:30:00Z">
              <w:rPr>
                <w:rFonts w:cs="Times New Roman"/>
              </w:rPr>
            </w:rPrChange>
          </w:rPr>
          <w:t>valores</w:t>
        </w:r>
      </w:ins>
      <w:ins w:id="8583" w:author="Orion" w:date="2011-07-06T16:18:00Z">
        <w:r w:rsidR="00E24AC2" w:rsidRPr="00441066">
          <w:rPr>
            <w:i/>
            <w:rPrChange w:id="8584" w:author="IO" w:date="2011-07-22T12:30:00Z">
              <w:rPr>
                <w:rFonts w:cs="Times New Roman"/>
              </w:rPr>
            </w:rPrChange>
          </w:rPr>
          <w:t xml:space="preserve"> opuestos</w:t>
        </w:r>
      </w:ins>
      <w:ins w:id="8585" w:author="Orion" w:date="2011-07-06T16:13:00Z">
        <w:r w:rsidRPr="00441066">
          <w:rPr>
            <w:i/>
            <w:rPrChange w:id="8586" w:author="IO" w:date="2011-07-22T12:30:00Z">
              <w:rPr>
                <w:rFonts w:cs="Times New Roman"/>
              </w:rPr>
            </w:rPrChange>
          </w:rPr>
          <w:t xml:space="preserve"> de los</w:t>
        </w:r>
      </w:ins>
      <w:ins w:id="8587" w:author="Orion" w:date="2011-07-06T16:12:00Z">
        <w:r w:rsidRPr="00441066">
          <w:rPr>
            <w:i/>
            <w:rPrChange w:id="8588" w:author="IO" w:date="2011-07-22T12:30:00Z">
              <w:rPr>
                <w:rFonts w:cs="Times New Roman"/>
              </w:rPr>
            </w:rPrChange>
          </w:rPr>
          <w:t xml:space="preserve"> </w:t>
        </w:r>
      </w:ins>
      <w:ins w:id="8589" w:author="Orion" w:date="2011-07-06T16:13:00Z">
        <w:r w:rsidRPr="00441066">
          <w:rPr>
            <w:i/>
            <w:rPrChange w:id="8590" w:author="IO" w:date="2011-07-22T12:30:00Z">
              <w:rPr>
                <w:rFonts w:cs="Times New Roman"/>
              </w:rPr>
            </w:rPrChange>
          </w:rPr>
          <w:t>parámetros</w:t>
        </w:r>
      </w:ins>
      <w:ins w:id="8591" w:author="Orion" w:date="2011-07-06T16:12:00Z">
        <w:r w:rsidRPr="00441066">
          <w:rPr>
            <w:i/>
            <w:rPrChange w:id="8592" w:author="IO" w:date="2011-07-22T12:30:00Z">
              <w:rPr>
                <w:rFonts w:cs="Times New Roman"/>
              </w:rPr>
            </w:rPrChange>
          </w:rPr>
          <w:t xml:space="preserve"> </w:t>
        </w:r>
      </w:ins>
      <w:ins w:id="8593" w:author="Orion" w:date="2011-07-06T16:14:00Z">
        <w:r w:rsidRPr="00441066">
          <w:rPr>
            <w:i/>
            <w:rPrChange w:id="8594" w:author="IO" w:date="2011-07-22T12:30:00Z">
              <w:rPr>
                <w:rFonts w:cs="Times New Roman"/>
              </w:rPr>
            </w:rPrChange>
          </w:rPr>
          <w:t>característicos de los pilotos.</w:t>
        </w:r>
      </w:ins>
      <w:ins w:id="8595" w:author="Orion" w:date="2011-07-06T16:18:00Z">
        <w:r w:rsidR="00E24AC2" w:rsidRPr="00441066">
          <w:rPr>
            <w:i/>
            <w:rPrChange w:id="8596" w:author="IO" w:date="2011-07-22T12:30:00Z">
              <w:rPr>
                <w:rFonts w:cs="Times New Roman"/>
              </w:rPr>
            </w:rPrChange>
          </w:rPr>
          <w:t xml:space="preserve"> En este caso usaremos los valores de </w:t>
        </w:r>
      </w:ins>
      <w:ins w:id="8597" w:author="Orion" w:date="2011-07-05T13:45:00Z">
        <w:r w:rsidR="006B5FB9" w:rsidRPr="00441066">
          <w:rPr>
            <w:i/>
            <w:rPrChange w:id="8598" w:author="IO" w:date="2011-07-22T12:30:00Z">
              <w:rPr>
                <w:rFonts w:cs="Times New Roman"/>
              </w:rPr>
            </w:rPrChange>
          </w:rPr>
          <w:t>2%, 2%, 98%</w:t>
        </w:r>
      </w:ins>
      <w:ins w:id="8599" w:author="Orion" w:date="2011-07-06T16:18:00Z">
        <w:r w:rsidR="00E24AC2" w:rsidRPr="00441066">
          <w:rPr>
            <w:i/>
            <w:rPrChange w:id="8600" w:author="IO" w:date="2011-07-22T12:30:00Z">
              <w:rPr>
                <w:rFonts w:cs="Times New Roman"/>
              </w:rPr>
            </w:rPrChange>
          </w:rPr>
          <w:t xml:space="preserve"> para el estrés, fatiga y experiencia respectivamente.</w:t>
        </w:r>
      </w:ins>
      <w:ins w:id="8601" w:author="Orion" w:date="2011-07-06T16:19:00Z">
        <w:r w:rsidR="00E24AC2" w:rsidRPr="00441066">
          <w:rPr>
            <w:i/>
            <w:rPrChange w:id="8602" w:author="IO" w:date="2011-07-22T12:30:00Z">
              <w:rPr>
                <w:rFonts w:cs="Times New Roman"/>
              </w:rPr>
            </w:rPrChange>
          </w:rPr>
          <w:t xml:space="preserve"> Como se observa en la sigui</w:t>
        </w:r>
        <w:r w:rsidR="00162D18" w:rsidRPr="00441066">
          <w:rPr>
            <w:i/>
            <w:rPrChange w:id="8603" w:author="IO" w:date="2011-07-22T12:30:00Z">
              <w:rPr>
                <w:rFonts w:cs="Times New Roman"/>
              </w:rPr>
            </w:rPrChange>
          </w:rPr>
          <w:t>ente imagen (</w:t>
        </w:r>
      </w:ins>
      <w:ins w:id="8604" w:author="Orion" w:date="2011-07-06T16:25:00Z">
        <w:r w:rsidR="00162D18" w:rsidRPr="00441066">
          <w:rPr>
            <w:i/>
            <w:rPrChange w:id="8605" w:author="IO" w:date="2011-07-22T12:30:00Z">
              <w:rPr>
                <w:rFonts w:cs="Times New Roman"/>
              </w:rPr>
            </w:rPrChange>
          </w:rPr>
          <w:fldChar w:fldCharType="begin"/>
        </w:r>
        <w:r w:rsidR="00162D18" w:rsidRPr="00441066">
          <w:rPr>
            <w:i/>
            <w:rPrChange w:id="8606"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8607" w:author="IO" w:date="2011-07-22T12:30:00Z">
            <w:rPr>
              <w:i/>
            </w:rPr>
          </w:rPrChange>
        </w:rPr>
      </w:r>
      <w:r w:rsidR="00162D18" w:rsidRPr="00441066">
        <w:rPr>
          <w:i/>
          <w:rPrChange w:id="8608" w:author="IO" w:date="2011-07-22T12:30:00Z">
            <w:rPr>
              <w:rFonts w:cs="Times New Roman"/>
            </w:rPr>
          </w:rPrChange>
        </w:rPr>
        <w:fldChar w:fldCharType="separate"/>
      </w:r>
      <w:ins w:id="8609" w:author="Orion" w:date="2011-07-26T22:30:00Z">
        <w:r w:rsidR="00503590" w:rsidRPr="00503590">
          <w:rPr>
            <w:i/>
            <w:rPrChange w:id="8610" w:author="Orion" w:date="2011-07-26T22:30:00Z">
              <w:rPr/>
            </w:rPrChange>
          </w:rPr>
          <w:t>Figura 38</w:t>
        </w:r>
      </w:ins>
      <w:ins w:id="8611" w:author="Orion" w:date="2011-07-06T16:25:00Z">
        <w:r w:rsidR="00162D18" w:rsidRPr="00441066">
          <w:rPr>
            <w:i/>
            <w:rPrChange w:id="8612" w:author="IO" w:date="2011-07-22T12:30:00Z">
              <w:rPr>
                <w:rFonts w:cs="Times New Roman"/>
              </w:rPr>
            </w:rPrChange>
          </w:rPr>
          <w:fldChar w:fldCharType="end"/>
        </w:r>
      </w:ins>
      <w:ins w:id="8613" w:author="Orion" w:date="2011-07-06T16:19:00Z">
        <w:r w:rsidR="00162D18" w:rsidRPr="00441066">
          <w:rPr>
            <w:i/>
            <w:rPrChange w:id="8614" w:author="IO" w:date="2011-07-22T12:30:00Z">
              <w:rPr>
                <w:rFonts w:cs="Times New Roman"/>
              </w:rPr>
            </w:rPrChange>
          </w:rPr>
          <w:t>), como los pilotos tardan</w:t>
        </w:r>
      </w:ins>
      <w:ins w:id="8615" w:author="Orion" w:date="2011-07-06T16:20:00Z">
        <w:r w:rsidR="00162D18" w:rsidRPr="00441066">
          <w:rPr>
            <w:i/>
            <w:rPrChange w:id="8616" w:author="IO" w:date="2011-07-22T12:30:00Z">
              <w:rPr>
                <w:rFonts w:cs="Times New Roman"/>
              </w:rPr>
            </w:rPrChange>
          </w:rPr>
          <w:t xml:space="preserve"> menos, comparado con el anterior caso de prueba, en gestionar las maniobras y órdenes de los controladores, en este caso </w:t>
        </w:r>
      </w:ins>
      <w:ins w:id="8617" w:author="Orion" w:date="2011-07-06T16:21:00Z">
        <w:r w:rsidR="00162D18" w:rsidRPr="00441066">
          <w:rPr>
            <w:i/>
            <w:rPrChange w:id="8618" w:author="IO" w:date="2011-07-22T12:30:00Z">
              <w:rPr>
                <w:rFonts w:cs="Times New Roman"/>
              </w:rPr>
            </w:rPrChange>
          </w:rPr>
          <w:t>no sucederá que l</w:t>
        </w:r>
      </w:ins>
      <w:ins w:id="8619" w:author="Orion" w:date="2011-07-06T16:22:00Z">
        <w:r w:rsidR="00162D18" w:rsidRPr="00441066">
          <w:rPr>
            <w:i/>
            <w:rPrChange w:id="8620" w:author="IO" w:date="2011-07-22T12:30:00Z">
              <w:rPr>
                <w:rFonts w:cs="Times New Roman"/>
              </w:rPr>
            </w:rPrChange>
          </w:rPr>
          <w:t xml:space="preserve">as gestiones de distintos tipos de maniobras se superpongan a no ser que sea totalmente inevitable. Es por ello, por lo que en este caso el piloto del </w:t>
        </w:r>
      </w:ins>
      <w:ins w:id="8621" w:author="Orion" w:date="2011-07-06T16:23:00Z">
        <w:r w:rsidR="00162D18" w:rsidRPr="00441066">
          <w:rPr>
            <w:i/>
            <w:rPrChange w:id="8622" w:author="IO" w:date="2011-07-22T12:30:00Z">
              <w:rPr>
                <w:rFonts w:cs="Times New Roman"/>
              </w:rPr>
            </w:rPrChange>
          </w:rPr>
          <w:t>avión</w:t>
        </w:r>
      </w:ins>
      <w:ins w:id="8623" w:author="Orion" w:date="2011-07-06T16:22:00Z">
        <w:r w:rsidR="00162D18" w:rsidRPr="00441066">
          <w:rPr>
            <w:i/>
            <w:rPrChange w:id="8624" w:author="IO" w:date="2011-07-22T12:30:00Z">
              <w:rPr>
                <w:rFonts w:cs="Times New Roman"/>
              </w:rPr>
            </w:rPrChange>
          </w:rPr>
          <w:t xml:space="preserve"> </w:t>
        </w:r>
      </w:ins>
      <w:ins w:id="8625" w:author="Orion" w:date="2011-07-06T16:23:00Z">
        <w:r w:rsidR="00162D18" w:rsidRPr="00441066">
          <w:rPr>
            <w:i/>
            <w:rPrChange w:id="8626" w:author="IO" w:date="2011-07-22T12:30:00Z">
              <w:rPr>
                <w:rFonts w:cs="Times New Roman"/>
              </w:rPr>
            </w:rPrChange>
          </w:rPr>
          <w:t xml:space="preserve">Plane2 </w:t>
        </w:r>
      </w:ins>
      <w:ins w:id="8627" w:author="Orion" w:date="2011-07-06T16:24:00Z">
        <w:r w:rsidR="00162D18" w:rsidRPr="00441066">
          <w:rPr>
            <w:i/>
            <w:rPrChange w:id="8628" w:author="IO" w:date="2011-07-22T12:30:00Z">
              <w:rPr>
                <w:rFonts w:cs="Times New Roman"/>
              </w:rPr>
            </w:rPrChange>
          </w:rPr>
          <w:t xml:space="preserve">sí </w:t>
        </w:r>
      </w:ins>
      <w:ins w:id="8629" w:author="Orion" w:date="2011-07-06T16:23:00Z">
        <w:r w:rsidR="00162D18" w:rsidRPr="00441066">
          <w:rPr>
            <w:i/>
            <w:rPrChange w:id="8630" w:author="IO" w:date="2011-07-22T12:30:00Z">
              <w:rPr>
                <w:rFonts w:cs="Times New Roman"/>
              </w:rPr>
            </w:rPrChange>
          </w:rPr>
          <w:t>es capaz de gestionar la orden de restablecer el vuelo a los valores de crucero antes de pasar por su segundo waypoint</w:t>
        </w:r>
      </w:ins>
      <w:ins w:id="8631" w:author="Orion" w:date="2011-07-06T16:24:00Z">
        <w:r w:rsidR="00162D18" w:rsidRPr="00441066">
          <w:rPr>
            <w:i/>
            <w:rPrChange w:id="8632" w:author="IO" w:date="2011-07-22T12:30:00Z">
              <w:rPr>
                <w:rFonts w:cs="Times New Roman"/>
              </w:rPr>
            </w:rPrChange>
          </w:rPr>
          <w:t>.</w:t>
        </w:r>
      </w:ins>
    </w:p>
    <w:p w14:paraId="774EC262" w14:textId="77777777" w:rsidR="00E41C4D" w:rsidRDefault="00E41C4D">
      <w:pPr>
        <w:jc w:val="both"/>
        <w:rPr>
          <w:ins w:id="8633" w:author="Orion" w:date="2011-07-06T16:09:00Z"/>
          <w:rFonts w:cs="Times New Roman"/>
        </w:rPr>
        <w:pPrChange w:id="8634" w:author="Orion" w:date="2011-06-26T12:33:00Z">
          <w:pPr/>
        </w:pPrChange>
      </w:pPr>
    </w:p>
    <w:p w14:paraId="23842C5A" w14:textId="77777777" w:rsidR="00E41C4D" w:rsidRDefault="00E41C4D">
      <w:pPr>
        <w:jc w:val="both"/>
        <w:rPr>
          <w:ins w:id="8635" w:author="Orion" w:date="2011-07-06T16:09:00Z"/>
          <w:rFonts w:cs="Times New Roman"/>
        </w:rPr>
        <w:pPrChange w:id="8636" w:author="Orion" w:date="2011-06-26T12:33:00Z">
          <w:pPr/>
        </w:pPrChange>
      </w:pPr>
    </w:p>
    <w:p w14:paraId="20A65130" w14:textId="4E849903" w:rsidR="00E41C4D" w:rsidRDefault="00E41C4D">
      <w:pPr>
        <w:jc w:val="both"/>
        <w:rPr>
          <w:ins w:id="8637" w:author="Orion" w:date="2011-07-04T19:50:00Z"/>
          <w:rFonts w:cs="Times New Roman"/>
        </w:rPr>
        <w:pPrChange w:id="8638" w:author="Orion" w:date="2011-06-26T12:33:00Z">
          <w:pPr/>
        </w:pPrChange>
      </w:pPr>
      <w:ins w:id="8639" w:author="Orion" w:date="2011-07-06T16:09:00Z">
        <w:r w:rsidRPr="00282451">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8640" w:name="_Toc299483462"/>
      <w:bookmarkStart w:id="8641" w:name="_Ref297732850"/>
      <w:r>
        <w:t>Figura</w:t>
      </w:r>
      <w:r w:rsidR="00162D18">
        <w:t xml:space="preserve"> </w:t>
      </w:r>
      <w:fldSimple w:instr=" SEQ Figura \* ARABIC ">
        <w:ins w:id="8642" w:author="Orion" w:date="2011-07-26T22:30:00Z">
          <w:r w:rsidR="00503590">
            <w:rPr>
              <w:noProof/>
            </w:rPr>
            <w:t>38</w:t>
          </w:r>
        </w:ins>
        <w:bookmarkEnd w:id="8640"/>
        <w:del w:id="8643" w:author="Orion" w:date="2011-07-26T22:30:00Z">
          <w:r w:rsidR="00BF1AE4" w:rsidDel="00503590">
            <w:rPr>
              <w:noProof/>
            </w:rPr>
            <w:delText>37</w:delText>
          </w:r>
        </w:del>
      </w:fldSimple>
      <w:bookmarkEnd w:id="8641"/>
    </w:p>
    <w:p w14:paraId="692BEAE9" w14:textId="12A48DB4" w:rsidR="00162D18" w:rsidRPr="00600A7E" w:rsidRDefault="00162D18">
      <w:pPr>
        <w:jc w:val="both"/>
        <w:rPr>
          <w:ins w:id="8644" w:author="Orion" w:date="2011-07-04T19:56:00Z"/>
          <w:rFonts w:cs="Times New Roman"/>
        </w:rPr>
        <w:pPrChange w:id="8645" w:author="Orion" w:date="2011-06-26T12:33:00Z">
          <w:pPr/>
        </w:pPrChange>
      </w:pPr>
      <w:ins w:id="8646" w:author="Orion" w:date="2011-07-06T16:24:00Z">
        <w:r>
          <w:rPr>
            <w:rFonts w:cs="Times New Roman"/>
          </w:rPr>
          <w:t xml:space="preserve">En esta imagen podenmos ver </w:t>
        </w:r>
      </w:ins>
      <w:ins w:id="8647"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8648" w:author="Orion" w:date="2011-07-26T22:30:00Z">
        <w:r w:rsidR="00503590">
          <w:t xml:space="preserve">Figura </w:t>
        </w:r>
        <w:r w:rsidR="00503590">
          <w:rPr>
            <w:noProof/>
          </w:rPr>
          <w:t>36</w:t>
        </w:r>
      </w:ins>
      <w:ins w:id="8649"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8650" w:author="Orion" w:date="2011-07-06T16:27:00Z">
              <w:rPr>
                <w:rFonts w:cs="Times New Roman"/>
              </w:rPr>
            </w:rPrChange>
          </w:rPr>
          <w:t>Plane1</w:t>
        </w:r>
      </w:ins>
      <w:ins w:id="8651" w:author="Orion" w:date="2011-07-06T16:27:00Z">
        <w:r w:rsidR="00600A7E">
          <w:rPr>
            <w:rFonts w:cs="Times New Roman"/>
          </w:rPr>
          <w:t xml:space="preserve"> rebasa su segundo waypoint cuando se encontraba en una situación de riesgo de conflicto. </w:t>
        </w:r>
      </w:ins>
      <w:ins w:id="8652"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8653" w:author="Orion" w:date="2011-07-06T16:29:00Z">
        <w:r w:rsidR="00600A7E">
          <w:rPr>
            <w:rFonts w:cs="Times New Roman"/>
          </w:rPr>
          <w:t xml:space="preserve">“GoNextLegWithConflict” para posteriormente pasar a realizar la tarea y proceso explicado en la </w:t>
        </w:r>
      </w:ins>
      <w:ins w:id="8654"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8655" w:author="Orion" w:date="2011-07-26T22:30:00Z">
        <w:r w:rsidR="00503590">
          <w:t xml:space="preserve">Figura </w:t>
        </w:r>
        <w:r w:rsidR="00503590">
          <w:rPr>
            <w:noProof/>
          </w:rPr>
          <w:t>24</w:t>
        </w:r>
      </w:ins>
      <w:ins w:id="8656"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8657" w:author="Orion" w:date="2011-06-28T17:25:00Z"/>
          <w:rFonts w:cs="Times New Roman"/>
        </w:rPr>
        <w:pPrChange w:id="8658" w:author="Orion" w:date="2011-06-26T12:33:00Z">
          <w:pPr/>
        </w:pPrChange>
      </w:pPr>
    </w:p>
    <w:p w14:paraId="35B4FAB0" w14:textId="334C5FA7" w:rsidR="00AB3CAE" w:rsidRPr="008A1F38" w:rsidRDefault="00AB3CAE">
      <w:pPr>
        <w:pStyle w:val="Heading1"/>
        <w:numPr>
          <w:ilvl w:val="1"/>
          <w:numId w:val="40"/>
        </w:numPr>
        <w:rPr>
          <w:ins w:id="8659" w:author="Orion" w:date="2011-06-29T11:31:00Z"/>
          <w:sz w:val="44"/>
          <w:szCs w:val="52"/>
          <w:rPrChange w:id="8660" w:author="IO" w:date="2011-07-22T11:53:00Z">
            <w:rPr>
              <w:ins w:id="8661" w:author="Orion" w:date="2011-06-29T11:31:00Z"/>
              <w:rFonts w:cs="Times New Roman"/>
            </w:rPr>
          </w:rPrChange>
        </w:rPr>
        <w:pPrChange w:id="8662" w:author="IO" w:date="2011-07-22T11:53:00Z">
          <w:pPr>
            <w:outlineLvl w:val="1"/>
          </w:pPr>
        </w:pPrChange>
      </w:pPr>
      <w:bookmarkStart w:id="8663" w:name="_Ref299115866"/>
      <w:bookmarkStart w:id="8664" w:name="_Ref299116945"/>
      <w:bookmarkStart w:id="8665" w:name="_Toc299463907"/>
      <w:ins w:id="8666" w:author="Orion" w:date="2011-06-29T11:31:00Z">
        <w:r w:rsidRPr="008A1F38">
          <w:rPr>
            <w:b w:val="0"/>
            <w:sz w:val="44"/>
            <w:szCs w:val="52"/>
            <w:rPrChange w:id="8667" w:author="IO" w:date="2011-07-22T11:53:00Z">
              <w:rPr>
                <w:rFonts w:cs="Times New Roman"/>
                <w:b/>
                <w:bCs/>
              </w:rPr>
            </w:rPrChange>
          </w:rPr>
          <w:t xml:space="preserve">Caso </w:t>
        </w:r>
      </w:ins>
      <w:ins w:id="8668" w:author="Orion" w:date="2011-06-29T11:32:00Z">
        <w:del w:id="8669" w:author="IO" w:date="2011-07-22T14:49:00Z">
          <w:r w:rsidR="00875355" w:rsidRPr="008A1F38" w:rsidDel="00EA40AF">
            <w:rPr>
              <w:b w:val="0"/>
              <w:sz w:val="44"/>
              <w:szCs w:val="52"/>
              <w:rPrChange w:id="8670" w:author="IO" w:date="2011-07-22T11:53:00Z">
                <w:rPr>
                  <w:rFonts w:cs="Times New Roman"/>
                  <w:b/>
                  <w:bCs/>
                </w:rPr>
              </w:rPrChange>
            </w:rPr>
            <w:delText>con</w:delText>
          </w:r>
        </w:del>
      </w:ins>
      <w:ins w:id="8671" w:author="IO" w:date="2011-07-22T14:49:00Z">
        <w:r w:rsidR="00EA40AF">
          <w:rPr>
            <w:b w:val="0"/>
            <w:sz w:val="44"/>
            <w:szCs w:val="52"/>
          </w:rPr>
          <w:t>avanzado:</w:t>
        </w:r>
      </w:ins>
      <w:ins w:id="8672" w:author="Orion" w:date="2011-06-29T11:32:00Z">
        <w:r w:rsidR="00875355" w:rsidRPr="008A1F38">
          <w:rPr>
            <w:b w:val="0"/>
            <w:sz w:val="44"/>
            <w:szCs w:val="52"/>
            <w:rPrChange w:id="8673" w:author="IO" w:date="2011-07-22T11:53:00Z">
              <w:rPr>
                <w:rFonts w:cs="Times New Roman"/>
                <w:b/>
                <w:bCs/>
              </w:rPr>
            </w:rPrChange>
          </w:rPr>
          <w:t xml:space="preserve"> varios</w:t>
        </w:r>
      </w:ins>
      <w:ins w:id="8674" w:author="Orion" w:date="2011-06-29T11:31:00Z">
        <w:r w:rsidRPr="008A1F38">
          <w:rPr>
            <w:b w:val="0"/>
            <w:sz w:val="44"/>
            <w:szCs w:val="52"/>
            <w:rPrChange w:id="8675" w:author="IO" w:date="2011-07-22T11:53:00Z">
              <w:rPr>
                <w:rFonts w:cs="Times New Roman"/>
                <w:b/>
                <w:bCs/>
              </w:rPr>
            </w:rPrChange>
          </w:rPr>
          <w:t xml:space="preserve"> aviones</w:t>
        </w:r>
        <w:bookmarkEnd w:id="8663"/>
        <w:bookmarkEnd w:id="8664"/>
        <w:bookmarkEnd w:id="8665"/>
      </w:ins>
    </w:p>
    <w:p w14:paraId="220C5E53" w14:textId="77777777" w:rsidR="0015563B" w:rsidRDefault="0015563B" w:rsidP="004527AA">
      <w:pPr>
        <w:jc w:val="both"/>
        <w:rPr>
          <w:ins w:id="8676" w:author="Orion" w:date="2011-07-12T10:46:00Z"/>
          <w:rFonts w:cs="Times New Roman"/>
        </w:rPr>
      </w:pPr>
    </w:p>
    <w:p w14:paraId="29E79AC9" w14:textId="2210C4E8" w:rsidR="004527AA" w:rsidRDefault="0015563B" w:rsidP="004527AA">
      <w:pPr>
        <w:jc w:val="both"/>
        <w:rPr>
          <w:ins w:id="8677" w:author="Orion" w:date="2011-07-12T10:47:00Z"/>
          <w:rFonts w:cs="Times New Roman"/>
        </w:rPr>
      </w:pPr>
      <w:ins w:id="8678" w:author="Orion" w:date="2011-07-12T10:45:00Z">
        <w:r>
          <w:rPr>
            <w:rFonts w:cs="Times New Roman"/>
          </w:rPr>
          <w:t xml:space="preserve">El segundo </w:t>
        </w:r>
      </w:ins>
      <w:ins w:id="8679" w:author="Orion" w:date="2011-07-12T10:46:00Z">
        <w:r>
          <w:rPr>
            <w:rFonts w:cs="Times New Roman"/>
          </w:rPr>
          <w:t xml:space="preserve">tipo de </w:t>
        </w:r>
      </w:ins>
      <w:ins w:id="8680" w:author="Orion" w:date="2011-07-12T10:45:00Z">
        <w:r>
          <w:rPr>
            <w:rFonts w:cs="Times New Roman"/>
          </w:rPr>
          <w:t>caso de estudio</w:t>
        </w:r>
      </w:ins>
      <w:ins w:id="8681" w:author="Orion" w:date="2011-07-12T10:46:00Z">
        <w:r>
          <w:rPr>
            <w:rFonts w:cs="Times New Roman"/>
          </w:rPr>
          <w:t xml:space="preserve"> vamos a hacer simulaciones con más aviones, en nuestro caso serán 6 aviones pero ser</w:t>
        </w:r>
      </w:ins>
      <w:ins w:id="8682"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8683" w:author="Orion" w:date="2011-07-12T10:47:00Z"/>
          <w:rFonts w:cs="Times New Roman"/>
        </w:rPr>
      </w:pPr>
    </w:p>
    <w:p w14:paraId="785ECFF2" w14:textId="2EAF9291" w:rsidR="0015563B" w:rsidRDefault="0015563B" w:rsidP="004527AA">
      <w:pPr>
        <w:jc w:val="both"/>
        <w:rPr>
          <w:ins w:id="8684" w:author="Orion" w:date="2011-07-12T10:49:00Z"/>
          <w:rFonts w:cs="Times New Roman"/>
        </w:rPr>
      </w:pPr>
      <w:ins w:id="8685" w:author="Orion" w:date="2011-07-12T10:49:00Z">
        <w:r w:rsidRPr="00282451">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8686" w:author="Orion" w:date="2011-07-12T10:45:00Z"/>
          <w:rFonts w:cs="Times New Roman"/>
        </w:rPr>
        <w:pPrChange w:id="8687" w:author="Orion" w:date="2011-07-12T10:50:00Z">
          <w:pPr>
            <w:jc w:val="both"/>
          </w:pPr>
        </w:pPrChange>
      </w:pPr>
      <w:bookmarkStart w:id="8688" w:name="_Toc299483463"/>
      <w:ins w:id="8689" w:author="Orion" w:date="2011-07-12T10:50:00Z">
        <w:r>
          <w:t xml:space="preserve">Figura </w:t>
        </w:r>
        <w:r>
          <w:fldChar w:fldCharType="begin"/>
        </w:r>
        <w:r>
          <w:instrText xml:space="preserve"> SEQ Figura \* ARABIC </w:instrText>
        </w:r>
      </w:ins>
      <w:r>
        <w:fldChar w:fldCharType="separate"/>
      </w:r>
      <w:ins w:id="8690" w:author="Orion" w:date="2011-07-26T22:30:00Z">
        <w:r w:rsidR="00503590">
          <w:rPr>
            <w:noProof/>
          </w:rPr>
          <w:t>39</w:t>
        </w:r>
      </w:ins>
      <w:ins w:id="8691" w:author="IO" w:date="2011-07-22T13:16:00Z">
        <w:del w:id="8692" w:author="Orion" w:date="2011-07-24T21:36:00Z">
          <w:r w:rsidR="00416FF6" w:rsidDel="00587D28">
            <w:rPr>
              <w:noProof/>
            </w:rPr>
            <w:delText>38</w:delText>
          </w:r>
        </w:del>
      </w:ins>
      <w:ins w:id="8693" w:author="Orion" w:date="2011-07-12T10:50:00Z">
        <w:r>
          <w:fldChar w:fldCharType="end"/>
        </w:r>
        <w:r>
          <w:t>:</w:t>
        </w:r>
        <w:r w:rsidR="00AF2F83">
          <w:t xml:space="preserve"> </w:t>
        </w:r>
        <w:r>
          <w:t>Despliegue seis aviones</w:t>
        </w:r>
      </w:ins>
      <w:bookmarkEnd w:id="8688"/>
    </w:p>
    <w:p w14:paraId="41C387A0" w14:textId="77777777" w:rsidR="0015563B" w:rsidRDefault="0015563B" w:rsidP="004527AA">
      <w:pPr>
        <w:jc w:val="both"/>
        <w:rPr>
          <w:ins w:id="8694" w:author="Orion" w:date="2011-07-11T12:24:00Z"/>
          <w:rFonts w:cs="Times New Roman"/>
        </w:rPr>
      </w:pPr>
    </w:p>
    <w:p w14:paraId="17FEED70" w14:textId="52CADDF7" w:rsidR="004527AA" w:rsidRPr="008A1F38" w:rsidRDefault="004527AA">
      <w:pPr>
        <w:pStyle w:val="Heading1"/>
        <w:numPr>
          <w:ilvl w:val="2"/>
          <w:numId w:val="40"/>
        </w:numPr>
        <w:rPr>
          <w:ins w:id="8695" w:author="Orion" w:date="2011-06-29T10:48:00Z"/>
          <w:sz w:val="36"/>
          <w:szCs w:val="52"/>
          <w:rPrChange w:id="8696" w:author="IO" w:date="2011-07-22T11:54:00Z">
            <w:rPr>
              <w:ins w:id="8697" w:author="Orion" w:date="2011-06-29T10:48:00Z"/>
              <w:rFonts w:cs="Times New Roman"/>
            </w:rPr>
          </w:rPrChange>
        </w:rPr>
        <w:pPrChange w:id="8698" w:author="IO" w:date="2011-07-22T11:54:00Z">
          <w:pPr/>
        </w:pPrChange>
      </w:pPr>
      <w:ins w:id="8699" w:author="Orion" w:date="2011-07-11T12:24:00Z">
        <w:del w:id="8700" w:author="IO" w:date="2011-07-22T14:49:00Z">
          <w:r w:rsidRPr="008A1F38" w:rsidDel="00EA40AF">
            <w:rPr>
              <w:b w:val="0"/>
              <w:sz w:val="36"/>
              <w:szCs w:val="52"/>
              <w:rPrChange w:id="8701" w:author="IO" w:date="2011-07-22T11:54:00Z">
                <w:rPr>
                  <w:b/>
                  <w:bCs/>
                </w:rPr>
              </w:rPrChange>
            </w:rPr>
            <w:lastRenderedPageBreak/>
            <w:delText>Caso con v</w:delText>
          </w:r>
        </w:del>
      </w:ins>
      <w:bookmarkStart w:id="8702" w:name="_Toc299463908"/>
      <w:ins w:id="8703" w:author="IO" w:date="2011-07-22T14:49:00Z">
        <w:r w:rsidR="00EA40AF">
          <w:rPr>
            <w:b w:val="0"/>
            <w:sz w:val="36"/>
            <w:szCs w:val="52"/>
          </w:rPr>
          <w:t>V</w:t>
        </w:r>
      </w:ins>
      <w:ins w:id="8704" w:author="Orion" w:date="2011-07-11T12:24:00Z">
        <w:r w:rsidRPr="008A1F38">
          <w:rPr>
            <w:b w:val="0"/>
            <w:sz w:val="36"/>
            <w:szCs w:val="52"/>
            <w:rPrChange w:id="8705" w:author="IO" w:date="2011-07-22T11:54:00Z">
              <w:rPr>
                <w:b/>
                <w:bCs/>
              </w:rPr>
            </w:rPrChange>
          </w:rPr>
          <w:t xml:space="preserve">arios  aviones sin </w:t>
        </w:r>
        <w:del w:id="8706" w:author="IO" w:date="2011-07-22T14:50:00Z">
          <w:r w:rsidRPr="008A1F38" w:rsidDel="00EA40AF">
            <w:rPr>
              <w:b w:val="0"/>
              <w:sz w:val="36"/>
              <w:szCs w:val="52"/>
              <w:rPrChange w:id="8707" w:author="IO" w:date="2011-07-22T11:54:00Z">
                <w:rPr>
                  <w:b/>
                  <w:bCs/>
                </w:rPr>
              </w:rPrChange>
            </w:rPr>
            <w:delText>waypoints</w:delText>
          </w:r>
        </w:del>
      </w:ins>
      <w:ins w:id="8708" w:author="IO" w:date="2011-07-22T14:50:00Z">
        <w:r w:rsidR="00EA40AF">
          <w:rPr>
            <w:b w:val="0"/>
            <w:sz w:val="36"/>
            <w:szCs w:val="52"/>
          </w:rPr>
          <w:t>puntos de paso</w:t>
        </w:r>
      </w:ins>
      <w:bookmarkEnd w:id="8702"/>
    </w:p>
    <w:p w14:paraId="0CC3A02F" w14:textId="5B491D1C" w:rsidR="00AB3CAE" w:rsidRDefault="00EF13C9" w:rsidP="00AB3CAE">
      <w:pPr>
        <w:jc w:val="both"/>
        <w:rPr>
          <w:ins w:id="8709" w:author="Orion" w:date="2011-06-29T11:32:00Z"/>
          <w:rFonts w:cs="Times New Roman"/>
        </w:rPr>
      </w:pPr>
      <w:ins w:id="8710" w:author="Orion" w:date="2011-06-29T11:35:00Z">
        <w:r>
          <w:rPr>
            <w:rFonts w:cs="Times New Roman"/>
          </w:rPr>
          <w:t>Se analizará</w:t>
        </w:r>
      </w:ins>
      <w:ins w:id="8711"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8712" w:author="Orion" w:date="2011-06-29T11:43:00Z"/>
          <w:i/>
          <w:rPrChange w:id="8713" w:author="IO" w:date="2011-07-22T12:30:00Z">
            <w:rPr>
              <w:ins w:id="8714" w:author="Orion" w:date="2011-06-29T11:43:00Z"/>
              <w:rFonts w:cs="Times New Roman"/>
            </w:rPr>
          </w:rPrChange>
        </w:rPr>
        <w:pPrChange w:id="8715" w:author="IO" w:date="2011-07-22T12:30:00Z">
          <w:pPr/>
        </w:pPrChange>
      </w:pPr>
      <w:ins w:id="8716" w:author="Orion" w:date="2011-06-29T11:33:00Z">
        <w:r w:rsidRPr="00441066">
          <w:rPr>
            <w:i/>
            <w:rPrChange w:id="8717" w:author="IO" w:date="2011-07-22T12:30:00Z">
              <w:rPr>
                <w:rFonts w:cs="Times New Roman"/>
              </w:rPr>
            </w:rPrChange>
          </w:rPr>
          <w:t>Pilotos con gran estrés y fatiga, y con muy poca experiencia</w:t>
        </w:r>
      </w:ins>
      <w:ins w:id="8718" w:author="Orion" w:date="2011-06-29T11:35:00Z">
        <w:r w:rsidRPr="00441066">
          <w:rPr>
            <w:i/>
            <w:rPrChange w:id="8719" w:author="IO" w:date="2011-07-22T12:30:00Z">
              <w:rPr>
                <w:rFonts w:cs="Times New Roman"/>
              </w:rPr>
            </w:rPrChange>
          </w:rPr>
          <w:t xml:space="preserve">. Como se puede ver pasa parecido al caso de </w:t>
        </w:r>
      </w:ins>
      <w:ins w:id="8720" w:author="Orion" w:date="2011-06-29T11:36:00Z">
        <w:r w:rsidRPr="00441066">
          <w:rPr>
            <w:i/>
            <w:rPrChange w:id="8721" w:author="IO" w:date="2011-07-22T12:30:00Z">
              <w:rPr>
                <w:rFonts w:cs="Times New Roman"/>
              </w:rPr>
            </w:rPrChange>
          </w:rPr>
          <w:t>dos</w:t>
        </w:r>
      </w:ins>
      <w:ins w:id="8722" w:author="Orion" w:date="2011-06-29T11:35:00Z">
        <w:r w:rsidRPr="00441066">
          <w:rPr>
            <w:i/>
            <w:rPrChange w:id="8723" w:author="IO" w:date="2011-07-22T12:30:00Z">
              <w:rPr>
                <w:rFonts w:cs="Times New Roman"/>
              </w:rPr>
            </w:rPrChange>
          </w:rPr>
          <w:t xml:space="preserve"> aviones</w:t>
        </w:r>
      </w:ins>
      <w:ins w:id="8724" w:author="Orion" w:date="2011-06-29T11:36:00Z">
        <w:r w:rsidRPr="00441066">
          <w:rPr>
            <w:i/>
            <w:rPrChange w:id="8725" w:author="IO" w:date="2011-07-22T12:30:00Z">
              <w:rPr>
                <w:rFonts w:cs="Times New Roman"/>
              </w:rPr>
            </w:rPrChange>
          </w:rPr>
          <w:t>. Los pilotos tardan bastante en poner sus aeronaves a rumbo. De hecho, en este caso, como salen m</w:t>
        </w:r>
      </w:ins>
      <w:ins w:id="8726" w:author="Orion" w:date="2011-06-29T11:37:00Z">
        <w:r w:rsidRPr="00441066">
          <w:rPr>
            <w:i/>
            <w:rPrChange w:id="8727"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8728" w:author="Orion" w:date="2011-06-29T11:38:00Z">
        <w:r w:rsidRPr="00441066">
          <w:rPr>
            <w:i/>
            <w:rPrChange w:id="8729" w:author="IO" w:date="2011-07-22T12:30:00Z">
              <w:rPr>
                <w:rFonts w:cs="Times New Roman"/>
              </w:rPr>
            </w:rPrChange>
          </w:rPr>
          <w:t xml:space="preserve">ón con la aeronave que despego del mismo aeropuerto. Esto puede verse en </w:t>
        </w:r>
        <w:r w:rsidRPr="00441066">
          <w:rPr>
            <w:i/>
            <w:rPrChange w:id="8730" w:author="IO" w:date="2011-07-22T12:30:00Z">
              <w:rPr>
                <w:rFonts w:cs="Times New Roman"/>
              </w:rPr>
            </w:rPrChange>
          </w:rPr>
          <w:fldChar w:fldCharType="begin"/>
        </w:r>
        <w:r w:rsidRPr="00441066">
          <w:rPr>
            <w:i/>
            <w:rPrChange w:id="8731"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8732" w:author="IO" w:date="2011-07-22T12:30:00Z">
            <w:rPr>
              <w:i/>
            </w:rPr>
          </w:rPrChange>
        </w:rPr>
      </w:r>
      <w:r w:rsidRPr="00441066">
        <w:rPr>
          <w:i/>
          <w:rPrChange w:id="8733" w:author="IO" w:date="2011-07-22T12:30:00Z">
            <w:rPr>
              <w:rFonts w:cs="Times New Roman"/>
            </w:rPr>
          </w:rPrChange>
        </w:rPr>
        <w:fldChar w:fldCharType="separate"/>
      </w:r>
      <w:ins w:id="8734" w:author="Orion" w:date="2011-07-26T22:30:00Z">
        <w:r w:rsidR="00503590" w:rsidRPr="00503590">
          <w:rPr>
            <w:i/>
            <w:rPrChange w:id="8735" w:author="Orion" w:date="2011-07-26T22:30:00Z">
              <w:rPr/>
            </w:rPrChange>
          </w:rPr>
          <w:t>Figura 40</w:t>
        </w:r>
      </w:ins>
      <w:ins w:id="8736" w:author="Orion" w:date="2011-06-29T11:38:00Z">
        <w:r w:rsidRPr="00441066">
          <w:rPr>
            <w:i/>
            <w:rPrChange w:id="8737" w:author="IO" w:date="2011-07-22T12:30:00Z">
              <w:rPr>
                <w:rFonts w:cs="Times New Roman"/>
              </w:rPr>
            </w:rPrChange>
          </w:rPr>
          <w:fldChar w:fldCharType="end"/>
        </w:r>
        <w:r w:rsidRPr="00441066">
          <w:rPr>
            <w:i/>
            <w:rPrChange w:id="8738" w:author="IO" w:date="2011-07-22T12:30:00Z">
              <w:rPr>
                <w:rFonts w:cs="Times New Roman"/>
              </w:rPr>
            </w:rPrChange>
          </w:rPr>
          <w:t xml:space="preserve"> donde al principio de cada </w:t>
        </w:r>
      </w:ins>
      <w:ins w:id="8739" w:author="Orion" w:date="2011-06-30T10:46:00Z">
        <w:r w:rsidR="009A0B69" w:rsidRPr="00441066">
          <w:rPr>
            <w:i/>
            <w:rPrChange w:id="8740" w:author="IO" w:date="2011-07-22T12:30:00Z">
              <w:rPr>
                <w:rFonts w:cs="Times New Roman"/>
              </w:rPr>
            </w:rPrChange>
          </w:rPr>
          <w:t>travesía</w:t>
        </w:r>
      </w:ins>
      <w:ins w:id="8741" w:author="Orion" w:date="2011-06-29T11:39:00Z">
        <w:r w:rsidRPr="00441066">
          <w:rPr>
            <w:i/>
            <w:rPrChange w:id="8742" w:author="IO" w:date="2011-07-22T12:30:00Z">
              <w:rPr>
                <w:rFonts w:cs="Times New Roman"/>
              </w:rPr>
            </w:rPrChange>
          </w:rPr>
          <w:t xml:space="preserve"> de los aviones la altitud de estos no cambia hasta pasados unos cuantos </w:t>
        </w:r>
      </w:ins>
      <w:ins w:id="8743" w:author="Orion" w:date="2011-06-30T10:46:00Z">
        <w:r w:rsidR="009A0B69" w:rsidRPr="00441066">
          <w:rPr>
            <w:i/>
            <w:rPrChange w:id="8744" w:author="IO" w:date="2011-07-22T12:30:00Z">
              <w:rPr>
                <w:rFonts w:cs="Times New Roman"/>
              </w:rPr>
            </w:rPrChange>
          </w:rPr>
          <w:t>kilómetros</w:t>
        </w:r>
      </w:ins>
      <w:ins w:id="8745" w:author="Orion" w:date="2011-06-29T11:39:00Z">
        <w:r w:rsidRPr="00441066">
          <w:rPr>
            <w:i/>
            <w:rPrChange w:id="8746" w:author="IO" w:date="2011-07-22T12:30:00Z">
              <w:rPr>
                <w:rFonts w:cs="Times New Roman"/>
              </w:rPr>
            </w:rPrChange>
          </w:rPr>
          <w:t xml:space="preserve"> de vuelo.</w:t>
        </w:r>
      </w:ins>
      <w:ins w:id="8747" w:author="Orion" w:date="2011-06-29T11:40:00Z">
        <w:r w:rsidR="00E260BA" w:rsidRPr="00441066">
          <w:rPr>
            <w:i/>
            <w:rPrChange w:id="8748" w:author="IO" w:date="2011-07-22T12:30:00Z">
              <w:rPr>
                <w:rFonts w:cs="Times New Roman"/>
              </w:rPr>
            </w:rPrChange>
          </w:rPr>
          <w:t xml:space="preserve"> Por otro lado, se puede observar en la </w:t>
        </w:r>
        <w:r w:rsidR="00E260BA" w:rsidRPr="00441066">
          <w:rPr>
            <w:i/>
            <w:rPrChange w:id="8749" w:author="IO" w:date="2011-07-22T12:30:00Z">
              <w:rPr>
                <w:rFonts w:cs="Times New Roman"/>
              </w:rPr>
            </w:rPrChange>
          </w:rPr>
          <w:fldChar w:fldCharType="begin"/>
        </w:r>
        <w:r w:rsidR="00E260BA" w:rsidRPr="00441066">
          <w:rPr>
            <w:i/>
            <w:rPrChange w:id="8750"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8751" w:author="IO" w:date="2011-07-22T12:30:00Z">
            <w:rPr>
              <w:i/>
            </w:rPr>
          </w:rPrChange>
        </w:rPr>
      </w:r>
      <w:r w:rsidR="00E260BA" w:rsidRPr="00441066">
        <w:rPr>
          <w:i/>
          <w:rPrChange w:id="8752" w:author="IO" w:date="2011-07-22T12:30:00Z">
            <w:rPr>
              <w:rFonts w:cs="Times New Roman"/>
            </w:rPr>
          </w:rPrChange>
        </w:rPr>
        <w:fldChar w:fldCharType="separate"/>
      </w:r>
      <w:ins w:id="8753" w:author="Orion" w:date="2011-07-26T22:30:00Z">
        <w:r w:rsidR="00503590" w:rsidRPr="00503590">
          <w:rPr>
            <w:i/>
            <w:rPrChange w:id="8754" w:author="Orion" w:date="2011-07-26T22:30:00Z">
              <w:rPr/>
            </w:rPrChange>
          </w:rPr>
          <w:t>Figura 40</w:t>
        </w:r>
      </w:ins>
      <w:ins w:id="8755" w:author="Orion" w:date="2011-06-29T11:40:00Z">
        <w:r w:rsidR="00E260BA" w:rsidRPr="00441066">
          <w:rPr>
            <w:i/>
            <w:rPrChange w:id="8756" w:author="IO" w:date="2011-07-22T12:30:00Z">
              <w:rPr>
                <w:rFonts w:cs="Times New Roman"/>
              </w:rPr>
            </w:rPrChange>
          </w:rPr>
          <w:fldChar w:fldCharType="end"/>
        </w:r>
        <w:r w:rsidR="00E260BA" w:rsidRPr="00441066">
          <w:rPr>
            <w:i/>
            <w:rPrChange w:id="8757" w:author="IO" w:date="2011-07-22T12:30:00Z">
              <w:rPr>
                <w:rFonts w:cs="Times New Roman"/>
              </w:rPr>
            </w:rPrChange>
          </w:rPr>
          <w:t xml:space="preserve"> que de nuevo hay dos aviones que entran en alto riesgo de colisión </w:t>
        </w:r>
      </w:ins>
      <w:ins w:id="8758" w:author="Orion" w:date="2011-06-29T11:41:00Z">
        <w:r w:rsidR="00E260BA" w:rsidRPr="00441066">
          <w:rPr>
            <w:i/>
            <w:rPrChange w:id="8759" w:author="IO" w:date="2011-07-22T12:30:00Z">
              <w:rPr>
                <w:rFonts w:cs="Times New Roman"/>
              </w:rPr>
            </w:rPrChange>
          </w:rPr>
          <w:t xml:space="preserve">(marcados en rojo) y no salen de él hasta que, como se puede ver en la </w:t>
        </w:r>
      </w:ins>
      <w:ins w:id="8760" w:author="Orion" w:date="2011-06-29T11:42:00Z">
        <w:r w:rsidR="00E260BA" w:rsidRPr="00441066">
          <w:rPr>
            <w:i/>
            <w:rPrChange w:id="8761" w:author="IO" w:date="2011-07-22T12:30:00Z">
              <w:rPr>
                <w:rFonts w:cs="Times New Roman"/>
              </w:rPr>
            </w:rPrChange>
          </w:rPr>
          <w:fldChar w:fldCharType="begin"/>
        </w:r>
        <w:r w:rsidR="00E260BA" w:rsidRPr="00441066">
          <w:rPr>
            <w:i/>
            <w:rPrChange w:id="8762"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8763" w:author="IO" w:date="2011-07-22T12:30:00Z">
            <w:rPr>
              <w:i/>
            </w:rPr>
          </w:rPrChange>
        </w:rPr>
      </w:r>
      <w:r w:rsidR="00E260BA" w:rsidRPr="00441066">
        <w:rPr>
          <w:i/>
          <w:rPrChange w:id="8764" w:author="IO" w:date="2011-07-22T12:30:00Z">
            <w:rPr>
              <w:rFonts w:cs="Times New Roman"/>
            </w:rPr>
          </w:rPrChange>
        </w:rPr>
        <w:fldChar w:fldCharType="separate"/>
      </w:r>
      <w:ins w:id="8765" w:author="Orion" w:date="2011-07-26T22:30:00Z">
        <w:r w:rsidR="00503590" w:rsidRPr="00503590">
          <w:rPr>
            <w:i/>
            <w:rPrChange w:id="8766" w:author="Orion" w:date="2011-07-26T22:30:00Z">
              <w:rPr/>
            </w:rPrChange>
          </w:rPr>
          <w:t>Figura 41</w:t>
        </w:r>
      </w:ins>
      <w:ins w:id="8767" w:author="Orion" w:date="2011-06-29T11:42:00Z">
        <w:r w:rsidR="00E260BA" w:rsidRPr="00441066">
          <w:rPr>
            <w:i/>
            <w:rPrChange w:id="8768" w:author="IO" w:date="2011-07-22T12:30:00Z">
              <w:rPr>
                <w:rFonts w:cs="Times New Roman"/>
              </w:rPr>
            </w:rPrChange>
          </w:rPr>
          <w:fldChar w:fldCharType="end"/>
        </w:r>
        <w:r w:rsidR="00E260BA" w:rsidRPr="00441066">
          <w:rPr>
            <w:i/>
            <w:rPrChange w:id="8769" w:author="IO" w:date="2011-07-22T12:30:00Z">
              <w:rPr>
                <w:rFonts w:cs="Times New Roman"/>
              </w:rPr>
            </w:rPrChange>
          </w:rPr>
          <w:t>, la aeronave que vuela más al este cambia la altitud de su vuelo. Hecho que se produce cuando el otro avi</w:t>
        </w:r>
      </w:ins>
      <w:ins w:id="8770" w:author="Orion" w:date="2011-06-29T11:43:00Z">
        <w:r w:rsidR="00E260BA" w:rsidRPr="00441066">
          <w:rPr>
            <w:i/>
            <w:rPrChange w:id="8771"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8772" w:author="Orion" w:date="2011-06-29T10:48:00Z"/>
          <w:rFonts w:cs="Times New Roman"/>
        </w:rPr>
        <w:pPrChange w:id="8773" w:author="Orion" w:date="2011-06-29T11:43:00Z">
          <w:pPr/>
        </w:pPrChange>
      </w:pPr>
    </w:p>
    <w:p w14:paraId="676E10C8" w14:textId="3E70492F" w:rsidR="00EF606A" w:rsidRDefault="005B67A7">
      <w:pPr>
        <w:jc w:val="both"/>
        <w:rPr>
          <w:ins w:id="8774" w:author="Orion" w:date="2011-06-29T11:38:00Z"/>
          <w:rFonts w:cs="Times New Roman"/>
        </w:rPr>
        <w:pPrChange w:id="8775" w:author="Orion" w:date="2011-06-26T12:33:00Z">
          <w:pPr/>
        </w:pPrChange>
      </w:pPr>
      <w:ins w:id="8776" w:author="Orion" w:date="2011-06-30T11:00:00Z">
        <w:r w:rsidRPr="00282451">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8777" w:author="Orion" w:date="2011-06-29T10:49:00Z"/>
          <w:rFonts w:cs="Times New Roman"/>
        </w:rPr>
        <w:pPrChange w:id="8778" w:author="Orion" w:date="2011-06-29T11:38:00Z">
          <w:pPr/>
        </w:pPrChange>
      </w:pPr>
      <w:bookmarkStart w:id="8779" w:name="_Toc299483464"/>
      <w:bookmarkStart w:id="8780" w:name="_Ref297110864"/>
      <w:r>
        <w:t>Figura</w:t>
      </w:r>
      <w:ins w:id="8781" w:author="Orion" w:date="2011-06-29T11:38:00Z">
        <w:del w:id="8782" w:author="IO" w:date="2011-07-22T13:09:00Z">
          <w:r w:rsidR="00EF13C9" w:rsidDel="006B1111">
            <w:delText>Ilustración</w:delText>
          </w:r>
        </w:del>
        <w:r w:rsidR="00EF13C9">
          <w:t xml:space="preserve"> </w:t>
        </w:r>
      </w:ins>
      <w:ins w:id="8783" w:author="IO" w:date="2011-07-22T13:09:00Z">
        <w:r>
          <w:fldChar w:fldCharType="begin"/>
        </w:r>
        <w:r>
          <w:instrText xml:space="preserve"> SEQ Figura \* ARABIC </w:instrText>
        </w:r>
      </w:ins>
      <w:r>
        <w:fldChar w:fldCharType="separate"/>
      </w:r>
      <w:ins w:id="8784" w:author="Orion" w:date="2011-07-26T22:30:00Z">
        <w:r w:rsidR="00503590">
          <w:rPr>
            <w:noProof/>
          </w:rPr>
          <w:t>40</w:t>
        </w:r>
      </w:ins>
      <w:bookmarkEnd w:id="8779"/>
      <w:ins w:id="8785" w:author="IO" w:date="2011-07-22T13:16:00Z">
        <w:del w:id="8786" w:author="Orion" w:date="2011-07-24T21:36:00Z">
          <w:r w:rsidR="00416FF6" w:rsidDel="00587D28">
            <w:rPr>
              <w:noProof/>
            </w:rPr>
            <w:delText>39</w:delText>
          </w:r>
        </w:del>
      </w:ins>
      <w:ins w:id="8787" w:author="IO" w:date="2011-07-22T13:09:00Z">
        <w:r>
          <w:fldChar w:fldCharType="end"/>
        </w:r>
      </w:ins>
      <w:ins w:id="8788" w:author="Orion" w:date="2011-06-29T11:38:00Z">
        <w:del w:id="8789" w:author="IO" w:date="2011-07-22T13:09:00Z">
          <w:r w:rsidR="00EF13C9" w:rsidDel="006B1111">
            <w:fldChar w:fldCharType="begin"/>
          </w:r>
          <w:r w:rsidR="00EF13C9" w:rsidDel="006B1111">
            <w:delInstrText xml:space="preserve"> SEQ Ilustración \* ARABIC </w:delInstrText>
          </w:r>
        </w:del>
      </w:ins>
      <w:del w:id="8790" w:author="IO" w:date="2011-07-22T13:09:00Z">
        <w:r w:rsidR="00EF13C9" w:rsidDel="006B1111">
          <w:fldChar w:fldCharType="end"/>
        </w:r>
      </w:del>
      <w:bookmarkEnd w:id="8780"/>
    </w:p>
    <w:p w14:paraId="3E5959AF" w14:textId="274606BC" w:rsidR="00EF606A" w:rsidRPr="00441066" w:rsidRDefault="005E2959">
      <w:pPr>
        <w:pStyle w:val="ListParagraph"/>
        <w:numPr>
          <w:ilvl w:val="0"/>
          <w:numId w:val="41"/>
        </w:numPr>
        <w:spacing w:before="120" w:after="120"/>
        <w:ind w:left="641" w:hanging="357"/>
        <w:jc w:val="both"/>
        <w:rPr>
          <w:ins w:id="8791" w:author="Orion" w:date="2011-06-29T10:49:00Z"/>
          <w:i/>
          <w:rPrChange w:id="8792" w:author="IO" w:date="2011-07-22T12:30:00Z">
            <w:rPr>
              <w:ins w:id="8793" w:author="Orion" w:date="2011-06-29T10:49:00Z"/>
              <w:rFonts w:cs="Times New Roman"/>
            </w:rPr>
          </w:rPrChange>
        </w:rPr>
        <w:pPrChange w:id="8794" w:author="IO" w:date="2011-07-22T12:30:00Z">
          <w:pPr/>
        </w:pPrChange>
      </w:pPr>
      <w:ins w:id="8795" w:author="Orion" w:date="2011-06-30T11:05:00Z">
        <w:r w:rsidRPr="00441066">
          <w:rPr>
            <w:i/>
            <w:rPrChange w:id="8796" w:author="IO" w:date="2011-07-22T12:30:00Z">
              <w:rPr>
                <w:rFonts w:cs="Times New Roman"/>
              </w:rPr>
            </w:rPrChange>
          </w:rPr>
          <w:t>Esta imagen</w:t>
        </w:r>
      </w:ins>
      <w:ins w:id="8797" w:author="Orion" w:date="2011-06-30T11:58:00Z">
        <w:r w:rsidR="00811D35" w:rsidRPr="00441066">
          <w:rPr>
            <w:i/>
            <w:rPrChange w:id="8798" w:author="IO" w:date="2011-07-22T12:30:00Z">
              <w:rPr>
                <w:rFonts w:cs="Times New Roman"/>
              </w:rPr>
            </w:rPrChange>
          </w:rPr>
          <w:t xml:space="preserve"> (</w:t>
        </w:r>
        <w:r w:rsidR="00811D35" w:rsidRPr="00441066">
          <w:rPr>
            <w:i/>
            <w:rPrChange w:id="8799" w:author="IO" w:date="2011-07-22T12:30:00Z">
              <w:rPr>
                <w:rFonts w:cs="Times New Roman"/>
              </w:rPr>
            </w:rPrChange>
          </w:rPr>
          <w:fldChar w:fldCharType="begin"/>
        </w:r>
        <w:r w:rsidR="00811D35" w:rsidRPr="00441066">
          <w:rPr>
            <w:i/>
            <w:rPrChange w:id="8800"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8801" w:author="IO" w:date="2011-07-22T12:30:00Z">
            <w:rPr>
              <w:i/>
            </w:rPr>
          </w:rPrChange>
        </w:rPr>
      </w:r>
      <w:r w:rsidR="00811D35" w:rsidRPr="00441066">
        <w:rPr>
          <w:i/>
          <w:rPrChange w:id="8802" w:author="IO" w:date="2011-07-22T12:30:00Z">
            <w:rPr>
              <w:rFonts w:cs="Times New Roman"/>
            </w:rPr>
          </w:rPrChange>
        </w:rPr>
        <w:fldChar w:fldCharType="separate"/>
      </w:r>
      <w:ins w:id="8803" w:author="Orion" w:date="2011-07-26T22:30:00Z">
        <w:r w:rsidR="00503590" w:rsidRPr="00503590">
          <w:rPr>
            <w:i/>
            <w:rPrChange w:id="8804" w:author="Orion" w:date="2011-07-26T22:30:00Z">
              <w:rPr/>
            </w:rPrChange>
          </w:rPr>
          <w:t>Figura 40</w:t>
        </w:r>
      </w:ins>
      <w:ins w:id="8805" w:author="Orion" w:date="2011-06-30T11:58:00Z">
        <w:r w:rsidR="00811D35" w:rsidRPr="00441066">
          <w:rPr>
            <w:i/>
            <w:rPrChange w:id="8806" w:author="IO" w:date="2011-07-22T12:30:00Z">
              <w:rPr>
                <w:rFonts w:cs="Times New Roman"/>
              </w:rPr>
            </w:rPrChange>
          </w:rPr>
          <w:fldChar w:fldCharType="end"/>
        </w:r>
        <w:r w:rsidR="00811D35" w:rsidRPr="00441066">
          <w:rPr>
            <w:i/>
            <w:rPrChange w:id="8807" w:author="IO" w:date="2011-07-22T12:30:00Z">
              <w:rPr>
                <w:rFonts w:cs="Times New Roman"/>
              </w:rPr>
            </w:rPrChange>
          </w:rPr>
          <w:t>)</w:t>
        </w:r>
      </w:ins>
      <w:ins w:id="8808" w:author="Orion" w:date="2011-06-30T11:05:00Z">
        <w:r w:rsidRPr="00441066">
          <w:rPr>
            <w:i/>
            <w:rPrChange w:id="8809" w:author="IO" w:date="2011-07-22T12:30:00Z">
              <w:rPr>
                <w:rFonts w:cs="Times New Roman"/>
              </w:rPr>
            </w:rPrChange>
          </w:rPr>
          <w:t xml:space="preserve"> es bastante representativa de lo que ocurriría </w:t>
        </w:r>
      </w:ins>
      <w:ins w:id="8810" w:author="Orion" w:date="2011-06-30T11:06:00Z">
        <w:r w:rsidRPr="00441066">
          <w:rPr>
            <w:i/>
            <w:rPrChange w:id="8811" w:author="IO" w:date="2011-07-22T12:30:00Z">
              <w:rPr>
                <w:rFonts w:cs="Times New Roman"/>
              </w:rPr>
            </w:rPrChange>
          </w:rPr>
          <w:t>cuando, estando los aviones en conflicto, se detecta un nuevo conflicto. Se puede ver en la imagen que t</w:t>
        </w:r>
      </w:ins>
      <w:ins w:id="8812" w:author="Orion" w:date="2011-06-30T11:00:00Z">
        <w:r w:rsidRPr="00441066">
          <w:rPr>
            <w:i/>
            <w:rPrChange w:id="8813" w:author="IO" w:date="2011-07-22T12:30:00Z">
              <w:rPr>
                <w:rFonts w:cs="Times New Roman"/>
              </w:rPr>
            </w:rPrChange>
          </w:rPr>
          <w:t xml:space="preserve">anto los aviones 1 y 2 como los 3 y 4 salen con conflicto desde el despegue, pero </w:t>
        </w:r>
      </w:ins>
      <w:ins w:id="8814" w:author="Orion" w:date="2011-06-30T11:06:00Z">
        <w:r w:rsidRPr="00441066">
          <w:rPr>
            <w:i/>
            <w:rPrChange w:id="8815" w:author="IO" w:date="2011-07-22T12:30:00Z">
              <w:rPr>
                <w:rFonts w:cs="Times New Roman"/>
              </w:rPr>
            </w:rPrChange>
          </w:rPr>
          <w:t xml:space="preserve">posteriormente el </w:t>
        </w:r>
      </w:ins>
      <w:ins w:id="8816" w:author="Orion" w:date="2011-06-30T11:07:00Z">
        <w:r w:rsidRPr="00441066">
          <w:rPr>
            <w:i/>
            <w:rPrChange w:id="8817" w:author="IO" w:date="2011-07-22T12:30:00Z">
              <w:rPr>
                <w:rFonts w:cs="Times New Roman"/>
              </w:rPr>
            </w:rPrChange>
          </w:rPr>
          <w:t>avión</w:t>
        </w:r>
      </w:ins>
      <w:ins w:id="8818" w:author="Orion" w:date="2011-06-30T11:06:00Z">
        <w:r w:rsidRPr="00441066">
          <w:rPr>
            <w:i/>
            <w:rPrChange w:id="8819" w:author="IO" w:date="2011-07-22T12:30:00Z">
              <w:rPr>
                <w:rFonts w:cs="Times New Roman"/>
              </w:rPr>
            </w:rPrChange>
          </w:rPr>
          <w:t xml:space="preserve"> </w:t>
        </w:r>
      </w:ins>
      <w:ins w:id="8820" w:author="Orion" w:date="2011-06-30T11:07:00Z">
        <w:r w:rsidRPr="00441066">
          <w:rPr>
            <w:i/>
            <w:rPrChange w:id="8821" w:author="IO" w:date="2011-07-22T12:30:00Z">
              <w:rPr>
                <w:rFonts w:cs="Times New Roman"/>
              </w:rPr>
            </w:rPrChange>
          </w:rPr>
          <w:t xml:space="preserve">2 entra en conflicto con el 3 y el 4. Esto provocaría que </w:t>
        </w:r>
      </w:ins>
      <w:ins w:id="8822" w:author="Orion" w:date="2011-06-30T11:19:00Z">
        <w:r w:rsidR="00496DC9" w:rsidRPr="00441066">
          <w:rPr>
            <w:i/>
            <w:rPrChange w:id="8823" w:author="IO" w:date="2011-07-22T12:30:00Z">
              <w:rPr>
                <w:rFonts w:cs="Times New Roman"/>
              </w:rPr>
            </w:rPrChange>
          </w:rPr>
          <w:t>los 4 aviones estén</w:t>
        </w:r>
        <w:r w:rsidR="005A1AC0" w:rsidRPr="00441066">
          <w:rPr>
            <w:i/>
            <w:rPrChange w:id="8824" w:author="IO" w:date="2011-07-22T12:30:00Z">
              <w:rPr>
                <w:rFonts w:cs="Times New Roman"/>
              </w:rPr>
            </w:rPrChange>
          </w:rPr>
          <w:t xml:space="preserve"> en </w:t>
        </w:r>
      </w:ins>
      <w:ins w:id="8825" w:author="Orion" w:date="2011-06-30T11:51:00Z">
        <w:r w:rsidR="005A1AC0" w:rsidRPr="00441066">
          <w:rPr>
            <w:i/>
            <w:rPrChange w:id="8826" w:author="IO" w:date="2011-07-22T12:30:00Z">
              <w:rPr>
                <w:rFonts w:cs="Times New Roman"/>
              </w:rPr>
            </w:rPrChange>
          </w:rPr>
          <w:t>un nuevo conflicto, y para ello cada piloto tendr</w:t>
        </w:r>
      </w:ins>
      <w:ins w:id="8827" w:author="Orion" w:date="2011-06-30T11:52:00Z">
        <w:r w:rsidR="005A1AC0" w:rsidRPr="00441066">
          <w:rPr>
            <w:i/>
            <w:rPrChange w:id="8828" w:author="IO" w:date="2011-07-22T12:30:00Z">
              <w:rPr>
                <w:rFonts w:cs="Times New Roman"/>
              </w:rPr>
            </w:rPrChange>
          </w:rPr>
          <w:t xml:space="preserve">á primero que dar la anterior orden de conflicto como finalizada. Esto se puede ver en el diagrama de la </w:t>
        </w:r>
      </w:ins>
      <w:ins w:id="8829" w:author="Orion" w:date="2011-06-30T11:53:00Z">
        <w:r w:rsidR="005A1AC0" w:rsidRPr="00441066">
          <w:rPr>
            <w:i/>
            <w:rPrChange w:id="8830" w:author="IO" w:date="2011-07-22T12:30:00Z">
              <w:rPr>
                <w:rFonts w:cs="Times New Roman"/>
              </w:rPr>
            </w:rPrChange>
          </w:rPr>
          <w:fldChar w:fldCharType="begin"/>
        </w:r>
        <w:r w:rsidR="005A1AC0" w:rsidRPr="00441066">
          <w:rPr>
            <w:i/>
            <w:rPrChange w:id="8831"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8832" w:author="IO" w:date="2011-07-22T12:30:00Z">
            <w:rPr>
              <w:i/>
            </w:rPr>
          </w:rPrChange>
        </w:rPr>
      </w:r>
      <w:r w:rsidR="005A1AC0" w:rsidRPr="00441066">
        <w:rPr>
          <w:i/>
          <w:rPrChange w:id="8833" w:author="IO" w:date="2011-07-22T12:30:00Z">
            <w:rPr>
              <w:rFonts w:cs="Times New Roman"/>
            </w:rPr>
          </w:rPrChange>
        </w:rPr>
        <w:fldChar w:fldCharType="separate"/>
      </w:r>
      <w:ins w:id="8834" w:author="Orion" w:date="2011-07-26T22:30:00Z">
        <w:r w:rsidR="00503590" w:rsidRPr="00503590">
          <w:rPr>
            <w:i/>
            <w:rPrChange w:id="8835" w:author="Orion" w:date="2011-07-26T22:30:00Z">
              <w:rPr/>
            </w:rPrChange>
          </w:rPr>
          <w:t>Figura 21</w:t>
        </w:r>
      </w:ins>
      <w:ins w:id="8836" w:author="Orion" w:date="2011-06-30T11:53:00Z">
        <w:r w:rsidR="005A1AC0" w:rsidRPr="00441066">
          <w:rPr>
            <w:i/>
            <w:rPrChange w:id="8837" w:author="IO" w:date="2011-07-22T12:30:00Z">
              <w:rPr>
                <w:rFonts w:cs="Times New Roman"/>
              </w:rPr>
            </w:rPrChange>
          </w:rPr>
          <w:fldChar w:fldCharType="end"/>
        </w:r>
        <w:r w:rsidR="005A1AC0" w:rsidRPr="00441066">
          <w:rPr>
            <w:i/>
            <w:rPrChange w:id="8838" w:author="IO" w:date="2011-07-22T12:30:00Z">
              <w:rPr>
                <w:rFonts w:cs="Times New Roman"/>
              </w:rPr>
            </w:rPrChange>
          </w:rPr>
          <w:t xml:space="preserve"> donde la tarea “ObeyOrderCheck” recibiría un hecho del tipo “OrderFinished</w:t>
        </w:r>
      </w:ins>
      <w:ins w:id="8839" w:author="Orion" w:date="2011-06-30T11:54:00Z">
        <w:r w:rsidR="005A1AC0" w:rsidRPr="00441066">
          <w:rPr>
            <w:i/>
            <w:rPrChange w:id="8840" w:author="IO" w:date="2011-07-22T12:30:00Z">
              <w:rPr>
                <w:rFonts w:cs="Times New Roman"/>
              </w:rPr>
            </w:rPrChange>
          </w:rPr>
          <w:t xml:space="preserve">” con el valor del campo “IsBecauseOtherConflict” igual a “true”. Esto </w:t>
        </w:r>
      </w:ins>
      <w:ins w:id="8841" w:author="Orion" w:date="2011-06-30T11:55:00Z">
        <w:r w:rsidR="005A1AC0" w:rsidRPr="00441066">
          <w:rPr>
            <w:i/>
            <w:rPrChange w:id="8842" w:author="IO" w:date="2011-07-22T12:30:00Z">
              <w:rPr>
                <w:rFonts w:cs="Times New Roman"/>
              </w:rPr>
            </w:rPrChange>
          </w:rPr>
          <w:t>produciría qu</w:t>
        </w:r>
      </w:ins>
      <w:ins w:id="8843" w:author="Orion" w:date="2011-06-30T11:56:00Z">
        <w:r w:rsidR="005A1AC0" w:rsidRPr="00441066">
          <w:rPr>
            <w:i/>
            <w:rPrChange w:id="8844" w:author="IO" w:date="2011-07-22T12:30:00Z">
              <w:rPr>
                <w:rFonts w:cs="Times New Roman"/>
              </w:rPr>
            </w:rPrChange>
          </w:rPr>
          <w:t xml:space="preserve">e </w:t>
        </w:r>
      </w:ins>
      <w:ins w:id="8845" w:author="Orion" w:date="2011-06-30T11:57:00Z">
        <w:r w:rsidR="00BA4B94" w:rsidRPr="00441066">
          <w:rPr>
            <w:i/>
            <w:rPrChange w:id="8846" w:author="IO" w:date="2011-07-22T12:30:00Z">
              <w:rPr>
                <w:rFonts w:cs="Times New Roman"/>
              </w:rPr>
            </w:rPrChange>
          </w:rPr>
          <w:t>en esta</w:t>
        </w:r>
      </w:ins>
      <w:ins w:id="8847" w:author="Orion" w:date="2011-06-30T11:56:00Z">
        <w:r w:rsidR="005A1AC0" w:rsidRPr="00441066">
          <w:rPr>
            <w:i/>
            <w:rPrChange w:id="8848" w:author="IO" w:date="2011-07-22T12:30:00Z">
              <w:rPr>
                <w:rFonts w:cs="Times New Roman"/>
              </w:rPr>
            </w:rPrChange>
          </w:rPr>
          <w:t xml:space="preserve"> tarea</w:t>
        </w:r>
      </w:ins>
      <w:ins w:id="8849" w:author="Orion" w:date="2011-06-30T11:57:00Z">
        <w:r w:rsidR="00BA4B94" w:rsidRPr="00441066">
          <w:rPr>
            <w:i/>
            <w:rPrChange w:id="8850" w:author="IO" w:date="2011-07-22T12:30:00Z">
              <w:rPr>
                <w:rFonts w:cs="Times New Roman"/>
              </w:rPr>
            </w:rPrChange>
          </w:rPr>
          <w:t xml:space="preserve"> el piloto</w:t>
        </w:r>
      </w:ins>
      <w:ins w:id="8851" w:author="Orion" w:date="2011-06-30T11:56:00Z">
        <w:r w:rsidR="005A1AC0" w:rsidRPr="00441066">
          <w:rPr>
            <w:i/>
            <w:rPrChange w:id="8852" w:author="IO" w:date="2011-07-22T12:30:00Z">
              <w:rPr>
                <w:rFonts w:cs="Times New Roman"/>
              </w:rPr>
            </w:rPrChange>
          </w:rPr>
          <w:t xml:space="preserve"> no restablezca el tramo por el que se estaba volando antes del conflicto por tener que abordar </w:t>
        </w:r>
      </w:ins>
      <w:ins w:id="8853" w:author="Orion" w:date="2011-06-30T11:57:00Z">
        <w:r w:rsidR="005A1AC0" w:rsidRPr="00441066">
          <w:rPr>
            <w:i/>
            <w:rPrChange w:id="8854" w:author="IO" w:date="2011-07-22T12:30:00Z">
              <w:rPr>
                <w:rFonts w:cs="Times New Roman"/>
              </w:rPr>
            </w:rPrChange>
          </w:rPr>
          <w:t>el nuevo</w:t>
        </w:r>
      </w:ins>
      <w:ins w:id="8855" w:author="Orion" w:date="2011-06-30T11:56:00Z">
        <w:r w:rsidR="005A1AC0" w:rsidRPr="00441066">
          <w:rPr>
            <w:i/>
            <w:rPrChange w:id="8856" w:author="IO" w:date="2011-07-22T12:30:00Z">
              <w:rPr>
                <w:rFonts w:cs="Times New Roman"/>
              </w:rPr>
            </w:rPrChange>
          </w:rPr>
          <w:t xml:space="preserve"> </w:t>
        </w:r>
      </w:ins>
      <w:ins w:id="8857" w:author="Orion" w:date="2011-06-30T11:57:00Z">
        <w:r w:rsidR="005A1AC0" w:rsidRPr="00441066">
          <w:rPr>
            <w:i/>
            <w:rPrChange w:id="8858" w:author="IO" w:date="2011-07-22T12:30:00Z">
              <w:rPr>
                <w:rFonts w:cs="Times New Roman"/>
              </w:rPr>
            </w:rPrChange>
          </w:rPr>
          <w:t>conflicto</w:t>
        </w:r>
        <w:r w:rsidR="007C661C" w:rsidRPr="00441066">
          <w:rPr>
            <w:i/>
            <w:rPrChange w:id="8859" w:author="IO" w:date="2011-07-22T12:30:00Z">
              <w:rPr>
                <w:rFonts w:cs="Times New Roman"/>
              </w:rPr>
            </w:rPrChange>
          </w:rPr>
          <w:t xml:space="preserve"> que ha aparecido</w:t>
        </w:r>
      </w:ins>
      <w:ins w:id="8860" w:author="Orion" w:date="2011-06-30T11:56:00Z">
        <w:r w:rsidR="005A1AC0" w:rsidRPr="00441066">
          <w:rPr>
            <w:i/>
            <w:rPrChange w:id="8861" w:author="IO" w:date="2011-07-22T12:30:00Z">
              <w:rPr>
                <w:rFonts w:cs="Times New Roman"/>
              </w:rPr>
            </w:rPrChange>
          </w:rPr>
          <w:t>.</w:t>
        </w:r>
      </w:ins>
    </w:p>
    <w:p w14:paraId="517822DB" w14:textId="6F35F602" w:rsidR="00EF606A" w:rsidRDefault="00EF606A">
      <w:pPr>
        <w:jc w:val="both"/>
        <w:rPr>
          <w:ins w:id="8862" w:author="Orion" w:date="2011-06-30T10:53:00Z"/>
          <w:rFonts w:cs="Times New Roman"/>
        </w:rPr>
        <w:pPrChange w:id="8863" w:author="Orion" w:date="2011-06-26T12:33:00Z">
          <w:pPr/>
        </w:pPrChange>
      </w:pPr>
    </w:p>
    <w:p w14:paraId="290FC154" w14:textId="7460FACF" w:rsidR="00CF34DB" w:rsidRDefault="002E7A74">
      <w:pPr>
        <w:jc w:val="both"/>
        <w:rPr>
          <w:ins w:id="8864" w:author="Orion" w:date="2011-06-29T11:41:00Z"/>
          <w:rFonts w:cs="Times New Roman"/>
        </w:rPr>
        <w:pPrChange w:id="8865" w:author="Orion" w:date="2011-06-26T12:33:00Z">
          <w:pPr/>
        </w:pPrChange>
      </w:pPr>
      <w:ins w:id="8866" w:author="Orion" w:date="2011-06-30T12:14:00Z">
        <w:r w:rsidRPr="00282451">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8867" w:author="Orion" w:date="2011-06-29T10:57:00Z"/>
          <w:rFonts w:cs="Times New Roman"/>
        </w:rPr>
        <w:pPrChange w:id="8868" w:author="Orion" w:date="2011-06-29T11:41:00Z">
          <w:pPr/>
        </w:pPrChange>
      </w:pPr>
      <w:bookmarkStart w:id="8869" w:name="_Toc299483465"/>
      <w:bookmarkStart w:id="8870" w:name="_Ref297111036"/>
      <w:r>
        <w:t>Figura</w:t>
      </w:r>
      <w:ins w:id="8871" w:author="Orion" w:date="2011-06-29T11:41:00Z">
        <w:del w:id="8872" w:author="IO" w:date="2011-07-22T13:09:00Z">
          <w:r w:rsidR="00E260BA" w:rsidDel="006B1111">
            <w:delText>Ilustración</w:delText>
          </w:r>
        </w:del>
        <w:r w:rsidR="00E260BA">
          <w:t xml:space="preserve"> </w:t>
        </w:r>
      </w:ins>
      <w:ins w:id="8873" w:author="IO" w:date="2011-07-22T13:09:00Z">
        <w:r>
          <w:fldChar w:fldCharType="begin"/>
        </w:r>
        <w:r>
          <w:instrText xml:space="preserve"> SEQ Figura \* ARABIC </w:instrText>
        </w:r>
      </w:ins>
      <w:r>
        <w:fldChar w:fldCharType="separate"/>
      </w:r>
      <w:ins w:id="8874" w:author="Orion" w:date="2011-07-26T22:30:00Z">
        <w:r w:rsidR="00503590">
          <w:rPr>
            <w:noProof/>
          </w:rPr>
          <w:t>41</w:t>
        </w:r>
      </w:ins>
      <w:bookmarkEnd w:id="8869"/>
      <w:ins w:id="8875" w:author="IO" w:date="2011-07-22T13:16:00Z">
        <w:del w:id="8876" w:author="Orion" w:date="2011-07-24T21:36:00Z">
          <w:r w:rsidR="00416FF6" w:rsidDel="00587D28">
            <w:rPr>
              <w:noProof/>
            </w:rPr>
            <w:delText>40</w:delText>
          </w:r>
        </w:del>
      </w:ins>
      <w:ins w:id="8877" w:author="IO" w:date="2011-07-22T13:09:00Z">
        <w:r>
          <w:fldChar w:fldCharType="end"/>
        </w:r>
      </w:ins>
      <w:ins w:id="8878" w:author="Orion" w:date="2011-06-29T11:41:00Z">
        <w:del w:id="8879" w:author="IO" w:date="2011-07-22T13:09:00Z">
          <w:r w:rsidR="00E260BA" w:rsidDel="006B1111">
            <w:fldChar w:fldCharType="begin"/>
          </w:r>
          <w:r w:rsidR="00E260BA" w:rsidDel="006B1111">
            <w:delInstrText xml:space="preserve"> SEQ Ilustración \* ARABIC </w:delInstrText>
          </w:r>
        </w:del>
      </w:ins>
      <w:del w:id="8880" w:author="IO" w:date="2011-07-22T13:09:00Z">
        <w:r w:rsidR="00E260BA" w:rsidDel="006B1111">
          <w:fldChar w:fldCharType="end"/>
        </w:r>
      </w:del>
      <w:bookmarkEnd w:id="8870"/>
    </w:p>
    <w:p w14:paraId="62B7E388" w14:textId="77777777" w:rsidR="00722FBD" w:rsidRDefault="00722FBD">
      <w:pPr>
        <w:jc w:val="both"/>
        <w:rPr>
          <w:ins w:id="8881" w:author="Orion" w:date="2011-06-29T11:44:00Z"/>
          <w:rFonts w:cs="Times New Roman"/>
        </w:rPr>
        <w:pPrChange w:id="8882" w:author="Orion" w:date="2011-06-29T11:44:00Z">
          <w:pPr/>
        </w:pPrChange>
      </w:pPr>
    </w:p>
    <w:p w14:paraId="0143D6C4" w14:textId="77777777" w:rsidR="00722FBD" w:rsidRPr="00766D5E" w:rsidRDefault="00722FBD">
      <w:pPr>
        <w:jc w:val="both"/>
        <w:rPr>
          <w:ins w:id="8883" w:author="Orion" w:date="2011-06-29T11:44:00Z"/>
          <w:rFonts w:cs="Times New Roman"/>
        </w:rPr>
        <w:pPrChange w:id="8884"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8885" w:author="Orion" w:date="2011-06-30T16:53:00Z"/>
          <w:i/>
          <w:rPrChange w:id="8886" w:author="IO" w:date="2011-07-22T12:30:00Z">
            <w:rPr>
              <w:ins w:id="8887" w:author="Orion" w:date="2011-06-30T16:53:00Z"/>
              <w:rFonts w:cs="Times New Roman"/>
            </w:rPr>
          </w:rPrChange>
        </w:rPr>
        <w:pPrChange w:id="8888" w:author="IO" w:date="2011-07-22T12:30:00Z">
          <w:pPr/>
        </w:pPrChange>
      </w:pPr>
      <w:ins w:id="8889" w:author="Orion" w:date="2011-06-29T11:43:00Z">
        <w:r w:rsidRPr="00441066">
          <w:rPr>
            <w:i/>
            <w:rPrChange w:id="8890" w:author="IO" w:date="2011-07-22T12:30:00Z">
              <w:rPr>
                <w:rFonts w:cs="Times New Roman"/>
              </w:rPr>
            </w:rPrChange>
          </w:rPr>
          <w:t>Pilotos con poco estr</w:t>
        </w:r>
      </w:ins>
      <w:ins w:id="8891" w:author="Orion" w:date="2011-06-29T11:44:00Z">
        <w:r w:rsidRPr="00441066">
          <w:rPr>
            <w:i/>
            <w:rPrChange w:id="8892" w:author="IO" w:date="2011-07-22T12:30:00Z">
              <w:rPr>
                <w:rFonts w:cs="Times New Roman"/>
              </w:rPr>
            </w:rPrChange>
          </w:rPr>
          <w:t>és y poca fatiga, y alto grado de experiencia.</w:t>
        </w:r>
      </w:ins>
      <w:ins w:id="8893" w:author="Orion" w:date="2011-06-30T16:55:00Z">
        <w:r w:rsidR="0035485D" w:rsidRPr="00441066">
          <w:rPr>
            <w:i/>
            <w:rPrChange w:id="8894" w:author="IO" w:date="2011-07-22T12:30:00Z">
              <w:rPr>
                <w:rFonts w:cs="Times New Roman"/>
              </w:rPr>
            </w:rPrChange>
          </w:rPr>
          <w:t xml:space="preserve"> Como puede verse en el siguiente grupo de imágenes en este caso</w:t>
        </w:r>
      </w:ins>
      <w:ins w:id="8895" w:author="Orion" w:date="2011-06-30T16:51:00Z">
        <w:r w:rsidR="0035485D" w:rsidRPr="00441066">
          <w:rPr>
            <w:i/>
            <w:rPrChange w:id="8896" w:author="IO" w:date="2011-07-22T12:30:00Z">
              <w:rPr>
                <w:rFonts w:cs="Times New Roman"/>
              </w:rPr>
            </w:rPrChange>
          </w:rPr>
          <w:t xml:space="preserve"> los pilotos tardan relativamente poco en establecer el rumbo correcto hacia su aeropuerto de destino. </w:t>
        </w:r>
      </w:ins>
      <w:ins w:id="8897" w:author="Orion" w:date="2011-06-30T16:52:00Z">
        <w:r w:rsidR="0035485D" w:rsidRPr="00441066">
          <w:rPr>
            <w:i/>
            <w:rPrChange w:id="8898" w:author="IO" w:date="2011-07-22T12:30:00Z">
              <w:rPr>
                <w:rFonts w:cs="Times New Roman"/>
              </w:rPr>
            </w:rPrChange>
          </w:rPr>
          <w:t xml:space="preserve">Aunque al principio durante unos instantes tendrán alto riesgo de colisión con los </w:t>
        </w:r>
      </w:ins>
      <w:ins w:id="8899" w:author="Orion" w:date="2011-06-30T16:53:00Z">
        <w:r w:rsidR="0035485D" w:rsidRPr="00441066">
          <w:rPr>
            <w:i/>
            <w:rPrChange w:id="8900" w:author="IO" w:date="2011-07-22T12:30:00Z">
              <w:rPr>
                <w:rFonts w:cs="Times New Roman"/>
              </w:rPr>
            </w:rPrChange>
          </w:rPr>
          <w:t xml:space="preserve">aviones que hayan salido del mismo aeropuerto con poca diferencia de tiempo, no tardarán en recibir y acatar la orden de los controladores </w:t>
        </w:r>
      </w:ins>
      <w:ins w:id="8901" w:author="Orion" w:date="2011-06-30T16:56:00Z">
        <w:r w:rsidR="0035485D" w:rsidRPr="00441066">
          <w:rPr>
            <w:i/>
            <w:rPrChange w:id="8902" w:author="IO" w:date="2011-07-22T12:30:00Z">
              <w:rPr>
                <w:rFonts w:cs="Times New Roman"/>
              </w:rPr>
            </w:rPrChange>
          </w:rPr>
          <w:t>de</w:t>
        </w:r>
      </w:ins>
      <w:ins w:id="8903" w:author="Orion" w:date="2011-06-30T16:53:00Z">
        <w:r w:rsidR="0035485D" w:rsidRPr="00441066">
          <w:rPr>
            <w:i/>
            <w:rPrChange w:id="8904" w:author="IO" w:date="2011-07-22T12:30:00Z">
              <w:rPr>
                <w:rFonts w:cs="Times New Roman"/>
              </w:rPr>
            </w:rPrChange>
          </w:rPr>
          <w:t xml:space="preserve"> </w:t>
        </w:r>
      </w:ins>
      <w:ins w:id="8905" w:author="Orion" w:date="2011-06-30T16:56:00Z">
        <w:r w:rsidR="0035485D" w:rsidRPr="00441066">
          <w:rPr>
            <w:i/>
            <w:rPrChange w:id="8906" w:author="IO" w:date="2011-07-22T12:30:00Z">
              <w:rPr>
                <w:rFonts w:cs="Times New Roman"/>
              </w:rPr>
            </w:rPrChange>
          </w:rPr>
          <w:t>cambiar</w:t>
        </w:r>
      </w:ins>
      <w:ins w:id="8907" w:author="Orion" w:date="2011-06-30T16:53:00Z">
        <w:r w:rsidR="0035485D" w:rsidRPr="00441066">
          <w:rPr>
            <w:i/>
            <w:rPrChange w:id="8908" w:author="IO" w:date="2011-07-22T12:30:00Z">
              <w:rPr>
                <w:rFonts w:cs="Times New Roman"/>
              </w:rPr>
            </w:rPrChange>
          </w:rPr>
          <w:t xml:space="preserve"> su altura y velocidad </w:t>
        </w:r>
      </w:ins>
      <w:ins w:id="8909" w:author="Orion" w:date="2011-06-30T16:56:00Z">
        <w:r w:rsidR="0035485D" w:rsidRPr="00441066">
          <w:rPr>
            <w:i/>
            <w:rPrChange w:id="8910" w:author="IO" w:date="2011-07-22T12:30:00Z">
              <w:rPr>
                <w:rFonts w:cs="Times New Roman"/>
              </w:rPr>
            </w:rPrChange>
          </w:rPr>
          <w:t>reduciendo</w:t>
        </w:r>
      </w:ins>
      <w:ins w:id="8911" w:author="Orion" w:date="2011-06-30T16:57:00Z">
        <w:r w:rsidR="00753B7A" w:rsidRPr="00441066">
          <w:rPr>
            <w:i/>
            <w:rPrChange w:id="8912" w:author="IO" w:date="2011-07-22T12:30:00Z">
              <w:rPr>
                <w:rFonts w:cs="Times New Roman"/>
              </w:rPr>
            </w:rPrChange>
          </w:rPr>
          <w:t xml:space="preserve"> de este modo dicho</w:t>
        </w:r>
      </w:ins>
      <w:ins w:id="8913" w:author="Orion" w:date="2011-06-30T16:53:00Z">
        <w:r w:rsidR="0035485D" w:rsidRPr="00441066">
          <w:rPr>
            <w:i/>
            <w:rPrChange w:id="8914" w:author="IO" w:date="2011-07-22T12:30:00Z">
              <w:rPr>
                <w:rFonts w:cs="Times New Roman"/>
              </w:rPr>
            </w:rPrChange>
          </w:rPr>
          <w:t xml:space="preserve"> riesgo.</w:t>
        </w:r>
      </w:ins>
    </w:p>
    <w:p w14:paraId="392769E3" w14:textId="77777777" w:rsidR="0035485D" w:rsidRPr="0035485D" w:rsidRDefault="0035485D">
      <w:pPr>
        <w:ind w:left="360"/>
        <w:jc w:val="both"/>
        <w:rPr>
          <w:ins w:id="8915" w:author="Orion" w:date="2011-06-29T10:57:00Z"/>
          <w:rFonts w:cs="Times New Roman"/>
        </w:rPr>
        <w:pPrChange w:id="8916" w:author="Orion" w:date="2011-06-30T16:53:00Z">
          <w:pPr/>
        </w:pPrChange>
      </w:pPr>
    </w:p>
    <w:p w14:paraId="7AACE362" w14:textId="4A9B2C14" w:rsidR="00394A51" w:rsidRDefault="00E84CCE">
      <w:pPr>
        <w:jc w:val="both"/>
        <w:rPr>
          <w:ins w:id="8917" w:author="Orion" w:date="2011-06-30T16:58:00Z"/>
          <w:rFonts w:cs="Times New Roman"/>
        </w:rPr>
        <w:pPrChange w:id="8918" w:author="Orion" w:date="2011-06-26T12:33:00Z">
          <w:pPr/>
        </w:pPrChange>
      </w:pPr>
      <w:ins w:id="8919" w:author="Orion" w:date="2011-06-29T12:15:00Z">
        <w:r w:rsidRPr="00282451">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8920" w:author="Orion" w:date="2011-06-29T10:59:00Z"/>
          <w:rFonts w:cs="Times New Roman"/>
        </w:rPr>
        <w:pPrChange w:id="8921" w:author="Orion" w:date="2011-06-30T16:58:00Z">
          <w:pPr/>
        </w:pPrChange>
      </w:pPr>
      <w:bookmarkStart w:id="8922" w:name="_Toc299483466"/>
      <w:bookmarkStart w:id="8923" w:name="_Ref297216788"/>
      <w:r>
        <w:t>Figura</w:t>
      </w:r>
      <w:ins w:id="8924" w:author="Orion" w:date="2011-06-30T16:58:00Z">
        <w:del w:id="8925" w:author="IO" w:date="2011-07-22T13:09:00Z">
          <w:r w:rsidR="001632CA" w:rsidDel="006B1111">
            <w:delText>Ilustración</w:delText>
          </w:r>
        </w:del>
        <w:r w:rsidR="001632CA">
          <w:t xml:space="preserve"> </w:t>
        </w:r>
      </w:ins>
      <w:ins w:id="8926" w:author="IO" w:date="2011-07-22T13:09:00Z">
        <w:r>
          <w:fldChar w:fldCharType="begin"/>
        </w:r>
        <w:r>
          <w:instrText xml:space="preserve"> SEQ Figura \* ARABIC </w:instrText>
        </w:r>
      </w:ins>
      <w:r>
        <w:fldChar w:fldCharType="separate"/>
      </w:r>
      <w:ins w:id="8927" w:author="Orion" w:date="2011-07-26T22:30:00Z">
        <w:r w:rsidR="00503590">
          <w:rPr>
            <w:noProof/>
          </w:rPr>
          <w:t>42</w:t>
        </w:r>
      </w:ins>
      <w:bookmarkEnd w:id="8922"/>
      <w:ins w:id="8928" w:author="IO" w:date="2011-07-22T13:16:00Z">
        <w:del w:id="8929" w:author="Orion" w:date="2011-07-24T21:36:00Z">
          <w:r w:rsidR="00416FF6" w:rsidDel="00587D28">
            <w:rPr>
              <w:noProof/>
            </w:rPr>
            <w:delText>41</w:delText>
          </w:r>
        </w:del>
      </w:ins>
      <w:ins w:id="8930" w:author="IO" w:date="2011-07-22T13:09:00Z">
        <w:r>
          <w:fldChar w:fldCharType="end"/>
        </w:r>
      </w:ins>
      <w:ins w:id="8931" w:author="Orion" w:date="2011-06-30T16:58:00Z">
        <w:del w:id="8932" w:author="IO" w:date="2011-07-22T13:09:00Z">
          <w:r w:rsidR="001632CA" w:rsidDel="006B1111">
            <w:fldChar w:fldCharType="begin"/>
          </w:r>
          <w:r w:rsidR="001632CA" w:rsidDel="006B1111">
            <w:delInstrText xml:space="preserve"> SEQ Ilustración \* ARABIC </w:delInstrText>
          </w:r>
        </w:del>
      </w:ins>
      <w:del w:id="8933" w:author="IO" w:date="2011-07-22T13:09:00Z">
        <w:r w:rsidR="001632CA" w:rsidDel="006B1111">
          <w:fldChar w:fldCharType="end"/>
        </w:r>
      </w:del>
      <w:bookmarkEnd w:id="8923"/>
    </w:p>
    <w:p w14:paraId="559C28D3" w14:textId="3C92E2EA" w:rsidR="00394A51" w:rsidRDefault="001632CA">
      <w:pPr>
        <w:jc w:val="both"/>
        <w:rPr>
          <w:ins w:id="8934" w:author="Orion" w:date="2011-06-30T16:59:00Z"/>
          <w:rFonts w:cs="Times New Roman"/>
        </w:rPr>
        <w:pPrChange w:id="8935" w:author="Orion" w:date="2011-06-26T12:33:00Z">
          <w:pPr/>
        </w:pPrChange>
      </w:pPr>
      <w:ins w:id="8936" w:author="Orion" w:date="2011-06-30T16:59:00Z">
        <w:r>
          <w:rPr>
            <w:rFonts w:cs="Times New Roman"/>
          </w:rPr>
          <w:t>Esta imagen (</w:t>
        </w:r>
      </w:ins>
      <w:ins w:id="8937"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8938" w:author="Orion" w:date="2011-07-26T22:30:00Z">
        <w:r w:rsidR="00503590">
          <w:t xml:space="preserve">Figura </w:t>
        </w:r>
        <w:r w:rsidR="00503590">
          <w:rPr>
            <w:noProof/>
          </w:rPr>
          <w:t>42</w:t>
        </w:r>
      </w:ins>
      <w:ins w:id="8939" w:author="Orion" w:date="2011-06-30T17:04:00Z">
        <w:r w:rsidR="00C44607">
          <w:rPr>
            <w:rFonts w:cs="Times New Roman"/>
          </w:rPr>
          <w:fldChar w:fldCharType="end"/>
        </w:r>
      </w:ins>
      <w:ins w:id="8940" w:author="Orion" w:date="2011-06-30T16:59:00Z">
        <w:r>
          <w:rPr>
            <w:rFonts w:cs="Times New Roman"/>
          </w:rPr>
          <w:t>) es un claro ejemplo de como un avión sale de una zona de conflicto durante un breve instante de tiempo y vuelve a entrar en otra zona de riesgo poco tiempo despu</w:t>
        </w:r>
      </w:ins>
      <w:ins w:id="8941"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8942" w:author="Orion" w:date="2011-06-30T17:05:00Z">
        <w:r w:rsidR="002E790F">
          <w:rPr>
            <w:rFonts w:cs="Times New Roman"/>
          </w:rPr>
          <w:t>posteriormente pasan a estar</w:t>
        </w:r>
      </w:ins>
      <w:ins w:id="8943" w:author="Orion" w:date="2011-06-30T17:00:00Z">
        <w:r>
          <w:rPr>
            <w:rFonts w:cs="Times New Roman"/>
          </w:rPr>
          <w:t xml:space="preserve"> </w:t>
        </w:r>
      </w:ins>
      <w:ins w:id="8944" w:author="Orion" w:date="2011-06-30T17:01:00Z">
        <w:r>
          <w:rPr>
            <w:rFonts w:cs="Times New Roman"/>
          </w:rPr>
          <w:t>durante un tiempo libres de conflicto</w:t>
        </w:r>
      </w:ins>
      <w:ins w:id="8945" w:author="Orion" w:date="2011-06-30T17:05:00Z">
        <w:r w:rsidR="002E790F">
          <w:rPr>
            <w:rFonts w:cs="Times New Roman"/>
          </w:rPr>
          <w:t xml:space="preserve">. </w:t>
        </w:r>
        <w:r w:rsidR="00020E73">
          <w:rPr>
            <w:rFonts w:cs="Times New Roman"/>
          </w:rPr>
          <w:t>Dicho proceso</w:t>
        </w:r>
      </w:ins>
      <w:ins w:id="8946" w:author="Orion" w:date="2011-06-30T17:01:00Z">
        <w:r>
          <w:rPr>
            <w:rFonts w:cs="Times New Roman"/>
          </w:rPr>
          <w:t xml:space="preserve"> puede observarse viendo que la ruta vuelve a ser de color blanco lo que indica que se </w:t>
        </w:r>
      </w:ins>
      <w:ins w:id="8947" w:author="Orion" w:date="2011-06-30T17:02:00Z">
        <w:r>
          <w:rPr>
            <w:rFonts w:cs="Times New Roman"/>
          </w:rPr>
          <w:t>está</w:t>
        </w:r>
      </w:ins>
      <w:ins w:id="8948" w:author="Orion" w:date="2011-06-30T17:01:00Z">
        <w:r>
          <w:rPr>
            <w:rFonts w:cs="Times New Roman"/>
          </w:rPr>
          <w:t xml:space="preserve"> volando de nuevo a la altura de crucero</w:t>
        </w:r>
      </w:ins>
      <w:ins w:id="8949" w:author="Orion" w:date="2011-06-30T17:02:00Z">
        <w:r>
          <w:rPr>
            <w:rFonts w:cs="Times New Roman"/>
          </w:rPr>
          <w:t xml:space="preserve">. Pero esto no se mantiene durante mucho tiempo (menos para los </w:t>
        </w:r>
      </w:ins>
      <w:ins w:id="8950" w:author="Orion" w:date="2011-06-30T17:03:00Z">
        <w:r>
          <w:rPr>
            <w:rFonts w:cs="Times New Roman"/>
          </w:rPr>
          <w:t xml:space="preserve">aviones que salieron de Barajas) puesto que se vuelven a encontrar con otras aeronaves que vuelan en sentido contrario y tienen, por tanto, que modificar su altura </w:t>
        </w:r>
      </w:ins>
      <w:ins w:id="8951" w:author="Orion" w:date="2011-06-30T17:06:00Z">
        <w:r w:rsidR="0025314A">
          <w:rPr>
            <w:rFonts w:cs="Times New Roman"/>
          </w:rPr>
          <w:t>y velocidad</w:t>
        </w:r>
      </w:ins>
      <w:ins w:id="8952" w:author="Orion" w:date="2011-06-30T17:03:00Z">
        <w:r>
          <w:rPr>
            <w:rFonts w:cs="Times New Roman"/>
          </w:rPr>
          <w:t xml:space="preserve"> de nuevo.</w:t>
        </w:r>
      </w:ins>
    </w:p>
    <w:p w14:paraId="2FC29E06" w14:textId="77777777" w:rsidR="001632CA" w:rsidRDefault="001632CA">
      <w:pPr>
        <w:jc w:val="both"/>
        <w:rPr>
          <w:ins w:id="8953" w:author="Orion" w:date="2011-06-29T11:00:00Z"/>
          <w:rFonts w:cs="Times New Roman"/>
        </w:rPr>
        <w:pPrChange w:id="8954" w:author="Orion" w:date="2011-06-26T12:33:00Z">
          <w:pPr/>
        </w:pPrChange>
      </w:pPr>
    </w:p>
    <w:p w14:paraId="27918BA1" w14:textId="3595F16E" w:rsidR="00394A51" w:rsidRDefault="00E84CCE">
      <w:pPr>
        <w:jc w:val="both"/>
        <w:rPr>
          <w:ins w:id="8955" w:author="Orion" w:date="2011-06-30T17:06:00Z"/>
          <w:rFonts w:cs="Times New Roman"/>
        </w:rPr>
        <w:pPrChange w:id="8956" w:author="Orion" w:date="2011-06-26T12:33:00Z">
          <w:pPr/>
        </w:pPrChange>
      </w:pPr>
      <w:ins w:id="8957" w:author="Orion" w:date="2011-06-29T12:16:00Z">
        <w:r w:rsidRPr="00282451">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8958" w:author="Orion" w:date="2011-06-29T11:00:00Z"/>
          <w:rFonts w:cs="Times New Roman"/>
        </w:rPr>
        <w:pPrChange w:id="8959" w:author="Orion" w:date="2011-06-30T17:06:00Z">
          <w:pPr/>
        </w:pPrChange>
      </w:pPr>
      <w:bookmarkStart w:id="8960" w:name="_Toc299483467"/>
      <w:bookmarkStart w:id="8961" w:name="_Ref297217016"/>
      <w:r>
        <w:lastRenderedPageBreak/>
        <w:t>Figura</w:t>
      </w:r>
      <w:ins w:id="8962" w:author="Orion" w:date="2011-06-30T17:06:00Z">
        <w:del w:id="8963" w:author="IO" w:date="2011-07-22T13:09:00Z">
          <w:r w:rsidR="00C2057C" w:rsidDel="006B1111">
            <w:delText>Ilustración</w:delText>
          </w:r>
        </w:del>
        <w:r w:rsidR="00C2057C">
          <w:t xml:space="preserve"> </w:t>
        </w:r>
      </w:ins>
      <w:ins w:id="8964" w:author="IO" w:date="2011-07-22T13:09:00Z">
        <w:r>
          <w:fldChar w:fldCharType="begin"/>
        </w:r>
        <w:r>
          <w:instrText xml:space="preserve"> SEQ Figura \* ARABIC </w:instrText>
        </w:r>
      </w:ins>
      <w:r>
        <w:fldChar w:fldCharType="separate"/>
      </w:r>
      <w:ins w:id="8965" w:author="Orion" w:date="2011-07-26T22:30:00Z">
        <w:r w:rsidR="00503590">
          <w:rPr>
            <w:noProof/>
          </w:rPr>
          <w:t>43</w:t>
        </w:r>
      </w:ins>
      <w:bookmarkEnd w:id="8960"/>
      <w:ins w:id="8966" w:author="IO" w:date="2011-07-22T13:16:00Z">
        <w:del w:id="8967" w:author="Orion" w:date="2011-07-24T21:36:00Z">
          <w:r w:rsidR="00416FF6" w:rsidDel="00587D28">
            <w:rPr>
              <w:noProof/>
            </w:rPr>
            <w:delText>42</w:delText>
          </w:r>
        </w:del>
      </w:ins>
      <w:ins w:id="8968" w:author="IO" w:date="2011-07-22T13:09:00Z">
        <w:r>
          <w:fldChar w:fldCharType="end"/>
        </w:r>
      </w:ins>
      <w:ins w:id="8969" w:author="Orion" w:date="2011-06-30T17:06:00Z">
        <w:del w:id="8970" w:author="IO" w:date="2011-07-22T13:09:00Z">
          <w:r w:rsidR="00C2057C" w:rsidDel="006B1111">
            <w:fldChar w:fldCharType="begin"/>
          </w:r>
          <w:r w:rsidR="00C2057C" w:rsidDel="006B1111">
            <w:delInstrText xml:space="preserve"> SEQ Ilustración \* ARABIC </w:delInstrText>
          </w:r>
        </w:del>
      </w:ins>
      <w:del w:id="8971" w:author="IO" w:date="2011-07-22T13:09:00Z">
        <w:r w:rsidR="00C2057C" w:rsidDel="006B1111">
          <w:fldChar w:fldCharType="end"/>
        </w:r>
      </w:del>
      <w:bookmarkEnd w:id="8961"/>
    </w:p>
    <w:p w14:paraId="15A65A4F" w14:textId="0E893059" w:rsidR="00394A51" w:rsidRDefault="00C2057C">
      <w:pPr>
        <w:jc w:val="both"/>
        <w:rPr>
          <w:ins w:id="8972" w:author="Orion" w:date="2011-07-11T12:23:00Z"/>
          <w:rFonts w:cs="Times New Roman"/>
        </w:rPr>
        <w:pPrChange w:id="8973" w:author="Orion" w:date="2011-06-26T12:33:00Z">
          <w:pPr/>
        </w:pPrChange>
      </w:pPr>
      <w:ins w:id="8974" w:author="Orion" w:date="2011-06-30T17:07:00Z">
        <w:r>
          <w:rPr>
            <w:rFonts w:cs="Times New Roman"/>
          </w:rPr>
          <w:t>En esta imagen (</w:t>
        </w:r>
      </w:ins>
      <w:ins w:id="8975"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8976" w:author="Orion" w:date="2011-07-26T22:30:00Z">
        <w:r w:rsidR="00503590">
          <w:t xml:space="preserve">Figura </w:t>
        </w:r>
        <w:r w:rsidR="00503590">
          <w:rPr>
            <w:noProof/>
          </w:rPr>
          <w:t>43</w:t>
        </w:r>
      </w:ins>
      <w:ins w:id="8977" w:author="Orion" w:date="2011-06-30T17:08:00Z">
        <w:r>
          <w:rPr>
            <w:rFonts w:cs="Times New Roman"/>
          </w:rPr>
          <w:fldChar w:fldCharType="end"/>
        </w:r>
      </w:ins>
      <w:ins w:id="8978"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8979" w:author="Orion" w:date="2011-07-11T12:25:00Z"/>
          <w:rFonts w:cs="Times New Roman"/>
        </w:rPr>
        <w:pPrChange w:id="8980" w:author="Orion" w:date="2011-06-26T12:33:00Z">
          <w:pPr/>
        </w:pPrChange>
      </w:pPr>
    </w:p>
    <w:p w14:paraId="416DA25C" w14:textId="77777777" w:rsidR="004527AA" w:rsidRDefault="004527AA" w:rsidP="004527AA">
      <w:pPr>
        <w:jc w:val="both"/>
        <w:rPr>
          <w:ins w:id="8981" w:author="Orion" w:date="2011-07-11T12:25:00Z"/>
          <w:rFonts w:cs="Times New Roman"/>
        </w:rPr>
      </w:pPr>
    </w:p>
    <w:p w14:paraId="25FA8940" w14:textId="554A7D38" w:rsidR="004527AA" w:rsidRPr="008A1F38" w:rsidRDefault="004527AA">
      <w:pPr>
        <w:pStyle w:val="Heading1"/>
        <w:numPr>
          <w:ilvl w:val="2"/>
          <w:numId w:val="40"/>
        </w:numPr>
        <w:rPr>
          <w:ins w:id="8982" w:author="Orion" w:date="2011-07-11T12:25:00Z"/>
          <w:sz w:val="36"/>
          <w:szCs w:val="52"/>
          <w:rPrChange w:id="8983" w:author="IO" w:date="2011-07-22T11:54:00Z">
            <w:rPr>
              <w:ins w:id="8984" w:author="Orion" w:date="2011-07-11T12:25:00Z"/>
              <w:rFonts w:cs="Times New Roman"/>
            </w:rPr>
          </w:rPrChange>
        </w:rPr>
        <w:pPrChange w:id="8985" w:author="IO" w:date="2011-07-22T11:54:00Z">
          <w:pPr>
            <w:pStyle w:val="Subtitle"/>
          </w:pPr>
        </w:pPrChange>
      </w:pPr>
      <w:ins w:id="8986" w:author="Orion" w:date="2011-07-11T12:25:00Z">
        <w:del w:id="8987" w:author="IO" w:date="2011-07-22T14:50:00Z">
          <w:r w:rsidRPr="008A1F38" w:rsidDel="00EA40AF">
            <w:rPr>
              <w:b w:val="0"/>
              <w:sz w:val="36"/>
              <w:szCs w:val="52"/>
              <w:rPrChange w:id="8988" w:author="IO" w:date="2011-07-22T11:54:00Z">
                <w:rPr>
                  <w:b/>
                  <w:bCs/>
                  <w:i w:val="0"/>
                  <w:iCs w:val="0"/>
                </w:rPr>
              </w:rPrChange>
            </w:rPr>
            <w:delText>Caso con v</w:delText>
          </w:r>
        </w:del>
      </w:ins>
      <w:bookmarkStart w:id="8989" w:name="_Toc299463909"/>
      <w:ins w:id="8990" w:author="IO" w:date="2011-07-22T14:50:00Z">
        <w:r w:rsidR="00EA40AF">
          <w:rPr>
            <w:b w:val="0"/>
            <w:sz w:val="36"/>
            <w:szCs w:val="52"/>
          </w:rPr>
          <w:t>V</w:t>
        </w:r>
      </w:ins>
      <w:ins w:id="8991" w:author="Orion" w:date="2011-07-11T12:25:00Z">
        <w:r w:rsidRPr="008A1F38">
          <w:rPr>
            <w:b w:val="0"/>
            <w:sz w:val="36"/>
            <w:szCs w:val="52"/>
            <w:rPrChange w:id="8992" w:author="IO" w:date="2011-07-22T11:54:00Z">
              <w:rPr>
                <w:b/>
                <w:bCs/>
                <w:i w:val="0"/>
                <w:iCs w:val="0"/>
              </w:rPr>
            </w:rPrChange>
          </w:rPr>
          <w:t xml:space="preserve">arios </w:t>
        </w:r>
        <w:del w:id="8993" w:author="IO" w:date="2011-07-22T14:50:00Z">
          <w:r w:rsidRPr="008A1F38" w:rsidDel="00EA40AF">
            <w:rPr>
              <w:b w:val="0"/>
              <w:sz w:val="36"/>
              <w:szCs w:val="52"/>
              <w:rPrChange w:id="8994" w:author="IO" w:date="2011-07-22T11:54:00Z">
                <w:rPr>
                  <w:b/>
                  <w:bCs/>
                  <w:i w:val="0"/>
                  <w:iCs w:val="0"/>
                </w:rPr>
              </w:rPrChange>
            </w:rPr>
            <w:delText xml:space="preserve"> </w:delText>
          </w:r>
        </w:del>
        <w:r w:rsidRPr="008A1F38">
          <w:rPr>
            <w:b w:val="0"/>
            <w:sz w:val="36"/>
            <w:szCs w:val="52"/>
            <w:rPrChange w:id="8995" w:author="IO" w:date="2011-07-22T11:54:00Z">
              <w:rPr>
                <w:b/>
                <w:bCs/>
                <w:i w:val="0"/>
                <w:iCs w:val="0"/>
              </w:rPr>
            </w:rPrChange>
          </w:rPr>
          <w:t xml:space="preserve">aviones con </w:t>
        </w:r>
        <w:del w:id="8996" w:author="IO" w:date="2011-07-22T14:50:00Z">
          <w:r w:rsidRPr="008A1F38" w:rsidDel="00EA40AF">
            <w:rPr>
              <w:b w:val="0"/>
              <w:sz w:val="36"/>
              <w:szCs w:val="52"/>
              <w:rPrChange w:id="8997" w:author="IO" w:date="2011-07-22T11:54:00Z">
                <w:rPr>
                  <w:b/>
                  <w:bCs/>
                  <w:i w:val="0"/>
                  <w:iCs w:val="0"/>
                </w:rPr>
              </w:rPrChange>
            </w:rPr>
            <w:delText>waypoints</w:delText>
          </w:r>
        </w:del>
      </w:ins>
      <w:ins w:id="8998" w:author="IO" w:date="2011-07-22T14:50:00Z">
        <w:r w:rsidR="00EA40AF">
          <w:rPr>
            <w:b w:val="0"/>
            <w:sz w:val="36"/>
            <w:szCs w:val="52"/>
          </w:rPr>
          <w:t>puntos de paso</w:t>
        </w:r>
      </w:ins>
      <w:bookmarkEnd w:id="8989"/>
    </w:p>
    <w:p w14:paraId="1CE34706" w14:textId="21FD7713" w:rsidR="004527AA" w:rsidRDefault="00160B23">
      <w:pPr>
        <w:jc w:val="both"/>
        <w:rPr>
          <w:ins w:id="8999" w:author="Orion" w:date="2011-07-11T12:22:00Z"/>
          <w:rFonts w:cs="Times New Roman"/>
        </w:rPr>
        <w:pPrChange w:id="9000" w:author="Orion" w:date="2011-06-26T12:33:00Z">
          <w:pPr/>
        </w:pPrChange>
      </w:pPr>
      <w:ins w:id="9001" w:author="Orion" w:date="2011-07-11T12:38:00Z">
        <w:r>
          <w:rPr>
            <w:rFonts w:cs="Times New Roman"/>
          </w:rPr>
          <w:t>Por último vamos a mostrar un caso de prueba donde se combinar</w:t>
        </w:r>
      </w:ins>
      <w:ins w:id="9002" w:author="Orion" w:date="2011-07-11T12:39:00Z">
        <w:r>
          <w:rPr>
            <w:rFonts w:cs="Times New Roman"/>
          </w:rPr>
          <w:t>á varios tipos de comportamientos de piloto</w:t>
        </w:r>
        <w:r w:rsidR="00711D6D">
          <w:rPr>
            <w:rFonts w:cs="Times New Roman"/>
          </w:rPr>
          <w:t>s</w:t>
        </w:r>
        <w:r>
          <w:rPr>
            <w:rFonts w:cs="Times New Roman"/>
          </w:rPr>
          <w:t xml:space="preserve"> par</w:t>
        </w:r>
      </w:ins>
      <w:ins w:id="9003" w:author="Orion" w:date="2011-07-11T12:40:00Z">
        <w:r>
          <w:rPr>
            <w:rFonts w:cs="Times New Roman"/>
          </w:rPr>
          <w:t xml:space="preserve">a </w:t>
        </w:r>
        <w:r w:rsidR="00711D6D">
          <w:rPr>
            <w:rFonts w:cs="Times New Roman"/>
          </w:rPr>
          <w:t xml:space="preserve">sacar </w:t>
        </w:r>
      </w:ins>
      <w:ins w:id="9004" w:author="Orion" w:date="2011-07-11T12:41:00Z">
        <w:r w:rsidR="00711D6D">
          <w:rPr>
            <w:rFonts w:cs="Times New Roman"/>
          </w:rPr>
          <w:t>algunas conclusiones</w:t>
        </w:r>
      </w:ins>
      <w:ins w:id="9005"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9006" w:author="Orion" w:date="2011-07-11T12:41:00Z"/>
        </w:rPr>
        <w:pPrChange w:id="9007" w:author="IO" w:date="2011-07-22T12:30:00Z">
          <w:pPr/>
        </w:pPrChange>
      </w:pPr>
      <w:ins w:id="9008"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9009" w:author="Orion" w:date="2011-07-11T12:43:00Z"/>
        </w:rPr>
        <w:pPrChange w:id="9010" w:author="IO" w:date="2011-07-22T12:30:00Z">
          <w:pPr/>
        </w:pPrChange>
      </w:pPr>
      <w:ins w:id="9011" w:author="Orion" w:date="2011-07-11T12:42:00Z">
        <w:r w:rsidRPr="00582A13">
          <w:t>Los pilotos de los aviones Plane1 y Plane2 tienen valores de estrés y fatiga elevados y poca experiencia (</w:t>
        </w:r>
      </w:ins>
      <w:ins w:id="9012" w:author="Orion" w:date="2011-07-11T12:44:00Z">
        <w:r w:rsidRPr="00582A13">
          <w:t xml:space="preserve">valores </w:t>
        </w:r>
      </w:ins>
      <w:ins w:id="9013"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9014" w:author="Orion" w:date="2011-07-11T12:44:00Z"/>
        </w:rPr>
        <w:pPrChange w:id="9015" w:author="IO" w:date="2011-07-22T12:30:00Z">
          <w:pPr>
            <w:pStyle w:val="ListParagraph"/>
            <w:numPr>
              <w:numId w:val="38"/>
            </w:numPr>
            <w:ind w:left="1440" w:hanging="360"/>
            <w:jc w:val="both"/>
          </w:pPr>
        </w:pPrChange>
      </w:pPr>
      <w:ins w:id="9016" w:author="Orion" w:date="2011-07-11T12:43:00Z">
        <w:r w:rsidRPr="00582A13">
          <w:t>Los piloto</w:t>
        </w:r>
        <w:r w:rsidR="00044826" w:rsidRPr="00582A13">
          <w:t>s de los aviones Plane2 y Plane</w:t>
        </w:r>
      </w:ins>
      <w:ins w:id="9017" w:author="Orion" w:date="2011-07-11T12:45:00Z">
        <w:r w:rsidR="00044826" w:rsidRPr="00582A13">
          <w:t>3</w:t>
        </w:r>
      </w:ins>
      <w:ins w:id="9018" w:author="Orion" w:date="2011-07-11T12:43:00Z">
        <w:r w:rsidRPr="00582A13">
          <w:t xml:space="preserve"> tienen valores de estrés y fatiga</w:t>
        </w:r>
      </w:ins>
      <w:ins w:id="9019" w:author="Orion" w:date="2011-07-11T12:44:00Z">
        <w:r w:rsidRPr="00582A13">
          <w:t xml:space="preserve"> medios</w:t>
        </w:r>
      </w:ins>
      <w:ins w:id="9020" w:author="Orion" w:date="2011-07-11T12:48:00Z">
        <w:r w:rsidR="00A942E4" w:rsidRPr="00582A13">
          <w:t>,</w:t>
        </w:r>
      </w:ins>
      <w:ins w:id="9021"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9022" w:author="Orion" w:date="2011-07-11T12:49:00Z"/>
        </w:rPr>
        <w:pPrChange w:id="9023" w:author="IO" w:date="2011-07-22T12:30:00Z">
          <w:pPr/>
        </w:pPrChange>
      </w:pPr>
      <w:ins w:id="9024" w:author="Orion" w:date="2011-07-11T12:45:00Z">
        <w:r w:rsidRPr="00582A13">
          <w:t>El resto de pilotos, aviones Plane4 y Plane5, podría</w:t>
        </w:r>
      </w:ins>
      <w:ins w:id="9025" w:author="Orion" w:date="2011-07-11T12:49:00Z">
        <w:r w:rsidR="004D486D" w:rsidRPr="00582A13">
          <w:t>n ser</w:t>
        </w:r>
      </w:ins>
      <w:ins w:id="9026" w:author="Orion" w:date="2011-07-11T12:45:00Z">
        <w:r w:rsidRPr="00582A13">
          <w:t xml:space="preserve"> considera</w:t>
        </w:r>
      </w:ins>
      <w:ins w:id="9027" w:author="Orion" w:date="2011-07-11T12:49:00Z">
        <w:r w:rsidR="004D486D" w:rsidRPr="00582A13">
          <w:t>do</w:t>
        </w:r>
      </w:ins>
      <w:ins w:id="9028" w:author="Orion" w:date="2011-07-11T12:45:00Z">
        <w:r w:rsidRPr="00582A13">
          <w:t>s como UAVs puesto que tienen valores de estrés y fatiga 0</w:t>
        </w:r>
      </w:ins>
      <w:ins w:id="9029" w:author="Orion" w:date="2011-07-11T12:46:00Z">
        <w:r w:rsidRPr="00582A13">
          <w:t>%</w:t>
        </w:r>
      </w:ins>
      <w:ins w:id="9030" w:author="Orion" w:date="2011-07-11T12:45:00Z">
        <w:r w:rsidRPr="00582A13">
          <w:t xml:space="preserve">, </w:t>
        </w:r>
      </w:ins>
      <w:ins w:id="9031" w:author="Orion" w:date="2011-07-11T12:49:00Z">
        <w:r w:rsidR="00150D89" w:rsidRPr="00582A13">
          <w:t>los cuales</w:t>
        </w:r>
      </w:ins>
      <w:ins w:id="9032" w:author="Orion" w:date="2011-07-11T12:46:00Z">
        <w:r w:rsidRPr="00582A13">
          <w:t xml:space="preserve"> no </w:t>
        </w:r>
      </w:ins>
      <w:ins w:id="9033" w:author="Orion" w:date="2011-07-11T12:45:00Z">
        <w:r w:rsidRPr="00582A13">
          <w:t>aumentar</w:t>
        </w:r>
      </w:ins>
      <w:ins w:id="9034" w:author="Orion" w:date="2011-07-11T12:46:00Z">
        <w:r w:rsidRPr="00582A13">
          <w:t>á</w:t>
        </w:r>
      </w:ins>
      <w:ins w:id="9035" w:author="Orion" w:date="2011-07-11T12:49:00Z">
        <w:r w:rsidR="00150D89" w:rsidRPr="00582A13">
          <w:t>n</w:t>
        </w:r>
      </w:ins>
      <w:ins w:id="9036" w:author="Orion" w:date="2011-07-11T12:46:00Z">
        <w:r w:rsidRPr="00582A13">
          <w:t xml:space="preserve"> </w:t>
        </w:r>
      </w:ins>
      <w:ins w:id="9037" w:author="Orion" w:date="2011-07-11T12:49:00Z">
        <w:r w:rsidR="007E370E" w:rsidRPr="00582A13">
          <w:t xml:space="preserve">con </w:t>
        </w:r>
      </w:ins>
      <w:ins w:id="9038" w:author="Orion" w:date="2011-07-11T12:46:00Z">
        <w:r w:rsidRPr="00582A13">
          <w:t>el tiempo, y valor experiencia del 100%.</w:t>
        </w:r>
      </w:ins>
    </w:p>
    <w:p w14:paraId="3425C6D2" w14:textId="6CB38F97" w:rsidR="004527AA" w:rsidRDefault="00142A80">
      <w:pPr>
        <w:ind w:left="709"/>
        <w:jc w:val="both"/>
        <w:rPr>
          <w:ins w:id="9039" w:author="Orion" w:date="2011-06-22T18:11:00Z"/>
          <w:rFonts w:cs="Times New Roman"/>
        </w:rPr>
        <w:pPrChange w:id="9040" w:author="Orion" w:date="2011-07-11T13:06:00Z">
          <w:pPr/>
        </w:pPrChange>
      </w:pPr>
      <w:ins w:id="9041" w:author="Orion" w:date="2011-07-11T12:50:00Z">
        <w:r>
          <w:rPr>
            <w:rFonts w:cs="Times New Roman"/>
          </w:rPr>
          <w:t>Varias cosas se pueden resaltar de la</w:t>
        </w:r>
      </w:ins>
      <w:ins w:id="9042" w:author="Orion" w:date="2011-07-11T12:49:00Z">
        <w:r>
          <w:rPr>
            <w:rFonts w:cs="Times New Roman"/>
          </w:rPr>
          <w:t xml:space="preserve"> siguiente imagen</w:t>
        </w:r>
      </w:ins>
      <w:ins w:id="9043"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9044" w:author="Orion" w:date="2011-07-11T12:50:00Z">
        <w:r>
          <w:rPr>
            <w:rFonts w:cs="Times New Roman"/>
          </w:rPr>
          <w:fldChar w:fldCharType="separate"/>
        </w:r>
      </w:ins>
      <w:ins w:id="9045" w:author="Orion" w:date="2011-07-26T22:30:00Z">
        <w:r w:rsidR="00503590">
          <w:t xml:space="preserve">Figura </w:t>
        </w:r>
        <w:r w:rsidR="00503590">
          <w:rPr>
            <w:noProof/>
          </w:rPr>
          <w:t>44</w:t>
        </w:r>
      </w:ins>
      <w:ins w:id="9046" w:author="IO" w:date="2011-07-22T13:16:00Z">
        <w:del w:id="9047" w:author="Orion" w:date="2011-07-24T21:39:00Z">
          <w:r w:rsidR="00416FF6" w:rsidRPr="00282451"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9048" w:author="Orion" w:date="2011-07-11T12:50:00Z">
        <w:r>
          <w:rPr>
            <w:rFonts w:cs="Times New Roman"/>
          </w:rPr>
          <w:fldChar w:fldCharType="end"/>
        </w:r>
        <w:r>
          <w:rPr>
            <w:rFonts w:cs="Times New Roman"/>
          </w:rPr>
          <w:t>)</w:t>
        </w:r>
      </w:ins>
      <w:ins w:id="9049" w:author="Orion" w:date="2011-07-11T13:06:00Z">
        <w:r w:rsidR="00997DEF">
          <w:rPr>
            <w:rFonts w:cs="Times New Roman"/>
          </w:rPr>
          <w:t>:</w:t>
        </w:r>
      </w:ins>
      <w:ins w:id="9050" w:author="Orion" w:date="2011-07-11T12:50:00Z">
        <w:r>
          <w:rPr>
            <w:rFonts w:cs="Times New Roman"/>
          </w:rPr>
          <w:t xml:space="preserve"> En primer lugar se puede </w:t>
        </w:r>
      </w:ins>
      <w:ins w:id="9051" w:author="Orion" w:date="2011-07-11T12:51:00Z">
        <w:r>
          <w:rPr>
            <w:rFonts w:cs="Times New Roman"/>
          </w:rPr>
          <w:t xml:space="preserve">destacar que tanto los aviones </w:t>
        </w:r>
      </w:ins>
      <w:ins w:id="9052" w:author="Orion" w:date="2011-07-11T12:52:00Z">
        <w:r w:rsidRPr="00292B44">
          <w:rPr>
            <w:rFonts w:cs="Times New Roman"/>
            <w:i/>
            <w:rPrChange w:id="9053" w:author="Orion" w:date="2011-07-11T12:53:00Z">
              <w:rPr>
                <w:rFonts w:cs="Times New Roman"/>
              </w:rPr>
            </w:rPrChange>
          </w:rPr>
          <w:t>Plane1</w:t>
        </w:r>
        <w:r>
          <w:rPr>
            <w:rFonts w:cs="Times New Roman"/>
          </w:rPr>
          <w:t xml:space="preserve"> como </w:t>
        </w:r>
        <w:r w:rsidRPr="00292B44">
          <w:rPr>
            <w:rFonts w:cs="Times New Roman"/>
            <w:i/>
            <w:rPrChange w:id="9054" w:author="Orion" w:date="2011-07-11T12:53:00Z">
              <w:rPr>
                <w:rFonts w:cs="Times New Roman"/>
              </w:rPr>
            </w:rPrChange>
          </w:rPr>
          <w:t>Plane2</w:t>
        </w:r>
      </w:ins>
      <w:ins w:id="9055" w:author="Orion" w:date="2011-07-11T12:53:00Z">
        <w:r w:rsidR="00292B44">
          <w:rPr>
            <w:rFonts w:cs="Times New Roman"/>
          </w:rPr>
          <w:t>, los cuales partieron antes de su origen con respecto al resto de aeronaves, son los aviones que van a llegar m</w:t>
        </w:r>
      </w:ins>
      <w:ins w:id="9056" w:author="Orion" w:date="2011-07-11T12:55:00Z">
        <w:r w:rsidR="00292B44">
          <w:rPr>
            <w:rFonts w:cs="Times New Roman"/>
          </w:rPr>
          <w:t>ás tarde a sus respectivos destinos. Esto es debido a que son los pilotos que más tiempo les lleva ponerse al rumbo correc</w:t>
        </w:r>
      </w:ins>
      <w:ins w:id="9057"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9058" w:author="Orion" w:date="2011-07-11T12:57:00Z">
        <w:r w:rsidR="00292B44">
          <w:rPr>
            <w:rFonts w:cs="Times New Roman"/>
          </w:rPr>
          <w:t>ón de conflicto</w:t>
        </w:r>
      </w:ins>
      <w:ins w:id="9059" w:author="Orion" w:date="2011-07-11T12:58:00Z">
        <w:r w:rsidR="00292B44">
          <w:rPr>
            <w:rFonts w:cs="Times New Roman"/>
          </w:rPr>
          <w:t xml:space="preserve"> como se puede ver claramente en la trayectoria del </w:t>
        </w:r>
        <w:r w:rsidR="00292B44" w:rsidRPr="00292B44">
          <w:rPr>
            <w:rFonts w:cs="Times New Roman"/>
            <w:i/>
            <w:rPrChange w:id="9060" w:author="Orion" w:date="2011-07-11T12:58:00Z">
              <w:rPr>
                <w:rFonts w:cs="Times New Roman"/>
              </w:rPr>
            </w:rPrChange>
          </w:rPr>
          <w:t>Plane1</w:t>
        </w:r>
        <w:r w:rsidR="00292B44">
          <w:rPr>
            <w:rFonts w:cs="Times New Roman"/>
          </w:rPr>
          <w:t xml:space="preserve">. Esto produce que </w:t>
        </w:r>
      </w:ins>
      <w:ins w:id="9061" w:author="Orion" w:date="2011-07-11T12:59:00Z">
        <w:r w:rsidR="001744B9">
          <w:rPr>
            <w:rFonts w:cs="Times New Roman"/>
          </w:rPr>
          <w:t>en determinadas ocasiones</w:t>
        </w:r>
      </w:ins>
      <w:ins w:id="9062" w:author="Orion" w:date="2011-07-11T13:00:00Z">
        <w:r w:rsidR="001744B9">
          <w:rPr>
            <w:rFonts w:cs="Times New Roman"/>
          </w:rPr>
          <w:t xml:space="preserve"> no</w:t>
        </w:r>
      </w:ins>
      <w:ins w:id="9063" w:author="Orion" w:date="2011-07-11T12:59:00Z">
        <w:r w:rsidR="001744B9">
          <w:rPr>
            <w:rFonts w:cs="Times New Roman"/>
          </w:rPr>
          <w:t xml:space="preserve"> tengan tiempo de salir del conflicto anterior cuando tienen un nuevo riesgo de colisión.</w:t>
        </w:r>
      </w:ins>
      <w:ins w:id="9064" w:author="Orion" w:date="2011-07-11T13:01:00Z">
        <w:r w:rsidR="001744B9">
          <w:rPr>
            <w:rFonts w:cs="Times New Roman"/>
          </w:rPr>
          <w:t xml:space="preserve"> Esto se ve muy bien en el caso del  </w:t>
        </w:r>
        <w:r w:rsidR="001744B9" w:rsidRPr="0042795A">
          <w:rPr>
            <w:rFonts w:cs="Times New Roman"/>
            <w:i/>
            <w:rPrChange w:id="9065"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9066"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9067" w:author="Orion" w:date="2011-07-11T13:02:00Z">
        <w:r w:rsidR="001744B9">
          <w:rPr>
            <w:rFonts w:cs="Times New Roman"/>
          </w:rPr>
          <w:t>Este riesgo desaparece</w:t>
        </w:r>
      </w:ins>
      <w:ins w:id="9068" w:author="Orion" w:date="2011-07-11T13:07:00Z">
        <w:r w:rsidR="0042795A">
          <w:rPr>
            <w:rFonts w:cs="Times New Roman"/>
          </w:rPr>
          <w:t>,</w:t>
        </w:r>
      </w:ins>
      <w:ins w:id="9069"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9070" w:author="Orion" w:date="2011-07-11T13:03:00Z">
        <w:r w:rsidR="001744B9">
          <w:rPr>
            <w:rFonts w:cs="Times New Roman"/>
          </w:rPr>
          <w:t xml:space="preserve"> </w:t>
        </w:r>
        <w:r w:rsidR="001744B9" w:rsidRPr="001744B9">
          <w:rPr>
            <w:rFonts w:cs="Times New Roman"/>
            <w:i/>
            <w:rPrChange w:id="9071"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9072" w:author="Orion" w:date="2011-07-11T12:47:00Z"/>
          <w:rFonts w:cs="Times New Roman"/>
        </w:rPr>
        <w:pPrChange w:id="9073" w:author="Orion" w:date="2011-07-11T12:50:00Z">
          <w:pPr/>
        </w:pPrChange>
      </w:pPr>
      <w:bookmarkStart w:id="9074" w:name="_Toc299483468"/>
      <w:bookmarkStart w:id="9075" w:name="_Ref298151791"/>
      <w:ins w:id="9076" w:author="Orion" w:date="2011-07-11T12:30:00Z">
        <w:r w:rsidRPr="00282451">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9077" w:author="Orion" w:date="2011-07-11T12:40:00Z">
        <w:del w:id="9078" w:author="IO" w:date="2011-07-22T13:09:00Z">
          <w:r w:rsidR="00711D6D" w:rsidDel="006B1111">
            <w:delText>Ilustración</w:delText>
          </w:r>
        </w:del>
        <w:r w:rsidR="00711D6D">
          <w:t xml:space="preserve"> </w:t>
        </w:r>
      </w:ins>
      <w:ins w:id="9079" w:author="IO" w:date="2011-07-22T13:09:00Z">
        <w:r w:rsidR="006B1111">
          <w:fldChar w:fldCharType="begin"/>
        </w:r>
        <w:r w:rsidR="006B1111">
          <w:instrText xml:space="preserve"> SEQ Figura \* ARABIC </w:instrText>
        </w:r>
      </w:ins>
      <w:r w:rsidR="006B1111">
        <w:fldChar w:fldCharType="separate"/>
      </w:r>
      <w:ins w:id="9080" w:author="Orion" w:date="2011-07-26T22:30:00Z">
        <w:r w:rsidR="00503590">
          <w:rPr>
            <w:noProof/>
          </w:rPr>
          <w:t>44</w:t>
        </w:r>
      </w:ins>
      <w:bookmarkEnd w:id="9074"/>
      <w:ins w:id="9081" w:author="IO" w:date="2011-07-22T13:16:00Z">
        <w:del w:id="9082" w:author="Orion" w:date="2011-07-24T21:36:00Z">
          <w:r w:rsidR="00416FF6" w:rsidDel="00587D28">
            <w:rPr>
              <w:noProof/>
            </w:rPr>
            <w:delText>43</w:delText>
          </w:r>
        </w:del>
      </w:ins>
      <w:ins w:id="9083" w:author="IO" w:date="2011-07-22T13:09:00Z">
        <w:r w:rsidR="006B1111">
          <w:fldChar w:fldCharType="end"/>
        </w:r>
      </w:ins>
      <w:ins w:id="9084" w:author="Orion" w:date="2011-07-11T12:40:00Z">
        <w:del w:id="9085" w:author="IO" w:date="2011-07-22T13:09:00Z">
          <w:r w:rsidR="00711D6D" w:rsidDel="006B1111">
            <w:fldChar w:fldCharType="begin"/>
          </w:r>
          <w:r w:rsidR="00711D6D" w:rsidDel="006B1111">
            <w:delInstrText xml:space="preserve"> SEQ Ilustración \* ARABIC </w:delInstrText>
          </w:r>
        </w:del>
      </w:ins>
      <w:del w:id="9086" w:author="IO" w:date="2011-07-22T13:09:00Z">
        <w:r w:rsidR="00711D6D" w:rsidDel="006B1111">
          <w:fldChar w:fldCharType="end"/>
        </w:r>
      </w:del>
      <w:bookmarkEnd w:id="9075"/>
      <w:ins w:id="9087" w:author="Orion" w:date="2011-07-11T12:47:00Z">
        <w:r w:rsidR="00044826">
          <w:rPr>
            <w:rFonts w:cs="Times New Roman"/>
          </w:rPr>
          <w:t xml:space="preserve"> </w:t>
        </w:r>
      </w:ins>
    </w:p>
    <w:p w14:paraId="025522E1" w14:textId="2D5F8FED" w:rsidR="00044826" w:rsidRDefault="00044826">
      <w:pPr>
        <w:jc w:val="both"/>
        <w:rPr>
          <w:ins w:id="9088" w:author="Orion" w:date="2011-05-05T17:41:00Z"/>
          <w:rFonts w:cs="Times New Roman"/>
        </w:rPr>
        <w:pPrChange w:id="9089" w:author="Orion" w:date="2011-06-26T12:33:00Z">
          <w:pPr/>
        </w:pPrChange>
      </w:pPr>
    </w:p>
    <w:p w14:paraId="6785C0FF" w14:textId="64FFCDE8" w:rsidR="00B937FD" w:rsidRPr="008A1F38" w:rsidRDefault="00B937FD">
      <w:pPr>
        <w:pStyle w:val="Heading1"/>
        <w:numPr>
          <w:ilvl w:val="1"/>
          <w:numId w:val="40"/>
        </w:numPr>
        <w:rPr>
          <w:ins w:id="9090" w:author="Orion" w:date="2011-05-05T17:41:00Z"/>
          <w:sz w:val="44"/>
          <w:szCs w:val="52"/>
          <w:rPrChange w:id="9091" w:author="IO" w:date="2011-07-22T11:54:00Z">
            <w:rPr>
              <w:ins w:id="9092" w:author="Orion" w:date="2011-05-05T17:41:00Z"/>
              <w:szCs w:val="52"/>
            </w:rPr>
          </w:rPrChange>
        </w:rPr>
        <w:pPrChange w:id="9093" w:author="IO" w:date="2011-07-22T11:54:00Z">
          <w:pPr>
            <w:pStyle w:val="Title"/>
            <w:outlineLvl w:val="0"/>
          </w:pPr>
        </w:pPrChange>
      </w:pPr>
      <w:bookmarkStart w:id="9094" w:name="_Toc299463910"/>
      <w:ins w:id="9095" w:author="Orion" w:date="2011-05-05T17:41:00Z">
        <w:r w:rsidRPr="008A1F38">
          <w:rPr>
            <w:b w:val="0"/>
            <w:sz w:val="44"/>
            <w:szCs w:val="52"/>
            <w:rPrChange w:id="9096" w:author="IO" w:date="2011-07-22T11:54:00Z">
              <w:rPr>
                <w:rFonts w:cs="Times New Roman"/>
                <w:b/>
                <w:bCs/>
              </w:rPr>
            </w:rPrChange>
          </w:rPr>
          <w:t>Discusión</w:t>
        </w:r>
        <w:bookmarkEnd w:id="9094"/>
      </w:ins>
    </w:p>
    <w:p w14:paraId="4082AB88" w14:textId="46688847" w:rsidR="00954F95" w:rsidRDefault="00954F95">
      <w:pPr>
        <w:spacing w:after="120"/>
        <w:jc w:val="both"/>
        <w:rPr>
          <w:ins w:id="9097" w:author="IO" w:date="2011-07-22T16:33:00Z"/>
        </w:rPr>
        <w:pPrChange w:id="9098" w:author="IO" w:date="2011-07-22T14:51:00Z">
          <w:pPr/>
        </w:pPrChange>
      </w:pPr>
      <w:ins w:id="9099" w:author="IO" w:date="2011-07-22T16:31:00Z">
        <w:r>
          <w:t>E</w:t>
        </w:r>
      </w:ins>
      <w:ins w:id="9100" w:author="Orion" w:date="2011-07-08T14:07:00Z">
        <w:del w:id="9101" w:author="IO" w:date="2011-07-22T16:31:00Z">
          <w:r w:rsidR="000B12C1" w:rsidRPr="00EA40AF" w:rsidDel="00954F95">
            <w:delText xml:space="preserve">Como </w:delText>
          </w:r>
        </w:del>
      </w:ins>
      <w:ins w:id="9102" w:author="Orion" w:date="2011-07-08T14:50:00Z">
        <w:del w:id="9103" w:author="IO" w:date="2011-07-22T16:31:00Z">
          <w:r w:rsidR="00C333A5" w:rsidRPr="00EA40AF" w:rsidDel="00954F95">
            <w:delText>se ha</w:delText>
          </w:r>
        </w:del>
      </w:ins>
      <w:ins w:id="9104" w:author="Orion" w:date="2011-07-08T14:07:00Z">
        <w:del w:id="9105" w:author="IO" w:date="2011-07-22T16:31:00Z">
          <w:r w:rsidR="000B12C1" w:rsidRPr="00EA40AF" w:rsidDel="00954F95">
            <w:delText xml:space="preserve"> visto </w:delText>
          </w:r>
        </w:del>
      </w:ins>
      <w:ins w:id="9106" w:author="Orion" w:date="2011-07-08T14:50:00Z">
        <w:del w:id="9107" w:author="IO" w:date="2011-07-22T16:31:00Z">
          <w:r w:rsidR="00C333A5" w:rsidRPr="00EA40AF" w:rsidDel="00954F95">
            <w:delText>e</w:delText>
          </w:r>
        </w:del>
        <w:r w:rsidR="00C333A5" w:rsidRPr="00EA40AF">
          <w:t>l</w:t>
        </w:r>
      </w:ins>
      <w:ins w:id="9108" w:author="Orion" w:date="2011-07-08T14:07:00Z">
        <w:r w:rsidR="000B12C1" w:rsidRPr="00EA40AF">
          <w:t xml:space="preserve"> sistema</w:t>
        </w:r>
      </w:ins>
      <w:ins w:id="9109" w:author="Orion" w:date="2011-07-08T14:50:00Z">
        <w:r w:rsidR="00C333A5" w:rsidRPr="00EA40AF">
          <w:t xml:space="preserve"> desarrollado</w:t>
        </w:r>
      </w:ins>
      <w:ins w:id="9110" w:author="Orion" w:date="2011-07-08T14:07:00Z">
        <w:r w:rsidR="000B12C1" w:rsidRPr="00EA40AF">
          <w:t xml:space="preserve"> </w:t>
        </w:r>
      </w:ins>
      <w:ins w:id="9111" w:author="IO" w:date="2011-07-22T16:31:00Z">
        <w:r>
          <w:t xml:space="preserve">ha permitido </w:t>
        </w:r>
      </w:ins>
      <w:ins w:id="9112" w:author="IO" w:date="2011-07-22T16:35:00Z">
        <w:r>
          <w:t xml:space="preserve">simular y </w:t>
        </w:r>
      </w:ins>
      <w:ins w:id="9113" w:author="Orion" w:date="2011-07-08T14:07:00Z">
        <w:del w:id="9114" w:author="IO" w:date="2011-07-22T16:31:00Z">
          <w:r w:rsidR="000B12C1" w:rsidRPr="00EA40AF" w:rsidDel="00954F95">
            <w:delText xml:space="preserve">permite </w:delText>
          </w:r>
        </w:del>
        <w:del w:id="9115" w:author="IO" w:date="2011-07-22T16:32:00Z">
          <w:r w:rsidR="000B12C1" w:rsidRPr="00EA40AF" w:rsidDel="00954F95">
            <w:delText xml:space="preserve">la </w:delText>
          </w:r>
        </w:del>
        <w:del w:id="9116" w:author="IO" w:date="2011-07-22T16:35:00Z">
          <w:r w:rsidR="000B12C1" w:rsidRPr="00EA40AF" w:rsidDel="00954F95">
            <w:delText>simula</w:delText>
          </w:r>
        </w:del>
      </w:ins>
      <w:ins w:id="9117" w:author="IO" w:date="2011-07-22T16:35:00Z">
        <w:r>
          <w:t>evaluar</w:t>
        </w:r>
      </w:ins>
      <w:ins w:id="9118" w:author="Orion" w:date="2011-07-08T14:07:00Z">
        <w:del w:id="9119" w:author="IO" w:date="2011-07-22T16:32:00Z">
          <w:r w:rsidR="000B12C1" w:rsidRPr="00EA40AF" w:rsidDel="00954F95">
            <w:delText>ción de</w:delText>
          </w:r>
        </w:del>
        <w:r w:rsidR="000B12C1" w:rsidRPr="00EA40AF">
          <w:t xml:space="preserve"> </w:t>
        </w:r>
        <w:del w:id="9120" w:author="IO" w:date="2011-07-22T16:32:00Z">
          <w:r w:rsidR="000B12C1" w:rsidRPr="00EA40AF" w:rsidDel="00954F95">
            <w:delText>una serie de</w:delText>
          </w:r>
        </w:del>
      </w:ins>
      <w:ins w:id="9121" w:author="IO" w:date="2011-07-22T16:32:00Z">
        <w:r>
          <w:t>los</w:t>
        </w:r>
      </w:ins>
      <w:ins w:id="9122" w:author="Orion" w:date="2011-07-08T14:07:00Z">
        <w:r w:rsidR="000B12C1" w:rsidRPr="00EA40AF">
          <w:t xml:space="preserve"> casos de prueba </w:t>
        </w:r>
      </w:ins>
      <w:ins w:id="9123" w:author="IO" w:date="2011-07-22T16:35:00Z">
        <w:r>
          <w:t xml:space="preserve">de las Secciones </w:t>
        </w:r>
        <w:r>
          <w:fldChar w:fldCharType="begin"/>
        </w:r>
        <w:r>
          <w:instrText xml:space="preserve"> REF _Ref299115864 \r \h </w:instrText>
        </w:r>
      </w:ins>
      <w:r>
        <w:fldChar w:fldCharType="separate"/>
      </w:r>
      <w:ins w:id="9124" w:author="Orion" w:date="2011-07-26T22:30:00Z">
        <w:r w:rsidR="00503590">
          <w:t>6.1</w:t>
        </w:r>
      </w:ins>
      <w:ins w:id="9125" w:author="IO" w:date="2011-07-22T16:35:00Z">
        <w:r>
          <w:fldChar w:fldCharType="end"/>
        </w:r>
        <w:r>
          <w:t xml:space="preserve">y </w:t>
        </w:r>
        <w:r>
          <w:fldChar w:fldCharType="begin"/>
        </w:r>
        <w:r>
          <w:instrText xml:space="preserve"> REF _Ref299115866 \r \h </w:instrText>
        </w:r>
      </w:ins>
      <w:r>
        <w:fldChar w:fldCharType="separate"/>
      </w:r>
      <w:ins w:id="9126" w:author="Orion" w:date="2011-07-26T22:30:00Z">
        <w:r w:rsidR="00503590">
          <w:t>6.2</w:t>
        </w:r>
      </w:ins>
      <w:ins w:id="9127" w:author="IO" w:date="2011-07-22T16:35:00Z">
        <w:r>
          <w:fldChar w:fldCharType="end"/>
        </w:r>
        <w:r>
          <w:t xml:space="preserve">. La información obtenida en estos estudios permite </w:t>
        </w:r>
      </w:ins>
      <w:ins w:id="9128"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9129" w:author="Orion" w:date="2011-07-26T22:30:00Z">
        <w:r w:rsidR="00503590">
          <w:t>3</w:t>
        </w:r>
      </w:ins>
      <w:ins w:id="9130" w:author="IO" w:date="2011-07-22T16:36:00Z">
        <w:r>
          <w:fldChar w:fldCharType="end"/>
        </w:r>
        <w:r>
          <w:t>).</w:t>
        </w:r>
      </w:ins>
    </w:p>
    <w:p w14:paraId="01B1DA9B" w14:textId="000843A8" w:rsidR="008804A5" w:rsidRDefault="00954F95">
      <w:pPr>
        <w:spacing w:before="240" w:after="120"/>
        <w:ind w:firstLine="284"/>
        <w:jc w:val="both"/>
        <w:rPr>
          <w:ins w:id="9131" w:author="IO" w:date="2011-07-22T17:20:00Z"/>
        </w:rPr>
        <w:pPrChange w:id="9132" w:author="IO" w:date="2011-07-22T16:51:00Z">
          <w:pPr>
            <w:pStyle w:val="ListParagraph"/>
            <w:numPr>
              <w:numId w:val="41"/>
            </w:numPr>
            <w:spacing w:before="120" w:after="120"/>
            <w:ind w:left="641" w:hanging="357"/>
            <w:jc w:val="both"/>
          </w:pPr>
        </w:pPrChange>
      </w:pPr>
      <w:ins w:id="9133" w:author="IO" w:date="2011-07-22T16:38:00Z">
        <w:r>
          <w:t>En primer lugar</w:t>
        </w:r>
      </w:ins>
      <w:ins w:id="9134" w:author="IO" w:date="2011-07-22T16:41:00Z">
        <w:r w:rsidR="008804A5">
          <w:t xml:space="preserve">, los modelos del tráfico aéreo </w:t>
        </w:r>
      </w:ins>
      <w:ins w:id="9135" w:author="IO" w:date="2011-07-22T16:44:00Z">
        <w:r w:rsidR="008804A5">
          <w:t xml:space="preserve">propuestos han permitido reproducir algunos fenómenos observados en la realidad. </w:t>
        </w:r>
      </w:ins>
      <w:ins w:id="9136" w:author="IO" w:date="2011-07-22T16:45:00Z">
        <w:r w:rsidR="008804A5">
          <w:t>En particular, ha podido observarse como la densidad del tráfico incrementa las probabilidades de conflicto y cómo l</w:t>
        </w:r>
      </w:ins>
      <w:ins w:id="9137" w:author="IO" w:date="2011-07-22T16:46:00Z">
        <w:r w:rsidR="008804A5">
          <w:t xml:space="preserve">as respuestas de los pilotos se veían afectadas por su estado. Sobre la primera observación, resulta razonable que una mayor densidad de tráfico implique </w:t>
        </w:r>
      </w:ins>
      <w:ins w:id="9138" w:author="IO" w:date="2011-07-22T16:47:00Z">
        <w:r w:rsidR="008804A5">
          <w:t>que las</w:t>
        </w:r>
      </w:ins>
      <w:ins w:id="9139" w:author="IO" w:date="2011-07-22T16:46:00Z">
        <w:r w:rsidR="008804A5">
          <w:t xml:space="preserve"> distancias entre las aerona</w:t>
        </w:r>
      </w:ins>
      <w:ins w:id="9140" w:author="IO" w:date="2011-07-22T16:47:00Z">
        <w:r w:rsidR="008804A5">
          <w:t xml:space="preserve">ves son más próximas a los límites de seguridad. </w:t>
        </w:r>
      </w:ins>
      <w:ins w:id="9141"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9142" w:author="Orion" w:date="2011-07-26T22:30:00Z">
        <w:r w:rsidR="00503590">
          <w:t>6.2</w:t>
        </w:r>
      </w:ins>
      <w:ins w:id="9143" w:author="IO" w:date="2011-07-22T16:53:00Z">
        <w:r w:rsidR="009B0C6F">
          <w:fldChar w:fldCharType="end"/>
        </w:r>
        <w:r w:rsidR="009B0C6F">
          <w:t xml:space="preserve">, donde el número de aviones era mayor. </w:t>
        </w:r>
      </w:ins>
      <w:ins w:id="9144" w:author="IO" w:date="2011-07-22T16:47:00Z">
        <w:r w:rsidR="008804A5">
          <w:t>Por tanto, en caso de conflicto hay menos tiempo para reaccionar. Sobre la segunda observación</w:t>
        </w:r>
      </w:ins>
      <w:ins w:id="9145" w:author="IO" w:date="2011-07-22T16:50:00Z">
        <w:r w:rsidR="00752369">
          <w:t>,</w:t>
        </w:r>
      </w:ins>
      <w:ins w:id="9146" w:author="IO" w:date="2011-07-22T16:47:00Z">
        <w:r w:rsidR="008804A5">
          <w:t xml:space="preserve"> la introducción en los modelos de la tarea </w:t>
        </w:r>
        <w:commentRangeStart w:id="9147"/>
        <w:r w:rsidR="008804A5">
          <w:t>“”</w:t>
        </w:r>
        <w:commentRangeEnd w:id="9147"/>
        <w:r w:rsidR="008804A5">
          <w:rPr>
            <w:rStyle w:val="CommentReference"/>
          </w:rPr>
          <w:commentReference w:id="9147"/>
        </w:r>
      </w:ins>
      <w:ins w:id="9148" w:author="IO" w:date="2011-07-22T16:48:00Z">
        <w:r w:rsidR="008804A5">
          <w:t xml:space="preserve"> </w:t>
        </w:r>
      </w:ins>
      <w:ins w:id="9149" w:author="IO" w:date="2011-07-22T16:50:00Z">
        <w:r w:rsidR="00752369">
          <w:t>ha permitido</w:t>
        </w:r>
      </w:ins>
      <w:ins w:id="9150" w:author="IO" w:date="2011-07-22T16:48:00Z">
        <w:r w:rsidR="008804A5">
          <w:t xml:space="preserve"> recoger la influencia en el tiempo de reacción de los pilotos de su estado en cuanto a fatiga o estrés</w:t>
        </w:r>
      </w:ins>
      <w:ins w:id="9151" w:author="IO" w:date="2011-07-22T16:50:00Z">
        <w:r w:rsidR="00752369">
          <w:t xml:space="preserve"> y de su nivel de experiencia. De esta forma se ha podi</w:t>
        </w:r>
      </w:ins>
      <w:ins w:id="9152" w:author="IO" w:date="2011-07-22T16:51:00Z">
        <w:r w:rsidR="00752369">
          <w:t>d</w:t>
        </w:r>
      </w:ins>
      <w:ins w:id="9153" w:author="IO" w:date="2011-07-22T16:50:00Z">
        <w:r w:rsidR="00752369">
          <w:t>o modelar la influ</w:t>
        </w:r>
      </w:ins>
      <w:ins w:id="9154" w:author="IO" w:date="2011-07-22T16:51:00Z">
        <w:r w:rsidR="00752369">
          <w:t>e</w:t>
        </w:r>
      </w:ins>
      <w:ins w:id="9155" w:author="IO" w:date="2011-07-22T16:50:00Z">
        <w:r w:rsidR="00752369">
          <w:t xml:space="preserve">ncia </w:t>
        </w:r>
      </w:ins>
      <w:ins w:id="9156" w:author="IO" w:date="2011-07-22T16:51:00Z">
        <w:r w:rsidR="00752369">
          <w:t xml:space="preserve">de estos factores en la resolución de conflictos. Así, </w:t>
        </w:r>
      </w:ins>
      <w:ins w:id="9157" w:author="IO" w:date="2011-07-22T16:45:00Z">
        <w:r w:rsidR="008804A5" w:rsidRPr="008804A5">
          <w:rPr>
            <w:rPrChange w:id="9158" w:author="IO" w:date="2011-07-22T16:45:00Z">
              <w:rPr>
                <w:i/>
              </w:rPr>
            </w:rPrChange>
          </w:rPr>
          <w:t xml:space="preserve">en los casos </w:t>
        </w:r>
      </w:ins>
      <w:ins w:id="9159" w:author="IO" w:date="2011-07-22T16:52:00Z">
        <w:r w:rsidR="00752369">
          <w:t>analizados</w:t>
        </w:r>
      </w:ins>
      <w:ins w:id="9160" w:author="IO" w:date="2011-07-22T16:45:00Z">
        <w:r w:rsidR="008804A5" w:rsidRPr="008804A5">
          <w:rPr>
            <w:rPrChange w:id="9161" w:author="IO" w:date="2011-07-22T16:45:00Z">
              <w:rPr>
                <w:i/>
              </w:rPr>
            </w:rPrChange>
          </w:rPr>
          <w:t xml:space="preserve"> donde los valores de experiencia eran bajos y </w:t>
        </w:r>
      </w:ins>
      <w:ins w:id="9162" w:author="IO" w:date="2011-07-22T16:52:00Z">
        <w:r w:rsidR="00752369">
          <w:t xml:space="preserve">los </w:t>
        </w:r>
      </w:ins>
      <w:ins w:id="9163" w:author="IO" w:date="2011-07-22T16:45:00Z">
        <w:r w:rsidR="008804A5" w:rsidRPr="008804A5">
          <w:rPr>
            <w:rPrChange w:id="9164" w:author="IO" w:date="2011-07-22T16:45:00Z">
              <w:rPr>
                <w:i/>
              </w:rPr>
            </w:rPrChange>
          </w:rPr>
          <w:t xml:space="preserve">de estrés y fatiga altos, el número y proximidad de </w:t>
        </w:r>
      </w:ins>
      <w:ins w:id="9165" w:author="IO" w:date="2011-07-22T16:52:00Z">
        <w:r w:rsidR="00752369">
          <w:t xml:space="preserve">los </w:t>
        </w:r>
      </w:ins>
      <w:ins w:id="9166" w:author="IO" w:date="2011-07-22T16:45:00Z">
        <w:r w:rsidR="008804A5" w:rsidRPr="008804A5">
          <w:rPr>
            <w:rPrChange w:id="9167" w:author="IO" w:date="2011-07-22T16:45:00Z">
              <w:rPr>
                <w:i/>
              </w:rPr>
            </w:rPrChange>
          </w:rPr>
          <w:t xml:space="preserve">riesgos de conflicto aumentaba, hasta tal punto que en ciertas ocasiones se llegaba </w:t>
        </w:r>
      </w:ins>
      <w:ins w:id="9168" w:author="IO" w:date="2011-07-22T16:52:00Z">
        <w:r w:rsidR="00752369">
          <w:t>cerca de la colisión</w:t>
        </w:r>
      </w:ins>
      <w:ins w:id="9169" w:author="IO" w:date="2011-07-22T16:45:00Z">
        <w:r w:rsidR="008804A5" w:rsidRPr="008804A5">
          <w:rPr>
            <w:rPrChange w:id="9170" w:author="IO" w:date="2011-07-22T16:45:00Z">
              <w:rPr>
                <w:i/>
              </w:rPr>
            </w:rPrChange>
          </w:rPr>
          <w:t>.</w:t>
        </w:r>
      </w:ins>
    </w:p>
    <w:p w14:paraId="6DD3E099" w14:textId="57FB3795" w:rsidR="00444875" w:rsidRPr="00444875" w:rsidRDefault="00444875">
      <w:pPr>
        <w:spacing w:before="240" w:after="120"/>
        <w:ind w:firstLine="284"/>
        <w:jc w:val="both"/>
        <w:rPr>
          <w:rPrChange w:id="9171" w:author="IO" w:date="2011-07-22T17:20:00Z">
            <w:rPr>
              <w:i/>
            </w:rPr>
          </w:rPrChange>
        </w:rPr>
        <w:pPrChange w:id="9172" w:author="IO" w:date="2011-07-22T17:20:00Z">
          <w:pPr>
            <w:pStyle w:val="ListParagraph"/>
            <w:numPr>
              <w:numId w:val="41"/>
            </w:numPr>
            <w:spacing w:before="120" w:after="120"/>
            <w:ind w:left="641" w:hanging="357"/>
            <w:jc w:val="both"/>
          </w:pPr>
        </w:pPrChange>
      </w:pPr>
      <w:ins w:id="9173" w:author="IO" w:date="2011-07-22T17:21:00Z">
        <w:r>
          <w:t xml:space="preserve">Esta capacidad para representar con realismo situaciones de tráfico aéreo </w:t>
        </w:r>
      </w:ins>
      <w:ins w:id="9174" w:author="IO" w:date="2011-07-22T17:22:00Z">
        <w:r w:rsidR="00FC2154">
          <w:t xml:space="preserve">también puede usarse para evaluar situaciones hipotéticas como se señaló en la introducción (ver Sección </w:t>
        </w:r>
      </w:ins>
      <w:ins w:id="9175" w:author="IO" w:date="2011-07-22T17:23:00Z">
        <w:r w:rsidR="00FC2154">
          <w:fldChar w:fldCharType="begin"/>
        </w:r>
        <w:r w:rsidR="00FC2154">
          <w:instrText xml:space="preserve"> REF _Ref299118708 \r \h </w:instrText>
        </w:r>
      </w:ins>
      <w:r w:rsidR="00FC2154">
        <w:fldChar w:fldCharType="separate"/>
      </w:r>
      <w:ins w:id="9176" w:author="Orion" w:date="2011-07-26T22:30:00Z">
        <w:r w:rsidR="00503590">
          <w:t>1</w:t>
        </w:r>
      </w:ins>
      <w:ins w:id="9177" w:author="IO" w:date="2011-07-22T17:23:00Z">
        <w:r w:rsidR="00FC2154">
          <w:fldChar w:fldCharType="end"/>
        </w:r>
      </w:ins>
      <w:ins w:id="9178" w:author="IO" w:date="2011-07-22T17:22:00Z">
        <w:r w:rsidR="00FC2154">
          <w:t>).</w:t>
        </w:r>
      </w:ins>
      <w:ins w:id="9179" w:author="IO" w:date="2011-07-22T17:23:00Z">
        <w:r w:rsidR="00FC2154">
          <w:t xml:space="preserve"> Por ejemplo, se ha indicado que los UAVs podrían ser modelado</w:t>
        </w:r>
      </w:ins>
      <w:ins w:id="9180" w:author="IO" w:date="2011-07-22T17:29:00Z">
        <w:r w:rsidR="00FC2154">
          <w:t>s</w:t>
        </w:r>
      </w:ins>
      <w:ins w:id="9181" w:author="IO" w:date="2011-07-22T17:23:00Z">
        <w:r w:rsidR="00FC2154">
          <w:t xml:space="preserve"> como pilotos donde los factores de </w:t>
        </w:r>
        <w:r w:rsidR="00FC2154">
          <w:lastRenderedPageBreak/>
          <w:t xml:space="preserve">estrés y fatiga no aparecen (ver Sección </w:t>
        </w:r>
      </w:ins>
      <w:ins w:id="9182" w:author="IO" w:date="2011-07-22T17:28:00Z">
        <w:r w:rsidR="00FC2154">
          <w:fldChar w:fldCharType="begin"/>
        </w:r>
        <w:r w:rsidR="00FC2154">
          <w:instrText xml:space="preserve"> REF _Ref299119056 \r \h </w:instrText>
        </w:r>
      </w:ins>
      <w:r w:rsidR="00FC2154">
        <w:fldChar w:fldCharType="separate"/>
      </w:r>
      <w:ins w:id="9183" w:author="Orion" w:date="2011-07-26T22:30:00Z">
        <w:r w:rsidR="00503590">
          <w:t>4.1.3</w:t>
        </w:r>
      </w:ins>
      <w:ins w:id="9184" w:author="IO" w:date="2011-07-22T17:28:00Z">
        <w:r w:rsidR="00FC2154">
          <w:fldChar w:fldCharType="end"/>
        </w:r>
      </w:ins>
      <w:ins w:id="9185" w:author="IO" w:date="2011-07-22T17:23:00Z">
        <w:r w:rsidR="00FC2154">
          <w:t xml:space="preserve">). </w:t>
        </w:r>
      </w:ins>
      <w:ins w:id="9186" w:author="IO" w:date="2011-07-22T17:29:00Z">
        <w:r w:rsidR="00FC2154">
          <w:t xml:space="preserve">Aquí las simulaciones </w:t>
        </w:r>
      </w:ins>
      <w:ins w:id="9187" w:author="IO" w:date="2011-07-22T17:30:00Z">
        <w:r w:rsidR="00FC2154">
          <w:t xml:space="preserve">muestran el efecto positivo </w:t>
        </w:r>
      </w:ins>
      <w:moveToRangeStart w:id="9188" w:author="IO" w:date="2011-07-22T17:20:00Z" w:name="move299118561"/>
      <w:moveTo w:id="9189" w:author="IO" w:date="2011-07-22T17:20:00Z">
        <w:del w:id="9190" w:author="IO" w:date="2011-07-22T17:30:00Z">
          <w:r w:rsidRPr="00444875" w:rsidDel="00FC2154">
            <w:rPr>
              <w:rPrChange w:id="9191" w:author="IO" w:date="2011-07-22T17:20:00Z">
                <w:rPr>
                  <w:i/>
                </w:rPr>
              </w:rPrChange>
            </w:rPr>
            <w:delText>C</w:delText>
          </w:r>
        </w:del>
      </w:moveTo>
      <w:ins w:id="9192" w:author="IO" w:date="2011-07-22T17:30:00Z">
        <w:r w:rsidR="00FC2154">
          <w:t>de c</w:t>
        </w:r>
      </w:ins>
      <w:moveTo w:id="9193" w:author="IO" w:date="2011-07-22T17:20:00Z">
        <w:r w:rsidRPr="00444875">
          <w:rPr>
            <w:rPrChange w:id="9194" w:author="IO" w:date="2011-07-22T17:20:00Z">
              <w:rPr>
                <w:i/>
              </w:rPr>
            </w:rPrChange>
          </w:rPr>
          <w:t xml:space="preserve">ontar con elementos </w:t>
        </w:r>
        <w:del w:id="9195" w:author="IO" w:date="2011-07-22T17:30:00Z">
          <w:r w:rsidRPr="00444875" w:rsidDel="00FC2154">
            <w:rPr>
              <w:rPrChange w:id="9196" w:author="IO" w:date="2011-07-22T17:20:00Z">
                <w:rPr>
                  <w:i/>
                </w:rPr>
              </w:rPrChange>
            </w:rPr>
            <w:delText>cuyas</w:delText>
          </w:r>
        </w:del>
      </w:moveTo>
      <w:ins w:id="9197" w:author="IO" w:date="2011-07-22T17:30:00Z">
        <w:r w:rsidR="00FC2154">
          <w:t>que evalúan situaciones y toman</w:t>
        </w:r>
      </w:ins>
      <w:moveTo w:id="9198" w:author="IO" w:date="2011-07-22T17:20:00Z">
        <w:del w:id="9199" w:author="IO" w:date="2011-07-22T17:30:00Z">
          <w:r w:rsidRPr="00444875" w:rsidDel="00FC2154">
            <w:rPr>
              <w:rPrChange w:id="9200" w:author="IO" w:date="2011-07-22T17:20:00Z">
                <w:rPr>
                  <w:i/>
                </w:rPr>
              </w:rPrChange>
            </w:rPr>
            <w:delText xml:space="preserve"> evaluaciones y</w:delText>
          </w:r>
        </w:del>
        <w:r w:rsidRPr="00444875">
          <w:rPr>
            <w:rPrChange w:id="9201" w:author="IO" w:date="2011-07-22T17:20:00Z">
              <w:rPr>
                <w:i/>
              </w:rPr>
            </w:rPrChange>
          </w:rPr>
          <w:t xml:space="preserve"> decisiones</w:t>
        </w:r>
      </w:moveTo>
      <w:ins w:id="9202" w:author="IO" w:date="2011-07-22T17:30:00Z">
        <w:r w:rsidR="00FC2154">
          <w:t xml:space="preserve"> de forma prácticamente inmediata</w:t>
        </w:r>
      </w:ins>
      <w:moveTo w:id="9203" w:author="IO" w:date="2011-07-22T17:20:00Z">
        <w:del w:id="9204" w:author="IO" w:date="2011-07-22T17:30:00Z">
          <w:r w:rsidRPr="00444875" w:rsidDel="00FC2154">
            <w:rPr>
              <w:rPrChange w:id="9205" w:author="IO" w:date="2011-07-22T17:20:00Z">
                <w:rPr>
                  <w:i/>
                </w:rPr>
              </w:rPrChange>
            </w:rPr>
            <w:delText xml:space="preserve"> </w:delText>
          </w:r>
        </w:del>
        <w:r w:rsidRPr="00444875">
          <w:rPr>
            <w:rPrChange w:id="9206" w:author="IO" w:date="2011-07-22T17:20:00Z">
              <w:rPr>
                <w:i/>
              </w:rPr>
            </w:rPrChange>
          </w:rPr>
          <w:t xml:space="preserve"> </w:t>
        </w:r>
        <w:del w:id="9207" w:author="IO" w:date="2011-07-22T17:31:00Z">
          <w:r w:rsidRPr="00444875" w:rsidDel="00FC2154">
            <w:rPr>
              <w:rPrChange w:id="9208" w:author="IO" w:date="2011-07-22T17:20:00Z">
                <w:rPr>
                  <w:i/>
                </w:rPr>
              </w:rPrChange>
            </w:rPr>
            <w:delText>son ejecutadas prácticamente en tiempo real contribuye muy positivamente a dar</w:delText>
          </w:r>
        </w:del>
      </w:moveTo>
      <w:ins w:id="9209" w:author="IO" w:date="2011-07-22T17:31:00Z">
        <w:r w:rsidR="00FC2154">
          <w:t>para la</w:t>
        </w:r>
      </w:ins>
      <w:moveTo w:id="9210" w:author="IO" w:date="2011-07-22T17:20:00Z">
        <w:r w:rsidRPr="00444875">
          <w:rPr>
            <w:rPrChange w:id="9211" w:author="IO" w:date="2011-07-22T17:20:00Z">
              <w:rPr>
                <w:i/>
              </w:rPr>
            </w:rPrChange>
          </w:rPr>
          <w:t xml:space="preserve"> fluidez </w:t>
        </w:r>
        <w:del w:id="9212" w:author="IO" w:date="2011-07-22T17:31:00Z">
          <w:r w:rsidRPr="00444875" w:rsidDel="00FC2154">
            <w:rPr>
              <w:rPrChange w:id="9213" w:author="IO" w:date="2011-07-22T17:20:00Z">
                <w:rPr>
                  <w:i/>
                </w:rPr>
              </w:rPrChange>
            </w:rPr>
            <w:delText>a</w:delText>
          </w:r>
        </w:del>
      </w:moveTo>
      <w:ins w:id="9214" w:author="IO" w:date="2011-07-22T17:31:00Z">
        <w:r w:rsidR="00FC2154">
          <w:t>de</w:t>
        </w:r>
      </w:ins>
      <w:moveTo w:id="9215" w:author="IO" w:date="2011-07-22T17:20:00Z">
        <w:r w:rsidRPr="00444875">
          <w:rPr>
            <w:rPrChange w:id="9216" w:author="IO" w:date="2011-07-22T17:20:00Z">
              <w:rPr>
                <w:i/>
              </w:rPr>
            </w:rPrChange>
          </w:rPr>
          <w:t xml:space="preserve">l tráfico y </w:t>
        </w:r>
        <w:del w:id="9217" w:author="IO" w:date="2011-07-22T17:31:00Z">
          <w:r w:rsidRPr="00444875" w:rsidDel="00FC2154">
            <w:rPr>
              <w:rPrChange w:id="9218" w:author="IO" w:date="2011-07-22T17:20:00Z">
                <w:rPr>
                  <w:i/>
                </w:rPr>
              </w:rPrChange>
            </w:rPr>
            <w:delText>reducir</w:delText>
          </w:r>
        </w:del>
      </w:moveTo>
      <w:ins w:id="9219" w:author="IO" w:date="2011-07-22T17:31:00Z">
        <w:r w:rsidR="00FC2154">
          <w:t>la reducción</w:t>
        </w:r>
      </w:ins>
      <w:moveTo w:id="9220" w:author="IO" w:date="2011-07-22T17:20:00Z">
        <w:r w:rsidRPr="00444875">
          <w:rPr>
            <w:rPrChange w:id="9221" w:author="IO" w:date="2011-07-22T17:20:00Z">
              <w:rPr>
                <w:i/>
              </w:rPr>
            </w:rPrChange>
          </w:rPr>
          <w:t xml:space="preserve"> </w:t>
        </w:r>
      </w:moveTo>
      <w:ins w:id="9222" w:author="IO" w:date="2011-07-22T17:31:00Z">
        <w:r w:rsidR="00FC2154">
          <w:t>d</w:t>
        </w:r>
      </w:ins>
      <w:moveTo w:id="9223" w:author="IO" w:date="2011-07-22T17:20:00Z">
        <w:r w:rsidRPr="00444875">
          <w:rPr>
            <w:rPrChange w:id="9224" w:author="IO" w:date="2011-07-22T17:20:00Z">
              <w:rPr>
                <w:i/>
              </w:rPr>
            </w:rPrChange>
          </w:rPr>
          <w:t xml:space="preserve">el número de conflictos. </w:t>
        </w:r>
      </w:moveTo>
      <w:ins w:id="9225"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9226" w:author="IO" w:date="2011-07-22T17:20:00Z">
        <w:del w:id="9227" w:author="IO" w:date="2011-07-22T17:32:00Z">
          <w:r w:rsidRPr="00444875" w:rsidDel="00150117">
            <w:rPr>
              <w:rPrChange w:id="9228"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9229" w:author="IO" w:date="2011-07-22T17:32:00Z">
        <w:r w:rsidR="00150117">
          <w:t xml:space="preserve">Así, </w:t>
        </w:r>
      </w:ins>
      <w:ins w:id="9230" w:author="IO" w:date="2011-07-22T17:33:00Z">
        <w:r w:rsidR="00150117">
          <w:t xml:space="preserve">en el caso de que sea necesario analizar situaciones más complejas para tomar </w:t>
        </w:r>
      </w:ins>
      <w:ins w:id="9231" w:author="IO" w:date="2011-07-22T17:34:00Z">
        <w:r w:rsidR="00150117">
          <w:t>decisiones</w:t>
        </w:r>
      </w:ins>
      <w:ins w:id="9232" w:author="IO" w:date="2011-07-22T17:33:00Z">
        <w:r w:rsidR="00150117">
          <w:t xml:space="preserve">, es posible que los </w:t>
        </w:r>
      </w:ins>
      <w:ins w:id="9233" w:author="IO" w:date="2011-07-22T17:32:00Z">
        <w:r w:rsidR="00150117">
          <w:t>piloto</w:t>
        </w:r>
      </w:ins>
      <w:ins w:id="9234" w:author="IO" w:date="2011-07-22T17:33:00Z">
        <w:r w:rsidR="00150117">
          <w:t>s</w:t>
        </w:r>
      </w:ins>
      <w:ins w:id="9235" w:author="IO" w:date="2011-07-22T17:32:00Z">
        <w:r w:rsidR="00150117">
          <w:t xml:space="preserve"> humano</w:t>
        </w:r>
      </w:ins>
      <w:ins w:id="9236" w:author="IO" w:date="2011-07-22T17:33:00Z">
        <w:r w:rsidR="00150117">
          <w:t>s</w:t>
        </w:r>
      </w:ins>
      <w:ins w:id="9237" w:author="IO" w:date="2011-07-22T17:32:00Z">
        <w:r w:rsidR="00150117">
          <w:t xml:space="preserve"> pued</w:t>
        </w:r>
      </w:ins>
      <w:ins w:id="9238" w:author="IO" w:date="2011-07-22T17:33:00Z">
        <w:r w:rsidR="00150117">
          <w:t>an</w:t>
        </w:r>
      </w:ins>
      <w:ins w:id="9239" w:author="IO" w:date="2011-07-22T17:32:00Z">
        <w:r w:rsidR="00150117">
          <w:t xml:space="preserve"> obrar de forma rápida según su experiencia </w:t>
        </w:r>
      </w:ins>
      <w:ins w:id="9240" w:author="IO" w:date="2011-07-22T17:34:00Z">
        <w:r w:rsidR="00150117">
          <w:t>mientras que los UAVs se vean atascados en largas evaluaciones o deban dejarlas incompletas para obrar en tiempo.</w:t>
        </w:r>
      </w:ins>
    </w:p>
    <w:moveToRangeEnd w:id="9188"/>
    <w:p w14:paraId="03CC1A9B" w14:textId="7FC08324" w:rsidR="009440EA" w:rsidRPr="00EA40AF" w:rsidRDefault="009B0C6F">
      <w:pPr>
        <w:spacing w:before="240" w:after="120"/>
        <w:ind w:firstLine="284"/>
        <w:jc w:val="both"/>
        <w:rPr>
          <w:ins w:id="9241" w:author="Orion" w:date="2011-07-08T14:27:00Z"/>
        </w:rPr>
        <w:pPrChange w:id="9242" w:author="IO" w:date="2011-07-22T16:38:00Z">
          <w:pPr/>
        </w:pPrChange>
      </w:pPr>
      <w:ins w:id="9243" w:author="IO" w:date="2011-07-22T16:53:00Z">
        <w:r>
          <w:t>En segundo lugar hay que señalar la flexibilidad proporcionada a la simulac</w:t>
        </w:r>
      </w:ins>
      <w:ins w:id="9244" w:author="IO" w:date="2011-07-22T16:54:00Z">
        <w:r>
          <w:t xml:space="preserve">ión por el MDE y la arquitectura en tres capas. </w:t>
        </w:r>
      </w:ins>
      <w:ins w:id="9245" w:author="IO" w:date="2011-07-22T16:55:00Z">
        <w:r>
          <w:t xml:space="preserve">Una vez desarrollada una primera versión de la simulación con el diseño apropiado, las capas de visualización y control pueden ser </w:t>
        </w:r>
      </w:ins>
      <w:ins w:id="9246" w:author="IO" w:date="2011-07-22T16:56:00Z">
        <w:r>
          <w:t>reutilizadas</w:t>
        </w:r>
      </w:ins>
      <w:ins w:id="9247" w:author="IO" w:date="2011-07-22T16:55:00Z">
        <w:r>
          <w:t xml:space="preserve"> en </w:t>
        </w:r>
      </w:ins>
      <w:ins w:id="9248"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9249" w:author="Orion" w:date="2011-07-26T22:30:00Z">
        <w:r w:rsidR="00503590">
          <w:t>5.1</w:t>
        </w:r>
      </w:ins>
      <w:ins w:id="9250" w:author="IO" w:date="2011-07-22T16:56:00Z">
        <w:r>
          <w:fldChar w:fldCharType="end"/>
        </w:r>
        <w:r>
          <w:t xml:space="preserve"> según las nuevas hipótesis. </w:t>
        </w:r>
      </w:ins>
      <w:ins w:id="9251" w:author="IO" w:date="2011-07-22T16:59:00Z">
        <w:r>
          <w:t xml:space="preserve">Después se regeneran las clases de la capa lógica y se dispone de la nueva simulación. Por supuesto, este cambio puede requerir un mayor trabajo si se decide cambiar </w:t>
        </w:r>
      </w:ins>
      <w:ins w:id="9252" w:author="IO" w:date="2011-07-22T17:00:00Z">
        <w:r>
          <w:t xml:space="preserve">el IAF por </w:t>
        </w:r>
      </w:ins>
      <w:ins w:id="9253" w:author="IO" w:date="2011-07-22T17:03:00Z">
        <w:r w:rsidR="005D501D">
          <w:t>otra plataforma sobre la que ejecutar la lógica</w:t>
        </w:r>
      </w:ins>
      <w:ins w:id="9254" w:author="IO" w:date="2011-07-22T17:04:00Z">
        <w:r w:rsidR="005D501D">
          <w:t xml:space="preserve"> y no se tienen las plantillas de código para esa plataforma</w:t>
        </w:r>
      </w:ins>
      <w:ins w:id="9255" w:author="IO" w:date="2011-07-22T17:03:00Z">
        <w:r w:rsidR="005D501D">
          <w:t>. En ese caso</w:t>
        </w:r>
      </w:ins>
      <w:ins w:id="9256" w:author="IO" w:date="2011-07-22T17:04:00Z">
        <w:r w:rsidR="005D501D">
          <w:t xml:space="preserve"> habría que </w:t>
        </w:r>
      </w:ins>
      <w:ins w:id="9257" w:author="IO" w:date="2011-07-22T17:11:00Z">
        <w:r w:rsidR="00444875">
          <w:t>desarrollar</w:t>
        </w:r>
      </w:ins>
      <w:ins w:id="9258" w:author="IO" w:date="2011-07-22T17:04:00Z">
        <w:r w:rsidR="005D501D">
          <w:t xml:space="preserve"> dichas</w:t>
        </w:r>
      </w:ins>
      <w:ins w:id="9259" w:author="IO" w:date="2011-07-22T17:03:00Z">
        <w:r w:rsidR="005D501D">
          <w:t xml:space="preserve"> plantillas</w:t>
        </w:r>
      </w:ins>
      <w:ins w:id="9260" w:author="IO" w:date="2011-07-22T17:04:00Z">
        <w:r w:rsidR="005D501D">
          <w:t>.</w:t>
        </w:r>
      </w:ins>
      <w:ins w:id="9261" w:author="IO" w:date="2011-07-22T17:13:00Z">
        <w:r w:rsidR="00444875">
          <w:t xml:space="preserve"> </w:t>
        </w:r>
      </w:ins>
      <w:ins w:id="9262" w:author="IO" w:date="2011-07-22T17:12:00Z">
        <w:r w:rsidR="00444875">
          <w:t>A</w:t>
        </w:r>
      </w:ins>
      <w:ins w:id="9263" w:author="IO" w:date="2011-07-22T17:11:00Z">
        <w:r w:rsidR="00444875">
          <w:t xml:space="preserve">bordar </w:t>
        </w:r>
      </w:ins>
      <w:ins w:id="9264"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9265" w:author="IO" w:date="2011-07-22T17:13:00Z">
        <w:r w:rsidR="00444875">
          <w:t xml:space="preserve">Éste sería el caso de ttratar de contemplar </w:t>
        </w:r>
      </w:ins>
      <w:ins w:id="9266" w:author="Orion" w:date="2011-07-08T14:07:00Z">
        <w:del w:id="9267" w:author="IO" w:date="2011-07-22T17:13:00Z">
          <w:r w:rsidR="000B12C1" w:rsidRPr="00EA40AF" w:rsidDel="00444875">
            <w:delText xml:space="preserve">de una manera flexible y </w:delText>
          </w:r>
        </w:del>
      </w:ins>
      <w:ins w:id="9268" w:author="Orion" w:date="2011-07-08T14:08:00Z">
        <w:del w:id="9269" w:author="IO" w:date="2011-07-22T17:13:00Z">
          <w:r w:rsidR="000B12C1" w:rsidRPr="00EA40AF" w:rsidDel="00444875">
            <w:delText>fácilmente</w:delText>
          </w:r>
        </w:del>
      </w:ins>
      <w:ins w:id="9270" w:author="Orion" w:date="2011-07-08T14:07:00Z">
        <w:del w:id="9271" w:author="IO" w:date="2011-07-22T17:13:00Z">
          <w:r w:rsidR="000B12C1" w:rsidRPr="00EA40AF" w:rsidDel="00444875">
            <w:delText xml:space="preserve"> </w:delText>
          </w:r>
        </w:del>
      </w:ins>
      <w:ins w:id="9272" w:author="Orion" w:date="2011-07-08T14:08:00Z">
        <w:del w:id="9273" w:author="IO" w:date="2011-07-22T17:13:00Z">
          <w:r w:rsidR="000B12C1" w:rsidRPr="00EA40AF" w:rsidDel="00444875">
            <w:delText xml:space="preserve">configurables. </w:delText>
          </w:r>
        </w:del>
      </w:ins>
      <w:ins w:id="9274" w:author="Orion" w:date="2011-07-08T14:06:00Z">
        <w:del w:id="9275" w:author="IO" w:date="2011-07-22T17:13:00Z">
          <w:r w:rsidR="000B12C1" w:rsidRPr="00EA40AF" w:rsidDel="00444875">
            <w:delText>Algunas de estos casos de prueba</w:delText>
          </w:r>
        </w:del>
      </w:ins>
      <w:ins w:id="9276" w:author="Orion" w:date="2011-07-08T14:09:00Z">
        <w:del w:id="9277" w:author="IO" w:date="2011-07-22T17:13:00Z">
          <w:r w:rsidR="000B12C1" w:rsidRPr="00EA40AF" w:rsidDel="00444875">
            <w:delText xml:space="preserve"> podrían intentarse simular con algunas de las herramientas que enumeramos en el estado del arte, pero</w:delText>
          </w:r>
        </w:del>
      </w:ins>
      <w:ins w:id="9278" w:author="Orion" w:date="2011-07-08T14:11:00Z">
        <w:del w:id="9279" w:author="IO" w:date="2011-07-22T17:13:00Z">
          <w:r w:rsidR="000B12C1" w:rsidRPr="00EA40AF" w:rsidDel="00444875">
            <w:delText xml:space="preserve"> para que esto fuera posible</w:delText>
          </w:r>
        </w:del>
      </w:ins>
      <w:ins w:id="9280" w:author="Orion" w:date="2011-07-08T14:09:00Z">
        <w:del w:id="9281" w:author="IO" w:date="2011-07-22T17:13:00Z">
          <w:r w:rsidR="000B12C1" w:rsidRPr="00EA40AF" w:rsidDel="00444875">
            <w:delText xml:space="preserve"> tendr</w:delText>
          </w:r>
        </w:del>
      </w:ins>
      <w:ins w:id="9282" w:author="Orion" w:date="2011-07-08T14:11:00Z">
        <w:del w:id="9283" w:author="IO" w:date="2011-07-22T17:13:00Z">
          <w:r w:rsidR="000B12C1" w:rsidRPr="00EA40AF" w:rsidDel="00444875">
            <w:delText>íamos que limitar la complejidad de estos casos</w:delText>
          </w:r>
        </w:del>
      </w:ins>
      <w:ins w:id="9284" w:author="Orion" w:date="2011-07-08T14:12:00Z">
        <w:del w:id="9285" w:author="IO" w:date="2011-07-22T17:13:00Z">
          <w:r w:rsidR="000B12C1" w:rsidRPr="00EA40AF" w:rsidDel="00444875">
            <w:delText>. E</w:delText>
          </w:r>
          <w:r w:rsidR="00FC3DDD" w:rsidRPr="00EA40AF" w:rsidDel="00444875">
            <w:delText>st</w:delText>
          </w:r>
        </w:del>
      </w:ins>
      <w:ins w:id="9286" w:author="Orion" w:date="2011-07-08T14:18:00Z">
        <w:del w:id="9287" w:author="IO" w:date="2011-07-22T17:13:00Z">
          <w:r w:rsidR="00FC3DDD" w:rsidRPr="00EA40AF" w:rsidDel="00444875">
            <w:delText>a limitación</w:delText>
          </w:r>
        </w:del>
      </w:ins>
      <w:ins w:id="9288" w:author="Orion" w:date="2011-07-08T14:31:00Z">
        <w:del w:id="9289" w:author="IO" w:date="2011-07-22T17:13:00Z">
          <w:r w:rsidR="009440EA" w:rsidRPr="00EA40AF" w:rsidDel="00444875">
            <w:delText>, viene por un lado, debida al</w:delText>
          </w:r>
        </w:del>
      </w:ins>
      <w:ins w:id="9290" w:author="Orion" w:date="2011-07-08T14:12:00Z">
        <w:del w:id="9291" w:author="IO" w:date="2011-07-22T17:13:00Z">
          <w:r w:rsidR="000B12C1" w:rsidRPr="00EA40AF" w:rsidDel="00444875">
            <w:delText xml:space="preserve"> hecho de que estas herramientas no tienen en cuenta las interacciones entre distintos elementos</w:delText>
          </w:r>
        </w:del>
      </w:ins>
      <w:ins w:id="9292" w:author="Orion" w:date="2011-07-08T14:14:00Z">
        <w:del w:id="9293" w:author="IO" w:date="2011-07-22T17:13:00Z">
          <w:r w:rsidR="000B12C1" w:rsidRPr="00EA40AF" w:rsidDel="00444875">
            <w:delText xml:space="preserve">, </w:delText>
          </w:r>
        </w:del>
      </w:ins>
      <w:ins w:id="9294" w:author="Orion" w:date="2011-07-08T14:16:00Z">
        <w:del w:id="9295" w:author="IO" w:date="2011-07-22T17:13:00Z">
          <w:r w:rsidR="00FC3DDD" w:rsidRPr="00EA40AF" w:rsidDel="00444875">
            <w:delText xml:space="preserve">y con ello </w:delText>
          </w:r>
        </w:del>
      </w:ins>
      <w:ins w:id="9296" w:author="Orion" w:date="2011-07-08T14:32:00Z">
        <w:del w:id="9297" w:author="IO" w:date="2011-07-22T17:13:00Z">
          <w:r w:rsidR="009440EA" w:rsidRPr="00EA40AF" w:rsidDel="00444875">
            <w:delText xml:space="preserve">no es posible hacer uso de </w:delText>
          </w:r>
        </w:del>
      </w:ins>
      <w:ins w:id="9298" w:author="Orion" w:date="2011-07-08T14:16:00Z">
        <w:del w:id="9299" w:author="IO" w:date="2011-07-22T17:13:00Z">
          <w:r w:rsidR="00FC3DDD" w:rsidRPr="00EA40AF" w:rsidDel="00444875">
            <w:delText xml:space="preserve">personajes como el </w:delText>
          </w:r>
        </w:del>
      </w:ins>
      <w:ins w:id="9300" w:author="Orion" w:date="2011-07-08T14:14:00Z">
        <w:del w:id="9301" w:author="IO" w:date="2011-07-22T17:13:00Z">
          <w:r w:rsidR="00FC3DDD" w:rsidRPr="00EA40AF" w:rsidDel="00444875">
            <w:delText xml:space="preserve"> controlador</w:delText>
          </w:r>
        </w:del>
      </w:ins>
      <w:ins w:id="9302" w:author="Orion" w:date="2011-07-08T14:15:00Z">
        <w:del w:id="9303" w:author="IO" w:date="2011-07-22T17:13:00Z">
          <w:r w:rsidR="00FC3DDD" w:rsidRPr="00EA40AF" w:rsidDel="00444875">
            <w:delText xml:space="preserve"> aéreo</w:delText>
          </w:r>
        </w:del>
      </w:ins>
      <w:ins w:id="9304" w:author="Orion" w:date="2011-07-08T14:16:00Z">
        <w:del w:id="9305" w:author="IO" w:date="2011-07-22T17:13:00Z">
          <w:r w:rsidR="00FC3DDD" w:rsidRPr="00EA40AF" w:rsidDel="00444875">
            <w:delText xml:space="preserve">. </w:delText>
          </w:r>
        </w:del>
      </w:ins>
      <w:ins w:id="9306" w:author="Orion" w:date="2011-07-08T14:17:00Z">
        <w:del w:id="9307" w:author="IO" w:date="2011-07-22T17:13:00Z">
          <w:r w:rsidR="00FC3DDD" w:rsidRPr="00EA40AF" w:rsidDel="00444875">
            <w:delText xml:space="preserve">Esto </w:delText>
          </w:r>
        </w:del>
      </w:ins>
      <w:ins w:id="9308" w:author="Orion" w:date="2011-07-08T14:32:00Z">
        <w:del w:id="9309" w:author="IO" w:date="2011-07-22T17:13:00Z">
          <w:r w:rsidR="00491A1B" w:rsidRPr="00EA40AF" w:rsidDel="00444875">
            <w:delText>implica</w:delText>
          </w:r>
        </w:del>
      </w:ins>
      <w:ins w:id="9310" w:author="Orion" w:date="2011-07-08T14:17:00Z">
        <w:del w:id="9311" w:author="IO" w:date="2011-07-22T17:13:00Z">
          <w:r w:rsidR="00FC3DDD" w:rsidRPr="00EA40AF" w:rsidDel="00444875">
            <w:delText xml:space="preserve"> que</w:delText>
          </w:r>
        </w:del>
      </w:ins>
      <w:ins w:id="9312" w:author="Orion" w:date="2011-07-08T14:32:00Z">
        <w:del w:id="9313" w:author="IO" w:date="2011-07-22T17:13:00Z">
          <w:r w:rsidR="008D7768" w:rsidRPr="00EA40AF" w:rsidDel="00444875">
            <w:delText>,</w:delText>
          </w:r>
        </w:del>
      </w:ins>
      <w:ins w:id="9314" w:author="Orion" w:date="2011-07-08T14:17:00Z">
        <w:del w:id="9315" w:author="IO" w:date="2011-07-22T17:13:00Z">
          <w:r w:rsidR="00FC3DDD" w:rsidRPr="00EA40AF" w:rsidDel="00444875">
            <w:delText xml:space="preserve"> normalmente</w:delText>
          </w:r>
        </w:del>
      </w:ins>
      <w:ins w:id="9316" w:author="Orion" w:date="2011-07-08T14:32:00Z">
        <w:del w:id="9317" w:author="IO" w:date="2011-07-22T17:13:00Z">
          <w:r w:rsidR="008D7768" w:rsidRPr="00EA40AF" w:rsidDel="00444875">
            <w:delText>,</w:delText>
          </w:r>
        </w:del>
      </w:ins>
      <w:ins w:id="9318" w:author="Orion" w:date="2011-07-08T14:17:00Z">
        <w:del w:id="9319" w:author="IO" w:date="2011-07-22T17:13:00Z">
          <w:r w:rsidR="00FC3DDD" w:rsidRPr="00EA40AF" w:rsidDel="00444875">
            <w:delText xml:space="preserve"> la gestión de los conflictos</w:delText>
          </w:r>
        </w:del>
      </w:ins>
      <w:ins w:id="9320" w:author="Orion" w:date="2011-07-08T14:19:00Z">
        <w:del w:id="9321" w:author="IO" w:date="2011-07-22T17:13:00Z">
          <w:r w:rsidR="00FC3DDD" w:rsidRPr="00EA40AF" w:rsidDel="00444875">
            <w:delText xml:space="preserve"> se limite a ser</w:delText>
          </w:r>
        </w:del>
      </w:ins>
      <w:ins w:id="9322" w:author="Orion" w:date="2011-07-08T14:17:00Z">
        <w:del w:id="9323" w:author="IO" w:date="2011-07-22T17:13:00Z">
          <w:r w:rsidR="00FC3DDD" w:rsidRPr="00EA40AF" w:rsidDel="00444875">
            <w:delText xml:space="preserve"> responsabilidad de los mismos pilotos.</w:delText>
          </w:r>
        </w:del>
      </w:ins>
      <w:ins w:id="9324" w:author="Orion" w:date="2011-07-08T14:19:00Z">
        <w:del w:id="9325" w:author="IO" w:date="2011-07-22T17:13:00Z">
          <w:r w:rsidR="002F2707" w:rsidRPr="00EA40AF" w:rsidDel="00444875">
            <w:delText xml:space="preserve"> Por otro lado, ser</w:delText>
          </w:r>
        </w:del>
      </w:ins>
      <w:ins w:id="9326" w:author="Orion" w:date="2011-07-08T14:20:00Z">
        <w:del w:id="9327"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9328" w:author="Orion" w:date="2011-07-08T14:21:00Z">
        <w:r w:rsidR="002F2707" w:rsidRPr="00EA40AF">
          <w:t>c</w:t>
        </w:r>
      </w:ins>
      <w:ins w:id="9329" w:author="Orion" w:date="2011-07-08T14:20:00Z">
        <w:r w:rsidR="002F2707" w:rsidRPr="00EA40AF">
          <w:t>aracter</w:t>
        </w:r>
      </w:ins>
      <w:ins w:id="9330" w:author="Orion" w:date="2011-07-08T14:21:00Z">
        <w:r w:rsidR="002F2707" w:rsidRPr="00EA40AF">
          <w:t>ísticas de los pilotos como se han tenido en cuenta en estas simulaciones</w:t>
        </w:r>
      </w:ins>
      <w:ins w:id="9331" w:author="IO" w:date="2011-07-22T17:13:00Z">
        <w:r w:rsidR="00444875">
          <w:t>.</w:t>
        </w:r>
      </w:ins>
      <w:ins w:id="9332" w:author="Orion" w:date="2011-07-08T14:53:00Z">
        <w:del w:id="9333" w:author="IO" w:date="2011-07-22T17:13:00Z">
          <w:r w:rsidR="0060294C" w:rsidRPr="00EA40AF" w:rsidDel="00444875">
            <w:delText xml:space="preserve">, y </w:delText>
          </w:r>
        </w:del>
      </w:ins>
      <w:ins w:id="9334" w:author="Orion" w:date="2011-07-08T14:54:00Z">
        <w:del w:id="9335" w:author="IO" w:date="2011-07-22T17:13:00Z">
          <w:r w:rsidR="0060294C" w:rsidRPr="00EA40AF" w:rsidDel="00444875">
            <w:delText>cómo</w:delText>
          </w:r>
        </w:del>
      </w:ins>
      <w:ins w:id="9336" w:author="Orion" w:date="2011-07-08T14:53:00Z">
        <w:del w:id="9337" w:author="IO" w:date="2011-07-22T17:13:00Z">
          <w:r w:rsidR="0060294C" w:rsidRPr="00EA40AF" w:rsidDel="00444875">
            <w:delText xml:space="preserve"> influyen est</w:delText>
          </w:r>
        </w:del>
      </w:ins>
      <w:ins w:id="9338" w:author="Orion" w:date="2011-07-08T14:54:00Z">
        <w:del w:id="9339" w:author="IO" w:date="2011-07-22T17:13:00Z">
          <w:r w:rsidR="00033E0C" w:rsidRPr="00EA40AF" w:rsidDel="00444875">
            <w:delText>a</w:delText>
          </w:r>
        </w:del>
      </w:ins>
      <w:ins w:id="9340" w:author="Orion" w:date="2011-07-08T14:53:00Z">
        <w:del w:id="9341" w:author="IO" w:date="2011-07-22T17:13:00Z">
          <w:r w:rsidR="0060294C" w:rsidRPr="00EA40AF" w:rsidDel="00444875">
            <w:delText>s en otros factores</w:delText>
          </w:r>
        </w:del>
      </w:ins>
      <w:ins w:id="9342" w:author="Orion" w:date="2011-07-08T14:21:00Z">
        <w:del w:id="9343" w:author="IO" w:date="2011-07-22T17:13:00Z">
          <w:r w:rsidR="002F2707" w:rsidRPr="00EA40AF" w:rsidDel="00444875">
            <w:delText xml:space="preserve">. </w:delText>
          </w:r>
        </w:del>
      </w:ins>
      <w:ins w:id="9344" w:author="Orion" w:date="2011-07-08T14:32:00Z">
        <w:del w:id="9345" w:author="IO" w:date="2011-07-22T17:13:00Z">
          <w:r w:rsidR="00596D3E" w:rsidRPr="00EA40AF" w:rsidDel="00444875">
            <w:delText>Con respecto a esto</w:delText>
          </w:r>
        </w:del>
      </w:ins>
      <w:ins w:id="9346" w:author="Orion" w:date="2011-07-08T14:33:00Z">
        <w:del w:id="9347" w:author="IO" w:date="2011-07-22T17:13:00Z">
          <w:r w:rsidR="00596D3E" w:rsidRPr="00EA40AF" w:rsidDel="00444875">
            <w:delText>,</w:delText>
          </w:r>
        </w:del>
      </w:ins>
      <w:ins w:id="9348" w:author="Orion" w:date="2011-07-08T14:22:00Z">
        <w:del w:id="9349" w:author="IO" w:date="2011-07-22T17:13:00Z">
          <w:r w:rsidR="002F2707" w:rsidRPr="00EA40AF" w:rsidDel="00444875">
            <w:delText xml:space="preserve"> </w:delText>
          </w:r>
        </w:del>
      </w:ins>
      <w:ins w:id="9350" w:author="Orion" w:date="2011-07-08T14:23:00Z">
        <w:del w:id="9351" w:author="IO" w:date="2011-07-22T17:13:00Z">
          <w:r w:rsidR="002F2707" w:rsidRPr="00EA40AF" w:rsidDel="00444875">
            <w:delText>más</w:delText>
          </w:r>
        </w:del>
      </w:ins>
      <w:ins w:id="9352" w:author="Orion" w:date="2011-07-08T14:22:00Z">
        <w:del w:id="9353" w:author="IO" w:date="2011-07-22T17:13:00Z">
          <w:r w:rsidR="00596D3E" w:rsidRPr="00EA40AF" w:rsidDel="00444875">
            <w:delText xml:space="preserve"> complej</w:delText>
          </w:r>
        </w:del>
      </w:ins>
      <w:ins w:id="9354" w:author="Orion" w:date="2011-07-08T14:33:00Z">
        <w:del w:id="9355" w:author="IO" w:date="2011-07-22T17:13:00Z">
          <w:r w:rsidR="00596D3E" w:rsidRPr="00EA40AF" w:rsidDel="00444875">
            <w:delText>o</w:delText>
          </w:r>
        </w:del>
      </w:ins>
      <w:ins w:id="9356" w:author="Orion" w:date="2011-07-08T14:22:00Z">
        <w:del w:id="9357" w:author="IO" w:date="2011-07-22T17:13:00Z">
          <w:r w:rsidR="002F2707" w:rsidRPr="00EA40AF" w:rsidDel="00444875">
            <w:delText xml:space="preserve"> aún sería tener en cuenta la evolución de estas características a través del tiempo como</w:delText>
          </w:r>
        </w:del>
      </w:ins>
      <w:ins w:id="9358" w:author="Orion" w:date="2011-07-08T14:24:00Z">
        <w:del w:id="9359" w:author="IO" w:date="2011-07-22T17:13:00Z">
          <w:r w:rsidR="002F2707" w:rsidRPr="00EA40AF" w:rsidDel="00444875">
            <w:delText xml:space="preserve"> sí hace este sistema.</w:delText>
          </w:r>
        </w:del>
      </w:ins>
      <w:ins w:id="9360" w:author="Orion" w:date="2011-07-08T14:26:00Z">
        <w:del w:id="9361"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9362" w:author="Orion" w:date="2011-07-08T14:41:00Z"/>
        </w:rPr>
        <w:pPrChange w:id="9363" w:author="IO" w:date="2011-07-22T14:50:00Z">
          <w:pPr/>
        </w:pPrChange>
      </w:pPr>
      <w:commentRangeStart w:id="9364"/>
      <w:ins w:id="9365" w:author="Orion" w:date="2011-07-08T14:26:00Z">
        <w:r w:rsidRPr="00EA40AF">
          <w:t xml:space="preserve">Otra </w:t>
        </w:r>
      </w:ins>
      <w:ins w:id="9366" w:author="Orion" w:date="2011-07-08T14:27:00Z">
        <w:r w:rsidRPr="00EA40AF">
          <w:t>propiedad</w:t>
        </w:r>
      </w:ins>
      <w:ins w:id="9367" w:author="Orion" w:date="2011-07-08T14:26:00Z">
        <w:r w:rsidRPr="00EA40AF">
          <w:t xml:space="preserve"> </w:t>
        </w:r>
      </w:ins>
      <w:ins w:id="9368" w:author="Orion" w:date="2011-07-08T14:27:00Z">
        <w:r w:rsidRPr="00EA40AF">
          <w:t xml:space="preserve">que </w:t>
        </w:r>
      </w:ins>
      <w:ins w:id="9369" w:author="Orion" w:date="2011-07-08T14:28:00Z">
        <w:r w:rsidRPr="00EA40AF">
          <w:t>determina</w:t>
        </w:r>
      </w:ins>
      <w:ins w:id="9370" w:author="Orion" w:date="2011-07-08T14:27:00Z">
        <w:r w:rsidRPr="00EA40AF">
          <w:t xml:space="preserve"> </w:t>
        </w:r>
      </w:ins>
      <w:ins w:id="9371" w:author="Orion" w:date="2011-07-08T14:33:00Z">
        <w:r w:rsidR="0008602D" w:rsidRPr="00EA40AF">
          <w:t xml:space="preserve">a </w:t>
        </w:r>
      </w:ins>
      <w:ins w:id="9372" w:author="Orion" w:date="2011-07-08T14:27:00Z">
        <w:r w:rsidRPr="00EA40AF">
          <w:t xml:space="preserve">este sistema es el amplio abanico de posibilidades en cuanto </w:t>
        </w:r>
      </w:ins>
      <w:ins w:id="9373" w:author="Orion" w:date="2011-07-08T14:29:00Z">
        <w:r w:rsidRPr="00EA40AF">
          <w:t>a definición de</w:t>
        </w:r>
      </w:ins>
      <w:ins w:id="9374" w:author="Orion" w:date="2011-07-08T14:27:00Z">
        <w:r w:rsidRPr="00EA40AF">
          <w:t xml:space="preserve"> contexto</w:t>
        </w:r>
      </w:ins>
      <w:ins w:id="9375" w:author="Orion" w:date="2011-07-08T14:29:00Z">
        <w:r w:rsidRPr="00EA40AF">
          <w:t>s</w:t>
        </w:r>
      </w:ins>
      <w:ins w:id="9376" w:author="Orion" w:date="2011-07-08T14:27:00Z">
        <w:r w:rsidRPr="00EA40AF">
          <w:t xml:space="preserve"> o </w:t>
        </w:r>
      </w:ins>
      <w:ins w:id="9377" w:author="Orion" w:date="2011-07-08T14:29:00Z">
        <w:r w:rsidRPr="00EA40AF">
          <w:t xml:space="preserve">casos de prueba. </w:t>
        </w:r>
      </w:ins>
      <w:ins w:id="9378" w:author="Orion" w:date="2011-07-08T14:37:00Z">
        <w:r w:rsidR="00F71DDD" w:rsidRPr="00EA40AF">
          <w:t>E</w:t>
        </w:r>
      </w:ins>
      <w:ins w:id="9379" w:author="Orion" w:date="2011-07-08T14:35:00Z">
        <w:r w:rsidR="00F71DDD" w:rsidRPr="00EA40AF">
          <w:t>s</w:t>
        </w:r>
      </w:ins>
      <w:ins w:id="9380" w:author="Orion" w:date="2011-07-08T14:37:00Z">
        <w:r w:rsidR="00F71DDD" w:rsidRPr="00EA40AF">
          <w:t>t</w:t>
        </w:r>
      </w:ins>
      <w:ins w:id="9381" w:author="Orion" w:date="2011-07-08T14:35:00Z">
        <w:r w:rsidR="00F71DDD" w:rsidRPr="00EA40AF">
          <w:t>a flexibilidad</w:t>
        </w:r>
      </w:ins>
      <w:ins w:id="9382" w:author="Orion" w:date="2011-07-08T14:37:00Z">
        <w:r w:rsidR="00F71DDD" w:rsidRPr="00EA40AF">
          <w:t xml:space="preserve"> </w:t>
        </w:r>
      </w:ins>
      <w:ins w:id="9383" w:author="Orion" w:date="2011-07-08T14:38:00Z">
        <w:r w:rsidR="00F71DDD" w:rsidRPr="00EA40AF">
          <w:t>s</w:t>
        </w:r>
      </w:ins>
      <w:ins w:id="9384" w:author="Orion" w:date="2011-07-08T14:35:00Z">
        <w:r w:rsidR="00F71DDD" w:rsidRPr="00EA40AF">
          <w:t>e ha podido observar en las pruebas</w:t>
        </w:r>
      </w:ins>
      <w:ins w:id="9385" w:author="Orion" w:date="2011-07-08T14:39:00Z">
        <w:r w:rsidR="00F71DDD" w:rsidRPr="00EA40AF">
          <w:t>,</w:t>
        </w:r>
      </w:ins>
      <w:ins w:id="9386" w:author="Orion" w:date="2011-07-08T14:35:00Z">
        <w:r w:rsidR="00F71DDD" w:rsidRPr="00EA40AF">
          <w:t xml:space="preserve"> donde se han hecho simulaciones de distinto n</w:t>
        </w:r>
      </w:ins>
      <w:ins w:id="9387" w:author="Orion" w:date="2011-07-08T14:36:00Z">
        <w:r w:rsidR="00F71DDD" w:rsidRPr="00EA40AF">
          <w:t xml:space="preserve">úmero de vehículos, con distintos orígenes y destinos, </w:t>
        </w:r>
      </w:ins>
      <w:ins w:id="9388" w:author="Orion" w:date="2011-07-08T14:39:00Z">
        <w:r w:rsidR="00F71DDD" w:rsidRPr="00EA40AF">
          <w:t xml:space="preserve">y </w:t>
        </w:r>
      </w:ins>
      <w:ins w:id="9389" w:author="Orion" w:date="2011-07-08T14:38:00Z">
        <w:r w:rsidR="00F71DDD" w:rsidRPr="00EA40AF">
          <w:t>diferentes puntos de paso</w:t>
        </w:r>
      </w:ins>
      <w:ins w:id="9390" w:author="Orion" w:date="2011-07-08T14:40:00Z">
        <w:r w:rsidR="00F71DDD" w:rsidRPr="00EA40AF">
          <w:t>,</w:t>
        </w:r>
      </w:ins>
      <w:ins w:id="9391" w:author="Orion" w:date="2011-07-08T14:39:00Z">
        <w:r w:rsidR="00F71DDD" w:rsidRPr="00EA40AF">
          <w:t xml:space="preserve"> para</w:t>
        </w:r>
      </w:ins>
      <w:ins w:id="9392" w:author="Orion" w:date="2011-07-08T14:40:00Z">
        <w:r w:rsidR="00F71DDD" w:rsidRPr="00EA40AF">
          <w:t>,</w:t>
        </w:r>
      </w:ins>
      <w:ins w:id="9393" w:author="Orion" w:date="2011-07-08T14:39:00Z">
        <w:r w:rsidR="00F71DDD" w:rsidRPr="00EA40AF">
          <w:t xml:space="preserve"> de este modo</w:t>
        </w:r>
      </w:ins>
      <w:ins w:id="9394" w:author="Orion" w:date="2011-07-08T14:40:00Z">
        <w:r w:rsidR="00F71DDD" w:rsidRPr="00EA40AF">
          <w:t>,</w:t>
        </w:r>
      </w:ins>
      <w:ins w:id="9395" w:author="Orion" w:date="2011-07-08T14:39:00Z">
        <w:r w:rsidR="00F71DDD" w:rsidRPr="00EA40AF">
          <w:t xml:space="preserve"> hace</w:t>
        </w:r>
      </w:ins>
      <w:ins w:id="9396" w:author="Orion" w:date="2011-07-08T14:40:00Z">
        <w:r w:rsidR="00F71DDD" w:rsidRPr="00EA40AF">
          <w:t>r</w:t>
        </w:r>
      </w:ins>
      <w:ins w:id="9397" w:author="Orion" w:date="2011-07-08T14:39:00Z">
        <w:r w:rsidR="00F71DDD" w:rsidRPr="00EA40AF">
          <w:t xml:space="preserve"> una </w:t>
        </w:r>
      </w:ins>
      <w:ins w:id="9398" w:author="Orion" w:date="2011-07-08T14:40:00Z">
        <w:r w:rsidR="00F71DDD" w:rsidRPr="00EA40AF">
          <w:t>simulación</w:t>
        </w:r>
      </w:ins>
      <w:ins w:id="9399" w:author="Orion" w:date="2011-07-08T14:39:00Z">
        <w:r w:rsidR="00F71DDD" w:rsidRPr="00EA40AF">
          <w:t xml:space="preserve"> lo m</w:t>
        </w:r>
      </w:ins>
      <w:ins w:id="9400" w:author="Orion" w:date="2011-07-08T14:40:00Z">
        <w:r w:rsidR="00F71DDD" w:rsidRPr="00EA40AF">
          <w:t>ás realista posible.</w:t>
        </w:r>
      </w:ins>
      <w:commentRangeEnd w:id="9364"/>
      <w:r w:rsidR="008804A5">
        <w:rPr>
          <w:rStyle w:val="CommentReference"/>
        </w:rPr>
        <w:commentReference w:id="9364"/>
      </w:r>
    </w:p>
    <w:p w14:paraId="20F75302" w14:textId="3A736148" w:rsidR="000B5016" w:rsidRPr="00EA40AF" w:rsidDel="00444875" w:rsidRDefault="009A53B9">
      <w:pPr>
        <w:spacing w:before="240" w:after="120"/>
        <w:ind w:firstLine="284"/>
        <w:jc w:val="both"/>
        <w:rPr>
          <w:ins w:id="9401" w:author="Orion" w:date="2011-07-08T14:42:00Z"/>
          <w:del w:id="9402" w:author="IO" w:date="2011-07-22T17:20:00Z"/>
        </w:rPr>
        <w:pPrChange w:id="9403" w:author="IO" w:date="2011-07-22T14:50:00Z">
          <w:pPr/>
        </w:pPrChange>
      </w:pPr>
      <w:ins w:id="9404" w:author="Orion" w:date="2011-07-08T14:52:00Z">
        <w:del w:id="9405" w:author="IO" w:date="2011-07-22T17:20:00Z">
          <w:r w:rsidRPr="00EA40AF" w:rsidDel="00444875">
            <w:delText>Los casos de prueba que se han llevado a cabo permiten</w:delText>
          </w:r>
        </w:del>
      </w:ins>
      <w:ins w:id="9406" w:author="Orion" w:date="2011-07-08T14:41:00Z">
        <w:del w:id="9407" w:author="IO" w:date="2011-07-22T17:20:00Z">
          <w:r w:rsidR="000B5016" w:rsidRPr="00EA40AF" w:rsidDel="00444875">
            <w:delText xml:space="preserve"> afirmar que el modelo se ajusta bastante al mundo real, porque la mayoría de las conclusiones que </w:delText>
          </w:r>
        </w:del>
      </w:ins>
      <w:ins w:id="9408" w:author="Orion" w:date="2011-07-08T14:53:00Z">
        <w:del w:id="9409" w:author="IO" w:date="2011-07-22T17:20:00Z">
          <w:r w:rsidRPr="00EA40AF" w:rsidDel="00444875">
            <w:delText>se pueden</w:delText>
          </w:r>
        </w:del>
      </w:ins>
      <w:ins w:id="9410" w:author="Orion" w:date="2011-07-08T14:41:00Z">
        <w:del w:id="9411"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9412" w:author="Orion" w:date="2011-07-08T15:01:00Z"/>
          <w:del w:id="9413" w:author="IO" w:date="2011-07-22T17:20:00Z"/>
        </w:rPr>
        <w:pPrChange w:id="9414" w:author="IO" w:date="2011-07-22T14:50:00Z">
          <w:pPr/>
        </w:pPrChange>
      </w:pPr>
      <w:ins w:id="9415" w:author="Orion" w:date="2011-07-08T15:01:00Z">
        <w:del w:id="9416"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9417" w:author="Orion" w:date="2011-07-08T15:03:00Z"/>
          <w:del w:id="9418" w:author="IO" w:date="2011-07-22T17:20:00Z"/>
          <w:i/>
          <w:rPrChange w:id="9419" w:author="IO" w:date="2011-07-22T12:31:00Z">
            <w:rPr>
              <w:ins w:id="9420" w:author="Orion" w:date="2011-07-08T15:03:00Z"/>
              <w:del w:id="9421" w:author="IO" w:date="2011-07-22T17:20:00Z"/>
              <w:rFonts w:cs="Times New Roman"/>
            </w:rPr>
          </w:rPrChange>
        </w:rPr>
        <w:pPrChange w:id="9422" w:author="IO" w:date="2011-07-22T12:31:00Z">
          <w:pPr/>
        </w:pPrChange>
      </w:pPr>
      <w:ins w:id="9423" w:author="Orion" w:date="2011-07-08T15:02:00Z">
        <w:del w:id="9424" w:author="IO" w:date="2011-07-22T17:20:00Z">
          <w:r w:rsidRPr="00441066" w:rsidDel="00444875">
            <w:rPr>
              <w:i/>
              <w:rPrChange w:id="9425" w:author="IO" w:date="2011-07-22T12:31:00Z">
                <w:rPr>
                  <w:rFonts w:cs="Times New Roman"/>
                </w:rPr>
              </w:rPrChange>
            </w:rPr>
            <w:delText xml:space="preserve">A medida que se incrementa el número de aeronaves en la simulación el número de riesgos de conflicto aumenta. </w:delText>
          </w:r>
        </w:del>
      </w:ins>
      <w:ins w:id="9426" w:author="Orion" w:date="2011-07-08T15:03:00Z">
        <w:del w:id="9427" w:author="IO" w:date="2011-07-22T17:20:00Z">
          <w:r w:rsidRPr="00441066" w:rsidDel="00444875">
            <w:rPr>
              <w:i/>
              <w:rPrChange w:id="9428" w:author="IO" w:date="2011-07-22T12:31:00Z">
                <w:rPr>
                  <w:rFonts w:cs="Times New Roman"/>
                </w:rPr>
              </w:rPrChange>
            </w:rPr>
            <w:delText>Est</w:delText>
          </w:r>
        </w:del>
      </w:ins>
      <w:ins w:id="9429" w:author="Orion" w:date="2011-07-08T15:04:00Z">
        <w:del w:id="9430" w:author="IO" w:date="2011-07-22T17:20:00Z">
          <w:r w:rsidRPr="00441066" w:rsidDel="00444875">
            <w:rPr>
              <w:i/>
              <w:rPrChange w:id="9431" w:author="IO" w:date="2011-07-22T12:31:00Z">
                <w:rPr>
                  <w:rFonts w:cs="Times New Roman"/>
                </w:rPr>
              </w:rPrChange>
            </w:rPr>
            <w:delText xml:space="preserve">e resultado se ajusta bastante a la realidad, de hecho es uno de los principales </w:delText>
          </w:r>
        </w:del>
      </w:ins>
      <w:ins w:id="9432" w:author="Orion" w:date="2011-07-08T15:05:00Z">
        <w:del w:id="9433" w:author="IO" w:date="2011-07-22T17:20:00Z">
          <w:r w:rsidRPr="00441066" w:rsidDel="00444875">
            <w:rPr>
              <w:i/>
              <w:rPrChange w:id="9434" w:author="IO" w:date="2011-07-22T12:31:00Z">
                <w:rPr>
                  <w:rFonts w:cs="Times New Roman"/>
                </w:rPr>
              </w:rPrChange>
            </w:rPr>
            <w:delText>problemas</w:delText>
          </w:r>
        </w:del>
      </w:ins>
      <w:ins w:id="9435" w:author="Orion" w:date="2011-07-08T15:04:00Z">
        <w:del w:id="9436" w:author="IO" w:date="2011-07-22T17:20:00Z">
          <w:r w:rsidRPr="00441066" w:rsidDel="00444875">
            <w:rPr>
              <w:i/>
              <w:rPrChange w:id="9437" w:author="IO" w:date="2011-07-22T12:31:00Z">
                <w:rPr>
                  <w:rFonts w:cs="Times New Roman"/>
                </w:rPr>
              </w:rPrChange>
            </w:rPr>
            <w:delText xml:space="preserve"> de la saturaci</w:delText>
          </w:r>
        </w:del>
      </w:ins>
      <w:ins w:id="9438" w:author="Orion" w:date="2011-07-08T15:05:00Z">
        <w:del w:id="9439" w:author="IO" w:date="2011-07-22T17:20:00Z">
          <w:r w:rsidRPr="00441066" w:rsidDel="00444875">
            <w:rPr>
              <w:i/>
              <w:rPrChange w:id="9440" w:author="IO" w:date="2011-07-22T12:31:00Z">
                <w:rPr>
                  <w:rFonts w:cs="Times New Roman"/>
                </w:rPr>
              </w:rPrChange>
            </w:rPr>
            <w:delText>ón del trafico aéreo.</w:delText>
          </w:r>
        </w:del>
      </w:ins>
      <w:ins w:id="9441" w:author="Orion" w:date="2011-07-08T15:03:00Z">
        <w:del w:id="9442" w:author="IO" w:date="2011-07-22T17:20:00Z">
          <w:r w:rsidRPr="00441066" w:rsidDel="00444875">
            <w:rPr>
              <w:i/>
              <w:rPrChange w:id="9443"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9444" w:author="Orion" w:date="2011-07-08T16:02:00Z"/>
          <w:del w:id="9445" w:author="IO" w:date="2011-07-22T17:20:00Z"/>
          <w:i/>
          <w:rPrChange w:id="9446" w:author="IO" w:date="2011-07-22T12:31:00Z">
            <w:rPr>
              <w:ins w:id="9447" w:author="Orion" w:date="2011-07-08T16:02:00Z"/>
              <w:del w:id="9448" w:author="IO" w:date="2011-07-22T17:20:00Z"/>
              <w:rFonts w:cs="Times New Roman"/>
            </w:rPr>
          </w:rPrChange>
        </w:rPr>
        <w:pPrChange w:id="9449" w:author="IO" w:date="2011-07-22T12:31:00Z">
          <w:pPr/>
        </w:pPrChange>
      </w:pPr>
      <w:ins w:id="9450" w:author="Orion" w:date="2011-07-08T15:07:00Z">
        <w:del w:id="9451" w:author="IO" w:date="2011-07-22T17:20:00Z">
          <w:r w:rsidRPr="00441066" w:rsidDel="00444875">
            <w:rPr>
              <w:i/>
              <w:rPrChange w:id="9452" w:author="IO" w:date="2011-07-22T12:31:00Z">
                <w:rPr>
                  <w:rFonts w:cs="Times New Roman"/>
                </w:rPr>
              </w:rPrChange>
            </w:rPr>
            <w:delText>Las características y el estado actual de los pilotos influye notablemente en</w:delText>
          </w:r>
        </w:del>
      </w:ins>
      <w:ins w:id="9453" w:author="Orion" w:date="2011-07-08T15:08:00Z">
        <w:del w:id="9454" w:author="IO" w:date="2011-07-22T17:20:00Z">
          <w:r w:rsidRPr="00441066" w:rsidDel="00444875">
            <w:rPr>
              <w:i/>
              <w:rPrChange w:id="9455" w:author="IO" w:date="2011-07-22T12:31:00Z">
                <w:rPr>
                  <w:rFonts w:cs="Times New Roman"/>
                </w:rPr>
              </w:rPrChange>
            </w:rPr>
            <w:delText xml:space="preserve"> la evaluación de las situaciones y </w:delText>
          </w:r>
        </w:del>
      </w:ins>
      <w:ins w:id="9456" w:author="Orion" w:date="2011-07-08T15:07:00Z">
        <w:del w:id="9457" w:author="IO" w:date="2011-07-22T17:20:00Z">
          <w:r w:rsidRPr="00441066" w:rsidDel="00444875">
            <w:rPr>
              <w:i/>
              <w:rPrChange w:id="9458" w:author="IO" w:date="2011-07-22T12:31:00Z">
                <w:rPr>
                  <w:rFonts w:cs="Times New Roman"/>
                </w:rPr>
              </w:rPrChange>
            </w:rPr>
            <w:delText xml:space="preserve">toma de decisiones </w:delText>
          </w:r>
        </w:del>
      </w:ins>
      <w:ins w:id="9459" w:author="Orion" w:date="2011-07-08T15:08:00Z">
        <w:del w:id="9460" w:author="IO" w:date="2011-07-22T17:20:00Z">
          <w:r w:rsidRPr="00441066" w:rsidDel="00444875">
            <w:rPr>
              <w:i/>
              <w:rPrChange w:id="9461" w:author="IO" w:date="2011-07-22T12:31:00Z">
                <w:rPr>
                  <w:rFonts w:cs="Times New Roman"/>
                </w:rPr>
              </w:rPrChange>
            </w:rPr>
            <w:delText>por parte de estos.</w:delText>
          </w:r>
        </w:del>
      </w:ins>
      <w:ins w:id="9462" w:author="Orion" w:date="2011-07-08T15:58:00Z">
        <w:del w:id="9463" w:author="IO" w:date="2011-07-22T17:20:00Z">
          <w:r w:rsidR="0072018D" w:rsidRPr="00441066" w:rsidDel="00444875">
            <w:rPr>
              <w:i/>
              <w:rPrChange w:id="9464" w:author="IO" w:date="2011-07-22T12:31:00Z">
                <w:rPr>
                  <w:rFonts w:cs="Times New Roman"/>
                </w:rPr>
              </w:rPrChange>
            </w:rPr>
            <w:delText xml:space="preserve"> </w:delText>
          </w:r>
        </w:del>
      </w:ins>
      <w:ins w:id="9465" w:author="Orion" w:date="2011-07-08T15:59:00Z">
        <w:del w:id="9466" w:author="IO" w:date="2011-07-22T17:20:00Z">
          <w:r w:rsidR="0072018D" w:rsidRPr="00441066" w:rsidDel="00444875">
            <w:rPr>
              <w:i/>
              <w:rPrChange w:id="9467" w:author="IO" w:date="2011-07-22T12:31:00Z">
                <w:rPr>
                  <w:rFonts w:cs="Times New Roman"/>
                </w:rPr>
              </w:rPrChange>
            </w:rPr>
            <w:delText>Observándose</w:delText>
          </w:r>
        </w:del>
      </w:ins>
      <w:ins w:id="9468" w:author="Orion" w:date="2011-07-08T15:58:00Z">
        <w:del w:id="9469" w:author="IO" w:date="2011-07-22T17:20:00Z">
          <w:r w:rsidR="0072018D" w:rsidRPr="00441066" w:rsidDel="00444875">
            <w:rPr>
              <w:i/>
              <w:rPrChange w:id="9470" w:author="IO" w:date="2011-07-22T12:31:00Z">
                <w:rPr>
                  <w:rFonts w:cs="Times New Roman"/>
                </w:rPr>
              </w:rPrChange>
            </w:rPr>
            <w:delText xml:space="preserve"> que ta</w:delText>
          </w:r>
        </w:del>
      </w:ins>
      <w:ins w:id="9471" w:author="Orion" w:date="2011-07-08T15:59:00Z">
        <w:del w:id="9472" w:author="IO" w:date="2011-07-22T17:20:00Z">
          <w:r w:rsidR="0072018D" w:rsidRPr="00441066" w:rsidDel="00444875">
            <w:rPr>
              <w:i/>
              <w:rPrChange w:id="9473" w:author="IO" w:date="2011-07-22T12:31:00Z">
                <w:rPr>
                  <w:rFonts w:cs="Times New Roman"/>
                </w:rPr>
              </w:rPrChange>
            </w:rPr>
            <w:delText>n</w:delText>
          </w:r>
        </w:del>
      </w:ins>
      <w:ins w:id="9474" w:author="Orion" w:date="2011-07-08T15:58:00Z">
        <w:del w:id="9475" w:author="IO" w:date="2011-07-22T17:20:00Z">
          <w:r w:rsidR="0072018D" w:rsidRPr="00441066" w:rsidDel="00444875">
            <w:rPr>
              <w:i/>
              <w:rPrChange w:id="9476" w:author="IO" w:date="2011-07-22T12:31:00Z">
                <w:rPr>
                  <w:rFonts w:cs="Times New Roman"/>
                </w:rPr>
              </w:rPrChange>
            </w:rPr>
            <w:delText xml:space="preserve">to los pilotos menos experimentados como aquellos que tienen altos niveles de </w:delText>
          </w:r>
        </w:del>
      </w:ins>
      <w:ins w:id="9477" w:author="Orion" w:date="2011-07-08T15:59:00Z">
        <w:del w:id="9478" w:author="IO" w:date="2011-07-22T17:20:00Z">
          <w:r w:rsidR="0072018D" w:rsidRPr="00441066" w:rsidDel="00444875">
            <w:rPr>
              <w:i/>
              <w:rPrChange w:id="9479" w:author="IO" w:date="2011-07-22T12:31:00Z">
                <w:rPr>
                  <w:rFonts w:cs="Times New Roman"/>
                </w:rPr>
              </w:rPrChange>
            </w:rPr>
            <w:delText>estrés</w:delText>
          </w:r>
        </w:del>
      </w:ins>
      <w:ins w:id="9480" w:author="Orion" w:date="2011-07-08T15:58:00Z">
        <w:del w:id="9481" w:author="IO" w:date="2011-07-22T17:20:00Z">
          <w:r w:rsidR="0072018D" w:rsidRPr="00441066" w:rsidDel="00444875">
            <w:rPr>
              <w:i/>
              <w:rPrChange w:id="9482" w:author="IO" w:date="2011-07-22T12:31:00Z">
                <w:rPr>
                  <w:rFonts w:cs="Times New Roman"/>
                </w:rPr>
              </w:rPrChange>
            </w:rPr>
            <w:delText xml:space="preserve"> o fatiga</w:delText>
          </w:r>
        </w:del>
      </w:ins>
      <w:ins w:id="9483" w:author="Orion" w:date="2011-07-08T15:59:00Z">
        <w:del w:id="9484" w:author="IO" w:date="2011-07-22T17:20:00Z">
          <w:r w:rsidR="0072018D" w:rsidRPr="00441066" w:rsidDel="00444875">
            <w:rPr>
              <w:i/>
              <w:rPrChange w:id="9485" w:author="IO" w:date="2011-07-22T12:31:00Z">
                <w:rPr>
                  <w:rFonts w:cs="Times New Roman"/>
                </w:rPr>
              </w:rPrChange>
            </w:rPr>
            <w:delText xml:space="preserve"> </w:delText>
          </w:r>
        </w:del>
      </w:ins>
      <w:ins w:id="9486" w:author="Orion" w:date="2011-07-08T16:00:00Z">
        <w:del w:id="9487" w:author="IO" w:date="2011-07-22T17:20:00Z">
          <w:r w:rsidR="0072018D" w:rsidRPr="00441066" w:rsidDel="00444875">
            <w:rPr>
              <w:i/>
              <w:rPrChange w:id="9488" w:author="IO" w:date="2011-07-22T12:31:00Z">
                <w:rPr>
                  <w:rFonts w:cs="Times New Roman"/>
                </w:rPr>
              </w:rPrChange>
            </w:rPr>
            <w:delText>consumen</w:delText>
          </w:r>
        </w:del>
      </w:ins>
      <w:ins w:id="9489" w:author="Orion" w:date="2011-07-08T15:59:00Z">
        <w:del w:id="9490" w:author="IO" w:date="2011-07-22T17:20:00Z">
          <w:r w:rsidR="0072018D" w:rsidRPr="00441066" w:rsidDel="00444875">
            <w:rPr>
              <w:i/>
              <w:rPrChange w:id="9491" w:author="IO" w:date="2011-07-22T12:31:00Z">
                <w:rPr>
                  <w:rFonts w:cs="Times New Roman"/>
                </w:rPr>
              </w:rPrChange>
            </w:rPr>
            <w:delText xml:space="preserve"> bastante </w:delText>
          </w:r>
        </w:del>
      </w:ins>
      <w:ins w:id="9492" w:author="Orion" w:date="2011-07-08T16:00:00Z">
        <w:del w:id="9493" w:author="IO" w:date="2011-07-22T17:20:00Z">
          <w:r w:rsidR="0072018D" w:rsidRPr="00441066" w:rsidDel="00444875">
            <w:rPr>
              <w:i/>
              <w:rPrChange w:id="9494" w:author="IO" w:date="2011-07-22T12:31:00Z">
                <w:rPr>
                  <w:rFonts w:cs="Times New Roman"/>
                </w:rPr>
              </w:rPrChange>
            </w:rPr>
            <w:delText xml:space="preserve">tiempo a la hora de llevar a cabo las maniobras que se proponen. Esto influirá </w:delText>
          </w:r>
          <w:r w:rsidR="0072018D" w:rsidRPr="00441066" w:rsidDel="00444875">
            <w:rPr>
              <w:i/>
              <w:rPrChange w:id="9495" w:author="IO" w:date="2011-07-22T12:31:00Z">
                <w:rPr>
                  <w:rFonts w:cs="Times New Roman"/>
                </w:rPr>
              </w:rPrChange>
            </w:rPr>
            <w:lastRenderedPageBreak/>
            <w:delText>negativamente en</w:delText>
          </w:r>
        </w:del>
      </w:ins>
      <w:ins w:id="9496" w:author="Orion" w:date="2011-07-08T16:02:00Z">
        <w:del w:id="9497" w:author="IO" w:date="2011-07-22T17:20:00Z">
          <w:r w:rsidR="0072018D" w:rsidRPr="00441066" w:rsidDel="00444875">
            <w:rPr>
              <w:i/>
              <w:rPrChange w:id="9498" w:author="IO" w:date="2011-07-22T12:31:00Z">
                <w:rPr>
                  <w:rFonts w:cs="Times New Roman"/>
                </w:rPr>
              </w:rPrChange>
            </w:rPr>
            <w:delText xml:space="preserve"> previsión de trayectorias de las aeronaves</w:delText>
          </w:r>
        </w:del>
      </w:ins>
      <w:ins w:id="9499" w:author="Orion" w:date="2011-07-08T16:00:00Z">
        <w:del w:id="9500" w:author="IO" w:date="2011-07-22T17:20:00Z">
          <w:r w:rsidR="0072018D" w:rsidRPr="00441066" w:rsidDel="00444875">
            <w:rPr>
              <w:i/>
              <w:rPrChange w:id="9501" w:author="IO" w:date="2011-07-22T12:31:00Z">
                <w:rPr>
                  <w:rFonts w:cs="Times New Roman"/>
                </w:rPr>
              </w:rPrChange>
            </w:rPr>
            <w:delText xml:space="preserve"> y en la reducci</w:delText>
          </w:r>
        </w:del>
      </w:ins>
      <w:ins w:id="9502" w:author="Orion" w:date="2011-07-08T16:01:00Z">
        <w:del w:id="9503" w:author="IO" w:date="2011-07-22T17:20:00Z">
          <w:r w:rsidR="0072018D" w:rsidRPr="00441066" w:rsidDel="00444875">
            <w:rPr>
              <w:i/>
              <w:rPrChange w:id="9504" w:author="IO" w:date="2011-07-22T12:31:00Z">
                <w:rPr>
                  <w:rFonts w:cs="Times New Roman"/>
                </w:rPr>
              </w:rPrChange>
            </w:rPr>
            <w:delText xml:space="preserve">ón de </w:delText>
          </w:r>
        </w:del>
      </w:ins>
      <w:ins w:id="9505" w:author="Orion" w:date="2011-07-08T16:03:00Z">
        <w:del w:id="9506" w:author="IO" w:date="2011-07-22T17:20:00Z">
          <w:r w:rsidR="0072018D" w:rsidRPr="00441066" w:rsidDel="00444875">
            <w:rPr>
              <w:i/>
              <w:rPrChange w:id="9507" w:author="IO" w:date="2011-07-22T12:31:00Z">
                <w:rPr>
                  <w:rFonts w:cs="Times New Roman"/>
                </w:rPr>
              </w:rPrChange>
            </w:rPr>
            <w:delText xml:space="preserve">los </w:delText>
          </w:r>
        </w:del>
      </w:ins>
      <w:ins w:id="9508" w:author="Orion" w:date="2011-07-08T16:01:00Z">
        <w:del w:id="9509" w:author="IO" w:date="2011-07-22T17:20:00Z">
          <w:r w:rsidR="0072018D" w:rsidRPr="00441066" w:rsidDel="00444875">
            <w:rPr>
              <w:i/>
              <w:rPrChange w:id="9510" w:author="IO" w:date="2011-07-22T12:31:00Z">
                <w:rPr>
                  <w:rFonts w:cs="Times New Roman"/>
                </w:rPr>
              </w:rPrChange>
            </w:rPr>
            <w:delText>riesgos de conflicto entre aviones.</w:delText>
          </w:r>
        </w:del>
      </w:ins>
      <w:ins w:id="9511" w:author="Orion" w:date="2011-07-08T16:15:00Z">
        <w:del w:id="9512" w:author="IO" w:date="2011-07-22T17:20:00Z">
          <w:r w:rsidR="00741207" w:rsidRPr="00441066" w:rsidDel="00444875">
            <w:rPr>
              <w:i/>
              <w:rPrChange w:id="9513" w:author="IO" w:date="2011-07-22T12:31:00Z">
                <w:rPr>
                  <w:rFonts w:cs="Times New Roman"/>
                </w:rPr>
              </w:rPrChange>
            </w:rPr>
            <w:delText xml:space="preserve"> Esto se puede ver claramente ya que en los casos expuestos donde los valores</w:delText>
          </w:r>
        </w:del>
      </w:ins>
      <w:ins w:id="9514" w:author="Orion" w:date="2011-07-08T16:17:00Z">
        <w:del w:id="9515" w:author="IO" w:date="2011-07-22T17:20:00Z">
          <w:r w:rsidR="00741207" w:rsidRPr="00441066" w:rsidDel="00444875">
            <w:rPr>
              <w:i/>
              <w:rPrChange w:id="9516" w:author="IO" w:date="2011-07-22T12:31:00Z">
                <w:rPr>
                  <w:rFonts w:cs="Times New Roman"/>
                </w:rPr>
              </w:rPrChange>
            </w:rPr>
            <w:delText xml:space="preserve"> de experiencia eran bajos, y de estrés y fatiga altos, el número y proximidad de riesgos de conflicto aumentaba,</w:delText>
          </w:r>
        </w:del>
      </w:ins>
      <w:ins w:id="9517" w:author="Orion" w:date="2011-07-08T16:15:00Z">
        <w:del w:id="9518" w:author="IO" w:date="2011-07-22T17:20:00Z">
          <w:r w:rsidR="00741207" w:rsidRPr="00441066" w:rsidDel="00444875">
            <w:rPr>
              <w:i/>
              <w:rPrChange w:id="9519" w:author="IO" w:date="2011-07-22T12:31:00Z">
                <w:rPr>
                  <w:rFonts w:cs="Times New Roman"/>
                </w:rPr>
              </w:rPrChange>
            </w:rPr>
            <w:delText xml:space="preserve"> hasta tal punto que en ciertas ocasiones se llegaba a estados de riesgo</w:delText>
          </w:r>
        </w:del>
      </w:ins>
      <w:ins w:id="9520" w:author="Orion" w:date="2011-07-08T16:16:00Z">
        <w:del w:id="9521" w:author="IO" w:date="2011-07-22T17:20:00Z">
          <w:r w:rsidR="00741207" w:rsidRPr="00441066" w:rsidDel="00444875">
            <w:rPr>
              <w:i/>
              <w:rPrChange w:id="9522"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9523" w:author="Orion" w:date="2011-07-08T14:42:00Z"/>
          <w:i/>
          <w:rPrChange w:id="9524" w:author="IO" w:date="2011-07-22T14:50:00Z">
            <w:rPr>
              <w:ins w:id="9525" w:author="Orion" w:date="2011-07-08T14:42:00Z"/>
              <w:rFonts w:cs="Times New Roman"/>
            </w:rPr>
          </w:rPrChange>
        </w:rPr>
        <w:pPrChange w:id="9526" w:author="IO" w:date="2011-07-22T14:50:00Z">
          <w:pPr/>
        </w:pPrChange>
      </w:pPr>
      <w:moveFromRangeStart w:id="9527" w:author="IO" w:date="2011-07-22T17:20:00Z" w:name="move299118561"/>
      <w:moveFrom w:id="9528" w:author="IO" w:date="2011-07-22T17:20:00Z">
        <w:ins w:id="9529" w:author="Orion" w:date="2011-07-08T16:07:00Z">
          <w:r w:rsidRPr="00441066" w:rsidDel="00444875">
            <w:rPr>
              <w:i/>
              <w:rPrChange w:id="9530" w:author="IO" w:date="2011-07-22T12:31:00Z">
                <w:rPr>
                  <w:rFonts w:cs="Times New Roman"/>
                </w:rPr>
              </w:rPrChange>
            </w:rPr>
            <w:t>Contar con elementos cuyas</w:t>
          </w:r>
        </w:ins>
        <w:ins w:id="9531" w:author="Orion" w:date="2011-07-08T16:09:00Z">
          <w:r w:rsidRPr="00441066" w:rsidDel="00444875">
            <w:rPr>
              <w:i/>
              <w:rPrChange w:id="9532" w:author="IO" w:date="2011-07-22T12:31:00Z">
                <w:rPr>
                  <w:rFonts w:cs="Times New Roman"/>
                </w:rPr>
              </w:rPrChange>
            </w:rPr>
            <w:t xml:space="preserve"> evaluaciones y </w:t>
          </w:r>
        </w:ins>
        <w:ins w:id="9533" w:author="Orion" w:date="2011-07-08T16:07:00Z">
          <w:r w:rsidRPr="00441066" w:rsidDel="00444875">
            <w:rPr>
              <w:i/>
              <w:rPrChange w:id="9534" w:author="IO" w:date="2011-07-22T12:31:00Z">
                <w:rPr>
                  <w:rFonts w:cs="Times New Roman"/>
                </w:rPr>
              </w:rPrChange>
            </w:rPr>
            <w:t xml:space="preserve">decisiones  son ejecutadas </w:t>
          </w:r>
        </w:ins>
        <w:ins w:id="9535" w:author="Orion" w:date="2011-07-08T16:08:00Z">
          <w:r w:rsidRPr="00441066" w:rsidDel="00444875">
            <w:rPr>
              <w:i/>
              <w:rPrChange w:id="9536" w:author="IO" w:date="2011-07-22T12:31:00Z">
                <w:rPr>
                  <w:rFonts w:cs="Times New Roman"/>
                </w:rPr>
              </w:rPrChange>
            </w:rPr>
            <w:t xml:space="preserve">prácticamente </w:t>
          </w:r>
        </w:ins>
        <w:ins w:id="9537" w:author="Orion" w:date="2011-07-08T16:07:00Z">
          <w:r w:rsidRPr="00441066" w:rsidDel="00444875">
            <w:rPr>
              <w:i/>
              <w:rPrChange w:id="9538" w:author="IO" w:date="2011-07-22T12:31:00Z">
                <w:rPr>
                  <w:rFonts w:cs="Times New Roman"/>
                </w:rPr>
              </w:rPrChange>
            </w:rPr>
            <w:t>en tiempo real</w:t>
          </w:r>
        </w:ins>
        <w:ins w:id="9539" w:author="Orion" w:date="2011-07-08T16:09:00Z">
          <w:r w:rsidRPr="00441066" w:rsidDel="00444875">
            <w:rPr>
              <w:i/>
              <w:rPrChange w:id="9540" w:author="IO" w:date="2011-07-22T12:31:00Z">
                <w:rPr>
                  <w:rFonts w:cs="Times New Roman"/>
                </w:rPr>
              </w:rPrChange>
            </w:rPr>
            <w:t xml:space="preserve"> </w:t>
          </w:r>
        </w:ins>
        <w:ins w:id="9541" w:author="Orion" w:date="2011-07-08T16:10:00Z">
          <w:r w:rsidRPr="00441066" w:rsidDel="00444875">
            <w:rPr>
              <w:i/>
              <w:rPrChange w:id="9542" w:author="IO" w:date="2011-07-22T12:31:00Z">
                <w:rPr>
                  <w:rFonts w:cs="Times New Roman"/>
                </w:rPr>
              </w:rPrChange>
            </w:rPr>
            <w:t>contribuye muy positivamente</w:t>
          </w:r>
        </w:ins>
        <w:ins w:id="9543" w:author="Orion" w:date="2011-07-08T16:13:00Z">
          <w:r w:rsidRPr="00441066" w:rsidDel="00444875">
            <w:rPr>
              <w:i/>
              <w:rPrChange w:id="9544" w:author="IO" w:date="2011-07-22T12:31:00Z">
                <w:rPr>
                  <w:rFonts w:cs="Times New Roman"/>
                </w:rPr>
              </w:rPrChange>
            </w:rPr>
            <w:t xml:space="preserve"> a</w:t>
          </w:r>
        </w:ins>
        <w:ins w:id="9545" w:author="Orion" w:date="2011-07-08T16:10:00Z">
          <w:r w:rsidRPr="00441066" w:rsidDel="00444875">
            <w:rPr>
              <w:i/>
              <w:rPrChange w:id="9546" w:author="IO" w:date="2011-07-22T12:31:00Z">
                <w:rPr>
                  <w:rFonts w:cs="Times New Roman"/>
                </w:rPr>
              </w:rPrChange>
            </w:rPr>
            <w:t xml:space="preserve"> </w:t>
          </w:r>
        </w:ins>
        <w:ins w:id="9547" w:author="Orion" w:date="2011-07-08T16:12:00Z">
          <w:r w:rsidRPr="00441066" w:rsidDel="00444875">
            <w:rPr>
              <w:i/>
              <w:rPrChange w:id="9548" w:author="IO" w:date="2011-07-22T12:31:00Z">
                <w:rPr>
                  <w:rFonts w:cs="Times New Roman"/>
                </w:rPr>
              </w:rPrChange>
            </w:rPr>
            <w:t>dar fluidez a</w:t>
          </w:r>
        </w:ins>
        <w:ins w:id="9549" w:author="Orion" w:date="2011-07-08T16:11:00Z">
          <w:r w:rsidRPr="00441066" w:rsidDel="00444875">
            <w:rPr>
              <w:i/>
              <w:rPrChange w:id="9550" w:author="IO" w:date="2011-07-22T12:31:00Z">
                <w:rPr>
                  <w:rFonts w:cs="Times New Roman"/>
                </w:rPr>
              </w:rPrChange>
            </w:rPr>
            <w:t>l tr</w:t>
          </w:r>
        </w:ins>
        <w:ins w:id="9551" w:author="Orion" w:date="2011-07-08T16:12:00Z">
          <w:r w:rsidRPr="00441066" w:rsidDel="00444875">
            <w:rPr>
              <w:i/>
              <w:rPrChange w:id="9552" w:author="IO" w:date="2011-07-22T12:31:00Z">
                <w:rPr>
                  <w:rFonts w:cs="Times New Roman"/>
                </w:rPr>
              </w:rPrChange>
            </w:rPr>
            <w:t>á</w:t>
          </w:r>
        </w:ins>
        <w:ins w:id="9553" w:author="Orion" w:date="2011-07-08T16:11:00Z">
          <w:r w:rsidRPr="00441066" w:rsidDel="00444875">
            <w:rPr>
              <w:i/>
              <w:rPrChange w:id="9554" w:author="IO" w:date="2011-07-22T12:31:00Z">
                <w:rPr>
                  <w:rFonts w:cs="Times New Roman"/>
                </w:rPr>
              </w:rPrChange>
            </w:rPr>
            <w:t xml:space="preserve">fico y </w:t>
          </w:r>
        </w:ins>
        <w:ins w:id="9555" w:author="Orion" w:date="2011-07-08T16:13:00Z">
          <w:r w:rsidRPr="00441066" w:rsidDel="00444875">
            <w:rPr>
              <w:i/>
              <w:rPrChange w:id="9556" w:author="IO" w:date="2011-07-22T12:31:00Z">
                <w:rPr>
                  <w:rFonts w:cs="Times New Roman"/>
                </w:rPr>
              </w:rPrChange>
            </w:rPr>
            <w:t>reducir el número de</w:t>
          </w:r>
        </w:ins>
        <w:ins w:id="9557" w:author="Orion" w:date="2011-07-08T16:11:00Z">
          <w:r w:rsidRPr="00441066" w:rsidDel="00444875">
            <w:rPr>
              <w:i/>
              <w:rPrChange w:id="9558" w:author="IO" w:date="2011-07-22T12:31:00Z">
                <w:rPr>
                  <w:rFonts w:cs="Times New Roman"/>
                </w:rPr>
              </w:rPrChange>
            </w:rPr>
            <w:t xml:space="preserve"> conflictos</w:t>
          </w:r>
        </w:ins>
        <w:ins w:id="9559" w:author="Orion" w:date="2011-07-08T16:09:00Z">
          <w:r w:rsidRPr="00441066" w:rsidDel="00444875">
            <w:rPr>
              <w:i/>
              <w:rPrChange w:id="9560" w:author="IO" w:date="2011-07-22T12:31:00Z">
                <w:rPr>
                  <w:rFonts w:cs="Times New Roman"/>
                </w:rPr>
              </w:rPrChange>
            </w:rPr>
            <w:t xml:space="preserve">. </w:t>
          </w:r>
        </w:ins>
        <w:ins w:id="9561" w:author="Orion" w:date="2011-07-08T16:13:00Z">
          <w:r w:rsidRPr="00441066" w:rsidDel="00444875">
            <w:rPr>
              <w:i/>
              <w:rPrChange w:id="9562" w:author="IO" w:date="2011-07-22T12:31:00Z">
                <w:rPr>
                  <w:rFonts w:cs="Times New Roman"/>
                </w:rPr>
              </w:rPrChange>
            </w:rPr>
            <w:t>L</w:t>
          </w:r>
          <w:r w:rsidR="00026233" w:rsidRPr="00441066" w:rsidDel="00444875">
            <w:rPr>
              <w:i/>
              <w:rPrChange w:id="9563" w:author="IO" w:date="2011-07-22T12:31:00Z">
                <w:rPr>
                  <w:rFonts w:cs="Times New Roman"/>
                </w:rPr>
              </w:rPrChange>
            </w:rPr>
            <w:t xml:space="preserve">a mejora es tal </w:t>
          </w:r>
        </w:ins>
        <w:ins w:id="9564" w:author="Orion" w:date="2011-07-08T16:09:00Z">
          <w:r w:rsidRPr="00441066" w:rsidDel="00444875">
            <w:rPr>
              <w:i/>
              <w:rPrChange w:id="9565" w:author="IO" w:date="2011-07-22T12:31:00Z">
                <w:rPr>
                  <w:rFonts w:cs="Times New Roman"/>
                </w:rPr>
              </w:rPrChange>
            </w:rPr>
            <w:t>que l</w:t>
          </w:r>
        </w:ins>
        <w:ins w:id="9566" w:author="Orion" w:date="2011-07-08T16:02:00Z">
          <w:r w:rsidRPr="00441066" w:rsidDel="00444875">
            <w:rPr>
              <w:i/>
              <w:rPrChange w:id="9567" w:author="IO" w:date="2011-07-22T12:31:00Z">
                <w:rPr>
                  <w:rFonts w:cs="Times New Roman"/>
                </w:rPr>
              </w:rPrChange>
            </w:rPr>
            <w:t>a introducci</w:t>
          </w:r>
        </w:ins>
        <w:ins w:id="9568" w:author="Orion" w:date="2011-07-08T16:04:00Z">
          <w:r w:rsidRPr="00441066" w:rsidDel="00444875">
            <w:rPr>
              <w:i/>
              <w:rPrChange w:id="9569" w:author="IO" w:date="2011-07-22T12:31:00Z">
                <w:rPr>
                  <w:rFonts w:cs="Times New Roman"/>
                </w:rPr>
              </w:rPrChange>
            </w:rPr>
            <w:t>ón de la tecnología de los UAVs</w:t>
          </w:r>
        </w:ins>
        <w:ins w:id="9570" w:author="Orion" w:date="2011-07-08T16:14:00Z">
          <w:r w:rsidR="00741207" w:rsidRPr="00441066" w:rsidDel="00444875">
            <w:rPr>
              <w:i/>
              <w:rPrChange w:id="9571" w:author="IO" w:date="2011-07-22T12:31:00Z">
                <w:rPr>
                  <w:rFonts w:cs="Times New Roman"/>
                </w:rPr>
              </w:rPrChange>
            </w:rPr>
            <w:t xml:space="preserve"> podría</w:t>
          </w:r>
        </w:ins>
        <w:ins w:id="9572" w:author="Orion" w:date="2011-07-08T16:04:00Z">
          <w:r w:rsidRPr="00441066" w:rsidDel="00444875">
            <w:rPr>
              <w:i/>
              <w:rPrChange w:id="9573" w:author="IO" w:date="2011-07-22T12:31:00Z">
                <w:rPr>
                  <w:rFonts w:cs="Times New Roman"/>
                </w:rPr>
              </w:rPrChange>
            </w:rPr>
            <w:t xml:space="preserve"> permitir</w:t>
          </w:r>
        </w:ins>
        <w:ins w:id="9574" w:author="Orion" w:date="2011-07-08T16:14:00Z">
          <w:r w:rsidR="00741207" w:rsidRPr="00441066" w:rsidDel="00444875">
            <w:rPr>
              <w:i/>
              <w:rPrChange w:id="9575" w:author="IO" w:date="2011-07-22T12:31:00Z">
                <w:rPr>
                  <w:rFonts w:cs="Times New Roman"/>
                </w:rPr>
              </w:rPrChange>
            </w:rPr>
            <w:t xml:space="preserve">, </w:t>
          </w:r>
        </w:ins>
        <w:ins w:id="9576" w:author="Orion" w:date="2011-07-08T16:19:00Z">
          <w:r w:rsidR="00F37798" w:rsidRPr="00441066" w:rsidDel="00444875">
            <w:rPr>
              <w:i/>
              <w:rPrChange w:id="9577" w:author="IO" w:date="2011-07-22T12:31:00Z">
                <w:rPr>
                  <w:rFonts w:cs="Times New Roman"/>
                </w:rPr>
              </w:rPrChange>
            </w:rPr>
            <w:t>hasta cierto punto</w:t>
          </w:r>
        </w:ins>
        <w:ins w:id="9578" w:author="Orion" w:date="2011-07-08T16:14:00Z">
          <w:r w:rsidR="00741207" w:rsidRPr="00441066" w:rsidDel="00444875">
            <w:rPr>
              <w:i/>
              <w:rPrChange w:id="9579" w:author="IO" w:date="2011-07-22T12:31:00Z">
                <w:rPr>
                  <w:rFonts w:cs="Times New Roman"/>
                </w:rPr>
              </w:rPrChange>
            </w:rPr>
            <w:t>,</w:t>
          </w:r>
        </w:ins>
        <w:ins w:id="9580" w:author="Orion" w:date="2011-07-08T16:04:00Z">
          <w:r w:rsidRPr="00441066" w:rsidDel="00444875">
            <w:rPr>
              <w:i/>
              <w:rPrChange w:id="9581" w:author="IO" w:date="2011-07-22T12:31:00Z">
                <w:rPr>
                  <w:rFonts w:cs="Times New Roman"/>
                </w:rPr>
              </w:rPrChange>
            </w:rPr>
            <w:t xml:space="preserve"> paliar los riesgos que supone </w:t>
          </w:r>
        </w:ins>
        <w:ins w:id="9582" w:author="Orion" w:date="2011-07-08T16:19:00Z">
          <w:r w:rsidR="00F37798" w:rsidRPr="00441066" w:rsidDel="00444875">
            <w:rPr>
              <w:i/>
              <w:rPrChange w:id="9583" w:author="IO" w:date="2011-07-22T12:31:00Z">
                <w:rPr>
                  <w:rFonts w:cs="Times New Roman"/>
                </w:rPr>
              </w:rPrChange>
            </w:rPr>
            <w:t xml:space="preserve">que </w:t>
          </w:r>
        </w:ins>
        <w:ins w:id="9584" w:author="Orion" w:date="2011-07-08T16:09:00Z">
          <w:r w:rsidRPr="00441066" w:rsidDel="00444875">
            <w:rPr>
              <w:i/>
              <w:rPrChange w:id="9585" w:author="IO" w:date="2011-07-22T12:31:00Z">
                <w:rPr>
                  <w:rFonts w:cs="Times New Roman"/>
                </w:rPr>
              </w:rPrChange>
            </w:rPr>
            <w:t>se encuentren</w:t>
          </w:r>
        </w:ins>
        <w:ins w:id="9586" w:author="Orion" w:date="2011-07-08T16:06:00Z">
          <w:r w:rsidRPr="00441066" w:rsidDel="00444875">
            <w:rPr>
              <w:i/>
              <w:rPrChange w:id="9587" w:author="IO" w:date="2011-07-22T12:31:00Z">
                <w:rPr>
                  <w:rFonts w:cs="Times New Roman"/>
                </w:rPr>
              </w:rPrChange>
            </w:rPr>
            <w:t xml:space="preserve"> volando</w:t>
          </w:r>
        </w:ins>
        <w:ins w:id="9588" w:author="Orion" w:date="2011-07-08T16:04:00Z">
          <w:r w:rsidRPr="00441066" w:rsidDel="00444875">
            <w:rPr>
              <w:i/>
              <w:rPrChange w:id="9589" w:author="IO" w:date="2011-07-22T12:31:00Z">
                <w:rPr>
                  <w:rFonts w:cs="Times New Roman"/>
                </w:rPr>
              </w:rPrChange>
            </w:rPr>
            <w:t xml:space="preserve"> </w:t>
          </w:r>
        </w:ins>
        <w:ins w:id="9590" w:author="Orion" w:date="2011-07-08T16:05:00Z">
          <w:r w:rsidRPr="00441066" w:rsidDel="00444875">
            <w:rPr>
              <w:i/>
              <w:rPrChange w:id="9591" w:author="IO" w:date="2011-07-22T12:31:00Z">
                <w:rPr>
                  <w:rFonts w:cs="Times New Roman"/>
                </w:rPr>
              </w:rPrChange>
            </w:rPr>
            <w:t>en el espacio aéreo</w:t>
          </w:r>
        </w:ins>
        <w:ins w:id="9592" w:author="Orion" w:date="2011-07-08T16:06:00Z">
          <w:r w:rsidRPr="00441066" w:rsidDel="00444875">
            <w:rPr>
              <w:i/>
              <w:rPrChange w:id="9593" w:author="IO" w:date="2011-07-22T12:31:00Z">
                <w:rPr>
                  <w:rFonts w:cs="Times New Roman"/>
                </w:rPr>
              </w:rPrChange>
            </w:rPr>
            <w:t xml:space="preserve"> aviones manejados por</w:t>
          </w:r>
        </w:ins>
        <w:ins w:id="9594" w:author="Orion" w:date="2011-07-08T16:05:00Z">
          <w:r w:rsidRPr="00441066" w:rsidDel="00444875">
            <w:rPr>
              <w:i/>
              <w:rPrChange w:id="9595" w:author="IO" w:date="2011-07-22T12:31:00Z">
                <w:rPr>
                  <w:rFonts w:cs="Times New Roman"/>
                </w:rPr>
              </w:rPrChange>
            </w:rPr>
            <w:t xml:space="preserve"> </w:t>
          </w:r>
        </w:ins>
        <w:ins w:id="9596" w:author="Orion" w:date="2011-07-08T16:04:00Z">
          <w:r w:rsidRPr="00441066" w:rsidDel="00444875">
            <w:rPr>
              <w:i/>
              <w:rPrChange w:id="9597" w:author="IO" w:date="2011-07-22T12:31:00Z">
                <w:rPr>
                  <w:rFonts w:cs="Times New Roman"/>
                </w:rPr>
              </w:rPrChange>
            </w:rPr>
            <w:t xml:space="preserve">pilotos con mucho </w:t>
          </w:r>
        </w:ins>
        <w:ins w:id="9598" w:author="Orion" w:date="2011-07-08T16:05:00Z">
          <w:r w:rsidRPr="00441066" w:rsidDel="00444875">
            <w:rPr>
              <w:i/>
              <w:rPrChange w:id="9599" w:author="IO" w:date="2011-07-22T12:31:00Z">
                <w:rPr>
                  <w:rFonts w:cs="Times New Roman"/>
                </w:rPr>
              </w:rPrChange>
            </w:rPr>
            <w:t>estrés</w:t>
          </w:r>
        </w:ins>
        <w:ins w:id="9600" w:author="Orion" w:date="2011-07-08T16:04:00Z">
          <w:r w:rsidRPr="00441066" w:rsidDel="00444875">
            <w:rPr>
              <w:i/>
              <w:rPrChange w:id="9601" w:author="IO" w:date="2011-07-22T12:31:00Z">
                <w:rPr>
                  <w:rFonts w:cs="Times New Roman"/>
                </w:rPr>
              </w:rPrChange>
            </w:rPr>
            <w:t xml:space="preserve"> </w:t>
          </w:r>
        </w:ins>
        <w:ins w:id="9602" w:author="Orion" w:date="2011-07-08T16:05:00Z">
          <w:r w:rsidRPr="00441066" w:rsidDel="00444875">
            <w:rPr>
              <w:i/>
              <w:rPrChange w:id="9603" w:author="IO" w:date="2011-07-22T12:31:00Z">
                <w:rPr>
                  <w:rFonts w:cs="Times New Roman"/>
                </w:rPr>
              </w:rPrChange>
            </w:rPr>
            <w:t>o fatiga</w:t>
          </w:r>
        </w:ins>
        <w:ins w:id="9604" w:author="Orion" w:date="2011-07-08T16:06:00Z">
          <w:r w:rsidRPr="00441066" w:rsidDel="00444875">
            <w:rPr>
              <w:i/>
              <w:rPrChange w:id="9605" w:author="IO" w:date="2011-07-22T12:31:00Z">
                <w:rPr>
                  <w:rFonts w:cs="Times New Roman"/>
                </w:rPr>
              </w:rPrChange>
            </w:rPr>
            <w:t>,</w:t>
          </w:r>
        </w:ins>
        <w:ins w:id="9606" w:author="Orion" w:date="2011-07-08T16:05:00Z">
          <w:r w:rsidRPr="00441066" w:rsidDel="00444875">
            <w:rPr>
              <w:i/>
              <w:rPrChange w:id="9607" w:author="IO" w:date="2011-07-22T12:31:00Z">
                <w:rPr>
                  <w:rFonts w:cs="Times New Roman"/>
                </w:rPr>
              </w:rPrChange>
            </w:rPr>
            <w:t xml:space="preserve"> o con bajos niveles de experiencia.</w:t>
          </w:r>
        </w:ins>
      </w:moveFrom>
      <w:moveFromRangeEnd w:id="9527"/>
    </w:p>
    <w:p w14:paraId="6A6B24C8" w14:textId="77777777" w:rsidR="008A1F38" w:rsidRDefault="008A1F38">
      <w:pPr>
        <w:jc w:val="both"/>
        <w:rPr>
          <w:ins w:id="9608"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9609" w:author="Orion" w:date="2011-05-05T17:41:00Z"/>
          <w:del w:id="9610" w:author="IO" w:date="2011-07-22T11:55:00Z"/>
          <w:sz w:val="52"/>
          <w:szCs w:val="52"/>
          <w:rPrChange w:id="9611" w:author="IO" w:date="2011-07-22T11:55:00Z">
            <w:rPr>
              <w:ins w:id="9612" w:author="Orion" w:date="2011-05-05T17:41:00Z"/>
              <w:del w:id="9613" w:author="IO" w:date="2011-07-22T11:55:00Z"/>
              <w:rFonts w:cs="Times New Roman"/>
            </w:rPr>
          </w:rPrChange>
        </w:rPr>
        <w:pPrChange w:id="9614" w:author="IO" w:date="2011-07-22T11:55:00Z">
          <w:pPr/>
        </w:pPrChange>
      </w:pPr>
      <w:bookmarkStart w:id="9615" w:name="_Toc299103625"/>
      <w:bookmarkStart w:id="9616" w:name="_Toc299103998"/>
      <w:bookmarkStart w:id="9617" w:name="_Toc299463827"/>
      <w:bookmarkStart w:id="9618" w:name="_Toc299463911"/>
      <w:bookmarkEnd w:id="9615"/>
      <w:bookmarkEnd w:id="9616"/>
      <w:bookmarkEnd w:id="9617"/>
      <w:bookmarkEnd w:id="9618"/>
    </w:p>
    <w:p w14:paraId="59A9F4A7" w14:textId="093ECBA1" w:rsidR="00B937FD" w:rsidRPr="00954F95" w:rsidRDefault="00B937FD">
      <w:pPr>
        <w:pStyle w:val="Heading1"/>
        <w:numPr>
          <w:ilvl w:val="0"/>
          <w:numId w:val="40"/>
        </w:numPr>
        <w:rPr>
          <w:ins w:id="9619" w:author="Orion" w:date="2011-05-05T17:41:00Z"/>
          <w:szCs w:val="52"/>
        </w:rPr>
        <w:pPrChange w:id="9620" w:author="IO" w:date="2011-07-22T11:55:00Z">
          <w:pPr>
            <w:pStyle w:val="Title"/>
            <w:outlineLvl w:val="0"/>
          </w:pPr>
        </w:pPrChange>
      </w:pPr>
      <w:bookmarkStart w:id="9621" w:name="_Toc299463912"/>
      <w:ins w:id="9622" w:author="Orion" w:date="2011-05-05T17:41:00Z">
        <w:r w:rsidRPr="009143CB">
          <w:rPr>
            <w:b w:val="0"/>
            <w:sz w:val="52"/>
            <w:szCs w:val="52"/>
            <w:rPrChange w:id="9623" w:author="IO" w:date="2011-07-13T15:18:00Z">
              <w:rPr>
                <w:rFonts w:cs="Times New Roman"/>
                <w:b/>
                <w:bCs/>
              </w:rPr>
            </w:rPrChange>
          </w:rPr>
          <w:t>Conclusi</w:t>
        </w:r>
      </w:ins>
      <w:ins w:id="9624" w:author="IO" w:date="2011-07-13T15:18:00Z">
        <w:r w:rsidR="009143CB">
          <w:rPr>
            <w:b w:val="0"/>
            <w:sz w:val="52"/>
            <w:szCs w:val="52"/>
          </w:rPr>
          <w:t>o</w:t>
        </w:r>
      </w:ins>
      <w:ins w:id="9625" w:author="Orion" w:date="2011-05-05T17:41:00Z">
        <w:del w:id="9626" w:author="IO" w:date="2011-07-13T15:18:00Z">
          <w:r w:rsidRPr="009143CB" w:rsidDel="009143CB">
            <w:rPr>
              <w:b w:val="0"/>
              <w:sz w:val="52"/>
              <w:szCs w:val="52"/>
              <w:rPrChange w:id="9627" w:author="IO" w:date="2011-07-13T15:18:00Z">
                <w:rPr>
                  <w:rFonts w:cs="Times New Roman"/>
                  <w:b/>
                  <w:bCs/>
                </w:rPr>
              </w:rPrChange>
            </w:rPr>
            <w:delText>ó</w:delText>
          </w:r>
        </w:del>
        <w:r w:rsidRPr="009143CB">
          <w:rPr>
            <w:b w:val="0"/>
            <w:sz w:val="52"/>
            <w:szCs w:val="52"/>
            <w:rPrChange w:id="9628" w:author="IO" w:date="2011-07-13T15:18:00Z">
              <w:rPr>
                <w:rFonts w:cs="Times New Roman"/>
                <w:b/>
                <w:bCs/>
              </w:rPr>
            </w:rPrChange>
          </w:rPr>
          <w:t>n</w:t>
        </w:r>
      </w:ins>
      <w:ins w:id="9629" w:author="IO" w:date="2011-07-13T15:18:00Z">
        <w:r w:rsidR="009143CB">
          <w:rPr>
            <w:b w:val="0"/>
            <w:sz w:val="52"/>
            <w:szCs w:val="52"/>
          </w:rPr>
          <w:t>es</w:t>
        </w:r>
      </w:ins>
      <w:ins w:id="9630" w:author="Orion" w:date="2011-05-05T17:41:00Z">
        <w:r w:rsidRPr="009143CB">
          <w:rPr>
            <w:b w:val="0"/>
            <w:sz w:val="52"/>
            <w:szCs w:val="52"/>
            <w:rPrChange w:id="9631" w:author="IO" w:date="2011-07-13T15:18:00Z">
              <w:rPr>
                <w:rFonts w:cs="Times New Roman"/>
                <w:b/>
                <w:bCs/>
              </w:rPr>
            </w:rPrChange>
          </w:rPr>
          <w:t xml:space="preserve"> y trabajo futuro</w:t>
        </w:r>
        <w:bookmarkEnd w:id="9621"/>
      </w:ins>
    </w:p>
    <w:p w14:paraId="33C16978" w14:textId="0A57766A" w:rsidR="00904D1F" w:rsidRDefault="00904D1F" w:rsidP="00904D1F">
      <w:pPr>
        <w:pStyle w:val="Heading1"/>
        <w:numPr>
          <w:ilvl w:val="1"/>
          <w:numId w:val="40"/>
        </w:numPr>
        <w:rPr>
          <w:ins w:id="9632" w:author="Orion" w:date="2011-07-26T17:08:00Z"/>
          <w:b w:val="0"/>
          <w:sz w:val="44"/>
          <w:szCs w:val="52"/>
        </w:rPr>
      </w:pPr>
      <w:bookmarkStart w:id="9633" w:name="_Toc299463913"/>
      <w:ins w:id="9634" w:author="Orion" w:date="2011-07-26T17:07:00Z">
        <w:r>
          <w:rPr>
            <w:b w:val="0"/>
            <w:sz w:val="44"/>
            <w:szCs w:val="52"/>
          </w:rPr>
          <w:t>Conclusión</w:t>
        </w:r>
      </w:ins>
      <w:bookmarkEnd w:id="9633"/>
    </w:p>
    <w:p w14:paraId="308AE70A" w14:textId="1A59A868" w:rsidR="0050085B" w:rsidDel="002E5073" w:rsidRDefault="004721CC">
      <w:pPr>
        <w:widowControl/>
        <w:suppressAutoHyphens w:val="0"/>
        <w:rPr>
          <w:ins w:id="9635" w:author="Orion" w:date="2011-07-08T17:12:00Z"/>
          <w:del w:id="9636" w:author="IO" w:date="2011-07-22T17:51:00Z"/>
        </w:rPr>
        <w:pPrChange w:id="9637" w:author="Orion" w:date="2011-07-26T17:09:00Z">
          <w:pPr>
            <w:spacing w:before="120"/>
            <w:ind w:left="360"/>
            <w:jc w:val="both"/>
          </w:pPr>
        </w:pPrChange>
      </w:pPr>
      <w:ins w:id="9638" w:author="Orion" w:date="2011-07-08T17:02:00Z">
        <w:r>
          <w:t>E</w:t>
        </w:r>
      </w:ins>
      <w:ins w:id="9639" w:author="IO" w:date="2011-07-22T17:41:00Z">
        <w:r w:rsidR="00150117">
          <w:t>ste trabajo ha abordado dos objetivos en relación con las simulaciones de tráfico aéreo. E</w:t>
        </w:r>
      </w:ins>
      <w:ins w:id="9640" w:author="IO" w:date="2011-07-22T17:42:00Z">
        <w:r w:rsidR="00150117">
          <w:t>n</w:t>
        </w:r>
      </w:ins>
      <w:ins w:id="9641" w:author="IO" w:date="2011-07-22T17:41:00Z">
        <w:r w:rsidR="00150117">
          <w:t xml:space="preserve"> primer lugar mostrar la viabilidad de las</w:t>
        </w:r>
      </w:ins>
      <w:ins w:id="9642" w:author="IO" w:date="2011-07-22T17:42:00Z">
        <w:r w:rsidR="00150117">
          <w:t xml:space="preserve"> </w:t>
        </w:r>
      </w:ins>
      <w:ins w:id="9643" w:author="IO" w:date="2011-07-22T17:41:00Z">
        <w:r w:rsidR="00150117">
          <w:t>aproximaciones ABM en combinaci</w:t>
        </w:r>
      </w:ins>
      <w:ins w:id="9644" w:author="IO" w:date="2011-07-22T17:42:00Z">
        <w:r w:rsidR="00150117">
          <w:t>ón con MDE para ofrecer un marco flexible y extensible para este tipo de simulaciones. En segundo lugar, ofrecer una versión inicial de los modelos que</w:t>
        </w:r>
        <w:r w:rsidR="002E5073">
          <w:t xml:space="preserve"> reco</w:t>
        </w:r>
      </w:ins>
      <w:ins w:id="9645" w:author="IO" w:date="2011-07-22T17:43:00Z">
        <w:r w:rsidR="002E5073">
          <w:t>jan</w:t>
        </w:r>
      </w:ins>
      <w:ins w:id="9646" w:author="IO" w:date="2011-07-22T17:42:00Z">
        <w:r w:rsidR="002E5073">
          <w:t xml:space="preserve"> información sobre el tráfico aéreo</w:t>
        </w:r>
      </w:ins>
      <w:ins w:id="9647" w:author="IO" w:date="2011-07-22T17:43:00Z">
        <w:r w:rsidR="002E5073">
          <w:t xml:space="preserve"> de forma que pueda ser usada para </w:t>
        </w:r>
      </w:ins>
      <w:ins w:id="9648" w:author="IO" w:date="2011-07-22T17:44:00Z">
        <w:r w:rsidR="002E5073">
          <w:t>especificar</w:t>
        </w:r>
      </w:ins>
      <w:ins w:id="9649" w:author="IO" w:date="2011-07-22T17:43:00Z">
        <w:r w:rsidR="002E5073">
          <w:t xml:space="preserve"> simulaciones.</w:t>
        </w:r>
      </w:ins>
      <w:ins w:id="9650" w:author="IO" w:date="2011-07-22T17:53:00Z">
        <w:r w:rsidR="0043714D">
          <w:t xml:space="preserve"> La adopción de esta aproximación </w:t>
        </w:r>
      </w:ins>
      <w:ins w:id="9651" w:author="Orion" w:date="2011-07-08T17:02:00Z">
        <w:del w:id="9652" w:author="IO" w:date="2011-07-22T17:47:00Z">
          <w:r w:rsidDel="002E5073">
            <w:delText xml:space="preserve">l objetivo de este trabajo ha sido </w:delText>
          </w:r>
        </w:del>
      </w:ins>
      <w:ins w:id="9653" w:author="Orion" w:date="2011-07-08T16:59:00Z">
        <w:del w:id="9654" w:author="IO" w:date="2011-07-22T17:47:00Z">
          <w:r w:rsidR="0050085B" w:rsidRPr="0050085B" w:rsidDel="002E5073">
            <w:rPr>
              <w:rPrChange w:id="9655"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9656" w:author="Orion" w:date="2011-07-08T16:59:00Z">
                <w:rPr>
                  <w:highlight w:val="yellow"/>
                </w:rPr>
              </w:rPrChange>
            </w:rPr>
            <w:delText xml:space="preserve">, y realizar </w:delText>
          </w:r>
        </w:del>
      </w:ins>
      <w:ins w:id="9657" w:author="Orion" w:date="2011-07-08T17:04:00Z">
        <w:del w:id="9658" w:author="IO" w:date="2011-07-22T17:47:00Z">
          <w:r w:rsidDel="002E5073">
            <w:delText xml:space="preserve">un </w:delText>
          </w:r>
        </w:del>
      </w:ins>
      <w:ins w:id="9659" w:author="Orion" w:date="2011-07-08T17:03:00Z">
        <w:del w:id="9660" w:author="IO" w:date="2011-07-22T17:47:00Z">
          <w:r w:rsidDel="002E5073">
            <w:delText xml:space="preserve">diseño que aporte </w:delText>
          </w:r>
        </w:del>
      </w:ins>
      <w:ins w:id="9661" w:author="Orion" w:date="2011-07-08T16:59:00Z">
        <w:del w:id="9662" w:author="IO" w:date="2011-07-22T17:47:00Z">
          <w:r w:rsidR="0050085B" w:rsidRPr="0050085B" w:rsidDel="002E5073">
            <w:rPr>
              <w:rPrChange w:id="9663" w:author="Orion" w:date="2011-07-08T16:59:00Z">
                <w:rPr>
                  <w:highlight w:val="yellow"/>
                </w:rPr>
              </w:rPrChange>
            </w:rPr>
            <w:delText>la base para incorporar y extender dichos requisitos. En particular</w:delText>
          </w:r>
        </w:del>
        <w:del w:id="9664" w:author="IO" w:date="2011-07-22T17:51:00Z">
          <w:r w:rsidR="0050085B" w:rsidRPr="0050085B" w:rsidDel="002E5073">
            <w:rPr>
              <w:rPrChange w:id="9665" w:author="Orion" w:date="2011-07-08T16:59:00Z">
                <w:rPr>
                  <w:highlight w:val="yellow"/>
                </w:rPr>
              </w:rPrChange>
            </w:rPr>
            <w:delText xml:space="preserve">, se ha analizado la importancia </w:delText>
          </w:r>
        </w:del>
        <w:del w:id="9666" w:author="IO" w:date="2011-07-22T17:47:00Z">
          <w:r w:rsidR="0050085B" w:rsidRPr="0050085B" w:rsidDel="002E5073">
            <w:rPr>
              <w:rPrChange w:id="9667" w:author="Orion" w:date="2011-07-08T16:59:00Z">
                <w:rPr>
                  <w:highlight w:val="yellow"/>
                </w:rPr>
              </w:rPrChange>
            </w:rPr>
            <w:delText>que para estas simulaciones tiene</w:delText>
          </w:r>
        </w:del>
        <w:del w:id="9668" w:author="IO" w:date="2011-07-22T17:51:00Z">
          <w:r w:rsidR="0050085B" w:rsidRPr="0050085B" w:rsidDel="002E5073">
            <w:rPr>
              <w:rPrChange w:id="9669" w:author="Orion" w:date="2011-07-08T16:59:00Z">
                <w:rPr>
                  <w:highlight w:val="yellow"/>
                </w:rPr>
              </w:rPrChange>
            </w:rPr>
            <w:delText xml:space="preserve"> considerar el comportamiento de los </w:delText>
          </w:r>
        </w:del>
      </w:ins>
      <w:ins w:id="9670" w:author="Orion" w:date="2011-07-08T17:00:00Z">
        <w:del w:id="9671" w:author="IO" w:date="2011-07-22T17:51:00Z">
          <w:r w:rsidR="0050085B" w:rsidDel="002E5073">
            <w:delText xml:space="preserve">humanos </w:delText>
          </w:r>
        </w:del>
      </w:ins>
      <w:ins w:id="9672" w:author="Orion" w:date="2011-07-08T17:01:00Z">
        <w:del w:id="9673" w:author="IO" w:date="2011-07-22T17:51:00Z">
          <w:r w:rsidR="0050085B" w:rsidDel="002E5073">
            <w:delText xml:space="preserve">que intervienen </w:delText>
          </w:r>
        </w:del>
      </w:ins>
      <w:ins w:id="9674" w:author="Orion" w:date="2011-07-08T17:00:00Z">
        <w:del w:id="9675" w:author="IO" w:date="2011-07-22T17:47:00Z">
          <w:r w:rsidR="0050085B" w:rsidDel="002E5073">
            <w:delText>como</w:delText>
          </w:r>
        </w:del>
        <w:del w:id="9676" w:author="IO" w:date="2011-07-22T17:51:00Z">
          <w:r w:rsidR="0050085B" w:rsidDel="002E5073">
            <w:delText xml:space="preserve"> pilotos, controladores</w:delText>
          </w:r>
        </w:del>
        <w:del w:id="9677" w:author="IO" w:date="2011-07-22T17:47:00Z">
          <w:r w:rsidR="0050085B" w:rsidDel="002E5073">
            <w:delText>,</w:delText>
          </w:r>
        </w:del>
        <w:del w:id="9678" w:author="IO" w:date="2011-07-22T17:51:00Z">
          <w:r w:rsidR="0050085B" w:rsidDel="002E5073">
            <w:delText xml:space="preserve"> gestores de panes de vuelo</w:delText>
          </w:r>
        </w:del>
        <w:del w:id="9679" w:author="IO" w:date="2011-07-22T17:47:00Z">
          <w:r w:rsidR="0050085B" w:rsidDel="002E5073">
            <w:delText>, etc</w:delText>
          </w:r>
        </w:del>
      </w:ins>
      <w:ins w:id="9680" w:author="Orion" w:date="2011-07-08T16:59:00Z">
        <w:del w:id="9681" w:author="IO" w:date="2011-07-22T17:51:00Z">
          <w:r w:rsidR="0050085B" w:rsidRPr="0050085B" w:rsidDel="002E5073">
            <w:rPr>
              <w:rPrChange w:id="9682" w:author="Orion" w:date="2011-07-08T16:59:00Z">
                <w:rPr>
                  <w:highlight w:val="yellow"/>
                </w:rPr>
              </w:rPrChange>
            </w:rPr>
            <w:delText>.</w:delText>
          </w:r>
          <w:r w:rsidR="0050085B" w:rsidDel="002E5073">
            <w:delText xml:space="preserve"> </w:delText>
          </w:r>
        </w:del>
      </w:ins>
      <w:ins w:id="9683" w:author="Orion" w:date="2011-07-08T17:06:00Z">
        <w:del w:id="9684" w:author="IO" w:date="2011-07-22T17:51:00Z">
          <w:r w:rsidDel="002E5073">
            <w:delText xml:space="preserve">De acuerdo </w:delText>
          </w:r>
        </w:del>
        <w:del w:id="9685" w:author="IO" w:date="2011-07-22T17:48:00Z">
          <w:r w:rsidDel="002E5073">
            <w:delText>a</w:delText>
          </w:r>
        </w:del>
      </w:ins>
      <w:ins w:id="9686" w:author="Orion" w:date="2011-07-08T16:59:00Z">
        <w:del w:id="9687"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9688" w:author="Orion" w:date="2011-07-08T17:04:00Z">
        <w:del w:id="9689" w:author="IO" w:date="2011-07-22T17:51:00Z">
          <w:r w:rsidDel="002E5073">
            <w:delText xml:space="preserve"> aéreo</w:delText>
          </w:r>
        </w:del>
      </w:ins>
      <w:ins w:id="9690" w:author="Orion" w:date="2011-07-08T16:59:00Z">
        <w:del w:id="9691" w:author="IO" w:date="2011-07-22T17:51:00Z">
          <w:r w:rsidR="0050085B" w:rsidDel="002E5073">
            <w:delText>.</w:delText>
          </w:r>
        </w:del>
      </w:ins>
      <w:ins w:id="9692" w:author="Orion" w:date="2011-07-08T17:05:00Z">
        <w:del w:id="9693" w:author="IO" w:date="2011-07-22T17:51:00Z">
          <w:r w:rsidDel="002E5073">
            <w:delText xml:space="preserve"> </w:delText>
          </w:r>
        </w:del>
      </w:ins>
      <w:ins w:id="9694" w:author="Orion" w:date="2011-07-08T17:11:00Z">
        <w:del w:id="9695" w:author="IO" w:date="2011-07-22T17:50:00Z">
          <w:r w:rsidR="00E056FD" w:rsidDel="002E5073">
            <w:delText>Como consecuencia de la implementación de d</w:delText>
          </w:r>
        </w:del>
      </w:ins>
      <w:ins w:id="9696" w:author="Orion" w:date="2011-07-08T17:09:00Z">
        <w:del w:id="9697" w:author="IO" w:date="2011-07-22T17:50:00Z">
          <w:r w:rsidR="00E056FD" w:rsidDel="002E5073">
            <w:delText xml:space="preserve">icho trabajo </w:delText>
          </w:r>
        </w:del>
      </w:ins>
      <w:ins w:id="9698" w:author="Orion" w:date="2011-07-08T17:11:00Z">
        <w:del w:id="9699" w:author="IO" w:date="2011-07-22T17:50:00Z">
          <w:r w:rsidR="00E056FD" w:rsidDel="002E5073">
            <w:delText>se ha podido</w:delText>
          </w:r>
        </w:del>
      </w:ins>
      <w:ins w:id="9700" w:author="Orion" w:date="2011-07-08T17:09:00Z">
        <w:del w:id="9701" w:author="IO" w:date="2011-07-22T17:50:00Z">
          <w:r w:rsidR="00E056FD" w:rsidDel="002E5073">
            <w:delText xml:space="preserve"> a su vez </w:delText>
          </w:r>
        </w:del>
      </w:ins>
      <w:ins w:id="9702" w:author="Orion" w:date="2011-07-08T17:10:00Z">
        <w:del w:id="9703" w:author="IO" w:date="2011-07-22T17:50:00Z">
          <w:r w:rsidR="00E056FD" w:rsidDel="002E5073">
            <w:delText>observar</w:delText>
          </w:r>
        </w:del>
      </w:ins>
      <w:ins w:id="9704" w:author="Orion" w:date="2011-07-08T17:09:00Z">
        <w:del w:id="9705" w:author="IO" w:date="2011-07-22T17:50:00Z">
          <w:r w:rsidR="00E056FD" w:rsidDel="002E5073">
            <w:delText xml:space="preserve"> que la introducción de nuevas tecnologías</w:delText>
          </w:r>
        </w:del>
      </w:ins>
      <w:ins w:id="9706" w:author="Orion" w:date="2011-07-08T17:11:00Z">
        <w:del w:id="9707" w:author="IO" w:date="2011-07-22T17:50:00Z">
          <w:r w:rsidR="00E056FD" w:rsidDel="002E5073">
            <w:delText xml:space="preserve"> como l</w:delText>
          </w:r>
        </w:del>
      </w:ins>
      <w:ins w:id="9708" w:author="Orion" w:date="2011-07-08T17:12:00Z">
        <w:del w:id="9709" w:author="IO" w:date="2011-07-22T17:50:00Z">
          <w:r w:rsidR="00E056FD" w:rsidDel="002E5073">
            <w:delText>a de los</w:delText>
          </w:r>
        </w:del>
      </w:ins>
      <w:ins w:id="9710" w:author="Orion" w:date="2011-07-08T17:11:00Z">
        <w:del w:id="9711" w:author="IO" w:date="2011-07-22T17:51:00Z">
          <w:r w:rsidR="00E056FD" w:rsidDel="002E5073">
            <w:delText xml:space="preserve"> </w:delText>
          </w:r>
        </w:del>
        <w:del w:id="9712" w:author="IO" w:date="2011-07-22T17:50:00Z">
          <w:r w:rsidR="00E056FD" w:rsidDel="002E5073">
            <w:delText>UAVs</w:delText>
          </w:r>
        </w:del>
      </w:ins>
      <w:ins w:id="9713" w:author="Orion" w:date="2011-07-08T17:09:00Z">
        <w:del w:id="9714" w:author="IO" w:date="2011-07-22T17:50:00Z">
          <w:r w:rsidR="00E056FD" w:rsidDel="002E5073">
            <w:delText xml:space="preserve"> puede influir positivamente en</w:delText>
          </w:r>
        </w:del>
      </w:ins>
      <w:ins w:id="9715" w:author="Orion" w:date="2011-07-08T17:10:00Z">
        <w:del w:id="9716" w:author="IO" w:date="2011-07-22T17:50:00Z">
          <w:r w:rsidR="00E056FD" w:rsidDel="002E5073">
            <w:delText xml:space="preserve"> solucionar</w:delText>
          </w:r>
        </w:del>
        <w:del w:id="9717" w:author="IO" w:date="2011-07-22T17:51:00Z">
          <w:r w:rsidR="00E056FD" w:rsidDel="002E5073">
            <w:delText xml:space="preserve"> parte de los problemas </w:delText>
          </w:r>
        </w:del>
        <w:del w:id="9718" w:author="IO" w:date="2011-07-22T17:50:00Z">
          <w:r w:rsidR="00E056FD" w:rsidDel="002E5073">
            <w:delText>que hay actualmente en</w:delText>
          </w:r>
        </w:del>
      </w:ins>
      <w:ins w:id="9719" w:author="Orion" w:date="2011-07-08T17:09:00Z">
        <w:del w:id="9720" w:author="IO" w:date="2011-07-22T17:50:00Z">
          <w:r w:rsidR="00E056FD" w:rsidDel="002E5073">
            <w:delText xml:space="preserve"> la</w:delText>
          </w:r>
        </w:del>
        <w:del w:id="9721" w:author="IO" w:date="2011-07-22T17:51:00Z">
          <w:r w:rsidR="00E056FD" w:rsidDel="002E5073">
            <w:delText xml:space="preserve"> gestión del tr</w:delText>
          </w:r>
        </w:del>
      </w:ins>
      <w:ins w:id="9722" w:author="Orion" w:date="2011-07-08T17:10:00Z">
        <w:del w:id="9723" w:author="IO" w:date="2011-07-22T17:51:00Z">
          <w:r w:rsidR="00E056FD" w:rsidDel="002E5073">
            <w:delText>á</w:delText>
          </w:r>
        </w:del>
      </w:ins>
      <w:ins w:id="9724" w:author="Orion" w:date="2011-07-08T17:09:00Z">
        <w:del w:id="9725" w:author="IO" w:date="2011-07-22T17:51:00Z">
          <w:r w:rsidR="00E056FD" w:rsidDel="002E5073">
            <w:delText>fico a</w:delText>
          </w:r>
        </w:del>
      </w:ins>
      <w:ins w:id="9726" w:author="Orion" w:date="2011-07-08T17:10:00Z">
        <w:del w:id="9727" w:author="IO" w:date="2011-07-22T17:51:00Z">
          <w:r w:rsidR="00E056FD" w:rsidDel="002E5073">
            <w:delText>éreo</w:delText>
          </w:r>
        </w:del>
      </w:ins>
      <w:ins w:id="9728" w:author="Orion" w:date="2011-07-08T17:12:00Z">
        <w:del w:id="9729" w:author="IO" w:date="2011-07-22T17:51:00Z">
          <w:r w:rsidR="00E056FD" w:rsidDel="002E5073">
            <w:delText>.</w:delText>
          </w:r>
        </w:del>
      </w:ins>
    </w:p>
    <w:p w14:paraId="36AA1162" w14:textId="52DC8B6F" w:rsidR="00976B61" w:rsidRDefault="00E056FD">
      <w:pPr>
        <w:spacing w:after="120"/>
        <w:jc w:val="both"/>
        <w:rPr>
          <w:ins w:id="9730" w:author="Orion" w:date="2011-07-08T17:30:00Z"/>
        </w:rPr>
        <w:pPrChange w:id="9731" w:author="IO" w:date="2011-07-22T17:54:00Z">
          <w:pPr>
            <w:spacing w:before="120"/>
            <w:ind w:left="360"/>
            <w:jc w:val="both"/>
          </w:pPr>
        </w:pPrChange>
      </w:pPr>
      <w:ins w:id="9732" w:author="Orion" w:date="2011-07-08T17:12:00Z">
        <w:del w:id="9733" w:author="IO" w:date="2011-07-22T17:54:00Z">
          <w:r w:rsidDel="0043714D">
            <w:delText>La elaboración de</w:delText>
          </w:r>
        </w:del>
      </w:ins>
      <w:ins w:id="9734" w:author="Orion" w:date="2011-07-08T17:13:00Z">
        <w:del w:id="9735" w:author="IO" w:date="2011-07-22T17:54:00Z">
          <w:r w:rsidDel="0043714D">
            <w:delText>l</w:delText>
          </w:r>
        </w:del>
      </w:ins>
      <w:ins w:id="9736" w:author="Orion" w:date="2011-07-08T17:12:00Z">
        <w:del w:id="9737" w:author="IO" w:date="2011-07-22T17:54:00Z">
          <w:r w:rsidDel="0043714D">
            <w:delText xml:space="preserve"> conjunto de requisitos</w:delText>
          </w:r>
        </w:del>
      </w:ins>
      <w:ins w:id="9738" w:author="Orion" w:date="2011-07-08T17:13:00Z">
        <w:del w:id="9739" w:author="IO" w:date="2011-07-22T17:54:00Z">
          <w:r w:rsidDel="0043714D">
            <w:delText xml:space="preserve"> </w:delText>
          </w:r>
        </w:del>
        <w:del w:id="9740" w:author="IO" w:date="2011-07-22T17:52:00Z">
          <w:r w:rsidDel="002E5073">
            <w:delText xml:space="preserve">que debía cumplir el sistema para </w:delText>
          </w:r>
        </w:del>
      </w:ins>
      <w:ins w:id="9741" w:author="Orion" w:date="2011-07-08T17:14:00Z">
        <w:del w:id="9742" w:author="IO" w:date="2011-07-22T17:52:00Z">
          <w:r w:rsidDel="002E5073">
            <w:delText xml:space="preserve">que </w:delText>
          </w:r>
        </w:del>
      </w:ins>
      <w:ins w:id="9743" w:author="Orion" w:date="2011-07-08T17:16:00Z">
        <w:del w:id="9744" w:author="IO" w:date="2011-07-22T17:52:00Z">
          <w:r w:rsidDel="002E5073">
            <w:delText>el grado de parentesco con la realidad fuera el mayor posible</w:delText>
          </w:r>
        </w:del>
      </w:ins>
      <w:ins w:id="9745" w:author="Orion" w:date="2011-07-08T17:14:00Z">
        <w:del w:id="9746" w:author="IO" w:date="2011-07-22T17:52:00Z">
          <w:r w:rsidDel="002E5073">
            <w:delText xml:space="preserve"> </w:delText>
          </w:r>
        </w:del>
        <w:r>
          <w:t xml:space="preserve">se ha basado en </w:t>
        </w:r>
        <w:del w:id="9747" w:author="IO" w:date="2011-07-22T17:52:00Z">
          <w:r w:rsidDel="002E5073">
            <w:delText xml:space="preserve">el estudio de una serie de trabajos </w:delText>
          </w:r>
        </w:del>
      </w:ins>
      <w:ins w:id="9748" w:author="Orion" w:date="2011-07-08T17:25:00Z">
        <w:del w:id="9749" w:author="IO" w:date="2011-07-22T17:52:00Z">
          <w:r w:rsidR="000B0B40" w:rsidDel="002E5073">
            <w:delText>centrados en el</w:delText>
          </w:r>
        </w:del>
      </w:ins>
      <w:ins w:id="9750" w:author="Orion" w:date="2011-07-08T17:15:00Z">
        <w:del w:id="9751" w:author="IO" w:date="2011-07-22T17:52:00Z">
          <w:r w:rsidDel="002E5073">
            <w:delText xml:space="preserve"> misma</w:delText>
          </w:r>
        </w:del>
      </w:ins>
      <w:ins w:id="9752" w:author="Orion" w:date="2011-07-08T17:14:00Z">
        <w:del w:id="9753" w:author="IO" w:date="2011-07-22T17:52:00Z">
          <w:r w:rsidDel="002E5073">
            <w:delText xml:space="preserve"> </w:delText>
          </w:r>
        </w:del>
      </w:ins>
      <w:ins w:id="9754" w:author="Orion" w:date="2011-07-08T17:15:00Z">
        <w:del w:id="9755" w:author="IO" w:date="2011-07-22T17:52:00Z">
          <w:r w:rsidDel="002E5073">
            <w:delText>á</w:delText>
          </w:r>
        </w:del>
      </w:ins>
      <w:ins w:id="9756" w:author="Orion" w:date="2011-07-08T17:14:00Z">
        <w:del w:id="9757" w:author="IO" w:date="2011-07-22T17:52:00Z">
          <w:r w:rsidDel="002E5073">
            <w:delText>r</w:delText>
          </w:r>
        </w:del>
      </w:ins>
      <w:ins w:id="9758" w:author="Orion" w:date="2011-07-08T17:15:00Z">
        <w:del w:id="9759" w:author="IO" w:date="2011-07-22T17:52:00Z">
          <w:r w:rsidDel="002E5073">
            <w:delText>e</w:delText>
          </w:r>
        </w:del>
      </w:ins>
      <w:ins w:id="9760" w:author="Orion" w:date="2011-07-08T17:14:00Z">
        <w:del w:id="9761" w:author="IO" w:date="2011-07-22T17:52:00Z">
          <w:r w:rsidDel="002E5073">
            <w:delText>a</w:delText>
          </w:r>
        </w:del>
      </w:ins>
      <w:ins w:id="9762" w:author="IO" w:date="2011-07-22T17:52:00Z">
        <w:r w:rsidR="002E5073">
          <w:t>un análisis del estado del arte</w:t>
        </w:r>
      </w:ins>
      <w:ins w:id="9763" w:author="Orion" w:date="2011-07-08T17:14:00Z">
        <w:r>
          <w:t>.</w:t>
        </w:r>
      </w:ins>
      <w:ins w:id="9764" w:author="Orion" w:date="2011-07-08T17:17:00Z">
        <w:r>
          <w:t xml:space="preserve"> </w:t>
        </w:r>
      </w:ins>
      <w:ins w:id="9765" w:author="Orion" w:date="2011-07-08T17:19:00Z">
        <w:r w:rsidR="009E69E8">
          <w:t>En dicho estudio se ha</w:t>
        </w:r>
        <w:del w:id="9766" w:author="IO" w:date="2011-07-22T17:52:00Z">
          <w:r w:rsidR="009E69E8" w:rsidDel="002E5073">
            <w:delText>n</w:delText>
          </w:r>
        </w:del>
        <w:r w:rsidR="009E69E8">
          <w:t xml:space="preserve"> </w:t>
        </w:r>
        <w:del w:id="9767" w:author="IO" w:date="2011-07-22T17:52:00Z">
          <w:r w:rsidR="009E69E8" w:rsidDel="002E5073">
            <w:delText>tenido</w:delText>
          </w:r>
        </w:del>
      </w:ins>
      <w:ins w:id="9768" w:author="IO" w:date="2011-07-22T17:52:00Z">
        <w:r w:rsidR="002E5073">
          <w:t xml:space="preserve">prestado especial atención </w:t>
        </w:r>
      </w:ins>
      <w:ins w:id="9769" w:author="Orion" w:date="2011-07-08T17:19:00Z">
        <w:del w:id="9770" w:author="IO" w:date="2011-07-22T17:52:00Z">
          <w:r w:rsidR="009E69E8" w:rsidDel="002E5073">
            <w:delText xml:space="preserve"> en cuent</w:delText>
          </w:r>
        </w:del>
        <w:r w:rsidR="009E69E8">
          <w:t xml:space="preserve">a las limitaciones </w:t>
        </w:r>
      </w:ins>
      <w:ins w:id="9771" w:author="IO" w:date="2011-07-22T17:53:00Z">
        <w:r w:rsidR="002E5073">
          <w:t xml:space="preserve">que aparecen en </w:t>
        </w:r>
      </w:ins>
      <w:ins w:id="9772" w:author="Orion" w:date="2011-07-08T17:19:00Z">
        <w:del w:id="9773" w:author="IO" w:date="2011-07-22T17:53:00Z">
          <w:r w:rsidR="009E69E8" w:rsidDel="002E5073">
            <w:delText xml:space="preserve">de </w:delText>
          </w:r>
        </w:del>
        <w:r w:rsidR="009E69E8">
          <w:t xml:space="preserve">las herramientas </w:t>
        </w:r>
      </w:ins>
      <w:ins w:id="9774" w:author="IO" w:date="2011-07-22T17:53:00Z">
        <w:r w:rsidR="002E5073">
          <w:t xml:space="preserve">actuales, </w:t>
        </w:r>
        <w:r w:rsidR="0043714D">
          <w:t xml:space="preserve">buscado aportar </w:t>
        </w:r>
      </w:ins>
      <w:ins w:id="9775" w:author="Orion" w:date="2011-07-08T17:19:00Z">
        <w:del w:id="9776" w:author="IO" w:date="2011-07-22T17:54:00Z">
          <w:r w:rsidR="009E69E8" w:rsidDel="0043714D">
            <w:delText xml:space="preserve">que se presentaban tratando </w:delText>
          </w:r>
        </w:del>
      </w:ins>
      <w:ins w:id="9777" w:author="Orion" w:date="2011-07-08T17:20:00Z">
        <w:del w:id="9778" w:author="IO" w:date="2011-07-22T17:54:00Z">
          <w:r w:rsidR="009E69E8" w:rsidDel="0043714D">
            <w:delText xml:space="preserve">que </w:delText>
          </w:r>
        </w:del>
      </w:ins>
      <w:ins w:id="9779" w:author="Orion" w:date="2011-07-08T17:22:00Z">
        <w:del w:id="9780" w:author="IO" w:date="2011-07-22T17:54:00Z">
          <w:r w:rsidR="009E69E8" w:rsidDel="0043714D">
            <w:delText>e</w:delText>
          </w:r>
        </w:del>
      </w:ins>
      <w:ins w:id="9781" w:author="Orion" w:date="2011-07-08T17:20:00Z">
        <w:del w:id="9782" w:author="IO" w:date="2011-07-22T17:54:00Z">
          <w:r w:rsidR="009E69E8" w:rsidDel="0043714D">
            <w:delText>l nuevo sistema</w:delText>
          </w:r>
        </w:del>
      </w:ins>
      <w:ins w:id="9783" w:author="Orion" w:date="2011-07-08T17:22:00Z">
        <w:del w:id="9784" w:author="IO" w:date="2011-07-22T17:54:00Z">
          <w:r w:rsidR="009E69E8" w:rsidDel="0043714D">
            <w:delText xml:space="preserve"> desarrollado disponga</w:delText>
          </w:r>
        </w:del>
      </w:ins>
      <w:ins w:id="9785" w:author="Orion" w:date="2011-07-08T17:20:00Z">
        <w:del w:id="9786" w:author="IO" w:date="2011-07-22T17:54:00Z">
          <w:r w:rsidR="009E69E8" w:rsidDel="0043714D">
            <w:delText xml:space="preserve"> de</w:delText>
          </w:r>
        </w:del>
      </w:ins>
      <w:ins w:id="9787" w:author="IO" w:date="2011-07-22T17:54:00Z">
        <w:r w:rsidR="0043714D">
          <w:t>posibles</w:t>
        </w:r>
      </w:ins>
      <w:ins w:id="9788" w:author="Orion" w:date="2011-07-08T17:19:00Z">
        <w:r w:rsidR="009E69E8">
          <w:t xml:space="preserve"> soluciones para </w:t>
        </w:r>
        <w:del w:id="9789" w:author="IO" w:date="2011-07-22T17:54:00Z">
          <w:r w:rsidR="009E69E8" w:rsidDel="0043714D">
            <w:delText>cubrir</w:delText>
          </w:r>
        </w:del>
      </w:ins>
      <w:ins w:id="9790" w:author="Orion" w:date="2011-07-08T17:23:00Z">
        <w:del w:id="9791" w:author="IO" w:date="2011-07-22T17:54:00Z">
          <w:r w:rsidR="009E69E8" w:rsidDel="0043714D">
            <w:delText>las</w:delText>
          </w:r>
        </w:del>
      </w:ins>
      <w:ins w:id="9792" w:author="Orion" w:date="2011-07-08T17:22:00Z">
        <w:del w:id="9793" w:author="IO" w:date="2011-07-22T17:54:00Z">
          <w:r w:rsidR="009E69E8" w:rsidDel="0043714D">
            <w:delText xml:space="preserve"> o al menos </w:delText>
          </w:r>
        </w:del>
      </w:ins>
      <w:ins w:id="9794" w:author="Orion" w:date="2011-07-08T17:23:00Z">
        <w:del w:id="9795" w:author="IO" w:date="2011-07-22T17:54:00Z">
          <w:r w:rsidR="009E69E8" w:rsidDel="0043714D">
            <w:delText>tenga</w:delText>
          </w:r>
        </w:del>
      </w:ins>
      <w:ins w:id="9796" w:author="Orion" w:date="2011-07-08T17:22:00Z">
        <w:del w:id="9797" w:author="IO" w:date="2011-07-22T17:54:00Z">
          <w:r w:rsidR="009E69E8" w:rsidDel="0043714D">
            <w:delText xml:space="preserve"> la base para que se puedan </w:delText>
          </w:r>
        </w:del>
      </w:ins>
      <w:ins w:id="9798" w:author="Orion" w:date="2011-07-08T17:26:00Z">
        <w:r w:rsidR="001924DD">
          <w:t>abordar</w:t>
        </w:r>
      </w:ins>
      <w:ins w:id="9799" w:author="IO" w:date="2011-07-22T17:54:00Z">
        <w:r w:rsidR="0043714D">
          <w:t>las</w:t>
        </w:r>
      </w:ins>
      <w:ins w:id="9800" w:author="Orion" w:date="2011-07-08T17:22:00Z">
        <w:del w:id="9801" w:author="IO" w:date="2011-07-22T17:54:00Z">
          <w:r w:rsidR="009E69E8" w:rsidDel="0043714D">
            <w:delText xml:space="preserve"> en un futuro</w:delText>
          </w:r>
        </w:del>
      </w:ins>
      <w:ins w:id="9802" w:author="Orion" w:date="2011-07-08T17:19:00Z">
        <w:r w:rsidR="009E69E8">
          <w:t>.</w:t>
        </w:r>
      </w:ins>
    </w:p>
    <w:p w14:paraId="78350758" w14:textId="4A9115A1" w:rsidR="002E5073" w:rsidRDefault="002E5073" w:rsidP="002E5073">
      <w:pPr>
        <w:spacing w:before="240" w:after="120"/>
        <w:ind w:firstLine="284"/>
        <w:jc w:val="both"/>
        <w:rPr>
          <w:ins w:id="9803" w:author="IO" w:date="2011-07-22T17:51:00Z"/>
        </w:rPr>
      </w:pPr>
      <w:ins w:id="9804"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9805" w:author="IO" w:date="2011-07-22T17:55:00Z">
        <w:r w:rsidR="0043714D">
          <w:t xml:space="preserve">modelados </w:t>
        </w:r>
      </w:ins>
      <w:ins w:id="9806" w:author="IO" w:date="2011-07-22T17:51:00Z">
        <w:r>
          <w:t xml:space="preserve">como pilotos </w:t>
        </w:r>
        <w:del w:id="9807" w:author="Orion" w:date="2011-07-26T16:07:00Z">
          <w:r w:rsidDel="002F7639">
            <w:delText>cuyo estado mental y reflejos</w:delText>
          </w:r>
        </w:del>
      </w:ins>
      <w:ins w:id="9808" w:author="Orion" w:date="2011-07-26T16:07:00Z">
        <w:r w:rsidR="002F7639">
          <w:t>cuyos estados mentales y reflejos</w:t>
        </w:r>
      </w:ins>
      <w:ins w:id="9809" w:author="IO" w:date="2011-07-22T17:51:00Z">
        <w:r>
          <w:t xml:space="preserve"> no se deterioran. Aunque se trata de una aproximación simple, ha permitido una primera valoración del impacto positivo que tendría la inclusión de UAVs para </w:t>
        </w:r>
      </w:ins>
      <w:ins w:id="9810" w:author="IO" w:date="2011-07-22T17:55:00Z">
        <w:r w:rsidR="0043714D">
          <w:t>mitigar</w:t>
        </w:r>
      </w:ins>
      <w:ins w:id="9811"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9812" w:author="IO" w:date="2011-07-22T18:06:00Z"/>
        </w:rPr>
      </w:pPr>
      <w:ins w:id="9813" w:author="IO" w:date="2011-07-22T17:58:00Z">
        <w:r>
          <w:t xml:space="preserve">Trasladar el esfuerzo de modelado a simulaciones no es una tarea trivial. </w:t>
        </w:r>
      </w:ins>
      <w:ins w:id="9814"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9815"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9816" w:author="IO" w:date="2011-07-22T18:06:00Z">
        <w:r w:rsidR="00396E52">
          <w:t>diseño</w:t>
        </w:r>
      </w:ins>
      <w:ins w:id="9817" w:author="IO" w:date="2011-07-22T18:00:00Z">
        <w:r>
          <w:t xml:space="preserve"> y finalmente al c</w:t>
        </w:r>
      </w:ins>
      <w:ins w:id="9818" w:author="IO" w:date="2011-07-22T18:01:00Z">
        <w:r>
          <w:t>ódigo. Para demostra</w:t>
        </w:r>
      </w:ins>
      <w:ins w:id="9819" w:author="IO" w:date="2011-07-22T18:03:00Z">
        <w:r>
          <w:t>r</w:t>
        </w:r>
      </w:ins>
      <w:ins w:id="9820" w:author="IO" w:date="2011-07-22T18:01:00Z">
        <w:r>
          <w:t xml:space="preserve"> la viabilidad de esta propuesta se ha usado</w:t>
        </w:r>
      </w:ins>
      <w:ins w:id="9821" w:author="Orion" w:date="2011-07-08T17:40:00Z">
        <w:del w:id="9822" w:author="IO" w:date="2011-07-22T18:01:00Z">
          <w:r w:rsidR="00B238D2" w:rsidDel="0043714D">
            <w:delText>De este modo s</w:delText>
          </w:r>
        </w:del>
      </w:ins>
      <w:ins w:id="9823" w:author="Orion" w:date="2011-07-08T17:31:00Z">
        <w:del w:id="9824" w:author="IO" w:date="2011-07-22T18:01:00Z">
          <w:r w:rsidR="00976B61" w:rsidDel="0043714D">
            <w:delText xml:space="preserve">e </w:delText>
          </w:r>
          <w:r w:rsidR="00B238D2" w:rsidDel="0043714D">
            <w:delText>consider</w:delText>
          </w:r>
        </w:del>
      </w:ins>
      <w:ins w:id="9825" w:author="Orion" w:date="2011-07-08T17:40:00Z">
        <w:del w:id="9826" w:author="IO" w:date="2011-07-22T18:01:00Z">
          <w:r w:rsidR="00B238D2" w:rsidDel="0043714D">
            <w:delText>ó</w:delText>
          </w:r>
        </w:del>
      </w:ins>
      <w:ins w:id="9827" w:author="Orion" w:date="2011-07-08T17:31:00Z">
        <w:del w:id="9828" w:author="IO" w:date="2011-07-22T18:01:00Z">
          <w:r w:rsidR="00976B61" w:rsidDel="0043714D">
            <w:delText xml:space="preserve"> que </w:delText>
          </w:r>
        </w:del>
      </w:ins>
      <w:ins w:id="9829" w:author="Orion" w:date="2011-07-08T17:33:00Z">
        <w:del w:id="9830" w:author="IO" w:date="2011-07-22T18:01:00Z">
          <w:r w:rsidR="00976B61" w:rsidDel="0043714D">
            <w:delText xml:space="preserve">la mejor </w:delText>
          </w:r>
        </w:del>
      </w:ins>
      <w:ins w:id="9831" w:author="Orion" w:date="2011-07-08T17:36:00Z">
        <w:del w:id="9832" w:author="IO" w:date="2011-07-22T18:01:00Z">
          <w:r w:rsidR="00976B61" w:rsidDel="0043714D">
            <w:delText>forma</w:delText>
          </w:r>
        </w:del>
      </w:ins>
      <w:ins w:id="9833" w:author="Orion" w:date="2011-07-08T17:33:00Z">
        <w:del w:id="9834" w:author="IO" w:date="2011-07-22T18:01:00Z">
          <w:r w:rsidR="00976B61" w:rsidDel="0043714D">
            <w:delText xml:space="preserve"> de </w:delText>
          </w:r>
        </w:del>
      </w:ins>
      <w:ins w:id="9835" w:author="Orion" w:date="2011-07-08T17:45:00Z">
        <w:del w:id="9836" w:author="IO" w:date="2011-07-22T18:01:00Z">
          <w:r w:rsidR="00C210D4" w:rsidDel="0043714D">
            <w:delText>desarrollar</w:delText>
          </w:r>
        </w:del>
      </w:ins>
      <w:ins w:id="9837" w:author="Orion" w:date="2011-07-08T17:34:00Z">
        <w:del w:id="9838" w:author="IO" w:date="2011-07-22T18:01:00Z">
          <w:r w:rsidR="00976B61" w:rsidDel="0043714D">
            <w:delText xml:space="preserve"> una herramienta que </w:delText>
          </w:r>
        </w:del>
      </w:ins>
      <w:ins w:id="9839" w:author="Orion" w:date="2011-07-08T17:40:00Z">
        <w:del w:id="9840" w:author="IO" w:date="2011-07-22T18:01:00Z">
          <w:r w:rsidR="00B238D2" w:rsidDel="0043714D">
            <w:delText>pudiera</w:delText>
          </w:r>
        </w:del>
      </w:ins>
      <w:ins w:id="9841" w:author="Orion" w:date="2011-07-08T17:32:00Z">
        <w:del w:id="9842" w:author="IO" w:date="2011-07-22T18:01:00Z">
          <w:r w:rsidR="00976B61" w:rsidDel="0043714D">
            <w:delText xml:space="preserve"> </w:delText>
          </w:r>
        </w:del>
      </w:ins>
      <w:ins w:id="9843" w:author="Orion" w:date="2011-07-08T17:34:00Z">
        <w:del w:id="9844" w:author="IO" w:date="2011-07-22T18:01:00Z">
          <w:r w:rsidR="00976B61" w:rsidDel="0043714D">
            <w:delText xml:space="preserve">afrontar </w:delText>
          </w:r>
        </w:del>
      </w:ins>
      <w:ins w:id="9845" w:author="Orion" w:date="2011-07-08T17:35:00Z">
        <w:del w:id="9846" w:author="IO" w:date="2011-07-22T18:01:00Z">
          <w:r w:rsidR="00976B61" w:rsidDel="0043714D">
            <w:delText xml:space="preserve">de manera </w:delText>
          </w:r>
        </w:del>
      </w:ins>
      <w:ins w:id="9847" w:author="Orion" w:date="2011-07-08T17:36:00Z">
        <w:del w:id="9848" w:author="IO" w:date="2011-07-22T18:01:00Z">
          <w:r w:rsidR="00976B61" w:rsidDel="0043714D">
            <w:delText>eficaz</w:delText>
          </w:r>
        </w:del>
      </w:ins>
      <w:ins w:id="9849" w:author="Orion" w:date="2011-07-08T17:35:00Z">
        <w:del w:id="9850" w:author="IO" w:date="2011-07-22T18:01:00Z">
          <w:r w:rsidR="00976B61" w:rsidDel="0043714D">
            <w:delText xml:space="preserve"> el</w:delText>
          </w:r>
        </w:del>
      </w:ins>
      <w:ins w:id="9851" w:author="Orion" w:date="2011-07-08T17:32:00Z">
        <w:del w:id="9852" w:author="IO" w:date="2011-07-22T18:01:00Z">
          <w:r w:rsidR="00976B61" w:rsidDel="0043714D">
            <w:delText xml:space="preserve"> problema</w:delText>
          </w:r>
        </w:del>
      </w:ins>
      <w:ins w:id="9853" w:author="Orion" w:date="2011-07-08T17:36:00Z">
        <w:del w:id="9854" w:author="IO" w:date="2011-07-22T18:01:00Z">
          <w:r w:rsidR="00976B61" w:rsidDel="0043714D">
            <w:delText xml:space="preserve"> </w:delText>
          </w:r>
        </w:del>
      </w:ins>
      <w:ins w:id="9855" w:author="Orion" w:date="2011-07-08T17:39:00Z">
        <w:del w:id="9856" w:author="IO" w:date="2011-07-22T18:01:00Z">
          <w:r w:rsidR="00B238D2" w:rsidDel="0043714D">
            <w:delText>que se quería abordar</w:delText>
          </w:r>
        </w:del>
      </w:ins>
      <w:ins w:id="9857" w:author="Orion" w:date="2011-07-08T17:45:00Z">
        <w:del w:id="9858" w:author="IO" w:date="2011-07-22T18:01:00Z">
          <w:r w:rsidR="00C210D4" w:rsidDel="0043714D">
            <w:delText>,</w:delText>
          </w:r>
        </w:del>
      </w:ins>
      <w:ins w:id="9859" w:author="Orion" w:date="2011-07-08T17:39:00Z">
        <w:del w:id="9860" w:author="IO" w:date="2011-07-22T18:01:00Z">
          <w:r w:rsidR="00B238D2" w:rsidDel="0043714D">
            <w:delText xml:space="preserve"> era</w:delText>
          </w:r>
        </w:del>
      </w:ins>
      <w:ins w:id="9861" w:author="Orion" w:date="2011-07-08T17:34:00Z">
        <w:del w:id="9862" w:author="IO" w:date="2011-07-22T18:01:00Z">
          <w:r w:rsidR="00976B61" w:rsidDel="0043714D">
            <w:delText xml:space="preserve"> haciendo</w:delText>
          </w:r>
        </w:del>
      </w:ins>
      <w:ins w:id="9863" w:author="Orion" w:date="2011-07-08T17:27:00Z">
        <w:del w:id="9864" w:author="IO" w:date="2011-07-22T18:01:00Z">
          <w:r w:rsidR="001924DD" w:rsidDel="0043714D">
            <w:delText xml:space="preserve"> uso de </w:delText>
          </w:r>
        </w:del>
      </w:ins>
      <w:ins w:id="9865" w:author="Orion" w:date="2011-07-08T17:30:00Z">
        <w:del w:id="9866" w:author="IO" w:date="2011-07-22T18:01:00Z">
          <w:r w:rsidR="00976B61" w:rsidDel="0043714D">
            <w:delText>una tecnología que permit</w:delText>
          </w:r>
        </w:del>
      </w:ins>
      <w:ins w:id="9867" w:author="Orion" w:date="2011-07-08T17:40:00Z">
        <w:del w:id="9868" w:author="IO" w:date="2011-07-22T18:01:00Z">
          <w:r w:rsidR="00B238D2" w:rsidDel="0043714D">
            <w:delText>iera</w:delText>
          </w:r>
        </w:del>
      </w:ins>
      <w:ins w:id="9869" w:author="Orion" w:date="2011-07-08T17:30:00Z">
        <w:del w:id="9870" w:author="IO" w:date="2011-07-22T18:01:00Z">
          <w:r w:rsidR="00976B61" w:rsidDel="0043714D">
            <w:delText xml:space="preserve"> el diseño de aplicaciones bas</w:delText>
          </w:r>
        </w:del>
      </w:ins>
      <w:ins w:id="9871" w:author="Orion" w:date="2011-07-08T17:37:00Z">
        <w:del w:id="9872" w:author="IO" w:date="2011-07-22T18:01:00Z">
          <w:r w:rsidR="00976B61" w:rsidDel="0043714D">
            <w:delText>adas</w:delText>
          </w:r>
        </w:del>
      </w:ins>
      <w:ins w:id="9873" w:author="Orion" w:date="2011-07-08T17:30:00Z">
        <w:del w:id="9874" w:author="IO" w:date="2011-07-22T18:01:00Z">
          <w:r w:rsidR="00976B61" w:rsidDel="0043714D">
            <w:delText xml:space="preserve"> en modelos</w:delText>
          </w:r>
        </w:del>
      </w:ins>
      <w:ins w:id="9875" w:author="Orion" w:date="2011-07-08T17:36:00Z">
        <w:del w:id="9876" w:author="IO" w:date="2011-07-22T18:01:00Z">
          <w:r w:rsidR="00976B61" w:rsidDel="0043714D">
            <w:delText>.</w:delText>
          </w:r>
        </w:del>
      </w:ins>
      <w:ins w:id="9877" w:author="Orion" w:date="2011-07-08T17:37:00Z">
        <w:del w:id="9878" w:author="IO" w:date="2011-07-22T18:01:00Z">
          <w:r w:rsidR="00DE5867" w:rsidDel="0043714D">
            <w:delText xml:space="preserve"> Es por ello por lo que </w:delText>
          </w:r>
        </w:del>
      </w:ins>
      <w:ins w:id="9879" w:author="Orion" w:date="2011-07-08T17:38:00Z">
        <w:del w:id="9880" w:author="IO" w:date="2011-07-22T18:01:00Z">
          <w:r w:rsidR="00DE5867" w:rsidDel="0043714D">
            <w:delText xml:space="preserve">se optó </w:delText>
          </w:r>
        </w:del>
      </w:ins>
      <w:ins w:id="9881" w:author="Orion" w:date="2011-07-08T17:37:00Z">
        <w:del w:id="9882" w:author="IO" w:date="2011-07-22T18:01:00Z">
          <w:r w:rsidR="00DE5867" w:rsidDel="0043714D">
            <w:delText xml:space="preserve"> </w:delText>
          </w:r>
        </w:del>
      </w:ins>
      <w:ins w:id="9883" w:author="Orion" w:date="2011-07-08T17:38:00Z">
        <w:del w:id="9884" w:author="IO" w:date="2011-07-22T18:01:00Z">
          <w:r w:rsidR="00B238D2" w:rsidDel="0043714D">
            <w:delText xml:space="preserve">por hacer uso </w:delText>
          </w:r>
        </w:del>
      </w:ins>
      <w:ins w:id="9885" w:author="Orion" w:date="2011-07-08T17:39:00Z">
        <w:del w:id="9886" w:author="IO" w:date="2011-07-22T18:01:00Z">
          <w:r w:rsidR="00B238D2" w:rsidDel="0043714D">
            <w:delText>de</w:delText>
          </w:r>
        </w:del>
        <w:r w:rsidR="00B238D2">
          <w:t xml:space="preserve"> la metodología INGENIAS</w:t>
        </w:r>
      </w:ins>
      <w:ins w:id="9887" w:author="IO" w:date="2011-07-22T18:01:00Z">
        <w:r>
          <w:t xml:space="preserve"> </w:t>
        </w:r>
      </w:ins>
      <w:customXmlInsRangeStart w:id="9888" w:author="IO" w:date="2011-07-22T18:01:00Z"/>
      <w:sdt>
        <w:sdtPr>
          <w:id w:val="-7604487"/>
          <w:citation/>
        </w:sdtPr>
        <w:sdtEndPr/>
        <w:sdtContent>
          <w:customXmlInsRangeEnd w:id="9888"/>
          <w:ins w:id="9889" w:author="IO" w:date="2011-07-22T18:01:00Z">
            <w:r>
              <w:fldChar w:fldCharType="begin"/>
            </w:r>
            <w:r>
              <w:instrText xml:space="preserve"> CITATION Pav05 \l 3082 </w:instrText>
            </w:r>
          </w:ins>
          <w:r>
            <w:fldChar w:fldCharType="separate"/>
          </w:r>
          <w:r w:rsidR="00282451">
            <w:rPr>
              <w:noProof/>
            </w:rPr>
            <w:t>(20)</w:t>
          </w:r>
          <w:ins w:id="9890" w:author="IO" w:date="2011-07-22T18:01:00Z">
            <w:r>
              <w:fldChar w:fldCharType="end"/>
            </w:r>
          </w:ins>
          <w:customXmlInsRangeStart w:id="9891" w:author="IO" w:date="2011-07-22T18:01:00Z"/>
        </w:sdtContent>
      </w:sdt>
      <w:customXmlInsRangeEnd w:id="9891"/>
      <w:ins w:id="9892" w:author="IO" w:date="2011-07-22T18:01:00Z">
        <w:r>
          <w:t>. Su elecci</w:t>
        </w:r>
      </w:ins>
      <w:ins w:id="9893" w:author="IO" w:date="2011-07-22T18:02:00Z">
        <w:r>
          <w:t>ón se debe a que se trata de una metodología MDE de AOSE que ya ha sido usada en contexto de ABM y que cuenta con soporte de herramientas.</w:t>
        </w:r>
      </w:ins>
      <w:ins w:id="9894" w:author="IO" w:date="2011-07-22T18:25:00Z">
        <w:r w:rsidR="00E639D6">
          <w:t xml:space="preserve"> </w:t>
        </w:r>
      </w:ins>
      <w:ins w:id="9895" w:author="IO" w:date="2011-07-22T18:26:00Z">
        <w:r w:rsidR="00E639D6">
          <w:t xml:space="preserve">Las facilidades de </w:t>
        </w:r>
        <w:r w:rsidR="00E639D6">
          <w:lastRenderedPageBreak/>
          <w:t xml:space="preserve">distribución y despliegue del IAF proporcionan además una cierta escalabilidad </w:t>
        </w:r>
      </w:ins>
      <w:ins w:id="9896" w:author="IO" w:date="2011-07-22T18:27:00Z">
        <w:r w:rsidR="00E639D6">
          <w:t>en los desarrollos, aunque limitada por el incremento requerido en las comunicaciones entre agentes</w:t>
        </w:r>
      </w:ins>
      <w:ins w:id="9897" w:author="IO" w:date="2011-07-22T18:25:00Z">
        <w:r w:rsidR="00E639D6" w:rsidRPr="00481790">
          <w:t>.</w:t>
        </w:r>
      </w:ins>
    </w:p>
    <w:p w14:paraId="3248E687" w14:textId="6F13F481" w:rsidR="00E056FD" w:rsidDel="00396E52" w:rsidRDefault="00B238D2">
      <w:pPr>
        <w:spacing w:before="240" w:after="120"/>
        <w:ind w:firstLine="284"/>
        <w:jc w:val="both"/>
        <w:rPr>
          <w:ins w:id="9898" w:author="Orion" w:date="2011-07-08T16:59:00Z"/>
          <w:del w:id="9899" w:author="IO" w:date="2011-07-22T18:10:00Z"/>
        </w:rPr>
        <w:pPrChange w:id="9900" w:author="IO" w:date="2011-07-22T18:01:00Z">
          <w:pPr>
            <w:spacing w:before="120"/>
            <w:ind w:left="360"/>
            <w:jc w:val="both"/>
          </w:pPr>
        </w:pPrChange>
      </w:pPr>
      <w:ins w:id="9901" w:author="Orion" w:date="2011-07-08T17:39:00Z">
        <w:del w:id="9902" w:author="IO" w:date="2011-07-22T18:10:00Z">
          <w:r w:rsidDel="00396E52">
            <w:delText>, que</w:delText>
          </w:r>
        </w:del>
      </w:ins>
      <w:ins w:id="9903" w:author="Orion" w:date="2011-07-08T17:42:00Z">
        <w:del w:id="9904" w:author="IO" w:date="2011-07-22T18:10:00Z">
          <w:r w:rsidDel="00396E52">
            <w:delText>, mediante una aplicación software,</w:delText>
          </w:r>
        </w:del>
      </w:ins>
      <w:ins w:id="9905" w:author="Orion" w:date="2011-07-08T17:41:00Z">
        <w:del w:id="9906"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9907" w:author="Orion" w:date="2011-07-08T17:42:00Z">
        <w:del w:id="9908" w:author="IO" w:date="2011-07-22T18:10:00Z">
          <w:r w:rsidDel="00396E52">
            <w:delText>.</w:delText>
          </w:r>
        </w:del>
      </w:ins>
      <w:ins w:id="9909" w:author="Orion" w:date="2011-07-08T17:51:00Z">
        <w:del w:id="9910" w:author="IO" w:date="2011-07-22T18:10:00Z">
          <w:r w:rsidR="0046189B" w:rsidDel="00396E52">
            <w:delText xml:space="preserve"> Dicha metodolog</w:delText>
          </w:r>
        </w:del>
      </w:ins>
      <w:ins w:id="9911" w:author="Orion" w:date="2011-07-08T17:52:00Z">
        <w:del w:id="9912" w:author="IO" w:date="2011-07-22T18:10:00Z">
          <w:r w:rsidR="0046189B" w:rsidDel="00396E52">
            <w:delText>ía ha permitido hacer un diseño donde se ha podido separar</w:delText>
          </w:r>
        </w:del>
      </w:ins>
      <w:ins w:id="9913" w:author="Orion" w:date="2011-07-08T17:54:00Z">
        <w:del w:id="9914" w:author="IO" w:date="2011-07-22T18:10:00Z">
          <w:r w:rsidR="0046189B" w:rsidDel="00396E52">
            <w:delText>,</w:delText>
          </w:r>
        </w:del>
      </w:ins>
      <w:ins w:id="9915" w:author="Orion" w:date="2011-07-08T17:52:00Z">
        <w:del w:id="9916" w:author="IO" w:date="2011-07-22T18:10:00Z">
          <w:r w:rsidR="0046189B" w:rsidDel="00396E52">
            <w:delText xml:space="preserve"> por un lado los diferentes sistemas </w:delText>
          </w:r>
        </w:del>
      </w:ins>
      <w:ins w:id="9917" w:author="Orion" w:date="2011-07-08T17:53:00Z">
        <w:del w:id="9918" w:author="IO" w:date="2011-07-22T18:10:00Z">
          <w:r w:rsidR="0046189B" w:rsidDel="00396E52">
            <w:delText>automáticos</w:delText>
          </w:r>
        </w:del>
      </w:ins>
      <w:ins w:id="9919" w:author="Orion" w:date="2011-07-08T17:52:00Z">
        <w:del w:id="9920" w:author="IO" w:date="2011-07-22T18:10:00Z">
          <w:r w:rsidR="0046189B" w:rsidDel="00396E52">
            <w:delText xml:space="preserve"> </w:delText>
          </w:r>
        </w:del>
      </w:ins>
      <w:ins w:id="9921" w:author="Orion" w:date="2011-07-08T17:54:00Z">
        <w:del w:id="9922" w:author="IO" w:date="2011-07-22T18:10:00Z">
          <w:r w:rsidR="0046189B" w:rsidDel="00396E52">
            <w:delText>que intervienen (radares, monitorizadores de conflictos, ..)</w:delText>
          </w:r>
        </w:del>
      </w:ins>
      <w:ins w:id="9923" w:author="Orion" w:date="2011-07-08T17:55:00Z">
        <w:del w:id="9924" w:author="IO" w:date="2011-07-22T18:10:00Z">
          <w:r w:rsidR="00742A60" w:rsidDel="00396E52">
            <w:delText xml:space="preserve">, y por otro lado, </w:delText>
          </w:r>
        </w:del>
      </w:ins>
      <w:ins w:id="9925" w:author="Orion" w:date="2011-07-08T17:57:00Z">
        <w:del w:id="9926" w:author="IO" w:date="2011-07-22T18:10:00Z">
          <w:r w:rsidR="00742A60" w:rsidDel="00396E52">
            <w:delText xml:space="preserve">los agentes que tienen cierto grado de decisión. Dentro de este conjunto de agentes </w:delText>
          </w:r>
        </w:del>
      </w:ins>
      <w:ins w:id="9927" w:author="Orion" w:date="2011-07-08T17:58:00Z">
        <w:del w:id="9928" w:author="IO" w:date="2011-07-22T18:10:00Z">
          <w:r w:rsidR="00742A60" w:rsidDel="00396E52">
            <w:delText xml:space="preserve">habría que </w:delText>
          </w:r>
        </w:del>
      </w:ins>
      <w:ins w:id="9929" w:author="Orion" w:date="2011-07-08T17:57:00Z">
        <w:del w:id="9930" w:author="IO" w:date="2011-07-22T18:10:00Z">
          <w:r w:rsidR="00742A60" w:rsidDel="00396E52">
            <w:delText>hacer distinción entre los agentes humanos</w:delText>
          </w:r>
        </w:del>
      </w:ins>
      <w:ins w:id="9931" w:author="Orion" w:date="2011-07-08T17:58:00Z">
        <w:del w:id="9932" w:author="IO" w:date="2011-07-22T18:10:00Z">
          <w:r w:rsidR="00742A60" w:rsidDel="00396E52">
            <w:delText xml:space="preserve">, que </w:delText>
          </w:r>
        </w:del>
      </w:ins>
      <w:ins w:id="9933" w:author="Orion" w:date="2011-07-08T17:59:00Z">
        <w:del w:id="9934" w:author="IO" w:date="2011-07-22T18:10:00Z">
          <w:r w:rsidR="003B2E3B" w:rsidDel="00396E52">
            <w:delText>por lo tanto pueden</w:delText>
          </w:r>
        </w:del>
      </w:ins>
      <w:ins w:id="9935" w:author="Orion" w:date="2011-07-08T18:01:00Z">
        <w:del w:id="9936" w:author="IO" w:date="2011-07-22T18:10:00Z">
          <w:r w:rsidR="003B2E3B" w:rsidDel="00396E52">
            <w:delText xml:space="preserve"> tener</w:delText>
          </w:r>
        </w:del>
      </w:ins>
      <w:ins w:id="9937" w:author="Orion" w:date="2011-07-08T17:59:00Z">
        <w:del w:id="9938" w:author="IO" w:date="2011-07-22T18:10:00Z">
          <w:r w:rsidR="003B2E3B" w:rsidDel="00396E52">
            <w:delText xml:space="preserve"> </w:delText>
          </w:r>
        </w:del>
      </w:ins>
      <w:ins w:id="9939" w:author="Orion" w:date="2011-07-08T18:00:00Z">
        <w:del w:id="9940" w:author="IO" w:date="2011-07-22T18:10:00Z">
          <w:r w:rsidR="003B2E3B" w:rsidDel="00396E52">
            <w:delText xml:space="preserve">un determinado </w:delText>
          </w:r>
        </w:del>
      </w:ins>
      <w:ins w:id="9941" w:author="Orion" w:date="2011-07-08T17:59:00Z">
        <w:del w:id="9942" w:author="IO" w:date="2011-07-22T18:10:00Z">
          <w:r w:rsidR="003B2E3B" w:rsidDel="00396E52">
            <w:delText>comportamiento o</w:delText>
          </w:r>
        </w:del>
      </w:ins>
      <w:ins w:id="9943" w:author="Orion" w:date="2011-07-08T18:01:00Z">
        <w:del w:id="9944" w:author="IO" w:date="2011-07-22T18:10:00Z">
          <w:r w:rsidR="003B2E3B" w:rsidDel="00396E52">
            <w:delText xml:space="preserve"> cierto grado de</w:delText>
          </w:r>
        </w:del>
      </w:ins>
      <w:ins w:id="9945" w:author="Orion" w:date="2011-07-08T17:59:00Z">
        <w:del w:id="9946" w:author="IO" w:date="2011-07-22T18:10:00Z">
          <w:r w:rsidR="003B2E3B" w:rsidDel="00396E52">
            <w:delText xml:space="preserve"> criterio a la hora de tomar decisiones, y aquellos que se limitan a recibir y seguir las decisiones impuestas desde otros agentes</w:delText>
          </w:r>
        </w:del>
      </w:ins>
      <w:ins w:id="9947" w:author="Orion" w:date="2011-07-08T18:01:00Z">
        <w:del w:id="9948" w:author="IO" w:date="2011-07-22T18:10:00Z">
          <w:r w:rsidR="00654DF3" w:rsidDel="00396E52">
            <w:delText>.</w:delText>
          </w:r>
        </w:del>
      </w:ins>
      <w:ins w:id="9949" w:author="Orion" w:date="2011-07-08T17:59:00Z">
        <w:del w:id="9950" w:author="IO" w:date="2011-07-22T18:10:00Z">
          <w:r w:rsidR="003B2E3B" w:rsidDel="00396E52">
            <w:delText xml:space="preserve"> </w:delText>
          </w:r>
        </w:del>
      </w:ins>
      <w:ins w:id="9951" w:author="Orion" w:date="2011-07-09T16:59:00Z">
        <w:del w:id="9952" w:author="IO" w:date="2011-07-22T18:10:00Z">
          <w:r w:rsidR="00442C93" w:rsidDel="00396E52">
            <w:delText>Este</w:delText>
          </w:r>
        </w:del>
      </w:ins>
      <w:ins w:id="9953" w:author="Orion" w:date="2011-07-08T18:01:00Z">
        <w:del w:id="9954" w:author="IO" w:date="2011-07-22T18:10:00Z">
          <w:r w:rsidR="00654DF3" w:rsidDel="00396E52">
            <w:delText xml:space="preserve"> último</w:delText>
          </w:r>
        </w:del>
      </w:ins>
      <w:ins w:id="9955" w:author="Orion" w:date="2011-07-08T18:02:00Z">
        <w:del w:id="9956" w:author="IO" w:date="2011-07-22T18:10:00Z">
          <w:r w:rsidR="00654DF3" w:rsidDel="00396E52">
            <w:delText xml:space="preserve"> tipo de agentes vendr</w:delText>
          </w:r>
        </w:del>
      </w:ins>
      <w:ins w:id="9957" w:author="Orion" w:date="2011-07-08T18:03:00Z">
        <w:del w:id="9958" w:author="IO" w:date="2011-07-22T18:10:00Z">
          <w:r w:rsidR="00654DF3" w:rsidDel="00396E52">
            <w:delText>ía representado por</w:delText>
          </w:r>
        </w:del>
      </w:ins>
      <w:ins w:id="9959" w:author="Orion" w:date="2011-07-08T18:01:00Z">
        <w:del w:id="9960" w:author="IO" w:date="2011-07-22T18:10:00Z">
          <w:r w:rsidR="00654DF3" w:rsidDel="00396E52">
            <w:delText xml:space="preserve"> las aeronaves</w:delText>
          </w:r>
        </w:del>
      </w:ins>
      <w:ins w:id="9961" w:author="Orion" w:date="2011-07-08T18:02:00Z">
        <w:del w:id="9962" w:author="IO" w:date="2011-07-22T18:10:00Z">
          <w:r w:rsidR="00654DF3" w:rsidDel="00396E52">
            <w:delText xml:space="preserve">, </w:delText>
          </w:r>
        </w:del>
      </w:ins>
      <w:ins w:id="9963" w:author="Orion" w:date="2011-07-08T18:04:00Z">
        <w:del w:id="9964" w:author="IO" w:date="2011-07-22T18:10:00Z">
          <w:r w:rsidR="00654DF3" w:rsidDel="00396E52">
            <w:delText xml:space="preserve">que, </w:delText>
          </w:r>
        </w:del>
      </w:ins>
      <w:ins w:id="9965" w:author="Orion" w:date="2011-07-08T18:02:00Z">
        <w:del w:id="9966" w:author="IO" w:date="2011-07-22T18:10:00Z">
          <w:r w:rsidR="00654DF3" w:rsidDel="00396E52">
            <w:delText xml:space="preserve">aunque </w:delText>
          </w:r>
        </w:del>
      </w:ins>
      <w:ins w:id="9967" w:author="Orion" w:date="2011-07-08T18:04:00Z">
        <w:del w:id="9968" w:author="IO" w:date="2011-07-22T18:10:00Z">
          <w:r w:rsidR="00654DF3" w:rsidDel="00396E52">
            <w:delText xml:space="preserve">son capaces de </w:delText>
          </w:r>
        </w:del>
      </w:ins>
      <w:ins w:id="9969" w:author="Orion" w:date="2011-07-08T18:02:00Z">
        <w:del w:id="9970" w:author="IO" w:date="2011-07-22T18:10:00Z">
          <w:r w:rsidR="00654DF3" w:rsidDel="00396E52">
            <w:delText>toma</w:delText>
          </w:r>
        </w:del>
      </w:ins>
      <w:ins w:id="9971" w:author="Orion" w:date="2011-07-08T18:04:00Z">
        <w:del w:id="9972" w:author="IO" w:date="2011-07-22T18:10:00Z">
          <w:r w:rsidR="00654DF3" w:rsidDel="00396E52">
            <w:delText>s</w:delText>
          </w:r>
        </w:del>
      </w:ins>
      <w:ins w:id="9973" w:author="Orion" w:date="2011-07-08T18:02:00Z">
        <w:del w:id="9974" w:author="IO" w:date="2011-07-22T18:10:00Z">
          <w:r w:rsidR="00654DF3" w:rsidDel="00396E52">
            <w:delText xml:space="preserve"> algunas decisiones, estas</w:delText>
          </w:r>
        </w:del>
      </w:ins>
      <w:ins w:id="9975" w:author="Orion" w:date="2011-07-08T18:04:00Z">
        <w:del w:id="9976" w:author="IO" w:date="2011-07-22T18:10:00Z">
          <w:r w:rsidR="00654DF3" w:rsidDel="00396E52">
            <w:delText xml:space="preserve"> </w:delText>
          </w:r>
        </w:del>
      </w:ins>
      <w:ins w:id="9977" w:author="Orion" w:date="2011-07-08T18:02:00Z">
        <w:del w:id="9978" w:author="IO" w:date="2011-07-22T18:10:00Z">
          <w:r w:rsidR="00654DF3" w:rsidDel="00396E52">
            <w:delText xml:space="preserve">se limitan </w:delText>
          </w:r>
        </w:del>
      </w:ins>
      <w:ins w:id="9979" w:author="Orion" w:date="2011-07-08T18:04:00Z">
        <w:del w:id="9980" w:author="IO" w:date="2011-07-22T18:10:00Z">
          <w:r w:rsidR="00654DF3" w:rsidDel="00396E52">
            <w:delText xml:space="preserve">realmente </w:delText>
          </w:r>
        </w:del>
      </w:ins>
      <w:ins w:id="9981" w:author="Orion" w:date="2011-07-08T18:02:00Z">
        <w:del w:id="9982" w:author="IO" w:date="2011-07-22T18:10:00Z">
          <w:r w:rsidR="00654DF3" w:rsidDel="00396E52">
            <w:delText xml:space="preserve">a </w:delText>
          </w:r>
        </w:del>
      </w:ins>
      <w:ins w:id="9983" w:author="Orion" w:date="2011-07-08T18:04:00Z">
        <w:del w:id="9984"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9985" w:author="Orion" w:date="2011-07-09T17:50:00Z"/>
        </w:rPr>
        <w:pPrChange w:id="9986" w:author="IO" w:date="2011-07-22T17:36:00Z">
          <w:pPr/>
        </w:pPrChange>
      </w:pPr>
      <w:ins w:id="9987" w:author="IO" w:date="2011-07-22T18:10:00Z">
        <w:r>
          <w:t xml:space="preserve">La combinación de estos modelos y método de desarrollo </w:t>
        </w:r>
      </w:ins>
      <w:ins w:id="9988" w:author="IO" w:date="2011-07-22T18:12:00Z">
        <w:r>
          <w:t>facilita además la integración y adaptación de las herramientas de simulación.</w:t>
        </w:r>
      </w:ins>
      <w:ins w:id="9989" w:author="IO" w:date="2011-07-22T18:14:00Z">
        <w:r w:rsidR="00481790">
          <w:t xml:space="preserve"> El estado del arte ha mostrado que las </w:t>
        </w:r>
      </w:ins>
      <w:ins w:id="9990" w:author="IO" w:date="2011-07-22T18:15:00Z">
        <w:r w:rsidR="00481790">
          <w:t>herramientas</w:t>
        </w:r>
      </w:ins>
      <w:ins w:id="9991" w:author="IO" w:date="2011-07-22T18:14:00Z">
        <w:r w:rsidR="00481790">
          <w:t xml:space="preserve"> </w:t>
        </w:r>
      </w:ins>
      <w:ins w:id="9992" w:author="IO" w:date="2011-07-22T18:15:00Z">
        <w:r w:rsidR="00481790">
          <w:t xml:space="preserve">de simulación obvian partes relevantes del tráfico aéreo según su foco de estudio: las </w:t>
        </w:r>
      </w:ins>
      <w:ins w:id="9993" w:author="IO" w:date="2011-07-22T18:14:00Z">
        <w:r w:rsidR="00481790">
          <w:t xml:space="preserve">centradas en la dinámica de un vuelo </w:t>
        </w:r>
      </w:ins>
      <w:ins w:id="9994" w:author="IO" w:date="2011-07-22T18:16:00Z">
        <w:r w:rsidR="00481790">
          <w:t>no suelen contemplar</w:t>
        </w:r>
      </w:ins>
      <w:ins w:id="9995" w:author="IO" w:date="2011-07-22T18:14:00Z">
        <w:r w:rsidR="00481790">
          <w:t xml:space="preserve"> las limitaciones de tráfico impuestas por la presencia de otras aeronaves</w:t>
        </w:r>
      </w:ins>
      <w:ins w:id="9996" w:author="IO" w:date="2011-07-22T18:16:00Z">
        <w:r w:rsidR="00481790">
          <w:t xml:space="preserve"> ni las</w:t>
        </w:r>
      </w:ins>
      <w:ins w:id="9997" w:author="Orion" w:date="2011-07-09T17:46:00Z">
        <w:del w:id="9998" w:author="IO" w:date="2011-07-22T18:11:00Z">
          <w:r w:rsidR="001D1D11" w:rsidRPr="00150117" w:rsidDel="00396E52">
            <w:delText xml:space="preserve">De esta forma se ha presentado un trabajo que </w:delText>
          </w:r>
        </w:del>
      </w:ins>
      <w:ins w:id="9999" w:author="Orion" w:date="2011-07-09T17:50:00Z">
        <w:del w:id="10000" w:author="IO" w:date="2011-07-22T18:11:00Z">
          <w:r w:rsidR="001D1D11" w:rsidRPr="00150117" w:rsidDel="00396E52">
            <w:delText xml:space="preserve">aporta </w:delText>
          </w:r>
        </w:del>
        <w:del w:id="10001" w:author="IO" w:date="2011-07-22T18:12:00Z">
          <w:r w:rsidR="001D1D11" w:rsidRPr="00150117" w:rsidDel="00396E52">
            <w:delText>un nuevo enfoque a l</w:delText>
          </w:r>
        </w:del>
        <w:del w:id="10002" w:author="IO" w:date="2011-07-22T18:11:00Z">
          <w:r w:rsidR="001D1D11" w:rsidRPr="00150117" w:rsidDel="00396E52">
            <w:delText>os</w:delText>
          </w:r>
        </w:del>
        <w:del w:id="10003" w:author="IO" w:date="2011-07-22T18:12:00Z">
          <w:r w:rsidR="001D1D11" w:rsidRPr="00150117" w:rsidDel="00396E52">
            <w:delText xml:space="preserve"> </w:delText>
          </w:r>
        </w:del>
        <w:del w:id="10004" w:author="IO" w:date="2011-07-22T18:11:00Z">
          <w:r w:rsidR="001D1D11" w:rsidRPr="00150117" w:rsidDel="00396E52">
            <w:delText xml:space="preserve">trabajos de </w:delText>
          </w:r>
        </w:del>
        <w:del w:id="10005" w:author="IO" w:date="2011-07-22T18:12:00Z">
          <w:r w:rsidR="001D1D11" w:rsidRPr="00150117" w:rsidDel="00396E52">
            <w:delText xml:space="preserve">simulación </w:delText>
          </w:r>
        </w:del>
        <w:del w:id="10006" w:author="IO" w:date="2011-07-22T18:11:00Z">
          <w:r w:rsidR="001D1D11" w:rsidRPr="00150117" w:rsidDel="00396E52">
            <w:delText>a</w:delText>
          </w:r>
        </w:del>
      </w:ins>
      <w:ins w:id="10007" w:author="Orion" w:date="2011-07-09T17:51:00Z">
        <w:del w:id="10008" w:author="IO" w:date="2011-07-22T18:11:00Z">
          <w:r w:rsidR="001D1D11" w:rsidRPr="00396E52" w:rsidDel="00396E52">
            <w:delText>érea</w:delText>
          </w:r>
        </w:del>
        <w:del w:id="10009" w:author="IO" w:date="2011-07-22T18:14:00Z">
          <w:r w:rsidR="001D1D11" w:rsidRPr="00396E52" w:rsidDel="00481790">
            <w:delText xml:space="preserve"> existentes y que puede servir como base de futuros trabajos. </w:delText>
          </w:r>
        </w:del>
      </w:ins>
      <w:ins w:id="10010" w:author="Orion" w:date="2011-07-09T18:22:00Z">
        <w:del w:id="10011" w:author="IO" w:date="2011-07-22T18:14:00Z">
          <w:r w:rsidR="00EE5368" w:rsidRPr="00396E52" w:rsidDel="00481790">
            <w:delText>Este nuevo enfoque se basa, p</w:delText>
          </w:r>
        </w:del>
      </w:ins>
      <w:ins w:id="10012" w:author="Orion" w:date="2011-07-09T18:05:00Z">
        <w:del w:id="10013" w:author="IO" w:date="2011-07-22T18:14:00Z">
          <w:r w:rsidR="000B6C11" w:rsidRPr="00396E52" w:rsidDel="00481790">
            <w:delText>or</w:delText>
          </w:r>
        </w:del>
      </w:ins>
      <w:ins w:id="10014" w:author="Orion" w:date="2011-07-09T17:55:00Z">
        <w:del w:id="10015" w:author="IO" w:date="2011-07-22T18:14:00Z">
          <w:r w:rsidR="001D1D11" w:rsidRPr="00396E52" w:rsidDel="00481790">
            <w:delText xml:space="preserve"> un lado, </w:delText>
          </w:r>
        </w:del>
      </w:ins>
      <w:ins w:id="10016" w:author="Orion" w:date="2011-07-09T18:22:00Z">
        <w:del w:id="10017" w:author="IO" w:date="2011-07-22T18:14:00Z">
          <w:r w:rsidR="00EE5368" w:rsidRPr="00396E52" w:rsidDel="00481790">
            <w:delText xml:space="preserve">y </w:delText>
          </w:r>
        </w:del>
      </w:ins>
      <w:ins w:id="10018" w:author="Orion" w:date="2011-07-09T18:05:00Z">
        <w:del w:id="10019" w:author="IO" w:date="2011-07-22T18:14:00Z">
          <w:r w:rsidR="000B6C11" w:rsidRPr="00396E52" w:rsidDel="00481790">
            <w:delText>haciendo una comparación</w:delText>
          </w:r>
        </w:del>
      </w:ins>
      <w:ins w:id="10020" w:author="Orion" w:date="2011-07-09T18:03:00Z">
        <w:del w:id="10021" w:author="IO" w:date="2011-07-22T18:14:00Z">
          <w:r w:rsidR="000B6C11" w:rsidRPr="00396E52" w:rsidDel="00481790">
            <w:delText xml:space="preserve"> </w:delText>
          </w:r>
        </w:del>
      </w:ins>
      <w:ins w:id="10022" w:author="Orion" w:date="2011-07-09T18:05:00Z">
        <w:del w:id="10023" w:author="IO" w:date="2011-07-22T18:14:00Z">
          <w:r w:rsidR="000B6C11" w:rsidRPr="00396E52" w:rsidDel="00481790">
            <w:delText xml:space="preserve">con </w:delText>
          </w:r>
        </w:del>
      </w:ins>
      <w:ins w:id="10024" w:author="Orion" w:date="2011-07-09T18:03:00Z">
        <w:del w:id="10025" w:author="IO" w:date="2011-07-22T18:14:00Z">
          <w:r w:rsidR="000B6C11" w:rsidRPr="00396E52" w:rsidDel="00481790">
            <w:delText>aquellas herramientas</w:delText>
          </w:r>
        </w:del>
      </w:ins>
      <w:ins w:id="10026" w:author="Orion" w:date="2011-07-09T18:02:00Z">
        <w:del w:id="10027" w:author="IO" w:date="2011-07-22T18:14:00Z">
          <w:r w:rsidR="000B6C11" w:rsidRPr="00396E52" w:rsidDel="00481790">
            <w:delText xml:space="preserve"> que simulan vuelos</w:delText>
          </w:r>
        </w:del>
      </w:ins>
      <w:ins w:id="10028" w:author="Orion" w:date="2011-07-09T18:03:00Z">
        <w:del w:id="10029" w:author="IO" w:date="2011-07-22T18:14:00Z">
          <w:r w:rsidR="000B6C11" w:rsidRPr="00396E52" w:rsidDel="00481790">
            <w:delText xml:space="preserve"> en modo mono avi</w:delText>
          </w:r>
          <w:r w:rsidR="00EE5368" w:rsidRPr="00396E52" w:rsidDel="00481790">
            <w:delText>ón</w:delText>
          </w:r>
        </w:del>
      </w:ins>
      <w:ins w:id="10030" w:author="Orion" w:date="2011-07-09T18:25:00Z">
        <w:del w:id="10031" w:author="IO" w:date="2011-07-22T18:14:00Z">
          <w:r w:rsidR="00EE5368" w:rsidRPr="00396E52" w:rsidDel="00481790">
            <w:delText xml:space="preserve"> </w:delText>
          </w:r>
        </w:del>
      </w:ins>
      <w:ins w:id="10032" w:author="Orion" w:date="2011-07-09T18:03:00Z">
        <w:del w:id="10033" w:author="IO" w:date="2011-07-22T18:14:00Z">
          <w:r w:rsidR="000B6C11" w:rsidRPr="00396E52" w:rsidDel="00481790">
            <w:delText>donde el usuario es e</w:delText>
          </w:r>
          <w:r w:rsidR="00395D09" w:rsidRPr="00396E52" w:rsidDel="00481790">
            <w:delText>l piloto y responsable del vuel</w:delText>
          </w:r>
        </w:del>
      </w:ins>
      <w:ins w:id="10034" w:author="Orion" w:date="2011-07-09T18:07:00Z">
        <w:del w:id="10035" w:author="IO" w:date="2011-07-22T18:14:00Z">
          <w:r w:rsidR="00395D09" w:rsidRPr="00396E52" w:rsidDel="00481790">
            <w:delText>o</w:delText>
          </w:r>
        </w:del>
      </w:ins>
      <w:ins w:id="10036" w:author="Orion" w:date="2011-07-09T18:04:00Z">
        <w:del w:id="10037" w:author="IO" w:date="2011-07-22T18:14:00Z">
          <w:r w:rsidR="000B6C11" w:rsidRPr="00396E52" w:rsidDel="00481790">
            <w:delText xml:space="preserve">, </w:delText>
          </w:r>
        </w:del>
      </w:ins>
      <w:ins w:id="10038" w:author="Orion" w:date="2011-07-09T18:22:00Z">
        <w:del w:id="10039" w:author="IO" w:date="2011-07-22T18:14:00Z">
          <w:r w:rsidR="00EE5368" w:rsidRPr="00396E52" w:rsidDel="00481790">
            <w:delText>en</w:delText>
          </w:r>
        </w:del>
      </w:ins>
      <w:ins w:id="10040" w:author="Orion" w:date="2011-07-09T18:06:00Z">
        <w:del w:id="10041" w:author="IO" w:date="2011-07-22T18:14:00Z">
          <w:r w:rsidR="000B6C11" w:rsidRPr="00396E52" w:rsidDel="00481790">
            <w:delText xml:space="preserve"> que </w:delText>
          </w:r>
        </w:del>
      </w:ins>
      <w:ins w:id="10042" w:author="Orion" w:date="2011-07-09T17:54:00Z">
        <w:del w:id="10043" w:author="IO" w:date="2011-07-22T18:14:00Z">
          <w:r w:rsidR="001D1D11" w:rsidRPr="00396E52" w:rsidDel="00481790">
            <w:delText>este trab</w:delText>
          </w:r>
          <w:r w:rsidR="000B6C11" w:rsidRPr="00396E52" w:rsidDel="00481790">
            <w:delText xml:space="preserve">ajo </w:delText>
          </w:r>
        </w:del>
      </w:ins>
      <w:ins w:id="10044" w:author="Orion" w:date="2011-07-09T18:05:00Z">
        <w:del w:id="10045" w:author="IO" w:date="2011-07-22T18:14:00Z">
          <w:r w:rsidR="000B6C11" w:rsidRPr="00396E52" w:rsidDel="00481790">
            <w:delText xml:space="preserve">cubre </w:delText>
          </w:r>
        </w:del>
      </w:ins>
      <w:ins w:id="10046" w:author="Orion" w:date="2011-07-09T18:27:00Z">
        <w:del w:id="10047" w:author="IO" w:date="2011-07-22T18:14:00Z">
          <w:r w:rsidR="00257DC5" w:rsidRPr="00396E52" w:rsidDel="00481790">
            <w:delText>parte</w:delText>
          </w:r>
        </w:del>
      </w:ins>
      <w:ins w:id="10048" w:author="Orion" w:date="2011-07-09T18:26:00Z">
        <w:del w:id="10049" w:author="IO" w:date="2011-07-22T18:14:00Z">
          <w:r w:rsidR="00EE5368" w:rsidRPr="00396E52" w:rsidDel="00481790">
            <w:delText xml:space="preserve"> sus</w:delText>
          </w:r>
        </w:del>
      </w:ins>
      <w:ins w:id="10050" w:author="Orion" w:date="2011-07-09T18:05:00Z">
        <w:del w:id="10051" w:author="IO" w:date="2011-07-22T18:14:00Z">
          <w:r w:rsidR="000B6C11" w:rsidRPr="00396E52" w:rsidDel="00481790">
            <w:delText xml:space="preserve"> </w:delText>
          </w:r>
        </w:del>
      </w:ins>
      <w:ins w:id="10052" w:author="Orion" w:date="2011-07-09T18:06:00Z">
        <w:del w:id="10053" w:author="IO" w:date="2011-07-22T18:14:00Z">
          <w:r w:rsidR="000B6C11" w:rsidRPr="00396E52" w:rsidDel="00481790">
            <w:delText>limitaciones</w:delText>
          </w:r>
        </w:del>
      </w:ins>
      <w:ins w:id="10054" w:author="Orion" w:date="2011-07-09T18:13:00Z">
        <w:del w:id="10055" w:author="IO" w:date="2011-07-22T18:14:00Z">
          <w:r w:rsidR="00395D09" w:rsidRPr="00396E52" w:rsidDel="00481790">
            <w:delText xml:space="preserve"> </w:delText>
          </w:r>
        </w:del>
      </w:ins>
      <w:ins w:id="10056" w:author="Orion" w:date="2011-07-09T18:27:00Z">
        <w:del w:id="10057" w:author="IO" w:date="2011-07-22T18:14:00Z">
          <w:r w:rsidR="00257DC5" w:rsidRPr="00396E52" w:rsidDel="00481790">
            <w:delText>haciendo</w:delText>
          </w:r>
        </w:del>
      </w:ins>
      <w:ins w:id="10058" w:author="Orion" w:date="2011-07-09T18:13:00Z">
        <w:del w:id="10059" w:author="IO" w:date="2011-07-22T18:14:00Z">
          <w:r w:rsidR="00395D09" w:rsidRPr="00396E52" w:rsidDel="00481790">
            <w:delText xml:space="preserve"> algo más realista </w:delText>
          </w:r>
        </w:del>
      </w:ins>
      <w:ins w:id="10060" w:author="Orion" w:date="2011-07-09T18:14:00Z">
        <w:del w:id="10061" w:author="IO" w:date="2011-07-22T18:14:00Z">
          <w:r w:rsidR="00395D09" w:rsidRPr="00396E52" w:rsidDel="00481790">
            <w:delText>la simulación</w:delText>
          </w:r>
        </w:del>
      </w:ins>
      <w:ins w:id="10062" w:author="Orion" w:date="2011-07-09T18:07:00Z">
        <w:del w:id="10063" w:author="IO" w:date="2011-07-22T18:14:00Z">
          <w:r w:rsidR="00395D09" w:rsidRPr="00396E52" w:rsidDel="00481790">
            <w:delText xml:space="preserve">. </w:delText>
          </w:r>
        </w:del>
      </w:ins>
      <w:ins w:id="10064" w:author="Orion" w:date="2011-07-09T18:31:00Z">
        <w:del w:id="10065" w:author="IO" w:date="2011-07-22T18:14:00Z">
          <w:r w:rsidR="006A6367" w:rsidRPr="00396E52" w:rsidDel="00481790">
            <w:delText>D</w:delText>
          </w:r>
        </w:del>
      </w:ins>
      <w:ins w:id="10066" w:author="Orion" w:date="2011-07-09T18:30:00Z">
        <w:del w:id="10067" w:author="IO" w:date="2011-07-22T18:14:00Z">
          <w:r w:rsidR="00C947C8" w:rsidRPr="00396E52" w:rsidDel="00481790">
            <w:delText>os</w:delText>
          </w:r>
        </w:del>
      </w:ins>
      <w:ins w:id="10068" w:author="Orion" w:date="2011-07-09T18:07:00Z">
        <w:del w:id="10069" w:author="IO" w:date="2011-07-22T18:14:00Z">
          <w:r w:rsidR="00395D09" w:rsidRPr="00396E52" w:rsidDel="00481790">
            <w:delText xml:space="preserve"> </w:delText>
          </w:r>
        </w:del>
      </w:ins>
      <w:ins w:id="10070" w:author="Orion" w:date="2011-07-09T18:31:00Z">
        <w:del w:id="10071" w:author="IO" w:date="2011-07-22T18:14:00Z">
          <w:r w:rsidR="006A6367" w:rsidRPr="00396E52" w:rsidDel="00481790">
            <w:delText xml:space="preserve">de las </w:delText>
          </w:r>
        </w:del>
      </w:ins>
      <w:ins w:id="10072" w:author="Orion" w:date="2011-07-09T18:07:00Z">
        <w:del w:id="10073" w:author="IO" w:date="2011-07-22T18:14:00Z">
          <w:r w:rsidR="00395D09" w:rsidRPr="00396E52" w:rsidDel="00481790">
            <w:delText xml:space="preserve">limitaciones </w:delText>
          </w:r>
        </w:del>
      </w:ins>
      <w:ins w:id="10074" w:author="Orion" w:date="2011-07-09T18:30:00Z">
        <w:del w:id="10075" w:author="IO" w:date="2011-07-22T18:14:00Z">
          <w:r w:rsidR="00C947C8" w:rsidRPr="00396E52" w:rsidDel="00481790">
            <w:delText xml:space="preserve">más importantes </w:delText>
          </w:r>
        </w:del>
      </w:ins>
      <w:ins w:id="10076" w:author="Orion" w:date="2011-07-09T18:07:00Z">
        <w:del w:id="10077" w:author="IO" w:date="2011-07-22T18:14:00Z">
          <w:r w:rsidR="00395D09" w:rsidRPr="00396E52" w:rsidDel="00481790">
            <w:delText>de estas herramientas</w:delText>
          </w:r>
        </w:del>
      </w:ins>
      <w:ins w:id="10078" w:author="Orion" w:date="2011-07-09T18:08:00Z">
        <w:del w:id="10079" w:author="IO" w:date="2011-07-22T18:14:00Z">
          <w:r w:rsidR="00395D09" w:rsidRPr="00396E52" w:rsidDel="00481790">
            <w:delText xml:space="preserve"> </w:delText>
          </w:r>
        </w:del>
      </w:ins>
      <w:ins w:id="10080" w:author="Orion" w:date="2011-07-09T18:10:00Z">
        <w:del w:id="10081" w:author="IO" w:date="2011-07-22T18:14:00Z">
          <w:r w:rsidR="00395D09" w:rsidRPr="00396E52" w:rsidDel="00481790">
            <w:delText>son</w:delText>
          </w:r>
        </w:del>
      </w:ins>
      <w:ins w:id="10082" w:author="Orion" w:date="2011-07-09T18:15:00Z">
        <w:del w:id="10083" w:author="IO" w:date="2011-07-22T18:14:00Z">
          <w:r w:rsidR="00395D09" w:rsidRPr="00396E52" w:rsidDel="00481790">
            <w:delText>:</w:delText>
          </w:r>
        </w:del>
      </w:ins>
      <w:ins w:id="10084" w:author="Orion" w:date="2011-07-09T18:08:00Z">
        <w:del w:id="10085" w:author="IO" w:date="2011-07-22T18:14:00Z">
          <w:r w:rsidR="00395D09" w:rsidRPr="00396E52" w:rsidDel="00481790">
            <w:delText xml:space="preserve"> sólo </w:delText>
          </w:r>
        </w:del>
      </w:ins>
      <w:ins w:id="10086" w:author="Orion" w:date="2011-07-09T18:11:00Z">
        <w:del w:id="10087" w:author="IO" w:date="2011-07-22T18:14:00Z">
          <w:r w:rsidR="00395D09" w:rsidRPr="00396E52" w:rsidDel="00481790">
            <w:delText>permiten</w:delText>
          </w:r>
        </w:del>
      </w:ins>
      <w:ins w:id="10088" w:author="Orion" w:date="2011-07-09T18:08:00Z">
        <w:del w:id="10089" w:author="IO" w:date="2011-07-22T18:14:00Z">
          <w:r w:rsidR="00395D09" w:rsidRPr="00396E52" w:rsidDel="00481790">
            <w:delText xml:space="preserve"> la simulación de un solo avión</w:delText>
          </w:r>
        </w:del>
      </w:ins>
      <w:ins w:id="10090" w:author="Orion" w:date="2011-07-09T18:09:00Z">
        <w:del w:id="10091" w:author="IO" w:date="2011-07-22T18:14:00Z">
          <w:r w:rsidR="00395D09" w:rsidRPr="00396E52" w:rsidDel="00481790">
            <w:delText xml:space="preserve">, por lo tanto no </w:delText>
          </w:r>
        </w:del>
      </w:ins>
      <w:ins w:id="10092" w:author="Orion" w:date="2011-07-09T18:11:00Z">
        <w:del w:id="10093" w:author="IO" w:date="2011-07-22T18:14:00Z">
          <w:r w:rsidR="00395D09" w:rsidRPr="00396E52" w:rsidDel="00481790">
            <w:delText>tienen</w:delText>
          </w:r>
        </w:del>
      </w:ins>
      <w:ins w:id="10094" w:author="Orion" w:date="2011-07-09T18:09:00Z">
        <w:del w:id="10095" w:author="IO" w:date="2011-07-22T18:14:00Z">
          <w:r w:rsidR="00395D09" w:rsidRPr="00396E52" w:rsidDel="00481790">
            <w:delText xml:space="preserve"> en cuenta cómo </w:delText>
          </w:r>
        </w:del>
      </w:ins>
      <w:ins w:id="10096" w:author="Orion" w:date="2011-07-09T18:11:00Z">
        <w:del w:id="10097" w:author="IO" w:date="2011-07-22T18:14:00Z">
          <w:r w:rsidR="00395D09" w:rsidRPr="00396E52" w:rsidDel="00481790">
            <w:delText>pueden</w:delText>
          </w:r>
        </w:del>
      </w:ins>
      <w:ins w:id="10098" w:author="Orion" w:date="2011-07-09T18:09:00Z">
        <w:del w:id="10099" w:author="IO" w:date="2011-07-22T18:14:00Z">
          <w:r w:rsidR="00395D09" w:rsidRPr="00396E52" w:rsidDel="00481790">
            <w:delText xml:space="preserve"> influir los otros aviones en la trayectoria del avi</w:delText>
          </w:r>
        </w:del>
      </w:ins>
      <w:ins w:id="10100" w:author="Orion" w:date="2011-07-09T18:10:00Z">
        <w:del w:id="10101" w:author="IO" w:date="2011-07-22T18:14:00Z">
          <w:r w:rsidR="00395D09" w:rsidRPr="00396E52" w:rsidDel="00481790">
            <w:delText>ón simulado</w:delText>
          </w:r>
        </w:del>
      </w:ins>
      <w:ins w:id="10102" w:author="Orion" w:date="2011-07-09T18:16:00Z">
        <w:del w:id="10103" w:author="IO" w:date="2011-07-22T18:14:00Z">
          <w:r w:rsidR="00C47547" w:rsidRPr="00396E52" w:rsidDel="00481790">
            <w:delText>;</w:delText>
          </w:r>
        </w:del>
        <w:del w:id="10104" w:author="IO" w:date="2011-07-22T18:16:00Z">
          <w:r w:rsidR="00C47547" w:rsidRPr="00396E52" w:rsidDel="00481790">
            <w:delText xml:space="preserve"> </w:delText>
          </w:r>
        </w:del>
      </w:ins>
      <w:ins w:id="10105" w:author="Orion" w:date="2011-07-09T18:28:00Z">
        <w:del w:id="10106" w:author="IO" w:date="2011-07-22T18:16:00Z">
          <w:r w:rsidR="00C947C8" w:rsidRPr="00396E52" w:rsidDel="00481790">
            <w:delText xml:space="preserve">y </w:delText>
          </w:r>
        </w:del>
      </w:ins>
      <w:ins w:id="10107" w:author="Orion" w:date="2011-07-09T18:10:00Z">
        <w:del w:id="10108" w:author="IO" w:date="2011-07-22T18:16:00Z">
          <w:r w:rsidR="00395D09" w:rsidRPr="00396E52" w:rsidDel="00481790">
            <w:delText xml:space="preserve">no </w:delText>
          </w:r>
        </w:del>
      </w:ins>
      <w:ins w:id="10109" w:author="Orion" w:date="2011-07-09T18:11:00Z">
        <w:del w:id="10110" w:author="IO" w:date="2011-07-22T18:16:00Z">
          <w:r w:rsidR="00395D09" w:rsidRPr="00396E52" w:rsidDel="00481790">
            <w:delText>tienen</w:delText>
          </w:r>
        </w:del>
      </w:ins>
      <w:ins w:id="10111" w:author="Orion" w:date="2011-07-09T18:10:00Z">
        <w:del w:id="10112" w:author="IO" w:date="2011-07-22T18:16:00Z">
          <w:r w:rsidR="00395D09" w:rsidRPr="00396E52" w:rsidDel="00481790">
            <w:delText xml:space="preserve"> en </w:delText>
          </w:r>
        </w:del>
      </w:ins>
      <w:ins w:id="10113" w:author="Orion" w:date="2011-07-09T18:11:00Z">
        <w:del w:id="10114" w:author="IO" w:date="2011-07-22T18:16:00Z">
          <w:r w:rsidR="00395D09" w:rsidRPr="00396E52" w:rsidDel="00481790">
            <w:delText>cuenta</w:delText>
          </w:r>
        </w:del>
      </w:ins>
      <w:ins w:id="10115" w:author="Orion" w:date="2011-07-09T18:10:00Z">
        <w:r w:rsidR="00395D09" w:rsidRPr="00396E52">
          <w:t xml:space="preserve"> </w:t>
        </w:r>
      </w:ins>
      <w:ins w:id="10116" w:author="Orion" w:date="2011-07-09T18:12:00Z">
        <w:r w:rsidR="00395D09" w:rsidRPr="00396E52">
          <w:t xml:space="preserve">posibles instrucciones </w:t>
        </w:r>
        <w:del w:id="10117" w:author="IO" w:date="2011-07-22T18:16:00Z">
          <w:r w:rsidR="00395D09" w:rsidRPr="00396E52" w:rsidDel="00481790">
            <w:delText>que puedan mandar elementos externos como</w:delText>
          </w:r>
        </w:del>
      </w:ins>
      <w:ins w:id="10118" w:author="IO" w:date="2011-07-22T18:16:00Z">
        <w:r w:rsidR="00481790">
          <w:t>de los</w:t>
        </w:r>
      </w:ins>
      <w:ins w:id="10119" w:author="Orion" w:date="2011-07-09T18:12:00Z">
        <w:r w:rsidR="00395D09" w:rsidRPr="00396E52">
          <w:t xml:space="preserve"> controladores</w:t>
        </w:r>
        <w:del w:id="10120" w:author="IO" w:date="2011-07-22T18:16:00Z">
          <w:r w:rsidR="00395D09" w:rsidRPr="00396E52" w:rsidDel="00481790">
            <w:delText>, haciendo completamente responsable de vuelo al que maneja la aeronave.</w:delText>
          </w:r>
        </w:del>
      </w:ins>
      <w:ins w:id="10121" w:author="Orion" w:date="2011-07-09T18:17:00Z">
        <w:del w:id="10122" w:author="IO" w:date="2011-07-22T18:16:00Z">
          <w:r w:rsidR="00EE5368" w:rsidRPr="00396E52" w:rsidDel="00481790">
            <w:delText xml:space="preserve"> Por otro lado,</w:delText>
          </w:r>
        </w:del>
      </w:ins>
      <w:ins w:id="10123" w:author="Orion" w:date="2011-07-09T18:31:00Z">
        <w:del w:id="10124" w:author="IO" w:date="2011-07-22T18:16:00Z">
          <w:r w:rsidR="00766809" w:rsidRPr="00396E52" w:rsidDel="00481790">
            <w:delText xml:space="preserve"> y con </w:delText>
          </w:r>
        </w:del>
      </w:ins>
      <w:ins w:id="10125" w:author="Orion" w:date="2011-07-09T18:32:00Z">
        <w:del w:id="10126" w:author="IO" w:date="2011-07-22T18:16:00Z">
          <w:r w:rsidR="00766809" w:rsidRPr="00396E52" w:rsidDel="00481790">
            <w:delText>respecto a</w:delText>
          </w:r>
        </w:del>
      </w:ins>
      <w:ins w:id="10127" w:author="IO" w:date="2011-07-22T18:16:00Z">
        <w:r w:rsidR="00481790">
          <w:t>;</w:t>
        </w:r>
      </w:ins>
      <w:ins w:id="10128" w:author="Orion" w:date="2011-07-09T18:32:00Z">
        <w:r w:rsidR="00766809" w:rsidRPr="00396E52">
          <w:t xml:space="preserve"> las herramientas de simulación de tráfico aéreo</w:t>
        </w:r>
      </w:ins>
      <w:ins w:id="10129" w:author="IO" w:date="2011-07-22T18:17:00Z">
        <w:r w:rsidR="00481790">
          <w:t xml:space="preserve"> no suelen contemplar la influencia de los factores humanos en el</w:t>
        </w:r>
      </w:ins>
      <w:ins w:id="10130" w:author="Orion" w:date="2011-07-09T18:32:00Z">
        <w:del w:id="10131" w:author="IO" w:date="2011-07-22T18:17:00Z">
          <w:r w:rsidR="00766809" w:rsidRPr="00396E52" w:rsidDel="00481790">
            <w:delText xml:space="preserve">, </w:delText>
          </w:r>
        </w:del>
      </w:ins>
      <w:ins w:id="10132" w:author="Orion" w:date="2011-07-09T18:23:00Z">
        <w:del w:id="10133" w:author="IO" w:date="2011-07-22T18:17:00Z">
          <w:r w:rsidR="00EE5368" w:rsidRPr="00396E52" w:rsidDel="00481790">
            <w:delText>este nue</w:delText>
          </w:r>
        </w:del>
      </w:ins>
      <w:ins w:id="10134" w:author="Orion" w:date="2011-07-09T18:24:00Z">
        <w:del w:id="10135" w:author="IO" w:date="2011-07-22T18:17:00Z">
          <w:r w:rsidR="00EE5368" w:rsidRPr="00396E52" w:rsidDel="00481790">
            <w:delText xml:space="preserve">vo enfoque aporta otra </w:delText>
          </w:r>
        </w:del>
      </w:ins>
      <w:ins w:id="10136" w:author="Orion" w:date="2011-07-09T18:19:00Z">
        <w:del w:id="10137" w:author="IO" w:date="2011-07-22T18:17:00Z">
          <w:r w:rsidR="00EE5368" w:rsidRPr="00396E52" w:rsidDel="00481790">
            <w:delText xml:space="preserve">característica notable </w:delText>
          </w:r>
        </w:del>
      </w:ins>
      <w:ins w:id="10138" w:author="Orion" w:date="2011-07-09T18:32:00Z">
        <w:del w:id="10139" w:author="IO" w:date="2011-07-22T18:17:00Z">
          <w:r w:rsidR="00766809" w:rsidRPr="00396E52" w:rsidDel="00481790">
            <w:delText>que</w:delText>
          </w:r>
        </w:del>
      </w:ins>
      <w:ins w:id="10140" w:author="Orion" w:date="2011-07-09T18:25:00Z">
        <w:del w:id="10141" w:author="IO" w:date="2011-07-22T18:17:00Z">
          <w:r w:rsidR="00EE5368" w:rsidRPr="00396E52" w:rsidDel="00481790">
            <w:delText xml:space="preserve"> </w:delText>
          </w:r>
        </w:del>
      </w:ins>
      <w:ins w:id="10142" w:author="Orion" w:date="2011-07-09T18:20:00Z">
        <w:del w:id="10143" w:author="IO" w:date="2011-07-22T18:17:00Z">
          <w:r w:rsidR="00EE5368" w:rsidRPr="00396E52" w:rsidDel="00481790">
            <w:delText>es el</w:delText>
          </w:r>
        </w:del>
        <w:r w:rsidR="00EE5368" w:rsidRPr="00396E52">
          <w:t xml:space="preserve"> comportamiento de los agentes a la hora de la toma de decisiones</w:t>
        </w:r>
        <w:del w:id="10144" w:author="IO" w:date="2011-07-22T18:17:00Z">
          <w:r w:rsidR="00EE5368" w:rsidRPr="00396E52" w:rsidDel="00481790">
            <w:delText xml:space="preserve"> y la influencia de este con respecto a otros factores del sistema</w:delText>
          </w:r>
        </w:del>
      </w:ins>
      <w:ins w:id="10145" w:author="Orion" w:date="2011-07-09T18:24:00Z">
        <w:r w:rsidR="00EE5368" w:rsidRPr="00396E52">
          <w:t>.</w:t>
        </w:r>
      </w:ins>
      <w:ins w:id="10146" w:author="IO" w:date="2011-07-22T18:19:00Z">
        <w:r w:rsidR="00481790">
          <w:t xml:space="preserve"> Si esta información estuviese descrita con modelos y transformaciones al código relevante para las herramientas, se podría contemplar su </w:t>
        </w:r>
      </w:ins>
      <w:ins w:id="10147" w:author="IO" w:date="2011-07-22T18:20:00Z">
        <w:r w:rsidR="00481790">
          <w:t>integración</w:t>
        </w:r>
      </w:ins>
      <w:ins w:id="10148" w:author="IO" w:date="2011-07-22T18:19:00Z">
        <w:r w:rsidR="00481790">
          <w:t xml:space="preserve"> con mayor facilidad</w:t>
        </w:r>
      </w:ins>
      <w:ins w:id="10149" w:author="IO" w:date="2011-07-22T18:20:00Z">
        <w:r w:rsidR="00481790">
          <w:t>, combinado los modelos y añadiendo transformaciones.</w:t>
        </w:r>
      </w:ins>
      <w:ins w:id="10150" w:author="IO" w:date="2011-07-22T18:21:00Z">
        <w:r w:rsidR="00481790">
          <w:t xml:space="preserve"> Esta constituye una futura línea de investigación.</w:t>
        </w:r>
      </w:ins>
      <w:ins w:id="10151" w:author="IO" w:date="2011-07-22T18:29:00Z">
        <w:r w:rsidR="00E639D6">
          <w:t xml:space="preserve"> Por otro lado, especificar a nivel de modelos facilita la comunicación y discusión del conocimiento entre los expertos, y por tanto la investigación y evaluación d</w:t>
        </w:r>
        <w:del w:id="10152" w:author="Orion" w:date="2011-07-26T16:07:00Z">
          <w:r w:rsidR="00E639D6" w:rsidDel="005639E1">
            <w:delText xml:space="preserve"> </w:delText>
          </w:r>
        </w:del>
        <w:r w:rsidR="00E639D6">
          <w:t>e</w:t>
        </w:r>
      </w:ins>
      <w:ins w:id="10153" w:author="Orion" w:date="2011-07-26T16:07:00Z">
        <w:r w:rsidR="005639E1">
          <w:t xml:space="preserve"> </w:t>
        </w:r>
      </w:ins>
      <w:ins w:id="10154" w:author="IO" w:date="2011-07-22T18:29:00Z">
        <w:r w:rsidR="00E639D6">
          <w:t>las propuestas.</w:t>
        </w:r>
      </w:ins>
    </w:p>
    <w:p w14:paraId="5587B682" w14:textId="77777777" w:rsidR="00904D1F" w:rsidRDefault="0014397A">
      <w:pPr>
        <w:widowControl/>
        <w:suppressAutoHyphens w:val="0"/>
        <w:rPr>
          <w:ins w:id="10155" w:author="Orion" w:date="2011-07-26T17:09:00Z"/>
        </w:rPr>
      </w:pPr>
      <w:ins w:id="10156" w:author="Orion" w:date="2011-07-09T18:35:00Z">
        <w:r w:rsidRPr="00481790">
          <w:t>E</w:t>
        </w:r>
      </w:ins>
      <w:ins w:id="10157" w:author="IO" w:date="2011-07-22T18:22:00Z">
        <w:r w:rsidR="00481790">
          <w:t xml:space="preserve">n cuanto a la simulación final generada, </w:t>
        </w:r>
      </w:ins>
      <w:ins w:id="10158" w:author="Orion" w:date="2011-07-09T18:35:00Z">
        <w:del w:id="10159" w:author="IO" w:date="2011-07-22T18:22:00Z">
          <w:r w:rsidRPr="00481790" w:rsidDel="00481790">
            <w:delText xml:space="preserve">l resultado final </w:delText>
          </w:r>
        </w:del>
      </w:ins>
      <w:ins w:id="10160" w:author="IO" w:date="2011-07-22T18:22:00Z">
        <w:r w:rsidR="00481790">
          <w:t xml:space="preserve">se </w:t>
        </w:r>
      </w:ins>
      <w:ins w:id="10161" w:author="Orion" w:date="2011-07-09T18:35:00Z">
        <w:r w:rsidRPr="00481790">
          <w:t>ha</w:t>
        </w:r>
      </w:ins>
      <w:ins w:id="10162" w:author="Orion" w:date="2011-07-09T18:36:00Z">
        <w:r w:rsidRPr="00481790">
          <w:t xml:space="preserve"> </w:t>
        </w:r>
      </w:ins>
      <w:ins w:id="10163" w:author="Orion" w:date="2011-07-09T18:35:00Z">
        <w:del w:id="10164" w:author="IO" w:date="2011-07-22T18:23:00Z">
          <w:r w:rsidRPr="00481790" w:rsidDel="00481790">
            <w:delText>sido</w:delText>
          </w:r>
        </w:del>
      </w:ins>
      <w:ins w:id="10165" w:author="IO" w:date="2011-07-22T18:23:00Z">
        <w:r w:rsidR="00481790">
          <w:t>desarrollado</w:t>
        </w:r>
      </w:ins>
      <w:ins w:id="10166" w:author="Orion" w:date="2011-07-09T18:35:00Z">
        <w:r w:rsidRPr="00481790">
          <w:t xml:space="preserve"> </w:t>
        </w:r>
        <w:del w:id="10167" w:author="IO" w:date="2011-07-22T18:22:00Z">
          <w:r w:rsidRPr="00481790" w:rsidDel="00481790">
            <w:delText>que se</w:delText>
          </w:r>
        </w:del>
      </w:ins>
      <w:ins w:id="10168" w:author="Orion" w:date="2011-07-09T18:36:00Z">
        <w:del w:id="10169" w:author="IO" w:date="2011-07-22T18:22:00Z">
          <w:r w:rsidRPr="00481790" w:rsidDel="00481790">
            <w:delText xml:space="preserve"> ha elaborado</w:delText>
          </w:r>
        </w:del>
      </w:ins>
      <w:ins w:id="10170" w:author="Orion" w:date="2011-07-09T18:35:00Z">
        <w:del w:id="10171" w:author="IO" w:date="2011-07-22T18:22:00Z">
          <w:r w:rsidRPr="00481790" w:rsidDel="00481790">
            <w:delText xml:space="preserve"> </w:delText>
          </w:r>
        </w:del>
        <w:r w:rsidRPr="00481790">
          <w:t>un</w:t>
        </w:r>
      </w:ins>
      <w:ins w:id="10172" w:author="Orion" w:date="2011-07-09T18:34:00Z">
        <w:r w:rsidRPr="00481790">
          <w:t xml:space="preserve"> sistema intuitivo</w:t>
        </w:r>
        <w:r w:rsidR="005D5E2B" w:rsidRPr="00481790">
          <w:t xml:space="preserve"> para el usuario</w:t>
        </w:r>
      </w:ins>
      <w:ins w:id="10173" w:author="Orion" w:date="2011-07-09T18:36:00Z">
        <w:r w:rsidRPr="00481790">
          <w:t xml:space="preserve">, </w:t>
        </w:r>
      </w:ins>
      <w:ins w:id="10174" w:author="Orion" w:date="2011-07-09T18:37:00Z">
        <w:del w:id="10175" w:author="IO" w:date="2011-07-22T18:23:00Z">
          <w:r w:rsidR="00DE7E87" w:rsidRPr="00481790" w:rsidDel="00481790">
            <w:delText xml:space="preserve">tanto </w:delText>
          </w:r>
        </w:del>
      </w:ins>
      <w:ins w:id="10176" w:author="Orion" w:date="2011-07-09T18:36:00Z">
        <w:del w:id="10177" w:author="IO" w:date="2011-07-22T18:23:00Z">
          <w:r w:rsidRPr="00481790" w:rsidDel="00481790">
            <w:delText xml:space="preserve">desde el punto de vista de la usabilidad </w:delText>
          </w:r>
        </w:del>
      </w:ins>
      <w:ins w:id="10178" w:author="Orion" w:date="2011-07-09T18:37:00Z">
        <w:del w:id="10179" w:author="IO" w:date="2011-07-22T18:23:00Z">
          <w:r w:rsidR="00DE7E87" w:rsidRPr="00481790" w:rsidDel="00481790">
            <w:delText>como de la</w:delText>
          </w:r>
        </w:del>
      </w:ins>
      <w:ins w:id="10180" w:author="Orion" w:date="2011-07-09T18:36:00Z">
        <w:del w:id="10181" w:author="IO" w:date="2011-07-22T18:23:00Z">
          <w:r w:rsidRPr="00481790" w:rsidDel="00481790">
            <w:delText xml:space="preserve"> comprensión gráfica</w:delText>
          </w:r>
        </w:del>
      </w:ins>
      <w:ins w:id="10182" w:author="Orion" w:date="2011-07-09T18:40:00Z">
        <w:del w:id="10183" w:author="IO" w:date="2011-07-22T18:23:00Z">
          <w:r w:rsidR="00DE7E87" w:rsidRPr="00481790" w:rsidDel="00481790">
            <w:delText>, ya que se</w:delText>
          </w:r>
        </w:del>
      </w:ins>
      <w:ins w:id="10184" w:author="Orion" w:date="2011-07-09T18:39:00Z">
        <w:del w:id="10185" w:author="IO" w:date="2011-07-22T18:23:00Z">
          <w:r w:rsidR="00DE7E87" w:rsidRPr="00481790" w:rsidDel="00481790">
            <w:delText xml:space="preserve"> aporta una forma relativamente sencilla</w:delText>
          </w:r>
        </w:del>
      </w:ins>
      <w:ins w:id="10186" w:author="IO" w:date="2011-07-22T18:23:00Z">
        <w:r w:rsidR="00481790">
          <w:t>fácil</w:t>
        </w:r>
      </w:ins>
      <w:ins w:id="10187" w:author="Orion" w:date="2011-07-09T18:39:00Z">
        <w:r w:rsidR="00DE7E87" w:rsidRPr="00481790">
          <w:t xml:space="preserve"> de configurar y </w:t>
        </w:r>
        <w:del w:id="10188" w:author="IO" w:date="2011-07-22T18:23:00Z">
          <w:r w:rsidR="00DE7E87" w:rsidRPr="00481790" w:rsidDel="00481790">
            <w:delText xml:space="preserve">ofrecer </w:delText>
          </w:r>
        </w:del>
      </w:ins>
      <w:ins w:id="10189" w:author="Orion" w:date="2011-07-09T18:40:00Z">
        <w:del w:id="10190" w:author="IO" w:date="2011-07-22T18:23:00Z">
          <w:r w:rsidR="00DE7E87" w:rsidRPr="00481790" w:rsidDel="00481790">
            <w:delText>la simulación</w:delText>
          </w:r>
        </w:del>
      </w:ins>
      <w:ins w:id="10191" w:author="IO" w:date="2011-07-22T18:23:00Z">
        <w:r w:rsidR="00481790">
          <w:t>con una interfaz intuitiva en la línea de las herramientas del dominio</w:t>
        </w:r>
      </w:ins>
      <w:ins w:id="10192" w:author="Orion" w:date="2011-07-09T18:40:00Z">
        <w:r w:rsidR="00DE7E87" w:rsidRPr="00481790">
          <w:t xml:space="preserve">. </w:t>
        </w:r>
      </w:ins>
      <w:ins w:id="10193" w:author="IO" w:date="2011-07-22T18:24:00Z">
        <w:r w:rsidR="00E639D6">
          <w:t>La herramienta ha servido como prueba de concepto de las propiedades de flexibilid</w:t>
        </w:r>
      </w:ins>
      <w:ins w:id="10194" w:author="IO" w:date="2011-07-22T18:25:00Z">
        <w:r w:rsidR="00E639D6">
          <w:t>a</w:t>
        </w:r>
      </w:ins>
      <w:ins w:id="10195" w:author="IO" w:date="2011-07-22T18:24:00Z">
        <w:r w:rsidR="00E639D6">
          <w:t>d</w:t>
        </w:r>
      </w:ins>
      <w:ins w:id="10196"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10197" w:author="Orion" w:date="2011-07-08T16:59:00Z"/>
          <w:del w:id="10198" w:author="IO" w:date="2011-07-22T17:36:00Z"/>
        </w:rPr>
        <w:pPrChange w:id="10199" w:author="IO" w:date="2011-07-22T17:36:00Z">
          <w:pPr/>
        </w:pPrChange>
      </w:pPr>
      <w:ins w:id="10200" w:author="Orion" w:date="2011-07-09T18:40:00Z">
        <w:del w:id="10201" w:author="IO" w:date="2011-07-22T18:25:00Z">
          <w:r w:rsidRPr="00481790" w:rsidDel="00E639D6">
            <w:delText xml:space="preserve">Una herramienta que, gracias al diseño, nos aporta </w:delText>
          </w:r>
        </w:del>
      </w:ins>
      <w:ins w:id="10202" w:author="Orion" w:date="2011-07-09T18:41:00Z">
        <w:del w:id="10203" w:author="IO" w:date="2011-07-22T18:25:00Z">
          <w:r w:rsidRPr="00481790" w:rsidDel="00E639D6">
            <w:delText>flexibilidad a la hora de modificar o añadir tareas a los agentes, o incluso añadir nuevos factores que se quieran tener en cuenta</w:delText>
          </w:r>
        </w:del>
      </w:ins>
      <w:ins w:id="10204" w:author="Orion" w:date="2011-07-09T18:42:00Z">
        <w:del w:id="10205" w:author="IO" w:date="2011-07-22T18:25:00Z">
          <w:r w:rsidRPr="00481790" w:rsidDel="00E639D6">
            <w:delText xml:space="preserve"> y sean configurables en estas tareas,</w:delText>
          </w:r>
        </w:del>
      </w:ins>
      <w:ins w:id="10206" w:author="Orion" w:date="2011-07-09T18:41:00Z">
        <w:del w:id="10207" w:author="IO" w:date="2011-07-22T18:25:00Z">
          <w:r w:rsidRPr="00481790" w:rsidDel="00E639D6">
            <w:delText xml:space="preserve"> como pudieran ser tiempos de ejecuci</w:delText>
          </w:r>
        </w:del>
      </w:ins>
      <w:ins w:id="10208" w:author="Orion" w:date="2011-07-09T18:42:00Z">
        <w:del w:id="10209" w:author="IO" w:date="2011-07-22T18:25:00Z">
          <w:r w:rsidRPr="00481790" w:rsidDel="00E639D6">
            <w:delText xml:space="preserve">ón, </w:delText>
          </w:r>
        </w:del>
      </w:ins>
      <w:ins w:id="10210" w:author="Orion" w:date="2011-07-09T18:43:00Z">
        <w:del w:id="10211" w:author="IO" w:date="2011-07-22T18:25:00Z">
          <w:r w:rsidRPr="00481790" w:rsidDel="00E639D6">
            <w:delText>prioridad, etc.</w:delText>
          </w:r>
        </w:del>
      </w:ins>
      <w:ins w:id="10212" w:author="Orion" w:date="2011-07-09T18:44:00Z">
        <w:del w:id="10213" w:author="IO" w:date="2011-07-22T18:25:00Z">
          <w:r w:rsidR="004A637F" w:rsidRPr="00481790" w:rsidDel="00E639D6">
            <w:delText xml:space="preserve"> Y por último, y gracias a la facilidad de realizar despliegues con la herramienta IDK, dicho sistema es </w:delText>
          </w:r>
        </w:del>
      </w:ins>
      <w:ins w:id="10214" w:author="Orion" w:date="2011-07-09T18:45:00Z">
        <w:del w:id="10215" w:author="IO" w:date="2011-07-22T18:25:00Z">
          <w:r w:rsidR="004A637F" w:rsidRPr="00481790" w:rsidDel="00E639D6">
            <w:delText xml:space="preserve">sencillamente escalable a un número relativamente grande de aeronaves siempre que el procesador lo soporte, </w:delText>
          </w:r>
        </w:del>
      </w:ins>
      <w:ins w:id="10216" w:author="Orion" w:date="2011-07-09T18:47:00Z">
        <w:del w:id="10217" w:author="IO" w:date="2011-07-22T18:25:00Z">
          <w:r w:rsidR="004F32D3" w:rsidRPr="00481790" w:rsidDel="00E639D6">
            <w:delText xml:space="preserve">permitiéndose </w:delText>
          </w:r>
        </w:del>
      </w:ins>
      <w:ins w:id="10218" w:author="Orion" w:date="2011-07-09T18:45:00Z">
        <w:del w:id="10219" w:author="IO" w:date="2011-07-22T18:25:00Z">
          <w:r w:rsidR="004A637F" w:rsidRPr="00481790" w:rsidDel="00E639D6">
            <w:delText xml:space="preserve">incluso hacer despliegues distribuidos sobre varias </w:delText>
          </w:r>
        </w:del>
      </w:ins>
      <w:ins w:id="10220" w:author="Orion" w:date="2011-07-09T18:46:00Z">
        <w:del w:id="10221" w:author="IO" w:date="2011-07-22T18:25:00Z">
          <w:r w:rsidR="004A637F" w:rsidRPr="00481790" w:rsidDel="00E639D6">
            <w:delText>máquinas</w:delText>
          </w:r>
        </w:del>
      </w:ins>
      <w:ins w:id="10222" w:author="Orion" w:date="2011-07-09T18:45:00Z">
        <w:del w:id="10223" w:author="IO" w:date="2011-07-22T18:25:00Z">
          <w:r w:rsidR="004A637F" w:rsidRPr="00481790" w:rsidDel="00E639D6">
            <w:delText>.</w:delText>
          </w:r>
        </w:del>
      </w:ins>
    </w:p>
    <w:p w14:paraId="68236633" w14:textId="0C16340E" w:rsidR="00904D1F" w:rsidRDefault="00904D1F">
      <w:pPr>
        <w:widowControl/>
        <w:suppressAutoHyphens w:val="0"/>
        <w:rPr>
          <w:ins w:id="10224" w:author="Orion" w:date="2011-07-26T17:09:00Z"/>
          <w:bCs/>
          <w:sz w:val="44"/>
          <w:szCs w:val="52"/>
        </w:rPr>
      </w:pPr>
    </w:p>
    <w:p w14:paraId="681DE991" w14:textId="617F350F" w:rsidR="00904D1F" w:rsidRPr="00F04D60" w:rsidRDefault="00904D1F">
      <w:pPr>
        <w:pStyle w:val="Heading1"/>
        <w:numPr>
          <w:ilvl w:val="1"/>
          <w:numId w:val="40"/>
        </w:numPr>
        <w:rPr>
          <w:ins w:id="10225" w:author="Orion" w:date="2011-07-26T17:08:00Z"/>
          <w:b w:val="0"/>
          <w:sz w:val="44"/>
          <w:szCs w:val="52"/>
        </w:rPr>
        <w:pPrChange w:id="10226" w:author="Orion" w:date="2011-07-26T17:09:00Z">
          <w:pPr>
            <w:pStyle w:val="Heading1"/>
            <w:numPr>
              <w:ilvl w:val="1"/>
              <w:numId w:val="56"/>
            </w:numPr>
            <w:tabs>
              <w:tab w:val="clear" w:pos="0"/>
            </w:tabs>
            <w:ind w:left="792"/>
          </w:pPr>
        </w:pPrChange>
      </w:pPr>
      <w:bookmarkStart w:id="10227" w:name="_Toc299463914"/>
      <w:ins w:id="10228" w:author="Orion" w:date="2011-07-26T17:08:00Z">
        <w:r>
          <w:rPr>
            <w:b w:val="0"/>
            <w:sz w:val="44"/>
            <w:szCs w:val="52"/>
          </w:rPr>
          <w:lastRenderedPageBreak/>
          <w:t>Trabajo Futuro</w:t>
        </w:r>
        <w:bookmarkEnd w:id="10227"/>
      </w:ins>
    </w:p>
    <w:p w14:paraId="750783E1" w14:textId="63B1E13B" w:rsidR="004F32D3" w:rsidRPr="00E639D6" w:rsidDel="00E639D6" w:rsidRDefault="00E639D6">
      <w:pPr>
        <w:jc w:val="both"/>
        <w:rPr>
          <w:ins w:id="10229" w:author="Orion" w:date="2011-07-09T18:48:00Z"/>
          <w:del w:id="10230" w:author="IO" w:date="2011-07-22T18:28:00Z"/>
        </w:rPr>
        <w:pPrChange w:id="10231" w:author="Orion" w:date="2011-07-26T17:05:00Z">
          <w:pPr/>
        </w:pPrChange>
      </w:pPr>
      <w:ins w:id="10232" w:author="IO" w:date="2011-07-22T18:28:00Z">
        <w:r>
          <w:t>Aunque el trabajo realizado apunta a que esta l</w:t>
        </w:r>
      </w:ins>
      <w:ins w:id="10233" w:author="IO" w:date="2011-07-22T18:29:00Z">
        <w:r>
          <w:t xml:space="preserve">ínea </w:t>
        </w:r>
      </w:ins>
      <w:ins w:id="10234" w:author="IO" w:date="2011-07-22T18:30:00Z">
        <w:r>
          <w:t>es</w:t>
        </w:r>
      </w:ins>
      <w:ins w:id="10235" w:author="IO" w:date="2011-07-22T18:29:00Z">
        <w:r>
          <w:t xml:space="preserve"> </w:t>
        </w:r>
      </w:ins>
      <w:ins w:id="10236" w:author="IO" w:date="2011-07-22T18:30:00Z">
        <w:r>
          <w:t>prometedora</w:t>
        </w:r>
      </w:ins>
      <w:ins w:id="10237" w:author="IO" w:date="2011-07-22T18:29:00Z">
        <w:r>
          <w:t xml:space="preserve"> </w:t>
        </w:r>
      </w:ins>
      <w:ins w:id="10238" w:author="IO" w:date="2011-07-22T18:30:00Z">
        <w:r>
          <w:t>para la simulación aérea, tanto como método de desarrollo como por especificaci</w:t>
        </w:r>
      </w:ins>
      <w:ins w:id="10239" w:author="IO" w:date="2011-07-22T18:31:00Z">
        <w:r>
          <w:t>ón del dominio con los modelos</w:t>
        </w:r>
      </w:ins>
      <w:ins w:id="10240" w:author="IO" w:date="2011-07-22T18:30:00Z">
        <w:r>
          <w:t xml:space="preserve">, </w:t>
        </w:r>
      </w:ins>
      <w:ins w:id="10241" w:author="IO" w:date="2011-07-22T18:31:00Z">
        <w:r>
          <w:t xml:space="preserve">aún </w:t>
        </w:r>
      </w:ins>
      <w:ins w:id="10242" w:author="IO" w:date="2011-07-22T18:30:00Z">
        <w:r>
          <w:t>quedan muchos aspectos por mejorar y explorar. Algunos de los contemplados como trabajo futuro son:</w:t>
        </w:r>
      </w:ins>
      <w:ins w:id="10243" w:author="IO" w:date="2011-07-22T18:29:00Z">
        <w:r>
          <w:t xml:space="preserve"> </w:t>
        </w:r>
      </w:ins>
      <w:ins w:id="10244" w:author="Orion" w:date="2011-07-09T18:48:00Z">
        <w:del w:id="10245" w:author="IO" w:date="2011-07-22T18:28:00Z">
          <w:r w:rsidR="005A3ECD" w:rsidRPr="00E639D6" w:rsidDel="00E639D6">
            <w:rPr>
              <w:rPrChange w:id="10246" w:author="IO" w:date="2011-07-22T18:28:00Z">
                <w:rPr>
                  <w:b/>
                  <w:bCs/>
                </w:rPr>
              </w:rPrChange>
            </w:rPr>
            <w:delText>Trabajo</w:delText>
          </w:r>
        </w:del>
        <w:del w:id="10247" w:author="IO" w:date="2011-07-22T17:36:00Z">
          <w:r w:rsidR="005A3ECD" w:rsidRPr="00E639D6" w:rsidDel="00150117">
            <w:rPr>
              <w:rPrChange w:id="10248" w:author="IO" w:date="2011-07-22T18:28:00Z">
                <w:rPr>
                  <w:b/>
                  <w:bCs/>
                </w:rPr>
              </w:rPrChange>
            </w:rPr>
            <w:delText>s</w:delText>
          </w:r>
        </w:del>
        <w:del w:id="10249" w:author="IO" w:date="2011-07-22T18:28:00Z">
          <w:r w:rsidR="005A3ECD" w:rsidRPr="00E639D6" w:rsidDel="00E639D6">
            <w:rPr>
              <w:rPrChange w:id="10250" w:author="IO" w:date="2011-07-22T18:28:00Z">
                <w:rPr>
                  <w:b/>
                  <w:bCs/>
                </w:rPr>
              </w:rPrChange>
            </w:rPr>
            <w:delText xml:space="preserve"> </w:delText>
          </w:r>
        </w:del>
        <w:del w:id="10251" w:author="IO" w:date="2011-07-22T17:36:00Z">
          <w:r w:rsidR="005A3ECD" w:rsidRPr="00E639D6" w:rsidDel="00150117">
            <w:rPr>
              <w:rPrChange w:id="10252" w:author="IO" w:date="2011-07-22T18:28:00Z">
                <w:rPr>
                  <w:b/>
                  <w:bCs/>
                </w:rPr>
              </w:rPrChange>
            </w:rPr>
            <w:delText>F</w:delText>
          </w:r>
        </w:del>
        <w:del w:id="10253" w:author="IO" w:date="2011-07-22T18:28:00Z">
          <w:r w:rsidR="005A3ECD" w:rsidRPr="00E639D6" w:rsidDel="00E639D6">
            <w:rPr>
              <w:rPrChange w:id="10254" w:author="IO" w:date="2011-07-22T18:28:00Z">
                <w:rPr>
                  <w:b/>
                  <w:bCs/>
                </w:rPr>
              </w:rPrChange>
            </w:rPr>
            <w:delText>uturo</w:delText>
          </w:r>
        </w:del>
        <w:del w:id="10255" w:author="IO" w:date="2011-07-22T17:36:00Z">
          <w:r w:rsidR="005A3ECD" w:rsidRPr="00E639D6" w:rsidDel="00150117">
            <w:rPr>
              <w:rPrChange w:id="10256" w:author="IO" w:date="2011-07-22T18:28:00Z">
                <w:rPr>
                  <w:b/>
                  <w:bCs/>
                </w:rPr>
              </w:rPrChange>
            </w:rPr>
            <w:delText>s</w:delText>
          </w:r>
        </w:del>
      </w:ins>
    </w:p>
    <w:p w14:paraId="79B8DB36" w14:textId="77777777" w:rsidR="005A3ECD" w:rsidRPr="00E639D6" w:rsidRDefault="005A3ECD">
      <w:pPr>
        <w:jc w:val="both"/>
        <w:rPr>
          <w:ins w:id="10257" w:author="Orion" w:date="2011-07-09T18:48:00Z"/>
        </w:rPr>
        <w:pPrChange w:id="10258" w:author="Orion" w:date="2011-07-26T17:05:00Z">
          <w:pPr/>
        </w:pPrChange>
      </w:pPr>
    </w:p>
    <w:p w14:paraId="43BE9B48" w14:textId="1F012041" w:rsidR="005A3ECD" w:rsidRPr="00364573" w:rsidDel="00E639D6" w:rsidRDefault="007704FF">
      <w:pPr>
        <w:spacing w:before="240" w:after="120"/>
        <w:ind w:firstLine="284"/>
        <w:jc w:val="both"/>
        <w:rPr>
          <w:ins w:id="10259" w:author="Orion" w:date="2011-07-11T13:29:00Z"/>
          <w:del w:id="10260" w:author="IO" w:date="2011-07-22T18:31:00Z"/>
          <w:i/>
          <w:rPrChange w:id="10261" w:author="IO" w:date="2011-07-22T18:34:00Z">
            <w:rPr>
              <w:ins w:id="10262" w:author="Orion" w:date="2011-07-11T13:29:00Z"/>
              <w:del w:id="10263" w:author="IO" w:date="2011-07-22T18:31:00Z"/>
              <w:rFonts w:cs="Times New Roman"/>
            </w:rPr>
          </w:rPrChange>
        </w:rPr>
        <w:pPrChange w:id="10264" w:author="IO" w:date="2011-07-22T18:28:00Z">
          <w:pPr/>
        </w:pPrChange>
      </w:pPr>
      <w:ins w:id="10265" w:author="Orion" w:date="2011-07-11T13:29:00Z">
        <w:del w:id="10266" w:author="IO" w:date="2011-07-22T18:31:00Z">
          <w:r w:rsidRPr="00364573" w:rsidDel="00E639D6">
            <w:rPr>
              <w:i/>
              <w:rPrChange w:id="10267" w:author="IO" w:date="2011-07-22T18:34:00Z">
                <w:rPr/>
              </w:rPrChange>
            </w:rPr>
            <w:delText>En este apartado se enumerar</w:delText>
          </w:r>
        </w:del>
      </w:ins>
      <w:ins w:id="10268" w:author="Orion" w:date="2011-07-11T13:30:00Z">
        <w:del w:id="10269" w:author="IO" w:date="2011-07-22T18:31:00Z">
          <w:r w:rsidRPr="00364573" w:rsidDel="00E639D6">
            <w:rPr>
              <w:i/>
              <w:rPrChange w:id="10270" w:author="IO" w:date="2011-07-22T18:34:00Z">
                <w:rPr/>
              </w:rPrChange>
            </w:rPr>
            <w:delText xml:space="preserve">án algunas de las </w:delText>
          </w:r>
        </w:del>
      </w:ins>
      <w:ins w:id="10271" w:author="Orion" w:date="2011-07-11T13:34:00Z">
        <w:del w:id="10272" w:author="IO" w:date="2011-07-22T18:31:00Z">
          <w:r w:rsidRPr="00364573" w:rsidDel="00E639D6">
            <w:rPr>
              <w:i/>
              <w:rPrChange w:id="10273" w:author="IO" w:date="2011-07-22T18:34:00Z">
                <w:rPr/>
              </w:rPrChange>
            </w:rPr>
            <w:delText xml:space="preserve">posibles extensiones que se pueden </w:delText>
          </w:r>
        </w:del>
      </w:ins>
      <w:ins w:id="10274" w:author="Orion" w:date="2011-07-11T13:35:00Z">
        <w:del w:id="10275" w:author="IO" w:date="2011-07-22T18:31:00Z">
          <w:r w:rsidRPr="00364573" w:rsidDel="00E639D6">
            <w:rPr>
              <w:i/>
              <w:rPrChange w:id="10276" w:author="IO" w:date="2011-07-22T18:34:00Z">
                <w:rPr/>
              </w:rPrChange>
            </w:rPr>
            <w:delText>hacer sobre el</w:delText>
          </w:r>
        </w:del>
      </w:ins>
      <w:ins w:id="10277" w:author="Orion" w:date="2011-07-11T13:34:00Z">
        <w:del w:id="10278" w:author="IO" w:date="2011-07-22T18:31:00Z">
          <w:r w:rsidRPr="00364573" w:rsidDel="00E639D6">
            <w:rPr>
              <w:i/>
              <w:rPrChange w:id="10279" w:author="IO" w:date="2011-07-22T18:34:00Z">
                <w:rPr/>
              </w:rPrChange>
            </w:rPr>
            <w:delText xml:space="preserve"> trabajo presentado con el objetivo de </w:delText>
          </w:r>
        </w:del>
      </w:ins>
      <w:ins w:id="10280" w:author="Orion" w:date="2011-07-11T13:35:00Z">
        <w:del w:id="10281" w:author="IO" w:date="2011-07-22T18:31:00Z">
          <w:r w:rsidRPr="00364573" w:rsidDel="00E639D6">
            <w:rPr>
              <w:i/>
              <w:rPrChange w:id="10282" w:author="IO" w:date="2011-07-22T18:34:00Z">
                <w:rPr/>
              </w:rPrChange>
            </w:rPr>
            <w:delText>tener una simulación aún</w:delText>
          </w:r>
        </w:del>
      </w:ins>
      <w:ins w:id="10283" w:author="Orion" w:date="2011-07-11T13:34:00Z">
        <w:del w:id="10284" w:author="IO" w:date="2011-07-22T18:31:00Z">
          <w:r w:rsidRPr="00364573" w:rsidDel="00E639D6">
            <w:rPr>
              <w:i/>
              <w:rPrChange w:id="10285" w:author="IO" w:date="2011-07-22T18:34:00Z">
                <w:rPr/>
              </w:rPrChange>
            </w:rPr>
            <w:delText xml:space="preserve"> más realista</w:delText>
          </w:r>
        </w:del>
      </w:ins>
      <w:ins w:id="10286" w:author="Orion" w:date="2011-07-11T13:35:00Z">
        <w:del w:id="10287" w:author="IO" w:date="2011-07-22T18:31:00Z">
          <w:r w:rsidRPr="00364573" w:rsidDel="00E639D6">
            <w:rPr>
              <w:i/>
              <w:rPrChange w:id="10288" w:author="IO" w:date="2011-07-22T18:34:00Z">
                <w:rPr>
                  <w:rFonts w:cs="Times New Roman"/>
                </w:rPr>
              </w:rPrChange>
            </w:rPr>
            <w:delText>.</w:delText>
          </w:r>
        </w:del>
      </w:ins>
      <w:ins w:id="10289" w:author="Orion" w:date="2011-07-11T13:37:00Z">
        <w:del w:id="10290" w:author="IO" w:date="2011-07-22T18:31:00Z">
          <w:r w:rsidR="008D5C74" w:rsidRPr="00364573" w:rsidDel="00E639D6">
            <w:rPr>
              <w:i/>
              <w:rPrChange w:id="10291"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0292" w:author="Orion" w:date="2011-07-11T13:40:00Z"/>
        </w:rPr>
        <w:pPrChange w:id="10293" w:author="IO" w:date="2011-07-22T12:31:00Z">
          <w:pPr/>
        </w:pPrChange>
      </w:pPr>
      <w:ins w:id="10294" w:author="Orion" w:date="2011-07-11T13:37:00Z">
        <w:r w:rsidRPr="00364573">
          <w:rPr>
            <w:i/>
            <w:rPrChange w:id="10295" w:author="IO" w:date="2011-07-22T18:34:00Z">
              <w:rPr/>
            </w:rPrChange>
          </w:rPr>
          <w:t>Ampliación de los tipo</w:t>
        </w:r>
      </w:ins>
      <w:ins w:id="10296" w:author="Orion" w:date="2011-07-11T13:41:00Z">
        <w:r w:rsidRPr="00364573">
          <w:rPr>
            <w:i/>
            <w:rPrChange w:id="10297" w:author="IO" w:date="2011-07-22T18:34:00Z">
              <w:rPr/>
            </w:rPrChange>
          </w:rPr>
          <w:t>s</w:t>
        </w:r>
      </w:ins>
      <w:ins w:id="10298" w:author="Orion" w:date="2011-07-11T13:37:00Z">
        <w:r w:rsidRPr="00364573">
          <w:rPr>
            <w:i/>
            <w:rPrChange w:id="10299" w:author="IO" w:date="2011-07-22T18:34:00Z">
              <w:rPr/>
            </w:rPrChange>
          </w:rPr>
          <w:t xml:space="preserve"> de agentes</w:t>
        </w:r>
        <w:r w:rsidRPr="00364573">
          <w:t xml:space="preserve">. </w:t>
        </w:r>
      </w:ins>
      <w:ins w:id="10300" w:author="Orion" w:date="2011-07-11T13:38:00Z">
        <w:r w:rsidRPr="00364573">
          <w:t>E</w:t>
        </w:r>
        <w:del w:id="10301" w:author="IO" w:date="2011-07-22T18:34:00Z">
          <w:r w:rsidRPr="00364573" w:rsidDel="00364573">
            <w:delText>s evidente que e</w:delText>
          </w:r>
        </w:del>
        <w:r w:rsidRPr="00364573">
          <w:t xml:space="preserve">n </w:t>
        </w:r>
        <w:del w:id="10302" w:author="IO" w:date="2011-07-22T18:34:00Z">
          <w:r w:rsidRPr="00364573" w:rsidDel="00364573">
            <w:delText>la regulación d</w:delText>
          </w:r>
        </w:del>
        <w:r w:rsidRPr="00364573">
          <w:t xml:space="preserve">el tráfico aéreo intervienen más roles que los presentados en este trabajo. </w:t>
        </w:r>
        <w:del w:id="10303" w:author="IO" w:date="2011-07-22T18:34:00Z">
          <w:r w:rsidRPr="00364573" w:rsidDel="00364573">
            <w:delText>Un</w:delText>
          </w:r>
        </w:del>
      </w:ins>
      <w:ins w:id="10304" w:author="IO" w:date="2011-07-22T18:34:00Z">
        <w:r w:rsidR="00364573">
          <w:t>Por</w:t>
        </w:r>
      </w:ins>
      <w:ins w:id="10305" w:author="Orion" w:date="2011-07-11T13:38:00Z">
        <w:r w:rsidRPr="00364573">
          <w:t xml:space="preserve"> ejemplo </w:t>
        </w:r>
      </w:ins>
      <w:ins w:id="10306" w:author="IO" w:date="2011-07-22T18:34:00Z">
        <w:r w:rsidR="00364573">
          <w:t xml:space="preserve">se puede contemplar diferenciar entre los pilotos </w:t>
        </w:r>
      </w:ins>
      <w:ins w:id="10307" w:author="Orion" w:date="2011-07-11T13:38:00Z">
        <w:del w:id="10308" w:author="IO" w:date="2011-07-22T18:35:00Z">
          <w:r w:rsidRPr="00364573" w:rsidDel="00364573">
            <w:delText>de esto podr</w:delText>
          </w:r>
        </w:del>
      </w:ins>
      <w:ins w:id="10309" w:author="Orion" w:date="2011-07-11T13:39:00Z">
        <w:del w:id="10310" w:author="IO" w:date="2011-07-22T18:35:00Z">
          <w:r w:rsidRPr="00364573" w:rsidDel="00364573">
            <w:delText xml:space="preserve">ía ser, en el ámbito de la tripulación de la aeronave, añadir agentes </w:delText>
          </w:r>
        </w:del>
      </w:ins>
      <w:ins w:id="10311" w:author="Orion" w:date="2011-07-11T13:40:00Z">
        <w:del w:id="10312" w:author="IO" w:date="2011-07-22T18:35:00Z">
          <w:r w:rsidRPr="00364573" w:rsidDel="00364573">
            <w:delText xml:space="preserve">que restrinjan sus </w:delText>
          </w:r>
        </w:del>
      </w:ins>
      <w:ins w:id="10313" w:author="Orion" w:date="2011-07-11T13:39:00Z">
        <w:del w:id="10314" w:author="IO" w:date="2011-07-22T18:35:00Z">
          <w:r w:rsidRPr="00364573" w:rsidDel="00364573">
            <w:delText>responsabilidades</w:delText>
          </w:r>
        </w:del>
      </w:ins>
      <w:ins w:id="10315" w:author="Orion" w:date="2011-07-11T13:40:00Z">
        <w:del w:id="10316"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0317" w:author="Orion" w:date="2011-07-11T13:46:00Z"/>
        </w:rPr>
        <w:pPrChange w:id="10318" w:author="IO" w:date="2011-07-22T12:31:00Z">
          <w:pPr/>
        </w:pPrChange>
      </w:pPr>
      <w:ins w:id="10319" w:author="Orion" w:date="2011-07-11T15:03:00Z">
        <w:del w:id="10320" w:author="IO" w:date="2011-07-22T18:35:00Z">
          <w:r w:rsidRPr="00364573" w:rsidDel="00364573">
            <w:rPr>
              <w:i/>
              <w:rPrChange w:id="10321" w:author="IO" w:date="2011-07-22T18:35:00Z">
                <w:rPr/>
              </w:rPrChange>
            </w:rPr>
            <w:delText>Mayor número de</w:delText>
          </w:r>
        </w:del>
      </w:ins>
      <w:ins w:id="10322" w:author="IO" w:date="2011-07-22T18:35:00Z">
        <w:r w:rsidR="00364573" w:rsidRPr="00364573">
          <w:rPr>
            <w:i/>
            <w:rPrChange w:id="10323" w:author="IO" w:date="2011-07-22T18:35:00Z">
              <w:rPr/>
            </w:rPrChange>
          </w:rPr>
          <w:t>Mejor</w:t>
        </w:r>
      </w:ins>
      <w:ins w:id="10324" w:author="Orion" w:date="2011-07-11T13:42:00Z">
        <w:r w:rsidR="006720A8" w:rsidRPr="00364573">
          <w:rPr>
            <w:i/>
            <w:rPrChange w:id="10325" w:author="IO" w:date="2011-07-22T18:35:00Z">
              <w:rPr/>
            </w:rPrChange>
          </w:rPr>
          <w:t xml:space="preserve"> caracter</w:t>
        </w:r>
        <w:del w:id="10326" w:author="IO" w:date="2011-07-22T18:35:00Z">
          <w:r w:rsidR="006720A8" w:rsidRPr="00364573" w:rsidDel="00364573">
            <w:rPr>
              <w:i/>
              <w:rPrChange w:id="10327" w:author="IO" w:date="2011-07-22T18:35:00Z">
                <w:rPr/>
              </w:rPrChange>
            </w:rPr>
            <w:delText>ísticas</w:delText>
          </w:r>
        </w:del>
      </w:ins>
      <w:ins w:id="10328" w:author="IO" w:date="2011-07-22T18:35:00Z">
        <w:r w:rsidR="00364573" w:rsidRPr="00364573">
          <w:rPr>
            <w:i/>
            <w:rPrChange w:id="10329" w:author="IO" w:date="2011-07-22T18:35:00Z">
              <w:rPr/>
            </w:rPrChange>
          </w:rPr>
          <w:t>ización</w:t>
        </w:r>
      </w:ins>
      <w:ins w:id="10330" w:author="Orion" w:date="2011-07-11T13:42:00Z">
        <w:r w:rsidR="006720A8" w:rsidRPr="00364573">
          <w:rPr>
            <w:i/>
            <w:rPrChange w:id="10331" w:author="IO" w:date="2011-07-22T18:35:00Z">
              <w:rPr/>
            </w:rPrChange>
          </w:rPr>
          <w:t xml:space="preserve"> de las aeronaves</w:t>
        </w:r>
        <w:r w:rsidR="006720A8" w:rsidRPr="00364573">
          <w:t>. Los aviones son sistemas muy complejos cuyo número de características y controles es muy amplio</w:t>
        </w:r>
      </w:ins>
      <w:ins w:id="10332" w:author="IO" w:date="2011-07-22T18:35:00Z">
        <w:r w:rsidR="00364573">
          <w:t xml:space="preserve">. Algunos de los aspectos no considerados en los modelos actuales son </w:t>
        </w:r>
      </w:ins>
      <w:ins w:id="10333" w:author="Orion" w:date="2011-07-11T13:42:00Z">
        <w:del w:id="10334" w:author="IO" w:date="2011-07-22T18:36:00Z">
          <w:r w:rsidR="006720A8" w:rsidRPr="00364573" w:rsidDel="00364573">
            <w:delText>, pero como primera aproximaci</w:delText>
          </w:r>
        </w:del>
      </w:ins>
      <w:ins w:id="10335" w:author="Orion" w:date="2011-07-11T13:43:00Z">
        <w:del w:id="10336" w:author="IO" w:date="2011-07-22T18:36:00Z">
          <w:r w:rsidR="006720A8" w:rsidRPr="00364573" w:rsidDel="00364573">
            <w:delText>ón se podría añadir</w:delText>
          </w:r>
        </w:del>
      </w:ins>
      <w:ins w:id="10337" w:author="Orion" w:date="2011-07-11T13:44:00Z">
        <w:del w:id="10338" w:author="IO" w:date="2011-07-22T18:36:00Z">
          <w:r w:rsidR="006720A8" w:rsidRPr="00364573" w:rsidDel="00364573">
            <w:delText xml:space="preserve"> y </w:delText>
          </w:r>
        </w:del>
      </w:ins>
      <w:ins w:id="10339" w:author="Orion" w:date="2011-07-11T13:45:00Z">
        <w:del w:id="10340" w:author="IO" w:date="2011-07-22T18:36:00Z">
          <w:r w:rsidR="006720A8" w:rsidRPr="00364573" w:rsidDel="00364573">
            <w:delText>estudiar</w:delText>
          </w:r>
        </w:del>
      </w:ins>
      <w:ins w:id="10341" w:author="Orion" w:date="2011-07-11T13:44:00Z">
        <w:del w:id="10342" w:author="IO" w:date="2011-07-22T18:36:00Z">
          <w:r w:rsidR="006720A8" w:rsidRPr="00364573" w:rsidDel="00364573">
            <w:delText xml:space="preserve"> como sería </w:delText>
          </w:r>
        </w:del>
      </w:ins>
      <w:ins w:id="10343" w:author="Orion" w:date="2011-07-11T13:45:00Z">
        <w:del w:id="10344" w:author="IO" w:date="2011-07-22T18:36:00Z">
          <w:r w:rsidR="006720A8" w:rsidRPr="00364573" w:rsidDel="00364573">
            <w:delText>la</w:delText>
          </w:r>
        </w:del>
      </w:ins>
      <w:ins w:id="10345" w:author="Orion" w:date="2011-07-11T13:44:00Z">
        <w:del w:id="10346" w:author="IO" w:date="2011-07-22T18:36:00Z">
          <w:r w:rsidR="006720A8" w:rsidRPr="00364573" w:rsidDel="00364573">
            <w:delText xml:space="preserve"> repercusión en el vuelo de</w:delText>
          </w:r>
        </w:del>
      </w:ins>
      <w:ins w:id="10347" w:author="Orion" w:date="2011-07-11T13:43:00Z">
        <w:del w:id="10348" w:author="IO" w:date="2011-07-22T18:36:00Z">
          <w:r w:rsidR="006720A8" w:rsidRPr="00364573" w:rsidDel="00364573">
            <w:delText xml:space="preserve"> factores como</w:delText>
          </w:r>
        </w:del>
      </w:ins>
      <w:ins w:id="10349" w:author="Orion" w:date="2011-07-11T13:44:00Z">
        <w:del w:id="10350" w:author="IO" w:date="2011-07-22T18:36:00Z">
          <w:r w:rsidR="006720A8" w:rsidRPr="00364573" w:rsidDel="00364573">
            <w:delText xml:space="preserve"> </w:delText>
          </w:r>
        </w:del>
        <w:r w:rsidR="006720A8" w:rsidRPr="00364573">
          <w:t>la cantidad de combustible</w:t>
        </w:r>
      </w:ins>
      <w:ins w:id="10351" w:author="IO" w:date="2011-07-22T18:36:00Z">
        <w:r w:rsidR="00364573">
          <w:t xml:space="preserve"> cargada</w:t>
        </w:r>
      </w:ins>
      <w:ins w:id="10352" w:author="Orion" w:date="2011-07-11T13:44:00Z">
        <w:r w:rsidR="006720A8" w:rsidRPr="00364573">
          <w:t>, el consumo</w:t>
        </w:r>
      </w:ins>
      <w:ins w:id="10353" w:author="IO" w:date="2011-07-22T18:36:00Z">
        <w:r w:rsidR="00364573">
          <w:t xml:space="preserve"> en función de la velocidad y el peso</w:t>
        </w:r>
      </w:ins>
      <w:ins w:id="10354" w:author="Orion" w:date="2011-07-11T13:44:00Z">
        <w:r w:rsidR="006720A8" w:rsidRPr="00364573">
          <w:t xml:space="preserve">, </w:t>
        </w:r>
        <w:del w:id="10355" w:author="IO" w:date="2011-07-22T18:36:00Z">
          <w:r w:rsidR="006720A8" w:rsidRPr="00364573" w:rsidDel="00364573">
            <w:delText xml:space="preserve">el cargo que lleva durante el vuelo, </w:delText>
          </w:r>
        </w:del>
        <w:r w:rsidR="006720A8" w:rsidRPr="00364573">
          <w:t xml:space="preserve">la </w:t>
        </w:r>
      </w:ins>
      <w:ins w:id="10356" w:author="IO" w:date="2011-07-22T18:36:00Z">
        <w:r w:rsidR="00364573">
          <w:t xml:space="preserve">probabilidad de fallos según la </w:t>
        </w:r>
      </w:ins>
      <w:ins w:id="10357" w:author="Orion" w:date="2011-07-11T13:45:00Z">
        <w:r w:rsidR="006720A8" w:rsidRPr="00364573">
          <w:t>antigüedad</w:t>
        </w:r>
      </w:ins>
      <w:ins w:id="10358" w:author="Orion" w:date="2011-07-11T13:44:00Z">
        <w:r w:rsidR="006720A8" w:rsidRPr="00364573">
          <w:t xml:space="preserve"> </w:t>
        </w:r>
      </w:ins>
      <w:ins w:id="10359" w:author="Orion" w:date="2011-07-11T13:45:00Z">
        <w:del w:id="10360" w:author="IO" w:date="2011-07-22T18:36:00Z">
          <w:r w:rsidR="006720A8" w:rsidRPr="00364573" w:rsidDel="00364573">
            <w:delText xml:space="preserve">o el modelo </w:delText>
          </w:r>
        </w:del>
        <w:r w:rsidR="006720A8" w:rsidRPr="00364573">
          <w:t>de la aeronave</w:t>
        </w:r>
      </w:ins>
      <w:ins w:id="10361" w:author="IO" w:date="2011-07-22T18:36:00Z">
        <w:r w:rsidR="00364573">
          <w:t xml:space="preserve"> o los </w:t>
        </w:r>
      </w:ins>
      <w:ins w:id="10362" w:author="IO" w:date="2011-07-22T18:37:00Z">
        <w:r w:rsidR="00364573">
          <w:t>ángulos necesarios para realizar cambios de rumbo o altitud.</w:t>
        </w:r>
      </w:ins>
      <w:ins w:id="10363" w:author="Orion" w:date="2011-07-11T13:45:00Z">
        <w:del w:id="10364"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0365" w:author="IO" w:date="2011-07-22T18:39:00Z"/>
        </w:rPr>
        <w:pPrChange w:id="10366" w:author="IO" w:date="2011-07-22T12:31:00Z">
          <w:pPr/>
        </w:pPrChange>
      </w:pPr>
      <w:ins w:id="10367" w:author="Orion" w:date="2011-07-11T15:03:00Z">
        <w:r w:rsidRPr="00364573">
          <w:rPr>
            <w:i/>
            <w:rPrChange w:id="10368" w:author="IO" w:date="2011-07-22T18:38:00Z">
              <w:rPr/>
            </w:rPrChange>
          </w:rPr>
          <w:t>Z</w:t>
        </w:r>
      </w:ins>
      <w:ins w:id="10369" w:author="Orion" w:date="2011-07-11T13:46:00Z">
        <w:r w:rsidR="009F0E0A" w:rsidRPr="00364573">
          <w:rPr>
            <w:i/>
            <w:rPrChange w:id="10370" w:author="IO" w:date="2011-07-22T18:38:00Z">
              <w:rPr/>
            </w:rPrChange>
          </w:rPr>
          <w:t xml:space="preserve">onas restringidas </w:t>
        </w:r>
        <w:del w:id="10371" w:author="IO" w:date="2011-07-22T18:39:00Z">
          <w:r w:rsidR="009F0E0A" w:rsidRPr="00364573" w:rsidDel="00364573">
            <w:rPr>
              <w:i/>
              <w:rPrChange w:id="10372" w:author="IO" w:date="2011-07-22T18:38:00Z">
                <w:rPr/>
              </w:rPrChange>
            </w:rPr>
            <w:delText>de</w:delText>
          </w:r>
        </w:del>
      </w:ins>
      <w:ins w:id="10373" w:author="IO" w:date="2011-07-22T18:39:00Z">
        <w:r w:rsidR="00364573">
          <w:rPr>
            <w:i/>
          </w:rPr>
          <w:t>al</w:t>
        </w:r>
      </w:ins>
      <w:ins w:id="10374" w:author="Orion" w:date="2011-07-11T13:46:00Z">
        <w:r w:rsidR="009F0E0A" w:rsidRPr="00364573">
          <w:rPr>
            <w:i/>
            <w:rPrChange w:id="10375" w:author="IO" w:date="2011-07-22T18:38:00Z">
              <w:rPr/>
            </w:rPrChange>
          </w:rPr>
          <w:t xml:space="preserve"> vuelo</w:t>
        </w:r>
        <w:r w:rsidR="009F0E0A" w:rsidRPr="00364573">
          <w:t xml:space="preserve">. </w:t>
        </w:r>
        <w:r w:rsidR="004A63FA" w:rsidRPr="00364573">
          <w:t xml:space="preserve">En </w:t>
        </w:r>
        <w:del w:id="10376" w:author="IO" w:date="2011-07-22T18:38:00Z">
          <w:r w:rsidR="004A63FA" w:rsidRPr="00364573" w:rsidDel="00364573">
            <w:delText>la vida</w:delText>
          </w:r>
        </w:del>
      </w:ins>
      <w:ins w:id="10377" w:author="IO" w:date="2011-07-22T18:38:00Z">
        <w:r w:rsidR="00364573">
          <w:t>el espacio aéreo</w:t>
        </w:r>
      </w:ins>
      <w:ins w:id="10378" w:author="Orion" w:date="2011-07-11T13:46:00Z">
        <w:r w:rsidR="004A63FA" w:rsidRPr="00364573">
          <w:t xml:space="preserve"> real hay zonas </w:t>
        </w:r>
        <w:del w:id="10379" w:author="IO" w:date="2011-07-22T18:38:00Z">
          <w:r w:rsidR="004A63FA" w:rsidRPr="00364573" w:rsidDel="00364573">
            <w:delText>por encima de las cuales el vuelo</w:delText>
          </w:r>
        </w:del>
      </w:ins>
      <w:ins w:id="10380" w:author="IO" w:date="2011-07-22T18:38:00Z">
        <w:r w:rsidR="00364573">
          <w:t>que</w:t>
        </w:r>
      </w:ins>
      <w:ins w:id="10381" w:author="Orion" w:date="2011-07-11T13:46:00Z">
        <w:r w:rsidR="004A63FA" w:rsidRPr="00364573">
          <w:t xml:space="preserve"> no est</w:t>
        </w:r>
      </w:ins>
      <w:ins w:id="10382" w:author="Orion" w:date="2011-07-11T13:47:00Z">
        <w:r w:rsidR="004A63FA" w:rsidRPr="00364573">
          <w:t>á permitido</w:t>
        </w:r>
      </w:ins>
      <w:ins w:id="10383" w:author="IO" w:date="2011-07-22T18:38:00Z">
        <w:r w:rsidR="00364573">
          <w:t xml:space="preserve"> sobrevolar</w:t>
        </w:r>
      </w:ins>
      <w:ins w:id="10384" w:author="Orion" w:date="2011-07-11T13:47:00Z">
        <w:r w:rsidR="004A63FA" w:rsidRPr="00364573">
          <w:t xml:space="preserve">. </w:t>
        </w:r>
      </w:ins>
      <w:ins w:id="10385" w:author="Orion" w:date="2011-07-11T13:49:00Z">
        <w:r w:rsidR="004A63FA" w:rsidRPr="00364573">
          <w:t xml:space="preserve">Estas zonas pueden ser zonas </w:t>
        </w:r>
      </w:ins>
      <w:ins w:id="10386" w:author="Orion" w:date="2011-07-11T13:50:00Z">
        <w:r w:rsidR="004A63FA" w:rsidRPr="00364573">
          <w:t xml:space="preserve">permanentemente </w:t>
        </w:r>
      </w:ins>
      <w:ins w:id="10387" w:author="Orion" w:date="2011-07-11T13:49:00Z">
        <w:r w:rsidR="004A63FA" w:rsidRPr="00364573">
          <w:t>restringidas</w:t>
        </w:r>
      </w:ins>
      <w:ins w:id="10388" w:author="IO" w:date="2011-07-22T18:39:00Z">
        <w:r w:rsidR="00364573">
          <w:t xml:space="preserve">, generalmente por razones de seguridad, </w:t>
        </w:r>
      </w:ins>
      <w:ins w:id="10389" w:author="Orion" w:date="2011-07-11T13:49:00Z">
        <w:del w:id="10390" w:author="IO" w:date="2011-07-22T18:39:00Z">
          <w:r w:rsidR="004A63FA" w:rsidRPr="00364573" w:rsidDel="00364573">
            <w:delText xml:space="preserve"> debido</w:delText>
          </w:r>
        </w:del>
      </w:ins>
      <w:ins w:id="10391" w:author="Orion" w:date="2011-07-11T13:47:00Z">
        <w:del w:id="10392" w:author="IO" w:date="2011-07-22T18:39:00Z">
          <w:r w:rsidR="004A63FA" w:rsidRPr="00364573" w:rsidDel="00364573">
            <w:delText xml:space="preserve"> </w:delText>
          </w:r>
        </w:del>
      </w:ins>
      <w:ins w:id="10393" w:author="Orion" w:date="2011-07-11T13:48:00Z">
        <w:del w:id="10394" w:author="IO" w:date="2011-07-22T18:39:00Z">
          <w:r w:rsidR="004A63FA" w:rsidRPr="00364573" w:rsidDel="00364573">
            <w:delText>a la existencia de</w:delText>
          </w:r>
        </w:del>
      </w:ins>
      <w:ins w:id="10395" w:author="Orion" w:date="2011-07-11T13:47:00Z">
        <w:del w:id="10396" w:author="IO" w:date="2011-07-22T18:39:00Z">
          <w:r w:rsidR="004A63FA" w:rsidRPr="00364573" w:rsidDel="00364573">
            <w:delText xml:space="preserve"> mont</w:delText>
          </w:r>
        </w:del>
      </w:ins>
      <w:ins w:id="10397" w:author="Orion" w:date="2011-07-11T13:48:00Z">
        <w:del w:id="10398" w:author="IO" w:date="2011-07-22T18:39:00Z">
          <w:r w:rsidR="004A63FA" w:rsidRPr="00364573" w:rsidDel="00364573">
            <w:delText>a</w:delText>
          </w:r>
        </w:del>
      </w:ins>
      <w:ins w:id="10399" w:author="Orion" w:date="2011-07-11T13:47:00Z">
        <w:del w:id="10400" w:author="IO" w:date="2011-07-22T18:39:00Z">
          <w:r w:rsidR="004A63FA" w:rsidRPr="00364573" w:rsidDel="00364573">
            <w:delText>ñas elevadas</w:delText>
          </w:r>
        </w:del>
      </w:ins>
      <w:ins w:id="10401" w:author="Orion" w:date="2011-07-11T13:50:00Z">
        <w:del w:id="10402" w:author="IO" w:date="2011-07-22T18:39:00Z">
          <w:r w:rsidR="004A63FA" w:rsidRPr="00364573" w:rsidDel="00364573">
            <w:delText>,</w:delText>
          </w:r>
        </w:del>
      </w:ins>
      <w:ins w:id="10403" w:author="Orion" w:date="2011-07-11T13:48:00Z">
        <w:del w:id="10404" w:author="IO" w:date="2011-07-22T18:39:00Z">
          <w:r w:rsidR="004A63FA" w:rsidRPr="00364573" w:rsidDel="00364573">
            <w:delText xml:space="preserve"> zonas muy pobladas</w:delText>
          </w:r>
        </w:del>
      </w:ins>
      <w:ins w:id="10405" w:author="Orion" w:date="2011-07-11T13:51:00Z">
        <w:del w:id="10406" w:author="IO" w:date="2011-07-22T18:39:00Z">
          <w:r w:rsidR="004A63FA" w:rsidRPr="00364573" w:rsidDel="00364573">
            <w:delText>,</w:delText>
          </w:r>
        </w:del>
      </w:ins>
      <w:ins w:id="10407" w:author="Orion" w:date="2011-07-11T13:50:00Z">
        <w:del w:id="10408" w:author="IO" w:date="2011-07-22T18:39:00Z">
          <w:r w:rsidR="004A63FA" w:rsidRPr="00364573" w:rsidDel="00364573">
            <w:delText xml:space="preserve"> fabricas </w:delText>
          </w:r>
        </w:del>
      </w:ins>
      <w:ins w:id="10409" w:author="Orion" w:date="2011-07-11T13:51:00Z">
        <w:del w:id="10410" w:author="IO" w:date="2011-07-22T18:39:00Z">
          <w:r w:rsidR="004A63FA" w:rsidRPr="00364573" w:rsidDel="00364573">
            <w:delText>con material explosivo, etc</w:delText>
          </w:r>
        </w:del>
      </w:ins>
      <w:ins w:id="10411" w:author="Orion" w:date="2011-07-11T13:50:00Z">
        <w:del w:id="10412" w:author="IO" w:date="2011-07-22T18:39:00Z">
          <w:r w:rsidR="004A63FA" w:rsidRPr="00364573" w:rsidDel="00364573">
            <w:delText xml:space="preserve">, </w:delText>
          </w:r>
        </w:del>
        <w:r w:rsidR="004A63FA" w:rsidRPr="00364573">
          <w:t xml:space="preserve">o </w:t>
        </w:r>
        <w:del w:id="10413" w:author="IO" w:date="2011-07-22T18:39:00Z">
          <w:r w:rsidR="004A63FA" w:rsidRPr="00364573" w:rsidDel="00364573">
            <w:delText xml:space="preserve">zonas </w:delText>
          </w:r>
        </w:del>
        <w:r w:rsidR="004A63FA" w:rsidRPr="00364573">
          <w:t>temporalmente</w:t>
        </w:r>
      </w:ins>
      <w:ins w:id="10414" w:author="IO" w:date="2011-07-22T18:39:00Z">
        <w:r w:rsidR="00364573">
          <w:t xml:space="preserve">, por ejemplo </w:t>
        </w:r>
      </w:ins>
      <w:ins w:id="10415" w:author="Orion" w:date="2011-07-11T13:50:00Z">
        <w:del w:id="10416" w:author="IO" w:date="2011-07-22T18:39:00Z">
          <w:r w:rsidR="004A63FA" w:rsidRPr="00364573" w:rsidDel="00364573">
            <w:delText xml:space="preserve"> restringidas </w:delText>
          </w:r>
        </w:del>
        <w:r w:rsidR="004A63FA" w:rsidRPr="00364573">
          <w:t>debido a incendios</w:t>
        </w:r>
      </w:ins>
      <w:ins w:id="10417" w:author="IO" w:date="2011-07-22T18:39:00Z">
        <w:r w:rsidR="00364573">
          <w:t xml:space="preserve"> o</w:t>
        </w:r>
      </w:ins>
      <w:ins w:id="10418" w:author="Orion" w:date="2011-07-11T13:50:00Z">
        <w:del w:id="10419" w:author="IO" w:date="2011-07-22T18:39:00Z">
          <w:r w:rsidR="004A63FA" w:rsidRPr="00364573" w:rsidDel="00364573">
            <w:delText>,</w:delText>
          </w:r>
        </w:del>
        <w:r w:rsidR="004A63FA" w:rsidRPr="00364573">
          <w:t xml:space="preserve"> nubes volcánicas</w:t>
        </w:r>
        <w:del w:id="10420"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0421" w:author="Orion" w:date="2011-07-11T13:52:00Z"/>
        </w:rPr>
        <w:pPrChange w:id="10422" w:author="IO" w:date="2011-07-22T12:31:00Z">
          <w:pPr/>
        </w:pPrChange>
      </w:pPr>
      <w:ins w:id="10423" w:author="IO" w:date="2011-07-22T18:39:00Z">
        <w:r>
          <w:rPr>
            <w:i/>
          </w:rPr>
          <w:t>Orografía</w:t>
        </w:r>
        <w:r w:rsidRPr="00364573">
          <w:rPr>
            <w:rPrChange w:id="10424" w:author="IO" w:date="2011-07-22T18:39:00Z">
              <w:rPr>
                <w:i/>
              </w:rPr>
            </w:rPrChange>
          </w:rPr>
          <w:t>.</w:t>
        </w:r>
        <w:r>
          <w:t xml:space="preserve"> En la simulaci</w:t>
        </w:r>
      </w:ins>
      <w:ins w:id="10425"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0426" w:author="Orion" w:date="2011-07-11T15:02:00Z"/>
        </w:rPr>
        <w:pPrChange w:id="10427" w:author="IO" w:date="2011-07-22T12:31:00Z">
          <w:pPr/>
        </w:pPrChange>
      </w:pPr>
      <w:ins w:id="10428" w:author="Orion" w:date="2011-07-11T15:03:00Z">
        <w:r w:rsidRPr="00364573">
          <w:rPr>
            <w:i/>
            <w:rPrChange w:id="10429" w:author="IO" w:date="2011-07-22T18:40:00Z">
              <w:rPr/>
            </w:rPrChange>
          </w:rPr>
          <w:t>C</w:t>
        </w:r>
      </w:ins>
      <w:ins w:id="10430" w:author="Orion" w:date="2011-07-11T14:55:00Z">
        <w:r w:rsidR="000B41EC" w:rsidRPr="00364573">
          <w:rPr>
            <w:i/>
            <w:rPrChange w:id="10431" w:author="IO" w:date="2011-07-22T18:40:00Z">
              <w:rPr/>
            </w:rPrChange>
          </w:rPr>
          <w:t>ondiciones meteorológicas</w:t>
        </w:r>
        <w:r w:rsidR="000B41EC" w:rsidRPr="00364573">
          <w:t xml:space="preserve">. Las </w:t>
        </w:r>
      </w:ins>
      <w:ins w:id="10432" w:author="Orion" w:date="2011-07-11T14:56:00Z">
        <w:r w:rsidR="000B41EC" w:rsidRPr="00364573">
          <w:t xml:space="preserve">condiciones </w:t>
        </w:r>
      </w:ins>
      <w:ins w:id="10433" w:author="Orion" w:date="2011-07-11T14:57:00Z">
        <w:r w:rsidR="000B41EC" w:rsidRPr="00364573">
          <w:t>meteorológicas</w:t>
        </w:r>
      </w:ins>
      <w:ins w:id="10434" w:author="Orion" w:date="2011-07-11T15:00:00Z">
        <w:r w:rsidR="000B3651" w:rsidRPr="00364573">
          <w:t xml:space="preserve"> adversas</w:t>
        </w:r>
        <w:del w:id="10435" w:author="IO" w:date="2011-07-22T18:41:00Z">
          <w:r w:rsidR="000B3651" w:rsidRPr="00364573" w:rsidDel="00364573">
            <w:delText xml:space="preserve">, como pueden ser fuertes tormentas, vientos huracanados, etc, </w:delText>
          </w:r>
        </w:del>
      </w:ins>
      <w:ins w:id="10436" w:author="Orion" w:date="2011-07-11T14:56:00Z">
        <w:del w:id="10437" w:author="IO" w:date="2011-07-22T18:41:00Z">
          <w:r w:rsidR="000B41EC" w:rsidRPr="00364573" w:rsidDel="00364573">
            <w:delText xml:space="preserve"> tienen una gran</w:delText>
          </w:r>
        </w:del>
      </w:ins>
      <w:ins w:id="10438" w:author="Orion" w:date="2011-07-11T14:57:00Z">
        <w:del w:id="10439" w:author="IO" w:date="2011-07-22T18:41:00Z">
          <w:r w:rsidR="000B41EC" w:rsidRPr="00364573" w:rsidDel="00364573">
            <w:delText xml:space="preserve"> </w:delText>
          </w:r>
        </w:del>
      </w:ins>
      <w:ins w:id="10440" w:author="Orion" w:date="2011-07-11T14:56:00Z">
        <w:del w:id="10441" w:author="IO" w:date="2011-07-22T18:41:00Z">
          <w:r w:rsidR="000B41EC" w:rsidRPr="00364573" w:rsidDel="00364573">
            <w:delText>importancia</w:delText>
          </w:r>
        </w:del>
      </w:ins>
      <w:ins w:id="10442" w:author="IO" w:date="2011-07-22T18:41:00Z">
        <w:r w:rsidR="00364573">
          <w:t xml:space="preserve"> imponen restricciones</w:t>
        </w:r>
      </w:ins>
      <w:ins w:id="10443" w:author="Orion" w:date="2011-07-11T14:56:00Z">
        <w:r w:rsidR="000B41EC" w:rsidRPr="00364573">
          <w:t xml:space="preserve"> en la gestión del tráfico aéreo</w:t>
        </w:r>
      </w:ins>
      <w:ins w:id="10444" w:author="IO" w:date="2011-07-22T18:41:00Z">
        <w:r w:rsidR="00364573">
          <w:t>. Producen</w:t>
        </w:r>
      </w:ins>
      <w:ins w:id="10445" w:author="Orion" w:date="2011-07-11T14:56:00Z">
        <w:del w:id="10446" w:author="IO" w:date="2011-07-22T18:41:00Z">
          <w:r w:rsidR="000B41EC" w:rsidRPr="00364573" w:rsidDel="00364573">
            <w:delText xml:space="preserve"> porque pueden</w:delText>
          </w:r>
        </w:del>
      </w:ins>
      <w:ins w:id="10447" w:author="Orion" w:date="2011-07-11T14:58:00Z">
        <w:del w:id="10448" w:author="IO" w:date="2011-07-22T18:41:00Z">
          <w:r w:rsidR="000B41EC" w:rsidRPr="00364573" w:rsidDel="00364573">
            <w:delText xml:space="preserve"> generar</w:delText>
          </w:r>
        </w:del>
        <w:r w:rsidR="000B41EC" w:rsidRPr="00364573">
          <w:t xml:space="preserve"> retrasos </w:t>
        </w:r>
        <w:del w:id="10449" w:author="IO" w:date="2011-07-22T18:41:00Z">
          <w:r w:rsidR="000B41EC" w:rsidRPr="00364573" w:rsidDel="00364573">
            <w:delText>impactando</w:delText>
          </w:r>
        </w:del>
      </w:ins>
      <w:ins w:id="10450" w:author="Orion" w:date="2011-07-11T14:56:00Z">
        <w:del w:id="10451" w:author="IO" w:date="2011-07-22T18:41:00Z">
          <w:r w:rsidR="000B41EC" w:rsidRPr="00364573" w:rsidDel="00364573">
            <w:delText xml:space="preserve"> </w:delText>
          </w:r>
        </w:del>
        <w:r w:rsidR="000B41EC" w:rsidRPr="00364573">
          <w:t xml:space="preserve">en </w:t>
        </w:r>
        <w:del w:id="10452" w:author="IO" w:date="2011-07-22T18:41:00Z">
          <w:r w:rsidR="000B41EC" w:rsidRPr="00364573" w:rsidDel="00364573">
            <w:delText xml:space="preserve">la planificación de </w:delText>
          </w:r>
        </w:del>
      </w:ins>
      <w:ins w:id="10453" w:author="Orion" w:date="2011-07-11T15:01:00Z">
        <w:r w:rsidR="00D74B69" w:rsidRPr="00364573">
          <w:t xml:space="preserve">los </w:t>
        </w:r>
      </w:ins>
      <w:ins w:id="10454" w:author="Orion" w:date="2011-07-11T14:57:00Z">
        <w:r w:rsidR="000B41EC" w:rsidRPr="00364573">
          <w:t>despegues</w:t>
        </w:r>
      </w:ins>
      <w:ins w:id="10455" w:author="IO" w:date="2011-07-22T18:41:00Z">
        <w:r w:rsidR="00364573">
          <w:t xml:space="preserve"> y aterrizajes, desv</w:t>
        </w:r>
      </w:ins>
      <w:ins w:id="10456" w:author="IO" w:date="2011-07-22T18:42:00Z">
        <w:r w:rsidR="00364573">
          <w:t xml:space="preserve">ían </w:t>
        </w:r>
      </w:ins>
      <w:ins w:id="10457" w:author="Orion" w:date="2011-07-11T14:57:00Z">
        <w:del w:id="10458" w:author="IO" w:date="2011-07-22T18:42:00Z">
          <w:r w:rsidR="000B41EC" w:rsidRPr="00364573" w:rsidDel="00364573">
            <w:delText>,</w:delText>
          </w:r>
        </w:del>
      </w:ins>
      <w:ins w:id="10459" w:author="Orion" w:date="2011-07-11T15:01:00Z">
        <w:del w:id="10460" w:author="IO" w:date="2011-07-22T18:42:00Z">
          <w:r w:rsidR="00FE0101" w:rsidRPr="00364573" w:rsidDel="00364573">
            <w:delText xml:space="preserve"> de</w:delText>
          </w:r>
        </w:del>
      </w:ins>
      <w:ins w:id="10461" w:author="Orion" w:date="2011-07-11T14:57:00Z">
        <w:del w:id="10462" w:author="IO" w:date="2011-07-22T18:42:00Z">
          <w:r w:rsidR="000B41EC" w:rsidRPr="00364573" w:rsidDel="00364573">
            <w:delText xml:space="preserve"> </w:delText>
          </w:r>
        </w:del>
      </w:ins>
      <w:ins w:id="10463" w:author="Orion" w:date="2011-07-11T15:01:00Z">
        <w:del w:id="10464" w:author="IO" w:date="2011-07-22T18:42:00Z">
          <w:r w:rsidR="00D74B69" w:rsidRPr="00364573" w:rsidDel="00364573">
            <w:delText xml:space="preserve">las </w:delText>
          </w:r>
        </w:del>
      </w:ins>
      <w:ins w:id="10465" w:author="Orion" w:date="2011-07-11T14:57:00Z">
        <w:del w:id="10466" w:author="IO" w:date="2011-07-22T18:42:00Z">
          <w:r w:rsidR="000B41EC" w:rsidRPr="00364573" w:rsidDel="00364573">
            <w:delText>trayectorias de las aeronaves e incluso en los aterrizajes</w:delText>
          </w:r>
        </w:del>
      </w:ins>
      <w:ins w:id="10467" w:author="Orion" w:date="2011-07-11T15:01:00Z">
        <w:del w:id="10468" w:author="IO" w:date="2011-07-22T18:42:00Z">
          <w:r w:rsidR="00D07446" w:rsidRPr="00364573" w:rsidDel="00364573">
            <w:delText>,</w:delText>
          </w:r>
        </w:del>
      </w:ins>
      <w:ins w:id="10469" w:author="Orion" w:date="2011-07-11T14:57:00Z">
        <w:del w:id="10470" w:author="IO" w:date="2011-07-22T18:42:00Z">
          <w:r w:rsidR="000B41EC" w:rsidRPr="00364573" w:rsidDel="00364573">
            <w:delText xml:space="preserve"> </w:delText>
          </w:r>
        </w:del>
      </w:ins>
      <w:ins w:id="10471" w:author="Orion" w:date="2011-07-11T15:03:00Z">
        <w:del w:id="10472" w:author="IO" w:date="2011-07-22T18:42:00Z">
          <w:r w:rsidR="0061463C" w:rsidRPr="00364573" w:rsidDel="00364573">
            <w:delText>haciendo</w:delText>
          </w:r>
        </w:del>
      </w:ins>
      <w:ins w:id="10473" w:author="Orion" w:date="2011-07-11T15:02:00Z">
        <w:del w:id="10474" w:author="IO" w:date="2011-07-22T18:42:00Z">
          <w:r w:rsidR="0061463C" w:rsidRPr="00364573" w:rsidDel="00364573">
            <w:delText xml:space="preserve"> que los aviones tengan que aterrizar en </w:delText>
          </w:r>
        </w:del>
      </w:ins>
      <w:ins w:id="10475" w:author="Orion" w:date="2011-07-11T15:01:00Z">
        <w:del w:id="10476" w:author="IO" w:date="2011-07-22T18:42:00Z">
          <w:r w:rsidR="00D07446" w:rsidRPr="00364573" w:rsidDel="00364573">
            <w:delText>aeropuertos alternativo</w:delText>
          </w:r>
        </w:del>
      </w:ins>
      <w:ins w:id="10477" w:author="Orion" w:date="2011-07-11T15:02:00Z">
        <w:del w:id="10478" w:author="IO" w:date="2011-07-22T18:42:00Z">
          <w:r w:rsidR="0061463C" w:rsidRPr="00364573" w:rsidDel="00364573">
            <w:delText>s</w:delText>
          </w:r>
        </w:del>
      </w:ins>
      <w:ins w:id="10479"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0480" w:author="IO" w:date="2011-07-22T18:43:00Z">
        <w:r w:rsidR="00364573">
          <w:t>y niebla</w:t>
        </w:r>
      </w:ins>
      <w:ins w:id="10481"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0482" w:author="Orion" w:date="2011-07-11T15:08:00Z"/>
        </w:rPr>
        <w:pPrChange w:id="10483" w:author="IO" w:date="2011-07-22T12:31:00Z">
          <w:pPr/>
        </w:pPrChange>
      </w:pPr>
      <w:ins w:id="10484" w:author="Orion" w:date="2011-07-11T15:03:00Z">
        <w:r w:rsidRPr="00364573">
          <w:rPr>
            <w:i/>
            <w:rPrChange w:id="10485" w:author="IO" w:date="2011-07-22T18:43:00Z">
              <w:rPr>
                <w:rFonts w:cs="Times New Roman"/>
              </w:rPr>
            </w:rPrChange>
          </w:rPr>
          <w:t xml:space="preserve">Gestión </w:t>
        </w:r>
      </w:ins>
      <w:ins w:id="10486" w:author="Orion" w:date="2011-07-11T15:04:00Z">
        <w:r w:rsidRPr="00364573">
          <w:rPr>
            <w:i/>
            <w:rPrChange w:id="10487"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0488" w:author="Orion" w:date="2011-07-11T15:05:00Z">
        <w:r w:rsidRPr="00DB1818">
          <w:t>Es una tarea</w:t>
        </w:r>
      </w:ins>
      <w:ins w:id="10489" w:author="Orion" w:date="2011-07-11T15:07:00Z">
        <w:r w:rsidRPr="00DB1818">
          <w:t xml:space="preserve"> </w:t>
        </w:r>
        <w:del w:id="10490" w:author="IO" w:date="2011-07-22T18:43:00Z">
          <w:r w:rsidRPr="00DB1818" w:rsidDel="00364573">
            <w:delText>con bastante</w:delText>
          </w:r>
        </w:del>
      </w:ins>
      <w:ins w:id="10491" w:author="IO" w:date="2011-07-22T18:43:00Z">
        <w:r w:rsidR="00364573">
          <w:t xml:space="preserve">de alta </w:t>
        </w:r>
      </w:ins>
      <w:ins w:id="10492" w:author="Orion" w:date="2011-07-11T15:07:00Z">
        <w:del w:id="10493" w:author="IO" w:date="2011-07-22T18:43:00Z">
          <w:r w:rsidRPr="00364573" w:rsidDel="00364573">
            <w:delText xml:space="preserve"> </w:delText>
          </w:r>
        </w:del>
        <w:r w:rsidRPr="00364573">
          <w:t>complejidad</w:t>
        </w:r>
      </w:ins>
      <w:ins w:id="10494" w:author="Orion" w:date="2011-07-11T15:05:00Z">
        <w:r w:rsidRPr="00364573">
          <w:t xml:space="preserve"> </w:t>
        </w:r>
        <w:del w:id="10495" w:author="IO" w:date="2011-07-22T18:43:00Z">
          <w:r w:rsidRPr="00364573" w:rsidDel="00364573">
            <w:delText>que consist</w:delText>
          </w:r>
        </w:del>
      </w:ins>
      <w:ins w:id="10496" w:author="Orion" w:date="2011-07-11T15:07:00Z">
        <w:del w:id="10497" w:author="IO" w:date="2011-07-22T18:43:00Z">
          <w:r w:rsidRPr="00364573" w:rsidDel="00364573">
            <w:delText>e</w:delText>
          </w:r>
        </w:del>
      </w:ins>
      <w:ins w:id="10498" w:author="Orion" w:date="2011-07-11T15:05:00Z">
        <w:del w:id="10499" w:author="IO" w:date="2011-07-22T18:43:00Z">
          <w:r w:rsidRPr="00364573" w:rsidDel="00364573">
            <w:delText xml:space="preserve"> en</w:delText>
          </w:r>
        </w:del>
      </w:ins>
      <w:ins w:id="10500" w:author="IO" w:date="2011-07-22T18:43:00Z">
        <w:r w:rsidR="00364573">
          <w:t>donde hay que</w:t>
        </w:r>
      </w:ins>
      <w:ins w:id="10501" w:author="Orion" w:date="2011-07-11T15:05:00Z">
        <w:r w:rsidRPr="00364573">
          <w:t xml:space="preserve"> coordinar los aterrizajes y despegues entre sí</w:t>
        </w:r>
      </w:ins>
      <w:ins w:id="10502" w:author="Orion" w:date="2011-07-11T15:06:00Z">
        <w:r w:rsidRPr="00364573">
          <w:t xml:space="preserve"> haciendo uso de la</w:t>
        </w:r>
        <w:del w:id="10503" w:author="IO" w:date="2011-07-22T18:43:00Z">
          <w:r w:rsidRPr="00364573" w:rsidDel="00364573">
            <w:delText xml:space="preserve"> pista o</w:delText>
          </w:r>
        </w:del>
      </w:ins>
      <w:ins w:id="10504" w:author="IO" w:date="2011-07-22T18:43:00Z">
        <w:r w:rsidR="00364573">
          <w:t>s</w:t>
        </w:r>
      </w:ins>
      <w:ins w:id="10505" w:author="Orion" w:date="2011-07-11T15:06:00Z">
        <w:r w:rsidRPr="00364573">
          <w:t xml:space="preserve"> pistas </w:t>
        </w:r>
        <w:del w:id="10506" w:author="IO" w:date="2011-07-22T18:43:00Z">
          <w:r w:rsidRPr="00364573" w:rsidDel="00364573">
            <w:delText>que tenga</w:delText>
          </w:r>
        </w:del>
      </w:ins>
      <w:ins w:id="10507" w:author="IO" w:date="2011-07-22T18:43:00Z">
        <w:r w:rsidR="00364573">
          <w:t>disponibles en</w:t>
        </w:r>
      </w:ins>
      <w:ins w:id="10508" w:author="Orion" w:date="2011-07-11T15:06:00Z">
        <w:r w:rsidRPr="00364573">
          <w:t xml:space="preserve"> el aeropuerto</w:t>
        </w:r>
      </w:ins>
      <w:ins w:id="10509" w:author="IO" w:date="2011-07-22T18:44:00Z">
        <w:r w:rsidR="00364573">
          <w:t xml:space="preserve">. Se ha de llevar a cabo </w:t>
        </w:r>
      </w:ins>
      <w:ins w:id="10510" w:author="Orion" w:date="2011-07-11T15:07:00Z">
        <w:del w:id="10511" w:author="IO" w:date="2011-07-22T18:44:00Z">
          <w:r w:rsidRPr="00364573" w:rsidDel="00364573">
            <w:delText xml:space="preserve"> </w:delText>
          </w:r>
        </w:del>
        <w:r w:rsidRPr="00364573">
          <w:t xml:space="preserve">de </w:t>
        </w:r>
        <w:del w:id="10512" w:author="IO" w:date="2011-07-22T18:44:00Z">
          <w:r w:rsidRPr="00364573" w:rsidDel="00364573">
            <w:delText xml:space="preserve">tal </w:delText>
          </w:r>
        </w:del>
        <w:r w:rsidRPr="00364573">
          <w:t xml:space="preserve">manera que </w:t>
        </w:r>
        <w:del w:id="10513" w:author="IO" w:date="2011-07-22T18:44:00Z">
          <w:r w:rsidRPr="00364573" w:rsidDel="001C06B4">
            <w:delText xml:space="preserve">no </w:delText>
          </w:r>
        </w:del>
        <w:r w:rsidRPr="00364573">
          <w:t xml:space="preserve">se </w:t>
        </w:r>
        <w:del w:id="10514" w:author="IO" w:date="2011-07-22T18:44:00Z">
          <w:r w:rsidRPr="00364573" w:rsidDel="001C06B4">
            <w:delText xml:space="preserve">produzca ninguna colisión entre aviones y se </w:delText>
          </w:r>
        </w:del>
        <w:r w:rsidRPr="00364573">
          <w:t>respeten los tiempos</w:t>
        </w:r>
      </w:ins>
      <w:ins w:id="10515" w:author="Orion" w:date="2011-07-11T15:08:00Z">
        <w:r w:rsidRPr="00364573">
          <w:t xml:space="preserve"> y espacios</w:t>
        </w:r>
      </w:ins>
      <w:ins w:id="10516" w:author="Orion" w:date="2011-07-11T15:07:00Z">
        <w:r w:rsidRPr="00364573">
          <w:t xml:space="preserve"> de seguridad</w:t>
        </w:r>
      </w:ins>
      <w:ins w:id="10517" w:author="IO" w:date="2011-07-22T18:44:00Z">
        <w:r w:rsidR="001C06B4">
          <w:t xml:space="preserve"> y se evite cualquier colisión, pero maximizando el número de vuelos atendidos</w:t>
        </w:r>
      </w:ins>
      <w:ins w:id="10518"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0519" w:author="IO" w:date="2011-07-22T18:31:00Z"/>
        </w:rPr>
        <w:pPrChange w:id="10520" w:author="IO" w:date="2011-07-22T12:31:00Z">
          <w:pPr/>
        </w:pPrChange>
      </w:pPr>
      <w:ins w:id="10521" w:author="Orion" w:date="2011-07-11T15:09:00Z">
        <w:r w:rsidRPr="001C06B4">
          <w:rPr>
            <w:i/>
            <w:rPrChange w:id="10522" w:author="IO" w:date="2011-07-22T18:45:00Z">
              <w:rPr>
                <w:rFonts w:cs="Times New Roman"/>
              </w:rPr>
            </w:rPrChange>
          </w:rPr>
          <w:t>Generación</w:t>
        </w:r>
      </w:ins>
      <w:ins w:id="10523" w:author="Orion" w:date="2011-07-11T15:08:00Z">
        <w:r w:rsidRPr="001C06B4">
          <w:rPr>
            <w:i/>
            <w:rPrChange w:id="10524" w:author="IO" w:date="2011-07-22T18:45:00Z">
              <w:rPr>
                <w:rFonts w:cs="Times New Roman"/>
              </w:rPr>
            </w:rPrChange>
          </w:rPr>
          <w:t xml:space="preserve"> autom</w:t>
        </w:r>
      </w:ins>
      <w:ins w:id="10525" w:author="Orion" w:date="2011-07-11T15:09:00Z">
        <w:r w:rsidRPr="001C06B4">
          <w:rPr>
            <w:i/>
            <w:rPrChange w:id="10526" w:author="IO" w:date="2011-07-22T18:45:00Z">
              <w:rPr>
                <w:rFonts w:cs="Times New Roman"/>
              </w:rPr>
            </w:rPrChange>
          </w:rPr>
          <w:t>ática de los planes de vuelo</w:t>
        </w:r>
        <w:r w:rsidRPr="001C06B4">
          <w:t xml:space="preserve">. </w:t>
        </w:r>
        <w:del w:id="10527" w:author="IO" w:date="2011-07-22T18:45:00Z">
          <w:r w:rsidRPr="001C06B4" w:rsidDel="001C06B4">
            <w:delText xml:space="preserve">Actualmente </w:delText>
          </w:r>
          <w:r w:rsidR="005454AF" w:rsidRPr="001C06B4" w:rsidDel="001C06B4">
            <w:delText>en e</w:delText>
          </w:r>
        </w:del>
      </w:ins>
      <w:ins w:id="10528" w:author="Orion" w:date="2011-07-11T15:12:00Z">
        <w:del w:id="10529" w:author="IO" w:date="2011-07-22T18:45:00Z">
          <w:r w:rsidR="005454AF" w:rsidRPr="001C06B4" w:rsidDel="001C06B4">
            <w:delText xml:space="preserve">ste trabajo </w:delText>
          </w:r>
        </w:del>
      </w:ins>
      <w:ins w:id="10530" w:author="Orion" w:date="2011-07-11T15:09:00Z">
        <w:del w:id="10531" w:author="IO" w:date="2011-07-22T18:45:00Z">
          <w:r w:rsidRPr="001C06B4" w:rsidDel="001C06B4">
            <w:delText>se est</w:delText>
          </w:r>
          <w:r w:rsidR="005454AF" w:rsidRPr="001C06B4" w:rsidDel="001C06B4">
            <w:delText>á</w:delText>
          </w:r>
        </w:del>
      </w:ins>
      <w:ins w:id="10532" w:author="Orion" w:date="2011-07-11T15:13:00Z">
        <w:del w:id="10533" w:author="IO" w:date="2011-07-22T18:45:00Z">
          <w:r w:rsidR="005454AF" w:rsidRPr="001C06B4" w:rsidDel="001C06B4">
            <w:delText xml:space="preserve">n </w:delText>
          </w:r>
        </w:del>
      </w:ins>
      <w:ins w:id="10534" w:author="Orion" w:date="2011-07-11T15:09:00Z">
        <w:del w:id="10535" w:author="IO" w:date="2011-07-22T18:45:00Z">
          <w:r w:rsidRPr="001C06B4" w:rsidDel="001C06B4">
            <w:delText xml:space="preserve">configurando los planes de vuelo </w:delText>
          </w:r>
        </w:del>
      </w:ins>
      <w:ins w:id="10536" w:author="Orion" w:date="2011-07-11T15:13:00Z">
        <w:del w:id="10537" w:author="IO" w:date="2011-07-22T18:45:00Z">
          <w:r w:rsidR="005454AF" w:rsidRPr="001C06B4" w:rsidDel="001C06B4">
            <w:delText xml:space="preserve">manualmente </w:delText>
          </w:r>
        </w:del>
      </w:ins>
      <w:ins w:id="10538" w:author="Orion" w:date="2011-07-11T15:09:00Z">
        <w:del w:id="10539" w:author="IO" w:date="2011-07-22T18:45:00Z">
          <w:r w:rsidRPr="001C06B4" w:rsidDel="001C06B4">
            <w:delText xml:space="preserve">mediante un fichero xml. En la realidad </w:delText>
          </w:r>
        </w:del>
      </w:ins>
      <w:ins w:id="10540" w:author="Orion" w:date="2011-07-11T15:10:00Z">
        <w:del w:id="10541" w:author="IO" w:date="2011-07-22T18:45:00Z">
          <w:r w:rsidRPr="001C06B4" w:rsidDel="001C06B4">
            <w:delText>l</w:delText>
          </w:r>
        </w:del>
      </w:ins>
      <w:ins w:id="10542" w:author="IO" w:date="2011-07-22T18:45:00Z">
        <w:r w:rsidR="001C06B4">
          <w:t>L</w:t>
        </w:r>
      </w:ins>
      <w:ins w:id="10543" w:author="Orion" w:date="2011-07-11T15:10:00Z">
        <w:r w:rsidRPr="001C06B4">
          <w:t xml:space="preserve">as compañías aéreas disponen de </w:t>
        </w:r>
      </w:ins>
      <w:ins w:id="10544" w:author="Orion" w:date="2011-07-11T15:09:00Z">
        <w:r w:rsidRPr="001C06B4">
          <w:t>aplicaciones que se encargan de gestionar y generar autom</w:t>
        </w:r>
      </w:ins>
      <w:ins w:id="10545" w:author="Orion" w:date="2011-07-11T15:11:00Z">
        <w:r w:rsidRPr="001C06B4">
          <w:t xml:space="preserve">áticamente </w:t>
        </w:r>
        <w:del w:id="10546" w:author="IO" w:date="2011-07-22T18:45:00Z">
          <w:r w:rsidRPr="001C06B4" w:rsidDel="001C06B4">
            <w:delText>cada uno de los</w:delText>
          </w:r>
        </w:del>
      </w:ins>
      <w:ins w:id="10547" w:author="IO" w:date="2011-07-22T18:45:00Z">
        <w:r w:rsidR="001C06B4">
          <w:t>sus</w:t>
        </w:r>
      </w:ins>
      <w:ins w:id="10548" w:author="Orion" w:date="2011-07-11T15:11:00Z">
        <w:r w:rsidRPr="001C06B4">
          <w:t xml:space="preserve"> planes de vuelo</w:t>
        </w:r>
      </w:ins>
      <w:ins w:id="10549" w:author="IO" w:date="2011-07-22T18:45:00Z">
        <w:r w:rsidR="001C06B4">
          <w:t xml:space="preserve"> atendiendo a diversas restricciones y criterios de optimización.</w:t>
        </w:r>
      </w:ins>
      <w:ins w:id="10550" w:author="Orion" w:date="2011-07-11T15:11:00Z">
        <w:del w:id="10551" w:author="IO" w:date="2011-07-22T18:45:00Z">
          <w:r w:rsidRPr="001C06B4" w:rsidDel="001C06B4">
            <w:delText xml:space="preserve"> para sus pilotos de tal manera que</w:delText>
          </w:r>
        </w:del>
      </w:ins>
      <w:ins w:id="10552" w:author="Orion" w:date="2011-07-11T15:09:00Z">
        <w:del w:id="10553" w:author="IO" w:date="2011-07-22T18:45:00Z">
          <w:r w:rsidRPr="001C06B4" w:rsidDel="001C06B4">
            <w:delText xml:space="preserve"> no haya solapamientos y </w:delText>
          </w:r>
        </w:del>
      </w:ins>
      <w:ins w:id="10554" w:author="Orion" w:date="2011-07-11T15:12:00Z">
        <w:del w:id="10555" w:author="IO" w:date="2011-07-22T18:45:00Z">
          <w:r w:rsidRPr="001C06B4" w:rsidDel="001C06B4">
            <w:delText xml:space="preserve">se </w:delText>
          </w:r>
        </w:del>
      </w:ins>
      <w:ins w:id="10556" w:author="Orion" w:date="2011-07-11T15:09:00Z">
        <w:del w:id="10557" w:author="IO" w:date="2011-07-22T18:45:00Z">
          <w:r w:rsidRPr="001C06B4" w:rsidDel="001C06B4">
            <w:lastRenderedPageBreak/>
            <w:delText>redu</w:delText>
          </w:r>
        </w:del>
      </w:ins>
      <w:ins w:id="10558" w:author="Orion" w:date="2011-07-11T15:12:00Z">
        <w:del w:id="10559" w:author="IO" w:date="2011-07-22T18:45:00Z">
          <w:r w:rsidRPr="001C06B4" w:rsidDel="001C06B4">
            <w:delText>zcan</w:delText>
          </w:r>
        </w:del>
      </w:ins>
      <w:ins w:id="10560" w:author="Orion" w:date="2011-07-11T15:09:00Z">
        <w:del w:id="10561" w:author="IO" w:date="2011-07-22T18:45:00Z">
          <w:r w:rsidRPr="001C06B4" w:rsidDel="001C06B4">
            <w:delText xml:space="preserve"> los riesgos de conflicto</w:delText>
          </w:r>
        </w:del>
      </w:ins>
      <w:ins w:id="10562" w:author="Orion" w:date="2011-07-11T15:12:00Z">
        <w:del w:id="10563" w:author="IO" w:date="2011-07-22T18:45:00Z">
          <w:r w:rsidRPr="001C06B4" w:rsidDel="001C06B4">
            <w:delText xml:space="preserve"> entre aviones.</w:delText>
          </w:r>
        </w:del>
      </w:ins>
      <w:ins w:id="10564" w:author="IO" w:date="2011-07-22T18:45:00Z">
        <w:r w:rsidR="001C06B4">
          <w:t xml:space="preserve"> Considerar esta planificaci</w:t>
        </w:r>
      </w:ins>
      <w:ins w:id="10565"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0566" w:author="Orion" w:date="2011-07-11T15:02:00Z"/>
          <w:del w:id="10567" w:author="IO" w:date="2011-07-22T18:31:00Z"/>
        </w:rPr>
        <w:pPrChange w:id="10568" w:author="IO" w:date="2011-07-22T12:31:00Z">
          <w:pPr/>
        </w:pPrChange>
      </w:pPr>
    </w:p>
    <w:p w14:paraId="6F48BA0B" w14:textId="77777777" w:rsidR="00E639D6" w:rsidRDefault="001D4363">
      <w:pPr>
        <w:widowControl/>
        <w:suppressAutoHyphens w:val="0"/>
        <w:rPr>
          <w:ins w:id="10569"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0570" w:author="Orion" w:date="2011-07-11T15:14:00Z">
        <w:del w:id="10571" w:author="IO" w:date="2011-07-22T18:31:00Z">
          <w:r w:rsidDel="00E639D6">
            <w:rPr>
              <w:rFonts w:cs="Times New Roman"/>
            </w:rPr>
            <w:br w:type="page"/>
          </w:r>
        </w:del>
      </w:ins>
    </w:p>
    <w:p w14:paraId="70FC80C2" w14:textId="54163B92" w:rsidR="001D4363" w:rsidDel="00E639D6" w:rsidRDefault="001D4363">
      <w:pPr>
        <w:widowControl/>
        <w:suppressAutoHyphens w:val="0"/>
        <w:rPr>
          <w:ins w:id="10572" w:author="Orion" w:date="2011-07-11T15:14:00Z"/>
          <w:del w:id="10573" w:author="IO" w:date="2011-07-22T18:31:00Z"/>
          <w:rFonts w:cs="Times New Roman"/>
        </w:rPr>
      </w:pPr>
    </w:p>
    <w:bookmarkStart w:id="10574" w:name="firstHeading" w:displacedByCustomXml="next"/>
    <w:bookmarkEnd w:id="10574" w:displacedByCustomXml="next"/>
    <w:customXmlInsRangeStart w:id="10575"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10575"/>
        <w:p w14:paraId="41F4A2BF" w14:textId="4A804F8B" w:rsidR="00B946E5" w:rsidRPr="006B1111" w:rsidRDefault="00B946E5">
          <w:pPr>
            <w:rPr>
              <w:ins w:id="10576" w:author="Orion" w:date="2011-04-06T18:33:00Z"/>
              <w:sz w:val="52"/>
              <w:szCs w:val="52"/>
              <w:lang w:val="en-US"/>
              <w:rPrChange w:id="10577" w:author="IO" w:date="2011-07-22T13:10:00Z">
                <w:rPr>
                  <w:ins w:id="10578" w:author="Orion" w:date="2011-04-06T18:33:00Z"/>
                  <w:rFonts w:cs="Times New Roman"/>
                </w:rPr>
              </w:rPrChange>
            </w:rPr>
            <w:pPrChange w:id="10579" w:author="Orion" w:date="2011-07-11T15:14:00Z">
              <w:pPr>
                <w:pStyle w:val="Heading1"/>
              </w:pPr>
            </w:pPrChange>
          </w:pPr>
          <w:ins w:id="10580" w:author="Orion" w:date="2011-04-06T18:33:00Z">
            <w:r w:rsidRPr="006B1111">
              <w:rPr>
                <w:bCs/>
                <w:sz w:val="52"/>
                <w:szCs w:val="52"/>
                <w:lang w:val="en-US"/>
                <w:rPrChange w:id="10581" w:author="IO" w:date="2011-07-22T13:10:00Z">
                  <w:rPr/>
                </w:rPrChange>
              </w:rPr>
              <w:t>Bibliogra</w:t>
            </w:r>
          </w:ins>
          <w:ins w:id="10582" w:author="Orion" w:date="2011-05-04T19:48:00Z">
            <w:r w:rsidR="00C038CA" w:rsidRPr="006B1111">
              <w:rPr>
                <w:bCs/>
                <w:sz w:val="52"/>
                <w:szCs w:val="52"/>
                <w:lang w:val="en-US"/>
                <w:rPrChange w:id="10583" w:author="IO" w:date="2011-07-22T13:10:00Z">
                  <w:rPr>
                    <w:rFonts w:cs="Times New Roman"/>
                    <w:lang w:val="en-US"/>
                  </w:rPr>
                </w:rPrChange>
              </w:rPr>
              <w:t>fía</w:t>
            </w:r>
          </w:ins>
        </w:p>
        <w:customXmlInsRangeStart w:id="10584" w:author="Orion" w:date="2011-04-06T18:33:00Z"/>
        <w:sdt>
          <w:sdtPr>
            <w:rPr>
              <w:rFonts w:cs="Times New Roman"/>
              <w:szCs w:val="24"/>
            </w:rPr>
            <w:id w:val="111145805"/>
            <w:bibliography/>
          </w:sdtPr>
          <w:sdtEndPr>
            <w:rPr>
              <w:rFonts w:cs="Mangal"/>
              <w:szCs w:val="21"/>
            </w:rPr>
          </w:sdtEndPr>
          <w:sdtContent>
            <w:customXmlInsRangeEnd w:id="10584"/>
            <w:p w14:paraId="661E9A3E" w14:textId="77777777" w:rsidR="00282451" w:rsidRDefault="00B946E5" w:rsidP="00282451">
              <w:pPr>
                <w:pStyle w:val="Bibliography"/>
                <w:rPr>
                  <w:noProof/>
                  <w:lang w:val="en-US"/>
                </w:rPr>
              </w:pPr>
              <w:ins w:id="10585" w:author="Orion" w:date="2011-04-06T18:33:00Z">
                <w:r w:rsidRPr="00246937">
                  <w:rPr>
                    <w:rFonts w:cs="Times New Roman"/>
                  </w:rPr>
                  <w:fldChar w:fldCharType="begin"/>
                </w:r>
                <w:r w:rsidRPr="00545B0D">
                  <w:rPr>
                    <w:rFonts w:cs="Times New Roman"/>
                    <w:lang w:val="en-US"/>
                    <w:rPrChange w:id="10586" w:author="IO" w:date="2011-07-12T12:37:00Z">
                      <w:rPr>
                        <w:rFonts w:cs="Times New Roman"/>
                      </w:rPr>
                    </w:rPrChange>
                  </w:rPr>
                  <w:instrText xml:space="preserve"> BIBLIOGRAPHY </w:instrText>
                </w:r>
                <w:r w:rsidRPr="00246937">
                  <w:rPr>
                    <w:rFonts w:cs="Times New Roman"/>
                  </w:rPr>
                  <w:fldChar w:fldCharType="separate"/>
                </w:r>
              </w:ins>
              <w:r w:rsidR="00282451">
                <w:rPr>
                  <w:noProof/>
                  <w:lang w:val="en-US"/>
                </w:rPr>
                <w:t xml:space="preserve">1. </w:t>
              </w:r>
              <w:r w:rsidR="00282451">
                <w:rPr>
                  <w:b/>
                  <w:bCs/>
                  <w:noProof/>
                  <w:lang w:val="en-US"/>
                </w:rPr>
                <w:t>Eurocontrol.</w:t>
              </w:r>
              <w:r w:rsidR="00282451">
                <w:rPr>
                  <w:noProof/>
                  <w:lang w:val="en-US"/>
                </w:rPr>
                <w:t xml:space="preserve"> </w:t>
              </w:r>
              <w:r w:rsidR="00282451">
                <w:rPr>
                  <w:i/>
                  <w:iCs/>
                  <w:noProof/>
                  <w:lang w:val="en-US"/>
                </w:rPr>
                <w:t xml:space="preserve">A vision for European Aviation. </w:t>
              </w:r>
              <w:r w:rsidR="00282451">
                <w:rPr>
                  <w:noProof/>
                  <w:lang w:val="en-US"/>
                </w:rPr>
                <w:t>s.l. : Newdesk Communications Ltd., 2005.</w:t>
              </w:r>
            </w:p>
            <w:p w14:paraId="3F1028A5" w14:textId="77777777" w:rsidR="00282451" w:rsidRDefault="00282451" w:rsidP="00282451">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69F41FE6" w14:textId="77777777" w:rsidR="00282451" w:rsidRDefault="00282451" w:rsidP="00282451">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578B237" w14:textId="77777777" w:rsidR="00282451" w:rsidRDefault="00282451" w:rsidP="00282451">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259C4E5" w14:textId="77777777" w:rsidR="00282451" w:rsidRDefault="00282451" w:rsidP="00282451">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18E341A9" w14:textId="77777777" w:rsidR="00282451" w:rsidRDefault="00282451" w:rsidP="00282451">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615ABA46" w14:textId="77777777" w:rsidR="00282451" w:rsidRDefault="00282451" w:rsidP="00282451">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70A8ED03" w14:textId="77777777" w:rsidR="00282451" w:rsidRDefault="00282451" w:rsidP="00282451">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B998746" w14:textId="77777777" w:rsidR="00282451" w:rsidRDefault="00282451" w:rsidP="00282451">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6BE75395" w14:textId="77777777" w:rsidR="00282451" w:rsidRDefault="00282451" w:rsidP="00282451">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247E5C17" w14:textId="77777777" w:rsidR="00282451" w:rsidRPr="00282451" w:rsidRDefault="00282451" w:rsidP="00282451">
              <w:pPr>
                <w:pStyle w:val="Bibliography"/>
                <w:rPr>
                  <w:noProof/>
                  <w:rPrChange w:id="10587" w:author="Orion" w:date="2011-07-28T17:42:00Z">
                    <w:rPr>
                      <w:noProof/>
                      <w:lang w:val="en-US"/>
                    </w:rPr>
                  </w:rPrChange>
                </w:rPr>
              </w:pPr>
              <w:r>
                <w:rPr>
                  <w:noProof/>
                  <w:lang w:val="en-US"/>
                </w:rPr>
                <w:t xml:space="preserve">11. </w:t>
              </w:r>
              <w:r>
                <w:rPr>
                  <w:i/>
                  <w:iCs/>
                  <w:noProof/>
                  <w:lang w:val="en-US"/>
                </w:rPr>
                <w:t xml:space="preserve">FACET: Future ATM Concepts Evaluation Tool. </w:t>
              </w:r>
              <w:r w:rsidRPr="00282451">
                <w:rPr>
                  <w:b/>
                  <w:bCs/>
                  <w:noProof/>
                  <w:rPrChange w:id="10588" w:author="Orion" w:date="2011-07-28T17:42:00Z">
                    <w:rPr>
                      <w:b/>
                      <w:bCs/>
                      <w:noProof/>
                      <w:lang w:val="en-US"/>
                    </w:rPr>
                  </w:rPrChange>
                </w:rPr>
                <w:t>Bilimoria, K.</w:t>
              </w:r>
              <w:r w:rsidRPr="00282451">
                <w:rPr>
                  <w:noProof/>
                  <w:rPrChange w:id="10589" w:author="Orion" w:date="2011-07-28T17:42:00Z">
                    <w:rPr>
                      <w:noProof/>
                      <w:lang w:val="en-US"/>
                    </w:rPr>
                  </w:rPrChange>
                </w:rPr>
                <w:t xml:space="preserve"> Napoli, Italy : s.n., 2000. 3rd USA/Europe ATM 2001 R&amp;D Seminar.</w:t>
              </w:r>
            </w:p>
            <w:p w14:paraId="1E9F93A2" w14:textId="77777777" w:rsidR="00282451" w:rsidRDefault="00282451" w:rsidP="00282451">
              <w:pPr>
                <w:pStyle w:val="Bibliography"/>
                <w:rPr>
                  <w:noProof/>
                  <w:lang w:val="en-US"/>
                </w:rPr>
              </w:pPr>
              <w:r w:rsidRPr="00282451">
                <w:rPr>
                  <w:noProof/>
                  <w:rPrChange w:id="10590" w:author="Orion" w:date="2011-07-28T17:42:00Z">
                    <w:rPr>
                      <w:noProof/>
                      <w:lang w:val="en-US"/>
                    </w:rPr>
                  </w:rPrChange>
                </w:rPr>
                <w:t xml:space="preserve">12. </w:t>
              </w:r>
              <w:r w:rsidRPr="00282451">
                <w:rPr>
                  <w:b/>
                  <w:bCs/>
                  <w:noProof/>
                  <w:rPrChange w:id="10591" w:author="Orion" w:date="2011-07-28T17:42:00Z">
                    <w:rPr>
                      <w:b/>
                      <w:bCs/>
                      <w:noProof/>
                      <w:lang w:val="en-US"/>
                    </w:rPr>
                  </w:rPrChange>
                </w:rPr>
                <w:t>Wolfe, S.R., et al., et al.</w:t>
              </w:r>
              <w:r w:rsidRPr="00282451">
                <w:rPr>
                  <w:noProof/>
                  <w:rPrChange w:id="10592" w:author="Orion" w:date="2011-07-28T17:42: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6AEF66F2" w14:textId="77777777" w:rsidR="00282451" w:rsidRDefault="00282451" w:rsidP="00282451">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7D4D3B7C" w14:textId="77777777" w:rsidR="00282451" w:rsidRDefault="00282451" w:rsidP="00282451">
              <w:pPr>
                <w:pStyle w:val="Bibliography"/>
                <w:rPr>
                  <w:noProof/>
                  <w:lang w:val="en-US"/>
                </w:rPr>
              </w:pPr>
              <w:r>
                <w:rPr>
                  <w:noProof/>
                  <w:lang w:val="en-US"/>
                </w:rPr>
                <w:t xml:space="preserve">14. </w:t>
              </w:r>
              <w:r>
                <w:rPr>
                  <w:i/>
                  <w:iCs/>
                  <w:noProof/>
                  <w:lang w:val="en-US"/>
                </w:rPr>
                <w:t xml:space="preserve">Human performance models of pilot behaviour. </w:t>
              </w:r>
              <w:r w:rsidRPr="00282451">
                <w:rPr>
                  <w:b/>
                  <w:bCs/>
                  <w:noProof/>
                  <w:rPrChange w:id="10593" w:author="Orion" w:date="2011-07-28T17:42:00Z">
                    <w:rPr>
                      <w:b/>
                      <w:bCs/>
                      <w:noProof/>
                      <w:lang w:val="en-US"/>
                    </w:rPr>
                  </w:rPrChange>
                </w:rPr>
                <w:t>Foyle, D.C., et al., et al.</w:t>
              </w:r>
              <w:r w:rsidRPr="00282451">
                <w:rPr>
                  <w:noProof/>
                  <w:rPrChange w:id="10594" w:author="Orion" w:date="2011-07-28T17:42:00Z">
                    <w:rPr>
                      <w:noProof/>
                      <w:lang w:val="en-US"/>
                    </w:rPr>
                  </w:rPrChange>
                </w:rPr>
                <w:t xml:space="preserve"> </w:t>
              </w:r>
              <w:r>
                <w:rPr>
                  <w:noProof/>
                  <w:lang w:val="en-US"/>
                </w:rPr>
                <w:t>Santa Monica, CA : s.n., 2005. The Human Factors and Ergonomics Society 49th Annual Meeting. pp. 1109-1113.</w:t>
              </w:r>
            </w:p>
            <w:p w14:paraId="16F001B4" w14:textId="77777777" w:rsidR="00282451" w:rsidRDefault="00282451" w:rsidP="00282451">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107E2166" w14:textId="77777777" w:rsidR="00282451" w:rsidRDefault="00282451" w:rsidP="00282451">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51D3F2B6" w14:textId="77777777" w:rsidR="00282451" w:rsidRDefault="00282451" w:rsidP="00282451">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4B1313D9" w14:textId="77777777" w:rsidR="00282451" w:rsidRDefault="00282451" w:rsidP="00282451">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35ED3C9B" w14:textId="77777777" w:rsidR="00282451" w:rsidRDefault="00282451" w:rsidP="00282451">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693AD8CD" w14:textId="77777777" w:rsidR="00282451" w:rsidRDefault="00282451" w:rsidP="00282451">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19C3027" w14:textId="77777777" w:rsidR="00282451" w:rsidRDefault="00282451" w:rsidP="00282451">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2FF00F6D" w14:textId="77777777" w:rsidR="00282451" w:rsidRDefault="00282451" w:rsidP="00282451">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278C9879" w14:textId="77777777" w:rsidR="00282451" w:rsidRDefault="00282451" w:rsidP="00282451">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57C2258F" w14:textId="77777777" w:rsidR="00282451" w:rsidRDefault="00282451" w:rsidP="00282451">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4E27C35A" w14:textId="77777777" w:rsidR="00282451" w:rsidRPr="00282451" w:rsidRDefault="00282451" w:rsidP="00282451">
              <w:pPr>
                <w:pStyle w:val="Bibliography"/>
                <w:rPr>
                  <w:noProof/>
                  <w:rPrChange w:id="10595" w:author="Orion" w:date="2011-07-28T17:43:00Z">
                    <w:rPr>
                      <w:noProof/>
                      <w:lang w:val="en-US"/>
                    </w:rPr>
                  </w:rPrChange>
                </w:rPr>
              </w:pPr>
              <w:r w:rsidRPr="00282451">
                <w:rPr>
                  <w:noProof/>
                  <w:rPrChange w:id="10596" w:author="Orion" w:date="2011-07-28T17:42:00Z">
                    <w:rPr>
                      <w:noProof/>
                      <w:lang w:val="en-US"/>
                    </w:rPr>
                  </w:rPrChange>
                </w:rPr>
                <w:t xml:space="preserve">25. </w:t>
              </w:r>
              <w:r w:rsidRPr="00282451">
                <w:rPr>
                  <w:b/>
                  <w:bCs/>
                  <w:noProof/>
                  <w:rPrChange w:id="10597" w:author="Orion" w:date="2011-07-28T17:42:00Z">
                    <w:rPr>
                      <w:b/>
                      <w:bCs/>
                      <w:noProof/>
                      <w:lang w:val="en-US"/>
                    </w:rPr>
                  </w:rPrChange>
                </w:rPr>
                <w:t>Calvo, J.A.</w:t>
              </w:r>
              <w:r w:rsidRPr="00282451">
                <w:rPr>
                  <w:noProof/>
                  <w:rPrChange w:id="10598" w:author="Orion" w:date="2011-07-28T17:42:00Z">
                    <w:rPr>
                      <w:noProof/>
                      <w:lang w:val="en-US"/>
                    </w:rPr>
                  </w:rPrChange>
                </w:rPr>
                <w:t xml:space="preserve"> </w:t>
              </w:r>
              <w:r w:rsidRPr="00282451">
                <w:rPr>
                  <w:i/>
                  <w:iCs/>
                  <w:noProof/>
                  <w:rPrChange w:id="10599" w:author="Orion" w:date="2011-07-28T17:42:00Z">
                    <w:rPr>
                      <w:i/>
                      <w:iCs/>
                      <w:noProof/>
                      <w:lang w:val="en-US"/>
                    </w:rPr>
                  </w:rPrChange>
                </w:rPr>
                <w:t xml:space="preserve">Fundamentos de Navegación Aérea. </w:t>
              </w:r>
              <w:r w:rsidRPr="00282451">
                <w:rPr>
                  <w:noProof/>
                  <w:rPrChange w:id="10600" w:author="Orion" w:date="2011-07-28T17:43:00Z">
                    <w:rPr>
                      <w:noProof/>
                      <w:lang w:val="en-US"/>
                    </w:rPr>
                  </w:rPrChange>
                </w:rPr>
                <w:t>[ed.] Ediciones de la Universidad Autónoma de Madrid. 2003.</w:t>
              </w:r>
            </w:p>
            <w:p w14:paraId="667E3CD1" w14:textId="77777777" w:rsidR="00282451" w:rsidRDefault="00282451" w:rsidP="00282451">
              <w:pPr>
                <w:pStyle w:val="Bibliography"/>
                <w:rPr>
                  <w:noProof/>
                  <w:lang w:val="en-US"/>
                </w:rPr>
              </w:pPr>
              <w:r w:rsidRPr="00282451">
                <w:rPr>
                  <w:noProof/>
                  <w:rPrChange w:id="10601" w:author="Orion" w:date="2011-07-28T17:43:00Z">
                    <w:rPr>
                      <w:noProof/>
                      <w:lang w:val="en-US"/>
                    </w:rPr>
                  </w:rPrChange>
                </w:rPr>
                <w:t xml:space="preserve">26. </w:t>
              </w:r>
              <w:r w:rsidRPr="00282451">
                <w:rPr>
                  <w:b/>
                  <w:bCs/>
                  <w:noProof/>
                  <w:rPrChange w:id="10602" w:author="Orion" w:date="2011-07-28T17:43:00Z">
                    <w:rPr>
                      <w:b/>
                      <w:bCs/>
                      <w:noProof/>
                      <w:lang w:val="en-US"/>
                    </w:rPr>
                  </w:rPrChange>
                </w:rPr>
                <w:t>Aeropuertos Españoles y Navegación Aérea (AENA).</w:t>
              </w:r>
              <w:r w:rsidRPr="00282451">
                <w:rPr>
                  <w:noProof/>
                  <w:rPrChange w:id="10603" w:author="Orion" w:date="2011-07-28T17:43:00Z">
                    <w:rPr>
                      <w:noProof/>
                      <w:lang w:val="en-US"/>
                    </w:rPr>
                  </w:rPrChange>
                </w:rPr>
                <w:t xml:space="preserve"> Navegación Aérea: Espacio aéreo. </w:t>
              </w:r>
              <w:r>
                <w:rPr>
                  <w:noProof/>
                  <w:lang w:val="en-US"/>
                </w:rPr>
                <w:t>[Online] [Cited: September 1, 2011.] http://www.aena.es/csee/Satellite/navegacion-aerea/es/Page/1043396095606/.</w:t>
              </w:r>
            </w:p>
            <w:p w14:paraId="13F01810" w14:textId="77777777" w:rsidR="00282451" w:rsidRDefault="00282451" w:rsidP="00282451">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7CD7D422" w14:textId="77777777" w:rsidR="00282451" w:rsidRDefault="00282451" w:rsidP="00282451">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7EF210A3" w14:textId="77777777" w:rsidR="00282451" w:rsidRDefault="00282451" w:rsidP="00282451">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277539D3" w14:textId="77777777" w:rsidR="00282451" w:rsidRDefault="00282451" w:rsidP="00282451">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573809D3" w14:textId="77777777" w:rsidR="00282451" w:rsidRDefault="00282451" w:rsidP="00282451">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1BDDCA02" w14:textId="77777777" w:rsidR="00282451" w:rsidRDefault="00282451" w:rsidP="00282451">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269B66DA" w14:textId="77777777" w:rsidR="00282451" w:rsidRDefault="00282451" w:rsidP="00282451">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2C56E8C" w14:textId="77777777" w:rsidR="00282451" w:rsidRDefault="00282451" w:rsidP="00282451">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B2EB0EC" w14:textId="77777777" w:rsidR="00282451" w:rsidRDefault="00282451" w:rsidP="00282451">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29463330" w14:textId="77777777" w:rsidR="00282451" w:rsidRDefault="00282451" w:rsidP="00282451">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05269008" w14:textId="77777777" w:rsidR="00282451" w:rsidRDefault="00282451" w:rsidP="00282451">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33704358" w14:textId="77777777" w:rsidR="00282451" w:rsidRDefault="00282451" w:rsidP="00282451">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74D468E6" w14:textId="77777777" w:rsidR="00282451" w:rsidRDefault="00282451" w:rsidP="00282451">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13C928E8" w14:textId="77777777" w:rsidR="00282451" w:rsidRDefault="00282451" w:rsidP="00282451">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7330EBF" w14:textId="77777777" w:rsidR="00282451" w:rsidRDefault="00282451" w:rsidP="00282451">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6CC96D48" w14:textId="77777777" w:rsidR="00282451" w:rsidRDefault="00282451" w:rsidP="00282451">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06725055" w14:textId="77777777" w:rsidR="00282451" w:rsidRDefault="00282451" w:rsidP="00282451">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6A807304" w14:textId="77777777" w:rsidR="00282451" w:rsidRDefault="00282451" w:rsidP="00282451">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CC94BC0" w14:textId="77777777" w:rsidR="00282451" w:rsidRDefault="00282451" w:rsidP="00282451">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316BE2C9" w14:textId="77777777" w:rsidR="00282451" w:rsidRDefault="00282451" w:rsidP="00282451">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12E8114A" w14:textId="77777777" w:rsidR="00282451" w:rsidRDefault="00282451" w:rsidP="00282451">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6BEBF64F" w14:textId="77777777" w:rsidR="00282451" w:rsidRDefault="00282451" w:rsidP="00282451">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65517E7" w14:textId="77777777" w:rsidR="00282451" w:rsidRDefault="00282451" w:rsidP="00282451">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1982E5A4" w14:textId="77777777" w:rsidR="00282451" w:rsidRDefault="00282451" w:rsidP="00282451">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4DB08D8F" w14:textId="77777777" w:rsidR="00282451" w:rsidRDefault="00282451" w:rsidP="00282451">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09337DA5" w14:textId="77777777" w:rsidR="00282451" w:rsidRDefault="00282451" w:rsidP="00282451">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1767DC7D" w14:textId="77777777" w:rsidR="00282451" w:rsidRDefault="00282451" w:rsidP="00282451">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826E12" w14:textId="77777777" w:rsidR="00282451" w:rsidRDefault="00282451" w:rsidP="00282451">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54C56707" w14:textId="77777777" w:rsidR="00282451" w:rsidRDefault="00282451" w:rsidP="00282451">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340E641D" w14:textId="77777777" w:rsidR="00282451" w:rsidRDefault="00282451" w:rsidP="00282451">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7238DF2" w14:textId="77777777" w:rsidR="00282451" w:rsidRDefault="00282451" w:rsidP="00282451">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1A09357D" w14:textId="77777777" w:rsidR="00282451" w:rsidRDefault="00282451" w:rsidP="00282451">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6E55B534" w14:textId="77777777" w:rsidR="00282451" w:rsidRDefault="00282451" w:rsidP="00282451">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69157FF4" w14:textId="77777777" w:rsidR="00282451" w:rsidRDefault="00282451" w:rsidP="00282451">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8DA9B6A" w14:textId="77777777" w:rsidR="00282451" w:rsidRDefault="00282451" w:rsidP="00282451">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7589214C" w14:textId="77777777" w:rsidR="00282451" w:rsidRDefault="00282451" w:rsidP="00282451">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28CF611D" w14:textId="77777777" w:rsidR="00282451" w:rsidRDefault="00282451" w:rsidP="00282451">
              <w:pPr>
                <w:pStyle w:val="Bibliography"/>
                <w:rPr>
                  <w:noProof/>
                  <w:lang w:val="en-US"/>
                </w:rPr>
              </w:pPr>
              <w:r>
                <w:rPr>
                  <w:noProof/>
                  <w:lang w:val="en-US"/>
                </w:rPr>
                <w:t>63. Directory of Waypoints in Spain. [Online] [Cited: September 1, 2011.] http://www.fallingrain.com/world/SP/waypoints.html.</w:t>
              </w:r>
            </w:p>
            <w:p w14:paraId="36CD5CCB" w14:textId="77777777" w:rsidR="00282451" w:rsidRDefault="00282451" w:rsidP="00282451">
              <w:pPr>
                <w:pStyle w:val="Bibliography"/>
                <w:rPr>
                  <w:noProof/>
                  <w:lang w:val="en-US"/>
                </w:rPr>
              </w:pPr>
              <w:r w:rsidRPr="00282451">
                <w:rPr>
                  <w:noProof/>
                  <w:rPrChange w:id="10604" w:author="Orion" w:date="2011-07-28T17:43:00Z">
                    <w:rPr>
                      <w:noProof/>
                      <w:lang w:val="en-US"/>
                    </w:rPr>
                  </w:rPrChange>
                </w:rPr>
                <w:t xml:space="preserve">64. </w:t>
              </w:r>
              <w:r w:rsidRPr="00282451">
                <w:rPr>
                  <w:b/>
                  <w:bCs/>
                  <w:noProof/>
                  <w:rPrChange w:id="10605" w:author="Orion" w:date="2011-07-28T17:43:00Z">
                    <w:rPr>
                      <w:b/>
                      <w:bCs/>
                      <w:noProof/>
                      <w:lang w:val="en-US"/>
                    </w:rPr>
                  </w:rPrChange>
                </w:rPr>
                <w:t>Iberia Líneas Aéreas de España, S.A.</w:t>
              </w:r>
              <w:r w:rsidRPr="00282451">
                <w:rPr>
                  <w:noProof/>
                  <w:rPrChange w:id="10606" w:author="Orion" w:date="2011-07-28T17:43: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7F6DA79E" w14:textId="77777777" w:rsidR="00282451" w:rsidRDefault="00282451" w:rsidP="00282451">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2CC44A5E" w14:textId="77777777" w:rsidR="00282451" w:rsidRDefault="00282451" w:rsidP="00282451">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0165B645" w14:textId="77777777" w:rsidR="00282451" w:rsidRDefault="00282451" w:rsidP="00282451">
              <w:pPr>
                <w:pStyle w:val="Bibliography"/>
                <w:rPr>
                  <w:noProof/>
                  <w:lang w:val="en-US"/>
                </w:rPr>
              </w:pPr>
              <w:r w:rsidRPr="00282451">
                <w:rPr>
                  <w:noProof/>
                  <w:rPrChange w:id="10607" w:author="Orion" w:date="2011-07-28T17:43:00Z">
                    <w:rPr>
                      <w:noProof/>
                      <w:lang w:val="en-US"/>
                    </w:rPr>
                  </w:rPrChange>
                </w:rPr>
                <w:t xml:space="preserve">67. </w:t>
              </w:r>
              <w:r w:rsidRPr="00282451">
                <w:rPr>
                  <w:b/>
                  <w:bCs/>
                  <w:noProof/>
                  <w:rPrChange w:id="10608" w:author="Orion" w:date="2011-07-28T17:43:00Z">
                    <w:rPr>
                      <w:b/>
                      <w:bCs/>
                      <w:noProof/>
                      <w:lang w:val="en-US"/>
                    </w:rPr>
                  </w:rPrChange>
                </w:rPr>
                <w:t>Botia, J. A., et al., et al.</w:t>
              </w:r>
              <w:r w:rsidRPr="00282451">
                <w:rPr>
                  <w:noProof/>
                  <w:rPrChange w:id="10609" w:author="Orion" w:date="2011-07-28T17:43:00Z">
                    <w:rPr>
                      <w:noProof/>
                      <w:lang w:val="en-US"/>
                    </w:rPr>
                  </w:rPrChange>
                </w:rPr>
                <w:t xml:space="preserve"> </w:t>
              </w:r>
              <w:r>
                <w:rPr>
                  <w:noProof/>
                  <w:lang w:val="en-US"/>
                </w:rPr>
                <w:t>The Ingenias Project: Methods and Tool For Developing Multiagent Systems. 2008, pp. 529-534.</w:t>
              </w:r>
            </w:p>
            <w:p w14:paraId="360E186F" w14:textId="77777777" w:rsidR="00282451" w:rsidRDefault="00282451" w:rsidP="00282451">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5CC29F9" w14:textId="77777777" w:rsidR="00282451" w:rsidRDefault="00282451" w:rsidP="00282451">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14731DFC" w14:textId="77777777" w:rsidR="00282451" w:rsidRDefault="00282451" w:rsidP="00282451">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1F520EF0" w14:textId="77777777" w:rsidR="00282451" w:rsidRDefault="00282451" w:rsidP="00282451">
              <w:pPr>
                <w:pStyle w:val="Bibliography"/>
                <w:rPr>
                  <w:noProof/>
                  <w:lang w:val="en-US"/>
                </w:rPr>
              </w:pPr>
              <w:r>
                <w:rPr>
                  <w:noProof/>
                  <w:lang w:val="en-US"/>
                </w:rPr>
                <w:t>71. World Wind Java SDK. [Online] [Cited: September 1, 2011.] http://worldwind.arc.nasa.gov/java/.</w:t>
              </w:r>
            </w:p>
            <w:p w14:paraId="2A13BE1E" w14:textId="77777777" w:rsidR="00282451" w:rsidRDefault="00282451" w:rsidP="00282451">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52714FD3" w14:textId="77777777" w:rsidR="00282451" w:rsidRDefault="00282451" w:rsidP="00282451">
              <w:pPr>
                <w:pStyle w:val="Bibliography"/>
                <w:rPr>
                  <w:noProof/>
                  <w:lang w:val="en-US"/>
                </w:rPr>
              </w:pPr>
              <w:r>
                <w:rPr>
                  <w:noProof/>
                  <w:lang w:val="en-US"/>
                </w:rPr>
                <w:t xml:space="preserve">73.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60104411" w14:textId="77777777" w:rsidR="00282451" w:rsidRDefault="00282451" w:rsidP="00282451">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282451">
              <w:pPr>
                <w:pStyle w:val="Bibliography"/>
                <w:jc w:val="both"/>
                <w:rPr>
                  <w:ins w:id="10610" w:author="Orion" w:date="2011-04-06T18:33:00Z"/>
                </w:rPr>
                <w:pPrChange w:id="10611" w:author="Orion" w:date="2011-07-28T15:53:00Z">
                  <w:pPr/>
                </w:pPrChange>
              </w:pPr>
              <w:ins w:id="10612" w:author="Orion" w:date="2011-04-06T18:33:00Z">
                <w:r w:rsidRPr="00246937">
                  <w:rPr>
                    <w:noProof/>
                  </w:rPr>
                  <w:fldChar w:fldCharType="end"/>
                </w:r>
              </w:ins>
            </w:p>
            <w:customXmlInsRangeStart w:id="10613" w:author="Orion" w:date="2011-04-06T18:33:00Z"/>
          </w:sdtContent>
        </w:sdt>
        <w:customXmlInsRangeEnd w:id="10613"/>
        <w:customXmlInsRangeStart w:id="10614" w:author="Orion" w:date="2011-04-06T18:33:00Z"/>
      </w:sdtContent>
    </w:sdt>
    <w:customXmlInsRangeEnd w:id="10614"/>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10615" w:author="Orion" w:date="2011-03-26T03:25:00Z"/>
          <w:rFonts w:cs="Times New Roman"/>
          <w:color w:val="000000"/>
          <w:lang w:val="en-US"/>
        </w:rPr>
        <w:pPrChange w:id="10616" w:author="Orion" w:date="2011-05-01T20:37:00Z">
          <w:pPr>
            <w:autoSpaceDE w:val="0"/>
            <w:jc w:val="both"/>
          </w:pPr>
        </w:pPrChange>
      </w:pPr>
      <w:bookmarkStart w:id="10617" w:name="_Toc299463915"/>
      <w:ins w:id="10618" w:author="Orion" w:date="2011-03-24T18:32:00Z">
        <w:r w:rsidRPr="00443CC4">
          <w:rPr>
            <w:rFonts w:ascii="Times New Roman" w:eastAsia="SimSun" w:hAnsi="Times New Roman"/>
            <w:bCs/>
            <w:color w:val="auto"/>
            <w:spacing w:val="0"/>
            <w:kern w:val="1"/>
            <w:szCs w:val="52"/>
            <w:lang w:val="en-US"/>
            <w:rPrChange w:id="10619" w:author="IO" w:date="2011-07-13T18:19:00Z">
              <w:rPr>
                <w:b/>
                <w:bCs/>
                <w:color w:val="000000"/>
                <w:sz w:val="48"/>
                <w:szCs w:val="48"/>
                <w:lang w:val="en-US"/>
              </w:rPr>
            </w:rPrChange>
          </w:rPr>
          <w:lastRenderedPageBreak/>
          <w:t>Glosario</w:t>
        </w:r>
      </w:ins>
      <w:bookmarkEnd w:id="10617"/>
    </w:p>
    <w:p w14:paraId="52EE30DA" w14:textId="34E40748" w:rsidR="00352D6A" w:rsidRDefault="00352D6A" w:rsidP="00352D6A">
      <w:pPr>
        <w:spacing w:after="120"/>
        <w:ind w:left="1418" w:hanging="1418"/>
        <w:jc w:val="both"/>
        <w:rPr>
          <w:ins w:id="10620" w:author="IO" w:date="2011-07-13T11:55:00Z"/>
          <w:i/>
          <w:lang w:val="en-US"/>
        </w:rPr>
      </w:pPr>
      <w:ins w:id="10621" w:author="IO" w:date="2011-07-12T13:25:00Z">
        <w:r w:rsidRPr="002A3258">
          <w:rPr>
            <w:lang w:val="en-US"/>
            <w:rPrChange w:id="10622" w:author="IO" w:date="2011-07-12T14:28:00Z">
              <w:rPr>
                <w:highlight w:val="yellow"/>
                <w:lang w:val="en-US"/>
              </w:rPr>
            </w:rPrChange>
          </w:rPr>
          <w:t>ABM</w:t>
        </w:r>
        <w:r w:rsidRPr="002A3258">
          <w:rPr>
            <w:lang w:val="en-US"/>
            <w:rPrChange w:id="10623" w:author="IO" w:date="2011-07-12T14:28:00Z">
              <w:rPr>
                <w:highlight w:val="yellow"/>
                <w:lang w:val="en-US"/>
              </w:rPr>
            </w:rPrChange>
          </w:rPr>
          <w:tab/>
        </w:r>
        <w:r w:rsidRPr="002A3258">
          <w:rPr>
            <w:i/>
            <w:lang w:val="en-US"/>
            <w:rPrChange w:id="10624"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0625" w:author="IO" w:date="2011-07-12T13:25:00Z"/>
          <w:lang w:val="en-US"/>
          <w:rPrChange w:id="10626" w:author="IO" w:date="2011-07-12T14:28:00Z">
            <w:rPr>
              <w:ins w:id="10627" w:author="IO" w:date="2011-07-12T13:25:00Z"/>
              <w:highlight w:val="yellow"/>
              <w:lang w:val="en-US"/>
            </w:rPr>
          </w:rPrChange>
        </w:rPr>
      </w:pPr>
      <w:ins w:id="10628" w:author="IO" w:date="2011-07-13T11:55:00Z">
        <w:r>
          <w:rPr>
            <w:lang w:val="en-US"/>
          </w:rPr>
          <w:t>ACC</w:t>
        </w:r>
        <w:r>
          <w:rPr>
            <w:lang w:val="en-US"/>
          </w:rPr>
          <w:tab/>
        </w:r>
        <w:r w:rsidRPr="00C3088F">
          <w:rPr>
            <w:i/>
            <w:lang w:val="en-US"/>
            <w:rPrChange w:id="10629"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0630" w:author="IO" w:date="2011-07-12T13:25:00Z"/>
          <w:lang w:val="en-US"/>
          <w:rPrChange w:id="10631" w:author="IO" w:date="2011-07-17T20:51:00Z">
            <w:rPr>
              <w:ins w:id="10632" w:author="IO" w:date="2011-07-12T13:25:00Z"/>
              <w:highlight w:val="yellow"/>
              <w:lang w:val="en-US"/>
            </w:rPr>
          </w:rPrChange>
        </w:rPr>
      </w:pPr>
      <w:ins w:id="10633" w:author="IO" w:date="2011-07-12T13:25:00Z">
        <w:r w:rsidRPr="00D1574B">
          <w:rPr>
            <w:lang w:val="en-US"/>
            <w:rPrChange w:id="10634" w:author="IO" w:date="2011-07-17T20:51:00Z">
              <w:rPr>
                <w:highlight w:val="yellow"/>
                <w:lang w:val="en-US"/>
              </w:rPr>
            </w:rPrChange>
          </w:rPr>
          <w:t xml:space="preserve">ACES </w:t>
        </w:r>
        <w:r w:rsidRPr="00D1574B">
          <w:rPr>
            <w:lang w:val="en-US"/>
            <w:rPrChange w:id="10635" w:author="IO" w:date="2011-07-17T20:51:00Z">
              <w:rPr>
                <w:highlight w:val="yellow"/>
                <w:lang w:val="en-US"/>
              </w:rPr>
            </w:rPrChange>
          </w:rPr>
          <w:tab/>
        </w:r>
        <w:r w:rsidRPr="00D1574B">
          <w:rPr>
            <w:i/>
            <w:lang w:val="en-US"/>
            <w:rPrChange w:id="10636"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0637" w:author="IO" w:date="2011-07-13T11:51:00Z"/>
          <w:i/>
          <w:lang w:val="en-US"/>
        </w:rPr>
      </w:pPr>
      <w:ins w:id="10638" w:author="IO" w:date="2011-07-12T13:25:00Z">
        <w:r w:rsidRPr="00352D6A">
          <w:rPr>
            <w:lang w:val="en-US"/>
            <w:rPrChange w:id="10639" w:author="IO" w:date="2011-07-12T13:26:00Z">
              <w:rPr>
                <w:highlight w:val="yellow"/>
                <w:lang w:val="en-US"/>
              </w:rPr>
            </w:rPrChange>
          </w:rPr>
          <w:t>AIAA</w:t>
        </w:r>
        <w:r w:rsidRPr="00352D6A">
          <w:rPr>
            <w:lang w:val="en-US"/>
            <w:rPrChange w:id="10640" w:author="IO" w:date="2011-07-12T13:26:00Z">
              <w:rPr>
                <w:highlight w:val="yellow"/>
                <w:lang w:val="en-US"/>
              </w:rPr>
            </w:rPrChange>
          </w:rPr>
          <w:tab/>
        </w:r>
        <w:r w:rsidRPr="00352D6A">
          <w:rPr>
            <w:i/>
            <w:lang w:val="en-US"/>
            <w:rPrChange w:id="10641"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0642" w:author="IO" w:date="2011-07-12T13:25:00Z"/>
          <w:lang w:val="en-US"/>
          <w:rPrChange w:id="10643" w:author="IO" w:date="2011-07-12T13:26:00Z">
            <w:rPr>
              <w:ins w:id="10644" w:author="IO" w:date="2011-07-12T13:25:00Z"/>
              <w:highlight w:val="yellow"/>
              <w:lang w:val="en-US"/>
            </w:rPr>
          </w:rPrChange>
        </w:rPr>
      </w:pPr>
      <w:ins w:id="10645" w:author="IO" w:date="2011-07-13T11:51:00Z">
        <w:r w:rsidRPr="00C3088F">
          <w:rPr>
            <w:i/>
            <w:lang w:val="en-US"/>
            <w:rPrChange w:id="10646"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0647" w:author="IO" w:date="2011-07-12T13:25:00Z"/>
          <w:highlight w:val="yellow"/>
          <w:lang w:val="en-US"/>
        </w:rPr>
      </w:pPr>
      <w:ins w:id="10648"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0649" w:author="IO" w:date="2011-07-12T17:52:00Z"/>
          <w:lang w:val="en-US"/>
        </w:rPr>
      </w:pPr>
      <w:ins w:id="10650"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0651" w:author="IO" w:date="2011-07-12T13:25:00Z"/>
          <w:highlight w:val="yellow"/>
          <w:lang w:val="en-US"/>
        </w:rPr>
      </w:pPr>
      <w:ins w:id="10652"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0653" w:author="IO" w:date="2011-07-12T13:25:00Z"/>
          <w:lang w:val="en-US"/>
        </w:rPr>
      </w:pPr>
      <w:ins w:id="10654"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0655" w:author="IO" w:date="2011-07-12T13:25:00Z"/>
          <w:highlight w:val="yellow"/>
          <w:lang w:val="en-US"/>
        </w:rPr>
      </w:pPr>
      <w:ins w:id="10656"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0657" w:author="IO" w:date="2011-07-12T13:25:00Z"/>
          <w:lang w:val="en-US"/>
          <w:rPrChange w:id="10658" w:author="IO" w:date="2011-07-13T11:39:00Z">
            <w:rPr>
              <w:ins w:id="10659" w:author="IO" w:date="2011-07-12T13:25:00Z"/>
              <w:highlight w:val="yellow"/>
              <w:lang w:val="en-US"/>
            </w:rPr>
          </w:rPrChange>
        </w:rPr>
      </w:pPr>
      <w:ins w:id="10660" w:author="IO" w:date="2011-07-12T13:25:00Z">
        <w:r w:rsidRPr="00FA57E6">
          <w:rPr>
            <w:lang w:val="en-US"/>
            <w:rPrChange w:id="10661" w:author="IO" w:date="2011-07-13T11:39:00Z">
              <w:rPr>
                <w:highlight w:val="yellow"/>
                <w:lang w:val="en-US"/>
              </w:rPr>
            </w:rPrChange>
          </w:rPr>
          <w:t>ATS</w:t>
        </w:r>
        <w:r w:rsidRPr="00FA57E6">
          <w:rPr>
            <w:lang w:val="en-US"/>
            <w:rPrChange w:id="10662" w:author="IO" w:date="2011-07-13T11:39:00Z">
              <w:rPr>
                <w:highlight w:val="yellow"/>
                <w:lang w:val="en-US"/>
              </w:rPr>
            </w:rPrChange>
          </w:rPr>
          <w:tab/>
        </w:r>
        <w:r w:rsidRPr="00FA57E6">
          <w:rPr>
            <w:i/>
            <w:lang w:val="en-US"/>
            <w:rPrChange w:id="10663"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0664" w:author="IO" w:date="2011-07-12T13:25:00Z"/>
          <w:lang w:val="en-US"/>
          <w:rPrChange w:id="10665" w:author="IO" w:date="2011-07-13T18:20:00Z">
            <w:rPr>
              <w:ins w:id="10666" w:author="IO" w:date="2011-07-12T13:25:00Z"/>
              <w:highlight w:val="yellow"/>
              <w:lang w:val="en-US"/>
            </w:rPr>
          </w:rPrChange>
        </w:rPr>
      </w:pPr>
      <w:ins w:id="10667" w:author="IO" w:date="2011-07-12T13:25:00Z">
        <w:r w:rsidRPr="00443CC4">
          <w:rPr>
            <w:lang w:val="en-US"/>
            <w:rPrChange w:id="10668" w:author="IO" w:date="2011-07-13T18:20:00Z">
              <w:rPr>
                <w:highlight w:val="yellow"/>
                <w:lang w:val="en-US"/>
              </w:rPr>
            </w:rPrChange>
          </w:rPr>
          <w:t xml:space="preserve">AVDS </w:t>
        </w:r>
        <w:r w:rsidRPr="00443CC4">
          <w:rPr>
            <w:lang w:val="en-US"/>
            <w:rPrChange w:id="10669" w:author="IO" w:date="2011-07-13T18:20:00Z">
              <w:rPr>
                <w:highlight w:val="yellow"/>
                <w:lang w:val="en-US"/>
              </w:rPr>
            </w:rPrChange>
          </w:rPr>
          <w:tab/>
        </w:r>
        <w:r w:rsidRPr="00443CC4">
          <w:rPr>
            <w:i/>
            <w:lang w:val="en-US"/>
            <w:rPrChange w:id="10670"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0671" w:author="IO" w:date="2011-07-12T13:25:00Z"/>
          <w:lang w:val="en-US"/>
          <w:rPrChange w:id="10672" w:author="IO" w:date="2011-07-18T12:43:00Z">
            <w:rPr>
              <w:ins w:id="10673" w:author="IO" w:date="2011-07-12T13:25:00Z"/>
              <w:highlight w:val="yellow"/>
              <w:lang w:val="en-US"/>
            </w:rPr>
          </w:rPrChange>
        </w:rPr>
      </w:pPr>
      <w:ins w:id="10674" w:author="IO" w:date="2011-07-12T13:25:00Z">
        <w:r w:rsidRPr="00394FFF">
          <w:rPr>
            <w:lang w:val="en-US"/>
            <w:rPrChange w:id="10675" w:author="IO" w:date="2011-07-18T12:43:00Z">
              <w:rPr>
                <w:highlight w:val="yellow"/>
                <w:lang w:val="en-US"/>
              </w:rPr>
            </w:rPrChange>
          </w:rPr>
          <w:t>BDI</w:t>
        </w:r>
        <w:r w:rsidRPr="00394FFF">
          <w:rPr>
            <w:lang w:val="en-US"/>
            <w:rPrChange w:id="10676" w:author="IO" w:date="2011-07-18T12:43:00Z">
              <w:rPr>
                <w:highlight w:val="yellow"/>
                <w:lang w:val="en-US"/>
              </w:rPr>
            </w:rPrChange>
          </w:rPr>
          <w:tab/>
        </w:r>
        <w:r w:rsidRPr="00394FFF">
          <w:rPr>
            <w:i/>
            <w:lang w:val="en-US"/>
            <w:rPrChange w:id="10677"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0678" w:author="IO" w:date="2011-07-12T13:25:00Z"/>
          <w:highlight w:val="yellow"/>
          <w:lang w:val="en-US"/>
        </w:rPr>
      </w:pPr>
      <w:ins w:id="10679"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0680" w:author="IO" w:date="2011-07-15T17:56:00Z"/>
          <w:lang w:val="en-US"/>
        </w:rPr>
      </w:pPr>
      <w:ins w:id="10681"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0682" w:author="IO" w:date="2011-07-13T19:32:00Z"/>
          <w:lang w:val="en-US"/>
        </w:rPr>
      </w:pPr>
      <w:ins w:id="10683" w:author="IO" w:date="2011-07-13T19:32:00Z">
        <w:r>
          <w:rPr>
            <w:lang w:val="en-US"/>
          </w:rPr>
          <w:t>DIS</w:t>
        </w:r>
        <w:r>
          <w:rPr>
            <w:lang w:val="en-US"/>
          </w:rPr>
          <w:tab/>
        </w:r>
        <w:r w:rsidRPr="001F1581">
          <w:rPr>
            <w:i/>
            <w:lang w:val="en-US"/>
            <w:rPrChange w:id="10684"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0685" w:author="IO" w:date="2011-07-12T13:25:00Z"/>
          <w:lang w:val="en-US"/>
        </w:rPr>
      </w:pPr>
      <w:ins w:id="10686"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0687" w:author="IO" w:date="2011-07-12T13:25:00Z"/>
          <w:lang w:val="en-US"/>
        </w:rPr>
      </w:pPr>
      <w:ins w:id="10688"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0689" w:author="IO" w:date="2011-07-12T13:25:00Z"/>
          <w:lang w:val="en-US"/>
        </w:rPr>
      </w:pPr>
      <w:ins w:id="10690"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0691" w:author="IO" w:date="2011-07-13T11:37:00Z"/>
          <w:lang w:val="en-US"/>
        </w:rPr>
      </w:pPr>
      <w:ins w:id="10692"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0693" w:author="IO" w:date="2011-07-12T13:25:00Z"/>
          <w:lang w:val="en-US"/>
          <w:rPrChange w:id="10694" w:author="IO" w:date="2011-07-17T20:40:00Z">
            <w:rPr>
              <w:ins w:id="10695" w:author="IO" w:date="2011-07-12T13:25:00Z"/>
              <w:highlight w:val="yellow"/>
              <w:lang w:val="en-US"/>
            </w:rPr>
          </w:rPrChange>
        </w:rPr>
      </w:pPr>
      <w:ins w:id="10696" w:author="IO" w:date="2011-07-12T13:25:00Z">
        <w:r w:rsidRPr="005A507E">
          <w:rPr>
            <w:lang w:val="en-US"/>
            <w:rPrChange w:id="10697" w:author="IO" w:date="2011-07-17T20:40:00Z">
              <w:rPr>
                <w:highlight w:val="yellow"/>
                <w:lang w:val="en-US"/>
              </w:rPr>
            </w:rPrChange>
          </w:rPr>
          <w:t>GDP</w:t>
        </w:r>
        <w:r w:rsidRPr="005A507E">
          <w:rPr>
            <w:lang w:val="en-US"/>
            <w:rPrChange w:id="10698" w:author="IO" w:date="2011-07-17T20:40:00Z">
              <w:rPr>
                <w:highlight w:val="yellow"/>
                <w:lang w:val="en-US"/>
              </w:rPr>
            </w:rPrChange>
          </w:rPr>
          <w:tab/>
        </w:r>
        <w:r w:rsidRPr="005A507E">
          <w:rPr>
            <w:i/>
            <w:lang w:val="en-US"/>
            <w:rPrChange w:id="10699"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0700" w:author="IO" w:date="2011-07-12T13:25:00Z"/>
          <w:highlight w:val="yellow"/>
          <w:lang w:val="en-US"/>
        </w:rPr>
      </w:pPr>
      <w:ins w:id="10701"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0702" w:author="IO" w:date="2011-07-12T13:25:00Z"/>
          <w:lang w:val="en-US"/>
        </w:rPr>
      </w:pPr>
      <w:ins w:id="10703"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0704" w:author="IO" w:date="2011-07-12T13:25:00Z"/>
          <w:lang w:val="en-US"/>
          <w:rPrChange w:id="10705" w:author="IO" w:date="2011-07-13T15:26:00Z">
            <w:rPr>
              <w:ins w:id="10706" w:author="IO" w:date="2011-07-12T13:25:00Z"/>
              <w:highlight w:val="yellow"/>
              <w:lang w:val="en-US"/>
            </w:rPr>
          </w:rPrChange>
        </w:rPr>
      </w:pPr>
      <w:ins w:id="10707" w:author="IO" w:date="2011-07-12T13:25:00Z">
        <w:r w:rsidRPr="00310C27">
          <w:rPr>
            <w:lang w:val="en-US"/>
            <w:rPrChange w:id="10708" w:author="IO" w:date="2011-07-13T15:26:00Z">
              <w:rPr>
                <w:highlight w:val="yellow"/>
                <w:lang w:val="en-US"/>
              </w:rPr>
            </w:rPrChange>
          </w:rPr>
          <w:t>HF</w:t>
        </w:r>
        <w:r w:rsidRPr="00310C27">
          <w:rPr>
            <w:lang w:val="en-US"/>
            <w:rPrChange w:id="10709" w:author="IO" w:date="2011-07-13T15:26:00Z">
              <w:rPr>
                <w:highlight w:val="yellow"/>
                <w:lang w:val="en-US"/>
              </w:rPr>
            </w:rPrChange>
          </w:rPr>
          <w:tab/>
        </w:r>
        <w:r w:rsidRPr="00310C27">
          <w:rPr>
            <w:i/>
            <w:lang w:val="en-US"/>
            <w:rPrChange w:id="10710"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0711" w:author="IO" w:date="2011-07-20T17:29:00Z"/>
          <w:lang w:val="en-US"/>
          <w:rPrChange w:id="10712" w:author="IO" w:date="2011-07-20T17:29:00Z">
            <w:rPr>
              <w:ins w:id="10713" w:author="IO" w:date="2011-07-20T17:29:00Z"/>
              <w:highlight w:val="yellow"/>
              <w:lang w:val="en-US"/>
            </w:rPr>
          </w:rPrChange>
        </w:rPr>
      </w:pPr>
      <w:ins w:id="10714" w:author="IO" w:date="2011-07-20T17:29:00Z">
        <w:r w:rsidRPr="004E3CA1">
          <w:rPr>
            <w:lang w:val="en-US"/>
            <w:rPrChange w:id="10715" w:author="IO" w:date="2011-07-20T17:29:00Z">
              <w:rPr>
                <w:highlight w:val="yellow"/>
                <w:lang w:val="en-US"/>
              </w:rPr>
            </w:rPrChange>
          </w:rPr>
          <w:t>HTML</w:t>
        </w:r>
        <w:r w:rsidRPr="004E3CA1">
          <w:rPr>
            <w:lang w:val="en-US"/>
            <w:rPrChange w:id="10716" w:author="IO" w:date="2011-07-20T17:29:00Z">
              <w:rPr>
                <w:highlight w:val="yellow"/>
                <w:lang w:val="en-US"/>
              </w:rPr>
            </w:rPrChange>
          </w:rPr>
          <w:tab/>
        </w:r>
        <w:r w:rsidRPr="004E3CA1">
          <w:rPr>
            <w:i/>
            <w:lang w:val="en-US"/>
            <w:rPrChange w:id="10717"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0718" w:author="IO" w:date="2011-07-12T13:25:00Z"/>
          <w:highlight w:val="yellow"/>
          <w:lang w:val="en-US"/>
        </w:rPr>
      </w:pPr>
      <w:ins w:id="10719" w:author="IO" w:date="2011-07-12T13:25:00Z">
        <w:r w:rsidRPr="008A1F38">
          <w:rPr>
            <w:lang w:val="en-US"/>
            <w:rPrChange w:id="10720" w:author="IO" w:date="2011-07-22T11:49:00Z">
              <w:rPr>
                <w:highlight w:val="yellow"/>
                <w:lang w:val="en-US"/>
              </w:rPr>
            </w:rPrChange>
          </w:rPr>
          <w:t xml:space="preserve">IAF </w:t>
        </w:r>
        <w:r w:rsidRPr="008A1F38">
          <w:rPr>
            <w:lang w:val="en-US"/>
            <w:rPrChange w:id="10721" w:author="IO" w:date="2011-07-22T11:49:00Z">
              <w:rPr>
                <w:highlight w:val="yellow"/>
                <w:lang w:val="en-US"/>
              </w:rPr>
            </w:rPrChange>
          </w:rPr>
          <w:tab/>
        </w:r>
        <w:r w:rsidRPr="008A1F38">
          <w:rPr>
            <w:i/>
            <w:lang w:val="en-US"/>
            <w:rPrChange w:id="10722"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0723" w:author="IO" w:date="2011-07-12T13:25:00Z"/>
          <w:lang w:val="en-US"/>
          <w:rPrChange w:id="10724" w:author="IO" w:date="2011-07-20T17:29:00Z">
            <w:rPr>
              <w:ins w:id="10725" w:author="IO" w:date="2011-07-12T13:25:00Z"/>
              <w:highlight w:val="yellow"/>
              <w:lang w:val="en-US"/>
            </w:rPr>
          </w:rPrChange>
        </w:rPr>
      </w:pPr>
      <w:ins w:id="10726" w:author="IO" w:date="2011-07-12T13:25:00Z">
        <w:r w:rsidRPr="004E3CA1">
          <w:rPr>
            <w:lang w:val="en-US"/>
            <w:rPrChange w:id="10727" w:author="IO" w:date="2011-07-20T17:29:00Z">
              <w:rPr>
                <w:highlight w:val="yellow"/>
                <w:lang w:val="en-US"/>
              </w:rPr>
            </w:rPrChange>
          </w:rPr>
          <w:t>IDK</w:t>
        </w:r>
        <w:r w:rsidRPr="004E3CA1">
          <w:rPr>
            <w:lang w:val="en-US"/>
            <w:rPrChange w:id="10728" w:author="IO" w:date="2011-07-20T17:29:00Z">
              <w:rPr>
                <w:highlight w:val="yellow"/>
                <w:lang w:val="en-US"/>
              </w:rPr>
            </w:rPrChange>
          </w:rPr>
          <w:tab/>
        </w:r>
        <w:r w:rsidRPr="004E3CA1">
          <w:rPr>
            <w:i/>
            <w:lang w:val="en-US"/>
            <w:rPrChange w:id="10729"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0730" w:author="IO" w:date="2011-07-13T19:32:00Z"/>
          <w:lang w:val="en-US"/>
        </w:rPr>
      </w:pPr>
      <w:ins w:id="10731" w:author="IO" w:date="2011-07-13T19:32:00Z">
        <w:r>
          <w:rPr>
            <w:lang w:val="en-US"/>
          </w:rPr>
          <w:t>IEEE</w:t>
        </w:r>
        <w:r>
          <w:rPr>
            <w:lang w:val="en-US"/>
          </w:rPr>
          <w:tab/>
        </w:r>
        <w:r w:rsidRPr="001F1581">
          <w:rPr>
            <w:i/>
            <w:lang w:val="en-US"/>
            <w:rPrChange w:id="10732"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0733" w:author="IO" w:date="2011-07-13T13:56:00Z"/>
          <w:lang w:val="en-US"/>
          <w:rPrChange w:id="10734" w:author="IO" w:date="2011-07-13T13:56:00Z">
            <w:rPr>
              <w:ins w:id="10735" w:author="IO" w:date="2011-07-13T13:56:00Z"/>
              <w:highlight w:val="yellow"/>
              <w:lang w:val="en-US"/>
            </w:rPr>
          </w:rPrChange>
        </w:rPr>
      </w:pPr>
      <w:ins w:id="10736" w:author="IO" w:date="2011-07-13T13:56:00Z">
        <w:r w:rsidRPr="00F406F3">
          <w:rPr>
            <w:lang w:val="en-US"/>
            <w:rPrChange w:id="10737" w:author="IO" w:date="2011-07-13T13:56:00Z">
              <w:rPr>
                <w:highlight w:val="yellow"/>
                <w:lang w:val="en-US"/>
              </w:rPr>
            </w:rPrChange>
          </w:rPr>
          <w:t>IFR</w:t>
        </w:r>
        <w:r w:rsidRPr="00F406F3">
          <w:rPr>
            <w:lang w:val="en-US"/>
            <w:rPrChange w:id="10738" w:author="IO" w:date="2011-07-13T13:56:00Z">
              <w:rPr>
                <w:highlight w:val="yellow"/>
                <w:lang w:val="en-US"/>
              </w:rPr>
            </w:rPrChange>
          </w:rPr>
          <w:tab/>
        </w:r>
        <w:r w:rsidRPr="00F406F3">
          <w:rPr>
            <w:i/>
            <w:lang w:val="en-US"/>
            <w:rPrChange w:id="10739"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0740" w:author="IO" w:date="2011-07-12T13:25:00Z"/>
          <w:i/>
          <w:lang w:val="en-US"/>
        </w:rPr>
      </w:pPr>
      <w:ins w:id="10741"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0742" w:author="IO" w:date="2011-07-12T13:25:00Z"/>
          <w:lang w:val="en-US"/>
          <w:rPrChange w:id="10743" w:author="IO" w:date="2011-07-15T17:56:00Z">
            <w:rPr>
              <w:ins w:id="10744" w:author="IO" w:date="2011-07-12T13:25:00Z"/>
              <w:highlight w:val="yellow"/>
              <w:lang w:val="en-US"/>
            </w:rPr>
          </w:rPrChange>
        </w:rPr>
      </w:pPr>
      <w:ins w:id="10745" w:author="IO" w:date="2011-07-12T13:25:00Z">
        <w:r w:rsidRPr="009B648C">
          <w:rPr>
            <w:lang w:val="en-US"/>
            <w:rPrChange w:id="10746" w:author="IO" w:date="2011-07-15T17:56:00Z">
              <w:rPr>
                <w:highlight w:val="yellow"/>
                <w:lang w:val="en-US"/>
              </w:rPr>
            </w:rPrChange>
          </w:rPr>
          <w:t>LOFT</w:t>
        </w:r>
        <w:r w:rsidRPr="009B648C">
          <w:rPr>
            <w:lang w:val="en-US"/>
            <w:rPrChange w:id="10747" w:author="IO" w:date="2011-07-15T17:56:00Z">
              <w:rPr>
                <w:highlight w:val="yellow"/>
                <w:lang w:val="en-US"/>
              </w:rPr>
            </w:rPrChange>
          </w:rPr>
          <w:tab/>
        </w:r>
        <w:r w:rsidRPr="009B648C">
          <w:rPr>
            <w:i/>
            <w:lang w:val="en-US"/>
            <w:rPrChange w:id="10748" w:author="IO" w:date="2011-07-15T17:56:00Z">
              <w:rPr>
                <w:highlight w:val="yellow"/>
                <w:lang w:val="en-US"/>
              </w:rPr>
            </w:rPrChange>
          </w:rPr>
          <w:t>Line</w:t>
        </w:r>
      </w:ins>
      <w:ins w:id="10749" w:author="IO" w:date="2011-07-15T17:57:00Z">
        <w:r w:rsidR="009B648C">
          <w:rPr>
            <w:i/>
            <w:lang w:val="en-US"/>
          </w:rPr>
          <w:t>-</w:t>
        </w:r>
      </w:ins>
      <w:ins w:id="10750" w:author="IO" w:date="2011-07-12T13:25:00Z">
        <w:r w:rsidRPr="009B648C">
          <w:rPr>
            <w:i/>
            <w:lang w:val="en-US"/>
            <w:rPrChange w:id="10751"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0752" w:author="IO" w:date="2011-07-12T13:25:00Z"/>
          <w:highlight w:val="yellow"/>
          <w:lang w:val="en-US"/>
        </w:rPr>
      </w:pPr>
      <w:ins w:id="10753"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0754" w:author="IO" w:date="2011-07-12T13:25:00Z"/>
          <w:lang w:val="en-US"/>
          <w:rPrChange w:id="10755" w:author="IO" w:date="2011-07-22T18:33:00Z">
            <w:rPr>
              <w:ins w:id="10756" w:author="IO" w:date="2011-07-12T13:25:00Z"/>
              <w:highlight w:val="yellow"/>
              <w:lang w:val="en-US"/>
            </w:rPr>
          </w:rPrChange>
        </w:rPr>
      </w:pPr>
      <w:ins w:id="10757" w:author="IO" w:date="2011-07-12T13:25:00Z">
        <w:r w:rsidRPr="00E639D6">
          <w:rPr>
            <w:lang w:val="en-US"/>
            <w:rPrChange w:id="10758" w:author="IO" w:date="2011-07-22T18:33:00Z">
              <w:rPr>
                <w:highlight w:val="yellow"/>
                <w:lang w:val="en-US"/>
              </w:rPr>
            </w:rPrChange>
          </w:rPr>
          <w:t>MDA</w:t>
        </w:r>
        <w:r w:rsidRPr="00E639D6">
          <w:rPr>
            <w:lang w:val="en-US"/>
            <w:rPrChange w:id="10759" w:author="IO" w:date="2011-07-22T18:33:00Z">
              <w:rPr>
                <w:highlight w:val="yellow"/>
                <w:lang w:val="en-US"/>
              </w:rPr>
            </w:rPrChange>
          </w:rPr>
          <w:tab/>
        </w:r>
        <w:r w:rsidRPr="00E639D6">
          <w:rPr>
            <w:i/>
            <w:lang w:val="en-US"/>
            <w:rPrChange w:id="10760" w:author="IO" w:date="2011-07-22T18:33:00Z">
              <w:rPr>
                <w:highlight w:val="yellow"/>
                <w:lang w:val="en-US"/>
              </w:rPr>
            </w:rPrChange>
          </w:rPr>
          <w:t>Model-Driven Ar</w:t>
        </w:r>
      </w:ins>
      <w:ins w:id="10761" w:author="IO" w:date="2011-07-22T18:33:00Z">
        <w:r w:rsidR="00E639D6">
          <w:rPr>
            <w:i/>
            <w:lang w:val="en-US"/>
          </w:rPr>
          <w:t>ch</w:t>
        </w:r>
      </w:ins>
      <w:ins w:id="10762" w:author="IO" w:date="2011-07-12T13:25:00Z">
        <w:r w:rsidRPr="00E639D6">
          <w:rPr>
            <w:i/>
            <w:lang w:val="en-US"/>
            <w:rPrChange w:id="10763"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0764" w:author="IO" w:date="2011-07-12T13:25:00Z"/>
          <w:lang w:val="en-US"/>
        </w:rPr>
      </w:pPr>
      <w:ins w:id="10765"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0766" w:author="IO" w:date="2011-07-12T13:25:00Z"/>
          <w:lang w:val="en-US"/>
          <w:rPrChange w:id="10767" w:author="IO" w:date="2011-07-17T20:51:00Z">
            <w:rPr>
              <w:ins w:id="10768" w:author="IO" w:date="2011-07-12T13:25:00Z"/>
              <w:highlight w:val="yellow"/>
              <w:lang w:val="en-US"/>
            </w:rPr>
          </w:rPrChange>
        </w:rPr>
      </w:pPr>
      <w:ins w:id="10769" w:author="IO" w:date="2011-07-12T13:25:00Z">
        <w:r w:rsidRPr="002F134A">
          <w:rPr>
            <w:lang w:val="en-US"/>
            <w:rPrChange w:id="10770" w:author="IO" w:date="2011-07-17T20:51:00Z">
              <w:rPr>
                <w:highlight w:val="yellow"/>
                <w:lang w:val="en-US"/>
              </w:rPr>
            </w:rPrChange>
          </w:rPr>
          <w:t xml:space="preserve">MIDAS </w:t>
        </w:r>
        <w:r w:rsidRPr="002F134A">
          <w:rPr>
            <w:lang w:val="en-US"/>
            <w:rPrChange w:id="10771" w:author="IO" w:date="2011-07-17T20:51:00Z">
              <w:rPr>
                <w:highlight w:val="yellow"/>
                <w:lang w:val="en-US"/>
              </w:rPr>
            </w:rPrChange>
          </w:rPr>
          <w:tab/>
        </w:r>
        <w:r w:rsidR="002F134A" w:rsidRPr="002F134A">
          <w:rPr>
            <w:i/>
            <w:lang w:val="en-US"/>
          </w:rPr>
          <w:t>Man-</w:t>
        </w:r>
      </w:ins>
      <w:ins w:id="10772" w:author="IO" w:date="2011-07-17T20:52:00Z">
        <w:r w:rsidR="002F134A">
          <w:rPr>
            <w:i/>
            <w:lang w:val="en-US"/>
          </w:rPr>
          <w:t>m</w:t>
        </w:r>
      </w:ins>
      <w:ins w:id="10773" w:author="IO" w:date="2011-07-12T13:25:00Z">
        <w:r w:rsidRPr="002F134A">
          <w:rPr>
            <w:i/>
            <w:lang w:val="en-US"/>
            <w:rPrChange w:id="10774"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0775" w:author="IO" w:date="2011-07-20T18:42:00Z"/>
          <w:lang w:val="en-US"/>
        </w:rPr>
      </w:pPr>
      <w:ins w:id="10776" w:author="IO" w:date="2011-07-20T18:42:00Z">
        <w:r>
          <w:rPr>
            <w:lang w:val="en-US"/>
          </w:rPr>
          <w:t>MVC</w:t>
        </w:r>
        <w:r w:rsidRPr="001C3D91">
          <w:rPr>
            <w:lang w:val="en-US"/>
          </w:rPr>
          <w:tab/>
        </w:r>
        <w:r>
          <w:rPr>
            <w:i/>
            <w:lang w:val="en-US"/>
          </w:rPr>
          <w:t>Model-View-</w:t>
        </w:r>
      </w:ins>
      <w:ins w:id="10777"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0778" w:author="IO" w:date="2011-07-12T14:20:00Z"/>
          <w:lang w:val="en-US"/>
          <w:rPrChange w:id="10779" w:author="IO" w:date="2011-07-12T14:21:00Z">
            <w:rPr>
              <w:ins w:id="10780" w:author="IO" w:date="2011-07-12T14:20:00Z"/>
              <w:highlight w:val="yellow"/>
              <w:lang w:val="en-US"/>
            </w:rPr>
          </w:rPrChange>
        </w:rPr>
      </w:pPr>
      <w:ins w:id="10781" w:author="IO" w:date="2011-07-12T14:21:00Z">
        <w:r w:rsidRPr="002A3258">
          <w:rPr>
            <w:lang w:val="en-US"/>
            <w:rPrChange w:id="10782" w:author="IO" w:date="2011-07-12T14:21:00Z">
              <w:rPr>
                <w:highlight w:val="yellow"/>
                <w:lang w:val="en-US"/>
              </w:rPr>
            </w:rPrChange>
          </w:rPr>
          <w:t>NASA</w:t>
        </w:r>
        <w:r>
          <w:rPr>
            <w:lang w:val="en-US"/>
          </w:rPr>
          <w:tab/>
        </w:r>
        <w:r w:rsidRPr="002A3258">
          <w:rPr>
            <w:i/>
            <w:lang w:val="en-US"/>
            <w:rPrChange w:id="10783"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0784" w:author="IO" w:date="2011-07-12T13:25:00Z"/>
          <w:highlight w:val="yellow"/>
          <w:lang w:val="en-US"/>
        </w:rPr>
      </w:pPr>
      <w:ins w:id="10785"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0786" w:author="IO" w:date="2011-07-13T12:22:00Z"/>
          <w:lang w:val="en-US"/>
        </w:rPr>
      </w:pPr>
      <w:ins w:id="10787"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0788" w:author="IO" w:date="2011-07-22T18:32:00Z"/>
          <w:lang w:val="en-US"/>
        </w:rPr>
      </w:pPr>
      <w:ins w:id="10789" w:author="IO" w:date="2011-07-22T18:32:00Z">
        <w:r w:rsidRPr="00E639D6">
          <w:rPr>
            <w:lang w:val="en-US"/>
            <w:rPrChange w:id="10790" w:author="IO" w:date="2011-07-22T18:32:00Z">
              <w:rPr/>
            </w:rPrChange>
          </w:rPr>
          <w:t>STEAM</w:t>
        </w:r>
        <w:r>
          <w:rPr>
            <w:lang w:val="en-US"/>
          </w:rPr>
          <w:tab/>
        </w:r>
        <w:r w:rsidRPr="00E639D6">
          <w:rPr>
            <w:i/>
            <w:lang w:val="en-US"/>
            <w:rPrChange w:id="10791"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0792" w:author="IO" w:date="2011-07-12T13:25:00Z"/>
          <w:lang w:val="en-US"/>
          <w:rPrChange w:id="10793" w:author="IO" w:date="2011-07-12T17:02:00Z">
            <w:rPr>
              <w:ins w:id="10794" w:author="IO" w:date="2011-07-12T13:25:00Z"/>
              <w:highlight w:val="yellow"/>
              <w:lang w:val="en-US"/>
            </w:rPr>
          </w:rPrChange>
        </w:rPr>
      </w:pPr>
      <w:ins w:id="10795" w:author="IO" w:date="2011-07-12T13:25:00Z">
        <w:r w:rsidRPr="00C84DD0">
          <w:rPr>
            <w:lang w:val="en-US"/>
            <w:rPrChange w:id="10796" w:author="IO" w:date="2011-07-12T17:02:00Z">
              <w:rPr>
                <w:highlight w:val="yellow"/>
                <w:lang w:val="en-US"/>
              </w:rPr>
            </w:rPrChange>
          </w:rPr>
          <w:t>UAV</w:t>
        </w:r>
        <w:r w:rsidRPr="00C84DD0">
          <w:rPr>
            <w:lang w:val="en-US"/>
            <w:rPrChange w:id="10797" w:author="IO" w:date="2011-07-12T17:02:00Z">
              <w:rPr>
                <w:highlight w:val="yellow"/>
                <w:lang w:val="en-US"/>
              </w:rPr>
            </w:rPrChange>
          </w:rPr>
          <w:tab/>
        </w:r>
        <w:r w:rsidRPr="00C84DD0">
          <w:rPr>
            <w:i/>
            <w:lang w:val="en-US"/>
            <w:rPrChange w:id="10798" w:author="IO" w:date="2011-07-12T17:02:00Z">
              <w:rPr>
                <w:highlight w:val="yellow"/>
                <w:lang w:val="en-US"/>
              </w:rPr>
            </w:rPrChange>
          </w:rPr>
          <w:t xml:space="preserve">Unmanned </w:t>
        </w:r>
      </w:ins>
      <w:ins w:id="10799" w:author="IO" w:date="2011-07-12T17:02:00Z">
        <w:r w:rsidR="00C84DD0">
          <w:rPr>
            <w:i/>
            <w:lang w:val="en-US"/>
          </w:rPr>
          <w:t>A</w:t>
        </w:r>
      </w:ins>
      <w:ins w:id="10800" w:author="IO" w:date="2011-07-12T13:25:00Z">
        <w:r w:rsidRPr="00C84DD0">
          <w:rPr>
            <w:i/>
            <w:lang w:val="en-US"/>
            <w:rPrChange w:id="10801" w:author="IO" w:date="2011-07-12T17:02:00Z">
              <w:rPr>
                <w:highlight w:val="yellow"/>
                <w:lang w:val="en-US"/>
              </w:rPr>
            </w:rPrChange>
          </w:rPr>
          <w:t xml:space="preserve">erial </w:t>
        </w:r>
      </w:ins>
      <w:ins w:id="10802" w:author="IO" w:date="2011-07-12T17:02:00Z">
        <w:r w:rsidR="00C84DD0">
          <w:rPr>
            <w:i/>
            <w:lang w:val="en-US"/>
          </w:rPr>
          <w:t>V</w:t>
        </w:r>
      </w:ins>
      <w:ins w:id="10803" w:author="IO" w:date="2011-07-12T13:25:00Z">
        <w:r w:rsidRPr="00C84DD0">
          <w:rPr>
            <w:i/>
            <w:lang w:val="en-US"/>
            <w:rPrChange w:id="10804"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0805" w:author="IO" w:date="2011-07-22T12:44:00Z"/>
          <w:lang w:val="en-US"/>
        </w:rPr>
      </w:pPr>
      <w:ins w:id="10806" w:author="IO" w:date="2011-07-22T12:44:00Z">
        <w:r w:rsidRPr="003B5896">
          <w:rPr>
            <w:lang w:val="en-US"/>
            <w:rPrChange w:id="10807" w:author="IO" w:date="2011-07-22T12:44:00Z">
              <w:rPr/>
            </w:rPrChange>
          </w:rPr>
          <w:t>USGS</w:t>
        </w:r>
        <w:r>
          <w:rPr>
            <w:lang w:val="en-US"/>
          </w:rPr>
          <w:tab/>
        </w:r>
        <w:r w:rsidRPr="003B5896">
          <w:rPr>
            <w:i/>
            <w:lang w:val="en-US"/>
            <w:rPrChange w:id="10808"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0809" w:author="IO" w:date="2011-07-12T13:25:00Z"/>
          <w:lang w:val="en-US"/>
          <w:rPrChange w:id="10810" w:author="IO" w:date="2011-07-13T13:56:00Z">
            <w:rPr>
              <w:ins w:id="10811" w:author="IO" w:date="2011-07-12T13:25:00Z"/>
              <w:highlight w:val="yellow"/>
              <w:lang w:val="en-US"/>
            </w:rPr>
          </w:rPrChange>
        </w:rPr>
      </w:pPr>
      <w:ins w:id="10812" w:author="IO" w:date="2011-07-12T13:25:00Z">
        <w:r w:rsidRPr="00F406F3">
          <w:rPr>
            <w:lang w:val="en-US"/>
            <w:rPrChange w:id="10813" w:author="IO" w:date="2011-07-13T13:56:00Z">
              <w:rPr>
                <w:highlight w:val="yellow"/>
                <w:lang w:val="en-US"/>
              </w:rPr>
            </w:rPrChange>
          </w:rPr>
          <w:t>VFR</w:t>
        </w:r>
        <w:r w:rsidRPr="00F406F3">
          <w:rPr>
            <w:lang w:val="en-US"/>
            <w:rPrChange w:id="10814" w:author="IO" w:date="2011-07-13T13:56:00Z">
              <w:rPr>
                <w:highlight w:val="yellow"/>
                <w:lang w:val="en-US"/>
              </w:rPr>
            </w:rPrChange>
          </w:rPr>
          <w:tab/>
        </w:r>
        <w:r w:rsidRPr="00F406F3">
          <w:rPr>
            <w:i/>
            <w:lang w:val="en-US"/>
            <w:rPrChange w:id="10815"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0816" w:author="IO" w:date="2011-07-22T13:00:00Z"/>
          <w:lang w:val="en-US"/>
        </w:rPr>
      </w:pPr>
      <w:ins w:id="10817" w:author="IO" w:date="2011-07-13T11:51:00Z">
        <w:r w:rsidRPr="00C3088F">
          <w:rPr>
            <w:i/>
            <w:lang w:val="en-US"/>
            <w:rPrChange w:id="10818" w:author="IO" w:date="2011-07-13T11:51:00Z">
              <w:rPr>
                <w:lang w:val="en-US"/>
              </w:rPr>
            </w:rPrChange>
          </w:rPr>
          <w:t>Waypoint</w:t>
        </w:r>
        <w:r w:rsidRPr="002B284A">
          <w:rPr>
            <w:lang w:val="en-US"/>
          </w:rPr>
          <w:tab/>
        </w:r>
        <w:r w:rsidRPr="00C3088F">
          <w:rPr>
            <w:lang w:val="en-US"/>
            <w:rPrChange w:id="10819"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0820" w:author="IO" w:date="2011-07-13T11:51:00Z"/>
          <w:lang w:val="en-US"/>
        </w:rPr>
      </w:pPr>
      <w:ins w:id="10821" w:author="IO" w:date="2011-07-22T13:00:00Z">
        <w:r w:rsidRPr="00B13F9D">
          <w:rPr>
            <w:lang w:val="en-US"/>
            <w:rPrChange w:id="10822" w:author="IO" w:date="2011-07-22T13:00:00Z">
              <w:rPr>
                <w:i/>
              </w:rPr>
            </w:rPrChange>
          </w:rPr>
          <w:t>WMS</w:t>
        </w:r>
        <w:r w:rsidRPr="00B13F9D">
          <w:rPr>
            <w:lang w:val="en-US"/>
            <w:rPrChange w:id="10823" w:author="IO" w:date="2011-07-22T13:00:00Z">
              <w:rPr>
                <w:i/>
              </w:rPr>
            </w:rPrChange>
          </w:rPr>
          <w:tab/>
        </w:r>
        <w:r w:rsidRPr="00B13F9D">
          <w:rPr>
            <w:i/>
            <w:lang w:val="en-US"/>
            <w:rPrChange w:id="10824"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0825" w:author="Orion" w:date="2011-03-28T15:57:00Z"/>
          <w:del w:id="10826" w:author="IO" w:date="2011-07-12T13:25:00Z"/>
          <w:rFonts w:eastAsia="Times New Roman" w:cs="Times New Roman"/>
          <w:iCs/>
          <w:kern w:val="0"/>
          <w:lang w:val="en-US" w:eastAsia="es-ES" w:bidi="ar-SA"/>
        </w:rPr>
      </w:pPr>
      <w:ins w:id="10827" w:author="Orion" w:date="2011-03-28T15:57:00Z">
        <w:del w:id="10828" w:author="IO" w:date="2011-07-12T13:25:00Z">
          <w:r w:rsidRPr="00246937" w:rsidDel="00352D6A">
            <w:rPr>
              <w:rFonts w:eastAsia="Times New Roman" w:cs="Times New Roman"/>
              <w:kern w:val="0"/>
              <w:lang w:val="en-US" w:eastAsia="es-ES" w:bidi="ar-SA"/>
              <w:rPrChange w:id="10829"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0830"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0831"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0832" w:author="Orion" w:date="2011-03-28T15:57:00Z"/>
          <w:del w:id="10833" w:author="IO" w:date="2011-07-12T13:25:00Z"/>
          <w:rFonts w:eastAsia="Times New Roman" w:cs="Times New Roman"/>
          <w:iCs/>
          <w:kern w:val="0"/>
          <w:lang w:val="en-US" w:eastAsia="es-ES" w:bidi="ar-SA"/>
        </w:rPr>
      </w:pPr>
      <w:ins w:id="10834" w:author="Orion" w:date="2011-03-28T15:57:00Z">
        <w:del w:id="10835" w:author="IO" w:date="2011-07-12T13:25:00Z">
          <w:r w:rsidRPr="00246937" w:rsidDel="00352D6A">
            <w:rPr>
              <w:rFonts w:cs="Times New Roman"/>
              <w:lang w:val="en-US"/>
              <w:rPrChange w:id="10836" w:author="Orion" w:date="2011-04-24T22:32:00Z">
                <w:rPr>
                  <w:b/>
                  <w:bCs/>
                  <w:sz w:val="48"/>
                  <w:szCs w:val="48"/>
                </w:rPr>
              </w:rPrChange>
            </w:rPr>
            <w:delText xml:space="preserve">ACES </w:delText>
          </w:r>
          <w:r w:rsidR="00417DB1" w:rsidRPr="00246937" w:rsidDel="00352D6A">
            <w:rPr>
              <w:rFonts w:cs="Times New Roman"/>
              <w:lang w:val="en-US"/>
              <w:rPrChange w:id="10837" w:author="Orion" w:date="2011-04-24T22:32:00Z">
                <w:rPr>
                  <w:rFonts w:ascii="Courier New" w:hAnsi="Courier New" w:cs="Courier New"/>
                  <w:lang w:val="en-US"/>
                </w:rPr>
              </w:rPrChange>
            </w:rPr>
            <w:tab/>
          </w:r>
        </w:del>
      </w:ins>
      <w:ins w:id="10838" w:author="Orion" w:date="2011-05-06T13:25:00Z">
        <w:del w:id="10839" w:author="IO" w:date="2011-07-12T13:25:00Z">
          <w:r w:rsidR="00343B72" w:rsidDel="00352D6A">
            <w:rPr>
              <w:rFonts w:cs="Times New Roman"/>
              <w:lang w:val="en-US"/>
            </w:rPr>
            <w:tab/>
          </w:r>
        </w:del>
      </w:ins>
      <w:ins w:id="10840" w:author="Orion" w:date="2011-03-28T15:57:00Z">
        <w:del w:id="10841" w:author="IO" w:date="2011-07-12T13:25:00Z">
          <w:r w:rsidRPr="00246937" w:rsidDel="00352D6A">
            <w:rPr>
              <w:rFonts w:cs="Times New Roman"/>
              <w:lang w:val="en-US"/>
              <w:rPrChange w:id="10842"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0843" w:author="Orion" w:date="2011-03-28T15:57:00Z"/>
          <w:del w:id="10844" w:author="IO" w:date="2011-07-12T13:25:00Z"/>
          <w:rFonts w:eastAsia="Times New Roman" w:cs="Times New Roman"/>
          <w:iCs/>
          <w:kern w:val="0"/>
          <w:lang w:val="en-US" w:eastAsia="es-ES" w:bidi="ar-SA"/>
        </w:rPr>
      </w:pPr>
      <w:ins w:id="10845" w:author="Orion" w:date="2011-03-28T15:57:00Z">
        <w:del w:id="10846" w:author="IO" w:date="2011-07-12T13:25:00Z">
          <w:r w:rsidRPr="00246937" w:rsidDel="00352D6A">
            <w:rPr>
              <w:rFonts w:cs="Times New Roman"/>
              <w:lang w:val="en-US"/>
              <w:rPrChange w:id="10847" w:author="Orion" w:date="2011-04-24T22:32:00Z">
                <w:rPr>
                  <w:rFonts w:cs="Times New Roman"/>
                  <w:b/>
                  <w:bCs/>
                  <w:sz w:val="48"/>
                  <w:szCs w:val="48"/>
                </w:rPr>
              </w:rPrChange>
            </w:rPr>
            <w:delText xml:space="preserve">AOCC  </w:delText>
          </w:r>
          <w:r w:rsidRPr="00246937" w:rsidDel="00352D6A">
            <w:rPr>
              <w:rFonts w:cs="Times New Roman"/>
              <w:lang w:val="en-US"/>
              <w:rPrChange w:id="10848" w:author="Orion" w:date="2011-04-24T22:32:00Z">
                <w:rPr>
                  <w:rFonts w:cs="Times New Roman"/>
                  <w:b/>
                  <w:bCs/>
                  <w:sz w:val="48"/>
                  <w:szCs w:val="48"/>
                </w:rPr>
              </w:rPrChange>
            </w:rPr>
            <w:tab/>
          </w:r>
          <w:r w:rsidRPr="00246937" w:rsidDel="00352D6A">
            <w:rPr>
              <w:rStyle w:val="apple-style-span"/>
              <w:rFonts w:cs="Times New Roman"/>
              <w:color w:val="000000"/>
              <w:lang w:val="en-US"/>
              <w:rPrChange w:id="10849"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0850"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0851"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0852" w:author="Orion" w:date="2011-03-28T15:57:00Z"/>
          <w:del w:id="10853" w:author="IO" w:date="2011-07-12T13:25:00Z"/>
          <w:rStyle w:val="Emphasis"/>
          <w:rFonts w:cs="Times New Roman"/>
          <w:bCs/>
          <w:i w:val="0"/>
          <w:iCs w:val="0"/>
          <w:color w:val="000000"/>
          <w:lang w:val="en-US"/>
        </w:rPr>
      </w:pPr>
      <w:ins w:id="10854" w:author="Orion" w:date="2011-03-28T15:57:00Z">
        <w:del w:id="10855" w:author="IO" w:date="2011-07-12T13:25:00Z">
          <w:r w:rsidRPr="00246937" w:rsidDel="00352D6A">
            <w:rPr>
              <w:rFonts w:cs="Times New Roman"/>
              <w:color w:val="000000"/>
              <w:lang w:val="en-US"/>
              <w:rPrChange w:id="10856"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0857"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0858"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0859" w:author="Orion" w:date="2011-03-28T15:57:00Z"/>
          <w:del w:id="10860" w:author="IO" w:date="2011-07-12T13:25:00Z"/>
          <w:rFonts w:cs="Times New Roman"/>
          <w:color w:val="000000"/>
          <w:lang w:val="en-US"/>
        </w:rPr>
      </w:pPr>
      <w:ins w:id="10861" w:author="Orion" w:date="2011-03-28T15:57:00Z">
        <w:del w:id="10862" w:author="IO" w:date="2011-07-12T13:25:00Z">
          <w:r w:rsidRPr="00246937" w:rsidDel="00352D6A">
            <w:rPr>
              <w:rFonts w:cs="Times New Roman"/>
              <w:color w:val="000000"/>
              <w:lang w:val="en-US"/>
              <w:rPrChange w:id="10863"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0864" w:author="Orion" w:date="2011-04-24T22:32:00Z">
                <w:rPr>
                  <w:rFonts w:cs="Times New Roman"/>
                  <w:b/>
                  <w:bCs/>
                  <w:color w:val="000000"/>
                  <w:sz w:val="48"/>
                  <w:szCs w:val="48"/>
                  <w:lang w:val="en-US"/>
                </w:rPr>
              </w:rPrChange>
            </w:rPr>
            <w:tab/>
          </w:r>
          <w:r w:rsidRPr="00246937" w:rsidDel="00352D6A">
            <w:rPr>
              <w:rFonts w:cs="Times New Roman"/>
              <w:color w:val="000000"/>
              <w:lang w:val="en-US"/>
              <w:rPrChange w:id="10865"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0866" w:author="Orion" w:date="2011-06-11T13:03:00Z"/>
          <w:del w:id="10867" w:author="IO" w:date="2011-07-12T13:25:00Z"/>
          <w:rFonts w:cs="Times New Roman"/>
          <w:color w:val="000000"/>
          <w:lang w:val="en-US"/>
        </w:rPr>
      </w:pPr>
      <w:ins w:id="10868" w:author="Orion" w:date="2011-03-28T15:57:00Z">
        <w:del w:id="10869" w:author="IO" w:date="2011-07-12T13:25:00Z">
          <w:r w:rsidRPr="00246937" w:rsidDel="00352D6A">
            <w:rPr>
              <w:rFonts w:cs="Times New Roman"/>
              <w:color w:val="000000"/>
              <w:lang w:val="en-US"/>
              <w:rPrChange w:id="10870"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0871" w:author="Orion" w:date="2011-04-24T22:32:00Z">
                <w:rPr>
                  <w:rFonts w:cs="Times New Roman"/>
                  <w:b/>
                  <w:bCs/>
                  <w:color w:val="000000"/>
                  <w:sz w:val="48"/>
                  <w:szCs w:val="48"/>
                  <w:lang w:val="en-US"/>
                </w:rPr>
              </w:rPrChange>
            </w:rPr>
            <w:tab/>
          </w:r>
          <w:r w:rsidRPr="00246937" w:rsidDel="00352D6A">
            <w:rPr>
              <w:rFonts w:cs="Times New Roman"/>
              <w:color w:val="000000"/>
              <w:lang w:val="en-US"/>
              <w:rPrChange w:id="10872"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0873" w:author="Orion" w:date="2011-03-28T19:32:00Z"/>
          <w:del w:id="10874" w:author="IO" w:date="2011-07-12T13:25:00Z"/>
          <w:rFonts w:cs="Times New Roman"/>
          <w:color w:val="000000"/>
          <w:lang w:val="en-US"/>
        </w:rPr>
      </w:pPr>
      <w:ins w:id="10875" w:author="Orion" w:date="2011-06-11T13:03:00Z">
        <w:del w:id="10876" w:author="IO" w:date="2011-07-12T13:25:00Z">
          <w:r w:rsidRPr="00EC4E53" w:rsidDel="00352D6A">
            <w:rPr>
              <w:rStyle w:val="apple-style-span"/>
              <w:rFonts w:cs="Times New Roman"/>
              <w:bCs/>
              <w:color w:val="000000"/>
              <w:lang w:val="en-US"/>
              <w:rPrChange w:id="10877"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0878"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0879"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0880" w:author="Orion" w:date="2011-03-28T15:57:00Z"/>
          <w:del w:id="10881" w:author="IO" w:date="2011-07-12T13:25:00Z"/>
          <w:rFonts w:cs="Times New Roman"/>
          <w:color w:val="000000"/>
          <w:lang w:val="en-US"/>
        </w:rPr>
      </w:pPr>
      <w:ins w:id="10882" w:author="Orion" w:date="2011-03-28T19:32:00Z">
        <w:del w:id="10883" w:author="IO" w:date="2011-07-12T13:25:00Z">
          <w:r w:rsidRPr="00246937" w:rsidDel="00352D6A">
            <w:rPr>
              <w:rFonts w:cs="Times New Roman"/>
              <w:lang w:val="en-US"/>
              <w:rPrChange w:id="10884" w:author="Orion" w:date="2011-04-24T22:32:00Z">
                <w:rPr>
                  <w:b/>
                  <w:bCs/>
                  <w:sz w:val="48"/>
                  <w:szCs w:val="48"/>
                </w:rPr>
              </w:rPrChange>
            </w:rPr>
            <w:delText xml:space="preserve">AVDS </w:delText>
          </w:r>
          <w:r w:rsidRPr="00246937" w:rsidDel="00352D6A">
            <w:rPr>
              <w:rFonts w:cs="Times New Roman"/>
              <w:lang w:val="en-US"/>
              <w:rPrChange w:id="10885" w:author="Orion" w:date="2011-04-24T22:32:00Z">
                <w:rPr>
                  <w:b/>
                  <w:bCs/>
                  <w:sz w:val="48"/>
                  <w:szCs w:val="48"/>
                </w:rPr>
              </w:rPrChange>
            </w:rPr>
            <w:tab/>
          </w:r>
          <w:r w:rsidRPr="00246937" w:rsidDel="00352D6A">
            <w:rPr>
              <w:rFonts w:cs="Times New Roman"/>
              <w:lang w:val="en-US"/>
              <w:rPrChange w:id="10886"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0887" w:author="Orion" w:date="2011-03-28T15:57:00Z"/>
          <w:del w:id="10888" w:author="IO" w:date="2011-07-12T13:25:00Z"/>
          <w:rFonts w:cs="Times New Roman"/>
          <w:color w:val="000000"/>
          <w:lang w:val="en-US"/>
        </w:rPr>
      </w:pPr>
      <w:ins w:id="10889" w:author="Orion" w:date="2011-03-28T15:57:00Z">
        <w:del w:id="10890" w:author="IO" w:date="2011-07-12T13:25:00Z">
          <w:r w:rsidRPr="00246937" w:rsidDel="00352D6A">
            <w:rPr>
              <w:rStyle w:val="apple-style-span"/>
              <w:rFonts w:cs="Times New Roman"/>
              <w:bCs/>
              <w:color w:val="000000"/>
              <w:lang w:val="en-US"/>
              <w:rPrChange w:id="10891"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0892"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0893"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0894" w:author="Orion" w:date="2011-03-28T15:57:00Z"/>
          <w:del w:id="10895" w:author="IO" w:date="2011-07-12T13:25:00Z"/>
          <w:rFonts w:cs="Times New Roman"/>
          <w:lang w:val="en-US"/>
        </w:rPr>
      </w:pPr>
      <w:ins w:id="10896" w:author="Orion" w:date="2011-03-28T15:57:00Z">
        <w:del w:id="10897" w:author="IO" w:date="2011-07-12T13:25:00Z">
          <w:r w:rsidRPr="00246937" w:rsidDel="00352D6A">
            <w:rPr>
              <w:rFonts w:cs="Times New Roman"/>
              <w:lang w:val="en-US"/>
              <w:rPrChange w:id="10898" w:author="Orion" w:date="2011-04-24T22:32:00Z">
                <w:rPr>
                  <w:b/>
                  <w:bCs/>
                  <w:sz w:val="48"/>
                  <w:szCs w:val="48"/>
                  <w:lang w:val="en-US"/>
                </w:rPr>
              </w:rPrChange>
            </w:rPr>
            <w:delText xml:space="preserve">CATFM </w:delText>
          </w:r>
          <w:r w:rsidRPr="00246937" w:rsidDel="00352D6A">
            <w:rPr>
              <w:rFonts w:cs="Times New Roman"/>
              <w:lang w:val="en-US"/>
              <w:rPrChange w:id="10899"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0900" w:author="Orion" w:date="2011-04-06T16:15:00Z"/>
          <w:del w:id="10901" w:author="IO" w:date="2011-07-12T13:25:00Z"/>
          <w:rFonts w:cs="Times New Roman"/>
          <w:color w:val="000000"/>
          <w:lang w:val="en-US"/>
          <w:rPrChange w:id="10902" w:author="Orion" w:date="2011-04-24T22:32:00Z">
            <w:rPr>
              <w:ins w:id="10903" w:author="Orion" w:date="2011-04-06T16:15:00Z"/>
              <w:del w:id="10904" w:author="IO" w:date="2011-07-12T13:25:00Z"/>
              <w:rFonts w:ascii="Courier New" w:hAnsi="Courier New" w:cs="Courier New"/>
              <w:color w:val="000000"/>
              <w:lang w:val="en-US"/>
            </w:rPr>
          </w:rPrChange>
        </w:rPr>
      </w:pPr>
      <w:ins w:id="10905" w:author="Orion" w:date="2011-03-28T15:57:00Z">
        <w:del w:id="10906" w:author="IO" w:date="2011-07-12T13:25:00Z">
          <w:r w:rsidRPr="00246937" w:rsidDel="00352D6A">
            <w:rPr>
              <w:rFonts w:cs="Times New Roman"/>
              <w:color w:val="000000"/>
              <w:lang w:val="en-US"/>
              <w:rPrChange w:id="10907" w:author="Orion" w:date="2011-04-24T22:32:00Z">
                <w:rPr>
                  <w:b/>
                  <w:bCs/>
                  <w:color w:val="000000"/>
                  <w:sz w:val="48"/>
                  <w:szCs w:val="48"/>
                </w:rPr>
              </w:rPrChange>
            </w:rPr>
            <w:delText>Eurocontrol</w:delText>
          </w:r>
          <w:r w:rsidRPr="00246937" w:rsidDel="00352D6A">
            <w:rPr>
              <w:rFonts w:cs="Times New Roman"/>
              <w:lang w:val="en-US"/>
              <w:rPrChange w:id="10908" w:author="Orion" w:date="2011-04-24T22:32:00Z">
                <w:rPr>
                  <w:b/>
                  <w:bCs/>
                  <w:sz w:val="48"/>
                  <w:szCs w:val="48"/>
                  <w:lang w:val="en-US"/>
                </w:rPr>
              </w:rPrChange>
            </w:rPr>
            <w:delText xml:space="preserve"> </w:delText>
          </w:r>
          <w:r w:rsidRPr="00246937" w:rsidDel="00352D6A">
            <w:rPr>
              <w:rFonts w:cs="Times New Roman"/>
              <w:lang w:val="en-US"/>
              <w:rPrChange w:id="10909" w:author="Orion" w:date="2011-04-24T22:32:00Z">
                <w:rPr>
                  <w:b/>
                  <w:bCs/>
                  <w:sz w:val="48"/>
                  <w:szCs w:val="48"/>
                  <w:lang w:val="en-US"/>
                </w:rPr>
              </w:rPrChange>
            </w:rPr>
            <w:tab/>
          </w:r>
          <w:r w:rsidRPr="00246937" w:rsidDel="00352D6A">
            <w:rPr>
              <w:rFonts w:cs="Times New Roman"/>
              <w:color w:val="000000"/>
              <w:lang w:val="en-US"/>
              <w:rPrChange w:id="10910"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0911" w:author="Orion" w:date="2011-03-28T15:57:00Z"/>
          <w:del w:id="10912" w:author="IO" w:date="2011-07-12T13:25:00Z"/>
          <w:rFonts w:cs="Times New Roman"/>
          <w:color w:val="000000"/>
          <w:lang w:val="en-US"/>
        </w:rPr>
      </w:pPr>
      <w:ins w:id="10913" w:author="Orion" w:date="2011-04-06T16:15:00Z">
        <w:del w:id="10914" w:author="IO" w:date="2011-07-12T13:25:00Z">
          <w:r w:rsidRPr="00246937" w:rsidDel="00352D6A">
            <w:rPr>
              <w:rFonts w:cs="Times New Roman"/>
              <w:color w:val="000000"/>
              <w:lang w:val="en-US"/>
              <w:rPrChange w:id="10915"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0916" w:author="Orion" w:date="2011-04-24T22:32:00Z">
                <w:rPr>
                  <w:rFonts w:ascii="Courier New" w:hAnsi="Courier New" w:cs="Courier New"/>
                  <w:color w:val="000000"/>
                  <w:lang w:val="en-US"/>
                </w:rPr>
              </w:rPrChange>
            </w:rPr>
            <w:tab/>
          </w:r>
          <w:r w:rsidRPr="00246937" w:rsidDel="00352D6A">
            <w:rPr>
              <w:rFonts w:cs="Times New Roman"/>
              <w:color w:val="000000"/>
              <w:lang w:val="en-US"/>
              <w:rPrChange w:id="10917" w:author="Orion" w:date="2011-04-24T22:32:00Z">
                <w:rPr>
                  <w:rFonts w:ascii="Courier New" w:hAnsi="Courier New" w:cs="Courier New"/>
                  <w:color w:val="000000"/>
                  <w:lang w:val="en-US"/>
                </w:rPr>
              </w:rPrChange>
            </w:rPr>
            <w:tab/>
            <w:delText>Crew Resou</w:delText>
          </w:r>
        </w:del>
      </w:ins>
      <w:ins w:id="10918" w:author="Orion" w:date="2011-04-06T16:16:00Z">
        <w:del w:id="10919" w:author="IO" w:date="2011-07-12T13:25:00Z">
          <w:r w:rsidRPr="00246937" w:rsidDel="00352D6A">
            <w:rPr>
              <w:rFonts w:cs="Times New Roman"/>
              <w:color w:val="000000"/>
              <w:lang w:val="en-US"/>
              <w:rPrChange w:id="10920"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0921" w:author="Orion" w:date="2011-03-28T15:57:00Z"/>
          <w:del w:id="10922" w:author="IO" w:date="2011-07-12T13:25:00Z"/>
          <w:rFonts w:cs="Times New Roman"/>
          <w:lang w:val="en-US"/>
        </w:rPr>
      </w:pPr>
      <w:ins w:id="10923" w:author="Orion" w:date="2011-03-28T15:57:00Z">
        <w:del w:id="10924" w:author="IO" w:date="2011-07-12T13:25:00Z">
          <w:r w:rsidRPr="00246937" w:rsidDel="00352D6A">
            <w:rPr>
              <w:rFonts w:cs="Times New Roman"/>
              <w:lang w:val="en-US"/>
              <w:rPrChange w:id="10925" w:author="Orion" w:date="2011-04-24T22:32:00Z">
                <w:rPr>
                  <w:b/>
                  <w:bCs/>
                  <w:sz w:val="48"/>
                  <w:szCs w:val="48"/>
                </w:rPr>
              </w:rPrChange>
            </w:rPr>
            <w:delText>FAA</w:delText>
          </w:r>
          <w:r w:rsidRPr="00246937" w:rsidDel="00352D6A">
            <w:rPr>
              <w:rFonts w:cs="Times New Roman"/>
              <w:lang w:val="en-US"/>
              <w:rPrChange w:id="10926" w:author="Orion" w:date="2011-04-24T22:32:00Z">
                <w:rPr>
                  <w:b/>
                  <w:bCs/>
                  <w:sz w:val="48"/>
                  <w:szCs w:val="48"/>
                </w:rPr>
              </w:rPrChange>
            </w:rPr>
            <w:tab/>
          </w:r>
          <w:r w:rsidRPr="00246937" w:rsidDel="00352D6A">
            <w:rPr>
              <w:rFonts w:cs="Times New Roman"/>
              <w:lang w:val="en-US"/>
              <w:rPrChange w:id="10927"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0928" w:author="Orion" w:date="2011-03-28T15:57:00Z"/>
          <w:del w:id="10929" w:author="IO" w:date="2011-07-12T13:25:00Z"/>
          <w:rFonts w:cs="Times New Roman"/>
          <w:lang w:val="en-US"/>
        </w:rPr>
      </w:pPr>
      <w:ins w:id="10930" w:author="Orion" w:date="2011-03-28T15:57:00Z">
        <w:del w:id="10931" w:author="IO" w:date="2011-07-12T13:25:00Z">
          <w:r w:rsidRPr="00246937" w:rsidDel="00352D6A">
            <w:rPr>
              <w:rFonts w:cs="Times New Roman"/>
              <w:color w:val="000000"/>
              <w:lang w:val="en-US"/>
              <w:rPrChange w:id="10932" w:author="Orion" w:date="2011-04-24T22:32:00Z">
                <w:rPr>
                  <w:b/>
                  <w:bCs/>
                  <w:color w:val="000000"/>
                  <w:sz w:val="48"/>
                  <w:szCs w:val="48"/>
                  <w:lang w:val="en-US"/>
                </w:rPr>
              </w:rPrChange>
            </w:rPr>
            <w:delText>FACET</w:delText>
          </w:r>
          <w:r w:rsidRPr="00246937" w:rsidDel="00352D6A">
            <w:rPr>
              <w:rFonts w:cs="Times New Roman"/>
              <w:color w:val="000000"/>
              <w:lang w:val="en-US"/>
              <w:rPrChange w:id="10933" w:author="Orion" w:date="2011-04-24T22:32:00Z">
                <w:rPr>
                  <w:b/>
                  <w:bCs/>
                  <w:color w:val="000000"/>
                  <w:sz w:val="48"/>
                  <w:szCs w:val="48"/>
                  <w:lang w:val="en-US"/>
                </w:rPr>
              </w:rPrChange>
            </w:rPr>
            <w:tab/>
          </w:r>
          <w:r w:rsidRPr="00246937" w:rsidDel="00352D6A">
            <w:rPr>
              <w:rFonts w:cs="Times New Roman"/>
              <w:lang w:val="en-US"/>
              <w:rPrChange w:id="10934"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0935" w:author="Orion" w:date="2011-04-02T12:54:00Z"/>
          <w:del w:id="10936" w:author="IO" w:date="2011-07-12T13:25:00Z"/>
          <w:rFonts w:eastAsia="Times New Roman" w:cs="Times New Roman"/>
          <w:lang w:val="en-US"/>
          <w:rPrChange w:id="10937" w:author="Orion" w:date="2011-04-24T22:32:00Z">
            <w:rPr>
              <w:ins w:id="10938" w:author="Orion" w:date="2011-04-02T12:54:00Z"/>
              <w:del w:id="10939" w:author="IO" w:date="2011-07-12T13:25:00Z"/>
              <w:rFonts w:ascii="Courier New" w:eastAsia="Times New Roman" w:hAnsi="Courier New" w:cs="Courier New"/>
              <w:lang w:val="en-US"/>
            </w:rPr>
          </w:rPrChange>
        </w:rPr>
      </w:pPr>
      <w:ins w:id="10940" w:author="Orion" w:date="2011-03-28T15:57:00Z">
        <w:del w:id="10941" w:author="IO" w:date="2011-07-12T13:25:00Z">
          <w:r w:rsidRPr="00246937" w:rsidDel="00352D6A">
            <w:rPr>
              <w:rFonts w:cs="Times New Roman"/>
              <w:color w:val="000000"/>
              <w:lang w:val="en-US"/>
              <w:rPrChange w:id="10942" w:author="Orion" w:date="2011-04-24T22:32:00Z">
                <w:rPr>
                  <w:b/>
                  <w:bCs/>
                  <w:color w:val="000000"/>
                  <w:sz w:val="48"/>
                  <w:szCs w:val="48"/>
                </w:rPr>
              </w:rPrChange>
            </w:rPr>
            <w:delText>GDP</w:delText>
          </w:r>
          <w:r w:rsidRPr="00246937" w:rsidDel="00352D6A">
            <w:rPr>
              <w:rFonts w:cs="Times New Roman"/>
              <w:color w:val="000000"/>
              <w:lang w:val="en-US"/>
              <w:rPrChange w:id="10943" w:author="Orion" w:date="2011-04-24T22:32:00Z">
                <w:rPr>
                  <w:b/>
                  <w:bCs/>
                  <w:color w:val="000000"/>
                  <w:sz w:val="48"/>
                  <w:szCs w:val="48"/>
                </w:rPr>
              </w:rPrChange>
            </w:rPr>
            <w:tab/>
          </w:r>
          <w:r w:rsidRPr="00246937" w:rsidDel="00352D6A">
            <w:rPr>
              <w:rFonts w:cs="Times New Roman"/>
              <w:color w:val="000000"/>
              <w:lang w:val="en-US"/>
              <w:rPrChange w:id="10944" w:author="Orion" w:date="2011-04-24T22:32:00Z">
                <w:rPr>
                  <w:b/>
                  <w:bCs/>
                  <w:color w:val="000000"/>
                  <w:sz w:val="48"/>
                  <w:szCs w:val="48"/>
                </w:rPr>
              </w:rPrChange>
            </w:rPr>
            <w:tab/>
            <w:delText>Ground Delay Program</w:delText>
          </w:r>
        </w:del>
      </w:ins>
      <w:ins w:id="10945" w:author="Orion" w:date="2011-04-02T12:54:00Z">
        <w:del w:id="10946" w:author="IO" w:date="2011-07-12T13:25:00Z">
          <w:r w:rsidR="00614E3A" w:rsidRPr="00246937" w:rsidDel="00352D6A">
            <w:rPr>
              <w:rFonts w:eastAsia="Times New Roman" w:cs="Times New Roman"/>
              <w:lang w:val="en-US"/>
              <w:rPrChange w:id="10947"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0948" w:author="Orion" w:date="2011-04-04T16:04:00Z"/>
          <w:del w:id="10949" w:author="IO" w:date="2011-07-12T13:25:00Z"/>
          <w:rFonts w:eastAsia="Times New Roman" w:cs="Times New Roman"/>
          <w:lang w:val="en-US"/>
          <w:rPrChange w:id="10950" w:author="Orion" w:date="2011-04-24T22:32:00Z">
            <w:rPr>
              <w:ins w:id="10951" w:author="Orion" w:date="2011-04-04T16:04:00Z"/>
              <w:del w:id="10952" w:author="IO" w:date="2011-07-12T13:25:00Z"/>
              <w:rFonts w:ascii="Courier New" w:eastAsia="Times New Roman" w:hAnsi="Courier New" w:cs="Courier New"/>
              <w:lang w:val="en-US"/>
            </w:rPr>
          </w:rPrChange>
        </w:rPr>
      </w:pPr>
      <w:ins w:id="10953" w:author="Orion" w:date="2011-04-02T12:54:00Z">
        <w:del w:id="10954" w:author="IO" w:date="2011-07-12T13:25:00Z">
          <w:r w:rsidRPr="00246937" w:rsidDel="00352D6A">
            <w:rPr>
              <w:rFonts w:eastAsia="Times New Roman" w:cs="Times New Roman"/>
              <w:lang w:val="en-US"/>
              <w:rPrChange w:id="10955"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0956"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0957" w:author="Orion" w:date="2011-04-24T22:32:00Z">
                <w:rPr>
                  <w:rFonts w:ascii="Courier New" w:eastAsia="Times New Roman" w:hAnsi="Courier New" w:cs="Courier New"/>
                  <w:lang w:val="en-US"/>
                </w:rPr>
              </w:rPrChange>
            </w:rPr>
            <w:tab/>
          </w:r>
        </w:del>
      </w:ins>
      <w:ins w:id="10958" w:author="Orion" w:date="2011-04-02T12:55:00Z">
        <w:del w:id="10959" w:author="IO" w:date="2011-07-12T13:25:00Z">
          <w:r w:rsidRPr="00246937" w:rsidDel="00352D6A">
            <w:rPr>
              <w:rFonts w:eastAsia="Times New Roman" w:cs="Times New Roman"/>
              <w:lang w:val="en-US"/>
              <w:rPrChange w:id="10960"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0961" w:author="Orion" w:date="2011-05-09T13:28:00Z"/>
          <w:del w:id="10962" w:author="IO" w:date="2011-07-12T13:25:00Z"/>
          <w:rFonts w:cs="Times New Roman"/>
          <w:color w:val="000000"/>
          <w:lang w:val="en-US"/>
        </w:rPr>
      </w:pPr>
      <w:ins w:id="10963" w:author="Orion" w:date="2011-04-04T16:04:00Z">
        <w:del w:id="10964" w:author="IO" w:date="2011-07-12T13:25:00Z">
          <w:r w:rsidRPr="00246937" w:rsidDel="00352D6A">
            <w:rPr>
              <w:rFonts w:cs="Times New Roman"/>
              <w:color w:val="000000"/>
              <w:lang w:val="en-US"/>
              <w:rPrChange w:id="10965"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0966" w:author="Orion" w:date="2011-04-24T22:32:00Z">
                <w:rPr>
                  <w:rFonts w:ascii="Courier New" w:hAnsi="Courier New" w:cs="Courier New"/>
                  <w:color w:val="000000"/>
                  <w:lang w:val="en-US"/>
                </w:rPr>
              </w:rPrChange>
            </w:rPr>
            <w:tab/>
          </w:r>
          <w:r w:rsidRPr="00246937" w:rsidDel="00352D6A">
            <w:rPr>
              <w:rFonts w:cs="Times New Roman"/>
              <w:color w:val="000000"/>
              <w:lang w:val="en-US"/>
              <w:rPrChange w:id="10967"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0968" w:author="Orion" w:date="2011-05-09T13:28:00Z"/>
          <w:del w:id="10969" w:author="IO" w:date="2011-07-12T13:25:00Z"/>
          <w:lang w:val="en-US"/>
        </w:rPr>
      </w:pPr>
      <w:ins w:id="10970" w:author="Orion" w:date="2011-05-09T13:28:00Z">
        <w:del w:id="10971" w:author="IO" w:date="2011-07-12T13:25:00Z">
          <w:r w:rsidRPr="008A5EFB" w:rsidDel="00352D6A">
            <w:rPr>
              <w:lang w:val="en-US"/>
              <w:rPrChange w:id="10972" w:author="Orion" w:date="2011-05-09T13:28:00Z">
                <w:rPr/>
              </w:rPrChange>
            </w:rPr>
            <w:delText xml:space="preserve">IAF </w:delText>
          </w:r>
          <w:r w:rsidRPr="008A5EFB" w:rsidDel="00352D6A">
            <w:rPr>
              <w:lang w:val="en-US"/>
              <w:rPrChange w:id="10973" w:author="Orion" w:date="2011-05-09T13:28:00Z">
                <w:rPr/>
              </w:rPrChange>
            </w:rPr>
            <w:tab/>
          </w:r>
          <w:r w:rsidDel="00352D6A">
            <w:rPr>
              <w:lang w:val="en-US"/>
            </w:rPr>
            <w:tab/>
          </w:r>
          <w:r w:rsidRPr="008A5EFB" w:rsidDel="00352D6A">
            <w:rPr>
              <w:lang w:val="en-US"/>
              <w:rPrChange w:id="10974"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0975" w:author="Orion" w:date="2011-03-28T15:57:00Z"/>
          <w:del w:id="10976" w:author="IO" w:date="2011-07-12T13:25:00Z"/>
          <w:lang w:val="en-US"/>
          <w:rPrChange w:id="10977" w:author="Orion" w:date="2011-05-09T13:28:00Z">
            <w:rPr>
              <w:ins w:id="10978" w:author="Orion" w:date="2011-03-28T15:57:00Z"/>
              <w:del w:id="10979" w:author="IO" w:date="2011-07-12T13:25:00Z"/>
              <w:rFonts w:cs="Times New Roman"/>
              <w:color w:val="000000"/>
              <w:lang w:val="en-US"/>
            </w:rPr>
          </w:rPrChange>
        </w:rPr>
      </w:pPr>
      <w:ins w:id="10980" w:author="Orion" w:date="2011-05-09T13:29:00Z">
        <w:del w:id="10981"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0982" w:author="Orion" w:date="2011-04-06T18:21:00Z"/>
          <w:del w:id="10983" w:author="IO" w:date="2011-07-12T13:25:00Z"/>
          <w:rFonts w:eastAsia="Times New Roman" w:cs="Times New Roman"/>
          <w:kern w:val="0"/>
          <w:lang w:val="en-US" w:eastAsia="es-ES" w:bidi="ar-SA"/>
          <w:rPrChange w:id="10984" w:author="Orion" w:date="2011-04-24T22:32:00Z">
            <w:rPr>
              <w:ins w:id="10985" w:author="Orion" w:date="2011-04-06T18:21:00Z"/>
              <w:del w:id="10986" w:author="IO" w:date="2011-07-12T13:25:00Z"/>
              <w:rFonts w:ascii="Courier New" w:eastAsia="Times New Roman" w:hAnsi="Courier New" w:cs="Courier New"/>
              <w:kern w:val="0"/>
              <w:lang w:val="en-US" w:eastAsia="es-ES" w:bidi="ar-SA"/>
            </w:rPr>
          </w:rPrChange>
        </w:rPr>
        <w:pPrChange w:id="10987" w:author="Orion" w:date="2011-03-26T03:55:00Z">
          <w:pPr>
            <w:autoSpaceDE w:val="0"/>
            <w:jc w:val="both"/>
          </w:pPr>
        </w:pPrChange>
      </w:pPr>
      <w:ins w:id="10988" w:author="Orion" w:date="2011-03-28T15:57:00Z">
        <w:del w:id="10989" w:author="IO" w:date="2011-07-12T13:25:00Z">
          <w:r w:rsidRPr="00246937" w:rsidDel="00352D6A">
            <w:rPr>
              <w:rFonts w:eastAsia="Times New Roman" w:cs="Times New Roman"/>
              <w:kern w:val="0"/>
              <w:lang w:val="en-US" w:eastAsia="es-ES" w:bidi="ar-SA"/>
              <w:rPrChange w:id="10990"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0991"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0992" w:author="Orion" w:date="2011-03-28T15:57:00Z"/>
          <w:del w:id="10993" w:author="IO" w:date="2011-07-12T13:25:00Z"/>
          <w:rFonts w:eastAsia="Times New Roman" w:cs="Times New Roman"/>
          <w:kern w:val="0"/>
          <w:lang w:val="en-US" w:eastAsia="es-ES" w:bidi="ar-SA"/>
          <w:rPrChange w:id="10994" w:author="Orion" w:date="2011-04-24T22:32:00Z">
            <w:rPr>
              <w:ins w:id="10995" w:author="Orion" w:date="2011-03-28T15:57:00Z"/>
              <w:del w:id="10996" w:author="IO" w:date="2011-07-12T13:25:00Z"/>
              <w:rFonts w:eastAsia="Times New Roman" w:cs="Times New Roman"/>
              <w:kern w:val="0"/>
              <w:lang w:eastAsia="es-ES" w:bidi="ar-SA"/>
            </w:rPr>
          </w:rPrChange>
        </w:rPr>
        <w:pPrChange w:id="10997" w:author="Orion" w:date="2011-03-26T03:55:00Z">
          <w:pPr>
            <w:autoSpaceDE w:val="0"/>
            <w:jc w:val="both"/>
          </w:pPr>
        </w:pPrChange>
      </w:pPr>
      <w:ins w:id="10998" w:author="Orion" w:date="2011-04-06T18:21:00Z">
        <w:del w:id="10999" w:author="IO" w:date="2011-07-12T13:25:00Z">
          <w:r w:rsidRPr="00246937" w:rsidDel="00352D6A">
            <w:rPr>
              <w:rFonts w:cs="Times New Roman"/>
              <w:lang w:val="en-US"/>
              <w:rPrChange w:id="11000" w:author="Orion" w:date="2011-04-24T22:32:00Z">
                <w:rPr>
                  <w:rFonts w:ascii="Courier New" w:hAnsi="Courier New" w:cs="Courier New"/>
                </w:rPr>
              </w:rPrChange>
            </w:rPr>
            <w:delText>LOFT</w:delText>
          </w:r>
          <w:r w:rsidRPr="00246937" w:rsidDel="00352D6A">
            <w:rPr>
              <w:rFonts w:cs="Times New Roman"/>
              <w:lang w:val="en-US"/>
              <w:rPrChange w:id="11001" w:author="Orion" w:date="2011-04-24T22:32:00Z">
                <w:rPr>
                  <w:rFonts w:ascii="Courier New" w:hAnsi="Courier New" w:cs="Courier New"/>
                </w:rPr>
              </w:rPrChange>
            </w:rPr>
            <w:tab/>
          </w:r>
          <w:r w:rsidRPr="00246937" w:rsidDel="00352D6A">
            <w:rPr>
              <w:rFonts w:cs="Times New Roman"/>
              <w:lang w:val="en-US"/>
              <w:rPrChange w:id="11002"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1003" w:author="Orion" w:date="2011-05-09T12:52:00Z"/>
          <w:del w:id="11004" w:author="IO" w:date="2011-07-12T13:25:00Z"/>
          <w:rFonts w:cs="Times New Roman"/>
          <w:lang w:val="en-US"/>
        </w:rPr>
      </w:pPr>
      <w:ins w:id="11005" w:author="Orion" w:date="2011-03-28T15:57:00Z">
        <w:del w:id="11006"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1007" w:author="Orion" w:date="2011-05-09T12:18:00Z"/>
          <w:del w:id="11008" w:author="IO" w:date="2011-07-12T13:25:00Z"/>
          <w:rFonts w:cs="Times New Roman"/>
          <w:lang w:val="en-US"/>
        </w:rPr>
      </w:pPr>
      <w:ins w:id="11009" w:author="Orion" w:date="2011-05-09T12:52:00Z">
        <w:del w:id="11010"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1011"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1012" w:author="Orion" w:date="2011-03-28T16:07:00Z"/>
          <w:del w:id="11013" w:author="IO" w:date="2011-07-12T13:25:00Z"/>
          <w:rFonts w:cs="Times New Roman"/>
          <w:lang w:val="en-US"/>
        </w:rPr>
      </w:pPr>
      <w:ins w:id="11014" w:author="Orion" w:date="2011-05-09T12:18:00Z">
        <w:del w:id="11015" w:author="IO" w:date="2011-07-12T13:25:00Z">
          <w:r w:rsidRPr="002E2310" w:rsidDel="00352D6A">
            <w:rPr>
              <w:rFonts w:cs="Times New Roman"/>
              <w:lang w:val="en-US"/>
              <w:rPrChange w:id="11016" w:author="Orion" w:date="2011-05-09T12:18:00Z">
                <w:rPr>
                  <w:rFonts w:cs="Times New Roman"/>
                </w:rPr>
              </w:rPrChange>
            </w:rPr>
            <w:delText>MDE</w:delText>
          </w:r>
          <w:r w:rsidRPr="002E2310" w:rsidDel="00352D6A">
            <w:rPr>
              <w:rFonts w:cs="Times New Roman"/>
              <w:lang w:val="en-US"/>
              <w:rPrChange w:id="11017" w:author="Orion" w:date="2011-05-09T12:18:00Z">
                <w:rPr>
                  <w:rFonts w:cs="Times New Roman"/>
                </w:rPr>
              </w:rPrChange>
            </w:rPr>
            <w:tab/>
          </w:r>
          <w:r w:rsidRPr="002E2310" w:rsidDel="00352D6A">
            <w:rPr>
              <w:rFonts w:cs="Times New Roman"/>
              <w:lang w:val="en-US"/>
              <w:rPrChange w:id="11018" w:author="Orion" w:date="2011-05-09T12:18:00Z">
                <w:rPr>
                  <w:rFonts w:cs="Times New Roman"/>
                </w:rPr>
              </w:rPrChange>
            </w:rPr>
            <w:tab/>
          </w:r>
          <w:r w:rsidDel="00352D6A">
            <w:rPr>
              <w:rFonts w:cs="Times New Roman"/>
              <w:lang w:val="en-US"/>
            </w:rPr>
            <w:delText xml:space="preserve">Model-Driven </w:delText>
          </w:r>
        </w:del>
      </w:ins>
      <w:ins w:id="11019" w:author="Orion" w:date="2011-05-09T12:19:00Z">
        <w:del w:id="11020"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1021" w:author="Orion" w:date="2011-03-28T15:57:00Z"/>
          <w:del w:id="11022" w:author="IO" w:date="2011-07-12T13:25:00Z"/>
          <w:rFonts w:cs="Times New Roman"/>
          <w:lang w:val="en-US"/>
          <w:rPrChange w:id="11023" w:author="Orion" w:date="2011-04-24T22:32:00Z">
            <w:rPr>
              <w:ins w:id="11024" w:author="Orion" w:date="2011-03-28T15:57:00Z"/>
              <w:del w:id="11025" w:author="IO" w:date="2011-07-12T13:25:00Z"/>
            </w:rPr>
          </w:rPrChange>
        </w:rPr>
      </w:pPr>
      <w:ins w:id="11026" w:author="Orion" w:date="2011-03-28T16:07:00Z">
        <w:del w:id="11027" w:author="IO" w:date="2011-07-12T13:25:00Z">
          <w:r w:rsidRPr="00246937" w:rsidDel="00352D6A">
            <w:rPr>
              <w:rFonts w:cs="Times New Roman"/>
              <w:lang w:val="en-US"/>
              <w:rPrChange w:id="11028"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1029"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1030" w:author="Orion" w:date="2011-05-09T12:51:00Z"/>
          <w:del w:id="11031" w:author="IO" w:date="2011-07-12T13:25:00Z"/>
          <w:rFonts w:cs="Times New Roman"/>
          <w:lang w:val="en-US"/>
        </w:rPr>
      </w:pPr>
      <w:ins w:id="11032" w:author="Orion" w:date="2011-03-28T15:57:00Z">
        <w:del w:id="11033"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1034" w:author="Orion" w:date="2011-03-28T16:01:00Z"/>
          <w:del w:id="11035" w:author="IO" w:date="2011-07-12T13:25:00Z"/>
          <w:rFonts w:cs="Times New Roman"/>
          <w:color w:val="000000"/>
          <w:lang w:val="en-US"/>
          <w:rPrChange w:id="11036" w:author="Orion" w:date="2011-05-17T17:30:00Z">
            <w:rPr>
              <w:ins w:id="11037" w:author="Orion" w:date="2011-03-28T16:01:00Z"/>
              <w:del w:id="11038" w:author="IO" w:date="2011-07-12T13:25:00Z"/>
              <w:rFonts w:cs="Times New Roman"/>
              <w:lang w:val="en-US"/>
            </w:rPr>
          </w:rPrChange>
        </w:rPr>
      </w:pPr>
      <w:ins w:id="11039" w:author="Orion" w:date="2011-05-09T12:51:00Z">
        <w:del w:id="11040" w:author="IO" w:date="2011-07-12T13:25:00Z">
          <w:r w:rsidRPr="003A7D1F" w:rsidDel="00352D6A">
            <w:rPr>
              <w:rStyle w:val="apple-style-span"/>
              <w:rFonts w:cs="Times New Roman"/>
              <w:color w:val="000000"/>
              <w:lang w:val="en-US"/>
              <w:rPrChange w:id="11041"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1042"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1043"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1044" w:author="Orion" w:date="2011-03-28T15:57:00Z"/>
          <w:del w:id="11045" w:author="IO" w:date="2011-07-12T13:25:00Z"/>
          <w:rFonts w:cs="Times New Roman"/>
          <w:lang w:val="en-US"/>
        </w:rPr>
        <w:pPrChange w:id="11046" w:author="Orion" w:date="2011-03-28T16:01:00Z">
          <w:pPr>
            <w:autoSpaceDE w:val="0"/>
            <w:jc w:val="both"/>
          </w:pPr>
        </w:pPrChange>
      </w:pPr>
      <w:ins w:id="11047" w:author="Orion" w:date="2011-03-28T16:01:00Z">
        <w:del w:id="11048"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1049"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1050" w:author="Orion" w:date="2011-03-28T15:57:00Z"/>
          <w:del w:id="11051" w:author="IO" w:date="2011-07-12T13:25:00Z"/>
          <w:rFonts w:cs="Times New Roman"/>
          <w:lang w:val="en-US"/>
        </w:rPr>
      </w:pPr>
      <w:ins w:id="11052" w:author="Orion" w:date="2011-03-28T15:57:00Z">
        <w:del w:id="11053" w:author="IO" w:date="2011-07-12T13:25:00Z">
          <w:r w:rsidRPr="00246937" w:rsidDel="00352D6A">
            <w:rPr>
              <w:rFonts w:cs="Times New Roman"/>
              <w:lang w:val="en-US"/>
              <w:rPrChange w:id="11054" w:author="Orion" w:date="2011-04-24T22:32:00Z">
                <w:rPr/>
              </w:rPrChange>
            </w:rPr>
            <w:delText>UAV</w:delText>
          </w:r>
          <w:r w:rsidRPr="00246937" w:rsidDel="00352D6A">
            <w:rPr>
              <w:rFonts w:cs="Times New Roman"/>
              <w:lang w:val="en-US"/>
              <w:rPrChange w:id="11055" w:author="Orion" w:date="2011-04-24T22:32:00Z">
                <w:rPr/>
              </w:rPrChange>
            </w:rPr>
            <w:tab/>
          </w:r>
          <w:r w:rsidRPr="00246937" w:rsidDel="00352D6A">
            <w:rPr>
              <w:rFonts w:cs="Times New Roman"/>
              <w:lang w:val="en-US"/>
              <w:rPrChange w:id="11056"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1057" w:author="Orion" w:date="2011-03-28T18:28:00Z"/>
          <w:del w:id="11058" w:author="IO" w:date="2011-07-12T13:25:00Z"/>
          <w:rFonts w:cs="Times New Roman"/>
          <w:lang w:val="en-US"/>
        </w:rPr>
      </w:pPr>
      <w:ins w:id="11059" w:author="Orion" w:date="2011-03-28T18:28:00Z">
        <w:del w:id="11060"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1061" w:author="Orion" w:date="2011-03-28T00:41:00Z"/>
          <w:del w:id="11062" w:author="IO" w:date="2011-07-12T13:25:00Z"/>
          <w:rFonts w:cs="Times New Roman"/>
          <w:lang w:val="en-US"/>
        </w:rPr>
      </w:pPr>
      <w:ins w:id="11063" w:author="Orion" w:date="2011-03-28T18:28:00Z">
        <w:del w:id="11064"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1065" w:author="Orion" w:date="2011-06-26T18:17:00Z">
            <w:rPr>
              <w:rFonts w:cs="Times New Roman"/>
              <w:color w:val="000000"/>
              <w:lang w:val="en-US"/>
            </w:rPr>
          </w:rPrChange>
        </w:rPr>
        <w:pPrChange w:id="1106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6" w:author="IO" w:date="2011-07-22T16:52:00Z" w:initials="IO">
    <w:p w14:paraId="4FBDCBF9" w14:textId="77777777" w:rsidR="00C3208D" w:rsidRDefault="00C3208D">
      <w:pPr>
        <w:pStyle w:val="CommentText"/>
      </w:pPr>
      <w:r>
        <w:rPr>
          <w:rStyle w:val="CommentReference"/>
        </w:rPr>
        <w:annotationRef/>
      </w:r>
      <w:r>
        <w:t>La introducción sigue carente de una estructura razonable. Creo que sería mejor ponerles los siguientes bloques:</w:t>
      </w:r>
    </w:p>
    <w:p w14:paraId="3F46EADF" w14:textId="77777777" w:rsidR="00C3208D" w:rsidRDefault="00C3208D">
      <w:pPr>
        <w:pStyle w:val="CommentText"/>
      </w:pPr>
      <w:r>
        <w:t>1. El tráfico aéreo es muy importante.</w:t>
      </w:r>
    </w:p>
    <w:p w14:paraId="1EAD3791" w14:textId="77777777" w:rsidR="00C3208D" w:rsidRDefault="00C3208D">
      <w:pPr>
        <w:pStyle w:val="CommentText"/>
      </w:pPr>
      <w:r>
        <w:t>2. Entre lo que se puede hacer para estudiar el fenómeno está la simulación, con sus correspondientes ventajas y desventajas con respecto a estudio reales o métodos analíticos.</w:t>
      </w:r>
    </w:p>
    <w:p w14:paraId="7639853F" w14:textId="77777777" w:rsidR="00C3208D" w:rsidRDefault="00C3208D">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C3208D" w:rsidRDefault="00C3208D">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C3208D" w:rsidRDefault="00C3208D">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C3208D" w:rsidRDefault="00C3208D">
      <w:pPr>
        <w:pStyle w:val="CommentText"/>
      </w:pPr>
      <w:r>
        <w:t>6. El resto de la memoria se organiza como sigue... Por cierto, recuerda que esto es una "memoria" o "trabajo fin de máster", pero no un "artículo".</w:t>
      </w:r>
    </w:p>
  </w:comment>
  <w:comment w:id="866" w:author="IO" w:date="2011-07-22T16:52:00Z" w:initials="IO">
    <w:p w14:paraId="0A68B32A" w14:textId="7358E6B9" w:rsidR="00C3208D" w:rsidRDefault="00C3208D">
      <w:pPr>
        <w:pStyle w:val="CommentText"/>
      </w:pPr>
      <w:r>
        <w:rPr>
          <w:rStyle w:val="CommentReference"/>
        </w:rPr>
        <w:annotationRef/>
      </w:r>
      <w:r>
        <w:t>Añadir al menos otra referencia de trabajo orientado a la normativa para incorporar UAVs.</w:t>
      </w:r>
    </w:p>
  </w:comment>
  <w:comment w:id="947" w:author="IO" w:date="2011-07-22T16:52:00Z" w:initials="IO">
    <w:p w14:paraId="0E7EA885" w14:textId="5E9DE7F8" w:rsidR="00C3208D" w:rsidRDefault="00C3208D">
      <w:pPr>
        <w:pStyle w:val="CommentText"/>
      </w:pPr>
      <w:r>
        <w:rPr>
          <w:rStyle w:val="CommentReference"/>
        </w:rPr>
        <w:annotationRef/>
      </w:r>
      <w:r>
        <w:t>Incluir otra referencia sobre control de UAVs.</w:t>
      </w:r>
    </w:p>
  </w:comment>
  <w:comment w:id="972" w:author="IO" w:date="2011-07-22T16:52:00Z" w:initials="IO">
    <w:p w14:paraId="39738971" w14:textId="792BA36B" w:rsidR="00C3208D" w:rsidRDefault="00C3208D">
      <w:pPr>
        <w:pStyle w:val="CommentText"/>
      </w:pPr>
      <w:r>
        <w:rPr>
          <w:rStyle w:val="CommentReference"/>
        </w:rPr>
        <w:annotationRef/>
      </w:r>
      <w:r>
        <w:t>¿De los instrumentos de navegación? ¿O se trata de las aeronaves completas?</w:t>
      </w:r>
    </w:p>
  </w:comment>
  <w:comment w:id="973" w:author="IO" w:date="2011-07-22T16:52:00Z" w:initials="IO">
    <w:p w14:paraId="22A9B7C3" w14:textId="4CFF786E" w:rsidR="00C3208D" w:rsidRDefault="00C3208D">
      <w:pPr>
        <w:pStyle w:val="CommentText"/>
      </w:pPr>
      <w:r>
        <w:rPr>
          <w:rStyle w:val="CommentReference"/>
        </w:rPr>
        <w:annotationRef/>
      </w:r>
      <w:r>
        <w:t>¿Tiene editores gráficos o algo parecido?</w:t>
      </w:r>
    </w:p>
  </w:comment>
  <w:comment w:id="992" w:author="IO" w:date="2011-07-28T16:59:00Z" w:initials="IO">
    <w:p w14:paraId="5627F2CB" w14:textId="77777777" w:rsidR="00A911AA" w:rsidRDefault="00A911AA" w:rsidP="00A911AA">
      <w:pPr>
        <w:pStyle w:val="CommentText"/>
      </w:pPr>
      <w:r>
        <w:rPr>
          <w:rStyle w:val="CommentReference"/>
        </w:rPr>
        <w:annotationRef/>
      </w:r>
      <w:r>
        <w:t>¿Hablan de una herramienta de simulación o un procedimiento? Si no es un simuladormir la frase marcada con el comentario.</w:t>
      </w:r>
    </w:p>
  </w:comment>
  <w:comment w:id="993" w:author="IO" w:date="2011-07-28T16:59:00Z" w:initials="IO">
    <w:p w14:paraId="559A42C4" w14:textId="77777777" w:rsidR="00A911AA" w:rsidRDefault="00A911AA" w:rsidP="00A911AA">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051" w:author="IO" w:date="2011-07-22T16:52:00Z" w:initials="IO">
    <w:p w14:paraId="72879803" w14:textId="0B0B76FC" w:rsidR="00C3208D" w:rsidRDefault="00C3208D">
      <w:pPr>
        <w:pStyle w:val="CommentText"/>
      </w:pPr>
      <w:r>
        <w:rPr>
          <w:rStyle w:val="CommentReference"/>
        </w:rPr>
        <w:annotationRef/>
      </w:r>
      <w:r>
        <w:t>Referencias para estos dos grupos</w:t>
      </w:r>
    </w:p>
  </w:comment>
  <w:comment w:id="1043" w:author="IO" w:date="2011-07-22T16:52:00Z" w:initials="IO">
    <w:p w14:paraId="5C89567F" w14:textId="3CEB6120" w:rsidR="00C3208D" w:rsidRDefault="00C3208D">
      <w:pPr>
        <w:pStyle w:val="CommentText"/>
      </w:pPr>
      <w:r>
        <w:rPr>
          <w:rStyle w:val="CommentReference"/>
        </w:rPr>
        <w:annotationRef/>
      </w:r>
      <w:r>
        <w:t>Po un ejemplo de simulación de un UAV individual.</w:t>
      </w:r>
    </w:p>
  </w:comment>
  <w:comment w:id="1519" w:author="IO" w:date="2011-07-22T16:52:00Z" w:initials="IO">
    <w:p w14:paraId="6C4142A3" w14:textId="1B1CC4B8" w:rsidR="00C3208D" w:rsidRDefault="00C3208D">
      <w:pPr>
        <w:pStyle w:val="CommentText"/>
      </w:pPr>
      <w:r>
        <w:rPr>
          <w:rStyle w:val="CommentReference"/>
        </w:rPr>
        <w:annotationRef/>
      </w:r>
      <w:r>
        <w:t>No lo entiendo. ¿Quién elige el nuevo waypoint y para qué?</w:t>
      </w:r>
    </w:p>
  </w:comment>
  <w:comment w:id="1534" w:author="IO" w:date="2011-07-22T16:52:00Z" w:initials="IO">
    <w:p w14:paraId="502BCD70" w14:textId="380B971E" w:rsidR="00C3208D" w:rsidRDefault="00C3208D">
      <w:pPr>
        <w:pStyle w:val="CommentText"/>
      </w:pPr>
      <w:r>
        <w:rPr>
          <w:rStyle w:val="CommentReference"/>
        </w:rPr>
        <w:annotationRef/>
      </w:r>
      <w:r>
        <w:t>Esto sobra en los requisitos. Ya se dice que se suministra externamente.</w:t>
      </w:r>
    </w:p>
  </w:comment>
  <w:comment w:id="1525" w:author="IO" w:date="2011-07-22T16:52:00Z" w:initials="IO">
    <w:p w14:paraId="76DA10AC" w14:textId="33DBEB20" w:rsidR="00C3208D" w:rsidRDefault="00C3208D">
      <w:pPr>
        <w:pStyle w:val="CommentText"/>
      </w:pPr>
      <w:r>
        <w:rPr>
          <w:rStyle w:val="CommentReference"/>
        </w:rPr>
        <w:annotationRef/>
      </w:r>
      <w:r>
        <w:t>Esto no tiene sentido. Ya estás fijando la hora de salida. ¿Por qué considerar cuándo se arranca el avión?</w:t>
      </w:r>
    </w:p>
  </w:comment>
  <w:comment w:id="2045" w:author="IO" w:date="2011-07-22T16:52:00Z" w:initials="IO">
    <w:p w14:paraId="5EE0F5D5" w14:textId="166DFD22" w:rsidR="00C3208D" w:rsidRDefault="00C3208D">
      <w:pPr>
        <w:pStyle w:val="CommentText"/>
      </w:pPr>
      <w:r>
        <w:rPr>
          <w:rStyle w:val="CommentReference"/>
        </w:rPr>
        <w:annotationRef/>
      </w:r>
      <w:r>
        <w:t>Incorporar los cambios d ela versión 5.8.2 del documento de Orión.</w:t>
      </w:r>
    </w:p>
  </w:comment>
  <w:comment w:id="2228" w:author="IO" w:date="2011-07-22T16:52:00Z" w:initials="IO">
    <w:p w14:paraId="51DFDA36" w14:textId="77777777" w:rsidR="00C3208D" w:rsidRDefault="00C3208D">
      <w:pPr>
        <w:pStyle w:val="CommentText"/>
      </w:pPr>
      <w:r>
        <w:rPr>
          <w:rStyle w:val="CommentReference"/>
        </w:rPr>
        <w:annotationRef/>
      </w:r>
      <w:r>
        <w:t>Los requisitos que pongas aquí deben salir del estado del arte. Si hablas de controladores, deben aparecer allí.</w:t>
      </w:r>
    </w:p>
  </w:comment>
  <w:comment w:id="2569" w:author="IO" w:date="2011-07-22T16:52:00Z" w:initials="IO">
    <w:p w14:paraId="64A77A03" w14:textId="011884CC" w:rsidR="00C3208D" w:rsidRDefault="00C3208D">
      <w:pPr>
        <w:pStyle w:val="CommentText"/>
      </w:pPr>
      <w:r>
        <w:rPr>
          <w:rStyle w:val="CommentReference"/>
        </w:rPr>
        <w:annotationRef/>
      </w:r>
      <w:r>
        <w:t>Ponla como referencia cuando aceptes los cambios. Ahora no la coge.</w:t>
      </w:r>
    </w:p>
  </w:comment>
  <w:comment w:id="2603" w:author="IO" w:date="2011-07-22T16:52:00Z" w:initials="IO">
    <w:p w14:paraId="19FD7073" w14:textId="6990CCD8" w:rsidR="00C3208D" w:rsidRDefault="00C3208D">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2808" w:author="IO" w:date="2011-07-22T16:52:00Z" w:initials="IO">
    <w:p w14:paraId="2B4E7141" w14:textId="77777777" w:rsidR="00C3208D" w:rsidRDefault="00C3208D">
      <w:pPr>
        <w:pStyle w:val="CommentText"/>
      </w:pPr>
      <w:r>
        <w:rPr>
          <w:rStyle w:val="CommentReference"/>
        </w:rPr>
        <w:annotationRef/>
      </w:r>
      <w:r>
        <w:t>Esto es justificación del ABM.</w:t>
      </w:r>
    </w:p>
  </w:comment>
  <w:comment w:id="2364" w:author="IO" w:date="2011-07-22T16:52:00Z" w:initials="IO">
    <w:p w14:paraId="05F4857D" w14:textId="77777777" w:rsidR="00C3208D" w:rsidRDefault="00C3208D">
      <w:pPr>
        <w:pStyle w:val="CommentText"/>
      </w:pPr>
      <w:r>
        <w:rPr>
          <w:rStyle w:val="CommentReference"/>
        </w:rPr>
        <w:annotationRef/>
      </w:r>
      <w:r>
        <w:t>Esto realmente forma parte de una sección dedicada a ABM, dentro de la cual se plantea el uso de INGENIAS.</w:t>
      </w:r>
    </w:p>
  </w:comment>
  <w:comment w:id="2979" w:author="IO" w:date="2011-07-22T16:52:00Z" w:initials="IO">
    <w:p w14:paraId="05DD0F56" w14:textId="4AB30FB5" w:rsidR="00C3208D" w:rsidRDefault="00C3208D">
      <w:pPr>
        <w:pStyle w:val="CommentText"/>
      </w:pPr>
      <w:r>
        <w:rPr>
          <w:rStyle w:val="CommentReference"/>
        </w:rPr>
        <w:annotationRef/>
      </w:r>
      <w:r>
        <w:t>Tu capa de modelo es la que depende de la plataforma de simulación de destino.</w:t>
      </w:r>
    </w:p>
  </w:comment>
  <w:comment w:id="3082" w:author="IO" w:date="2011-07-22T16:52:00Z" w:initials="IO">
    <w:p w14:paraId="54170CA2" w14:textId="3B34DFC8" w:rsidR="00C3208D" w:rsidRDefault="00C3208D">
      <w:pPr>
        <w:pStyle w:val="CommentText"/>
      </w:pPr>
      <w:r>
        <w:rPr>
          <w:rStyle w:val="CommentReference"/>
        </w:rPr>
        <w:annotationRef/>
      </w:r>
      <w:r>
        <w:t>Redacta en presente.</w:t>
      </w:r>
    </w:p>
  </w:comment>
  <w:comment w:id="3093" w:author="IO" w:date="2011-07-22T16:52:00Z" w:initials="IO">
    <w:p w14:paraId="354D3551" w14:textId="3BB4F6F6" w:rsidR="00C3208D" w:rsidRDefault="00C3208D">
      <w:pPr>
        <w:pStyle w:val="CommentText"/>
      </w:pPr>
      <w:r>
        <w:rPr>
          <w:rStyle w:val="CommentReference"/>
        </w:rPr>
        <w:annotationRef/>
      </w:r>
      <w:r>
        <w:t>Quita “And Sound”. Implica que has llegado sano y salvo, pero después de pasar por una situación peligrosa.</w:t>
      </w:r>
    </w:p>
  </w:comment>
  <w:comment w:id="3109" w:author="IO" w:date="2011-07-22T16:52:00Z" w:initials="IO">
    <w:p w14:paraId="10B0F9AE" w14:textId="33648686" w:rsidR="00C3208D" w:rsidRDefault="00C3208D">
      <w:pPr>
        <w:pStyle w:val="CommentText"/>
      </w:pPr>
      <w:r>
        <w:rPr>
          <w:rStyle w:val="CommentReference"/>
        </w:rPr>
        <w:annotationRef/>
      </w:r>
      <w:r>
        <w:t>El “por ejemplo” sobra, ¿no? Quiero decir que sólo se aborda el suministro del plan de vuelo, ¿no?</w:t>
      </w:r>
    </w:p>
  </w:comment>
  <w:comment w:id="3409" w:author="IO" w:date="2011-07-22T16:52:00Z" w:initials="IO">
    <w:p w14:paraId="23CA8E2E" w14:textId="165F669A" w:rsidR="00C3208D" w:rsidRDefault="00C3208D">
      <w:pPr>
        <w:pStyle w:val="CommentText"/>
      </w:pPr>
      <w:r>
        <w:rPr>
          <w:rStyle w:val="CommentReference"/>
        </w:rPr>
        <w:annotationRef/>
      </w:r>
      <w:r>
        <w:t>Realmente esta nopuede ser la explicación, por el plan de vuelo ya tiene información sobre el piloto. Cambialo por la explicación correcta.</w:t>
      </w:r>
    </w:p>
  </w:comment>
  <w:comment w:id="3413" w:author="IO" w:date="2011-07-22T16:52:00Z" w:initials="IO">
    <w:p w14:paraId="57F53A40" w14:textId="412989FB" w:rsidR="00C3208D" w:rsidRDefault="00C3208D">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3490" w:author="IO" w:date="2011-07-22T16:52:00Z" w:initials="IO">
    <w:p w14:paraId="233F49F1" w14:textId="4131B9F8" w:rsidR="00C3208D" w:rsidRDefault="00C3208D">
      <w:pPr>
        <w:pStyle w:val="CommentText"/>
      </w:pPr>
      <w:r>
        <w:rPr>
          <w:rStyle w:val="CommentReference"/>
        </w:rPr>
        <w:annotationRef/>
      </w:r>
      <w:r>
        <w:t>En estas figuras grandes trata de aprovechar al máximo el ancho de la página para que se vean bien.</w:t>
      </w:r>
    </w:p>
  </w:comment>
  <w:comment w:id="3643" w:author="IO" w:date="2011-07-22T16:52:00Z" w:initials="IO">
    <w:p w14:paraId="6BD3E2E3" w14:textId="6811F738" w:rsidR="00C3208D" w:rsidRDefault="00C3208D">
      <w:pPr>
        <w:pStyle w:val="CommentText"/>
      </w:pPr>
      <w:r>
        <w:rPr>
          <w:rStyle w:val="CommentReference"/>
        </w:rPr>
        <w:annotationRef/>
      </w:r>
      <w:r>
        <w:t>Completar segun las sub-secciones.</w:t>
      </w:r>
    </w:p>
  </w:comment>
  <w:comment w:id="3989" w:author="IO" w:date="2011-07-22T16:52:00Z" w:initials="IO">
    <w:p w14:paraId="20C3E703" w14:textId="74E3ACDC" w:rsidR="00C3208D" w:rsidRDefault="00C3208D">
      <w:pPr>
        <w:pStyle w:val="CommentText"/>
      </w:pPr>
      <w:r>
        <w:rPr>
          <w:rStyle w:val="CommentReference"/>
        </w:rPr>
        <w:annotationRef/>
      </w:r>
      <w:r>
        <w:t>Esto puede ser una pregunta del tribunal. ¿Por qué se usa aquí una aplicación y no el agente?</w:t>
      </w:r>
    </w:p>
  </w:comment>
  <w:comment w:id="4117" w:author="IO" w:date="2011-07-22T16:52:00Z" w:initials="IO">
    <w:p w14:paraId="016E967C" w14:textId="1AA9AA75" w:rsidR="00C3208D" w:rsidRDefault="00C3208D">
      <w:pPr>
        <w:pStyle w:val="CommentText"/>
      </w:pPr>
      <w:r>
        <w:rPr>
          <w:rStyle w:val="CommentReference"/>
        </w:rPr>
        <w:annotationRef/>
      </w:r>
      <w:r>
        <w:t>¿Y no s epueden abortar algunas de las planificadas?</w:t>
      </w:r>
    </w:p>
  </w:comment>
  <w:comment w:id="4400" w:author="IO" w:date="2011-07-22T16:52:00Z" w:initials="IO">
    <w:p w14:paraId="69C7881C" w14:textId="7BDAB72C" w:rsidR="00C3208D" w:rsidRDefault="00C3208D">
      <w:pPr>
        <w:pStyle w:val="CommentText"/>
      </w:pPr>
      <w:r>
        <w:rPr>
          <w:rStyle w:val="CommentReference"/>
        </w:rPr>
        <w:annotationRef/>
      </w:r>
      <w:r>
        <w:t>¿No debería iniciarse al iniciar el tramo? Explicarlo.</w:t>
      </w:r>
    </w:p>
  </w:comment>
  <w:comment w:id="4962" w:author="IO" w:date="2011-07-22T16:52:00Z" w:initials="IO">
    <w:p w14:paraId="060D9475" w14:textId="77777777" w:rsidR="00C3208D" w:rsidRDefault="00C3208D" w:rsidP="000753FB">
      <w:pPr>
        <w:pStyle w:val="CommentText"/>
      </w:pPr>
      <w:r>
        <w:rPr>
          <w:rStyle w:val="CommentReference"/>
        </w:rPr>
        <w:annotationRef/>
      </w:r>
      <w:r>
        <w:t>Debería ser “StartMonitoringFlights”.</w:t>
      </w:r>
    </w:p>
  </w:comment>
  <w:comment w:id="5070" w:author="IO" w:date="2011-07-22T16:52:00Z" w:initials="IO">
    <w:p w14:paraId="28E5453B" w14:textId="77777777" w:rsidR="00C3208D" w:rsidRDefault="00C3208D" w:rsidP="00D0624F">
      <w:pPr>
        <w:pStyle w:val="CommentText"/>
      </w:pPr>
      <w:r>
        <w:rPr>
          <w:rStyle w:val="CommentReference"/>
        </w:rPr>
        <w:annotationRef/>
      </w:r>
      <w:r>
        <w:t>Debería ser “StartMonitoringFlights”.</w:t>
      </w:r>
    </w:p>
  </w:comment>
  <w:comment w:id="5077" w:author="IO" w:date="2011-07-22T16:52:00Z" w:initials="IO">
    <w:p w14:paraId="6A5739F4" w14:textId="40AF51B2" w:rsidR="00C3208D" w:rsidRDefault="00C3208D">
      <w:pPr>
        <w:pStyle w:val="CommentText"/>
      </w:pPr>
      <w:r>
        <w:rPr>
          <w:rStyle w:val="CommentReference"/>
        </w:rPr>
        <w:annotationRef/>
      </w:r>
      <w:r>
        <w:t>Completar</w:t>
      </w:r>
    </w:p>
  </w:comment>
  <w:comment w:id="5085" w:author="IO" w:date="2011-07-22T16:52:00Z" w:initials="IO">
    <w:p w14:paraId="731A744B" w14:textId="77777777" w:rsidR="00C3208D" w:rsidRDefault="00C3208D" w:rsidP="00D0624F">
      <w:pPr>
        <w:pStyle w:val="CommentText"/>
      </w:pPr>
      <w:r>
        <w:rPr>
          <w:rStyle w:val="CommentReference"/>
        </w:rPr>
        <w:annotationRef/>
      </w:r>
      <w:r>
        <w:t>Debería ser “StartMonitoringFlights”.</w:t>
      </w:r>
    </w:p>
  </w:comment>
  <w:comment w:id="5975" w:author="IO" w:date="2011-07-22T16:52:00Z" w:initials="IO">
    <w:p w14:paraId="6FD6076C" w14:textId="0C227881" w:rsidR="00C3208D" w:rsidRDefault="00C3208D">
      <w:pPr>
        <w:pStyle w:val="CommentText"/>
      </w:pPr>
      <w:r>
        <w:rPr>
          <w:rStyle w:val="CommentReference"/>
        </w:rPr>
        <w:annotationRef/>
      </w:r>
      <w:r>
        <w:t>La verdad es que no resulta muy natural, porque el controlador puede ordenar también un cambio de rumbo.</w:t>
      </w:r>
    </w:p>
  </w:comment>
  <w:comment w:id="6225" w:author="IO" w:date="2011-07-22T16:52:00Z" w:initials="IO">
    <w:p w14:paraId="5CDB5481" w14:textId="3D9AB86D" w:rsidR="00C3208D" w:rsidRDefault="00C3208D">
      <w:pPr>
        <w:pStyle w:val="CommentText"/>
      </w:pPr>
      <w:r>
        <w:rPr>
          <w:rStyle w:val="CommentReference"/>
        </w:rPr>
        <w:annotationRef/>
      </w:r>
      <w:r>
        <w:t>Referencia</w:t>
      </w:r>
    </w:p>
  </w:comment>
  <w:comment w:id="6258" w:author="IO" w:date="2011-07-22T16:52:00Z" w:initials="IO">
    <w:p w14:paraId="71C63B78" w14:textId="1A6692A7" w:rsidR="00C3208D" w:rsidRDefault="00C3208D">
      <w:pPr>
        <w:pStyle w:val="CommentText"/>
      </w:pPr>
      <w:r>
        <w:rPr>
          <w:rStyle w:val="CommentReference"/>
        </w:rPr>
        <w:annotationRef/>
      </w:r>
      <w:r>
        <w:t>No entiendo que pinta esto aquí. ¿Lo añades porque es código modificado a mano? Conéctalo con lo anterior.</w:t>
      </w:r>
    </w:p>
  </w:comment>
  <w:comment w:id="6393" w:author="IO" w:date="2011-07-22T16:52:00Z" w:initials="IO">
    <w:p w14:paraId="36E7B745" w14:textId="492161FE" w:rsidR="00C3208D" w:rsidRDefault="00C3208D">
      <w:pPr>
        <w:pStyle w:val="CommentText"/>
      </w:pPr>
      <w:r>
        <w:rPr>
          <w:rStyle w:val="CommentReference"/>
        </w:rPr>
        <w:annotationRef/>
      </w:r>
      <w:r>
        <w:t>Sí, estaría bien una captura.</w:t>
      </w:r>
    </w:p>
  </w:comment>
  <w:comment w:id="7150" w:author="IO" w:date="2011-07-22T16:52:00Z" w:initials="IO">
    <w:p w14:paraId="063791F9" w14:textId="194953E3" w:rsidR="00C3208D" w:rsidRDefault="00C3208D">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267" w:author="IO" w:date="2011-07-22T16:52:00Z" w:initials="IO">
    <w:p w14:paraId="3C96023F" w14:textId="77777777" w:rsidR="00C3208D" w:rsidRDefault="00C3208D"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250" w:author="IO" w:date="2011-07-22T16:52:00Z" w:initials="IO">
    <w:p w14:paraId="6BFCDE5A" w14:textId="3CCB8E9F" w:rsidR="00C3208D" w:rsidRDefault="00C3208D">
      <w:pPr>
        <w:pStyle w:val="CommentText"/>
      </w:pPr>
      <w:r>
        <w:rPr>
          <w:rStyle w:val="CommentReference"/>
        </w:rPr>
        <w:annotationRef/>
      </w:r>
      <w:r>
        <w:t>Estaba al final de la visualización.</w:t>
      </w:r>
    </w:p>
  </w:comment>
  <w:comment w:id="7430" w:author="IO" w:date="2011-07-22T16:52:00Z" w:initials="IO">
    <w:p w14:paraId="7116E344" w14:textId="5283931C" w:rsidR="00C3208D" w:rsidRDefault="00C3208D">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7729" w:author="IO" w:date="2011-07-22T16:52:00Z" w:initials="IO">
    <w:p w14:paraId="623A2A8C" w14:textId="77777777" w:rsidR="00C3208D" w:rsidRDefault="00C3208D">
      <w:pPr>
        <w:pStyle w:val="CommentText"/>
      </w:pPr>
      <w:r>
        <w:rPr>
          <w:rStyle w:val="CommentReference"/>
        </w:rPr>
        <w:annotationRef/>
      </w:r>
      <w:r>
        <w:t>Para toda esta sección:</w:t>
      </w:r>
    </w:p>
    <w:p w14:paraId="3DD67874" w14:textId="77777777" w:rsidR="00C3208D" w:rsidRDefault="00C3208D" w:rsidP="001E6DD5">
      <w:pPr>
        <w:pStyle w:val="CommentText"/>
        <w:numPr>
          <w:ilvl w:val="0"/>
          <w:numId w:val="55"/>
        </w:numPr>
      </w:pPr>
      <w:r>
        <w:t>Agrupa las imágenes por pares. Los párrafos quedan tan pequeños y aislados que queda feo.</w:t>
      </w:r>
    </w:p>
    <w:p w14:paraId="0470F3A6" w14:textId="59587A47" w:rsidR="00C3208D" w:rsidRDefault="00C3208D" w:rsidP="001E6DD5">
      <w:pPr>
        <w:pStyle w:val="CommentText"/>
        <w:numPr>
          <w:ilvl w:val="0"/>
          <w:numId w:val="55"/>
        </w:numPr>
      </w:pPr>
      <w:r>
        <w:t>Todas las imágenes han de tener un texto como pie de foto. No se puede poner sólo “Figura Z”.</w:t>
      </w:r>
    </w:p>
    <w:p w14:paraId="673029ED" w14:textId="77777777" w:rsidR="00C3208D" w:rsidRDefault="00C3208D"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C3208D" w:rsidRDefault="00C3208D" w:rsidP="001E6DD5">
      <w:pPr>
        <w:pStyle w:val="CommentText"/>
        <w:numPr>
          <w:ilvl w:val="0"/>
          <w:numId w:val="55"/>
        </w:numPr>
      </w:pPr>
      <w:r>
        <w:t>4) Utiliza los estilos marcados en el resto del artículo.</w:t>
      </w:r>
    </w:p>
  </w:comment>
  <w:comment w:id="8547" w:author="IO" w:date="2011-07-22T16:52:00Z" w:initials="IO">
    <w:p w14:paraId="071CD8F8" w14:textId="4AE90F78" w:rsidR="00C3208D" w:rsidRDefault="00C3208D">
      <w:pPr>
        <w:pStyle w:val="CommentText"/>
      </w:pPr>
      <w:r>
        <w:rPr>
          <w:rStyle w:val="CommentReference"/>
        </w:rPr>
        <w:annotationRef/>
      </w:r>
      <w:r>
        <w:t>Este es el tipo de indicaciones que pueden enlazar con tu especificación. Acompáñalas de referencias a las correspondientes secciones o figuras.</w:t>
      </w:r>
    </w:p>
  </w:comment>
  <w:comment w:id="9147" w:author="IO" w:date="2011-07-22T16:52:00Z" w:initials="IO">
    <w:p w14:paraId="5DBA0D44" w14:textId="074153CA" w:rsidR="00C3208D" w:rsidRDefault="00C3208D">
      <w:pPr>
        <w:pStyle w:val="CommentText"/>
      </w:pPr>
      <w:r>
        <w:rPr>
          <w:rStyle w:val="CommentReference"/>
        </w:rPr>
        <w:annotationRef/>
      </w:r>
      <w:r>
        <w:t>Poner nombre</w:t>
      </w:r>
    </w:p>
  </w:comment>
  <w:comment w:id="9364" w:author="IO" w:date="2011-07-22T16:52:00Z" w:initials="IO">
    <w:p w14:paraId="7C3FEFC0" w14:textId="1E56BF1C" w:rsidR="00C3208D" w:rsidRDefault="00C3208D">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78072" w14:textId="77777777" w:rsidR="00367A45" w:rsidRDefault="00367A45" w:rsidP="00FE689F">
      <w:r>
        <w:separator/>
      </w:r>
    </w:p>
  </w:endnote>
  <w:endnote w:type="continuationSeparator" w:id="0">
    <w:p w14:paraId="533D7AA7" w14:textId="77777777" w:rsidR="00367A45" w:rsidRDefault="00367A45" w:rsidP="00FE689F">
      <w:r>
        <w:continuationSeparator/>
      </w:r>
    </w:p>
  </w:endnote>
  <w:endnote w:type="continuationNotice" w:id="1">
    <w:p w14:paraId="5F36ABD5" w14:textId="77777777" w:rsidR="00367A45" w:rsidRDefault="00367A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C3208D" w:rsidRDefault="00C3208D">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282451">
          <w:rPr>
            <w:noProof/>
          </w:rPr>
          <w:t>54</w:t>
        </w:r>
        <w:ins w:id="325" w:author="Orion" w:date="2011-04-24T20:29:00Z">
          <w:r>
            <w:rPr>
              <w:noProof/>
            </w:rPr>
            <w:fldChar w:fldCharType="end"/>
          </w:r>
        </w:ins>
      </w:p>
      <w:customXmlInsRangeStart w:id="326" w:author="Orion" w:date="2011-04-24T20:28:00Z"/>
    </w:sdtContent>
  </w:sdt>
  <w:customXmlInsRangeEnd w:id="326"/>
  <w:p w14:paraId="551F620B" w14:textId="77777777" w:rsidR="00C3208D" w:rsidRDefault="00C32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DBAD2" w14:textId="77777777" w:rsidR="00367A45" w:rsidRDefault="00367A45" w:rsidP="00FE689F">
      <w:r>
        <w:separator/>
      </w:r>
    </w:p>
  </w:footnote>
  <w:footnote w:type="continuationSeparator" w:id="0">
    <w:p w14:paraId="1D828941" w14:textId="77777777" w:rsidR="00367A45" w:rsidRDefault="00367A45" w:rsidP="00FE689F">
      <w:r>
        <w:continuationSeparator/>
      </w:r>
    </w:p>
  </w:footnote>
  <w:footnote w:type="continuationNotice" w:id="1">
    <w:p w14:paraId="096BF8D9" w14:textId="77777777" w:rsidR="00367A45" w:rsidRDefault="00367A45"/>
  </w:footnote>
  <w:footnote w:id="2">
    <w:p w14:paraId="4E79B475" w14:textId="68610240" w:rsidR="00C3208D" w:rsidRPr="00CF2C24" w:rsidRDefault="00C3208D" w:rsidP="00545B0D">
      <w:pPr>
        <w:pStyle w:val="FootnoteText"/>
        <w:rPr>
          <w:ins w:id="507"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3208D" w:rsidRPr="006210B0" w:rsidRDefault="00C3208D">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3208D" w:rsidRPr="00467946" w:rsidRDefault="00C3208D"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C3208D" w:rsidRPr="00493C58" w:rsidRDefault="00C3208D">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3208D" w:rsidRDefault="00C32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B85"/>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A7"/>
    <w:rsid w:val="000A1AF1"/>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245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576E"/>
    <w:rsid w:val="00326FD6"/>
    <w:rsid w:val="003270DC"/>
    <w:rsid w:val="00330738"/>
    <w:rsid w:val="0033227D"/>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67A45"/>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4FCD"/>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3985"/>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1457"/>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1CA"/>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2F5218AA-6B76-4340-9641-421C9156F89E}">
  <ds:schemaRefs>
    <ds:schemaRef ds:uri="http://schemas.openxmlformats.org/officeDocument/2006/bibliography"/>
  </ds:schemaRefs>
</ds:datastoreItem>
</file>

<file path=customXml/itemProps2.xml><?xml version="1.0" encoding="utf-8"?>
<ds:datastoreItem xmlns:ds="http://schemas.openxmlformats.org/officeDocument/2006/customXml" ds:itemID="{4B42DBCE-A4CC-4191-897D-785F784AF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17842</TotalTime>
  <Pages>98</Pages>
  <Words>32905</Words>
  <Characters>180979</Characters>
  <Application>Microsoft Office Word</Application>
  <DocSecurity>0</DocSecurity>
  <Lines>1508</Lines>
  <Paragraphs>426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213458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290</cp:revision>
  <cp:lastPrinted>2011-04-02T11:53:00Z</cp:lastPrinted>
  <dcterms:created xsi:type="dcterms:W3CDTF">2011-05-03T09:49:00Z</dcterms:created>
  <dcterms:modified xsi:type="dcterms:W3CDTF">2011-07-28T15:45:00Z</dcterms:modified>
</cp:coreProperties>
</file>